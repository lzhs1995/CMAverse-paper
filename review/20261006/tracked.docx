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19" w:author="Codex" w:date="2026-10-05T16:32:41.313017+00:00">
            <w:rPr>
              <w:rFonts w:cs="Times New Roman"/>
              <w:szCs w:val="21"/>
            </w:rPr>
          </w:rPrChange>
        </w:rPr>
        <w:t>202</w:t>
      </w:r>
      <w:r w:rsidR="00AF0B09" w:rsidRPr="001E3FE2">
        <w:rPr>
          <w:rFonts w:ascii="Times New Roman" w:hAnsi="Times New Roman" w:cs="Times New Roman" w:eastAsia="SimSun"/>
          <w:sz w:val="21"/>
          <w:szCs w:val="21"/>
          <w:rPrChange w:id="420" w:author="Codex" w:date="2026-10-05T16:32:41.313017+00:00">
            <w:rPr>
              <w:rFonts w:cs="Times New Roman"/>
              <w:szCs w:val="21"/>
            </w:rPr>
          </w:rPrChange>
        </w:rPr>
        <w:t>0</w:t>
      </w:r>
      <w:r w:rsidRPr="001E3FE2">
        <w:rPr>
          <w:rFonts w:ascii="Times New Roman" w:hAnsi="Times New Roman" w:cs="Times New Roman" w:eastAsia="SimSun"/>
          <w:sz w:val="21"/>
          <w:szCs w:val="21"/>
          <w:rPrChange w:id="421" w:author="Codex" w:date="2026-10-05T16:32:41.313017+00:00">
            <w:rPr>
              <w:rFonts w:cs="Times New Roman"/>
              <w:szCs w:val="21"/>
            </w:rPr>
          </w:rPrChange>
        </w:rPr>
        <w:t>年</w:t>
      </w:r>
      <w:r w:rsidR="00011C2F" w:rsidRPr="001E3FE2">
        <w:rPr>
          <w:rFonts w:ascii="Times New Roman" w:hAnsi="Times New Roman" w:cs="Times New Roman" w:eastAsia="SimSun"/>
          <w:sz w:val="21"/>
          <w:szCs w:val="21"/>
          <w:rPrChange w:id="422" w:author="Codex" w:date="2026-10-05T16:32:41.313017+00:00">
            <w:rPr>
              <w:rFonts w:cs="Times New Roman"/>
              <w:szCs w:val="21"/>
            </w:rPr>
          </w:rPrChange>
        </w:rPr>
        <w:t>《</w:t>
      </w:r>
      <w:r w:rsidR="00F90D0D" w:rsidRPr="001E3FE2">
        <w:rPr>
          <w:rFonts w:ascii="Times New Roman" w:hAnsi="Times New Roman" w:cs="Times New Roman" w:eastAsia="SimSun"/>
          <w:sz w:val="21"/>
          <w:szCs w:val="21"/>
          <w:rPrChange w:id="423" w:author="Codex" w:date="2026-10-05T16:32:41.313017+00:00">
            <w:rPr>
              <w:rFonts w:cs="Times New Roman"/>
              <w:szCs w:val="21"/>
            </w:rPr>
          </w:rPrChange>
        </w:rPr>
        <w:t>第七次全国</w:t>
      </w:r>
      <w:r w:rsidRPr="001E3FE2">
        <w:rPr>
          <w:rFonts w:ascii="Times New Roman" w:hAnsi="Times New Roman" w:cs="Times New Roman" w:eastAsia="SimSun"/>
          <w:sz w:val="21"/>
          <w:szCs w:val="21"/>
          <w:rPrChange w:id="424" w:author="Codex" w:date="2026-10-05T16:32:41.313017+00:00">
            <w:rPr>
              <w:rFonts w:cs="Times New Roman"/>
              <w:szCs w:val="21"/>
            </w:rPr>
          </w:rPrChange>
        </w:rPr>
        <w:t>人口普查数据</w:t>
      </w:r>
      <w:r w:rsidR="00011C2F" w:rsidRPr="001E3FE2">
        <w:rPr>
          <w:rFonts w:ascii="Times New Roman" w:hAnsi="Times New Roman" w:cs="Times New Roman" w:eastAsia="SimSun"/>
          <w:sz w:val="21"/>
          <w:szCs w:val="21"/>
          <w:rPrChange w:id="425" w:author="Codex" w:date="2026-10-05T16:32:41.313017+00:00">
            <w:rPr>
              <w:rFonts w:cs="Times New Roman"/>
              <w:szCs w:val="21"/>
            </w:rPr>
          </w:rPrChange>
        </w:rPr>
        <w:t>》</w:t>
      </w:r>
      <w:r w:rsidRPr="001E3FE2">
        <w:rPr>
          <w:rFonts w:ascii="Times New Roman" w:hAnsi="Times New Roman" w:cs="Times New Roman" w:eastAsia="SimSun"/>
          <w:sz w:val="21"/>
          <w:szCs w:val="21"/>
          <w:rPrChange w:id="426" w:author="Codex" w:date="2026-10-05T16:32:41.313017+00:00">
            <w:rPr>
              <w:rFonts w:cs="Times New Roman"/>
              <w:szCs w:val="21"/>
            </w:rPr>
          </w:rPrChange>
        </w:rPr>
        <w:t>显示，</w:t>
      </w:r>
      <w:r w:rsidR="00AF0B09" w:rsidRPr="001E3FE2">
        <w:rPr>
          <w:rFonts w:ascii="Times New Roman" w:hAnsi="Times New Roman" w:cs="Times New Roman" w:eastAsia="SimSun"/>
          <w:sz w:val="21"/>
          <w:szCs w:val="21"/>
          <w:rPrChange w:id="427" w:author="Codex" w:date="2026-10-05T16:32:41.313017+00:00">
            <w:rPr>
              <w:rFonts w:cs="Times New Roman"/>
              <w:szCs w:val="21"/>
            </w:rPr>
          </w:rPrChange>
        </w:rPr>
        <w:t>三代直系家庭</w:t>
      </w:r>
      <w:r w:rsidR="00795E55" w:rsidRPr="001E3FE2">
        <w:rPr>
          <w:rFonts w:ascii="Times New Roman" w:hAnsi="Times New Roman" w:cs="Times New Roman" w:eastAsia="SimSun"/>
          <w:sz w:val="21"/>
          <w:szCs w:val="21"/>
          <w:rPrChange w:id="428" w:author="Codex" w:date="2026-10-05T16:32:41.313017+00:00">
            <w:rPr>
              <w:rFonts w:cs="Times New Roman"/>
              <w:szCs w:val="21"/>
            </w:rPr>
          </w:rPrChange>
        </w:rPr>
        <w:t>占比为（城镇）</w:t>
      </w:r>
      <w:r w:rsidR="00795E55" w:rsidRPr="001E3FE2">
        <w:rPr>
          <w:rFonts w:ascii="Times New Roman" w:hAnsi="Times New Roman" w:cs="Times New Roman" w:eastAsia="SimSun"/>
          <w:sz w:val="21"/>
          <w:szCs w:val="21"/>
          <w:rPrChange w:id="429" w:author="Codex" w:date="2026-10-05T16:32:41.313017+00:00">
            <w:rPr>
              <w:rFonts w:cs="Times New Roman"/>
              <w:szCs w:val="21"/>
            </w:rPr>
          </w:rPrChange>
        </w:rPr>
        <w:t>13.89%</w:t>
      </w:r>
      <w:r w:rsidR="00795E55" w:rsidRPr="001E3FE2">
        <w:rPr>
          <w:rFonts w:ascii="Times New Roman" w:hAnsi="Times New Roman" w:cs="Times New Roman" w:eastAsia="SimSun"/>
          <w:sz w:val="21"/>
          <w:szCs w:val="21"/>
          <w:rPrChange w:id="430" w:author="Codex" w:date="2026-10-05T16:32:41.313017+00:00">
            <w:rPr>
              <w:rFonts w:cs="Times New Roman"/>
              <w:szCs w:val="21"/>
            </w:rPr>
          </w:rPrChange>
        </w:rPr>
        <w:t>和（乡村）</w:t>
      </w:r>
      <w:r w:rsidR="00795E55" w:rsidRPr="001E3FE2">
        <w:rPr>
          <w:rFonts w:ascii="Times New Roman" w:hAnsi="Times New Roman" w:cs="Times New Roman" w:eastAsia="SimSun"/>
          <w:sz w:val="21"/>
          <w:szCs w:val="21"/>
          <w:rPrChange w:id="431" w:author="Codex" w:date="2026-10-05T16:32:41.313017+00:00">
            <w:rPr>
              <w:rFonts w:cs="Times New Roman"/>
              <w:szCs w:val="21"/>
            </w:rPr>
          </w:rPrChange>
        </w:rPr>
        <w:t>21.48%</w:t>
      </w:r>
      <w:r w:rsidR="00E203D1" w:rsidRPr="001E3FE2">
        <w:rPr>
          <w:rFonts w:ascii="Times New Roman" w:hAnsi="Times New Roman" w:cs="Times New Roman" w:eastAsia="SimSun"/>
          <w:sz w:val="21"/>
          <w:szCs w:val="21"/>
          <w:rPrChange w:id="432" w:author="Codex" w:date="2026-10-05T16:32:41.313017+00:00">
            <w:rPr>
              <w:rFonts w:cs="Times New Roman"/>
              <w:szCs w:val="21"/>
            </w:rPr>
          </w:rPrChange>
        </w:rPr>
        <w:t>（</w:t>
      </w:r>
      <w:r w:rsidR="00795E55" w:rsidRPr="001E3FE2">
        <w:rPr>
          <w:rFonts w:ascii="Times New Roman" w:hAnsi="Times New Roman" w:cs="Times New Roman" w:eastAsia="SimSun"/>
          <w:sz w:val="21"/>
          <w:szCs w:val="21"/>
          <w:rPrChange w:id="433" w:author="Codex" w:date="2026-10-05T16:32:41.313017+00:00">
            <w:rPr>
              <w:rFonts w:cs="Times New Roman"/>
              <w:szCs w:val="21"/>
            </w:rPr>
          </w:rPrChange>
        </w:rPr>
        <w:t>王跃生，</w:t>
      </w:r>
      <w:r w:rsidR="00795E55" w:rsidRPr="001E3FE2">
        <w:rPr>
          <w:rFonts w:ascii="Times New Roman" w:hAnsi="Times New Roman" w:cs="Times New Roman" w:eastAsia="SimSun"/>
          <w:sz w:val="21"/>
          <w:szCs w:val="21"/>
          <w:rPrChange w:id="434" w:author="Codex" w:date="2026-10-05T16:32:41.313017+00:00">
            <w:rPr>
              <w:rFonts w:cs="Times New Roman"/>
              <w:szCs w:val="21"/>
            </w:rPr>
          </w:rPrChange>
        </w:rPr>
        <w:t>2026</w:t>
      </w:r>
      <w:r w:rsidR="00E203D1" w:rsidRPr="001E3FE2">
        <w:rPr>
          <w:rFonts w:ascii="Times New Roman" w:hAnsi="Times New Roman" w:cs="Times New Roman" w:eastAsia="SimSun"/>
          <w:sz w:val="21"/>
          <w:szCs w:val="21"/>
          <w:rPrChange w:id="435" w:author="Codex" w:date="2026-10-05T16:32:41.313017+00:00">
            <w:rPr>
              <w:rFonts w:cs="Times New Roman"/>
              <w:szCs w:val="21"/>
            </w:rPr>
          </w:rPrChange>
        </w:rPr>
        <w:t>）</w:t>
      </w:r>
      <w:r w:rsidR="00011C2F" w:rsidRPr="001E3FE2">
        <w:rPr>
          <w:rStyle w:val="af9"/>
        </w:rPr>
        <w:footnoteReference w:id="3"/>
      </w:r>
      <w:r w:rsidR="00AF0B09" w:rsidRPr="001E3FE2">
        <w:rPr>
          <w:rFonts w:ascii="Times New Roman" w:hAnsi="Times New Roman" w:cs="Times New Roman" w:eastAsia="SimSun"/>
          <w:sz w:val="21"/>
          <w:szCs w:val="21"/>
          <w:rPrChange w:id="436" w:author="Codex" w:date="2026-10-05T16:32:41.313017+00:00">
            <w:rPr>
              <w:rFonts w:cs="Times New Roman"/>
              <w:szCs w:val="21"/>
            </w:rPr>
          </w:rPrChange>
        </w:rPr>
        <w:t>，老年人主要生活来源中子代供养的比例仍维持在</w:t>
      </w:r>
      <w:r w:rsidR="00011C2F" w:rsidRPr="001E3FE2">
        <w:rPr>
          <w:rFonts w:ascii="Times New Roman" w:hAnsi="Times New Roman" w:cs="Times New Roman" w:eastAsia="SimSun"/>
          <w:sz w:val="21"/>
          <w:szCs w:val="21"/>
          <w:rPrChange w:id="437" w:author="Codex" w:date="2026-10-05T16:32:41.313017+00:00">
            <w:rPr>
              <w:rFonts w:cs="Times New Roman"/>
              <w:szCs w:val="21"/>
            </w:rPr>
          </w:rPrChange>
        </w:rPr>
        <w:t>32.66</w:t>
      </w:r>
      <w:r w:rsidR="00AF0B09" w:rsidRPr="001E3FE2">
        <w:rPr>
          <w:rFonts w:ascii="Times New Roman" w:hAnsi="Times New Roman" w:cs="Times New Roman" w:eastAsia="SimSun"/>
          <w:sz w:val="21"/>
          <w:szCs w:val="21"/>
          <w:rPrChange w:id="438"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39" w:author="Codex" w:date="2026-10-05T16:32:41.313017+00:00">
            <w:rPr>
              <w:rFonts w:cs="Times New Roman"/>
              <w:szCs w:val="21"/>
            </w:rPr>
          </w:rPrChange>
        </w:rPr>
        <w:t>（</w:t>
      </w:r>
      <w:r w:rsidR="00011C2F" w:rsidRPr="001E3FE2">
        <w:rPr>
          <w:rFonts w:ascii="Times New Roman" w:hAnsi="Times New Roman" w:cs="Times New Roman" w:eastAsia="SimSun"/>
          <w:sz w:val="21"/>
          <w:szCs w:val="21"/>
          <w:rPrChange w:id="440" w:author="Codex" w:date="2026-10-05T16:32:41.313017+00:00">
            <w:rPr>
              <w:rFonts w:cs="Times New Roman"/>
              <w:szCs w:val="21"/>
            </w:rPr>
          </w:rPrChange>
        </w:rPr>
        <w:t>城镇、乡村</w:t>
      </w:r>
      <w:r w:rsidR="00011C2F" w:rsidRPr="001E3FE2">
        <w:rPr>
          <w:rFonts w:ascii="Times New Roman" w:hAnsi="Times New Roman" w:cs="Times New Roman" w:eastAsia="SimSun"/>
          <w:sz w:val="21"/>
          <w:szCs w:val="21"/>
          <w:rPrChange w:id="441" w:author="Codex" w:date="2026-10-05T16:32:41.313017+00:00">
            <w:rPr>
              <w:rFonts w:cs="Times New Roman"/>
              <w:szCs w:val="21"/>
            </w:rPr>
          </w:rPrChange>
        </w:rPr>
        <w:t>41.9%</w:t>
      </w:r>
      <w:r w:rsidR="00E203D1" w:rsidRPr="001E3FE2">
        <w:rPr>
          <w:rFonts w:ascii="Times New Roman" w:hAnsi="Times New Roman" w:cs="Times New Roman" w:eastAsia="SimSun"/>
          <w:sz w:val="21"/>
          <w:szCs w:val="21"/>
          <w:rPrChange w:id="442" w:author="Codex" w:date="2026-10-05T16:32:41.313017+00:00">
            <w:rPr>
              <w:rFonts w:cs="Times New Roman"/>
              <w:szCs w:val="21"/>
            </w:rPr>
          </w:rPrChange>
        </w:rPr>
        <w:t>）</w:t>
      </w:r>
      <w:r w:rsidR="00AF0B09" w:rsidRPr="001E3FE2">
        <w:rPr>
          <w:rFonts w:ascii="Times New Roman" w:hAnsi="Times New Roman" w:cs="Times New Roman" w:eastAsia="SimSun"/>
          <w:sz w:val="21"/>
          <w:szCs w:val="21"/>
          <w:rPrChange w:id="443" w:author="Codex" w:date="2026-10-05T16:32:41.313017+00:00">
            <w:rPr>
              <w:rFonts w:cs="Times New Roman"/>
              <w:szCs w:val="21"/>
            </w:rPr>
          </w:rPrChange>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t>1</w:t>
      </w:r>
      <w:r w:rsidRPr="001E3FE2">
        <w:rPr>
          <w:rFonts w:ascii="Times New Roman" w:hAnsi="Times New Roman" w:cs="Times New Roman" w:eastAsia="SimSun"/>
          <w:sz w:val="21"/>
          <w:szCs w:val="21"/>
          <w:rPrChange w:id="447" w:author="Codex" w:date="2026-10-05T16:32:41.313017+00:00">
            <w:rPr>
              <w:rFonts w:cs="Times New Roman"/>
              <w:szCs w:val="21"/>
            </w:rPr>
          </w:rPrChange>
        </w:rPr>
        <w:t>年</w:t>
      </w:r>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t>《第五次中国城乡老年人生活状况抽样调查》</w:t>
      </w:r>
      <w:r w:rsidR="004F7FD9" w:rsidRPr="001E3FE2">
        <w:rPr>
          <w:rStyle w:val="af9"/>
        </w:rPr>
        <w:footnoteReference w:id="4"/>
      </w:r>
      <w:r w:rsidRPr="001E3FE2">
        <w:rPr>
          <w:rFonts w:ascii="Times New Roman" w:hAnsi="Times New Roman" w:cs="Times New Roman" w:eastAsia="SimSun"/>
          <w:sz w:val="21"/>
          <w:szCs w:val="21"/>
          <w:rPrChange w:id="449" w:author="Codex" w:date="2026-10-05T16:32:41.313017+00:00">
            <w:rPr>
              <w:rFonts w:cs="Times New Roman"/>
              <w:szCs w:val="21"/>
            </w:rPr>
          </w:rPrChange>
        </w:rPr>
        <w:t>中，与子女同住比例为</w:t>
      </w:r>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t>接受</w:t>
      </w:r>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t>子代</w:t>
      </w:r>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t>提供经济支持</w:t>
      </w:r>
      <w:r w:rsidRPr="001E3FE2">
        <w:rPr>
          <w:rFonts w:ascii="Times New Roman" w:hAnsi="Times New Roman" w:cs="Times New Roman" w:eastAsia="SimSun"/>
          <w:sz w:val="21"/>
          <w:szCs w:val="21"/>
          <w:rPrChange w:id="463" w:author="Codex" w:date="2026-10-05T16:32:41.313017+00:00">
            <w:rPr>
              <w:rFonts w:cs="Times New Roman"/>
              <w:szCs w:val="21"/>
            </w:rPr>
          </w:rPrChange>
        </w:rPr>
        <w:t>比例在</w:t>
      </w:r>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t>，家庭转移性收入分别占城镇</w:t>
      </w:r>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t>农村老年人收入结构的</w:t>
      </w:r>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t>4.1%</w:t>
      </w:r>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t>。</w:t>
      </w:r>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r>
        <w:rPr>
          <w:rFonts w:ascii="Times New Roman" w:hAnsi="Times New Roman" w:cs="Times New Roman" w:eastAsia="SimSun"/>
          <w:sz w:val="21"/>
          <w:szCs w:val="21"/>
          <w:rPrChange w:id="542" w:author="Codex" w:date="2026-10-05T16:32:41.313017+00:00">
            <w:rPr>
              <w:sz w:val="21"/>
              <w:szCs w:val="21"/>
            </w:rPr>
          </w:rPrChange>
        </w:rPr>
        <w:t>3.1</w:t>
      </w:r>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31" w:author="Codex" w:date="2026-10-05T16:32:41.313017+00:00">
            <w:rPr>
              <w:rFonts w:cs="Times New Roman"/>
              <w:szCs w:val="21"/>
            </w:rPr>
          </w:rPrChange>
        </w:rPr>
        <w:t xml:space="preserve">3.1 </w:t>
      </w:r>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r>
        <w:rPr>
          <w:rFonts w:ascii="Times New Roman" w:hAnsi="Times New Roman" w:cs="Times New Roman" w:eastAsia="SimSun"/>
          <w:sz w:val="21"/>
          <w:szCs w:val="21"/>
          <w:rPrChange w:id="784" w:author="Codex" w:date="2026-10-05T16:32:41.313017+00:00">
            <w:rPr>
              <w:sz w:val="21"/>
              <w:szCs w:val="21"/>
            </w:rPr>
          </w:rPrChange>
        </w:rPr>
        <w:t>3.2</w:t>
      </w:r>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r>
        <w:rPr>
          <w:rFonts w:ascii="Times New Roman" w:hAnsi="Times New Roman" w:cs="Times New Roman" w:eastAsia="KaiTi"/>
          <w:b w:val="0"/>
          <w:bCs w:val="0"/>
          <w:sz w:val="21"/>
          <w:szCs w:val="21"/>
          <w:rPrChange w:id="835" w:author="Codex" w:date="2026-10-05T16:32:41.313017+00:00">
            <w:rPr>
              <w:rFonts w:cs="Times New Roman"/>
              <w:szCs w:val="21"/>
            </w:rPr>
          </w:rPrChange>
        </w:rPr>
        <w:t xml:space="preserve">3.2 </w:t>
      </w:r>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r>
        <w:rPr>
          <w:rFonts w:ascii="Times New Roman" w:hAnsi="Times New Roman" w:cs="Times New Roman" w:eastAsia="SimSun"/>
          <w:sz w:val="21"/>
          <w:szCs w:val="21"/>
          <w:rPrChange w:id="838" w:author="Codex" w:date="2026-10-05T16:32:41.313017+00:00">
            <w:rPr>
              <w:rFonts w:eastAsia="SimSun" w:cs="Times New Roman"/>
              <w:szCs w:val="21"/>
            </w:rPr>
          </w:rPrChange>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r>
        <w:rPr>
          <w:rFonts w:ascii="Times New Roman" w:hAnsi="Times New Roman" w:cs="Times New Roman" w:eastAsia="SimSun"/>
          <w:sz w:val="21"/>
          <w:szCs w:val="21"/>
          <w:rPrChange w:id="881" w:author="Codex" w:date="2026-10-05T16:32:41.313017+00:00">
            <w:rPr>
              <w:sz w:val="21"/>
              <w:szCs w:val="21"/>
            </w:rPr>
          </w:rPrChange>
        </w:rPr>
        <w:t>3.3</w:t>
      </w:r>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r>
        <w:rPr>
          <w:rFonts w:ascii="Times New Roman" w:hAnsi="Times New Roman" w:cs="Times New Roman" w:eastAsia="KaiTi"/>
          <w:b w:val="0"/>
          <w:bCs w:val="0"/>
          <w:sz w:val="21"/>
          <w:szCs w:val="21"/>
          <w:rPrChange w:id="916" w:author="Codex" w:date="2026-10-05T16:32:41.313017+00:00">
            <w:rPr>
              <w:rFonts w:cs="Times New Roman"/>
              <w:szCs w:val="21"/>
            </w:rPr>
          </w:rPrChange>
        </w:rPr>
        <w:t xml:space="preserve">3.3 </w:t>
      </w:r>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4" w:author="Codex" w:date="2026-10-05T14:02:24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r>
        <w:rPr>
          <w:rFonts w:ascii="Times New Roman" w:hAnsi="Times New Roman" w:cs="Times New Roman" w:eastAsia="SimSun"/>
          <w:sz w:val="21"/>
          <w:szCs w:val="21"/>
          <w:rPrChange w:id="1010" w:author="Codex" w:date="2026-10-05T16:32:41.313017+00:00">
            <w:rPr>
              <w:sz w:val="21"/>
              <w:szCs w:val="21"/>
            </w:rPr>
          </w:rPrChange>
        </w:rPr>
        <w:t>1</w:t>
      </w:r>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r>
        <w:rPr>
          <w:rFonts w:ascii="Times New Roman" w:hAnsi="Times New Roman" w:cs="Times New Roman" w:eastAsia="SimSun"/>
          <w:sz w:val="21"/>
          <w:szCs w:val="21"/>
          <w:rPrChange w:id="1012" w:author="Codex" w:date="2026-10-05T16:32:41.313017+00:00">
            <w:rPr>
              <w:sz w:val="21"/>
              <w:szCs w:val="21"/>
            </w:rPr>
          </w:rPrChange>
        </w:rPr>
        <w:t>2.1</w:t>
      </w:r>
      <w:r>
        <w:rPr>
          <w:rFonts w:ascii="Times New Roman" w:hAnsi="Times New Roman" w:cs="Times New Roman" w:eastAsia="SimSun"/>
          <w:sz w:val="21"/>
          <w:szCs w:val="21"/>
          <w:rPrChange w:id="1013" w:author="Codex" w:date="2026-10-05T16:32:41.313017+00:00">
            <w:rPr>
              <w:sz w:val="21"/>
              <w:szCs w:val="21"/>
            </w:rPr>
          </w:rPrChange>
        </w:rPr>
        <w:t>和表</w:t>
      </w:r>
      <w:r>
        <w:rPr>
          <w:rFonts w:ascii="Times New Roman" w:hAnsi="Times New Roman" w:cs="Times New Roman" w:eastAsia="SimSun"/>
          <w:sz w:val="21"/>
          <w:szCs w:val="21"/>
          <w:rPrChange w:id="1014" w:author="Codex" w:date="2026-10-05T16:32:41.313017+00:00">
            <w:rPr>
              <w:sz w:val="21"/>
              <w:szCs w:val="21"/>
            </w:rPr>
          </w:rPrChange>
        </w:rPr>
        <w:t>2.2</w:t>
      </w:r>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r>
        <w:rPr>
          <w:rFonts w:ascii="Times New Roman" w:hAnsi="Times New Roman" w:cs="Times New Roman" w:eastAsia="KaiTi"/>
          <w:b w:val="0"/>
          <w:bCs w:val="0"/>
          <w:sz w:val="21"/>
          <w:szCs w:val="21"/>
          <w:rPrChange w:id="101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r>
        <w:rPr>
          <w:rFonts w:ascii="Times New Roman" w:hAnsi="Times New Roman" w:cs="Times New Roman" w:eastAsia="SimSun"/>
          <w:sz w:val="21"/>
          <w:szCs w:val="21"/>
          <w:rPrChange w:id="2981" w:author="Codex" w:date="2026-10-05T16:32:41.313017+00:00">
            <w:rPr>
              <w:sz w:val="21"/>
              <w:szCs w:val="21"/>
            </w:rPr>
          </w:rPrChange>
        </w:rPr>
        <w:t>注：描述总体为身份筛选通过的</w:t>
      </w:r>
      <w:r>
        <w:rPr>
          <w:rFonts w:ascii="Times New Roman" w:hAnsi="Times New Roman" w:cs="Times New Roman" w:eastAsia="SimSun"/>
          <w:sz w:val="21"/>
          <w:szCs w:val="21"/>
          <w:rPrChange w:id="2982" w:author="Codex" w:date="2026-10-05T16:32:41.313017+00:00">
            <w:rPr>
              <w:sz w:val="21"/>
              <w:szCs w:val="21"/>
            </w:rPr>
          </w:rPrChange>
        </w:rPr>
        <w:t>13,092</w:t>
      </w:r>
      <w:r>
        <w:rPr>
          <w:rFonts w:ascii="Times New Roman" w:hAnsi="Times New Roman" w:cs="Times New Roman" w:eastAsia="SimSun"/>
          <w:sz w:val="21"/>
          <w:szCs w:val="21"/>
          <w:rPrChange w:id="2983" w:author="Codex" w:date="2026-10-05T16:32:41.313017+00:00">
            <w:rPr>
              <w:sz w:val="21"/>
              <w:szCs w:val="21"/>
            </w:rPr>
          </w:rPrChange>
        </w:rPr>
        <w:t>条亲子二元组</w:t>
      </w:r>
      <w:r>
        <w:rPr>
          <w:rFonts w:ascii="Times New Roman" w:hAnsi="Times New Roman" w:cs="Times New Roman" w:eastAsia="SimSun"/>
          <w:sz w:val="21"/>
          <w:szCs w:val="21"/>
          <w:rPrChange w:id="2984" w:author="Codex" w:date="2026-10-05T16:32:41.313017+00:00">
            <w:rPr>
              <w:sz w:val="21"/>
              <w:szCs w:val="21"/>
            </w:rPr>
          </w:rPrChange>
        </w:rPr>
        <w:t>—</w:t>
      </w:r>
      <w:r>
        <w:rPr>
          <w:rFonts w:ascii="Times New Roman" w:hAnsi="Times New Roman" w:cs="Times New Roman" w:eastAsia="SimSun"/>
          <w:sz w:val="21"/>
          <w:szCs w:val="21"/>
          <w:rPrChange w:id="2985" w:author="Codex" w:date="2026-10-05T16:32:41.313017+00:00">
            <w:rPr>
              <w:sz w:val="21"/>
              <w:szCs w:val="21"/>
            </w:rPr>
          </w:rPrChange>
        </w:rPr>
        <w:t>区间记录（</w:t>
      </w:r>
      <w:r>
        <w:rPr>
          <w:rFonts w:ascii="Times New Roman" w:hAnsi="Times New Roman" w:cs="Times New Roman" w:eastAsia="SimSun"/>
          <w:sz w:val="21"/>
          <w:szCs w:val="21"/>
          <w:rPrChange w:id="2986" w:author="Codex" w:date="2026-10-05T16:32:41.313017+00:00">
            <w:rPr>
              <w:sz w:val="21"/>
              <w:szCs w:val="21"/>
            </w:rPr>
          </w:rPrChange>
        </w:rPr>
        <w:t>8,528</w:t>
      </w:r>
      <w:r>
        <w:rPr>
          <w:rFonts w:ascii="Times New Roman" w:hAnsi="Times New Roman" w:cs="Times New Roman" w:eastAsia="SimSun"/>
          <w:sz w:val="21"/>
          <w:szCs w:val="21"/>
          <w:rPrChange w:id="2987" w:author="Codex" w:date="2026-10-05T16:32:41.313017+00:00">
            <w:rPr>
              <w:sz w:val="21"/>
              <w:szCs w:val="21"/>
            </w:rPr>
          </w:rPrChange>
        </w:rPr>
        <w:t>个亲子二元组、</w:t>
      </w:r>
      <w:r>
        <w:rPr>
          <w:rFonts w:ascii="Times New Roman" w:hAnsi="Times New Roman" w:cs="Times New Roman" w:eastAsia="SimSun"/>
          <w:sz w:val="21"/>
          <w:szCs w:val="21"/>
          <w:rPrChange w:id="2988" w:author="Codex" w:date="2026-10-05T16:32:41.313017+00:00">
            <w:rPr>
              <w:sz w:val="21"/>
              <w:szCs w:val="21"/>
            </w:rPr>
          </w:rPrChange>
        </w:rPr>
        <w:t>5,318</w:t>
      </w:r>
      <w:r>
        <w:rPr>
          <w:rFonts w:ascii="Times New Roman" w:hAnsi="Times New Roman" w:cs="Times New Roman" w:eastAsia="SimSun"/>
          <w:sz w:val="21"/>
          <w:szCs w:val="21"/>
          <w:rPrChange w:id="2989" w:author="Codex" w:date="2026-10-05T16:32:41.313017+00:00">
            <w:rPr>
              <w:sz w:val="21"/>
              <w:szCs w:val="21"/>
            </w:rPr>
          </w:rPrChange>
        </w:rPr>
        <w:t>名成年子女），不是八条链的完整案例交集。连续变量为均值（标准差），分类变量为</w:t>
      </w:r>
      <w:r>
        <w:rPr>
          <w:rFonts w:ascii="Times New Roman" w:hAnsi="Times New Roman" w:cs="Times New Roman" w:eastAsia="SimSun"/>
          <w:sz w:val="21"/>
          <w:szCs w:val="21"/>
          <w:rPrChange w:id="2990" w:author="Codex" w:date="2026-10-05T16:32:41.313017+00:00">
            <w:rPr>
              <w:sz w:val="21"/>
              <w:szCs w:val="21"/>
            </w:rPr>
          </w:rPrChange>
        </w:rPr>
        <w:t>n</w:t>
      </w:r>
      <w:r>
        <w:rPr>
          <w:rFonts w:ascii="Times New Roman" w:hAnsi="Times New Roman" w:cs="Times New Roman" w:eastAsia="SimSun"/>
          <w:sz w:val="21"/>
          <w:szCs w:val="21"/>
          <w:rPrChange w:id="2991" w:author="Codex" w:date="2026-10-05T16:32:41.313017+00:00">
            <w:rPr>
              <w:sz w:val="21"/>
              <w:szCs w:val="21"/>
            </w:rPr>
          </w:rPrChange>
        </w:rPr>
        <w:t>（</w:t>
      </w:r>
      <w:r>
        <w:rPr>
          <w:rFonts w:ascii="Times New Roman" w:hAnsi="Times New Roman" w:cs="Times New Roman" w:eastAsia="SimSun"/>
          <w:sz w:val="21"/>
          <w:szCs w:val="21"/>
          <w:rPrChange w:id="2992" w:author="Codex" w:date="2026-10-05T16:32:41.313017+00:00">
            <w:rPr>
              <w:sz w:val="21"/>
              <w:szCs w:val="21"/>
            </w:rPr>
          </w:rPrChange>
        </w:rPr>
        <w:t>%</w:t>
      </w:r>
      <w:r>
        <w:rPr>
          <w:rFonts w:ascii="Times New Roman" w:hAnsi="Times New Roman" w:cs="Times New Roman" w:eastAsia="SimSun"/>
          <w:sz w:val="21"/>
          <w:szCs w:val="21"/>
          <w:rPrChange w:id="2993" w:author="Codex" w:date="2026-10-05T16:32:41.313017+00:00">
            <w:rPr>
              <w:sz w:val="21"/>
              <w:szCs w:val="21"/>
            </w:rPr>
          </w:rPrChange>
        </w:rPr>
        <w:t>）；</w:t>
      </w:r>
      <w:r>
        <w:rPr>
          <w:rFonts w:ascii="Times New Roman" w:hAnsi="Times New Roman" w:cs="Times New Roman" w:eastAsia="SimSun"/>
          <w:sz w:val="21"/>
          <w:szCs w:val="21"/>
          <w:rPrChange w:id="2994" w:author="Codex" w:date="2026-10-05T16:32:41.313017+00:00">
            <w:rPr>
              <w:sz w:val="21"/>
              <w:szCs w:val="21"/>
            </w:rPr>
          </w:rPrChange>
        </w:rPr>
        <w:t>N</w:t>
      </w:r>
      <w:r>
        <w:rPr>
          <w:rFonts w:ascii="Times New Roman" w:hAnsi="Times New Roman" w:cs="Times New Roman" w:eastAsia="SimSun"/>
          <w:sz w:val="21"/>
          <w:szCs w:val="21"/>
          <w:rPrChange w:id="2995" w:author="Codex" w:date="2026-10-05T16:32:41.313017+00:00">
            <w:rPr>
              <w:sz w:val="21"/>
              <w:szCs w:val="21"/>
            </w:rPr>
          </w:rPrChange>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Change w:id="2996" w:author="Codex" w:date="2026-10-05T16:32:41.313017+00:00">
            <w:rPr>
              <w:sz w:val="21"/>
              <w:szCs w:val="21"/>
            </w:rPr>
          </w:rPrChange>
        </w:rPr>
        <w:t>/</w:t>
      </w:r>
      <w:r>
        <w:rPr>
          <w:rFonts w:ascii="Times New Roman" w:hAnsi="Times New Roman" w:cs="Times New Roman" w:eastAsia="SimSun"/>
          <w:sz w:val="21"/>
          <w:szCs w:val="21"/>
          <w:rPrChange w:id="2997" w:author="Codex" w:date="2026-10-05T16:32:41.313017+00:00">
            <w:rPr>
              <w:sz w:val="21"/>
              <w:szCs w:val="21"/>
            </w:rPr>
          </w:rPrChange>
        </w:rPr>
        <w:t>日计，保存值按工作日与休息日回答的简单平均及各期直接日均回答的跳题规则构造；与归档脚本最终采用的</w:t>
      </w:r>
      <w:r>
        <w:rPr>
          <w:rFonts w:ascii="Times New Roman" w:hAnsi="Times New Roman" w:cs="Times New Roman" w:eastAsia="SimSun"/>
          <w:sz w:val="21"/>
          <w:szCs w:val="21"/>
          <w:rPrChange w:id="2998" w:author="Codex" w:date="2026-10-05T16:32:41.313017+00:00">
            <w:rPr>
              <w:sz w:val="21"/>
              <w:szCs w:val="21"/>
            </w:rPr>
          </w:rPrChange>
        </w:rPr>
        <w:t>5/7</w:t>
      </w:r>
      <w:r>
        <w:rPr>
          <w:rFonts w:ascii="Times New Roman" w:hAnsi="Times New Roman" w:cs="Times New Roman" w:eastAsia="SimSun"/>
          <w:sz w:val="21"/>
          <w:szCs w:val="21"/>
          <w:rPrChange w:id="2999" w:author="Codex" w:date="2026-10-05T16:32:41.313017+00:00">
            <w:rPr>
              <w:sz w:val="21"/>
              <w:szCs w:val="21"/>
            </w:rPr>
          </w:rPrChange>
        </w:rPr>
        <w:t>、</w:t>
      </w:r>
      <w:r>
        <w:rPr>
          <w:rFonts w:ascii="Times New Roman" w:hAnsi="Times New Roman" w:cs="Times New Roman" w:eastAsia="SimSun"/>
          <w:sz w:val="21"/>
          <w:szCs w:val="21"/>
          <w:rPrChange w:id="3000" w:author="Codex" w:date="2026-10-05T16:32:41.313017+00:00">
            <w:rPr>
              <w:sz w:val="21"/>
              <w:szCs w:val="21"/>
            </w:rPr>
          </w:rPrChange>
        </w:rPr>
        <w:t>2/7</w:t>
      </w:r>
      <w:r>
        <w:rPr>
          <w:rFonts w:ascii="Times New Roman" w:hAnsi="Times New Roman" w:cs="Times New Roman" w:eastAsia="SimSun"/>
          <w:sz w:val="21"/>
          <w:szCs w:val="21"/>
          <w:rPrChange w:id="3001" w:author="Codex" w:date="2026-10-05T16:32:41.313017+00:00">
            <w:rPr>
              <w:sz w:val="21"/>
              <w:szCs w:val="21"/>
            </w:rPr>
          </w:rPrChange>
        </w:rPr>
        <w:t>加权公式不一致，该差异对模型估计的影响尚待核查。自评健康评分下降表示改善、上升表示恶化。子女数量按已记录的子女关系人标识计数，并取</w:t>
      </w:r>
      <w:r>
        <w:rPr>
          <w:rFonts w:ascii="Times New Roman" w:hAnsi="Times New Roman" w:cs="Times New Roman" w:eastAsia="SimSun"/>
          <w:sz w:val="21"/>
          <w:szCs w:val="21"/>
          <w:rPrChange w:id="3002" w:author="Codex" w:date="2026-10-05T16:32:41.313017+00:00">
            <w:rPr>
              <w:sz w:val="21"/>
              <w:szCs w:val="21"/>
            </w:rPr>
          </w:rPrChange>
        </w:rPr>
        <w:t>2010</w:t>
      </w:r>
      <w:r>
        <w:rPr>
          <w:rFonts w:ascii="Times New Roman" w:hAnsi="Times New Roman" w:cs="Times New Roman" w:eastAsia="SimSun"/>
          <w:sz w:val="21"/>
          <w:szCs w:val="21"/>
          <w:rPrChange w:id="3003" w:author="Codex" w:date="2026-10-05T16:32:41.313017+00:00">
            <w:rPr>
              <w:sz w:val="21"/>
              <w:szCs w:val="21"/>
            </w:rPr>
          </w:rPrChange>
        </w:rPr>
        <w:t>年至对应波次的最大值；排除</w:t>
      </w:r>
      <w:r>
        <w:rPr>
          <w:rFonts w:ascii="Times New Roman" w:hAnsi="Times New Roman" w:cs="Times New Roman" w:eastAsia="SimSun"/>
          <w:sz w:val="21"/>
          <w:szCs w:val="21"/>
          <w:rPrChange w:id="3004" w:author="Codex" w:date="2026-10-05T16:32:41.313017+00:00">
            <w:rPr>
              <w:sz w:val="21"/>
              <w:szCs w:val="21"/>
            </w:rPr>
          </w:rPrChange>
        </w:rPr>
        <w:t>79</w:t>
      </w:r>
      <w:r>
        <w:rPr>
          <w:rFonts w:ascii="Times New Roman" w:hAnsi="Times New Roman" w:cs="Times New Roman" w:eastAsia="SimSun"/>
          <w:sz w:val="21"/>
          <w:szCs w:val="21"/>
          <w:rPrChange w:id="3005" w:author="Codex" w:date="2026-10-05T16:32:41.313017+00:00">
            <w:rPr>
              <w:sz w:val="21"/>
              <w:szCs w:val="21"/>
            </w:rPr>
          </w:rPrChange>
        </w:rPr>
        <w:t>、</w:t>
      </w:r>
      <w:r>
        <w:rPr>
          <w:rFonts w:ascii="Times New Roman" w:hAnsi="Times New Roman" w:cs="Times New Roman" w:eastAsia="SimSun"/>
          <w:sz w:val="21"/>
          <w:szCs w:val="21"/>
          <w:rPrChange w:id="3006" w:author="Codex" w:date="2026-10-05T16:32:41.313017+00:00">
            <w:rPr>
              <w:sz w:val="21"/>
              <w:szCs w:val="21"/>
            </w:rPr>
          </w:rPrChange>
        </w:rPr>
        <w:t>-8</w:t>
      </w:r>
      <w:r>
        <w:rPr>
          <w:rFonts w:ascii="Times New Roman" w:hAnsi="Times New Roman" w:cs="Times New Roman" w:eastAsia="SimSun"/>
          <w:sz w:val="21"/>
          <w:szCs w:val="21"/>
          <w:rPrChange w:id="3007" w:author="Codex" w:date="2026-10-05T16:32:41.313017+00:00">
            <w:rPr>
              <w:sz w:val="21"/>
              <w:szCs w:val="21"/>
            </w:rPr>
          </w:rPrChange>
        </w:rPr>
        <w:t>及缺失标识，</w:t>
      </w:r>
      <w:r>
        <w:rPr>
          <w:rFonts w:ascii="Times New Roman" w:hAnsi="Times New Roman" w:cs="Times New Roman" w:eastAsia="SimSun"/>
          <w:sz w:val="21"/>
          <w:szCs w:val="21"/>
          <w:rPrChange w:id="3008" w:author="Codex" w:date="2026-10-05T16:32:41.313017+00:00">
            <w:rPr>
              <w:sz w:val="21"/>
              <w:szCs w:val="21"/>
            </w:rPr>
          </w:rPrChange>
        </w:rPr>
        <w:t>2012</w:t>
      </w:r>
      <w:r>
        <w:rPr>
          <w:rFonts w:ascii="Times New Roman" w:hAnsi="Times New Roman" w:cs="Times New Roman" w:eastAsia="SimSun"/>
          <w:sz w:val="21"/>
          <w:szCs w:val="21"/>
          <w:rPrChange w:id="3009" w:author="Codex" w:date="2026-10-05T16:32:41.313017+00:00">
            <w:rPr>
              <w:sz w:val="21"/>
              <w:szCs w:val="21"/>
            </w:rPr>
          </w:rPrChange>
        </w:rPr>
        <w:t>年起对非</w:t>
      </w:r>
      <w:r>
        <w:rPr>
          <w:rFonts w:ascii="Times New Roman" w:hAnsi="Times New Roman" w:cs="Times New Roman" w:eastAsia="SimSun"/>
          <w:sz w:val="21"/>
          <w:szCs w:val="21"/>
          <w:rPrChange w:id="3010" w:author="Codex" w:date="2026-10-05T16:32:41.313017+00:00">
            <w:rPr>
              <w:sz w:val="21"/>
              <w:szCs w:val="21"/>
            </w:rPr>
          </w:rPrChange>
        </w:rPr>
        <w:t>77</w:t>
      </w:r>
      <w:r>
        <w:rPr>
          <w:rFonts w:ascii="Times New Roman" w:hAnsi="Times New Roman" w:cs="Times New Roman" w:eastAsia="SimSun"/>
          <w:sz w:val="21"/>
          <w:szCs w:val="21"/>
          <w:rPrChange w:id="3011" w:author="Codex" w:date="2026-10-05T16:32:41.313017+00:00">
            <w:rPr>
              <w:sz w:val="21"/>
              <w:szCs w:val="21"/>
            </w:rPr>
          </w:rPrChange>
        </w:rPr>
        <w:t>标识去重，多个</w:t>
      </w:r>
      <w:r>
        <w:rPr>
          <w:rFonts w:ascii="Times New Roman" w:hAnsi="Times New Roman" w:cs="Times New Roman" w:eastAsia="SimSun"/>
          <w:sz w:val="21"/>
          <w:szCs w:val="21"/>
          <w:rPrChange w:id="3012" w:author="Codex" w:date="2026-10-05T16:32:41.313017+00:00">
            <w:rPr>
              <w:sz w:val="21"/>
              <w:szCs w:val="21"/>
            </w:rPr>
          </w:rPrChange>
        </w:rPr>
        <w:t>77</w:t>
      </w:r>
      <w:r>
        <w:rPr>
          <w:rFonts w:ascii="Times New Roman" w:hAnsi="Times New Roman" w:cs="Times New Roman" w:eastAsia="SimSun"/>
          <w:sz w:val="21"/>
          <w:szCs w:val="21"/>
          <w:rPrChange w:id="3013" w:author="Codex" w:date="2026-10-05T16:32:41.313017+00:00">
            <w:rPr>
              <w:sz w:val="21"/>
              <w:szCs w:val="21"/>
            </w:rPr>
          </w:rPrChange>
        </w:rPr>
        <w:t>仍分别计数，未按存活或同住状态筛选；</w:t>
      </w:r>
      <w:r>
        <w:rPr>
          <w:rFonts w:ascii="Times New Roman" w:hAnsi="Times New Roman" w:cs="Times New Roman" w:eastAsia="SimSun"/>
          <w:sz w:val="21"/>
          <w:szCs w:val="21"/>
          <w:rPrChange w:id="3014" w:author="Codex" w:date="2026-10-05T16:32:41.313017+00:00">
            <w:rPr>
              <w:sz w:val="21"/>
              <w:szCs w:val="21"/>
            </w:rPr>
          </w:rPrChange>
        </w:rPr>
        <w:t>0</w:t>
      </w:r>
      <w:r>
        <w:rPr>
          <w:rFonts w:ascii="Times New Roman" w:hAnsi="Times New Roman" w:cs="Times New Roman" w:eastAsia="SimSun"/>
          <w:sz w:val="21"/>
          <w:szCs w:val="21"/>
          <w:rPrChange w:id="3015" w:author="Codex" w:date="2026-10-05T16:32:41.313017+00:00">
            <w:rPr>
              <w:sz w:val="21"/>
              <w:szCs w:val="21"/>
            </w:rPr>
          </w:rPrChange>
        </w:rPr>
        <w:t>不必然表示已确认无子女。同住指标仅在本人及对应父母均居住在样本家庭时记</w:t>
      </w:r>
      <w:r>
        <w:rPr>
          <w:rFonts w:ascii="Times New Roman" w:hAnsi="Times New Roman" w:cs="Times New Roman" w:eastAsia="SimSun"/>
          <w:sz w:val="21"/>
          <w:szCs w:val="21"/>
          <w:rPrChange w:id="3016" w:author="Codex" w:date="2026-10-05T16:32:41.313017+00:00">
            <w:rPr>
              <w:sz w:val="21"/>
              <w:szCs w:val="21"/>
            </w:rPr>
          </w:rPrChange>
        </w:rPr>
        <w:t>1</w:t>
      </w:r>
      <w:r>
        <w:rPr>
          <w:rFonts w:ascii="Times New Roman" w:hAnsi="Times New Roman" w:cs="Times New Roman" w:eastAsia="SimSun"/>
          <w:sz w:val="21"/>
          <w:szCs w:val="21"/>
          <w:rPrChange w:id="3017" w:author="Codex" w:date="2026-10-05T16:32:41.313017+00:00">
            <w:rPr>
              <w:sz w:val="21"/>
              <w:szCs w:val="21"/>
            </w:rPr>
          </w:rPrChange>
        </w:rPr>
        <w:t>，其余记</w:t>
      </w:r>
      <w:r>
        <w:rPr>
          <w:rFonts w:ascii="Times New Roman" w:hAnsi="Times New Roman" w:cs="Times New Roman" w:eastAsia="SimSun"/>
          <w:sz w:val="21"/>
          <w:szCs w:val="21"/>
          <w:rPrChange w:id="3018" w:author="Codex" w:date="2026-10-05T16:32:41.313017+00:00">
            <w:rPr>
              <w:sz w:val="21"/>
              <w:szCs w:val="21"/>
            </w:rPr>
          </w:rPrChange>
        </w:rPr>
        <w:t>0</w:t>
      </w:r>
      <w:r>
        <w:rPr>
          <w:rFonts w:ascii="Times New Roman" w:hAnsi="Times New Roman" w:cs="Times New Roman" w:eastAsia="SimSun"/>
          <w:sz w:val="21"/>
          <w:szCs w:val="21"/>
          <w:rPrChange w:id="3019" w:author="Codex" w:date="2026-10-05T16:32:41.313017+00:00">
            <w:rPr>
              <w:sz w:val="21"/>
              <w:szCs w:val="21"/>
            </w:rPr>
          </w:rPrChange>
        </w:rPr>
        <w:t>，不能识别双方在样本家庭之外同住；非二元原始回答也被并入</w:t>
      </w:r>
      <w:r>
        <w:rPr>
          <w:rFonts w:ascii="Times New Roman" w:hAnsi="Times New Roman" w:cs="Times New Roman" w:eastAsia="SimSun"/>
          <w:sz w:val="21"/>
          <w:szCs w:val="21"/>
          <w:rPrChange w:id="3020" w:author="Codex" w:date="2026-10-05T16:32:41.313017+00:00">
            <w:rPr>
              <w:sz w:val="21"/>
              <w:szCs w:val="21"/>
            </w:rPr>
          </w:rPrChange>
        </w:rPr>
        <w:t>0</w:t>
      </w:r>
      <w:r>
        <w:rPr>
          <w:rFonts w:ascii="Times New Roman" w:hAnsi="Times New Roman" w:cs="Times New Roman" w:eastAsia="SimSun"/>
          <w:sz w:val="21"/>
          <w:szCs w:val="21"/>
          <w:rPrChange w:id="3021" w:author="Codex" w:date="2026-10-05T16:32:41.313017+00:00">
            <w:rPr>
              <w:sz w:val="21"/>
              <w:szCs w:val="21"/>
            </w:rPr>
          </w:rPrChange>
        </w:rPr>
        <w:t>，不能据此确认真实不同住。职业声望采用</w:t>
      </w:r>
      <w:r>
        <w:rPr>
          <w:rFonts w:ascii="Times New Roman" w:hAnsi="Times New Roman" w:cs="Times New Roman" w:eastAsia="SimSun"/>
          <w:sz w:val="21"/>
          <w:szCs w:val="21"/>
          <w:rPrChange w:id="3022" w:author="Codex" w:date="2026-10-05T16:32:41.313017+00:00">
            <w:rPr>
              <w:sz w:val="21"/>
              <w:szCs w:val="21"/>
            </w:rPr>
          </w:rPrChange>
        </w:rPr>
        <w:t>2010</w:t>
      </w:r>
      <w:r>
        <w:rPr>
          <w:rFonts w:ascii="Times New Roman" w:hAnsi="Times New Roman" w:cs="Times New Roman" w:eastAsia="SimSun"/>
          <w:sz w:val="21"/>
          <w:szCs w:val="21"/>
          <w:rPrChange w:id="3023" w:author="Codex" w:date="2026-10-05T16:32:41.313017+00:00">
            <w:rPr>
              <w:sz w:val="21"/>
              <w:szCs w:val="21"/>
            </w:rPr>
          </w:rPrChange>
        </w:rPr>
        <w:t>年至各对应波次所观察到的</w:t>
      </w:r>
      <w:r>
        <w:rPr>
          <w:rFonts w:ascii="Times New Roman" w:hAnsi="Times New Roman" w:cs="Times New Roman" w:eastAsia="SimSun"/>
          <w:sz w:val="21"/>
          <w:szCs w:val="21"/>
          <w:rPrChange w:id="3024" w:author="Codex" w:date="2026-10-05T16:32:41.313017+00:00">
            <w:rPr>
              <w:sz w:val="21"/>
              <w:szCs w:val="21"/>
            </w:rPr>
          </w:rPrChange>
        </w:rPr>
        <w:t>SIOPS</w:t>
      </w:r>
      <w:r>
        <w:rPr>
          <w:rFonts w:ascii="Times New Roman" w:hAnsi="Times New Roman" w:cs="Times New Roman" w:eastAsia="SimSun"/>
          <w:sz w:val="21"/>
          <w:szCs w:val="21"/>
          <w:rPrChange w:id="3025" w:author="Codex" w:date="2026-10-05T16:32:41.313017+00:00">
            <w:rPr>
              <w:sz w:val="21"/>
              <w:szCs w:val="21"/>
            </w:rPr>
          </w:rPrChange>
        </w:rPr>
        <w:t>最高值，历次均缺失时记</w:t>
      </w:r>
      <w:r>
        <w:rPr>
          <w:rFonts w:ascii="Times New Roman" w:hAnsi="Times New Roman" w:cs="Times New Roman" w:eastAsia="SimSun"/>
          <w:sz w:val="21"/>
          <w:szCs w:val="21"/>
          <w:rPrChange w:id="3026" w:author="Codex" w:date="2026-10-05T16:32:41.313017+00:00">
            <w:rPr>
              <w:sz w:val="21"/>
              <w:szCs w:val="21"/>
            </w:rPr>
          </w:rPrChange>
        </w:rPr>
        <w:t>0</w:t>
      </w:r>
      <w:r>
        <w:rPr>
          <w:rFonts w:ascii="Times New Roman" w:hAnsi="Times New Roman" w:cs="Times New Roman" w:eastAsia="SimSun"/>
          <w:sz w:val="21"/>
          <w:szCs w:val="21"/>
          <w:rPrChange w:id="3027" w:author="Codex" w:date="2026-10-05T16:32:41.313017+00:00">
            <w:rPr>
              <w:sz w:val="21"/>
              <w:szCs w:val="21"/>
            </w:rPr>
          </w:rPrChange>
        </w:rPr>
        <w:t>；并非仅对当期缺失值作补填。该水平指标不能等同于当期职业声望。家庭总负债以万元计，历史底稿将缺失置</w:t>
      </w:r>
      <w:r>
        <w:rPr>
          <w:rFonts w:ascii="Times New Roman" w:hAnsi="Times New Roman" w:cs="Times New Roman" w:eastAsia="SimSun"/>
          <w:sz w:val="21"/>
          <w:szCs w:val="21"/>
          <w:rPrChange w:id="3028" w:author="Codex" w:date="2026-10-05T16:32:41.313017+00:00">
            <w:rPr>
              <w:sz w:val="21"/>
              <w:szCs w:val="21"/>
            </w:rPr>
          </w:rPrChange>
        </w:rPr>
        <w:t>0</w:t>
      </w:r>
      <w:r>
        <w:rPr>
          <w:rFonts w:ascii="Times New Roman" w:hAnsi="Times New Roman" w:cs="Times New Roman" w:eastAsia="SimSun"/>
          <w:sz w:val="21"/>
          <w:szCs w:val="21"/>
          <w:rPrChange w:id="3029" w:author="Codex" w:date="2026-10-05T16:32:41.313017+00:00">
            <w:rPr>
              <w:sz w:val="21"/>
              <w:szCs w:val="21"/>
            </w:rPr>
          </w:rPrChange>
        </w:rPr>
        <w:t>；家庭总收入沿用历史保存的平减、缩尾后</w:t>
      </w:r>
      <w:r>
        <w:rPr>
          <w:rFonts w:ascii="Times New Roman" w:hAnsi="Times New Roman" w:cs="Times New Roman" w:eastAsia="SimSun"/>
          <w:sz w:val="21"/>
          <w:szCs w:val="21"/>
          <w:rPrChange w:id="3030" w:author="Codex" w:date="2026-10-05T16:32:41.313017+00:00">
            <w:rPr>
              <w:sz w:val="21"/>
              <w:szCs w:val="21"/>
            </w:rPr>
          </w:rPrChange>
        </w:rPr>
        <w:t>ln(</w:t>
      </w:r>
      <w:r>
        <w:rPr>
          <w:rFonts w:ascii="Times New Roman" w:hAnsi="Times New Roman" w:cs="Times New Roman" w:eastAsia="SimSun"/>
          <w:sz w:val="21"/>
          <w:szCs w:val="21"/>
          <w:rPrChange w:id="3031" w:author="Codex" w:date="2026-10-05T16:32:41.313017+00:00">
            <w:rPr>
              <w:sz w:val="21"/>
              <w:szCs w:val="21"/>
            </w:rPr>
          </w:rPrChange>
        </w:rPr>
        <w:t>收入</w:t>
      </w:r>
      <w:r>
        <w:rPr>
          <w:rFonts w:ascii="Times New Roman" w:hAnsi="Times New Roman" w:cs="Times New Roman" w:eastAsia="SimSun"/>
          <w:sz w:val="21"/>
          <w:szCs w:val="21"/>
          <w:rPrChange w:id="3032" w:author="Codex" w:date="2026-10-05T16:32:41.313017+00:00">
            <w:rPr>
              <w:sz w:val="21"/>
              <w:szCs w:val="21"/>
            </w:rPr>
          </w:rPrChange>
        </w:rPr>
        <w:t>+1)</w:t>
      </w:r>
      <w:r>
        <w:rPr>
          <w:rFonts w:ascii="Times New Roman" w:hAnsi="Times New Roman" w:cs="Times New Roman" w:eastAsia="SimSun"/>
          <w:sz w:val="21"/>
          <w:szCs w:val="21"/>
          <w:rPrChange w:id="3033" w:author="Codex" w:date="2026-10-05T16:32:41.313017+00:00">
            <w:rPr>
              <w:sz w:val="21"/>
              <w:szCs w:val="21"/>
            </w:rPr>
          </w:rPrChange>
        </w:rPr>
        <w:t>。按归档</w:t>
      </w:r>
      <w:r>
        <w:rPr>
          <w:rFonts w:ascii="Times New Roman" w:hAnsi="Times New Roman" w:cs="Times New Roman" w:eastAsia="SimSun"/>
          <w:sz w:val="21"/>
          <w:szCs w:val="21"/>
          <w:rPrChange w:id="3034" w:author="Codex" w:date="2026-10-05T16:32:41.313017+00:00">
            <w:rPr>
              <w:sz w:val="21"/>
              <w:szCs w:val="21"/>
            </w:rPr>
          </w:rPrChange>
        </w:rPr>
        <w:t>CPI</w:t>
      </w:r>
      <w:r>
        <w:rPr>
          <w:rFonts w:ascii="Times New Roman" w:hAnsi="Times New Roman" w:cs="Times New Roman" w:eastAsia="SimSun"/>
          <w:sz w:val="21"/>
          <w:szCs w:val="21"/>
          <w:rPrChange w:id="3035" w:author="Codex" w:date="2026-10-05T16:32:41.313017+00:00">
            <w:rPr>
              <w:sz w:val="21"/>
              <w:szCs w:val="21"/>
            </w:rPr>
          </w:rPrChange>
        </w:rPr>
        <w:t>值以</w:t>
      </w:r>
      <w:r>
        <w:rPr>
          <w:rFonts w:ascii="Times New Roman" w:hAnsi="Times New Roman" w:cs="Times New Roman" w:eastAsia="SimSun"/>
          <w:sz w:val="21"/>
          <w:szCs w:val="21"/>
          <w:rPrChange w:id="3036" w:author="Codex" w:date="2026-10-05T16:32:41.313017+00:00">
            <w:rPr>
              <w:sz w:val="21"/>
              <w:szCs w:val="21"/>
            </w:rPr>
          </w:rPrChange>
        </w:rPr>
        <w:t>2016</w:t>
      </w:r>
      <w:r>
        <w:rPr>
          <w:rFonts w:ascii="Times New Roman" w:hAnsi="Times New Roman" w:cs="Times New Roman" w:eastAsia="SimSun"/>
          <w:sz w:val="21"/>
          <w:szCs w:val="21"/>
          <w:rPrChange w:id="3037" w:author="Codex" w:date="2026-10-05T16:32:41.313017+00:00">
            <w:rPr>
              <w:sz w:val="21"/>
              <w:szCs w:val="21"/>
            </w:rPr>
          </w:rPrChange>
        </w:rPr>
        <w:t>年价格独立重建时，宽表样本的</w:t>
      </w:r>
      <w:r>
        <w:rPr>
          <w:rFonts w:ascii="Times New Roman" w:hAnsi="Times New Roman" w:cs="Times New Roman" w:eastAsia="SimSun"/>
          <w:sz w:val="21"/>
          <w:szCs w:val="21"/>
          <w:rPrChange w:id="3038" w:author="Codex" w:date="2026-10-05T16:32:41.313017+00:00">
            <w:rPr>
              <w:sz w:val="21"/>
              <w:szCs w:val="21"/>
            </w:rPr>
          </w:rPrChange>
        </w:rPr>
        <w:t>0.1%</w:t>
      </w:r>
      <w:r>
        <w:rPr>
          <w:rFonts w:ascii="Times New Roman" w:hAnsi="Times New Roman" w:cs="Times New Roman" w:eastAsia="SimSun"/>
          <w:sz w:val="21"/>
          <w:szCs w:val="21"/>
          <w:rPrChange w:id="3039" w:author="Codex" w:date="2026-10-05T16:32:41.313017+00:00">
            <w:rPr>
              <w:sz w:val="21"/>
              <w:szCs w:val="21"/>
            </w:rPr>
          </w:rPrChange>
        </w:rPr>
        <w:t>与</w:t>
      </w:r>
      <w:r>
        <w:rPr>
          <w:rFonts w:ascii="Times New Roman" w:hAnsi="Times New Roman" w:cs="Times New Roman" w:eastAsia="SimSun"/>
          <w:sz w:val="21"/>
          <w:szCs w:val="21"/>
          <w:rPrChange w:id="3040" w:author="Codex" w:date="2026-10-05T16:32:41.313017+00:00">
            <w:rPr>
              <w:sz w:val="21"/>
              <w:szCs w:val="21"/>
            </w:rPr>
          </w:rPrChange>
        </w:rPr>
        <w:t>99.9%</w:t>
      </w:r>
      <w:r>
        <w:rPr>
          <w:rFonts w:ascii="Times New Roman" w:hAnsi="Times New Roman" w:cs="Times New Roman" w:eastAsia="SimSun"/>
          <w:sz w:val="21"/>
          <w:szCs w:val="21"/>
          <w:rPrChange w:id="3041" w:author="Codex" w:date="2026-10-05T16:32:41.313017+00:00">
            <w:rPr>
              <w:sz w:val="21"/>
              <w:szCs w:val="21"/>
            </w:rPr>
          </w:rPrChange>
        </w:rPr>
        <w:t>分位点可复现四期保存值，但归档脚本写为</w:t>
      </w:r>
      <w:r>
        <w:rPr>
          <w:rFonts w:ascii="Times New Roman" w:hAnsi="Times New Roman" w:cs="Times New Roman" w:eastAsia="SimSun"/>
          <w:sz w:val="21"/>
          <w:szCs w:val="21"/>
          <w:rPrChange w:id="3042" w:author="Codex" w:date="2026-10-05T16:32:41.313017+00:00">
            <w:rPr>
              <w:sz w:val="21"/>
              <w:szCs w:val="21"/>
            </w:rPr>
          </w:rPrChange>
        </w:rPr>
        <w:t>1%</w:t>
      </w:r>
      <w:r>
        <w:rPr>
          <w:rFonts w:ascii="Times New Roman" w:hAnsi="Times New Roman" w:cs="Times New Roman" w:eastAsia="SimSun"/>
          <w:sz w:val="21"/>
          <w:szCs w:val="21"/>
          <w:rPrChange w:id="3043" w:author="Codex" w:date="2026-10-05T16:32:41.313017+00:00">
            <w:rPr>
              <w:sz w:val="21"/>
              <w:szCs w:val="21"/>
            </w:rPr>
          </w:rPrChange>
        </w:rPr>
        <w:t>与</w:t>
      </w:r>
      <w:r>
        <w:rPr>
          <w:rFonts w:ascii="Times New Roman" w:hAnsi="Times New Roman" w:cs="Times New Roman" w:eastAsia="SimSun"/>
          <w:sz w:val="21"/>
          <w:szCs w:val="21"/>
          <w:rPrChange w:id="3044" w:author="Codex" w:date="2026-10-05T16:32:41.313017+00:00">
            <w:rPr>
              <w:sz w:val="21"/>
              <w:szCs w:val="21"/>
            </w:rPr>
          </w:rPrChange>
        </w:rPr>
        <w:t>99%</w:t>
      </w:r>
      <w:r>
        <w:rPr>
          <w:rFonts w:ascii="Times New Roman" w:hAnsi="Times New Roman" w:cs="Times New Roman" w:eastAsia="SimSun"/>
          <w:sz w:val="21"/>
          <w:szCs w:val="21"/>
          <w:rPrChange w:id="3045" w:author="Codex" w:date="2026-10-05T16:32:41.313017+00:00">
            <w:rPr>
              <w:sz w:val="21"/>
              <w:szCs w:val="21"/>
            </w:rPr>
          </w:rPrChange>
        </w:rPr>
        <w:t>；历史实际执行版本尚待确认。父辈支持按</w:t>
      </w:r>
      <w:r>
        <w:rPr>
          <w:rFonts w:ascii="Times New Roman" w:hAnsi="Times New Roman" w:cs="Times New Roman" w:eastAsia="SimSun"/>
          <w:sz w:val="21"/>
          <w:szCs w:val="21"/>
          <w:rPrChange w:id="3046" w:author="Codex" w:date="2026-10-05T16:32:41.313017+00:00">
            <w:rPr>
              <w:sz w:val="21"/>
              <w:szCs w:val="21"/>
            </w:rPr>
          </w:rPrChange>
        </w:rPr>
        <w:t>2016—2022</w:t>
      </w:r>
      <w:r>
        <w:rPr>
          <w:rFonts w:ascii="Times New Roman" w:hAnsi="Times New Roman" w:cs="Times New Roman" w:eastAsia="SimSun"/>
          <w:sz w:val="21"/>
          <w:szCs w:val="21"/>
          <w:rPrChange w:id="3047" w:author="Codex" w:date="2026-10-05T16:32:41.313017+00:00">
            <w:rPr>
              <w:sz w:val="21"/>
              <w:szCs w:val="21"/>
            </w:rPr>
          </w:rPrChange>
        </w:rPr>
        <w:t>年四波累计：任一波经济与劳务支持合计为有效正值记</w:t>
      </w:r>
      <w:r>
        <w:rPr>
          <w:rFonts w:ascii="Times New Roman" w:hAnsi="Times New Roman" w:cs="Times New Roman" w:eastAsia="SimSun"/>
          <w:sz w:val="21"/>
          <w:szCs w:val="21"/>
          <w:rPrChange w:id="3048" w:author="Codex" w:date="2026-10-05T16:32:41.313017+00:00">
            <w:rPr>
              <w:sz w:val="21"/>
              <w:szCs w:val="21"/>
            </w:rPr>
          </w:rPrChange>
        </w:rPr>
        <w:t>1</w:t>
      </w:r>
      <w:r>
        <w:rPr>
          <w:rFonts w:ascii="Times New Roman" w:hAnsi="Times New Roman" w:cs="Times New Roman" w:eastAsia="SimSun"/>
          <w:sz w:val="21"/>
          <w:szCs w:val="21"/>
          <w:rPrChange w:id="3049" w:author="Codex" w:date="2026-10-05T16:32:41.313017+00:00">
            <w:rPr>
              <w:sz w:val="21"/>
              <w:szCs w:val="21"/>
            </w:rPr>
          </w:rPrChange>
        </w:rPr>
        <w:t>，否则记</w:t>
      </w:r>
      <w:r>
        <w:rPr>
          <w:rFonts w:ascii="Times New Roman" w:hAnsi="Times New Roman" w:cs="Times New Roman" w:eastAsia="SimSun"/>
          <w:sz w:val="21"/>
          <w:szCs w:val="21"/>
          <w:rPrChange w:id="3050" w:author="Codex" w:date="2026-10-05T16:32:41.313017+00:00">
            <w:rPr>
              <w:sz w:val="21"/>
              <w:szCs w:val="21"/>
            </w:rPr>
          </w:rPrChange>
        </w:rPr>
        <w:t>0</w:t>
      </w:r>
      <w:r>
        <w:rPr>
          <w:rFonts w:ascii="Times New Roman" w:hAnsi="Times New Roman" w:cs="Times New Roman" w:eastAsia="SimSun"/>
          <w:sz w:val="21"/>
          <w:szCs w:val="21"/>
          <w:rPrChange w:id="3051" w:author="Codex" w:date="2026-10-05T16:32:41.313017+00:00">
            <w:rPr>
              <w:sz w:val="21"/>
              <w:szCs w:val="21"/>
            </w:rPr>
          </w:rPrChange>
        </w:rPr>
        <w:t>；</w:t>
      </w:r>
      <w:r>
        <w:rPr>
          <w:rFonts w:ascii="Times New Roman" w:hAnsi="Times New Roman" w:cs="Times New Roman" w:eastAsia="SimSun"/>
          <w:sz w:val="21"/>
          <w:szCs w:val="21"/>
          <w:rPrChange w:id="3052" w:author="Codex" w:date="2026-10-05T16:32:41.313017+00:00">
            <w:rPr>
              <w:sz w:val="21"/>
              <w:szCs w:val="21"/>
            </w:rPr>
          </w:rPrChange>
        </w:rPr>
        <w:t>“</w:t>
      </w:r>
      <w:r>
        <w:rPr>
          <w:rFonts w:ascii="Times New Roman" w:hAnsi="Times New Roman" w:cs="Times New Roman" w:eastAsia="SimSun"/>
          <w:sz w:val="21"/>
          <w:szCs w:val="21"/>
          <w:rPrChange w:id="3053" w:author="Codex" w:date="2026-10-05T16:32:41.313017+00:00">
            <w:rPr>
              <w:sz w:val="21"/>
              <w:szCs w:val="21"/>
            </w:rPr>
          </w:rPrChange>
        </w:rPr>
        <w:t>未检出有效支持</w:t>
      </w:r>
      <w:r>
        <w:rPr>
          <w:rFonts w:ascii="Times New Roman" w:hAnsi="Times New Roman" w:cs="Times New Roman" w:eastAsia="SimSun"/>
          <w:sz w:val="21"/>
          <w:szCs w:val="21"/>
          <w:rPrChange w:id="3054" w:author="Codex" w:date="2026-10-05T16:32:41.313017+00:00">
            <w:rPr>
              <w:sz w:val="21"/>
              <w:szCs w:val="21"/>
            </w:rPr>
          </w:rPrChange>
        </w:rPr>
        <w:t>”</w:t>
      </w:r>
      <w:r>
        <w:rPr>
          <w:rFonts w:ascii="Times New Roman" w:hAnsi="Times New Roman" w:cs="Times New Roman" w:eastAsia="SimSun"/>
          <w:sz w:val="21"/>
          <w:szCs w:val="21"/>
          <w:rPrChange w:id="3055" w:author="Codex" w:date="2026-10-05T16:32:41.313017+00:00">
            <w:rPr>
              <w:sz w:val="21"/>
              <w:szCs w:val="21"/>
            </w:rPr>
          </w:rPrChange>
        </w:rPr>
        <w:t>包含可能的缺失情形，不能等同于确认没有支持。父母婚姻变化的</w:t>
      </w:r>
      <w:r>
        <w:rPr>
          <w:rFonts w:ascii="Times New Roman" w:hAnsi="Times New Roman" w:cs="Times New Roman" w:eastAsia="SimSun"/>
          <w:sz w:val="21"/>
          <w:szCs w:val="21"/>
          <w:rPrChange w:id="3056" w:author="Codex" w:date="2026-10-05T16:32:41.313017+00:00">
            <w:rPr>
              <w:sz w:val="21"/>
              <w:szCs w:val="21"/>
            </w:rPr>
          </w:rPrChange>
        </w:rPr>
        <w:t>“</w:t>
      </w:r>
      <w:r>
        <w:rPr>
          <w:rFonts w:ascii="Times New Roman" w:hAnsi="Times New Roman" w:cs="Times New Roman" w:eastAsia="SimSun"/>
          <w:sz w:val="21"/>
          <w:szCs w:val="21"/>
          <w:rPrChange w:id="3057" w:author="Codex" w:date="2026-10-05T16:32:41.313017+00:00">
            <w:rPr>
              <w:sz w:val="21"/>
              <w:szCs w:val="21"/>
            </w:rPr>
          </w:rPrChange>
        </w:rPr>
        <w:t>其他</w:t>
      </w:r>
      <w:r>
        <w:rPr>
          <w:rFonts w:ascii="Times New Roman" w:hAnsi="Times New Roman" w:cs="Times New Roman" w:eastAsia="SimSun"/>
          <w:sz w:val="21"/>
          <w:szCs w:val="21"/>
          <w:rPrChange w:id="3058" w:author="Codex" w:date="2026-10-05T16:32:41.313017+00:00">
            <w:rPr>
              <w:sz w:val="21"/>
              <w:szCs w:val="21"/>
            </w:rPr>
          </w:rPrChange>
        </w:rPr>
        <w:t>”</w:t>
      </w:r>
      <w:r>
        <w:rPr>
          <w:rFonts w:ascii="Times New Roman" w:hAnsi="Times New Roman" w:cs="Times New Roman" w:eastAsia="SimSun"/>
          <w:sz w:val="21"/>
          <w:szCs w:val="21"/>
          <w:rPrChange w:id="3059" w:author="Codex" w:date="2026-10-05T16:32:41.313017+00:00">
            <w:rPr>
              <w:sz w:val="21"/>
              <w:szCs w:val="21"/>
            </w:rPr>
          </w:rPrChange>
        </w:rPr>
        <w:t>包括维持原状态及失婚转为在婚，</w:t>
      </w:r>
      <w:r>
        <w:rPr>
          <w:rFonts w:ascii="Times New Roman" w:hAnsi="Times New Roman" w:cs="Times New Roman" w:eastAsia="SimSun"/>
          <w:sz w:val="21"/>
          <w:szCs w:val="21"/>
          <w:rPrChange w:id="3060" w:author="Codex" w:date="2026-10-05T16:32:41.313017+00:00">
            <w:rPr>
              <w:sz w:val="21"/>
              <w:szCs w:val="21"/>
            </w:rPr>
          </w:rPrChange>
        </w:rPr>
        <w:t>“</w:t>
      </w:r>
      <w:r>
        <w:rPr>
          <w:rFonts w:ascii="Times New Roman" w:hAnsi="Times New Roman" w:cs="Times New Roman" w:eastAsia="SimSun"/>
          <w:sz w:val="21"/>
          <w:szCs w:val="21"/>
          <w:rPrChange w:id="3061" w:author="Codex" w:date="2026-10-05T16:32:41.313017+00:00">
            <w:rPr>
              <w:sz w:val="21"/>
              <w:szCs w:val="21"/>
            </w:rPr>
          </w:rPrChange>
        </w:rPr>
        <w:t>在婚变失婚</w:t>
      </w:r>
      <w:r>
        <w:rPr>
          <w:rFonts w:ascii="Times New Roman" w:hAnsi="Times New Roman" w:cs="Times New Roman" w:eastAsia="SimSun"/>
          <w:sz w:val="21"/>
          <w:szCs w:val="21"/>
          <w:rPrChange w:id="3062" w:author="Codex" w:date="2026-10-05T16:32:41.313017+00:00">
            <w:rPr>
              <w:sz w:val="21"/>
              <w:szCs w:val="21"/>
            </w:rPr>
          </w:rPrChange>
        </w:rPr>
        <w:t>”</w:t>
      </w:r>
      <w:r>
        <w:rPr>
          <w:rFonts w:ascii="Times New Roman" w:hAnsi="Times New Roman" w:cs="Times New Roman" w:eastAsia="SimSun"/>
          <w:sz w:val="21"/>
          <w:szCs w:val="21"/>
          <w:rPrChange w:id="3063" w:author="Codex" w:date="2026-10-05T16:32:41.313017+00:00">
            <w:rPr>
              <w:sz w:val="21"/>
              <w:szCs w:val="21"/>
            </w:rPr>
          </w:rPrChange>
        </w:rPr>
        <w:t>仅指该方向转换。父母婚姻沿用历史填补值：原底稿按双亲死亡线索补判丧偶，其余缺失置为在婚。当前期初有</w:t>
      </w:r>
      <w:r>
        <w:rPr>
          <w:rFonts w:ascii="Times New Roman" w:hAnsi="Times New Roman" w:cs="Times New Roman" w:eastAsia="SimSun"/>
          <w:sz w:val="21"/>
          <w:szCs w:val="21"/>
          <w:rPrChange w:id="3064" w:author="Codex" w:date="2026-10-05T16:32:41.313017+00:00">
            <w:rPr>
              <w:sz w:val="21"/>
              <w:szCs w:val="21"/>
            </w:rPr>
          </w:rPrChange>
        </w:rPr>
        <w:t>761</w:t>
      </w:r>
      <w:r>
        <w:rPr>
          <w:rFonts w:ascii="Times New Roman" w:hAnsi="Times New Roman" w:cs="Times New Roman" w:eastAsia="SimSun"/>
          <w:sz w:val="21"/>
          <w:szCs w:val="21"/>
          <w:rPrChange w:id="3065" w:author="Codex" w:date="2026-10-05T16:32:41.313017+00:00">
            <w:rPr>
              <w:sz w:val="21"/>
              <w:szCs w:val="21"/>
            </w:rPr>
          </w:rPrChange>
        </w:rPr>
        <w:t>条记录的上游婚姻码缺失或为负码，其中</w:t>
      </w:r>
      <w:r>
        <w:rPr>
          <w:rFonts w:ascii="Times New Roman" w:hAnsi="Times New Roman" w:cs="Times New Roman" w:eastAsia="SimSun"/>
          <w:sz w:val="21"/>
          <w:szCs w:val="21"/>
          <w:rPrChange w:id="3066" w:author="Codex" w:date="2026-10-05T16:32:41.313017+00:00">
            <w:rPr>
              <w:sz w:val="21"/>
              <w:szCs w:val="21"/>
            </w:rPr>
          </w:rPrChange>
        </w:rPr>
        <w:t>625</w:t>
      </w:r>
      <w:r>
        <w:rPr>
          <w:rFonts w:ascii="Times New Roman" w:hAnsi="Times New Roman" w:cs="Times New Roman" w:eastAsia="SimSun"/>
          <w:sz w:val="21"/>
          <w:szCs w:val="21"/>
          <w:rPrChange w:id="3067" w:author="Codex" w:date="2026-10-05T16:32:41.313017+00:00">
            <w:rPr>
              <w:sz w:val="21"/>
              <w:szCs w:val="21"/>
            </w:rPr>
          </w:rPrChange>
        </w:rPr>
        <w:t>条最终归为在婚、</w:t>
      </w:r>
      <w:r>
        <w:rPr>
          <w:rFonts w:ascii="Times New Roman" w:hAnsi="Times New Roman" w:cs="Times New Roman" w:eastAsia="SimSun"/>
          <w:sz w:val="21"/>
          <w:szCs w:val="21"/>
          <w:rPrChange w:id="3068" w:author="Codex" w:date="2026-10-05T16:32:41.313017+00:00">
            <w:rPr>
              <w:sz w:val="21"/>
              <w:szCs w:val="21"/>
            </w:rPr>
          </w:rPrChange>
        </w:rPr>
        <w:t>136</w:t>
      </w:r>
      <w:r>
        <w:rPr>
          <w:rFonts w:ascii="Times New Roman" w:hAnsi="Times New Roman" w:cs="Times New Roman" w:eastAsia="SimSun"/>
          <w:sz w:val="21"/>
          <w:szCs w:val="21"/>
          <w:rPrChange w:id="3069" w:author="Codex" w:date="2026-10-05T16:32:41.313017+00:00">
            <w:rPr>
              <w:sz w:val="21"/>
              <w:szCs w:val="21"/>
            </w:rPr>
          </w:rPrChange>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Change w:id="3070" w:author="Codex" w:date="2026-10-05T16:32:41.313017+00:00">
            <w:rPr>
              <w:sz w:val="21"/>
              <w:szCs w:val="21"/>
            </w:rPr>
          </w:rPrChange>
        </w:rPr>
        <w:t>0</w:t>
      </w:r>
      <w:r>
        <w:rPr>
          <w:rFonts w:ascii="Times New Roman" w:hAnsi="Times New Roman" w:cs="Times New Roman" w:eastAsia="SimSun"/>
          <w:sz w:val="21"/>
          <w:szCs w:val="21"/>
          <w:rPrChange w:id="3071" w:author="Codex" w:date="2026-10-05T16:32:41.313017+00:00">
            <w:rPr>
              <w:sz w:val="21"/>
              <w:szCs w:val="21"/>
            </w:rPr>
          </w:rPrChange>
        </w:rPr>
        <w:t>、小学</w:t>
      </w:r>
      <w:r>
        <w:rPr>
          <w:rFonts w:ascii="Times New Roman" w:hAnsi="Times New Roman" w:cs="Times New Roman" w:eastAsia="SimSun"/>
          <w:sz w:val="21"/>
          <w:szCs w:val="21"/>
          <w:rPrChange w:id="3072" w:author="Codex" w:date="2026-10-05T16:32:41.313017+00:00">
            <w:rPr>
              <w:sz w:val="21"/>
              <w:szCs w:val="21"/>
            </w:rPr>
          </w:rPrChange>
        </w:rPr>
        <w:t>6</w:t>
      </w:r>
      <w:r>
        <w:rPr>
          <w:rFonts w:ascii="Times New Roman" w:hAnsi="Times New Roman" w:cs="Times New Roman" w:eastAsia="SimSun"/>
          <w:sz w:val="21"/>
          <w:szCs w:val="21"/>
          <w:rPrChange w:id="3073" w:author="Codex" w:date="2026-10-05T16:32:41.313017+00:00">
            <w:rPr>
              <w:sz w:val="21"/>
              <w:szCs w:val="21"/>
            </w:rPr>
          </w:rPrChange>
        </w:rPr>
        <w:t>、初中</w:t>
      </w:r>
      <w:r>
        <w:rPr>
          <w:rFonts w:ascii="Times New Roman" w:hAnsi="Times New Roman" w:cs="Times New Roman" w:eastAsia="SimSun"/>
          <w:sz w:val="21"/>
          <w:szCs w:val="21"/>
          <w:rPrChange w:id="3074" w:author="Codex" w:date="2026-10-05T16:32:41.313017+00:00">
            <w:rPr>
              <w:sz w:val="21"/>
              <w:szCs w:val="21"/>
            </w:rPr>
          </w:rPrChange>
        </w:rPr>
        <w:t>9</w:t>
      </w:r>
      <w:r>
        <w:rPr>
          <w:rFonts w:ascii="Times New Roman" w:hAnsi="Times New Roman" w:cs="Times New Roman" w:eastAsia="SimSun"/>
          <w:sz w:val="21"/>
          <w:szCs w:val="21"/>
          <w:rPrChange w:id="3075" w:author="Codex" w:date="2026-10-05T16:32:41.313017+00:00">
            <w:rPr>
              <w:sz w:val="21"/>
              <w:szCs w:val="21"/>
            </w:rPr>
          </w:rPrChange>
        </w:rPr>
        <w:t>、高中或中专或技校或职高</w:t>
      </w:r>
      <w:r>
        <w:rPr>
          <w:rFonts w:ascii="Times New Roman" w:hAnsi="Times New Roman" w:cs="Times New Roman" w:eastAsia="SimSun"/>
          <w:sz w:val="21"/>
          <w:szCs w:val="21"/>
          <w:rPrChange w:id="3076" w:author="Codex" w:date="2026-10-05T16:32:41.313017+00:00">
            <w:rPr>
              <w:sz w:val="21"/>
              <w:szCs w:val="21"/>
            </w:rPr>
          </w:rPrChange>
        </w:rPr>
        <w:t>12</w:t>
      </w:r>
      <w:r>
        <w:rPr>
          <w:rFonts w:ascii="Times New Roman" w:hAnsi="Times New Roman" w:cs="Times New Roman" w:eastAsia="SimSun"/>
          <w:sz w:val="21"/>
          <w:szCs w:val="21"/>
          <w:rPrChange w:id="3077" w:author="Codex" w:date="2026-10-05T16:32:41.313017+00:00">
            <w:rPr>
              <w:sz w:val="21"/>
              <w:szCs w:val="21"/>
            </w:rPr>
          </w:rPrChange>
        </w:rPr>
        <w:t>、大专</w:t>
      </w:r>
      <w:r>
        <w:rPr>
          <w:rFonts w:ascii="Times New Roman" w:hAnsi="Times New Roman" w:cs="Times New Roman" w:eastAsia="SimSun"/>
          <w:sz w:val="21"/>
          <w:szCs w:val="21"/>
          <w:rPrChange w:id="3078" w:author="Codex" w:date="2026-10-05T16:32:41.313017+00:00">
            <w:rPr>
              <w:sz w:val="21"/>
              <w:szCs w:val="21"/>
            </w:rPr>
          </w:rPrChange>
        </w:rPr>
        <w:t>15</w:t>
      </w:r>
      <w:r>
        <w:rPr>
          <w:rFonts w:ascii="Times New Roman" w:hAnsi="Times New Roman" w:cs="Times New Roman" w:eastAsia="SimSun"/>
          <w:sz w:val="21"/>
          <w:szCs w:val="21"/>
          <w:rPrChange w:id="3079" w:author="Codex" w:date="2026-10-05T16:32:41.313017+00:00">
            <w:rPr>
              <w:sz w:val="21"/>
              <w:szCs w:val="21"/>
            </w:rPr>
          </w:rPrChange>
        </w:rPr>
        <w:t>、本科</w:t>
      </w:r>
      <w:r>
        <w:rPr>
          <w:rFonts w:ascii="Times New Roman" w:hAnsi="Times New Roman" w:cs="Times New Roman" w:eastAsia="SimSun"/>
          <w:sz w:val="21"/>
          <w:szCs w:val="21"/>
          <w:rPrChange w:id="3080" w:author="Codex" w:date="2026-10-05T16:32:41.313017+00:00">
            <w:rPr>
              <w:sz w:val="21"/>
              <w:szCs w:val="21"/>
            </w:rPr>
          </w:rPrChange>
        </w:rPr>
        <w:t>16</w:t>
      </w:r>
      <w:r>
        <w:rPr>
          <w:rFonts w:ascii="Times New Roman" w:hAnsi="Times New Roman" w:cs="Times New Roman" w:eastAsia="SimSun"/>
          <w:sz w:val="21"/>
          <w:szCs w:val="21"/>
          <w:rPrChange w:id="3081" w:author="Codex" w:date="2026-10-05T16:32:41.313017+00:00">
            <w:rPr>
              <w:sz w:val="21"/>
              <w:szCs w:val="21"/>
            </w:rPr>
          </w:rPrChange>
        </w:rPr>
        <w:t>、硕士及博士均为</w:t>
      </w:r>
      <w:r>
        <w:rPr>
          <w:rFonts w:ascii="Times New Roman" w:hAnsi="Times New Roman" w:cs="Times New Roman" w:eastAsia="SimSun"/>
          <w:sz w:val="21"/>
          <w:szCs w:val="21"/>
          <w:rPrChange w:id="3082" w:author="Codex" w:date="2026-10-05T16:32:41.313017+00:00">
            <w:rPr>
              <w:sz w:val="21"/>
              <w:szCs w:val="21"/>
            </w:rPr>
          </w:rPrChange>
        </w:rPr>
        <w:t>19</w:t>
      </w:r>
      <w:r>
        <w:rPr>
          <w:rFonts w:ascii="Times New Roman" w:hAnsi="Times New Roman" w:cs="Times New Roman" w:eastAsia="SimSun"/>
          <w:sz w:val="21"/>
          <w:szCs w:val="21"/>
          <w:rPrChange w:id="3083" w:author="Codex" w:date="2026-10-05T16:32:41.313017+00:00">
            <w:rPr>
              <w:sz w:val="21"/>
              <w:szCs w:val="21"/>
            </w:rPr>
          </w:rPrChange>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Change w:id="3084" w:author="Codex" w:date="2026-10-05T16:32:41.313017+00:00">
            <w:rPr>
              <w:sz w:val="21"/>
              <w:szCs w:val="21"/>
            </w:rPr>
          </w:rPrChange>
        </w:rPr>
        <w:t>0</w:t>
      </w:r>
      <w:r>
        <w:rPr>
          <w:rFonts w:ascii="Times New Roman" w:hAnsi="Times New Roman" w:cs="Times New Roman" w:eastAsia="SimSun"/>
          <w:sz w:val="21"/>
          <w:szCs w:val="21"/>
          <w:rPrChange w:id="3085" w:author="Codex" w:date="2026-10-05T16:32:41.313017+00:00">
            <w:rPr>
              <w:sz w:val="21"/>
              <w:szCs w:val="21"/>
            </w:rPr>
          </w:rPrChange>
        </w:rPr>
        <w:t>；乡村及源缺失值</w:t>
      </w:r>
      <w:r>
        <w:rPr>
          <w:rFonts w:ascii="Times New Roman" w:hAnsi="Times New Roman" w:cs="Times New Roman" w:eastAsia="SimSun"/>
          <w:sz w:val="21"/>
          <w:szCs w:val="21"/>
          <w:rPrChange w:id="3086" w:author="Codex" w:date="2026-10-05T16:32:41.313017+00:00">
            <w:rPr>
              <w:sz w:val="21"/>
              <w:szCs w:val="21"/>
            </w:rPr>
          </w:rPrChange>
        </w:rPr>
        <w:t>−9</w:t>
      </w:r>
      <w:r>
        <w:rPr>
          <w:rFonts w:ascii="Times New Roman" w:hAnsi="Times New Roman" w:cs="Times New Roman" w:eastAsia="SimSun"/>
          <w:sz w:val="21"/>
          <w:szCs w:val="21"/>
          <w:rPrChange w:id="3087" w:author="Codex" w:date="2026-10-05T16:32:41.313017+00:00">
            <w:rPr>
              <w:sz w:val="21"/>
              <w:szCs w:val="21"/>
            </w:rPr>
          </w:rPrChange>
        </w:rPr>
        <w:t>合并记</w:t>
      </w:r>
      <w:r>
        <w:rPr>
          <w:rFonts w:ascii="Times New Roman" w:hAnsi="Times New Roman" w:cs="Times New Roman" w:eastAsia="SimSun"/>
          <w:sz w:val="21"/>
          <w:szCs w:val="21"/>
          <w:rPrChange w:id="3088" w:author="Codex" w:date="2026-10-05T16:32:41.313017+00:00">
            <w:rPr>
              <w:sz w:val="21"/>
              <w:szCs w:val="21"/>
            </w:rPr>
          </w:rPrChange>
        </w:rPr>
        <w:t>1</w:t>
      </w:r>
      <w:r>
        <w:rPr>
          <w:rFonts w:ascii="Times New Roman" w:hAnsi="Times New Roman" w:cs="Times New Roman" w:eastAsia="SimSun"/>
          <w:sz w:val="21"/>
          <w:szCs w:val="21"/>
          <w:rPrChange w:id="3089" w:author="Codex" w:date="2026-10-05T16:32:41.313017+00:00">
            <w:rPr>
              <w:sz w:val="21"/>
              <w:szCs w:val="21"/>
            </w:rPr>
          </w:rPrChange>
        </w:rPr>
        <w:t>。表中合并组</w:t>
      </w:r>
      <w:r>
        <w:rPr>
          <w:rFonts w:ascii="Times New Roman" w:hAnsi="Times New Roman" w:cs="Times New Roman" w:eastAsia="SimSun"/>
          <w:sz w:val="21"/>
          <w:szCs w:val="21"/>
          <w:rPrChange w:id="3090" w:author="Codex" w:date="2026-10-05T16:32:41.313017+00:00">
            <w:rPr>
              <w:sz w:val="21"/>
              <w:szCs w:val="21"/>
            </w:rPr>
          </w:rPrChange>
        </w:rPr>
        <w:t>6,116</w:t>
      </w:r>
      <w:r>
        <w:rPr>
          <w:rFonts w:ascii="Times New Roman" w:hAnsi="Times New Roman" w:cs="Times New Roman" w:eastAsia="SimSun"/>
          <w:sz w:val="21"/>
          <w:szCs w:val="21"/>
          <w:rPrChange w:id="3091" w:author="Codex" w:date="2026-10-05T16:32:41.313017+00:00">
            <w:rPr>
              <w:sz w:val="21"/>
              <w:szCs w:val="21"/>
            </w:rPr>
          </w:rPrChange>
        </w:rPr>
        <w:t>条含</w:t>
      </w:r>
      <w:r>
        <w:rPr>
          <w:rFonts w:ascii="Times New Roman" w:hAnsi="Times New Roman" w:cs="Times New Roman" w:eastAsia="SimSun"/>
          <w:sz w:val="21"/>
          <w:szCs w:val="21"/>
          <w:rPrChange w:id="3092" w:author="Codex" w:date="2026-10-05T16:32:41.313017+00:00">
            <w:rPr>
              <w:sz w:val="21"/>
              <w:szCs w:val="21"/>
            </w:rPr>
          </w:rPrChange>
        </w:rPr>
        <w:t>206</w:t>
      </w:r>
      <w:r>
        <w:rPr>
          <w:rFonts w:ascii="Times New Roman" w:hAnsi="Times New Roman" w:cs="Times New Roman" w:eastAsia="SimSun"/>
          <w:sz w:val="21"/>
          <w:szCs w:val="21"/>
          <w:rPrChange w:id="3093" w:author="Codex" w:date="2026-10-05T16:32:41.313017+00:00">
            <w:rPr>
              <w:sz w:val="21"/>
              <w:szCs w:val="21"/>
            </w:rPr>
          </w:rPrChange>
        </w:rPr>
        <w:t>条源缺失，另</w:t>
      </w:r>
      <w:r>
        <w:rPr>
          <w:rFonts w:ascii="Times New Roman" w:hAnsi="Times New Roman" w:cs="Times New Roman" w:eastAsia="SimSun"/>
          <w:sz w:val="21"/>
          <w:szCs w:val="21"/>
          <w:rPrChange w:id="3094" w:author="Codex" w:date="2026-10-05T16:32:41.313017+00:00">
            <w:rPr>
              <w:sz w:val="21"/>
              <w:szCs w:val="21"/>
            </w:rPr>
          </w:rPrChange>
        </w:rPr>
        <w:t>56</w:t>
      </w:r>
      <w:r>
        <w:rPr>
          <w:rFonts w:ascii="Times New Roman" w:hAnsi="Times New Roman" w:cs="Times New Roman" w:eastAsia="SimSun"/>
          <w:sz w:val="21"/>
          <w:szCs w:val="21"/>
          <w:rPrChange w:id="3095" w:author="Codex" w:date="2026-10-05T16:32:41.313017+00:00">
            <w:rPr>
              <w:sz w:val="21"/>
              <w:szCs w:val="21"/>
            </w:rPr>
          </w:rPrChange>
        </w:rPr>
        <w:t>条现缺失源于对应波家庭</w:t>
      </w:r>
      <w:r>
        <w:rPr>
          <w:rFonts w:ascii="Times New Roman" w:hAnsi="Times New Roman" w:cs="Times New Roman" w:eastAsia="SimSun"/>
          <w:sz w:val="21"/>
          <w:szCs w:val="21"/>
          <w:rPrChange w:id="3096" w:author="Codex" w:date="2026-10-05T16:32:41.313017+00:00">
            <w:rPr>
              <w:sz w:val="21"/>
              <w:szCs w:val="21"/>
            </w:rPr>
          </w:rPrChange>
        </w:rPr>
        <w:t>ID</w:t>
      </w:r>
      <w:r>
        <w:rPr>
          <w:rFonts w:ascii="Times New Roman" w:hAnsi="Times New Roman" w:cs="Times New Roman" w:eastAsia="SimSun"/>
          <w:sz w:val="21"/>
          <w:szCs w:val="21"/>
          <w:rPrChange w:id="3097" w:author="Codex" w:date="2026-10-05T16:32:41.313017+00:00">
            <w:rPr>
              <w:sz w:val="21"/>
              <w:szCs w:val="21"/>
            </w:rPr>
          </w:rPrChange>
        </w:rPr>
        <w:t>未能连接；不能据此判断缺访原因。时期</w:t>
      </w:r>
      <w:r>
        <w:rPr>
          <w:rFonts w:ascii="Times New Roman" w:hAnsi="Times New Roman" w:cs="Times New Roman" w:eastAsia="SimSun"/>
          <w:sz w:val="21"/>
          <w:szCs w:val="21"/>
          <w:rPrChange w:id="3098" w:author="Codex" w:date="2026-10-05T16:32:41.313017+00:00">
            <w:rPr>
              <w:sz w:val="21"/>
              <w:szCs w:val="21"/>
            </w:rPr>
          </w:rPrChange>
        </w:rPr>
        <w:t>p</w:t>
      </w:r>
      <w:r>
        <w:rPr>
          <w:rFonts w:ascii="Times New Roman" w:hAnsi="Times New Roman" w:cs="Times New Roman" w:eastAsia="SimSun"/>
          <w:sz w:val="21"/>
          <w:szCs w:val="21"/>
          <w:rPrChange w:id="3099" w:author="Codex" w:date="2026-10-05T16:32:41.313017+00:00">
            <w:rPr>
              <w:sz w:val="21"/>
              <w:szCs w:val="21"/>
            </w:rPr>
          </w:rPrChange>
        </w:rPr>
        <w:t>值采用</w:t>
      </w:r>
      <w:r>
        <w:rPr>
          <w:rFonts w:ascii="Times New Roman" w:hAnsi="Times New Roman" w:cs="Times New Roman" w:eastAsia="SimSun"/>
          <w:sz w:val="21"/>
          <w:szCs w:val="21"/>
          <w:rPrChange w:id="3100" w:author="Codex" w:date="2026-10-05T16:32:41.313017+00:00">
            <w:rPr>
              <w:sz w:val="21"/>
              <w:szCs w:val="21"/>
            </w:rPr>
          </w:rPrChange>
        </w:rPr>
        <w:t>compareGroups</w:t>
      </w:r>
      <w:r>
        <w:rPr>
          <w:rFonts w:ascii="Times New Roman" w:hAnsi="Times New Roman" w:cs="Times New Roman" w:eastAsia="SimSun"/>
          <w:sz w:val="21"/>
          <w:szCs w:val="21"/>
          <w:rPrChange w:id="3101" w:author="Codex" w:date="2026-10-05T16:32:41.313017+00:00">
            <w:rPr>
              <w:sz w:val="21"/>
              <w:szCs w:val="21"/>
            </w:rPr>
          </w:rPrChange>
        </w:rPr>
        <w:t>的实际检验，未调整成年子女、亲子关系及跨期重复依赖，仅供探索性时期比较；不含</w:t>
      </w:r>
      <w:r>
        <w:rPr>
          <w:rFonts w:ascii="Times New Roman" w:hAnsi="Times New Roman" w:cs="Times New Roman" w:eastAsia="SimSun"/>
          <w:sz w:val="21"/>
          <w:szCs w:val="21"/>
          <w:rPrChange w:id="3102" w:author="Codex" w:date="2026-10-05T16:32:41.313017+00:00">
            <w:rPr>
              <w:sz w:val="21"/>
              <w:szCs w:val="21"/>
            </w:rPr>
          </w:rPrChange>
        </w:rPr>
        <w:t>p</w:t>
      </w:r>
      <w:r>
        <w:rPr>
          <w:rFonts w:ascii="Times New Roman" w:hAnsi="Times New Roman" w:cs="Times New Roman" w:eastAsia="SimSun"/>
          <w:sz w:val="21"/>
          <w:szCs w:val="21"/>
          <w:rPrChange w:id="3103" w:author="Codex" w:date="2026-10-05T16:32:41.313017+00:00">
            <w:rPr>
              <w:sz w:val="21"/>
              <w:szCs w:val="21"/>
            </w:rPr>
          </w:rPrChange>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r>
        <w:rPr>
          <w:rFonts w:ascii="Times New Roman" w:hAnsi="Times New Roman" w:cs="Times New Roman" w:eastAsia="SimSun"/>
          <w:sz w:val="21"/>
          <w:szCs w:val="21"/>
          <w:rPrChange w:id="3122" w:author="Codex" w:date="2026-10-05T16:32:41.313017+00:00">
            <w:rPr>
              <w:sz w:val="21"/>
              <w:szCs w:val="21"/>
            </w:rPr>
          </w:rPrChange>
        </w:rPr>
        <w:t>2.1</w:t>
      </w:r>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r>
        <w:rPr>
          <w:rFonts w:ascii="Times New Roman" w:hAnsi="Times New Roman" w:cs="Times New Roman" w:eastAsia="KaiTi"/>
          <w:b w:val="0"/>
          <w:bCs w:val="0"/>
          <w:sz w:val="21"/>
          <w:szCs w:val="21"/>
          <w:rPrChange w:id="3134" w:author="Codex" w:date="2026-10-05T16:32:41.313017+00:00">
            <w:rPr>
              <w:rFonts w:cs="Times New Roman"/>
              <w:szCs w:val="21"/>
            </w:rPr>
          </w:rPrChange>
        </w:rPr>
        <w:t xml:space="preserve">2.1 </w:t>
      </w:r>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r>
        <w:rPr>
          <w:rFonts w:ascii="Times New Roman" w:hAnsi="Times New Roman" w:cs="Times New Roman" w:eastAsia="KaiTi"/>
          <w:b w:val="0"/>
          <w:bCs w:val="0"/>
          <w:sz w:val="21"/>
          <w:szCs w:val="21"/>
          <w:rPrChange w:id="3334" w:author="Codex" w:date="2026-10-05T16:32:41.313017+00:00">
            <w:rPr>
              <w:rFonts w:cs="Times New Roman"/>
              <w:szCs w:val="21"/>
            </w:rPr>
          </w:rPrChange>
        </w:rPr>
        <w:t xml:space="preserve">2.2 </w:t>
      </w:r>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r>
        <w:rPr>
          <w:rFonts w:ascii="Times New Roman" w:hAnsi="Times New Roman" w:cs="Times New Roman" w:eastAsia="KaiTi"/>
          <w:b w:val="0"/>
          <w:bCs w:val="0"/>
          <w:sz w:val="21"/>
          <w:szCs w:val="21"/>
          <w:rPrChange w:id="3621" w:author="Codex" w:date="2026-10-05T16:32:41.313017+00:00">
            <w:rPr>
              <w:rFonts w:cs="Times New Roman"/>
              <w:szCs w:val="21"/>
            </w:rPr>
          </w:rPrChange>
        </w:rPr>
        <w:t xml:space="preserve">2.1 </w:t>
      </w:r>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r>
        <w:rPr>
          <w:rFonts w:ascii="Times New Roman" w:hAnsi="Times New Roman" w:cs="Times New Roman" w:eastAsia="SimSun"/>
          <w:sz w:val="21"/>
          <w:szCs w:val="21"/>
          <w:rPrChange w:id="3625" w:author="Codex" w:date="2026-10-05T16:32:41.313017+00:00">
            <w:rPr>
              <w:sz w:val="21"/>
              <w:szCs w:val="21"/>
            </w:rPr>
          </w:rPrChange>
        </w:rPr>
        <w:t>2.1</w:t>
      </w:r>
      <w:r>
        <w:rPr>
          <w:rFonts w:ascii="Times New Roman" w:hAnsi="Times New Roman" w:cs="Times New Roman" w:eastAsia="SimSun"/>
          <w:sz w:val="21"/>
          <w:szCs w:val="21"/>
          <w:rPrChange w:id="3626" w:author="Codex" w:date="2026-10-05T16:32:41.313017+00:00">
            <w:rPr>
              <w:sz w:val="21"/>
              <w:szCs w:val="21"/>
            </w:rPr>
          </w:rPrChange>
        </w:rPr>
        <w:t>、表</w:t>
      </w:r>
      <w:r>
        <w:rPr>
          <w:rFonts w:ascii="Times New Roman" w:hAnsi="Times New Roman" w:cs="Times New Roman" w:eastAsia="SimSun"/>
          <w:sz w:val="21"/>
          <w:szCs w:val="21"/>
          <w:rPrChange w:id="3627" w:author="Codex" w:date="2026-10-05T16:32:41.313017+00:00">
            <w:rPr>
              <w:sz w:val="21"/>
              <w:szCs w:val="21"/>
            </w:rPr>
          </w:rPrChange>
        </w:rPr>
        <w:t>2.3A</w:t>
      </w:r>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3647" w:author="Codex" w:date="2026-10-05T16:32:41.313017+00:00">
            <w:rPr>
              <w:rFonts w:cs="Times New Roman"/>
              <w:szCs w:val="21"/>
            </w:rPr>
          </w:rPrChange>
        </w:rPr>
        <w:t xml:space="preserve">2.3A </w:t>
      </w:r>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r>
        <w:rPr>
          <w:rFonts w:ascii="Times New Roman" w:hAnsi="Times New Roman" w:cs="Times New Roman" w:eastAsia="KaiTi"/>
          <w:b w:val="0"/>
          <w:bCs w:val="0"/>
          <w:sz w:val="21"/>
          <w:szCs w:val="21"/>
          <w:rPrChange w:id="4047" w:author="Codex" w:date="2026-10-05T16:32:41.313017+00:00">
            <w:rPr>
              <w:rFonts w:cs="Times New Roman"/>
              <w:szCs w:val="21"/>
            </w:rPr>
          </w:rPrChange>
        </w:rPr>
        <w:t xml:space="preserve">2.3B </w:t>
      </w:r>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r>
        <w:rPr>
          <w:rFonts w:ascii="Times New Roman" w:hAnsi="Times New Roman" w:cs="Times New Roman" w:eastAsia="SimSun"/>
          <w:sz w:val="21"/>
          <w:szCs w:val="21"/>
          <w:rPrChange w:id="4533" w:author="Codex" w:date="2026-10-05T16:32:41.313017+00:00">
            <w:rPr>
              <w:sz w:val="21"/>
              <w:szCs w:val="21"/>
            </w:rPr>
          </w:rPrChange>
        </w:rPr>
        <w:t>3.2</w:t>
      </w:r>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4619" w:author="Codex" w:date="2026-10-05T16:32:41.313017+00:00">
            <w:rPr>
              <w:rFonts w:cs="Times New Roman"/>
              <w:szCs w:val="21"/>
            </w:rPr>
          </w:rPrChange>
        </w:rPr>
        <w:t xml:space="preserve">3.2 </w:t>
      </w:r>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r>
        <w:rPr>
          <w:rFonts w:ascii="Times New Roman" w:hAnsi="Times New Roman" w:cs="Times New Roman" w:eastAsia="SimSun"/>
          <w:sz w:val="21"/>
          <w:szCs w:val="21"/>
          <w:rPrChange w:id="4913" w:author="Codex" w:date="2026-10-05T16:32:41.313017+00:00">
            <w:rPr>
              <w:sz w:val="21"/>
              <w:szCs w:val="21"/>
            </w:rPr>
          </w:rPrChange>
        </w:rPr>
        <w:t>3.3</w:t>
      </w:r>
      <w:r>
        <w:rPr>
          <w:rFonts w:ascii="Times New Roman" w:hAnsi="Times New Roman" w:cs="Times New Roman" w:eastAsia="SimSun"/>
          <w:sz w:val="21"/>
          <w:szCs w:val="21"/>
          <w:rPrChange w:id="4914" w:author="Codex" w:date="2026-10-05T16:32:41.313017+00:00">
            <w:rPr>
              <w:sz w:val="21"/>
              <w:szCs w:val="21"/>
            </w:rPr>
          </w:rPrChange>
        </w:rPr>
        <w:t>和图</w:t>
      </w:r>
      <w:r>
        <w:rPr>
          <w:rFonts w:ascii="Times New Roman" w:hAnsi="Times New Roman" w:cs="Times New Roman" w:eastAsia="SimSun"/>
          <w:sz w:val="21"/>
          <w:szCs w:val="21"/>
          <w:rPrChange w:id="4915" w:author="Codex" w:date="2026-10-05T16:32:41.313017+00:00">
            <w:rPr>
              <w:sz w:val="21"/>
              <w:szCs w:val="21"/>
            </w:rPr>
          </w:rPrChange>
        </w:rPr>
        <w:t>3.4</w:t>
      </w:r>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r>
        <w:rPr>
          <w:rFonts w:ascii="Times New Roman" w:hAnsi="Times New Roman" w:cs="Times New Roman" w:eastAsia="SimSun"/>
          <w:sz w:val="21"/>
          <w:szCs w:val="21"/>
          <w:rPrChange w:id="4922" w:author="Codex" w:date="2026-10-05T16:32:41.313017+00:00">
            <w:rPr>
              <w:sz w:val="21"/>
              <w:szCs w:val="21"/>
            </w:rPr>
          </w:rPrChange>
        </w:rPr>
        <w:t>在绝对链表示满意度提升，在相对链表示夫妻内部位置升级。相对链固定</w:t>
      </w:r>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r>
        <w:rPr>
          <w:rFonts w:ascii="Times New Roman" w:hAnsi="Times New Roman" w:cs="Times New Roman" w:eastAsia="SimSun"/>
          <w:sz w:val="21"/>
          <w:szCs w:val="21"/>
          <w:rPrChange w:id="4926" w:author="Codex" w:date="2026-10-05T16:32:41.313017+00:00">
            <w:rPr>
              <w:sz w:val="21"/>
              <w:szCs w:val="21"/>
            </w:rPr>
          </w:rPrChange>
        </w:rPr>
        <w:t>的因果调节判断；该问题目前主要由表</w:t>
      </w:r>
      <w:r>
        <w:rPr>
          <w:rFonts w:ascii="Times New Roman" w:hAnsi="Times New Roman" w:cs="Times New Roman" w:eastAsia="SimSun"/>
          <w:sz w:val="21"/>
          <w:szCs w:val="21"/>
          <w:rPrChange w:id="4927" w:author="Codex" w:date="2026-10-05T16:32:41.313017+00:00">
            <w:rPr>
              <w:sz w:val="21"/>
              <w:szCs w:val="21"/>
            </w:rPr>
          </w:rPrChange>
        </w:rPr>
        <w:t>2.3B</w:t>
      </w:r>
      <w:r>
        <w:rPr>
          <w:rFonts w:ascii="Times New Roman" w:hAnsi="Times New Roman" w:cs="Times New Roman" w:eastAsia="SimSun"/>
          <w:sz w:val="21"/>
          <w:szCs w:val="21"/>
          <w:rPrChange w:id="4928" w:author="Codex" w:date="2026-10-05T16:32:41.313017+00:00">
            <w:rPr>
              <w:sz w:val="21"/>
              <w:szCs w:val="21"/>
            </w:rPr>
          </w:rPrChange>
        </w:rPr>
        <w:t>的关联性情境对比提供线索。</w:t>
      </w:r>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r>
        <w:rPr>
          <w:rFonts w:ascii="Times New Roman" w:hAnsi="Times New Roman" w:cs="Times New Roman" w:eastAsia="KaiTi"/>
          <w:b w:val="0"/>
          <w:bCs w:val="0"/>
          <w:sz w:val="21"/>
          <w:szCs w:val="21"/>
          <w:rPrChange w:id="4931" w:author="Codex" w:date="2026-10-05T16:32:41.313017+00:00">
            <w:rPr>
              <w:rFonts w:cs="Times New Roman"/>
              <w:szCs w:val="21"/>
            </w:rPr>
          </w:rPrChange>
        </w:rPr>
        <w:t xml:space="preserve">3.3 </w:t>
      </w:r>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r>
        <w:rPr>
          <w:rFonts w:ascii="Times New Roman" w:hAnsi="Times New Roman" w:cs="Times New Roman" w:eastAsia="SimSun"/>
          <w:sz w:val="21"/>
          <w:szCs w:val="21"/>
          <w:rPrChange w:id="5270" w:author="Codex" w:date="2026-10-05T16:32:41.313017+00:00">
            <w:rPr>
              <w:sz w:val="21"/>
              <w:szCs w:val="21"/>
            </w:rPr>
          </w:rPrChange>
        </w:rPr>
        <w:t>3.4</w:t>
      </w:r>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r>
        <w:rPr>
          <w:rFonts w:ascii="Times New Roman" w:hAnsi="Times New Roman" w:cs="Times New Roman" w:eastAsia="KaiTi"/>
          <w:b w:val="0"/>
          <w:bCs w:val="0"/>
          <w:sz w:val="21"/>
          <w:szCs w:val="21"/>
          <w:rPrChange w:id="5292" w:author="Codex" w:date="2026-10-05T16:32:41.313017+00:00">
            <w:rPr>
              <w:rFonts w:cs="Times New Roman"/>
              <w:szCs w:val="21"/>
            </w:rPr>
          </w:rPrChange>
        </w:rPr>
        <w:t xml:space="preserve">3.4 </w:t>
      </w:r>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r>
        <w:rPr>
          <w:rFonts w:ascii="Times New Roman" w:hAnsi="Times New Roman" w:cs="Times New Roman" w:eastAsia="SimSun"/>
          <w:sz w:val="21"/>
          <w:szCs w:val="21"/>
          <w:rPrChange w:id="5333" w:author="Codex" w:date="2026-10-05T16:32:41.313017+00:00">
            <w:rPr>
              <w:sz w:val="21"/>
              <w:szCs w:val="21"/>
            </w:rPr>
          </w:rPrChange>
        </w:rPr>
        <w:t>3.4</w:t>
      </w:r>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r>
        <w:rPr>
          <w:rFonts w:ascii="Times New Roman" w:hAnsi="Times New Roman" w:cs="Times New Roman" w:eastAsia="KaiTi"/>
          <w:b w:val="0"/>
          <w:bCs w:val="0"/>
          <w:sz w:val="21"/>
          <w:szCs w:val="21"/>
          <w:rPrChange w:id="5341" w:author="Codex" w:date="2026-10-05T16:32:41.313017+00:00">
            <w:rPr>
              <w:rFonts w:cs="Times New Roman"/>
              <w:szCs w:val="21"/>
            </w:rPr>
          </w:rPrChange>
        </w:rPr>
        <w:t xml:space="preserve">3.4 </w:t>
      </w:r>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r>
        <w:rPr>
          <w:rFonts w:ascii="Times New Roman" w:hAnsi="Times New Roman" w:cs="Times New Roman" w:eastAsia="SimSun"/>
          <w:sz w:val="21"/>
          <w:szCs w:val="21"/>
          <w:rPrChange w:id="5598" w:author="Codex" w:date="2026-10-05T16:32:41.313017+00:00">
            <w:rPr>
              <w:sz w:val="21"/>
              <w:szCs w:val="21"/>
            </w:rPr>
          </w:rPrChange>
        </w:rPr>
        <w:t>基础回归提供收入</w:t>
      </w:r>
      <w:r>
        <w:rPr>
          <w:rFonts w:ascii="Times New Roman" w:hAnsi="Times New Roman" w:cs="Times New Roman" w:eastAsia="SimSun"/>
          <w:sz w:val="21"/>
          <w:szCs w:val="21"/>
          <w:rPrChange w:id="5599" w:author="Codex" w:date="2026-10-05T16:32:41.313017+00:00">
            <w:rPr>
              <w:sz w:val="21"/>
              <w:szCs w:val="21"/>
            </w:rPr>
          </w:rPrChange>
        </w:rPr>
        <w:t>—</w:t>
      </w:r>
      <w:r>
        <w:rPr>
          <w:rFonts w:ascii="Times New Roman" w:hAnsi="Times New Roman" w:cs="Times New Roman" w:eastAsia="SimSun"/>
          <w:sz w:val="21"/>
          <w:szCs w:val="21"/>
          <w:rPrChange w:id="5600" w:author="Codex" w:date="2026-10-05T16:32:41.313017+00:00">
            <w:rPr>
              <w:sz w:val="21"/>
              <w:szCs w:val="21"/>
            </w:rPr>
          </w:rPrChange>
        </w:rPr>
        <w:t>支持关联及部分关系情境差异；历史</w:t>
      </w:r>
      <w:r>
        <w:rPr>
          <w:rFonts w:ascii="Times New Roman" w:hAnsi="Times New Roman" w:cs="Times New Roman" w:eastAsia="SimSun"/>
          <w:sz w:val="21"/>
          <w:szCs w:val="21"/>
          <w:rPrChange w:id="5601" w:author="Codex" w:date="2026-10-05T16:32:41.313017+00:00">
            <w:rPr>
              <w:sz w:val="21"/>
              <w:szCs w:val="21"/>
            </w:rPr>
          </w:rPrChange>
        </w:rPr>
        <w:t>CMAverse</w:t>
      </w:r>
      <w:r>
        <w:rPr>
          <w:rFonts w:ascii="Times New Roman" w:hAnsi="Times New Roman" w:cs="Times New Roman" w:eastAsia="SimSun"/>
          <w:sz w:val="21"/>
          <w:szCs w:val="21"/>
          <w:rPrChange w:id="5602" w:author="Codex" w:date="2026-10-05T16:32:41.313017+00:00">
            <w:rPr>
              <w:sz w:val="21"/>
              <w:szCs w:val="21"/>
            </w:rPr>
          </w:rPrChange>
        </w:rPr>
        <w:t>则保留了与原研究问题对应的计算记录，但未解决干预支持、时序及尺度限制。表</w:t>
      </w:r>
      <w:r>
        <w:rPr>
          <w:rFonts w:ascii="Times New Roman" w:hAnsi="Times New Roman" w:cs="Times New Roman" w:eastAsia="SimSun"/>
          <w:sz w:val="21"/>
          <w:szCs w:val="21"/>
          <w:rPrChange w:id="5603" w:author="Codex" w:date="2026-10-05T16:32:41.313017+00:00">
            <w:rPr>
              <w:sz w:val="21"/>
              <w:szCs w:val="21"/>
            </w:rPr>
          </w:rPrChange>
        </w:rPr>
        <w:t>3.5</w:t>
      </w:r>
      <w:r>
        <w:rPr>
          <w:rFonts w:ascii="Times New Roman" w:hAnsi="Times New Roman" w:cs="Times New Roman" w:eastAsia="SimSun"/>
          <w:sz w:val="21"/>
          <w:szCs w:val="21"/>
          <w:rPrChange w:id="5604" w:author="Codex" w:date="2026-10-05T16:32:41.313017+00:00">
            <w:rPr>
              <w:sz w:val="21"/>
              <w:szCs w:val="21"/>
            </w:rPr>
          </w:rPrChange>
        </w:rPr>
        <w:t>据此区分关联性线索、未获明确估计证据与当前无法可靠识别的问题，不将三者统称为机制不存在。</w:t>
      </w:r>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5607" w:author="Codex" w:date="2026-10-05T16:32:41.313017+00:00">
            <w:rPr>
              <w:rFonts w:cs="Times New Roman"/>
              <w:szCs w:val="21"/>
            </w:rPr>
          </w:rPrChange>
        </w:rPr>
        <w:t xml:space="preserve">3.5 </w:t>
      </w:r>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 w:author="Codex" w:date="2026-10-05T14:02:24Z">
        <w:r>
          <w:rPr>
            <w:rFonts w:ascii="Times New Roman" w:hAnsi="Times New Roman" w:cs="Times New Roman" w:eastAsia="SimSun"/>
            <w:sz w:val="21"/>
            <w:szCs w:val="21"/>
          </w:rPr>
          <w:t>新增14项均已完成B=200初筛，没有合格规格达到预设精化条件。历史11项B=1000、次级和登记敏感性结果另列于附录D。原始显著的收入关联组件与婚姻满意度机制对比分开报告；推断有效率不足的规格保留失败记录。辅助5分对4分对比完整列于附录，其中R6_B1金额调节的原始p小于0.05；其探索及多重比较背景与主要对比明确区分。</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9" w:author="Codex" w:date="2026-10-05T14:02:24Z"/>
          <w:rFonts w:ascii="Times New Roman" w:hAnsi="Times New Roman" w:cs="Times New Roman" w:eastAsia="SimSun"/>
          <w:sz w:val="21"/>
          <w:szCs w:val="21"/>
        </w:rPr>
      </w:pPr>
      <w:ins w:id="20" w:author="Codex" w:date="2026-10-05T14:02:24Z">
        <w:r>
          <w:rPr>
            <w:rFonts w:ascii="Times New Roman" w:hAnsi="Times New Roman" w:cs="Times New Roman" w:eastAsia="SimSun"/>
            <w:sz w:val="21"/>
            <w:szCs w:val="21"/>
          </w:rPr>
          <w:t>本文考察收入变化、本人及配偶婚姻评价与向上代际经济支持之间的联系。恢复的基础回归和历史八链结果提示，部分资格总体中的收入—支持关联较为清楚，X—M与M—Y的平均关联则不明确。两两关联不能证明完整传导机制，历史分解的近零间接量也不能补足尚未满足的支持与时序条件。追加探索进一步区分基期婚姻情境的修饰作用、期末支持的发生与总体金额，以及同期和三波资料中的模型化间接对比。最终登记的新14项在B=200整簇bootstrap初筛中，没有合格规格达到预设精化条件；剩余28项登记敏感性规格全部完成、无失败规格，其中22项通过有效bootstrap比例门槛的主要机制对比同样未发现原始p&lt;.05证据。这一结果是在当前测量、样本、模型及推断规则下未获得较强证据，不能解释为婚姻关系对家庭支持没有影响。</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1" w:author="Codex" w:date="2026-10-05T14:02:24Z"/>
          <w:rFonts w:ascii="Times New Roman" w:hAnsi="Times New Roman" w:cs="Times New Roman" w:eastAsia="SimSun"/>
          <w:sz w:val="21"/>
          <w:szCs w:val="21"/>
        </w:rPr>
      </w:pPr>
      <w:ins w:id="22" w:author="Codex" w:date="2026-10-05T14:02:24Z">
        <w:r>
          <w:rPr>
            <w:rFonts w:ascii="Times New Roman" w:hAnsi="Times New Roman" w:cs="Times New Roman" w:eastAsia="SimSun"/>
            <w:sz w:val="21"/>
            <w:szCs w:val="21"/>
          </w:rPr>
          <w:t>标准化加性交互曾提示，绝对收入与相对满意度位置的组合中存在本人负向、配偶正向的部分情境模式，其中配偶方向的多重校正证据较弱；该模式与登记的方向性假设同向，但只在部分构念与角色中出现，且须结合其原始选择范围报告，不能移植为新增分析获得支持。 新14项中，绝对收入与本人基期满意度的概率修饰对比为−4.21个百分点，95%区间为[−10.33，1.91]；其他登记的基期修饰及完整间接对比也未发现合格的原始p&lt;.05证据。次级分析中，女儿与儿子各自分析总体的标准化收入—支持概率关联相差4.96个百分点，原始p=.0155，但四项次级检验族的BH调整值为.0620；该差异不是婚姻满意度中介或调节的检验结果，也不宜直接归因于性别的因果修饰。应将收入关联、满意度路径和机制对比作为不同问题分别回答。 登记敏感性模型R6_B1的辅助5分对4分金额修饰对比为−30.36元/月，95%区间为[−58.67，−2.04]，原始p=.0359；该结果属于辅助探索，不能替代主要5分对≤3分对比，也不构成控制全部规格搜索后的确认性发现。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5" w:author="Codex" w:date="2026-10-05T14:02:24Z"/>
          <w:rFonts w:ascii="Times New Roman" w:hAnsi="Times New Roman" w:cs="Times New Roman" w:eastAsia="SimSun"/>
          <w:sz w:val="21"/>
          <w:szCs w:val="21"/>
        </w:rPr>
      </w:pPr>
      <w:ins w:id="26" w:author="Codex" w:date="2026-10-05T14:02:24Z">
        <w:r>
          <w:rPr>
            <w:rFonts w:ascii="Times New Roman" w:hAnsi="Times New Roman" w:cs="Times New Roman" w:eastAsia="SimSun"/>
            <w:sz w:val="21"/>
            <w:szCs w:val="21"/>
          </w:rPr>
          <w:t>当前结论至少有四项边界。第一，同期变化与回溯窗口重叠，三波扩展虽改善满意度与后续支持的先后关系，仍未消除收入变化区间与满意度测量的重叠，X、L、M、Y的完整先后仍未确立。第二，资格限定、完整案例和稳定配偶选择限制外推；新增分析采用统一关联簇处理可观测依赖，但不能保证涵盖所有未观测家庭联系。第三，早期Gaussian处理后状态模型的支持不匹配、原生部分分解与比例的风险尺度解释不一致，以及相对链中固定M的定义禁配，连同绝对链40次诊断中23次产生非法概率的记录，均属保留的历史失败证据；这些记录不代表后续有界模型没有执行，新增分析已经完成，但支持、测量和因果识别仍须分别判断。第四，历史150项探索、新增14项及登记补充分析使用了已被查看的数据，批内多重校正与提高bootstrap重复数均不能将其变成独立确认。推断缺失须据实保留：新14项中B1仅195/200次有效抽样，敏感性分析中R4_B1、R3_B1、R9_C1、R9_C3、R9_D1、R9_D2六项未达98%有效比例而暂缓正式p值与区间，其中三波金额中介分别仅373/500与311/500，提示该设定可估性有限；这些规格不能计作已证实不显著，也不能用扩大重复数掩盖不稳定性。</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r>
        <w:rPr>
          <w:rFonts w:ascii="Times New Roman" w:hAnsi="Times New Roman" w:cs="Times New Roman" w:eastAsia="SimSun"/>
          <w:sz w:val="21"/>
          <w:szCs w:val="21"/>
          <w:rPrChange w:id="5992" w:author="Codex" w:date="2026-10-05T16:32:41.313017+00:00">
            <w:rPr>
              <w:sz w:val="21"/>
              <w:szCs w:val="21"/>
            </w:rPr>
          </w:rPrChange>
        </w:rPr>
        <w:t>3.1</w:t>
      </w:r>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r>
        <w:rPr>
          <w:rFonts w:ascii="Times New Roman" w:hAnsi="Times New Roman" w:cs="Times New Roman" w:eastAsia="SimSun"/>
          <w:sz w:val="21"/>
          <w:szCs w:val="21"/>
          <w:rPrChange w:id="5998" w:author="Codex" w:date="2026-10-05T16:32:41.313017+00:00">
            <w:rPr>
              <w:sz w:val="21"/>
              <w:szCs w:val="21"/>
            </w:rPr>
          </w:rPrChange>
        </w:rPr>
        <w:t>3.3</w:t>
      </w:r>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r>
        <w:rPr>
          <w:rFonts w:ascii="Times New Roman" w:hAnsi="Times New Roman" w:cs="Times New Roman" w:eastAsia="SimSun"/>
          <w:sz w:val="21"/>
          <w:szCs w:val="21"/>
          <w:rPrChange w:id="6077" w:author="Codex" w:date="2026-10-05T16:32:41.313017+00:00">
            <w:rPr>
              <w:sz w:val="21"/>
              <w:szCs w:val="21"/>
            </w:rPr>
          </w:rPrChange>
        </w:rPr>
        <w:t>3.4</w:t>
      </w:r>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59" w:author="Codex" w:date="2026-10-05T14:02:24Z">
        <w:r>
          <w:rPr>
            <w:rFonts w:ascii="Times New Roman" w:hAnsi="Times New Roman" w:cs="Times New Roman" w:eastAsia="SimSun"/>
            <w:sz w:val="21"/>
            <w:szCs w:val="21"/>
          </w:rPr>
          <w:t>比值型TNIE在表中报告原比值，检验在log尺度上进行（无效应值为1）；Delta_CDE为两个原模型比值之差（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84" w:author="Codex" w:date="2026-10-05T14:02:24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209" w:author="Codex" w:date="2026-10-05T14:02:24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219" w:author="Codex" w:date="2026-10-05T14:02:24Z">
        <w:r>
          <w:rPr>
            <w:rFonts w:ascii="Times New Roman" w:hAnsi="Times New Roman" w:cs="Times New Roman" w:eastAsia="SimSun"/>
            <w:sz w:val="21"/>
            <w:szCs w:val="21"/>
          </w:rPr>
          <w:t>- R6：期末正值支持金额按固定第99百分位截尾。</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258" w:author="Codex" w:date="2026-10-05T14:02:24Z">
        <w:r>
          <w:rPr>
            <w:rFonts w:ascii="Times New Roman" w:hAnsi="Times New Roman" w:cs="Times New Roman" w:eastAsia="SimSun"/>
            <w:sz w:val="21"/>
            <w:szCs w:val="21"/>
          </w:rPr>
          <w:t>失败规格：无。</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297" w:author="Codex" w:date="2026-10-05T14:02:24Z">
        <w:r>
          <w:rPr>
            <w:rFonts w:ascii="Times New Roman" w:hAnsi="Times New Roman" w:cs="Times New Roman" w:eastAsia="SimSun"/>
            <w:sz w:val="21"/>
            <w:szCs w:val="21"/>
          </w:rPr>
          <w:t>R6_B1的辅助金额对比原始p&lt;0.05；此结果属于多次探索中的辅助发现，尚不能称为控制整个搜索过程后的显著机制。不能将“主要对比未发现原始显著结果”扩写为“所有调节对比均不显著”。有效比例不足98%的结果继续暂缓推断。</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1" w:author="Codex" w:date="2026-10-05T16:32:41.313017+00:00">
            <w:rPr>
              <w:rFonts w:cs="Times New Roman"/>
              <w:sz w:val="21"/>
            </w:rPr>
          </w:rPrChange>
        </w:rPr>
        <w:pPrChange w:id="8456" w:author="Codex" w:date="2026-10-05T16:32:41.313017+00:00">
          <w:pPr>
            <w:pStyle w:val="PLAN13NativeBibliography20260930"/>
            <w:ind w:firstLine="420"/>
          </w:pPr>
        </w:pPrChange>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916933">
        <w:rPr>
          <w:rFonts w:ascii="Times New Roman" w:hAnsi="Times New Roman" w:cs="Times New Roman" w:eastAsia="SimSun"/>
          <w:sz w:val="21"/>
          <w:szCs w:val="21"/>
          <w:lang w:eastAsia="zh-CN"/>
          <w:rPrChange w:id="8457" w:author="Codex" w:date="2026-10-05T16:32:41.313017+00:00">
            <w:rPr>
              <w:rFonts w:eastAsiaTheme="minorEastAsia" w:cs="Times New Roman"/>
              <w:sz w:val="21"/>
              <w:lang w:eastAsia="zh-CN"/>
            </w:rPr>
          </w:rPrChange>
        </w:rPr>
        <w:t>许琪</w:t>
      </w:r>
      <w:r w:rsidRPr="00916933">
        <w:rPr>
          <w:rFonts w:ascii="Times New Roman" w:hAnsi="Times New Roman" w:cs="Times New Roman" w:eastAsia="SimSun"/>
          <w:sz w:val="21"/>
          <w:szCs w:val="21"/>
          <w:lang w:eastAsia="zh-CN"/>
          <w:rPrChange w:id="8458" w:author="Codex" w:date="2026-10-05T16:32:41.313017+00:00">
            <w:rPr>
              <w:rFonts w:eastAsiaTheme="minorEastAsia" w:cs="Times New Roman"/>
              <w:sz w:val="21"/>
              <w:lang w:eastAsia="zh-CN"/>
            </w:rPr>
          </w:rPrChange>
        </w:rPr>
        <w:t xml:space="preserve">, 2022. </w:t>
      </w:r>
      <w:r w:rsidRPr="00916933">
        <w:rPr>
          <w:rFonts w:ascii="Times New Roman" w:hAnsi="Times New Roman" w:cs="Times New Roman" w:eastAsia="SimSun"/>
          <w:sz w:val="21"/>
          <w:szCs w:val="21"/>
          <w:lang w:eastAsia="zh-CN"/>
          <w:rPrChange w:id="8459" w:author="Codex" w:date="2026-10-05T16:32:41.313017+00:00">
            <w:rPr>
              <w:rFonts w:eastAsiaTheme="minorEastAsia" w:cs="Times New Roman"/>
              <w:sz w:val="21"/>
              <w:lang w:eastAsia="zh-CN"/>
            </w:rPr>
          </w:rPrChange>
        </w:rPr>
        <w:t>挣钱还是做家务</w:t>
      </w:r>
      <w:r w:rsidRPr="00916933">
        <w:rPr>
          <w:rFonts w:ascii="Times New Roman" w:hAnsi="Times New Roman" w:cs="Times New Roman" w:eastAsia="SimSun"/>
          <w:sz w:val="21"/>
          <w:szCs w:val="21"/>
          <w:lang w:eastAsia="zh-CN"/>
          <w:rPrChange w:id="8460" w:author="Codex" w:date="2026-10-05T16:32:41.313017+00:00">
            <w:rPr>
              <w:rFonts w:eastAsiaTheme="minorEastAsia" w:cs="Times New Roman"/>
              <w:sz w:val="21"/>
              <w:lang w:eastAsia="zh-CN"/>
            </w:rPr>
          </w:rPrChange>
        </w:rPr>
        <w:t>——</w:t>
      </w:r>
      <w:r w:rsidRPr="00916933">
        <w:rPr>
          <w:rFonts w:ascii="Times New Roman" w:hAnsi="Times New Roman" w:cs="Times New Roman" w:eastAsia="SimSun"/>
          <w:sz w:val="21"/>
          <w:szCs w:val="21"/>
          <w:lang w:eastAsia="zh-CN"/>
          <w:rPrChange w:id="8461" w:author="Codex" w:date="2026-10-05T16:32:41.313017+00:00">
            <w:rPr>
              <w:rFonts w:eastAsiaTheme="minorEastAsia" w:cs="Times New Roman"/>
              <w:sz w:val="21"/>
              <w:lang w:eastAsia="zh-CN"/>
            </w:rPr>
          </w:rPrChange>
        </w:rPr>
        <w:t>丈夫的经济贡献和家务贡献对妻子婚姻满意度的影响</w:t>
      </w:r>
      <w:r w:rsidRPr="00916933">
        <w:rPr>
          <w:rFonts w:ascii="Times New Roman" w:hAnsi="Times New Roman" w:cs="Times New Roman" w:eastAsia="SimSun"/>
          <w:sz w:val="21"/>
          <w:szCs w:val="21"/>
          <w:lang w:eastAsia="zh-CN"/>
          <w:rPrChange w:id="8462" w:author="Codex" w:date="2026-10-05T16:32:41.313017+00:00">
            <w:rPr>
              <w:rFonts w:eastAsiaTheme="minorEastAsia" w:cs="Times New Roman"/>
              <w:sz w:val="21"/>
              <w:lang w:eastAsia="zh-CN"/>
            </w:rPr>
          </w:rPrChange>
        </w:rPr>
        <w:t xml:space="preserve">[J]. </w:t>
      </w:r>
      <w:r w:rsidRPr="00916933">
        <w:rPr>
          <w:rFonts w:ascii="Times New Roman" w:hAnsi="Times New Roman" w:cs="Times New Roman" w:eastAsia="SimSun"/>
          <w:sz w:val="21"/>
          <w:szCs w:val="21"/>
          <w:lang w:eastAsia="zh-CN"/>
          <w:rPrChange w:id="8463" w:author="Codex" w:date="2026-10-05T16:32:41.313017+00:00">
            <w:rPr>
              <w:rFonts w:eastAsiaTheme="minorEastAsia" w:cs="Times New Roman"/>
              <w:sz w:val="21"/>
              <w:lang w:eastAsia="zh-CN"/>
            </w:rPr>
          </w:rPrChange>
        </w:rPr>
        <w:t>社会学评论</w:t>
      </w:r>
      <w:r w:rsidRPr="00916933">
        <w:rPr>
          <w:rFonts w:ascii="Times New Roman" w:hAnsi="Times New Roman" w:cs="Times New Roman" w:eastAsia="SimSun"/>
          <w:sz w:val="21"/>
          <w:szCs w:val="21"/>
          <w:lang w:eastAsia="zh-CN"/>
          <w:rPrChange w:id="8464" w:author="Codex" w:date="2026-10-05T16:32:41.313017+00:00">
            <w:rPr>
              <w:rFonts w:eastAsiaTheme="minorEastAsia" w:cs="Times New Roman"/>
              <w:sz w:val="21"/>
              <w:lang w:eastAsia="zh-CN"/>
            </w:rPr>
          </w:rPrChange>
        </w:rPr>
        <w:t>, 10(3): 43-63.</w:t>
      </w:r>
    </w:p>
    <w:p w14:paraId="1CB17AB5" w14:textId="77777777" w:rsidR="003E386D" w:rsidRPr="00916933" w:rsidRDefault="003E386D" w:rsidP="00916933">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lang w:eastAsia="zh-CN"/>
          <w:rPrChange w:id="10232" w:author="Codex" w:date="2026-10-05T16:32:41.313017+00:00">
            <w:rPr>
              <w:rFonts w:eastAsiaTheme="minorEastAsia" w:cs="Times New Roman"/>
              <w:sz w:val="21"/>
              <w:lang w:eastAsia="zh-CN"/>
            </w:rPr>
          </w:rPrChange>
        </w:rPr>
        <w:pPrChange w:id="8465" w:author="Codex" w:date="2026-10-05T16:32:41.313017+00:00">
          <w:pPr>
            <w:pStyle w:val="PLAN13NativeBibliography20260930"/>
            <w:ind w:firstLine="420"/>
          </w:pPr>
        </w:pPrChange>
      </w:pPr>
      <w:r w:rsidRPr="00916933">
        <w:rPr>
          <w:rFonts w:ascii="Times New Roman" w:hAnsi="Times New Roman" w:cs="Times New Roman" w:eastAsia="SimSun"/>
          <w:sz w:val="21"/>
          <w:szCs w:val="21"/>
          <w:lang w:eastAsia="zh-CN"/>
          <w:rPrChange w:id="8466" w:author="Codex" w:date="2026-10-05T16:32:41.313017+00:00">
            <w:rPr>
              <w:rFonts w:eastAsiaTheme="minorEastAsia" w:cs="Times New Roman"/>
              <w:sz w:val="21"/>
              <w:lang w:eastAsia="zh-CN"/>
            </w:rPr>
          </w:rPrChange>
        </w:rPr>
        <w:t>郑丹丹</w:t>
      </w:r>
      <w:r w:rsidRPr="00916933">
        <w:rPr>
          <w:rFonts w:ascii="Times New Roman" w:hAnsi="Times New Roman" w:cs="Times New Roman" w:eastAsia="SimSun"/>
          <w:sz w:val="21"/>
          <w:szCs w:val="21"/>
          <w:lang w:eastAsia="zh-CN"/>
          <w:rPrChange w:id="8467" w:author="Codex" w:date="2026-10-05T16:32:41.313017+00:00">
            <w:rPr>
              <w:rFonts w:eastAsiaTheme="minorEastAsia" w:cs="Times New Roman"/>
              <w:sz w:val="21"/>
              <w:lang w:eastAsia="zh-CN"/>
            </w:rPr>
          </w:rPrChange>
        </w:rPr>
        <w:t xml:space="preserve">, </w:t>
      </w:r>
      <w:r w:rsidRPr="00916933">
        <w:rPr>
          <w:rFonts w:ascii="Times New Roman" w:hAnsi="Times New Roman" w:cs="Times New Roman" w:eastAsia="SimSun"/>
          <w:sz w:val="21"/>
          <w:szCs w:val="21"/>
          <w:lang w:eastAsia="zh-CN"/>
          <w:rPrChange w:id="8468" w:author="Codex" w:date="2026-10-05T16:32:41.313017+00:00">
            <w:rPr>
              <w:rFonts w:eastAsiaTheme="minorEastAsia" w:cs="Times New Roman"/>
              <w:sz w:val="21"/>
              <w:lang w:eastAsia="zh-CN"/>
            </w:rPr>
          </w:rPrChange>
        </w:rPr>
        <w:t>狄金华</w:t>
      </w:r>
      <w:r w:rsidRPr="00916933">
        <w:rPr>
          <w:rFonts w:ascii="Times New Roman" w:hAnsi="Times New Roman" w:cs="Times New Roman" w:eastAsia="SimSun"/>
          <w:sz w:val="21"/>
          <w:szCs w:val="21"/>
          <w:lang w:eastAsia="zh-CN"/>
          <w:rPrChange w:id="8469" w:author="Codex" w:date="2026-10-05T16:32:41.313017+00:00">
            <w:rPr>
              <w:rFonts w:eastAsiaTheme="minorEastAsia" w:cs="Times New Roman"/>
              <w:sz w:val="21"/>
              <w:lang w:eastAsia="zh-CN"/>
            </w:rPr>
          </w:rPrChange>
        </w:rPr>
        <w:t xml:space="preserve">, 2017. </w:t>
      </w:r>
      <w:r w:rsidRPr="00916933">
        <w:rPr>
          <w:rFonts w:ascii="Times New Roman" w:hAnsi="Times New Roman" w:cs="Times New Roman" w:eastAsia="SimSun"/>
          <w:sz w:val="21"/>
          <w:szCs w:val="21"/>
          <w:lang w:eastAsia="zh-CN"/>
          <w:rPrChange w:id="8470" w:author="Codex" w:date="2026-10-05T16:32:41.313017+00:00">
            <w:rPr>
              <w:rFonts w:eastAsiaTheme="minorEastAsia" w:cs="Times New Roman"/>
              <w:sz w:val="21"/>
              <w:lang w:eastAsia="zh-CN"/>
            </w:rPr>
          </w:rPrChange>
        </w:rPr>
        <w:t>女性家庭权力、夫妻关系与家庭代际资源分配</w:t>
      </w:r>
      <w:r w:rsidRPr="00916933">
        <w:rPr>
          <w:rFonts w:ascii="Times New Roman" w:hAnsi="Times New Roman" w:cs="Times New Roman" w:eastAsia="SimSun"/>
          <w:sz w:val="21"/>
          <w:szCs w:val="21"/>
          <w:lang w:eastAsia="zh-CN"/>
          <w:rPrChange w:id="8471" w:author="Codex" w:date="2026-10-05T16:32:41.313017+00:00">
            <w:rPr>
              <w:rFonts w:eastAsiaTheme="minorEastAsia" w:cs="Times New Roman"/>
              <w:sz w:val="21"/>
              <w:lang w:eastAsia="zh-CN"/>
            </w:rPr>
          </w:rPrChange>
        </w:rPr>
        <w:t xml:space="preserve">[J]. </w:t>
      </w:r>
      <w:r w:rsidRPr="00916933">
        <w:rPr>
          <w:rFonts w:ascii="Times New Roman" w:hAnsi="Times New Roman" w:cs="Times New Roman" w:eastAsia="SimSun"/>
          <w:sz w:val="21"/>
          <w:szCs w:val="21"/>
          <w:lang w:eastAsia="zh-CN"/>
          <w:rPrChange w:id="8472" w:author="Codex" w:date="2026-10-05T16:32:41.313017+00:00">
            <w:rPr>
              <w:rFonts w:eastAsiaTheme="minorEastAsia" w:cs="Times New Roman"/>
              <w:sz w:val="21"/>
              <w:lang w:eastAsia="zh-CN"/>
            </w:rPr>
          </w:rPrChange>
        </w:rPr>
        <w:t>社会学研究</w:t>
      </w:r>
      <w:r w:rsidRPr="00916933">
        <w:rPr>
          <w:rFonts w:ascii="Times New Roman" w:hAnsi="Times New Roman" w:cs="Times New Roman" w:eastAsia="SimSun"/>
          <w:sz w:val="21"/>
          <w:szCs w:val="21"/>
          <w:lang w:eastAsia="zh-CN"/>
          <w:rPrChange w:id="8473" w:author="Codex" w:date="2026-10-05T16:32:41.313017+00:00">
            <w:rPr>
              <w:rFonts w:eastAsiaTheme="minorEastAsia" w:cs="Times New Roman"/>
              <w:sz w:val="21"/>
              <w:lang w:eastAsia="zh-CN"/>
            </w:rPr>
          </w:rPrChange>
        </w:rPr>
        <w:t>, 32(1): 171-192+245.</w:t>
      </w:r>
    </w:p>
    <w:p w14:paraId="5FBD30EB" w14:textId="77777777" w:rsidR="003E386D" w:rsidRPr="00916933" w:rsidRDefault="003E386D" w:rsidP="00916933">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3" w:author="Codex" w:date="2026-10-05T16:32:41.313017+00:00">
            <w:rPr>
              <w:rFonts w:cs="Times New Roman"/>
              <w:sz w:val="21"/>
            </w:rPr>
          </w:rPrChange>
        </w:rPr>
        <w:pPrChange w:id="847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5" w:author="Codex" w:date="2026-10-05T16:32:41.313017+00:00">
            <w:rPr>
              <w:rFonts w:cs="Times New Roman"/>
              <w:sz w:val="21"/>
            </w:rPr>
          </w:rPrChange>
        </w:rPr>
        <w:t>Al-kassab-Córdova A, Mezones-Holguin E, Kaufman J S, 2025. Diminished returns of maternal education on children’s vaccination status for indigenous women in Peru[J]. Social Science &amp; Medicine, 370: 117862.</w:t>
      </w:r>
    </w:p>
    <w:p w14:paraId="772E80D2"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4" w:author="Codex" w:date="2026-10-05T16:32:41.313017+00:00">
            <w:rPr>
              <w:rFonts w:cs="Times New Roman"/>
              <w:sz w:val="21"/>
            </w:rPr>
          </w:rPrChange>
        </w:rPr>
        <w:pPrChange w:id="847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7" w:author="Codex" w:date="2026-10-05T16:32:41.313017+00:00">
            <w:rPr>
              <w:rFonts w:cs="Times New Roman"/>
              <w:sz w:val="21"/>
            </w:rPr>
          </w:rPrChange>
        </w:rPr>
        <w:t>Ding P, VanderWeele T J, 2016. Sensitivity analysis without assumptions[J]. Epidemiology, 27(3): 368-377.</w:t>
      </w:r>
    </w:p>
    <w:p w14:paraId="4E10E409"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5" w:author="Codex" w:date="2026-10-05T16:32:41.313017+00:00">
            <w:rPr>
              <w:rFonts w:cs="Times New Roman"/>
              <w:sz w:val="21"/>
            </w:rPr>
          </w:rPrChange>
        </w:rPr>
        <w:pPrChange w:id="847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9" w:author="Codex" w:date="2026-10-05T16:32:41.313017+00:00">
            <w:rPr>
              <w:rFonts w:cs="Times New Roman"/>
              <w:sz w:val="21"/>
            </w:rPr>
          </w:rPrChange>
        </w:rPr>
        <w:t>Fujihara S, 2024. Identifying the role of high school in educational inequality: A causal mediation approach[J]. Social Science Research, 124: 103077.</w:t>
      </w:r>
    </w:p>
    <w:p w14:paraId="79090EC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6" w:author="Codex" w:date="2026-10-05T16:32:41.313017+00:00">
            <w:rPr>
              <w:rFonts w:cs="Times New Roman"/>
              <w:sz w:val="21"/>
            </w:rPr>
          </w:rPrChange>
        </w:rPr>
        <w:pPrChange w:id="848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1" w:author="Codex" w:date="2026-10-05T16:32:41.313017+00:00">
            <w:rPr>
              <w:rFonts w:cs="Times New Roman"/>
              <w:sz w:val="21"/>
            </w:rPr>
          </w:rPrChange>
        </w:rPr>
        <w:t>Hsu Y T, Grodstein F, Liu T H, et al., 2025. Causal mediation of the association between educational attainment and late-life cognitive function by trajectories of social participation[J]. Social Science &amp; Medicine, 370: 117861.</w:t>
      </w:r>
    </w:p>
    <w:p w14:paraId="6B87C1A6"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7" w:author="Codex" w:date="2026-10-05T16:32:41.313017+00:00">
            <w:rPr>
              <w:rFonts w:cs="Times New Roman"/>
              <w:sz w:val="21"/>
            </w:rPr>
          </w:rPrChange>
        </w:rPr>
        <w:pPrChange w:id="848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3" w:author="Codex" w:date="2026-10-05T16:32:41.313017+00:00">
            <w:rPr>
              <w:rFonts w:cs="Times New Roman"/>
              <w:sz w:val="21"/>
            </w:rPr>
          </w:rPrChange>
        </w:rPr>
        <w:t>Ikram M A, VanderWeele T J, 2015. A proposed clinical and biological interpretation of mediated interaction[J]. European Journal of Epidemiology, 30(10): 1115-1118.</w:t>
      </w:r>
    </w:p>
    <w:p w14:paraId="521CFEB4"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8" w:author="Codex" w:date="2026-10-05T16:32:41.313017+00:00">
            <w:rPr>
              <w:rFonts w:cs="Times New Roman"/>
              <w:sz w:val="21"/>
            </w:rPr>
          </w:rPrChange>
        </w:rPr>
        <w:pPrChange w:id="848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5" w:author="Codex" w:date="2026-10-05T16:32:41.313017+00:00">
            <w:rPr>
              <w:rFonts w:cs="Times New Roman"/>
              <w:sz w:val="21"/>
            </w:rPr>
          </w:rPrChange>
        </w:rPr>
        <w:t>Kratz F, Pettinger B, Grätz M, 2022. At which age is education the great equalizer? A causal mediation analysis of the (in-)direct effects of social origin over the life course[J]. European Sociological Review, 38(6): 866-881.</w:t>
      </w:r>
    </w:p>
    <w:p w14:paraId="3D6433E8"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9" w:author="Codex" w:date="2026-10-05T16:32:41.313017+00:00">
            <w:rPr>
              <w:rFonts w:cs="Times New Roman"/>
              <w:sz w:val="21"/>
            </w:rPr>
          </w:rPrChange>
        </w:rPr>
        <w:pPrChange w:id="848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7" w:author="Codex" w:date="2026-10-05T16:32:41.313017+00:00">
            <w:rPr>
              <w:rFonts w:cs="Times New Roman"/>
              <w:sz w:val="21"/>
            </w:rPr>
          </w:rPrChange>
        </w:rPr>
        <w:t>Lundberg I, 2024. The gap-closing estimand: A causal approach to study interventions that close disparities across social categories[J]. Sociological Methods &amp; Research, 53(2): 507-570.</w:t>
      </w:r>
    </w:p>
    <w:p w14:paraId="48281011"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0" w:author="Codex" w:date="2026-10-05T16:32:41.313017+00:00">
            <w:rPr>
              <w:rFonts w:cs="Times New Roman"/>
              <w:sz w:val="21"/>
            </w:rPr>
          </w:rPrChange>
        </w:rPr>
        <w:pPrChange w:id="848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9" w:author="Codex" w:date="2026-10-05T16:32:41.313017+00:00">
            <w:rPr>
              <w:rFonts w:cs="Times New Roman"/>
              <w:sz w:val="21"/>
            </w:rPr>
          </w:rPrChange>
        </w:rPr>
        <w:t>Lundberg I, Johnson R, Stewart B M, 2021. What is your estimand? Defining the target quantity connects statistical evidence to theory[J]. American Sociological Review, 86(3): 532-565.</w:t>
      </w:r>
    </w:p>
    <w:p w14:paraId="43FD2C46"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1" w:author="Codex" w:date="2026-10-05T16:32:41.313017+00:00">
            <w:rPr>
              <w:rFonts w:cs="Times New Roman"/>
              <w:sz w:val="21"/>
            </w:rPr>
          </w:rPrChange>
        </w:rPr>
        <w:pPrChange w:id="849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1" w:author="Codex" w:date="2026-10-05T16:32:41.313017+00:00">
            <w:rPr>
              <w:rFonts w:cs="Times New Roman"/>
              <w:sz w:val="21"/>
            </w:rPr>
          </w:rPrChange>
        </w:rPr>
        <w:t>Madia J E, Gruijters R J, Raabe I J, et al., 2025. Growth mindset and socioeconomic inequality in academic achievement across seventy-three PISA countries[J]. npj Science of Learning, 10(1): 81.</w:t>
      </w:r>
    </w:p>
    <w:p w14:paraId="629859E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2" w:author="Codex" w:date="2026-10-05T16:32:41.313017+00:00">
            <w:rPr>
              <w:rFonts w:cs="Times New Roman"/>
              <w:sz w:val="21"/>
            </w:rPr>
          </w:rPrChange>
        </w:rPr>
        <w:pPrChange w:id="849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3" w:author="Codex" w:date="2026-10-05T16:32:41.313017+00:00">
            <w:rPr>
              <w:rFonts w:cs="Times New Roman"/>
              <w:sz w:val="21"/>
            </w:rPr>
          </w:rPrChange>
        </w:rPr>
        <w:t>Mencarini L, Vignoli D, 2018. Employed women and marital union stability: It helps when men help[J]. Journal of Family Issues, 39(5): 1348-1373.</w:t>
      </w:r>
    </w:p>
    <w:p w14:paraId="09BF243B"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3" w:author="Codex" w:date="2026-10-05T16:32:41.313017+00:00">
            <w:rPr>
              <w:rFonts w:cs="Times New Roman"/>
              <w:sz w:val="21"/>
            </w:rPr>
          </w:rPrChange>
        </w:rPr>
        <w:pPrChange w:id="849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5" w:author="Codex" w:date="2026-10-05T16:32:41.313017+00:00">
            <w:rPr>
              <w:rFonts w:cs="Times New Roman"/>
              <w:sz w:val="21"/>
            </w:rPr>
          </w:rPrChange>
        </w:rPr>
        <w:lastRenderedPageBreak/>
        <w:t>Mikkonen J, Remes H, Moustgaard H, et al., 2021. Early adolescent health problems, school performance, and upper secondary educational pathways: A counterfactual-based mediation analysis[J]. Social Forces, 99(3): 1146-1175.</w:t>
      </w:r>
    </w:p>
    <w:p w14:paraId="04DDAF53"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4" w:author="Codex" w:date="2026-10-05T16:32:41.313017+00:00">
            <w:rPr>
              <w:rFonts w:cs="Times New Roman"/>
              <w:sz w:val="21"/>
            </w:rPr>
          </w:rPrChange>
        </w:rPr>
        <w:pPrChange w:id="849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7" w:author="Codex" w:date="2026-10-05T16:32:41.313017+00:00">
            <w:rPr>
              <w:rFonts w:cs="Times New Roman"/>
              <w:sz w:val="21"/>
            </w:rPr>
          </w:rPrChange>
        </w:rPr>
        <w:t>Qin X, Yang F, 2022. Simulation-based sensitivity analysis for causal mediation studies[J]. Psychological Methods, 27(6): 1000-1013.</w:t>
      </w:r>
    </w:p>
    <w:p w14:paraId="479BA5F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5" w:author="Codex" w:date="2026-10-05T16:32:41.313017+00:00">
            <w:rPr>
              <w:rFonts w:cs="Times New Roman"/>
              <w:sz w:val="21"/>
            </w:rPr>
          </w:rPrChange>
        </w:rPr>
        <w:pPrChange w:id="849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9" w:author="Codex" w:date="2026-10-05T16:32:41.313017+00:00">
            <w:rPr>
              <w:rFonts w:cs="Times New Roman"/>
              <w:sz w:val="21"/>
            </w:rPr>
          </w:rPrChange>
        </w:rPr>
        <w:t>Rijnhart J J M, Valente M J, Smyth H L, et al., 2023. Statistical mediation analysis for models with a binary mediator and a binary outcome: The differences between causal and traditional mediation analysis[J]. Prevention Science, 24(3): 408-418.</w:t>
      </w:r>
    </w:p>
    <w:p w14:paraId="393BECD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6" w:author="Codex" w:date="2026-10-05T16:32:41.313017+00:00">
            <w:rPr>
              <w:rFonts w:cs="Times New Roman"/>
              <w:sz w:val="21"/>
            </w:rPr>
          </w:rPrChange>
        </w:rPr>
        <w:pPrChange w:id="850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1" w:author="Codex" w:date="2026-10-05T16:32:41.313017+00:00">
            <w:rPr>
              <w:rFonts w:cs="Times New Roman"/>
              <w:sz w:val="21"/>
            </w:rPr>
          </w:rPrChange>
        </w:rPr>
        <w:t>Shi B, Choirat C, Coull B A, et al., 2021. CMAverse: A suite of functions for reproducible causal mediation analyses[J]. Epidemiology, 32(5): e20-e22.</w:t>
      </w:r>
    </w:p>
    <w:p w14:paraId="4AFAFA8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7" w:author="Codex" w:date="2026-10-05T16:32:41.313017+00:00">
            <w:rPr>
              <w:rFonts w:cs="Times New Roman"/>
              <w:sz w:val="21"/>
            </w:rPr>
          </w:rPrChange>
        </w:rPr>
        <w:pPrChange w:id="850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3" w:author="Codex" w:date="2026-10-05T16:32:41.313017+00:00">
            <w:rPr>
              <w:rFonts w:cs="Times New Roman"/>
              <w:sz w:val="21"/>
            </w:rPr>
          </w:rPrChange>
        </w:rPr>
        <w:t>Smith L H, VanderWeele T J, 2019. Mediational E-values: Approximate sensitivity analysis for unmeasured mediator-outcome confounding[J]. Epidemiology (Cambridge, Mass.), 30(6): 835-837.</w:t>
      </w:r>
    </w:p>
    <w:p w14:paraId="196B07BC"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8" w:author="Codex" w:date="2026-10-05T16:32:41.313017+00:00">
            <w:rPr>
              <w:rFonts w:cs="Times New Roman"/>
              <w:sz w:val="21"/>
            </w:rPr>
          </w:rPrChange>
        </w:rPr>
        <w:pPrChange w:id="850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5" w:author="Codex" w:date="2026-10-05T16:32:41.313017+00:00">
            <w:rPr>
              <w:rFonts w:cs="Times New Roman"/>
              <w:sz w:val="21"/>
            </w:rPr>
          </w:rPrChange>
        </w:rPr>
        <w:t>VanderWeele T J, 2013. A three-way decomposition of a total effect into direct, indirect, and interactive effects[J]. Epidemiology, 24(2): 224-232.</w:t>
      </w:r>
    </w:p>
    <w:p w14:paraId="3A146B39"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9" w:author="Codex" w:date="2026-10-05T16:32:41.313017+00:00">
            <w:rPr>
              <w:rFonts w:cs="Times New Roman"/>
              <w:sz w:val="21"/>
            </w:rPr>
          </w:rPrChange>
        </w:rPr>
        <w:pPrChange w:id="850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7" w:author="Codex" w:date="2026-10-05T16:32:41.313017+00:00">
            <w:rPr>
              <w:rFonts w:cs="Times New Roman"/>
              <w:sz w:val="21"/>
            </w:rPr>
          </w:rPrChange>
        </w:rPr>
        <w:t>VanderWeele T J, 2014. A unification of mediation and interaction: A 4-way decomposition[J]. Epidemiology, 25(5): 749-761.</w:t>
      </w:r>
    </w:p>
    <w:p w14:paraId="3C623ED3"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0" w:author="Codex" w:date="2026-10-05T16:32:41.313017+00:00">
            <w:rPr>
              <w:rFonts w:cs="Times New Roman"/>
              <w:sz w:val="21"/>
            </w:rPr>
          </w:rPrChange>
        </w:rPr>
        <w:pPrChange w:id="850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9" w:author="Codex" w:date="2026-10-05T16:32:41.313017+00:00">
            <w:rPr>
              <w:rFonts w:cs="Times New Roman"/>
              <w:sz w:val="21"/>
            </w:rPr>
          </w:rPrChange>
        </w:rPr>
        <w:t>VanderWeele T J, Ding P, 2017a. Sensitivity analysis in observational research: Introducing the E-value[J]. Annals of Internal Medicine, 167(4): 268-274.</w:t>
      </w:r>
    </w:p>
    <w:p w14:paraId="20110BA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1" w:author="Codex" w:date="2026-10-05T16:32:41.313017+00:00">
            <w:rPr>
              <w:rFonts w:cs="Times New Roman"/>
              <w:sz w:val="21"/>
            </w:rPr>
          </w:rPrChange>
        </w:rPr>
        <w:pPrChange w:id="851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1" w:author="Codex" w:date="2026-10-05T16:32:41.313017+00:00">
            <w:rPr>
              <w:rFonts w:cs="Times New Roman"/>
              <w:sz w:val="21"/>
            </w:rPr>
          </w:rPrChange>
        </w:rPr>
        <w:t>VanderWeele T J, Tchetgen Tchetgen E J, 2017b. Mediation analysis with time varying exposures and mediators[J]. Journal of the Royal Statistical Society. Series B, Statistical methodology, 79(3): 917-938.</w:t>
      </w:r>
    </w:p>
    <w:p w14:paraId="48F9E2A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2" w:author="Codex" w:date="2026-10-05T16:32:41.313017+00:00">
            <w:rPr>
              <w:rFonts w:cs="Times New Roman"/>
              <w:sz w:val="21"/>
            </w:rPr>
          </w:rPrChange>
        </w:rPr>
        <w:pPrChange w:id="851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3" w:author="Codex" w:date="2026-10-05T16:32:41.313017+00:00">
            <w:rPr>
              <w:rFonts w:cs="Times New Roman"/>
              <w:sz w:val="21"/>
            </w:rPr>
          </w:rPrChange>
        </w:rPr>
        <w:t>Vignoli D, Mencarini L, Alderotti G, 2020. Is the effect of job uncertainty on fertility intentions channeled by subjective well-being?[J]. Advances in Life Course Research, 46: 100343.</w:t>
      </w:r>
    </w:p>
    <w:p w14:paraId="357A309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3" w:author="Codex" w:date="2026-10-05T16:32:41.313017+00:00">
            <w:rPr>
              <w:rFonts w:cs="Times New Roman"/>
              <w:sz w:val="21"/>
            </w:rPr>
          </w:rPrChange>
        </w:rPr>
        <w:pPrChange w:id="851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5" w:author="Codex" w:date="2026-10-05T16:32:41.313017+00:00">
            <w:rPr>
              <w:rFonts w:cs="Times New Roman"/>
              <w:sz w:val="21"/>
            </w:rPr>
          </w:rPrChange>
        </w:rPr>
        <w:t>Wang A, Arah O A, 2015. G-computation demonstration in causal mediation analysis[J]. European Journal of Epidemiology, 30(10): 1119-1127.</w:t>
      </w:r>
    </w:p>
    <w:p w14:paraId="2BA5C7C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4" w:author="Codex" w:date="2026-10-05T16:32:41.313017+00:00">
            <w:rPr>
              <w:rFonts w:cs="Times New Roman"/>
              <w:sz w:val="21"/>
            </w:rPr>
          </w:rPrChange>
        </w:rPr>
        <w:pPrChange w:id="851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7" w:author="Codex" w:date="2026-10-05T16:32:41.313017+00:00">
            <w:rPr>
              <w:rFonts w:cs="Times New Roman"/>
              <w:sz w:val="21"/>
            </w:rPr>
          </w:rPrChange>
        </w:rPr>
        <w:t>Yazawa A, Shiba K, Inoue Y, et al., 2022. Early childhood adversity and late-life depressive symptoms: Unpacking mediation and interaction by adult socioeconomic status[J]. Social Psychiatry and Psychiatric Epidemiology, 57(6): 1147-1156.</w:t>
      </w:r>
    </w:p>
    <w:p w14:paraId="2C05F6D3" w14:textId="11ECD683"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