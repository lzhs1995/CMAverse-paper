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4BFF9" w14:textId="7FF68671" w:rsidR="00A306FB" w:rsidRDefault="00A306FB" w:rsidP="00D60ABC">
      <w:pPr>
        <w:pStyle w:val="aff2"/>
        <w:keepNext/>
        <w:snapToGrid w:val="0"/>
        <w:spacing w:before="312" w:after="312" w:line="360" w:lineRule="exact"/>
        <w:ind w:firstLine="422"/>
      </w:pPr>
      <w:r>
        <w:t>一、引言</w:t>
      </w:r>
    </w:p>
    <w:p w14:paraId="23B5783E" w14:textId="7FF68673" w:rsidR="00A306FB" w:rsidRDefault="00A306FB" w:rsidP="00BF19A6">
      <w:pPr>
        <w:pStyle w:val="aff4"/>
        <w:keepNext/>
        <w:snapToGrid w:val="0"/>
        <w:spacing w:before="156" w:after="156" w:line="360" w:lineRule="exact"/>
        <w:ind w:firstLine="428"/>
      </w:pPr>
      <w:r>
        <w:t>（一）代际经济支持与家庭内部的资源配置</w:t>
      </w:r>
    </w:p>
    <w:p w14:paraId="03D2B2A0" w14:textId="7FF6867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18" w:author="Codex" w:date="2026-10-05T16:32:41.313017+00:00">
            <w:rPr>
              <w:sz w:val="21"/>
              <w:szCs w:val="21"/>
            </w:rPr>
          </w:rPrChange>
        </w:rPr>
        <w:pPrChange w:id="298" w:author="Codex" w:date="2026-10-05T16:32:41.313017+00:00">
          <w:pPr>
            <w:pStyle w:val="af5"/>
            <w:snapToGrid w:val="0"/>
            <w:ind w:firstLine="420"/>
            <w:jc w:val="both"/>
          </w:pPr>
        </w:pPrChange>
      </w:pPr>
      <w:r>
        <w:rPr>
          <w:rFonts w:ascii="Times New Roman" w:hAnsi="Times New Roman" w:cs="Times New Roman" w:eastAsia="SimSun"/>
          <w:sz w:val="21"/>
          <w:szCs w:val="21"/>
          <w:rPrChange w:id="299" w:author="Codex" w:date="2026-10-05T16:32:41.313017+00:00">
            <w:rPr>
              <w:sz w:val="21"/>
              <w:szCs w:val="21"/>
            </w:rPr>
          </w:rPrChange>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451B5E45" w14:textId="7FF6867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19" w:author="Codex" w:date="2026-10-05T16:32:41.313017+00:00">
            <w:rPr>
              <w:sz w:val="21"/>
              <w:szCs w:val="21"/>
            </w:rPr>
          </w:rPrChange>
        </w:rPr>
        <w:pPrChange w:id="300" w:author="Codex" w:date="2026-10-05T16:32:41.313017+00:00">
          <w:pPr>
            <w:pStyle w:val="af5"/>
            <w:snapToGrid w:val="0"/>
            <w:ind w:firstLine="420"/>
            <w:jc w:val="both"/>
          </w:pPr>
        </w:pPrChange>
      </w:pPr>
      <w:r>
        <w:rPr>
          <w:rFonts w:ascii="Times New Roman" w:hAnsi="Times New Roman" w:cs="Times New Roman" w:eastAsia="SimSun"/>
          <w:sz w:val="21"/>
          <w:szCs w:val="21"/>
          <w:rPrChange w:id="301" w:author="Codex" w:date="2026-10-05T16:32:41.313017+00:00">
            <w:rPr>
              <w:sz w:val="21"/>
              <w:szCs w:val="21"/>
            </w:rPr>
          </w:rPrChange>
        </w:rPr>
        <w:t>为回答这一问题，本文利用</w:t>
      </w:r>
      <w:r>
        <w:rPr>
          <w:rFonts w:ascii="Times New Roman" w:hAnsi="Times New Roman" w:cs="Times New Roman" w:eastAsia="SimSun"/>
          <w:sz w:val="21"/>
          <w:szCs w:val="21"/>
          <w:rPrChange w:id="302" w:author="Codex" w:date="2026-10-05T16:32:41.313017+00:00">
            <w:rPr>
              <w:sz w:val="21"/>
              <w:szCs w:val="21"/>
            </w:rPr>
          </w:rPrChange>
        </w:rPr>
        <w:t>CFPS 2018—2020</w:t>
      </w:r>
      <w:r>
        <w:rPr>
          <w:rFonts w:ascii="Times New Roman" w:hAnsi="Times New Roman" w:cs="Times New Roman" w:eastAsia="SimSun"/>
          <w:sz w:val="21"/>
          <w:szCs w:val="21"/>
          <w:rPrChange w:id="303" w:author="Codex" w:date="2026-10-05T16:32:41.313017+00:00">
            <w:rPr>
              <w:sz w:val="21"/>
              <w:szCs w:val="21"/>
            </w:rPr>
          </w:rPrChange>
        </w:rPr>
        <w:t>和</w:t>
      </w:r>
      <w:r>
        <w:rPr>
          <w:rFonts w:ascii="Times New Roman" w:hAnsi="Times New Roman" w:cs="Times New Roman" w:eastAsia="SimSun"/>
          <w:sz w:val="21"/>
          <w:szCs w:val="21"/>
          <w:rPrChange w:id="304" w:author="Codex" w:date="2026-10-05T16:32:41.313017+00:00">
            <w:rPr>
              <w:sz w:val="21"/>
              <w:szCs w:val="21"/>
            </w:rPr>
          </w:rPrChange>
        </w:rPr>
        <w:t>2020—2022</w:t>
      </w:r>
      <w:r>
        <w:rPr>
          <w:rFonts w:ascii="Times New Roman" w:hAnsi="Times New Roman" w:cs="Times New Roman" w:eastAsia="SimSun"/>
          <w:sz w:val="21"/>
          <w:szCs w:val="21"/>
          <w:rPrChange w:id="305" w:author="Codex" w:date="2026-10-05T16:32:41.313017+00:00">
            <w:rPr>
              <w:sz w:val="21"/>
              <w:szCs w:val="21"/>
            </w:rPr>
          </w:rPrChange>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45FC551B" w14:textId="7FF68681" w:rsidR="00A306FB" w:rsidRDefault="00A306FB" w:rsidP="00BF19A6">
      <w:pPr>
        <w:pStyle w:val="aff4"/>
        <w:keepNext/>
        <w:snapToGrid w:val="0"/>
        <w:spacing w:before="156" w:after="156" w:line="360" w:lineRule="exact"/>
        <w:ind w:firstLine="428"/>
      </w:pPr>
      <w:r>
        <w:t>（二）婚姻满意度的传导作用与情境作用</w:t>
      </w:r>
    </w:p>
    <w:p w14:paraId="7C59D70E" w14:textId="7FF68683"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0" w:author="Codex" w:date="2026-10-05T16:32:41.313017+00:00">
            <w:rPr>
              <w:sz w:val="21"/>
              <w:szCs w:val="21"/>
            </w:rPr>
          </w:rPrChange>
        </w:rPr>
        <w:pPrChange w:id="306" w:author="Codex" w:date="2026-10-05T16:32:41.313017+00:00">
          <w:pPr>
            <w:pStyle w:val="af5"/>
            <w:snapToGrid w:val="0"/>
            <w:ind w:firstLine="420"/>
            <w:jc w:val="both"/>
          </w:pPr>
        </w:pPrChange>
      </w:pPr>
      <w:r>
        <w:rPr>
          <w:rFonts w:ascii="Times New Roman" w:hAnsi="Times New Roman" w:cs="Times New Roman" w:eastAsia="SimSun"/>
          <w:sz w:val="21"/>
          <w:szCs w:val="21"/>
          <w:rPrChange w:id="307" w:author="Codex" w:date="2026-10-05T16:32:41.313017+00:00">
            <w:rPr>
              <w:sz w:val="21"/>
              <w:szCs w:val="21"/>
            </w:rPr>
          </w:rPrChange>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D9C23A8" w14:textId="7FF68685"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1" w:author="Codex" w:date="2026-10-05T16:32:41.313017+00:00">
            <w:rPr>
              <w:sz w:val="21"/>
              <w:szCs w:val="21"/>
            </w:rPr>
          </w:rPrChange>
        </w:rPr>
        <w:pPrChange w:id="308" w:author="Codex" w:date="2026-10-05T16:32:41.313017+00:00">
          <w:pPr>
            <w:pStyle w:val="af5"/>
            <w:snapToGrid w:val="0"/>
            <w:ind w:firstLine="420"/>
            <w:jc w:val="both"/>
          </w:pPr>
        </w:pPrChange>
      </w:pPr>
      <w:r>
        <w:rPr>
          <w:rFonts w:ascii="Times New Roman" w:hAnsi="Times New Roman" w:cs="Times New Roman" w:eastAsia="SimSun"/>
          <w:sz w:val="21"/>
          <w:szCs w:val="21"/>
          <w:rPrChange w:id="309" w:author="Codex" w:date="2026-10-05T16:32:41.313017+00:00">
            <w:rPr>
              <w:sz w:val="21"/>
              <w:szCs w:val="21"/>
            </w:rPr>
          </w:rPrChange>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0A10A958" w14:textId="7FF68689"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3C3D491F" w14:textId="7FF6868B"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2" w:author="Codex" w:date="2026-10-05T16:32:41.313017+00:00">
            <w:rPr>
              <w:sz w:val="21"/>
              <w:szCs w:val="21"/>
            </w:rPr>
          </w:rPrChange>
        </w:rPr>
        <w:pPrChange w:id="310" w:author="Codex" w:date="2026-10-05T16:32:41.313017+00:00">
          <w:pPr>
            <w:pStyle w:val="af5"/>
            <w:snapToGrid w:val="0"/>
            <w:ind w:firstLine="420"/>
            <w:jc w:val="both"/>
          </w:pPr>
        </w:pPrChange>
      </w:pPr>
      <w:r>
        <w:rPr>
          <w:rFonts w:ascii="Times New Roman" w:hAnsi="Times New Roman" w:cs="Times New Roman" w:eastAsia="SimSun"/>
          <w:sz w:val="21"/>
          <w:szCs w:val="21"/>
          <w:rPrChange w:id="311" w:author="Codex" w:date="2026-10-05T16:32:41.313017+00:00">
            <w:rPr>
              <w:sz w:val="21"/>
              <w:szCs w:val="21"/>
            </w:rPr>
          </w:rPrChange>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162AEDED" w14:textId="7FF6868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3" w:author="Codex" w:date="2026-10-05T16:32:41.313017+00:00">
            <w:rPr>
              <w:sz w:val="21"/>
              <w:szCs w:val="21"/>
            </w:rPr>
          </w:rPrChange>
        </w:rPr>
        <w:pPrChange w:id="312" w:author="Codex" w:date="2026-10-05T16:32:41.313017+00:00">
          <w:pPr>
            <w:pStyle w:val="af5"/>
            <w:snapToGrid w:val="0"/>
            <w:ind w:firstLine="420"/>
            <w:jc w:val="both"/>
          </w:pPr>
        </w:pPrChange>
      </w:pPr>
      <w:r>
        <w:rPr>
          <w:rFonts w:ascii="Times New Roman" w:hAnsi="Times New Roman" w:cs="Times New Roman" w:eastAsia="SimSun"/>
          <w:sz w:val="21"/>
          <w:szCs w:val="21"/>
          <w:rPrChange w:id="313" w:author="Codex" w:date="2026-10-05T16:32:41.313017+00:00">
            <w:rPr>
              <w:sz w:val="21"/>
              <w:szCs w:val="21"/>
            </w:rPr>
          </w:rPrChange>
        </w:rPr>
        <w:t>原有研究分别为这一机制的两个环节提供了线索，但两个环节各自相关，并不等于完整传导过程已经得到检验。</w:t>
      </w:r>
    </w:p>
    <w:p w14:paraId="07F65167" w14:textId="13C4335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4" w:author="Codex" w:date="2026-10-05T16:32:41.313017+00:00">
            <w:rPr>
              <w:sz w:val="21"/>
              <w:szCs w:val="21"/>
            </w:rPr>
          </w:rPrChange>
        </w:rPr>
        <w:pPrChange w:id="314" w:author="Codex" w:date="2026-10-05T16:32:41.313017+00:00">
          <w:pPr>
            <w:pStyle w:val="af5"/>
            <w:snapToGrid w:val="0"/>
            <w:ind w:firstLine="420"/>
            <w:jc w:val="both"/>
          </w:pPr>
        </w:pPrChange>
      </w:pPr>
      <w:r>
        <w:rPr>
          <w:rFonts w:ascii="Times New Roman" w:hAnsi="Times New Roman" w:cs="Times New Roman" w:eastAsia="SimSun"/>
          <w:sz w:val="21"/>
          <w:szCs w:val="21"/>
          <w:rPrChange w:id="315" w:author="Codex" w:date="2026-10-05T16:32:41.313017+00:00">
            <w:rPr>
              <w:sz w:val="21"/>
              <w:szCs w:val="21"/>
            </w:rPr>
          </w:rPrChange>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26775C">
        <w:rPr>
          <w:rFonts w:ascii="Times New Roman" w:hAnsi="Times New Roman" w:cs="Times New Roman" w:eastAsia="SimSun"/>
          <w:sz w:val="21"/>
          <w:szCs w:val="21"/>
          <w:rPrChange w:id="316" w:author="Codex" w:date="2026-10-05T16:32:41.313017+00:00">
            <w:rPr>
              <w:rFonts w:eastAsiaTheme="minorEastAsia"/>
              <w:sz w:val="21"/>
            </w:rPr>
          </w:rPrChange>
        </w:rPr>
        <w:t>（</w:t>
      </w:r>
      <w:r w:rsidR="003E386D" w:rsidRPr="0026775C">
        <w:rPr>
          <w:rFonts w:ascii="Times New Roman" w:hAnsi="Times New Roman" w:cs="Times New Roman" w:eastAsia="SimSun"/>
          <w:sz w:val="21"/>
          <w:szCs w:val="21"/>
          <w:rPrChange w:id="317" w:author="Codex" w:date="2026-10-05T16:32:41.313017+00:00">
            <w:rPr>
              <w:rFonts w:eastAsiaTheme="minorEastAsia"/>
              <w:sz w:val="21"/>
            </w:rPr>
          </w:rPrChange>
        </w:rPr>
        <w:t>2022</w:t>
      </w:r>
      <w:r w:rsidR="003E386D" w:rsidRPr="0026775C">
        <w:rPr>
          <w:rFonts w:ascii="Times New Roman" w:hAnsi="Times New Roman" w:cs="Times New Roman" w:eastAsia="SimSun"/>
          <w:sz w:val="21"/>
          <w:szCs w:val="21"/>
          <w:rPrChange w:id="318" w:author="Codex" w:date="2026-10-05T16:32:41.313017+00:00">
            <w:rPr>
              <w:rFonts w:eastAsiaTheme="minorEastAsia"/>
              <w:sz w:val="21"/>
            </w:rPr>
          </w:rPrChange>
        </w:rPr>
        <w:t>）</w:t>
      </w:r>
      <w:r w:rsidR="003E386D">
        <w:rPr>
          <w:sz w:val="21"/>
          <w:szCs w:val="21"/>
        </w:rPr>
        <w:fldChar w:fldCharType="end"/>
      </w:r>
      <w:r>
        <w:rPr>
          <w:rFonts w:ascii="Times New Roman" w:hAnsi="Times New Roman" w:cs="Times New Roman" w:eastAsia="SimSun"/>
          <w:sz w:val="21"/>
          <w:szCs w:val="21"/>
          <w:rPrChange w:id="319" w:author="Codex" w:date="2026-10-05T16:32:41.313017+00:00">
            <w:rPr>
              <w:sz w:val="21"/>
              <w:szCs w:val="21"/>
            </w:rPr>
          </w:rPrChange>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D54287">
        <w:rPr>
          <w:rFonts w:ascii="Times New Roman" w:hAnsi="Times New Roman" w:cs="Times New Roman" w:eastAsia="SimSun"/>
          <w:sz w:val="21"/>
          <w:szCs w:val="21"/>
          <w:rPrChange w:id="320" w:author="Codex" w:date="2026-10-05T16:32:41.313017+00:00">
            <w:rPr>
              <w:rFonts w:eastAsiaTheme="minorEastAsia"/>
              <w:sz w:val="21"/>
            </w:rPr>
          </w:rPrChange>
        </w:rPr>
        <w:t>（</w:t>
      </w:r>
      <w:r w:rsidR="003E386D" w:rsidRPr="00D54287">
        <w:rPr>
          <w:rFonts w:ascii="Times New Roman" w:hAnsi="Times New Roman" w:cs="Times New Roman" w:eastAsia="SimSun"/>
          <w:sz w:val="21"/>
          <w:szCs w:val="21"/>
          <w:rPrChange w:id="321" w:author="Codex" w:date="2026-10-05T16:32:41.313017+00:00">
            <w:rPr>
              <w:rFonts w:eastAsiaTheme="minorEastAsia"/>
              <w:sz w:val="21"/>
            </w:rPr>
          </w:rPrChange>
        </w:rPr>
        <w:t>2017</w:t>
      </w:r>
      <w:r w:rsidR="003E386D" w:rsidRPr="00D54287">
        <w:rPr>
          <w:rFonts w:ascii="Times New Roman" w:hAnsi="Times New Roman" w:cs="Times New Roman" w:eastAsia="SimSun"/>
          <w:sz w:val="21"/>
          <w:szCs w:val="21"/>
          <w:rPrChange w:id="322" w:author="Codex" w:date="2026-10-05T16:32:41.313017+00:00">
            <w:rPr>
              <w:rFonts w:eastAsiaTheme="minorEastAsia"/>
              <w:sz w:val="21"/>
            </w:rPr>
          </w:rPrChange>
        </w:rPr>
        <w:t>）</w:t>
      </w:r>
      <w:r w:rsidR="003E386D">
        <w:rPr>
          <w:sz w:val="21"/>
          <w:szCs w:val="21"/>
        </w:rPr>
        <w:fldChar w:fldCharType="end"/>
      </w:r>
      <w:r>
        <w:rPr>
          <w:rFonts w:ascii="Times New Roman" w:hAnsi="Times New Roman" w:cs="Times New Roman" w:eastAsia="SimSun"/>
          <w:sz w:val="21"/>
          <w:szCs w:val="21"/>
          <w:rPrChange w:id="323" w:author="Codex" w:date="2026-10-05T16:32:41.313017+00:00">
            <w:rPr>
              <w:sz w:val="21"/>
              <w:szCs w:val="21"/>
            </w:rPr>
          </w:rPrChange>
        </w:rPr>
        <w:t>关于夫妻感情、移情与代际资源分配的讨论，为将婚姻满意度纳入收入</w:t>
      </w:r>
      <w:r>
        <w:rPr>
          <w:rFonts w:ascii="Times New Roman" w:hAnsi="Times New Roman" w:cs="Times New Roman" w:eastAsia="SimSun"/>
          <w:sz w:val="21"/>
          <w:szCs w:val="21"/>
          <w:rPrChange w:id="324" w:author="Codex" w:date="2026-10-05T16:32:41.313017+00:00">
            <w:rPr>
              <w:sz w:val="21"/>
              <w:szCs w:val="21"/>
            </w:rPr>
          </w:rPrChange>
        </w:rPr>
        <w:t>—</w:t>
      </w:r>
      <w:r>
        <w:rPr>
          <w:rFonts w:ascii="Times New Roman" w:hAnsi="Times New Roman" w:cs="Times New Roman" w:eastAsia="SimSun"/>
          <w:sz w:val="21"/>
          <w:szCs w:val="21"/>
          <w:rPrChange w:id="325" w:author="Codex" w:date="2026-10-05T16:32:41.313017+00:00">
            <w:rPr>
              <w:sz w:val="21"/>
              <w:szCs w:val="21"/>
            </w:rPr>
          </w:rPrChange>
        </w:rPr>
        <w:t>代际支持分析提供了依据。</w:t>
      </w:r>
    </w:p>
    <w:p w14:paraId="0F9D87A8" w14:textId="7FF6869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5" w:author="Codex" w:date="2026-10-05T16:32:41.313017+00:00">
            <w:rPr>
              <w:sz w:val="21"/>
              <w:szCs w:val="21"/>
            </w:rPr>
          </w:rPrChange>
        </w:rPr>
        <w:pPrChange w:id="326" w:author="Codex" w:date="2026-10-05T16:32:41.313017+00:00">
          <w:pPr>
            <w:pStyle w:val="af5"/>
            <w:snapToGrid w:val="0"/>
            <w:ind w:firstLine="420"/>
            <w:jc w:val="both"/>
          </w:pPr>
        </w:pPrChange>
      </w:pPr>
      <w:r>
        <w:rPr>
          <w:rFonts w:ascii="Times New Roman" w:hAnsi="Times New Roman" w:cs="Times New Roman" w:eastAsia="SimSun"/>
          <w:sz w:val="21"/>
          <w:szCs w:val="21"/>
          <w:rPrChange w:id="327" w:author="Codex" w:date="2026-10-05T16:32:41.313017+00:00">
            <w:rPr>
              <w:sz w:val="21"/>
              <w:szCs w:val="21"/>
            </w:rPr>
          </w:rPrChange>
        </w:rPr>
        <w:t>本文进一步考察：在相邻调查波次之间，收入的正向变化是否伴随本人或配偶的满意度提升，以及这种婚姻评价变化能否解释对父母经济支持的增加。</w:t>
      </w:r>
    </w:p>
    <w:p w14:paraId="2969E417" w14:textId="7FF686A1"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5E6018B3" w14:textId="7FF686A5" w:rsidR="00A306FB" w:rsidRPr="00270697" w:rsidRDefault="00A306FB" w:rsidP="008650D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6" w:author="Codex" w:date="2026-10-05T16:32:41.313017+00:00">
            <w:rPr>
              <w:sz w:val="21"/>
              <w:szCs w:val="21"/>
            </w:rPr>
          </w:rPrChange>
        </w:rPr>
        <w:pPrChange w:id="328" w:author="Codex" w:date="2026-10-05T16:32:41.313017+00:00">
          <w:pPr>
            <w:pStyle w:val="af5"/>
            <w:snapToGrid w:val="0"/>
            <w:ind w:firstLine="420"/>
            <w:jc w:val="both"/>
          </w:pPr>
        </w:pPrChange>
      </w:pPr>
      <w:r>
        <w:rPr>
          <w:rFonts w:ascii="Times New Roman" w:hAnsi="Times New Roman" w:cs="Times New Roman" w:eastAsia="SimSun"/>
          <w:sz w:val="21"/>
          <w:szCs w:val="21"/>
          <w:rPrChange w:id="329" w:author="Codex" w:date="2026-10-05T16:32:41.313017+00:00">
            <w:rPr>
              <w:sz w:val="21"/>
              <w:szCs w:val="21"/>
            </w:rPr>
          </w:rPrChange>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27A07CC5" w14:textId="7FF686A7"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7" w:author="Codex" w:date="2026-10-05T16:32:41.313017+00:00">
            <w:rPr>
              <w:sz w:val="21"/>
              <w:szCs w:val="21"/>
            </w:rPr>
          </w:rPrChange>
        </w:rPr>
        <w:pPrChange w:id="330" w:author="Codex" w:date="2026-10-05T16:32:41.313017+00:00">
          <w:pPr>
            <w:pStyle w:val="af5"/>
            <w:snapToGrid w:val="0"/>
            <w:ind w:firstLine="420"/>
            <w:jc w:val="both"/>
          </w:pPr>
        </w:pPrChange>
      </w:pPr>
      <w:r>
        <w:rPr>
          <w:rFonts w:ascii="Times New Roman" w:hAnsi="Times New Roman" w:cs="Times New Roman" w:eastAsia="SimSun"/>
          <w:sz w:val="21"/>
          <w:szCs w:val="21"/>
          <w:rPrChange w:id="331" w:author="Codex" w:date="2026-10-05T16:32:41.313017+00:00">
            <w:rPr>
              <w:sz w:val="21"/>
              <w:szCs w:val="21"/>
            </w:rPr>
          </w:rPrChange>
        </w:rPr>
        <w:lastRenderedPageBreak/>
        <w:t>中介假设要求关注收入是否改变婚姻满意度及其后续结果；调节假设则关注，在不同满意度状态下，收入与支持行为的联系是否存在差异。</w:t>
      </w:r>
    </w:p>
    <w:p w14:paraId="52DF6111" w14:textId="7FF686AD"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8" w:author="Codex" w:date="2026-10-05T16:32:41.313017+00:00">
            <w:rPr>
              <w:sz w:val="21"/>
              <w:szCs w:val="21"/>
            </w:rPr>
          </w:rPrChange>
        </w:rPr>
        <w:pPrChange w:id="332" w:author="Codex" w:date="2026-10-05T16:32:41.313017+00:00">
          <w:pPr>
            <w:pStyle w:val="af5"/>
            <w:snapToGrid w:val="0"/>
            <w:ind w:firstLine="420"/>
            <w:jc w:val="both"/>
          </w:pPr>
        </w:pPrChange>
      </w:pPr>
      <w:r>
        <w:rPr>
          <w:rFonts w:ascii="Times New Roman" w:hAnsi="Times New Roman" w:cs="Times New Roman" w:eastAsia="SimSun"/>
          <w:sz w:val="21"/>
          <w:szCs w:val="21"/>
          <w:rPrChange w:id="333" w:author="Codex" w:date="2026-10-05T16:32:41.313017+00:00">
            <w:rPr>
              <w:sz w:val="21"/>
              <w:szCs w:val="21"/>
            </w:rPr>
          </w:rPrChange>
        </w:rPr>
        <w:t>这一划分并不把婚姻满意度视为收入的被动结果。即使收入对满意度的平均影响较弱，婚姻关系仍可能改变收入与代际支持之间的联系。两种分析视角见图</w:t>
      </w:r>
      <w:r>
        <w:rPr>
          <w:rFonts w:ascii="Times New Roman" w:hAnsi="Times New Roman" w:cs="Times New Roman" w:eastAsia="SimSun"/>
          <w:sz w:val="21"/>
          <w:szCs w:val="21"/>
          <w:rPrChange w:id="334" w:author="Codex" w:date="2026-10-05T16:32:41.313017+00:00">
            <w:rPr>
              <w:sz w:val="21"/>
              <w:szCs w:val="21"/>
            </w:rPr>
          </w:rPrChange>
        </w:rPr>
        <w:t>1</w:t>
      </w:r>
      <w:r>
        <w:rPr>
          <w:rFonts w:ascii="Times New Roman" w:hAnsi="Times New Roman" w:cs="Times New Roman" w:eastAsia="SimSun"/>
          <w:sz w:val="21"/>
          <w:szCs w:val="21"/>
          <w:rPrChange w:id="335" w:author="Codex" w:date="2026-10-05T16:32:41.313017+00:00">
            <w:rPr>
              <w:sz w:val="21"/>
              <w:szCs w:val="21"/>
            </w:rPr>
          </w:rPrChange>
        </w:rPr>
        <w:t>。</w:t>
      </w:r>
    </w:p>
    <w:tbl>
      <w:tblPr>
        <w:tblStyle w:val="afff5"/>
        <w:tblW w:w="0" w:type="auto"/>
        <w:tblLook w:val="04A0" w:firstRow="1" w:lastRow="0" w:firstColumn="1" w:lastColumn="0" w:noHBand="0" w:noVBand="1"/>
      </w:tblPr>
      <w:tblGrid>
        <w:gridCol w:w="8243"/>
        <w:gridCol w:w="8243"/>
      </w:tblGrid>
      <w:tr w:rsidR="00E36972" w14:paraId="0AF9C65D" w14:textId="77777777" w:rsidTr="00264364">
        <w:trPr>
          <w:cantSplit/>
        </w:trPr>
        <w:tc>
          <w:tcPr>
            <w:tcW w:w="8243" w:type="dxa"/>
          </w:tcPr>
          <w:p w14:paraId="6A18F972" w14:textId="5B54CA32" w:rsidR="00E36972" w:rsidRDefault="00E36972" w:rsidP="00E36972">
            <w:pPr>
              <w:keepNext/>
              <w:ind w:firstLineChars="0" w:firstLine="0"/>
              <w:jc w:val="center"/>
            </w:pPr>
            <w:r>
              <w:rPr>
                <w:rFonts w:hint="eastAsia"/>
              </w:rPr>
              <w:t>婚姻满意度</w:t>
            </w:r>
            <w:r>
              <w:rPr>
                <w:rFonts w:hint="eastAsia"/>
              </w:rPr>
              <w:t>(M)</w:t>
            </w:r>
          </w:p>
          <w:p w14:paraId="5B267243" w14:textId="4CE488FB"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CFA6B19" w14:textId="1458C56E"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DEB9A76" w14:textId="0DD6C1C3"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32918ECA" w14:textId="325D53E7" w:rsidR="00E36972" w:rsidRDefault="00E36972" w:rsidP="00E36972">
            <w:pPr>
              <w:keepNext/>
              <w:ind w:firstLineChars="0" w:firstLine="0"/>
              <w:jc w:val="center"/>
            </w:pPr>
            <w:r>
              <w:rPr>
                <w:rFonts w:hint="eastAsia"/>
              </w:rPr>
              <w:t>婚姻满意度</w:t>
            </w:r>
            <w:r>
              <w:rPr>
                <w:rFonts w:hint="eastAsia"/>
              </w:rPr>
              <w:t>(W)</w:t>
            </w:r>
          </w:p>
          <w:p w14:paraId="151FA0C5" w14:textId="2C9ACDA0" w:rsidR="00E36972" w:rsidRDefault="00E36972" w:rsidP="00E36972">
            <w:pPr>
              <w:keepNext/>
              <w:ind w:firstLineChars="0" w:firstLine="0"/>
              <w:jc w:val="center"/>
            </w:pPr>
            <w:r>
              <w:rPr>
                <w:rFonts w:hint="eastAsia"/>
              </w:rPr>
              <w:t>↓</w:t>
            </w:r>
          </w:p>
          <w:p w14:paraId="796760AF" w14:textId="0CE10BA2" w:rsidR="00E36972" w:rsidRDefault="00E36972" w:rsidP="00E36972">
            <w:pPr>
              <w:keepNext/>
              <w:ind w:firstLineChars="0" w:firstLine="0"/>
              <w:jc w:val="center"/>
            </w:pPr>
            <w:r>
              <w:rPr>
                <w:rFonts w:hint="eastAsia"/>
              </w:rPr>
              <w:t>↓</w:t>
            </w:r>
          </w:p>
          <w:p w14:paraId="0DF4FF7B" w14:textId="36D018B4"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4EF584" w14:textId="7FF686B3" w:rsidR="00A306FB" w:rsidRPr="00270697" w:rsidRDefault="00E36972" w:rsidP="00E36972">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529" w:author="Codex" w:date="2026-10-05T16:32:41.313017+00:00">
            <w:rPr>
              <w:rFonts w:cs="Times New Roman"/>
              <w:szCs w:val="21"/>
            </w:rPr>
          </w:rPrChange>
        </w:rPr>
        <w:pPrChange w:id="336"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337" w:author="Codex" w:date="2026-10-05T16:32:41.313017+00:00">
            <w:rPr>
              <w:rFonts w:cs="Times New Roman"/>
              <w:szCs w:val="21"/>
            </w:rPr>
          </w:rPrChange>
        </w:rPr>
        <w:t>图</w:t>
      </w:r>
      <w:r>
        <w:rPr>
          <w:rFonts w:ascii="Times New Roman" w:hAnsi="Times New Roman" w:cs="Times New Roman" w:eastAsia="KaiTi"/>
          <w:b w:val="0"/>
          <w:bCs w:val="0"/>
          <w:sz w:val="21"/>
          <w:szCs w:val="21"/>
          <w:rPrChange w:id="338" w:author="Codex" w:date="2026-10-05T16:32:41.313017+00:00">
            <w:rPr>
              <w:rFonts w:cs="Times New Roman"/>
              <w:szCs w:val="21"/>
            </w:rPr>
          </w:rPrChange>
        </w:rPr>
        <w:t xml:space="preserve">1 </w:t>
      </w:r>
      <w:r>
        <w:rPr>
          <w:rFonts w:ascii="Times New Roman" w:hAnsi="Times New Roman" w:cs="Times New Roman" w:eastAsia="KaiTi"/>
          <w:b w:val="0"/>
          <w:bCs w:val="0"/>
          <w:sz w:val="21"/>
          <w:szCs w:val="21"/>
          <w:rPrChange w:id="339" w:author="Codex" w:date="2026-10-05T16:32:41.313017+00:00">
            <w:rPr>
              <w:rFonts w:cs="Times New Roman"/>
              <w:szCs w:val="21"/>
            </w:rPr>
          </w:rPrChange>
        </w:rPr>
        <w:t>婚姻满意度的中介与调节作用</w:t>
      </w:r>
    </w:p>
    <w:p w14:paraId="152DA57E" w14:textId="7FF686B5" w:rsidR="00E36972" w:rsidRPr="00270697" w:rsidRDefault="00E36972"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textAlignment w:val="baseline"/>
        <w:rPr>
          <w:rFonts w:ascii="Times New Roman" w:hAnsi="Times New Roman" w:cs="Times New Roman" w:eastAsia="SimSun"/>
          <w:sz w:val="21"/>
          <w:szCs w:val="21"/>
          <w:rPrChange w:id="8530" w:author="Codex" w:date="2026-10-05T16:32:41.313017+00:00">
            <w:rPr>
              <w:sz w:val="21"/>
              <w:szCs w:val="21"/>
            </w:rPr>
          </w:rPrChange>
        </w:rPr>
        <w:pPrChange w:id="340" w:author="Codex" w:date="2026-10-05T16:32:41.313017+00:00">
          <w:pPr>
            <w:pStyle w:val="af5"/>
            <w:snapToGrid w:val="0"/>
            <w:ind w:firstLine="420"/>
            <w:jc w:val="both"/>
            <w:textAlignment w:val="baseline"/>
          </w:pPr>
        </w:pPrChange>
      </w:pPr>
      <w:r>
        <w:rPr>
          <w:rFonts w:ascii="Times New Roman" w:hAnsi="Times New Roman" w:cs="Times New Roman" w:eastAsia="SimSun"/>
          <w:sz w:val="21"/>
          <w:szCs w:val="21"/>
          <w:rPrChange w:id="341" w:author="Codex" w:date="2026-10-05T16:32:41.313017+00:00">
            <w:rPr>
              <w:sz w:val="21"/>
              <w:szCs w:val="21"/>
            </w:rPr>
          </w:rPrChange>
        </w:rPr>
        <w:t>本人和配偶的婚姻评价还可能对应不同的资源分配取向。</w:t>
      </w:r>
    </w:p>
    <w:p w14:paraId="133292C4" w14:textId="7FF686B7" w:rsidR="00686AB5" w:rsidRPr="00270697" w:rsidRDefault="005328C5"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1" w:author="Codex" w:date="2026-10-05T16:32:41.313017+00:00">
            <w:rPr>
              <w:sz w:val="21"/>
              <w:szCs w:val="21"/>
            </w:rPr>
          </w:rPrChange>
        </w:rPr>
        <w:pPrChange w:id="342" w:author="Codex" w:date="2026-10-05T16:32:41.313017+00:00">
          <w:pPr>
            <w:pStyle w:val="af5"/>
            <w:snapToGrid w:val="0"/>
            <w:ind w:firstLine="420"/>
            <w:jc w:val="both"/>
          </w:pPr>
        </w:pPrChange>
      </w:pPr>
      <w:r>
        <w:rPr>
          <w:rFonts w:ascii="Times New Roman" w:hAnsi="Times New Roman" w:cs="Times New Roman" w:eastAsia="SimSun"/>
          <w:sz w:val="21"/>
          <w:szCs w:val="21"/>
          <w:rPrChange w:id="343" w:author="Codex" w:date="2026-10-05T16:32:41.313017+00:00">
            <w:rPr>
              <w:sz w:val="21"/>
              <w:szCs w:val="21"/>
            </w:rPr>
          </w:rPrChange>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16352154" w14:textId="7FF686C9" w:rsidR="00757A0D" w:rsidRPr="00270697" w:rsidRDefault="005328C5"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2" w:author="Codex" w:date="2026-10-05T16:32:41.313017+00:00">
            <w:rPr>
              <w:sz w:val="21"/>
              <w:szCs w:val="21"/>
            </w:rPr>
          </w:rPrChange>
        </w:rPr>
        <w:pPrChange w:id="344" w:author="Codex" w:date="2026-10-05T16:32:41.313017+00:00">
          <w:pPr>
            <w:pStyle w:val="af5"/>
            <w:snapToGrid w:val="0"/>
            <w:ind w:firstLine="420"/>
            <w:jc w:val="both"/>
          </w:pPr>
        </w:pPrChange>
      </w:pPr>
      <w:r>
        <w:rPr>
          <w:rFonts w:ascii="Times New Roman" w:hAnsi="Times New Roman" w:cs="Times New Roman" w:eastAsia="SimSun"/>
          <w:sz w:val="21"/>
          <w:szCs w:val="21"/>
          <w:rPrChange w:id="345" w:author="Codex" w:date="2026-10-05T16:32:41.313017+00:00">
            <w:rPr>
              <w:sz w:val="21"/>
              <w:szCs w:val="21"/>
            </w:rPr>
          </w:rPrChange>
        </w:rPr>
        <w:t>对于成年子女本人，婚姻满意度提升可能加强对核心家庭的投入意愿；对于其配偶，较好的婚姻评价则可能提高支持伴侣履行代际义务的意愿。这两种取向构成本文</w:t>
      </w:r>
      <w:r>
        <w:rPr>
          <w:rFonts w:ascii="Times New Roman" w:hAnsi="Times New Roman" w:cs="Times New Roman" w:eastAsia="SimSun"/>
          <w:sz w:val="21"/>
          <w:szCs w:val="21"/>
          <w:rPrChange w:id="346" w:author="Codex" w:date="2026-10-05T16:32:41.313017+00:00">
            <w:rPr>
              <w:sz w:val="21"/>
              <w:szCs w:val="21"/>
            </w:rPr>
          </w:rPrChange>
        </w:rPr>
        <w:t>“</w:t>
      </w:r>
      <w:r>
        <w:rPr>
          <w:rFonts w:ascii="Times New Roman" w:hAnsi="Times New Roman" w:cs="Times New Roman" w:eastAsia="SimSun"/>
          <w:sz w:val="21"/>
          <w:szCs w:val="21"/>
          <w:rPrChange w:id="347" w:author="Codex" w:date="2026-10-05T16:32:41.313017+00:00">
            <w:rPr>
              <w:sz w:val="21"/>
              <w:szCs w:val="21"/>
            </w:rPr>
          </w:rPrChange>
        </w:rPr>
        <w:t>推力</w:t>
      </w:r>
      <w:r>
        <w:rPr>
          <w:rFonts w:ascii="Times New Roman" w:hAnsi="Times New Roman" w:cs="Times New Roman" w:eastAsia="SimSun"/>
          <w:sz w:val="21"/>
          <w:szCs w:val="21"/>
          <w:rPrChange w:id="348" w:author="Codex" w:date="2026-10-05T16:32:41.313017+00:00">
            <w:rPr>
              <w:sz w:val="21"/>
              <w:szCs w:val="21"/>
            </w:rPr>
          </w:rPrChange>
        </w:rPr>
        <w:t>”</w:t>
      </w:r>
      <w:r>
        <w:rPr>
          <w:rFonts w:ascii="Times New Roman" w:hAnsi="Times New Roman" w:cs="Times New Roman" w:eastAsia="SimSun"/>
          <w:sz w:val="21"/>
          <w:szCs w:val="21"/>
          <w:rPrChange w:id="349" w:author="Codex" w:date="2026-10-05T16:32:41.313017+00:00">
            <w:rPr>
              <w:sz w:val="21"/>
              <w:szCs w:val="21"/>
            </w:rPr>
          </w:rPrChange>
        </w:rPr>
        <w:t>与</w:t>
      </w:r>
      <w:r>
        <w:rPr>
          <w:rFonts w:ascii="Times New Roman" w:hAnsi="Times New Roman" w:cs="Times New Roman" w:eastAsia="SimSun"/>
          <w:sz w:val="21"/>
          <w:szCs w:val="21"/>
          <w:rPrChange w:id="350" w:author="Codex" w:date="2026-10-05T16:32:41.313017+00:00">
            <w:rPr>
              <w:sz w:val="21"/>
              <w:szCs w:val="21"/>
            </w:rPr>
          </w:rPrChange>
        </w:rPr>
        <w:t>“</w:t>
      </w:r>
      <w:r>
        <w:rPr>
          <w:rFonts w:ascii="Times New Roman" w:hAnsi="Times New Roman" w:cs="Times New Roman" w:eastAsia="SimSun"/>
          <w:sz w:val="21"/>
          <w:szCs w:val="21"/>
          <w:rPrChange w:id="351" w:author="Codex" w:date="2026-10-05T16:32:41.313017+00:00">
            <w:rPr>
              <w:sz w:val="21"/>
              <w:szCs w:val="21"/>
            </w:rPr>
          </w:rPrChange>
        </w:rPr>
        <w:t>拉力</w:t>
      </w:r>
      <w:r>
        <w:rPr>
          <w:rFonts w:ascii="Times New Roman" w:hAnsi="Times New Roman" w:cs="Times New Roman" w:eastAsia="SimSun"/>
          <w:sz w:val="21"/>
          <w:szCs w:val="21"/>
          <w:rPrChange w:id="352" w:author="Codex" w:date="2026-10-05T16:32:41.313017+00:00">
            <w:rPr>
              <w:sz w:val="21"/>
              <w:szCs w:val="21"/>
            </w:rPr>
          </w:rPrChange>
        </w:rPr>
        <w:t>”</w:t>
      </w:r>
      <w:r>
        <w:rPr>
          <w:rFonts w:ascii="Times New Roman" w:hAnsi="Times New Roman" w:cs="Times New Roman" w:eastAsia="SimSun"/>
          <w:sz w:val="21"/>
          <w:szCs w:val="21"/>
          <w:rPrChange w:id="353" w:author="Codex" w:date="2026-10-05T16:32:41.313017+00:00">
            <w:rPr>
              <w:sz w:val="21"/>
              <w:szCs w:val="21"/>
            </w:rPr>
          </w:rPrChange>
        </w:rPr>
        <w:t>假设的基础。</w:t>
      </w:r>
    </w:p>
    <w:p w14:paraId="0F4C48DE" w14:textId="7FF686D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3" w:author="Codex" w:date="2026-10-05T16:32:41.313017+00:00">
            <w:rPr>
              <w:sz w:val="21"/>
              <w:szCs w:val="21"/>
            </w:rPr>
          </w:rPrChange>
        </w:rPr>
        <w:pPrChange w:id="354" w:author="Codex" w:date="2026-10-05T16:32:41.313017+00:00">
          <w:pPr>
            <w:pStyle w:val="af5"/>
            <w:snapToGrid w:val="0"/>
            <w:ind w:firstLine="420"/>
            <w:jc w:val="both"/>
          </w:pPr>
        </w:pPrChange>
      </w:pPr>
      <w:r>
        <w:rPr>
          <w:rFonts w:ascii="Times New Roman" w:hAnsi="Times New Roman" w:cs="Times New Roman" w:eastAsia="SimSun"/>
          <w:sz w:val="21"/>
          <w:szCs w:val="21"/>
          <w:rPrChange w:id="355" w:author="Codex" w:date="2026-10-05T16:32:41.313017+00:00">
            <w:rPr>
              <w:sz w:val="21"/>
              <w:szCs w:val="21"/>
            </w:rPr>
          </w:rPrChange>
        </w:rPr>
        <w:t>“</w:t>
      </w:r>
      <w:r>
        <w:rPr>
          <w:rFonts w:ascii="Times New Roman" w:hAnsi="Times New Roman" w:cs="Times New Roman" w:eastAsia="SimSun"/>
          <w:sz w:val="21"/>
          <w:szCs w:val="21"/>
          <w:rPrChange w:id="356" w:author="Codex" w:date="2026-10-05T16:32:41.313017+00:00">
            <w:rPr>
              <w:sz w:val="21"/>
              <w:szCs w:val="21"/>
            </w:rPr>
          </w:rPrChange>
        </w:rPr>
        <w:t>推力</w:t>
      </w:r>
      <w:r>
        <w:rPr>
          <w:rFonts w:ascii="Times New Roman" w:hAnsi="Times New Roman" w:cs="Times New Roman" w:eastAsia="SimSun"/>
          <w:sz w:val="21"/>
          <w:szCs w:val="21"/>
          <w:rPrChange w:id="357" w:author="Codex" w:date="2026-10-05T16:32:41.313017+00:00">
            <w:rPr>
              <w:sz w:val="21"/>
              <w:szCs w:val="21"/>
            </w:rPr>
          </w:rPrChange>
        </w:rPr>
        <w:t>”</w:t>
      </w:r>
      <w:r>
        <w:rPr>
          <w:rFonts w:ascii="Times New Roman" w:hAnsi="Times New Roman" w:cs="Times New Roman" w:eastAsia="SimSun"/>
          <w:sz w:val="21"/>
          <w:szCs w:val="21"/>
          <w:rPrChange w:id="358" w:author="Codex" w:date="2026-10-05T16:32:41.313017+00:00">
            <w:rPr>
              <w:sz w:val="21"/>
              <w:szCs w:val="21"/>
            </w:rPr>
          </w:rPrChange>
        </w:rPr>
        <w:t>假设认为，本人满意度提升使资源更倾向于保留在核心家庭，从而抑制本人对父母的经济支持。</w:t>
      </w:r>
    </w:p>
    <w:p w14:paraId="7C942CB5" w14:textId="7FF686D9" w:rsidR="00757A0D" w:rsidRPr="00270697" w:rsidRDefault="00757A0D" w:rsidP="00173B69">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4" w:author="Codex" w:date="2026-10-05T16:32:41.313017+00:00">
            <w:rPr>
              <w:sz w:val="21"/>
              <w:szCs w:val="21"/>
            </w:rPr>
          </w:rPrChange>
        </w:rPr>
        <w:pPrChange w:id="359" w:author="Codex" w:date="2026-10-05T16:32:41.313017+00:00">
          <w:pPr>
            <w:pStyle w:val="af5"/>
            <w:snapToGrid w:val="0"/>
            <w:ind w:firstLine="420"/>
            <w:jc w:val="both"/>
          </w:pPr>
        </w:pPrChange>
      </w:pPr>
      <w:r>
        <w:rPr>
          <w:rFonts w:ascii="Times New Roman" w:hAnsi="Times New Roman" w:cs="Times New Roman" w:eastAsia="SimSun"/>
          <w:sz w:val="21"/>
          <w:szCs w:val="21"/>
          <w:rPrChange w:id="360" w:author="Codex" w:date="2026-10-05T16:32:41.313017+00:00">
            <w:rPr>
              <w:sz w:val="21"/>
              <w:szCs w:val="21"/>
            </w:rPr>
          </w:rPrChange>
        </w:rPr>
        <w:t>“</w:t>
      </w:r>
      <w:r>
        <w:rPr>
          <w:rFonts w:ascii="Times New Roman" w:hAnsi="Times New Roman" w:cs="Times New Roman" w:eastAsia="SimSun"/>
          <w:sz w:val="21"/>
          <w:szCs w:val="21"/>
          <w:rPrChange w:id="361" w:author="Codex" w:date="2026-10-05T16:32:41.313017+00:00">
            <w:rPr>
              <w:sz w:val="21"/>
              <w:szCs w:val="21"/>
            </w:rPr>
          </w:rPrChange>
        </w:rPr>
        <w:t>拉力</w:t>
      </w:r>
      <w:r>
        <w:rPr>
          <w:rFonts w:ascii="Times New Roman" w:hAnsi="Times New Roman" w:cs="Times New Roman" w:eastAsia="SimSun"/>
          <w:sz w:val="21"/>
          <w:szCs w:val="21"/>
          <w:rPrChange w:id="362" w:author="Codex" w:date="2026-10-05T16:32:41.313017+00:00">
            <w:rPr>
              <w:sz w:val="21"/>
              <w:szCs w:val="21"/>
            </w:rPr>
          </w:rPrChange>
        </w:rPr>
        <w:t>”</w:t>
      </w:r>
      <w:r>
        <w:rPr>
          <w:rFonts w:ascii="Times New Roman" w:hAnsi="Times New Roman" w:cs="Times New Roman" w:eastAsia="SimSun"/>
          <w:sz w:val="21"/>
          <w:szCs w:val="21"/>
          <w:rPrChange w:id="363" w:author="Codex" w:date="2026-10-05T16:32:41.313017+00:00">
            <w:rPr>
              <w:sz w:val="21"/>
              <w:szCs w:val="21"/>
            </w:rPr>
          </w:rPrChange>
        </w:rPr>
        <w:t>假设认为，配偶满意度提升有助于减少资源分配分歧，促进伴侣向父母提供经济支持。</w:t>
      </w:r>
    </w:p>
    <w:p w14:paraId="5B842792" w14:textId="7FF686DF" w:rsidR="00757A0D" w:rsidRPr="00270697" w:rsidRDefault="00173B69"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5" w:author="Codex" w:date="2026-10-05T16:32:41.313017+00:00">
            <w:rPr>
              <w:sz w:val="21"/>
              <w:szCs w:val="21"/>
            </w:rPr>
          </w:rPrChange>
        </w:rPr>
        <w:pPrChange w:id="364" w:author="Codex" w:date="2026-10-05T16:32:41.313017+00:00">
          <w:pPr>
            <w:pStyle w:val="af5"/>
            <w:snapToGrid w:val="0"/>
            <w:ind w:firstLine="420"/>
            <w:jc w:val="both"/>
          </w:pPr>
        </w:pPrChange>
      </w:pPr>
      <w:r>
        <w:rPr>
          <w:rFonts w:ascii="Times New Roman" w:hAnsi="Times New Roman" w:cs="Times New Roman" w:eastAsia="SimSun"/>
          <w:sz w:val="21"/>
          <w:szCs w:val="21"/>
          <w:rPrChange w:id="365" w:author="Codex" w:date="2026-10-05T16:32:41.313017+00:00">
            <w:rPr>
              <w:sz w:val="21"/>
              <w:szCs w:val="21"/>
            </w:rPr>
          </w:rPrChange>
        </w:rPr>
        <w:t>将本人和配偶角色与中介、调节两种过程结合，本文形成图</w:t>
      </w:r>
      <w:r>
        <w:rPr>
          <w:rFonts w:ascii="Times New Roman" w:hAnsi="Times New Roman" w:cs="Times New Roman" w:eastAsia="SimSun"/>
          <w:sz w:val="21"/>
          <w:szCs w:val="21"/>
          <w:rPrChange w:id="366" w:author="Codex" w:date="2026-10-05T16:32:41.313017+00:00">
            <w:rPr>
              <w:sz w:val="21"/>
              <w:szCs w:val="21"/>
            </w:rPr>
          </w:rPrChange>
        </w:rPr>
        <w:t>2</w:t>
      </w:r>
      <w:r>
        <w:rPr>
          <w:rFonts w:ascii="Times New Roman" w:hAnsi="Times New Roman" w:cs="Times New Roman" w:eastAsia="SimSun"/>
          <w:sz w:val="21"/>
          <w:szCs w:val="21"/>
          <w:rPrChange w:id="367" w:author="Codex" w:date="2026-10-05T16:32:41.313017+00:00">
            <w:rPr>
              <w:sz w:val="21"/>
              <w:szCs w:val="21"/>
            </w:rPr>
          </w:rPrChange>
        </w:rPr>
        <w:t>所示的四种方向性预期。</w:t>
      </w:r>
    </w:p>
    <w:p w14:paraId="77EEE3A1" w14:textId="7FF686E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6" w:author="Codex" w:date="2026-10-05T16:32:41.313017+00:00">
            <w:rPr>
              <w:sz w:val="21"/>
              <w:szCs w:val="21"/>
            </w:rPr>
          </w:rPrChange>
        </w:rPr>
        <w:pPrChange w:id="368" w:author="Codex" w:date="2026-10-05T16:32:41.313017+00:00">
          <w:pPr>
            <w:pStyle w:val="af5"/>
            <w:snapToGrid w:val="0"/>
            <w:ind w:firstLine="420"/>
            <w:jc w:val="both"/>
          </w:pPr>
        </w:pPrChange>
      </w:pPr>
      <w:r>
        <w:rPr>
          <w:rFonts w:ascii="Times New Roman" w:hAnsi="Times New Roman" w:cs="Times New Roman" w:eastAsia="SimSun"/>
          <w:sz w:val="21"/>
          <w:szCs w:val="21"/>
          <w:rPrChange w:id="369" w:author="Codex" w:date="2026-10-05T16:32:41.313017+00:00">
            <w:rPr>
              <w:sz w:val="21"/>
              <w:szCs w:val="21"/>
            </w:rPr>
          </w:rPrChange>
        </w:rPr>
        <w:t>在中介过程中，本文预期两条方向不同的传导路径：</w:t>
      </w:r>
    </w:p>
    <w:p w14:paraId="229F7E4B" w14:textId="7FF686E3"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7" w:author="Codex" w:date="2026-10-05T16:32:41.313017+00:00">
            <w:rPr>
              <w:sz w:val="21"/>
              <w:szCs w:val="21"/>
            </w:rPr>
          </w:rPrChange>
        </w:rPr>
        <w:pPrChange w:id="370" w:author="Codex" w:date="2026-10-05T16:32:41.313017+00:00">
          <w:pPr>
            <w:pStyle w:val="af5"/>
            <w:snapToGrid w:val="0"/>
            <w:ind w:firstLine="420"/>
            <w:jc w:val="both"/>
          </w:pPr>
        </w:pPrChange>
      </w:pPr>
      <w:r>
        <w:rPr>
          <w:rFonts w:ascii="Times New Roman" w:hAnsi="Times New Roman" w:cs="Times New Roman" w:eastAsia="SimSun"/>
          <w:sz w:val="21"/>
          <w:szCs w:val="21"/>
          <w:rPrChange w:id="371" w:author="Codex" w:date="2026-10-05T16:32:41.313017+00:00">
            <w:rPr>
              <w:sz w:val="21"/>
              <w:szCs w:val="21"/>
            </w:rPr>
          </w:rPrChange>
        </w:rPr>
        <w:t>本人收入增加若通过本人满意度提升改变资源分配，则可能形成负向的间接作用；</w:t>
      </w:r>
    </w:p>
    <w:p w14:paraId="5BBCBED0" w14:textId="7FF686E5" w:rsidR="00757A0D" w:rsidRPr="00270697" w:rsidRDefault="00757A0D"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8" w:author="Codex" w:date="2026-10-05T16:32:41.313017+00:00">
            <w:rPr>
              <w:sz w:val="21"/>
              <w:szCs w:val="21"/>
            </w:rPr>
          </w:rPrChange>
        </w:rPr>
        <w:pPrChange w:id="372" w:author="Codex" w:date="2026-10-05T16:32:41.313017+00:00">
          <w:pPr>
            <w:pStyle w:val="af5"/>
            <w:snapToGrid w:val="0"/>
            <w:ind w:firstLine="420"/>
            <w:jc w:val="both"/>
          </w:pPr>
        </w:pPrChange>
      </w:pPr>
      <w:r>
        <w:rPr>
          <w:rFonts w:ascii="Times New Roman" w:hAnsi="Times New Roman" w:cs="Times New Roman" w:eastAsia="SimSun"/>
          <w:sz w:val="21"/>
          <w:szCs w:val="21"/>
          <w:rPrChange w:id="373" w:author="Codex" w:date="2026-10-05T16:32:41.313017+00:00">
            <w:rPr>
              <w:sz w:val="21"/>
              <w:szCs w:val="21"/>
            </w:rPr>
          </w:rPrChange>
        </w:rPr>
        <w:t>本人收入增加若通过配偶满意度提升减少代际支持分歧，则可能形成正向的间接作用。</w:t>
      </w:r>
    </w:p>
    <w:p w14:paraId="72F11AE9" w14:textId="7FF686E7"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9" w:author="Codex" w:date="2026-10-05T16:32:41.313017+00:00">
            <w:rPr>
              <w:sz w:val="21"/>
              <w:szCs w:val="21"/>
            </w:rPr>
          </w:rPrChange>
        </w:rPr>
        <w:pPrChange w:id="374" w:author="Codex" w:date="2026-10-05T16:32:41.313017+00:00">
          <w:pPr>
            <w:pStyle w:val="af5"/>
            <w:snapToGrid w:val="0"/>
            <w:ind w:firstLine="420"/>
            <w:jc w:val="both"/>
          </w:pPr>
        </w:pPrChange>
      </w:pPr>
      <w:r>
        <w:rPr>
          <w:rFonts w:ascii="Times New Roman" w:hAnsi="Times New Roman" w:cs="Times New Roman" w:eastAsia="SimSun"/>
          <w:sz w:val="21"/>
          <w:szCs w:val="21"/>
          <w:rPrChange w:id="375" w:author="Codex" w:date="2026-10-05T16:32:41.313017+00:00">
            <w:rPr>
              <w:sz w:val="21"/>
              <w:szCs w:val="21"/>
            </w:rPr>
          </w:rPrChange>
        </w:rPr>
        <w:t>在调节过程中，本文预期：</w:t>
      </w:r>
    </w:p>
    <w:p w14:paraId="26A24552" w14:textId="7FF686E9"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0" w:author="Codex" w:date="2026-10-05T16:32:41.313017+00:00">
            <w:rPr>
              <w:sz w:val="21"/>
              <w:szCs w:val="21"/>
            </w:rPr>
          </w:rPrChange>
        </w:rPr>
        <w:pPrChange w:id="376" w:author="Codex" w:date="2026-10-05T16:32:41.313017+00:00">
          <w:pPr>
            <w:pStyle w:val="af5"/>
            <w:snapToGrid w:val="0"/>
            <w:ind w:firstLine="420"/>
            <w:jc w:val="both"/>
          </w:pPr>
        </w:pPrChange>
      </w:pPr>
      <w:r>
        <w:rPr>
          <w:rFonts w:ascii="Times New Roman" w:hAnsi="Times New Roman" w:cs="Times New Roman" w:eastAsia="SimSun"/>
          <w:sz w:val="21"/>
          <w:szCs w:val="21"/>
          <w:rPrChange w:id="377" w:author="Codex" w:date="2026-10-05T16:32:41.313017+00:00">
            <w:rPr>
              <w:sz w:val="21"/>
              <w:szCs w:val="21"/>
            </w:rPr>
          </w:rPrChange>
        </w:rPr>
        <w:t>本人满意度提升时，收入增加与代际支持增长之间的正向联系减弱；</w:t>
      </w:r>
    </w:p>
    <w:p w14:paraId="3A4A2B30" w14:textId="7FF686EB" w:rsidR="0049370C"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1" w:author="Codex" w:date="2026-10-05T16:32:41.313017+00:00">
            <w:rPr>
              <w:sz w:val="21"/>
              <w:szCs w:val="21"/>
            </w:rPr>
          </w:rPrChange>
        </w:rPr>
        <w:pPrChange w:id="378" w:author="Codex" w:date="2026-10-05T16:32:41.313017+00:00">
          <w:pPr>
            <w:pStyle w:val="af5"/>
            <w:snapToGrid w:val="0"/>
            <w:ind w:firstLine="420"/>
            <w:jc w:val="both"/>
          </w:pPr>
        </w:pPrChange>
      </w:pPr>
      <w:r>
        <w:rPr>
          <w:rFonts w:ascii="Times New Roman" w:hAnsi="Times New Roman" w:cs="Times New Roman" w:eastAsia="SimSun"/>
          <w:sz w:val="21"/>
          <w:szCs w:val="21"/>
          <w:rPrChange w:id="379" w:author="Codex" w:date="2026-10-05T16:32:41.313017+00:00">
            <w:rPr>
              <w:sz w:val="21"/>
              <w:szCs w:val="21"/>
            </w:rPr>
          </w:rPrChange>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4EDCEA68" w14:textId="77777777" w:rsidTr="00264364">
        <w:trPr>
          <w:cantSplit/>
        </w:trPr>
        <w:tc>
          <w:tcPr>
            <w:tcW w:w="8243" w:type="dxa"/>
          </w:tcPr>
          <w:p w14:paraId="44619EC1" w14:textId="4384B46E"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701433A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BF1622" w14:textId="09695EAC" w:rsidR="007B7566" w:rsidRDefault="007B7566" w:rsidP="007B7566">
            <w:pPr>
              <w:keepNext/>
              <w:ind w:firstLineChars="0" w:firstLine="0"/>
              <w:jc w:val="center"/>
            </w:pPr>
            <w:r>
              <w:rPr>
                <w:rFonts w:hint="eastAsia"/>
              </w:rPr>
              <w:t xml:space="preserve">                                    </w:t>
            </w:r>
            <w:r>
              <w:rPr>
                <w:rFonts w:hint="eastAsia"/>
              </w:rPr>
              <w:t>（推力）</w:t>
            </w:r>
          </w:p>
          <w:p w14:paraId="520F13FE"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277ECE44"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46BBDC1F" w14:textId="346C799E"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2FF86DCD" w14:textId="77777777" w:rsidR="0049370C" w:rsidRDefault="0049370C" w:rsidP="00264364">
            <w:pPr>
              <w:keepNext/>
              <w:ind w:firstLineChars="0" w:firstLine="0"/>
              <w:jc w:val="center"/>
            </w:pPr>
            <w:r>
              <w:rPr>
                <w:rFonts w:hint="eastAsia"/>
              </w:rPr>
              <w:t>↓</w:t>
            </w:r>
          </w:p>
          <w:p w14:paraId="3CE9A5AE" w14:textId="4EC6B1A0" w:rsidR="007B7566" w:rsidRDefault="007B7566" w:rsidP="00264364">
            <w:pPr>
              <w:keepNext/>
              <w:ind w:firstLineChars="0" w:firstLine="0"/>
              <w:jc w:val="center"/>
            </w:pPr>
            <w:r>
              <w:rPr>
                <w:rFonts w:hint="eastAsia"/>
              </w:rPr>
              <w:t>（推力）</w:t>
            </w:r>
          </w:p>
          <w:p w14:paraId="68991176" w14:textId="77777777" w:rsidR="0049370C" w:rsidRDefault="0049370C" w:rsidP="00264364">
            <w:pPr>
              <w:keepNext/>
              <w:ind w:firstLineChars="0" w:firstLine="0"/>
              <w:jc w:val="center"/>
            </w:pPr>
            <w:r>
              <w:rPr>
                <w:rFonts w:hint="eastAsia"/>
              </w:rPr>
              <w:t>↓</w:t>
            </w:r>
          </w:p>
          <w:p w14:paraId="533FBA5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57D3BDB5" w14:textId="77777777" w:rsidTr="0090749E">
        <w:trPr>
          <w:cantSplit/>
        </w:trPr>
        <w:tc>
          <w:tcPr>
            <w:tcW w:w="8243" w:type="dxa"/>
          </w:tcPr>
          <w:p w14:paraId="38FA0F5C" w14:textId="69665688" w:rsidR="0090749E" w:rsidRDefault="0090749E" w:rsidP="00264364">
            <w:pPr>
              <w:keepNext/>
              <w:ind w:firstLineChars="0" w:firstLine="0"/>
              <w:jc w:val="center"/>
            </w:pPr>
            <w:r>
              <w:rPr>
                <w:rFonts w:hint="eastAsia"/>
              </w:rPr>
              <w:t>配偶婚姻满意度</w:t>
            </w:r>
            <w:r>
              <w:rPr>
                <w:rFonts w:hint="eastAsia"/>
              </w:rPr>
              <w:t>(M)</w:t>
            </w:r>
          </w:p>
          <w:p w14:paraId="6C2BFC69"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A670053" w14:textId="61301BD9" w:rsidR="007B7566" w:rsidRDefault="007B7566" w:rsidP="00264364">
            <w:pPr>
              <w:keepNext/>
              <w:ind w:firstLineChars="0" w:firstLine="0"/>
              <w:jc w:val="center"/>
            </w:pPr>
            <w:r>
              <w:rPr>
                <w:rFonts w:hint="eastAsia"/>
              </w:rPr>
              <w:t xml:space="preserve">                                    </w:t>
            </w:r>
            <w:r>
              <w:rPr>
                <w:rFonts w:hint="eastAsia"/>
              </w:rPr>
              <w:t>（拉力）</w:t>
            </w:r>
          </w:p>
          <w:p w14:paraId="6E7F26A0"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1EF9CA47"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FD1CCE6" w14:textId="16F3DE85" w:rsidR="0090749E" w:rsidRDefault="0090749E" w:rsidP="00264364">
            <w:pPr>
              <w:keepNext/>
              <w:ind w:firstLineChars="0" w:firstLine="0"/>
              <w:jc w:val="center"/>
            </w:pPr>
            <w:r>
              <w:rPr>
                <w:rFonts w:hint="eastAsia"/>
              </w:rPr>
              <w:t>配偶婚姻满意度</w:t>
            </w:r>
            <w:r>
              <w:rPr>
                <w:rFonts w:hint="eastAsia"/>
              </w:rPr>
              <w:t>(W)</w:t>
            </w:r>
          </w:p>
          <w:p w14:paraId="5EAE7BDA" w14:textId="77777777" w:rsidR="0090749E" w:rsidRDefault="0090749E" w:rsidP="00264364">
            <w:pPr>
              <w:keepNext/>
              <w:ind w:firstLineChars="0" w:firstLine="0"/>
              <w:jc w:val="center"/>
            </w:pPr>
            <w:r>
              <w:rPr>
                <w:rFonts w:hint="eastAsia"/>
              </w:rPr>
              <w:t>↓</w:t>
            </w:r>
          </w:p>
          <w:p w14:paraId="02FB19E2" w14:textId="54FB528A" w:rsidR="007B7566" w:rsidRDefault="007B7566" w:rsidP="00264364">
            <w:pPr>
              <w:keepNext/>
              <w:ind w:firstLineChars="0" w:firstLine="0"/>
              <w:jc w:val="center"/>
            </w:pPr>
            <w:r>
              <w:rPr>
                <w:rFonts w:hint="eastAsia"/>
              </w:rPr>
              <w:t>（拉力）</w:t>
            </w:r>
          </w:p>
          <w:p w14:paraId="66D25467" w14:textId="77777777" w:rsidR="0090749E" w:rsidRDefault="0090749E" w:rsidP="00264364">
            <w:pPr>
              <w:keepNext/>
              <w:ind w:firstLineChars="0" w:firstLine="0"/>
              <w:jc w:val="center"/>
            </w:pPr>
            <w:r>
              <w:rPr>
                <w:rFonts w:hint="eastAsia"/>
              </w:rPr>
              <w:t>↓</w:t>
            </w:r>
          </w:p>
          <w:p w14:paraId="2DFCD713"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82895F0" w14:textId="7FF686FD" w:rsidR="0049370C" w:rsidRPr="00270697" w:rsidRDefault="00D11C4D" w:rsidP="007B7566">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542" w:author="Codex" w:date="2026-10-05T16:32:41.313017+00:00">
            <w:rPr>
              <w:rFonts w:cs="Times New Roman"/>
              <w:szCs w:val="21"/>
            </w:rPr>
          </w:rPrChange>
        </w:rPr>
        <w:pPrChange w:id="380" w:author="Codex" w:date="2026-10-05T16:32:41.313017+00:00">
          <w:pPr>
            <w:pStyle w:val="afffc"/>
            <w:keepLines/>
            <w:snapToGrid w:val="0"/>
            <w:spacing w:afterLines="0" w:after="0" w:line="360" w:lineRule="exact"/>
          </w:pPr>
        </w:pPrChange>
      </w:pPr>
      <w:bookmarkStart w:id="0" w:name="OLE_LINK1"/>
      <w:bookmarkStart w:id="1" w:name="_Hlk239239720"/>
      <w:bookmarkStart w:id="2" w:name="_Hlk220184862"/>
      <w:r>
        <w:rPr>
          <w:rFonts w:ascii="Times New Roman" w:hAnsi="Times New Roman" w:cs="Times New Roman" w:eastAsia="KaiTi"/>
          <w:b w:val="0"/>
          <w:bCs w:val="0"/>
          <w:sz w:val="21"/>
          <w:szCs w:val="21"/>
          <w:rPrChange w:id="381" w:author="Codex" w:date="2026-10-05T16:32:41.313017+00:00">
            <w:rPr>
              <w:rFonts w:cs="Times New Roman"/>
              <w:szCs w:val="21"/>
            </w:rPr>
          </w:rPrChange>
        </w:rPr>
        <w:t>图</w:t>
      </w:r>
      <w:r>
        <w:rPr>
          <w:rFonts w:ascii="Times New Roman" w:hAnsi="Times New Roman" w:cs="Times New Roman" w:eastAsia="KaiTi"/>
          <w:b w:val="0"/>
          <w:bCs w:val="0"/>
          <w:sz w:val="21"/>
          <w:szCs w:val="21"/>
          <w:rPrChange w:id="382" w:author="Codex" w:date="2026-10-05T16:32:41.313017+00:00">
            <w:rPr>
              <w:rFonts w:cs="Times New Roman"/>
              <w:szCs w:val="21"/>
            </w:rPr>
          </w:rPrChange>
        </w:rPr>
        <w:t xml:space="preserve">2 </w:t>
      </w:r>
      <w:r>
        <w:rPr>
          <w:rFonts w:ascii="Times New Roman" w:hAnsi="Times New Roman" w:cs="Times New Roman" w:eastAsia="KaiTi"/>
          <w:b w:val="0"/>
          <w:bCs w:val="0"/>
          <w:sz w:val="21"/>
          <w:szCs w:val="21"/>
          <w:rPrChange w:id="383" w:author="Codex" w:date="2026-10-05T16:32:41.313017+00:00">
            <w:rPr>
              <w:rFonts w:cs="Times New Roman"/>
              <w:szCs w:val="21"/>
            </w:rPr>
          </w:rPrChange>
        </w:rPr>
        <w:t>本人和配偶婚姻满意度的</w:t>
      </w:r>
      <w:r>
        <w:rPr>
          <w:rFonts w:ascii="Times New Roman" w:hAnsi="Times New Roman" w:cs="Times New Roman" w:eastAsia="KaiTi"/>
          <w:b w:val="0"/>
          <w:bCs w:val="0"/>
          <w:sz w:val="21"/>
          <w:szCs w:val="21"/>
          <w:rPrChange w:id="384" w:author="Codex" w:date="2026-10-05T16:32:41.313017+00:00">
            <w:rPr>
              <w:rFonts w:cs="Times New Roman"/>
              <w:szCs w:val="21"/>
            </w:rPr>
          </w:rPrChange>
        </w:rPr>
        <w:t>“</w:t>
      </w:r>
      <w:r>
        <w:rPr>
          <w:rFonts w:ascii="Times New Roman" w:hAnsi="Times New Roman" w:cs="Times New Roman" w:eastAsia="KaiTi"/>
          <w:b w:val="0"/>
          <w:bCs w:val="0"/>
          <w:sz w:val="21"/>
          <w:szCs w:val="21"/>
          <w:rPrChange w:id="385" w:author="Codex" w:date="2026-10-05T16:32:41.313017+00:00">
            <w:rPr>
              <w:rFonts w:cs="Times New Roman"/>
              <w:szCs w:val="21"/>
            </w:rPr>
          </w:rPrChange>
        </w:rPr>
        <w:t>推力</w:t>
      </w:r>
      <w:r>
        <w:rPr>
          <w:rFonts w:ascii="Times New Roman" w:hAnsi="Times New Roman" w:cs="Times New Roman" w:eastAsia="KaiTi"/>
          <w:b w:val="0"/>
          <w:bCs w:val="0"/>
          <w:sz w:val="21"/>
          <w:szCs w:val="21"/>
          <w:rPrChange w:id="386" w:author="Codex" w:date="2026-10-05T16:32:41.313017+00:00">
            <w:rPr>
              <w:rFonts w:cs="Times New Roman"/>
              <w:szCs w:val="21"/>
            </w:rPr>
          </w:rPrChange>
        </w:rPr>
        <w:t>—</w:t>
      </w:r>
      <w:r>
        <w:rPr>
          <w:rFonts w:ascii="Times New Roman" w:hAnsi="Times New Roman" w:cs="Times New Roman" w:eastAsia="KaiTi"/>
          <w:b w:val="0"/>
          <w:bCs w:val="0"/>
          <w:sz w:val="21"/>
          <w:szCs w:val="21"/>
          <w:rPrChange w:id="387" w:author="Codex" w:date="2026-10-05T16:32:41.313017+00:00">
            <w:rPr>
              <w:rFonts w:cs="Times New Roman"/>
              <w:szCs w:val="21"/>
            </w:rPr>
          </w:rPrChange>
        </w:rPr>
        <w:t>拉力</w:t>
      </w:r>
      <w:r>
        <w:rPr>
          <w:rFonts w:ascii="Times New Roman" w:hAnsi="Times New Roman" w:cs="Times New Roman" w:eastAsia="KaiTi"/>
          <w:b w:val="0"/>
          <w:bCs w:val="0"/>
          <w:sz w:val="21"/>
          <w:szCs w:val="21"/>
          <w:rPrChange w:id="388" w:author="Codex" w:date="2026-10-05T16:32:41.313017+00:00">
            <w:rPr>
              <w:rFonts w:cs="Times New Roman"/>
              <w:szCs w:val="21"/>
            </w:rPr>
          </w:rPrChange>
        </w:rPr>
        <w:t>”</w:t>
      </w:r>
      <w:r>
        <w:rPr>
          <w:rFonts w:ascii="Times New Roman" w:hAnsi="Times New Roman" w:cs="Times New Roman" w:eastAsia="KaiTi"/>
          <w:b w:val="0"/>
          <w:bCs w:val="0"/>
          <w:sz w:val="21"/>
          <w:szCs w:val="21"/>
          <w:rPrChange w:id="389" w:author="Codex" w:date="2026-10-05T16:32:41.313017+00:00">
            <w:rPr>
              <w:rFonts w:cs="Times New Roman"/>
              <w:szCs w:val="21"/>
            </w:rPr>
          </w:rPrChange>
        </w:rPr>
        <w:t>假设</w:t>
      </w:r>
    </w:p>
    <w:bookmarkEnd w:id="0"/>
    <w:bookmarkEnd w:id="1"/>
    <w:bookmarkEnd w:id="2"/>
    <w:p w14:paraId="780D0BF3" w14:textId="7FF686FF" w:rsidR="007B7566" w:rsidRPr="00270697" w:rsidRDefault="007B7566" w:rsidP="007B7566">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543" w:author="Codex" w:date="2026-10-05T16:32:41.313017+00:00">
            <w:rPr>
              <w:rFonts w:eastAsia="SimSun" w:cs="Times New Roman"/>
              <w:szCs w:val="21"/>
            </w:rPr>
          </w:rPrChange>
        </w:rPr>
        <w:pPrChange w:id="390"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91" w:author="Codex" w:date="2026-10-05T16:32:41.313017+00:00">
            <w:rPr>
              <w:rFonts w:eastAsia="SimSun" w:cs="Times New Roman"/>
              <w:szCs w:val="21"/>
            </w:rPr>
          </w:rPrChange>
        </w:rPr>
        <w:t>注：图示为方向性假设，不表示有关作用已经得到实证确认。</w:t>
      </w:r>
    </w:p>
    <w:p w14:paraId="27905B78" w14:textId="7FF68701" w:rsidR="0049370C"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4" w:author="Codex" w:date="2026-10-05T16:32:41.313017+00:00">
            <w:rPr>
              <w:sz w:val="21"/>
              <w:szCs w:val="21"/>
            </w:rPr>
          </w:rPrChange>
        </w:rPr>
        <w:pPrChange w:id="392" w:author="Codex" w:date="2026-10-05T16:32:41.313017+00:00">
          <w:pPr>
            <w:pStyle w:val="af5"/>
            <w:snapToGrid w:val="0"/>
            <w:ind w:firstLine="420"/>
            <w:jc w:val="both"/>
          </w:pPr>
        </w:pPrChange>
      </w:pPr>
      <w:r>
        <w:rPr>
          <w:rFonts w:ascii="Times New Roman" w:hAnsi="Times New Roman" w:cs="Times New Roman" w:eastAsia="SimSun"/>
          <w:sz w:val="21"/>
          <w:szCs w:val="21"/>
          <w:rPrChange w:id="393" w:author="Codex" w:date="2026-10-05T16:32:41.313017+00:00">
            <w:rPr>
              <w:sz w:val="21"/>
              <w:szCs w:val="21"/>
            </w:rPr>
          </w:rPrChange>
        </w:rPr>
        <w:t>收入与满意度还具有绝对变化和夫妻内部相对位置两个维度。前者关注个人资源或婚姻评价本身是否增加，后者关注双方排序是否发生转换。两者服务于同一社会问题，但并非同一指标的可互换版本。</w:t>
      </w:r>
    </w:p>
    <w:p w14:paraId="6811DD8A" w14:textId="7FF68703" w:rsidR="00340284"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5" w:author="Codex" w:date="2026-10-05T16:32:41.313017+00:00">
            <w:rPr>
              <w:sz w:val="21"/>
              <w:szCs w:val="21"/>
            </w:rPr>
          </w:rPrChange>
        </w:rPr>
        <w:pPrChange w:id="394" w:author="Codex" w:date="2026-10-05T16:32:41.313017+00:00">
          <w:pPr>
            <w:pStyle w:val="af5"/>
            <w:snapToGrid w:val="0"/>
            <w:ind w:firstLine="420"/>
            <w:jc w:val="both"/>
          </w:pPr>
        </w:pPrChange>
      </w:pPr>
      <w:r>
        <w:rPr>
          <w:rFonts w:ascii="Times New Roman" w:hAnsi="Times New Roman" w:cs="Times New Roman" w:eastAsia="SimSun"/>
          <w:sz w:val="21"/>
          <w:szCs w:val="21"/>
          <w:rPrChange w:id="395" w:author="Codex" w:date="2026-10-05T16:32:41.313017+00:00">
            <w:rPr>
              <w:sz w:val="21"/>
              <w:szCs w:val="21"/>
            </w:rPr>
          </w:rPrChange>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106CD3E6" w14:textId="7FF68705" w:rsidR="004D21EF"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6" w:author="Codex" w:date="2026-10-05T16:32:41.313017+00:00">
            <w:rPr>
              <w:sz w:val="21"/>
              <w:szCs w:val="21"/>
            </w:rPr>
          </w:rPrChange>
        </w:rPr>
        <w:pPrChange w:id="396" w:author="Codex" w:date="2026-10-05T16:32:41.313017+00:00">
          <w:pPr>
            <w:pStyle w:val="af5"/>
            <w:snapToGrid w:val="0"/>
            <w:ind w:firstLine="420"/>
            <w:jc w:val="both"/>
          </w:pPr>
        </w:pPrChange>
      </w:pPr>
      <w:r>
        <w:rPr>
          <w:rFonts w:ascii="Times New Roman" w:hAnsi="Times New Roman" w:cs="Times New Roman" w:eastAsia="SimSun"/>
          <w:sz w:val="21"/>
          <w:szCs w:val="21"/>
          <w:rPrChange w:id="397" w:author="Codex" w:date="2026-10-05T16:32:41.313017+00:00">
            <w:rPr>
              <w:sz w:val="21"/>
              <w:szCs w:val="21"/>
            </w:rPr>
          </w:rPrChange>
        </w:rPr>
        <w:t>实证分析聚焦正向转移：增加、提升或位置升级与未发生该转移的状态相比。参照状态可以包括不变及反向变化，但本文不分别估计下降过程。两类收入、两类满意度及本人／配偶角色，共同构成八条候选链。</w:t>
      </w:r>
    </w:p>
    <w:p w14:paraId="3A09CD16" w14:textId="688D4683" w:rsidR="004D21EF" w:rsidRPr="00270697" w:rsidRDefault="00B526B1"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7" w:author="Codex" w:date="2026-10-05T16:32:41.313017+00:00">
            <w:rPr>
              <w:sz w:val="21"/>
              <w:szCs w:val="21"/>
            </w:rPr>
          </w:rPrChange>
        </w:rPr>
        <w:pPrChange w:id="398" w:author="Codex" w:date="2026-10-05T16:32:41.313017+00:00">
          <w:pPr>
            <w:pStyle w:val="af5"/>
            <w:snapToGrid w:val="0"/>
            <w:ind w:firstLine="420"/>
            <w:jc w:val="both"/>
          </w:pPr>
        </w:pPrChange>
      </w:pPr>
      <w:r>
        <w:rPr>
          <w:rFonts w:ascii="Times New Roman" w:hAnsi="Times New Roman" w:cs="Times New Roman" w:eastAsia="SimSun"/>
          <w:sz w:val="21"/>
          <w:szCs w:val="21"/>
          <w:rPrChange w:id="399" w:author="Codex" w:date="2026-10-05T16:32:41.313017+00:00">
            <w:rPr>
              <w:sz w:val="21"/>
              <w:szCs w:val="21"/>
            </w:rPr>
          </w:rPrChange>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250D971E" w14:textId="7FF6870B" w:rsidR="005B4EF4" w:rsidRDefault="00A306FB" w:rsidP="00D60ABC">
      <w:pPr>
        <w:pStyle w:val="afffa"/>
        <w:keepNext/>
        <w:snapToGrid w:val="0"/>
        <w:spacing w:before="156" w:after="100" w:line="360" w:lineRule="exact"/>
        <w:ind w:firstLine="420"/>
      </w:pPr>
      <w:r>
        <w:t xml:space="preserve">3. </w:t>
      </w:r>
      <w:r>
        <w:t>代际支持的中国家庭情境</w:t>
      </w:r>
    </w:p>
    <w:p w14:paraId="156B1060" w14:textId="7FF68711" w:rsidR="007B7566"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Change w:id="8548" w:author="Codex" w:date="2026-10-05T16:32:41.313017+00:00">
            <w:rPr>
              <w:b/>
              <w:sz w:val="21"/>
              <w:szCs w:val="21"/>
            </w:rPr>
          </w:rPrChange>
        </w:rPr>
        <w:pPrChange w:id="400" w:author="Codex" w:date="2026-10-05T16:32:41.313017+00:00">
          <w:pPr>
            <w:pStyle w:val="af5"/>
            <w:snapToGrid w:val="0"/>
            <w:ind w:firstLine="420"/>
            <w:jc w:val="both"/>
          </w:pPr>
        </w:pPrChange>
      </w:pPr>
      <w:r>
        <w:rPr>
          <w:rFonts w:ascii="Times New Roman" w:hAnsi="Times New Roman" w:cs="Times New Roman" w:eastAsia="SimSun"/>
          <w:sz w:val="21"/>
          <w:szCs w:val="21"/>
          <w:rPrChange w:id="401" w:author="Codex" w:date="2026-10-05T16:32:41.313017+00:00">
            <w:rPr>
              <w:sz w:val="21"/>
              <w:szCs w:val="21"/>
            </w:rPr>
          </w:rPrChange>
        </w:rPr>
        <w:t>（</w:t>
      </w:r>
      <w:r>
        <w:rPr>
          <w:rFonts w:ascii="Times New Roman" w:hAnsi="Times New Roman" w:cs="Times New Roman" w:eastAsia="SimSun"/>
          <w:sz w:val="21"/>
          <w:szCs w:val="21"/>
          <w:rPrChange w:id="402" w:author="Codex" w:date="2026-10-05T16:32:41.313017+00:00">
            <w:rPr>
              <w:sz w:val="21"/>
              <w:szCs w:val="21"/>
            </w:rPr>
          </w:rPrChange>
        </w:rPr>
        <w:t>1</w:t>
      </w:r>
      <w:r>
        <w:rPr>
          <w:rFonts w:ascii="Times New Roman" w:hAnsi="Times New Roman" w:cs="Times New Roman" w:eastAsia="SimSun"/>
          <w:sz w:val="21"/>
          <w:szCs w:val="21"/>
          <w:rPrChange w:id="403" w:author="Codex" w:date="2026-10-05T16:32:41.313017+00:00">
            <w:rPr>
              <w:sz w:val="21"/>
              <w:szCs w:val="21"/>
            </w:rPr>
          </w:rPrChange>
        </w:rPr>
        <w:t>）夫妻关系与亲子责任之间的资源分配</w:t>
      </w:r>
    </w:p>
    <w:p w14:paraId="475FE860" w14:textId="7FF68715"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9" w:author="Codex" w:date="2026-10-05T16:32:41.313017+00:00">
            <w:rPr>
              <w:sz w:val="21"/>
              <w:szCs w:val="21"/>
            </w:rPr>
          </w:rPrChange>
        </w:rPr>
        <w:pPrChange w:id="404" w:author="Codex" w:date="2026-10-05T16:32:41.313017+00:00">
          <w:pPr>
            <w:pStyle w:val="af5"/>
            <w:snapToGrid w:val="0"/>
            <w:ind w:firstLine="420"/>
            <w:jc w:val="both"/>
          </w:pPr>
        </w:pPrChange>
      </w:pPr>
      <w:r>
        <w:rPr>
          <w:rFonts w:ascii="Times New Roman" w:hAnsi="Times New Roman" w:cs="Times New Roman" w:eastAsia="SimSun"/>
          <w:sz w:val="21"/>
          <w:szCs w:val="21"/>
          <w:rPrChange w:id="405" w:author="Codex" w:date="2026-10-05T16:32:41.313017+00:00">
            <w:rPr>
              <w:sz w:val="21"/>
              <w:szCs w:val="21"/>
            </w:rPr>
          </w:rPrChange>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456278E0" w14:textId="7FF68717"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0" w:author="Codex" w:date="2026-10-05T16:32:41.313017+00:00">
            <w:rPr>
              <w:sz w:val="21"/>
              <w:szCs w:val="21"/>
            </w:rPr>
          </w:rPrChange>
        </w:rPr>
        <w:pPrChange w:id="406" w:author="Codex" w:date="2026-10-05T16:32:41.313017+00:00">
          <w:pPr>
            <w:pStyle w:val="af5"/>
            <w:snapToGrid w:val="0"/>
            <w:ind w:firstLine="420"/>
            <w:jc w:val="both"/>
          </w:pPr>
        </w:pPrChange>
      </w:pPr>
      <w:r>
        <w:rPr>
          <w:rFonts w:ascii="Times New Roman" w:hAnsi="Times New Roman" w:cs="Times New Roman" w:eastAsia="SimSun"/>
          <w:sz w:val="21"/>
          <w:szCs w:val="21"/>
          <w:rPrChange w:id="407" w:author="Codex" w:date="2026-10-05T16:32:41.313017+00:00">
            <w:rPr>
              <w:sz w:val="21"/>
              <w:szCs w:val="21"/>
            </w:rPr>
          </w:rPrChange>
        </w:rPr>
        <w:t>对于本文而言，值得关注的不是婚姻关系是否取代亲子关系，而是两类关系如何同时进入成年子女的资源决策。只考察收入与支持的直接联系，可能遗漏夫妻对经济责任和资源用途的不同理解。</w:t>
      </w:r>
    </w:p>
    <w:p w14:paraId="6DC40695" w14:textId="7FF68719" w:rsidR="00925B83" w:rsidRPr="00270697" w:rsidRDefault="00EC3660" w:rsidP="00925B8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1" w:author="Codex" w:date="2026-10-05T16:32:41.313017+00:00">
            <w:rPr>
              <w:sz w:val="21"/>
              <w:szCs w:val="21"/>
            </w:rPr>
          </w:rPrChange>
        </w:rPr>
        <w:pPrChange w:id="408" w:author="Codex" w:date="2026-10-05T16:32:41.313017+00:00">
          <w:pPr>
            <w:pStyle w:val="af5"/>
            <w:snapToGrid w:val="0"/>
            <w:ind w:firstLine="420"/>
            <w:jc w:val="both"/>
          </w:pPr>
        </w:pPrChange>
      </w:pPr>
      <w:r>
        <w:rPr>
          <w:rFonts w:ascii="Times New Roman" w:hAnsi="Times New Roman" w:cs="Times New Roman" w:eastAsia="SimSun"/>
          <w:sz w:val="21"/>
          <w:szCs w:val="21"/>
          <w:rPrChange w:id="409" w:author="Codex" w:date="2026-10-05T16:32:41.313017+00:00">
            <w:rPr>
              <w:sz w:val="21"/>
              <w:szCs w:val="21"/>
            </w:rPr>
          </w:rPrChange>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43D80D6" w14:textId="7FF6871F" w:rsidR="00EC3660"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Change w:id="8552" w:author="Codex" w:date="2026-10-05T16:32:41.313017+00:00">
            <w:rPr>
              <w:b/>
              <w:sz w:val="21"/>
              <w:szCs w:val="21"/>
            </w:rPr>
          </w:rPrChange>
        </w:rPr>
        <w:pPrChange w:id="410" w:author="Codex" w:date="2026-10-05T16:32:41.313017+00:00">
          <w:pPr>
            <w:pStyle w:val="af5"/>
            <w:snapToGrid w:val="0"/>
            <w:ind w:firstLine="420"/>
            <w:jc w:val="both"/>
          </w:pPr>
        </w:pPrChange>
      </w:pPr>
      <w:r>
        <w:rPr>
          <w:rFonts w:ascii="Times New Roman" w:hAnsi="Times New Roman" w:cs="Times New Roman" w:eastAsia="SimSun"/>
          <w:sz w:val="21"/>
          <w:szCs w:val="21"/>
          <w:rPrChange w:id="411" w:author="Codex" w:date="2026-10-05T16:32:41.313017+00:00">
            <w:rPr>
              <w:sz w:val="21"/>
              <w:szCs w:val="21"/>
            </w:rPr>
          </w:rPrChange>
        </w:rPr>
        <w:t>（</w:t>
      </w:r>
      <w:r>
        <w:rPr>
          <w:rFonts w:ascii="Times New Roman" w:hAnsi="Times New Roman" w:cs="Times New Roman" w:eastAsia="SimSun"/>
          <w:sz w:val="21"/>
          <w:szCs w:val="21"/>
          <w:rPrChange w:id="412" w:author="Codex" w:date="2026-10-05T16:32:41.313017+00:00">
            <w:rPr>
              <w:sz w:val="21"/>
              <w:szCs w:val="21"/>
            </w:rPr>
          </w:rPrChange>
        </w:rPr>
        <w:t>2</w:t>
      </w:r>
      <w:r>
        <w:rPr>
          <w:rFonts w:ascii="Times New Roman" w:hAnsi="Times New Roman" w:cs="Times New Roman" w:eastAsia="SimSun"/>
          <w:sz w:val="21"/>
          <w:szCs w:val="21"/>
          <w:rPrChange w:id="413" w:author="Codex" w:date="2026-10-05T16:32:41.313017+00:00">
            <w:rPr>
              <w:sz w:val="21"/>
              <w:szCs w:val="21"/>
            </w:rPr>
          </w:rPrChange>
        </w:rPr>
        <w:t>）区分关系机制与政策效用</w:t>
      </w:r>
    </w:p>
    <w:p w14:paraId="16844B37" w14:textId="7FF68721" w:rsidR="00402B1B" w:rsidRPr="00270697" w:rsidRDefault="00EC3660" w:rsidP="00DD403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3" w:author="Codex" w:date="2026-10-05T16:32:41.313017+00:00">
            <w:rPr>
              <w:sz w:val="21"/>
              <w:szCs w:val="21"/>
            </w:rPr>
          </w:rPrChange>
        </w:rPr>
        <w:pPrChange w:id="414" w:author="Codex" w:date="2026-10-05T16:32:41.313017+00:00">
          <w:pPr>
            <w:pStyle w:val="af5"/>
            <w:snapToGrid w:val="0"/>
            <w:ind w:firstLine="420"/>
            <w:jc w:val="both"/>
          </w:pPr>
        </w:pPrChange>
      </w:pPr>
      <w:r>
        <w:rPr>
          <w:rFonts w:ascii="Times New Roman" w:hAnsi="Times New Roman" w:cs="Times New Roman" w:eastAsia="SimSun"/>
          <w:sz w:val="21"/>
          <w:szCs w:val="21"/>
          <w:rPrChange w:id="415" w:author="Codex" w:date="2026-10-05T16:32:41.313017+00:00">
            <w:rPr>
              <w:sz w:val="21"/>
              <w:szCs w:val="21"/>
            </w:rPr>
          </w:rPrChange>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C463CAB" w14:textId="13BF407B" w:rsidR="00DD4038" w:rsidRPr="00270697" w:rsidRDefault="00DD4038" w:rsidP="00FC53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4" w:author="Codex" w:date="2026-10-05T16:32:41.313017+00:00">
            <w:rPr>
              <w:sz w:val="21"/>
              <w:szCs w:val="21"/>
            </w:rPr>
          </w:rPrChange>
        </w:rPr>
        <w:pPrChange w:id="416" w:author="Codex" w:date="2026-10-05T16:32:41.313017+00:00">
          <w:pPr>
            <w:pStyle w:val="af5"/>
            <w:snapToGrid w:val="0"/>
            <w:ind w:firstLine="420"/>
            <w:jc w:val="both"/>
          </w:pPr>
        </w:pPrChange>
      </w:pPr>
      <w:r>
        <w:rPr>
          <w:rFonts w:ascii="Times New Roman" w:hAnsi="Times New Roman" w:cs="Times New Roman" w:eastAsia="SimSun"/>
          <w:sz w:val="21"/>
          <w:szCs w:val="21"/>
          <w:rPrChange w:id="417" w:author="Codex" w:date="2026-10-05T16:32:41.313017+00:00">
            <w:rPr>
              <w:sz w:val="21"/>
              <w:szCs w:val="21"/>
            </w:rPr>
          </w:rPrChange>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D925518" w14:textId="7FF68757" w:rsidR="00AF0B09" w:rsidRPr="00270697" w:rsidRDefault="00402B1B"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5" w:author="Codex" w:date="2026-10-05T16:32:41.313017+00:00">
            <w:rPr>
              <w:rFonts w:cs="Times New Roman"/>
              <w:szCs w:val="21"/>
            </w:rPr>
          </w:rPrChange>
        </w:rPr>
        <w:pPrChange w:id="418" w:author="Codex" w:date="2026-10-05T16:32:41.313017+00:00">
          <w:pPr>
            <w:snapToGrid w:val="0"/>
            <w:spacing w:line="360" w:lineRule="exact"/>
            <w:ind w:firstLine="420"/>
          </w:pPr>
        </w:pPrChange>
      </w:pPr>
      <w:del w:id="1001691" w:author="Codex" w:date="2026-10-06T19:51:51Z">
        <w:r w:rsidRPr="001E3FE2">
          <w:rPr>
            <w:rFonts w:cs="Times New Roman"/>
            <w:szCs w:val="21"/>
          </w:rPr>
          <w:delText>202</w:delText>
        </w:r>
        <w:r w:rsidR="00AF0B09" w:rsidRPr="001E3FE2">
          <w:rPr>
            <w:rFonts w:cs="Times New Roman"/>
            <w:szCs w:val="21"/>
          </w:rPr>
          <w:delText>0</w:delText>
        </w:r>
        <w:r w:rsidRPr="001E3FE2">
          <w:rPr>
            <w:rFonts w:cs="Times New Roman"/>
            <w:szCs w:val="21"/>
          </w:rPr>
          <w:delText>年</w:delText>
        </w:r>
        <w:r w:rsidR="00011C2F" w:rsidRPr="001E3FE2">
          <w:rPr>
            <w:rFonts w:cs="Times New Roman"/>
            <w:szCs w:val="21"/>
          </w:rPr>
          <w:delText>《</w:delText>
        </w:r>
        <w:r w:rsidR="00F90D0D" w:rsidRPr="001E3FE2">
          <w:rPr>
            <w:rFonts w:cs="Times New Roman"/>
            <w:szCs w:val="21"/>
          </w:rPr>
          <w:delText>第七次全国</w:delText>
        </w:r>
        <w:r w:rsidRPr="001E3FE2">
          <w:rPr>
            <w:rFonts w:cs="Times New Roman"/>
            <w:szCs w:val="21"/>
          </w:rPr>
          <w:delText>人口普查数据</w:delText>
        </w:r>
        <w:r w:rsidR="00011C2F" w:rsidRPr="001E3FE2">
          <w:rPr>
            <w:rFonts w:cs="Times New Roman"/>
            <w:szCs w:val="21"/>
          </w:rPr>
          <w:delText>》</w:delText>
        </w:r>
        <w:r w:rsidRPr="001E3FE2">
          <w:rPr>
            <w:rFonts w:cs="Times New Roman"/>
            <w:szCs w:val="21"/>
          </w:rPr>
          <w:delText>显示，</w:delText>
        </w:r>
        <w:r w:rsidR="00AF0B09" w:rsidRPr="001E3FE2">
          <w:rPr>
            <w:rFonts w:cs="Times New Roman"/>
            <w:szCs w:val="21"/>
          </w:rPr>
          <w:delText>三代直系家庭</w:delText>
        </w:r>
        <w:r w:rsidR="00795E55" w:rsidRPr="001E3FE2">
          <w:rPr>
            <w:rFonts w:cs="Times New Roman"/>
            <w:szCs w:val="21"/>
          </w:rPr>
          <w:delText>占比为（城镇）</w:delText>
        </w:r>
        <w:r w:rsidR="00795E55" w:rsidRPr="001E3FE2">
          <w:rPr>
            <w:rFonts w:cs="Times New Roman"/>
            <w:szCs w:val="21"/>
          </w:rPr>
          <w:delText>13.89%</w:delText>
        </w:r>
        <w:r w:rsidR="00795E55" w:rsidRPr="001E3FE2">
          <w:rPr>
            <w:rFonts w:cs="Times New Roman"/>
            <w:szCs w:val="21"/>
          </w:rPr>
          <w:delText>和（乡村）</w:delText>
        </w:r>
        <w:r w:rsidR="00795E55" w:rsidRPr="001E3FE2">
          <w:rPr>
            <w:rFonts w:cs="Times New Roman"/>
            <w:szCs w:val="21"/>
          </w:rPr>
          <w:delText>21.48%</w:delText>
        </w:r>
        <w:r w:rsidR="00E203D1" w:rsidRPr="001E3FE2">
          <w:rPr>
            <w:rFonts w:cs="Times New Roman"/>
            <w:szCs w:val="21"/>
          </w:rPr>
          <w:delText>（</w:delText>
        </w:r>
        <w:r w:rsidR="00795E55" w:rsidRPr="001E3FE2">
          <w:rPr>
            <w:rFonts w:cs="Times New Roman"/>
            <w:szCs w:val="21"/>
          </w:rPr>
          <w:delText>王跃生，</w:delText>
        </w:r>
        <w:r w:rsidR="00795E55" w:rsidRPr="001E3FE2">
          <w:rPr>
            <w:rFonts w:cs="Times New Roman"/>
            <w:szCs w:val="21"/>
          </w:rPr>
          <w:delText>2026</w:delText>
        </w:r>
        <w:r w:rsidR="00E203D1" w:rsidRPr="001E3FE2">
          <w:rPr>
            <w:rFonts w:cs="Times New Roman"/>
            <w:szCs w:val="21"/>
          </w:rPr>
          <w:delText>）</w:delText>
        </w:r>
      </w:del>
      <w:ins w:id="1001692" w:author="Codex" w:date="2026-10-06T19:51:51Z">
        <w:r w:rsidRPr="001E3FE2">
          <w:rPr>
            <w:rFonts w:cs="Times New Roman"/>
            <w:szCs w:val="21"/>
          </w:rPr>
          <w:t>王跃生</w:t>
        </w:r>
        <w:r w:rsidR="001F52D5">
          <w:rPr>
            <w:rFonts w:cs="Times New Roman"/>
            <w:szCs w:val="21"/>
          </w:rPr>
          <w:fldChar w:fldCharType="begin"/>
        </w:r>
        <w:r w:rsidR="001F52D5">
          <w:rPr>
            <w:rFonts w:cs="Times New Roman" w:hint="eastAsia"/>
            <w:szCs w:val="21"/>
          </w:rPr>
          <w:instrText xml:space="preserve"> ADDIN ZOTERO_ITEM CSL_CITATION {"citationID":"VSZB9qN9","properties":{"formattedCitation":"\\uc0\\u65288{}2026\\uc0\\u65289{}","plainCitation":"</w:instrText>
        </w:r>
        <w:r w:rsidR="001F52D5">
          <w:rPr>
            <w:rFonts w:cs="Times New Roman" w:hint="eastAsia"/>
            <w:szCs w:val="21"/>
          </w:rPr>
          <w:instrText>（</w:instrText>
        </w:r>
        <w:r w:rsidR="001F52D5">
          <w:rPr>
            <w:rFonts w:cs="Times New Roman" w:hint="eastAsia"/>
            <w:szCs w:val="21"/>
          </w:rPr>
          <w:instrText>2026</w:instrText>
        </w:r>
        <w:r w:rsidR="001F52D5">
          <w:rPr>
            <w:rFonts w:cs="Times New Roman" w:hint="eastAsia"/>
            <w:szCs w:val="21"/>
          </w:rPr>
          <w:instrText>）</w:instrText>
        </w:r>
        <w:r w:rsidR="001F52D5">
          <w:rPr>
            <w:rFonts w:cs="Times New Roman" w:hint="eastAsia"/>
            <w:szCs w:val="21"/>
          </w:rPr>
          <w:instrText>","noteIndex":0},"citationItems":[{"id":26067,"uris":["http://zotero.org/users/9676737/items/HM4KAHLB"],"itemData":{"id":26067,"type":"article-newspaper","container-title":"</w:instrText>
        </w:r>
        <w:r w:rsidR="001F52D5">
          <w:rPr>
            <w:rFonts w:cs="Times New Roman" w:hint="eastAsia"/>
            <w:szCs w:val="21"/>
          </w:rPr>
          <w:instrText>光明日报</w:instrText>
        </w:r>
        <w:r w:rsidR="001F52D5">
          <w:rPr>
            <w:rFonts w:cs="Times New Roman" w:hint="eastAsia"/>
            <w:szCs w:val="21"/>
          </w:rPr>
          <w:instrText>","page":"11","title":"</w:instrText>
        </w:r>
        <w:r w:rsidR="001F52D5">
          <w:rPr>
            <w:rFonts w:cs="Times New Roman" w:hint="eastAsia"/>
            <w:szCs w:val="21"/>
          </w:rPr>
          <w:instrText>中国家庭结构百年变迁及其特征分析</w:instrText>
        </w:r>
        <w:r w:rsidR="001F52D5">
          <w:rPr>
            <w:rFonts w:cs="Times New Roman" w:hint="eastAsia"/>
            <w:szCs w:val="21"/>
          </w:rPr>
          <w:instrText>","author":[{"family":"</w:instrText>
        </w:r>
        <w:r w:rsidR="001F52D5">
          <w:rPr>
            <w:rFonts w:cs="Times New Roman" w:hint="eastAsia"/>
            <w:szCs w:val="21"/>
          </w:rPr>
          <w:instrText>王跃生</w:instrText>
        </w:r>
        <w:r w:rsidR="001F52D5">
          <w:rPr>
            <w:rFonts w:cs="Times New Roman" w:hint="eastAsia"/>
            <w:szCs w:val="21"/>
          </w:rPr>
          <w:instrText>","given":""}],"issued":{"date-parts":[["2026",4,1]]}},"suppress-author":true}],"schema":"https://github.com/citation</w:instrText>
        </w:r>
        <w:r w:rsidR="001F52D5">
          <w:rPr>
            <w:rFonts w:cs="Times New Roman"/>
            <w:szCs w:val="21"/>
          </w:rPr>
          <w:instrText xml:space="preserve">-style-language/schema/raw/master/csl-citation.json"} </w:instrText>
        </w:r>
        <w:r w:rsidR="001F52D5">
          <w:rPr>
            <w:rFonts w:cs="Times New Roman"/>
            <w:szCs w:val="21"/>
          </w:rPr>
          <w:fldChar w:fldCharType="separate"/>
        </w:r>
        <w:r w:rsidR="001F52D5" w:rsidRPr="001F52D5">
          <w:rPr>
            <w:rFonts w:eastAsiaTheme="minorEastAsia" w:cs="Times New Roman"/>
            <w:kern w:val="0"/>
            <w:szCs w:val="24"/>
          </w:rPr>
          <w:t>（</w:t>
        </w:r>
        <w:r w:rsidR="001F52D5" w:rsidRPr="001F52D5">
          <w:rPr>
            <w:rFonts w:eastAsiaTheme="minorEastAsia" w:cs="Times New Roman"/>
            <w:kern w:val="0"/>
            <w:szCs w:val="24"/>
          </w:rPr>
          <w:t>2026</w:t>
        </w:r>
        <w:r w:rsidR="001F52D5" w:rsidRPr="001F52D5">
          <w:rPr>
            <w:rFonts w:eastAsiaTheme="minorEastAsia" w:cs="Times New Roman"/>
            <w:kern w:val="0"/>
            <w:szCs w:val="24"/>
          </w:rPr>
          <w:t>）</w:t>
        </w:r>
        <w:r w:rsidR="001F52D5">
          <w:rPr>
            <w:rFonts w:cs="Times New Roman"/>
            <w:szCs w:val="21"/>
          </w:rPr>
          <w:fldChar w:fldCharType="end"/>
        </w:r>
        <w:r w:rsidRPr="001E3FE2">
          <w:rPr>
            <w:rFonts w:cs="Times New Roman"/>
            <w:szCs w:val="21"/>
          </w:rPr>
          <w:t>根据</w:t>
        </w:r>
        <w:r w:rsidRPr="001E3FE2">
          <w:rPr>
            <w:rFonts w:cs="Times New Roman"/>
            <w:szCs w:val="21"/>
          </w:rPr>
          <w:t>202</w:t>
        </w:r>
        <w:r w:rsidR="00AF0B09" w:rsidRPr="001E3FE2">
          <w:rPr>
            <w:rFonts w:cs="Times New Roman"/>
            <w:szCs w:val="21"/>
          </w:rPr>
          <w:t>0</w:t>
        </w:r>
        <w:r w:rsidRPr="001E3FE2">
          <w:rPr>
            <w:rFonts w:cs="Times New Roman" w:hint="eastAsia"/>
            <w:szCs w:val="21"/>
          </w:rPr>
          <w:t>年人口普查资料报告，</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ins>
      <w:r w:rsidR="00011C2F" w:rsidRPr="001E3FE2">
        <w:rPr>
          <w:rStyle w:val="af9"/>
        </w:rPr>
        <w:footnoteReference w:id="3"/>
      </w:r>
      <w:del w:id="1001693" w:author="Codex" w:date="2026-10-06T19:51:51Z">
        <w:r w:rsidR="00AF0B09" w:rsidRPr="001E3FE2">
          <w:rPr>
            <w:rFonts w:cs="Times New Roman"/>
            <w:szCs w:val="21"/>
          </w:rPr>
          <w:delText>，老年人主要生活来源中子代供养的比例仍维持在</w:delText>
        </w:r>
        <w:r w:rsidR="00011C2F" w:rsidRPr="001E3FE2">
          <w:rPr>
            <w:rFonts w:cs="Times New Roman"/>
            <w:szCs w:val="21"/>
          </w:rPr>
          <w:delText>32.66</w:delText>
        </w:r>
        <w:r w:rsidR="00AF0B09" w:rsidRPr="001E3FE2">
          <w:rPr>
            <w:rFonts w:cs="Times New Roman"/>
            <w:szCs w:val="21"/>
          </w:rPr>
          <w:delText>%</w:delText>
        </w:r>
        <w:r w:rsidR="00E203D1" w:rsidRPr="001E3FE2">
          <w:rPr>
            <w:rFonts w:cs="Times New Roman"/>
            <w:szCs w:val="21"/>
          </w:rPr>
          <w:delText>（</w:delText>
        </w:r>
        <w:r w:rsidR="00011C2F" w:rsidRPr="001E3FE2">
          <w:rPr>
            <w:rFonts w:cs="Times New Roman"/>
            <w:szCs w:val="21"/>
          </w:rPr>
          <w:delText>城镇、乡村</w:delText>
        </w:r>
        <w:r w:rsidR="00011C2F" w:rsidRPr="001E3FE2">
          <w:rPr>
            <w:rFonts w:cs="Times New Roman"/>
            <w:szCs w:val="21"/>
          </w:rPr>
          <w:delText>41.9%</w:delText>
        </w:r>
        <w:r w:rsidR="00E203D1" w:rsidRPr="001E3FE2">
          <w:rPr>
            <w:rFonts w:cs="Times New Roman"/>
            <w:szCs w:val="21"/>
          </w:rPr>
          <w:delText>）</w:delText>
        </w:r>
        <w:r w:rsidR="00AF0B09" w:rsidRPr="001E3FE2">
          <w:rPr>
            <w:rFonts w:cs="Times New Roman"/>
            <w:szCs w:val="21"/>
          </w:rPr>
          <w:delText>；</w:delText>
        </w:r>
      </w:del>
      <w:ins w:id="1001694" w:author="Codex" w:date="2026-10-06T19:51:51Z">
        <w:r w:rsidR="00AF0B09" w:rsidRPr="001E3FE2">
          <w:rPr>
            <w:rFonts w:cs="Times New Roman" w:hint="eastAsia"/>
            <w:szCs w:val="21"/>
          </w:rPr>
          <w:t>；</w:t>
        </w:r>
      </w:ins>
    </w:p>
    <w:p w14:paraId="51D765FD" w14:textId="7FF687A1" w:rsidR="00AF0B09" w:rsidRPr="00270697" w:rsidRDefault="00AF0B09"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6" w:author="Codex" w:date="2026-10-05T16:32:41.313017+00:00">
            <w:rPr>
              <w:rFonts w:cs="Times New Roman"/>
              <w:szCs w:val="21"/>
            </w:rPr>
          </w:rPrChange>
        </w:rPr>
        <w:pPrChange w:id="444" w:author="Codex" w:date="2026-10-05T16:32:41.313017+00:00">
          <w:pPr>
            <w:snapToGrid w:val="0"/>
            <w:spacing w:line="360" w:lineRule="exact"/>
            <w:ind w:firstLine="420"/>
          </w:pPr>
        </w:pPrChange>
      </w:pPr>
      <w:r w:rsidRPr="001E3FE2">
        <w:rPr>
          <w:rFonts w:ascii="Times New Roman" w:hAnsi="Times New Roman" w:cs="Times New Roman" w:eastAsia="SimSun"/>
          <w:sz w:val="21"/>
          <w:szCs w:val="21"/>
          <w:rPrChange w:id="445" w:author="Codex" w:date="2026-10-05T16:32:41.313017+00:00">
            <w:rPr>
              <w:rFonts w:cs="Times New Roman"/>
              <w:szCs w:val="21"/>
            </w:rPr>
          </w:rPrChange>
        </w:rPr>
        <w:t>202</w:t>
      </w:r>
      <w:del w:id="1001335" w:author="Codex" w:date="2026-10-06T05:40:41Z">
        <w:r w:rsidR="004F7FD9" w:rsidRPr="001E3FE2">
          <w:rPr>
            <w:rFonts w:ascii="Times New Roman" w:hAnsi="Times New Roman" w:cs="Times New Roman" w:eastAsia="SimSun"/>
            <w:sz w:val="21"/>
            <w:szCs w:val="21"/>
            <w:rPrChange w:id="446" w:author="Codex" w:date="2026-10-05T16:32:41.313017+00:00">
              <w:rPr>
                <w:rFonts w:cs="Times New Roman"/>
                <w:szCs w:val="21"/>
              </w:rPr>
            </w:rPrChange>
          </w:rPr>
          <w:delText>1</w:delText>
        </w:r>
      </w:del>
      <w:ins w:id="1001336" w:author="Codex" w:date="2026-10-06T05:40:41Z">
        <w:r w:rsidR="004F7FD9" w:rsidRPr="001E3FE2">
          <w:rPr>
            <w:rFonts w:ascii="Times New Roman" w:hAnsi="Times New Roman" w:cs="Times New Roman" w:eastAsia="SimSun"/>
            <w:sz w:val="21"/>
            <w:szCs w:val="21"/>
          </w:rPr>
          <w:t>4年1</w:t>
        </w:r>
      </w:ins>
      <w:del w:id="1001337" w:author="Codex" w:date="2026-10-06T05:40:41Z">
        <w:r w:rsidRPr="001E3FE2">
          <w:rPr>
            <w:rFonts w:ascii="Times New Roman" w:hAnsi="Times New Roman" w:cs="Times New Roman" w:eastAsia="SimSun"/>
            <w:sz w:val="21"/>
            <w:szCs w:val="21"/>
            <w:rPrChange w:id="447" w:author="Codex" w:date="2026-10-05T16:32:41.313017+00:00">
              <w:rPr>
                <w:rFonts w:cs="Times New Roman"/>
                <w:szCs w:val="21"/>
              </w:rPr>
            </w:rPrChange>
          </w:rPr>
          <w:delText>年</w:delText>
        </w:r>
      </w:del>
      <w:ins w:id="1001338" w:author="Codex" w:date="2026-10-06T05:40:41Z">
        <w:r w:rsidRPr="001E3FE2">
          <w:rPr>
            <w:rFonts w:ascii="Times New Roman" w:hAnsi="Times New Roman" w:cs="Times New Roman" w:eastAsia="SimSun"/>
            <w:sz w:val="21"/>
            <w:szCs w:val="21"/>
          </w:rPr>
          <w:t>0月发布的</w:t>
        </w:r>
      </w:ins>
      <w:del w:id="1001339" w:author="Codex" w:date="2026-10-06T05:40:41Z">
        <w:r w:rsidR="004F7FD9" w:rsidRPr="001E3FE2">
          <w:rPr>
            <w:rFonts w:ascii="Times New Roman" w:hAnsi="Times New Roman" w:cs="Times New Roman" w:eastAsia="SimSun"/>
            <w:sz w:val="21"/>
            <w:szCs w:val="21"/>
            <w:rPrChange w:id="448" w:author="Codex" w:date="2026-10-05T16:32:41.313017+00:00">
              <w:rPr>
                <w:rFonts w:cs="Times New Roman"/>
                <w:szCs w:val="21"/>
              </w:rPr>
            </w:rPrChange>
          </w:rPr>
          <w:delText>《第五次中国城乡老年人生活状况抽样调查》</w:delText>
        </w:r>
      </w:del>
      <w:ins w:id="1001340" w:author="Codex" w:date="2026-10-06T05:40:41Z">
        <w:r w:rsidR="004F7FD9" w:rsidRPr="001E3FE2">
          <w:rPr>
            <w:rFonts w:ascii="Times New Roman" w:hAnsi="Times New Roman" w:cs="Times New Roman" w:eastAsia="SimSun"/>
            <w:sz w:val="21"/>
            <w:szCs w:val="21"/>
          </w:rPr>
          <w:t>《第五次中国城乡老年人生活状况抽样调查基本数据公报》</w:t>
        </w:r>
      </w:ins>
      <w:r w:rsidR="004F7FD9" w:rsidRPr="001E3FE2">
        <w:rPr>
          <w:rStyle w:val="af9"/>
        </w:rPr>
        <w:footnoteReference w:id="4"/>
      </w:r>
      <w:del w:id="1001341" w:author="Codex" w:date="2026-10-06T05:40:41Z">
        <w:r w:rsidRPr="001E3FE2">
          <w:rPr>
            <w:rFonts w:ascii="Times New Roman" w:hAnsi="Times New Roman" w:cs="Times New Roman" w:eastAsia="SimSun"/>
            <w:sz w:val="21"/>
            <w:szCs w:val="21"/>
            <w:rPrChange w:id="449" w:author="Codex" w:date="2026-10-05T16:32:41.313017+00:00">
              <w:rPr>
                <w:rFonts w:cs="Times New Roman"/>
                <w:szCs w:val="21"/>
              </w:rPr>
            </w:rPrChange>
          </w:rPr>
          <w:delText>中，与子女同住比例为</w:delText>
        </w:r>
      </w:del>
      <w:ins w:id="1001342" w:author="Codex" w:date="2026-10-06T05:40:41Z">
        <w:r w:rsidRPr="001E3FE2">
          <w:rPr>
            <w:rFonts w:ascii="Times New Roman" w:hAnsi="Times New Roman" w:cs="Times New Roman" w:eastAsia="SimSun"/>
            <w:sz w:val="21"/>
            <w:szCs w:val="21"/>
          </w:rPr>
          <w:t>（调查标准时点为2021年8月1日）显示，与子女共住的老年人占</w:t>
        </w:r>
      </w:ins>
      <w:r w:rsidRPr="001E3FE2">
        <w:rPr>
          <w:rFonts w:ascii="Times New Roman" w:hAnsi="Times New Roman" w:cs="Times New Roman" w:eastAsia="SimSun"/>
          <w:sz w:val="21"/>
          <w:szCs w:val="21"/>
          <w:rPrChange w:id="450" w:author="Codex" w:date="2026-10-05T16:32:41.313017+00:00">
            <w:rPr>
              <w:rFonts w:cs="Times New Roman"/>
              <w:szCs w:val="21"/>
            </w:rPr>
          </w:rPrChange>
        </w:rPr>
        <w:t>3</w:t>
      </w:r>
      <w:r w:rsidR="00F41B46" w:rsidRPr="001E3FE2">
        <w:rPr>
          <w:rFonts w:ascii="Times New Roman" w:hAnsi="Times New Roman" w:cs="Times New Roman" w:eastAsia="SimSun"/>
          <w:sz w:val="21"/>
          <w:szCs w:val="21"/>
          <w:rPrChange w:id="451" w:author="Codex" w:date="2026-10-05T16:32:41.313017+00:00">
            <w:rPr>
              <w:rFonts w:cs="Times New Roman"/>
              <w:szCs w:val="21"/>
            </w:rPr>
          </w:rPrChange>
        </w:rPr>
        <w:t>3.</w:t>
      </w:r>
      <w:r w:rsidRPr="001E3FE2">
        <w:rPr>
          <w:rFonts w:ascii="Times New Roman" w:hAnsi="Times New Roman" w:cs="Times New Roman" w:eastAsia="SimSun"/>
          <w:sz w:val="21"/>
          <w:szCs w:val="21"/>
          <w:rPrChange w:id="452" w:author="Codex" w:date="2026-10-05T16:32:41.313017+00:00">
            <w:rPr>
              <w:rFonts w:cs="Times New Roman"/>
              <w:szCs w:val="21"/>
            </w:rPr>
          </w:rPrChange>
        </w:rPr>
        <w:t>5%</w:t>
      </w:r>
      <w:r w:rsidR="00E203D1" w:rsidRPr="001E3FE2">
        <w:rPr>
          <w:rFonts w:ascii="Times New Roman" w:hAnsi="Times New Roman" w:cs="Times New Roman" w:eastAsia="SimSun"/>
          <w:sz w:val="21"/>
          <w:szCs w:val="21"/>
          <w:rPrChange w:id="453" w:author="Codex" w:date="2026-10-05T16:32:41.313017+00:00">
            <w:rPr>
              <w:rFonts w:cs="Times New Roman"/>
              <w:szCs w:val="21"/>
            </w:rPr>
          </w:rPrChange>
        </w:rPr>
        <w:t>（</w:t>
      </w:r>
      <w:r w:rsidR="00F41B46" w:rsidRPr="001E3FE2">
        <w:rPr>
          <w:rFonts w:ascii="Times New Roman" w:hAnsi="Times New Roman" w:cs="Times New Roman" w:eastAsia="SimSun"/>
          <w:sz w:val="21"/>
          <w:szCs w:val="21"/>
          <w:rPrChange w:id="454" w:author="Codex" w:date="2026-10-05T16:32:41.313017+00:00">
            <w:rPr>
              <w:rFonts w:cs="Times New Roman"/>
              <w:szCs w:val="21"/>
            </w:rPr>
          </w:rPrChange>
        </w:rPr>
        <w:t>城镇</w:t>
      </w:r>
      <w:r w:rsidR="00441697" w:rsidRPr="001E3FE2">
        <w:rPr>
          <w:rFonts w:ascii="Times New Roman" w:hAnsi="Times New Roman" w:cs="Times New Roman" w:eastAsia="SimSun"/>
          <w:sz w:val="21"/>
          <w:szCs w:val="21"/>
          <w:rPrChange w:id="455" w:author="Codex" w:date="2026-10-05T16:32:41.313017+00:00">
            <w:rPr>
              <w:rFonts w:cs="Times New Roman"/>
              <w:szCs w:val="21"/>
            </w:rPr>
          </w:rPrChange>
        </w:rPr>
        <w:t>36.1%</w:t>
      </w:r>
      <w:r w:rsidR="00F41B46" w:rsidRPr="001E3FE2">
        <w:rPr>
          <w:rFonts w:ascii="Times New Roman" w:hAnsi="Times New Roman" w:cs="Times New Roman" w:eastAsia="SimSun"/>
          <w:sz w:val="21"/>
          <w:szCs w:val="21"/>
          <w:rPrChange w:id="456" w:author="Codex" w:date="2026-10-05T16:32:41.313017+00:00">
            <w:rPr>
              <w:rFonts w:cs="Times New Roman"/>
              <w:szCs w:val="21"/>
            </w:rPr>
          </w:rPrChange>
        </w:rPr>
        <w:t>、农村</w:t>
      </w:r>
      <w:r w:rsidR="00441697" w:rsidRPr="001E3FE2">
        <w:rPr>
          <w:rFonts w:ascii="Times New Roman" w:hAnsi="Times New Roman" w:cs="Times New Roman" w:eastAsia="SimSun"/>
          <w:sz w:val="21"/>
          <w:szCs w:val="21"/>
          <w:rPrChange w:id="457" w:author="Codex" w:date="2026-10-05T16:32:41.313017+00:00">
            <w:rPr>
              <w:rFonts w:cs="Times New Roman"/>
              <w:szCs w:val="21"/>
            </w:rPr>
          </w:rPrChange>
        </w:rPr>
        <w:t>30.4%</w:t>
      </w:r>
      <w:r w:rsidR="00E203D1" w:rsidRPr="001E3FE2">
        <w:rPr>
          <w:rFonts w:ascii="Times New Roman" w:hAnsi="Times New Roman" w:cs="Times New Roman" w:eastAsia="SimSun"/>
          <w:sz w:val="21"/>
          <w:szCs w:val="21"/>
          <w:rPrChange w:id="458" w:author="Codex" w:date="2026-10-05T16:32:41.313017+00:00">
            <w:rPr>
              <w:rFonts w:cs="Times New Roman"/>
              <w:szCs w:val="21"/>
            </w:rPr>
          </w:rPrChange>
        </w:rPr>
        <w:t>）</w:t>
      </w:r>
      <w:r w:rsidRPr="001E3FE2">
        <w:rPr>
          <w:rFonts w:ascii="Times New Roman" w:hAnsi="Times New Roman" w:cs="Times New Roman" w:eastAsia="SimSun"/>
          <w:sz w:val="21"/>
          <w:szCs w:val="21"/>
          <w:rPrChange w:id="459" w:author="Codex" w:date="2026-10-05T16:32:41.313017+00:00">
            <w:rPr>
              <w:rFonts w:cs="Times New Roman"/>
              <w:szCs w:val="21"/>
            </w:rPr>
          </w:rPrChange>
        </w:rPr>
        <w:t>，</w:t>
      </w:r>
      <w:del w:id="1001343" w:author="Codex" w:date="2026-10-06T05:40:41Z">
        <w:r w:rsidR="004F7FD9" w:rsidRPr="001E3FE2">
          <w:rPr>
            <w:rFonts w:ascii="Times New Roman" w:hAnsi="Times New Roman" w:cs="Times New Roman" w:eastAsia="SimSun"/>
            <w:sz w:val="21"/>
            <w:szCs w:val="21"/>
            <w:rPrChange w:id="460" w:author="Codex" w:date="2026-10-05T16:32:41.313017+00:00">
              <w:rPr>
                <w:rFonts w:cs="Times New Roman"/>
                <w:szCs w:val="21"/>
              </w:rPr>
            </w:rPrChange>
          </w:rPr>
          <w:delText>接受</w:delText>
        </w:r>
      </w:del>
      <w:ins w:id="1001344" w:author="Codex" w:date="2026-10-06T05:40:41Z">
        <w:r w:rsidR="004F7FD9" w:rsidRPr="001E3FE2">
          <w:rPr>
            <w:rFonts w:ascii="Times New Roman" w:hAnsi="Times New Roman" w:cs="Times New Roman" w:eastAsia="SimSun"/>
            <w:sz w:val="21"/>
            <w:szCs w:val="21"/>
          </w:rPr>
          <w:t>收到</w:t>
        </w:r>
      </w:ins>
      <w:del w:id="1001345" w:author="Codex" w:date="2026-10-06T05:40:41Z">
        <w:r w:rsidR="00A214D4" w:rsidRPr="001E3FE2">
          <w:rPr>
            <w:rFonts w:ascii="Times New Roman" w:hAnsi="Times New Roman" w:cs="Times New Roman" w:eastAsia="SimSun"/>
            <w:sz w:val="21"/>
            <w:szCs w:val="21"/>
            <w:rPrChange w:id="461" w:author="Codex" w:date="2026-10-05T16:32:41.313017+00:00">
              <w:rPr>
                <w:rFonts w:cs="Times New Roman"/>
                <w:szCs w:val="21"/>
              </w:rPr>
            </w:rPrChange>
          </w:rPr>
          <w:delText>子代</w:delText>
        </w:r>
      </w:del>
      <w:ins w:id="1001346" w:author="Codex" w:date="2026-10-06T05:40:41Z">
        <w:r w:rsidR="00A214D4" w:rsidRPr="001E3FE2">
          <w:rPr>
            <w:rFonts w:ascii="Times New Roman" w:hAnsi="Times New Roman" w:cs="Times New Roman" w:eastAsia="SimSun"/>
            <w:sz w:val="21"/>
            <w:szCs w:val="21"/>
          </w:rPr>
          <w:t>子女（含孙子女、外孙子女）</w:t>
        </w:r>
      </w:ins>
      <w:del w:id="1001347" w:author="Codex" w:date="2026-10-06T05:40:41Z">
        <w:r w:rsidR="004F7FD9" w:rsidRPr="001E3FE2">
          <w:rPr>
            <w:rFonts w:ascii="Times New Roman" w:hAnsi="Times New Roman" w:cs="Times New Roman" w:eastAsia="SimSun"/>
            <w:sz w:val="21"/>
            <w:szCs w:val="21"/>
            <w:rPrChange w:id="462" w:author="Codex" w:date="2026-10-05T16:32:41.313017+00:00">
              <w:rPr>
                <w:rFonts w:cs="Times New Roman"/>
                <w:szCs w:val="21"/>
              </w:rPr>
            </w:rPrChange>
          </w:rPr>
          <w:delText>提供经济支持</w:delText>
        </w:r>
      </w:del>
      <w:ins w:id="1001348" w:author="Codex" w:date="2026-10-06T05:40:41Z">
        <w:r w:rsidR="004F7FD9" w:rsidRPr="001E3FE2">
          <w:rPr>
            <w:rFonts w:ascii="Times New Roman" w:hAnsi="Times New Roman" w:cs="Times New Roman" w:eastAsia="SimSun"/>
            <w:sz w:val="21"/>
            <w:szCs w:val="21"/>
          </w:rPr>
          <w:t>经济支持</w:t>
        </w:r>
      </w:ins>
      <w:del w:id="1001349" w:author="Codex" w:date="2026-10-06T05:40:41Z">
        <w:r w:rsidRPr="001E3FE2">
          <w:rPr>
            <w:rFonts w:ascii="Times New Roman" w:hAnsi="Times New Roman" w:cs="Times New Roman" w:eastAsia="SimSun"/>
            <w:sz w:val="21"/>
            <w:szCs w:val="21"/>
            <w:rPrChange w:id="463" w:author="Codex" w:date="2026-10-05T16:32:41.313017+00:00">
              <w:rPr>
                <w:rFonts w:cs="Times New Roman"/>
                <w:szCs w:val="21"/>
              </w:rPr>
            </w:rPrChange>
          </w:rPr>
          <w:delText>比例在</w:delText>
        </w:r>
      </w:del>
      <w:ins w:id="1001350" w:author="Codex" w:date="2026-10-06T05:40:41Z">
        <w:r w:rsidRPr="001E3FE2">
          <w:rPr>
            <w:rFonts w:ascii="Times New Roman" w:hAnsi="Times New Roman" w:cs="Times New Roman" w:eastAsia="SimSun"/>
            <w:sz w:val="21"/>
            <w:szCs w:val="21"/>
          </w:rPr>
          <w:t>的老年人占</w:t>
        </w:r>
      </w:ins>
      <w:r w:rsidR="004F7FD9" w:rsidRPr="001E3FE2">
        <w:rPr>
          <w:rFonts w:ascii="Times New Roman" w:hAnsi="Times New Roman" w:cs="Times New Roman" w:eastAsia="SimSun"/>
          <w:sz w:val="21"/>
          <w:szCs w:val="21"/>
          <w:rPrChange w:id="464" w:author="Codex" w:date="2026-10-05T16:32:41.313017+00:00">
            <w:rPr>
              <w:rFonts w:cs="Times New Roman"/>
              <w:szCs w:val="21"/>
            </w:rPr>
          </w:rPrChange>
        </w:rPr>
        <w:t>6</w:t>
      </w:r>
      <w:r w:rsidRPr="001E3FE2">
        <w:rPr>
          <w:rFonts w:ascii="Times New Roman" w:hAnsi="Times New Roman" w:cs="Times New Roman" w:eastAsia="SimSun"/>
          <w:sz w:val="21"/>
          <w:szCs w:val="21"/>
          <w:rPrChange w:id="465" w:author="Codex" w:date="2026-10-05T16:32:41.313017+00:00">
            <w:rPr>
              <w:rFonts w:cs="Times New Roman"/>
              <w:szCs w:val="21"/>
            </w:rPr>
          </w:rPrChange>
        </w:rPr>
        <w:t>5</w:t>
      </w:r>
      <w:r w:rsidR="004F7FD9" w:rsidRPr="001E3FE2">
        <w:rPr>
          <w:rFonts w:ascii="Times New Roman" w:hAnsi="Times New Roman" w:cs="Times New Roman" w:eastAsia="SimSun"/>
          <w:sz w:val="21"/>
          <w:szCs w:val="21"/>
          <w:rPrChange w:id="466" w:author="Codex" w:date="2026-10-05T16:32:41.313017+00:00">
            <w:rPr>
              <w:rFonts w:cs="Times New Roman"/>
              <w:szCs w:val="21"/>
            </w:rPr>
          </w:rPrChange>
        </w:rPr>
        <w:t>.6</w:t>
      </w:r>
      <w:r w:rsidRPr="001E3FE2">
        <w:rPr>
          <w:rFonts w:ascii="Times New Roman" w:hAnsi="Times New Roman" w:cs="Times New Roman" w:eastAsia="SimSun"/>
          <w:sz w:val="21"/>
          <w:szCs w:val="21"/>
          <w:rPrChange w:id="467" w:author="Codex" w:date="2026-10-05T16:32:41.313017+00:00">
            <w:rPr>
              <w:rFonts w:cs="Times New Roman"/>
              <w:szCs w:val="21"/>
            </w:rPr>
          </w:rPrChange>
        </w:rPr>
        <w:t>%</w:t>
      </w:r>
      <w:r w:rsidR="00E203D1" w:rsidRPr="001E3FE2">
        <w:rPr>
          <w:rFonts w:ascii="Times New Roman" w:hAnsi="Times New Roman" w:cs="Times New Roman" w:eastAsia="SimSun"/>
          <w:sz w:val="21"/>
          <w:szCs w:val="21"/>
          <w:rPrChange w:id="468" w:author="Codex" w:date="2026-10-05T16:32:41.313017+00:00">
            <w:rPr>
              <w:rFonts w:cs="Times New Roman"/>
              <w:szCs w:val="21"/>
            </w:rPr>
          </w:rPrChange>
        </w:rPr>
        <w:t>（</w:t>
      </w:r>
      <w:r w:rsidR="004F7FD9" w:rsidRPr="001E3FE2">
        <w:rPr>
          <w:rFonts w:ascii="Times New Roman" w:hAnsi="Times New Roman" w:cs="Times New Roman" w:eastAsia="SimSun"/>
          <w:sz w:val="21"/>
          <w:szCs w:val="21"/>
          <w:rPrChange w:id="469" w:author="Codex" w:date="2026-10-05T16:32:41.313017+00:00">
            <w:rPr>
              <w:rFonts w:cs="Times New Roman"/>
              <w:szCs w:val="21"/>
            </w:rPr>
          </w:rPrChange>
        </w:rPr>
        <w:t>城镇</w:t>
      </w:r>
      <w:r w:rsidR="004F7FD9" w:rsidRPr="001E3FE2">
        <w:rPr>
          <w:rFonts w:ascii="Times New Roman" w:hAnsi="Times New Roman" w:cs="Times New Roman" w:eastAsia="SimSun"/>
          <w:sz w:val="21"/>
          <w:szCs w:val="21"/>
          <w:rPrChange w:id="470" w:author="Codex" w:date="2026-10-05T16:32:41.313017+00:00">
            <w:rPr>
              <w:rFonts w:cs="Times New Roman"/>
              <w:szCs w:val="21"/>
            </w:rPr>
          </w:rPrChange>
        </w:rPr>
        <w:t>59.3%</w:t>
      </w:r>
      <w:r w:rsidR="004F7FD9" w:rsidRPr="001E3FE2">
        <w:rPr>
          <w:rFonts w:ascii="Times New Roman" w:hAnsi="Times New Roman" w:cs="Times New Roman" w:eastAsia="SimSun"/>
          <w:sz w:val="21"/>
          <w:szCs w:val="21"/>
          <w:rPrChange w:id="471" w:author="Codex" w:date="2026-10-05T16:32:41.313017+00:00">
            <w:rPr>
              <w:rFonts w:cs="Times New Roman"/>
              <w:szCs w:val="21"/>
            </w:rPr>
          </w:rPrChange>
        </w:rPr>
        <w:t>、农村</w:t>
      </w:r>
      <w:r w:rsidR="004F7FD9" w:rsidRPr="001E3FE2">
        <w:rPr>
          <w:rFonts w:ascii="Times New Roman" w:hAnsi="Times New Roman" w:cs="Times New Roman" w:eastAsia="SimSun"/>
          <w:sz w:val="21"/>
          <w:szCs w:val="21"/>
          <w:rPrChange w:id="472" w:author="Codex" w:date="2026-10-05T16:32:41.313017+00:00">
            <w:rPr>
              <w:rFonts w:cs="Times New Roman"/>
              <w:szCs w:val="21"/>
            </w:rPr>
          </w:rPrChange>
        </w:rPr>
        <w:t>73%</w:t>
      </w:r>
      <w:r w:rsidR="00E203D1" w:rsidRPr="001E3FE2">
        <w:rPr>
          <w:rFonts w:ascii="Times New Roman" w:hAnsi="Times New Roman" w:cs="Times New Roman" w:eastAsia="SimSun"/>
          <w:sz w:val="21"/>
          <w:szCs w:val="21"/>
          <w:rPrChange w:id="473" w:author="Codex" w:date="2026-10-05T16:32:41.313017+00:00">
            <w:rPr>
              <w:rFonts w:cs="Times New Roman"/>
              <w:szCs w:val="21"/>
            </w:rPr>
          </w:rPrChange>
        </w:rPr>
        <w:t>）</w:t>
      </w:r>
      <w:del w:id="1001351" w:author="Codex" w:date="2026-10-06T05:40:41Z">
        <w:r w:rsidR="00F41B46" w:rsidRPr="001E3FE2">
          <w:rPr>
            <w:rFonts w:ascii="Times New Roman" w:hAnsi="Times New Roman" w:cs="Times New Roman" w:eastAsia="SimSun"/>
            <w:sz w:val="21"/>
            <w:szCs w:val="21"/>
            <w:rPrChange w:id="474" w:author="Codex" w:date="2026-10-05T16:32:41.313017+00:00">
              <w:rPr>
                <w:rFonts w:cs="Times New Roman"/>
                <w:szCs w:val="21"/>
              </w:rPr>
            </w:rPrChange>
          </w:rPr>
          <w:delText>，家庭转移性收入分别占城镇</w:delText>
        </w:r>
      </w:del>
      <w:ins w:id="1001352" w:author="Codex" w:date="2026-10-06T05:40:41Z">
        <w:r w:rsidR="00F41B46" w:rsidRPr="001E3FE2">
          <w:rPr>
            <w:rFonts w:ascii="Times New Roman" w:hAnsi="Times New Roman" w:cs="Times New Roman" w:eastAsia="SimSun"/>
            <w:sz w:val="21"/>
            <w:szCs w:val="21"/>
          </w:rPr>
          <w:t>。家庭转移性收入占城镇</w:t>
        </w:r>
      </w:ins>
      <w:del w:id="1001353" w:author="Codex" w:date="2026-10-06T05:40:41Z">
        <w:r w:rsidR="00F41B46" w:rsidRPr="001E3FE2">
          <w:rPr>
            <w:rFonts w:ascii="Times New Roman" w:hAnsi="Times New Roman" w:cs="Times New Roman" w:eastAsia="SimSun"/>
            <w:sz w:val="21"/>
            <w:szCs w:val="21"/>
            <w:rPrChange w:id="475" w:author="Codex" w:date="2026-10-05T16:32:41.313017+00:00">
              <w:rPr>
                <w:rFonts w:cs="Times New Roman"/>
                <w:szCs w:val="21"/>
              </w:rPr>
            </w:rPrChange>
          </w:rPr>
          <w:delText>/</w:delText>
        </w:r>
      </w:del>
      <w:ins w:id="1001354" w:author="Codex" w:date="2026-10-06T05:40:41Z">
        <w:r w:rsidR="00F41B46" w:rsidRPr="001E3FE2">
          <w:rPr>
            <w:rFonts w:ascii="Times New Roman" w:hAnsi="Times New Roman" w:cs="Times New Roman" w:eastAsia="SimSun"/>
            <w:sz w:val="21"/>
            <w:szCs w:val="21"/>
          </w:rPr>
          <w:t>、</w:t>
        </w:r>
      </w:ins>
      <w:del w:id="1001355" w:author="Codex" w:date="2026-10-06T05:40:41Z">
        <w:r w:rsidR="00F41B46" w:rsidRPr="001E3FE2">
          <w:rPr>
            <w:rFonts w:ascii="Times New Roman" w:hAnsi="Times New Roman" w:cs="Times New Roman" w:eastAsia="SimSun"/>
            <w:sz w:val="21"/>
            <w:szCs w:val="21"/>
            <w:rPrChange w:id="476" w:author="Codex" w:date="2026-10-05T16:32:41.313017+00:00">
              <w:rPr>
                <w:rFonts w:cs="Times New Roman"/>
                <w:szCs w:val="21"/>
              </w:rPr>
            </w:rPrChange>
          </w:rPr>
          <w:delText>农村老年人收入结构的</w:delText>
        </w:r>
      </w:del>
      <w:ins w:id="1001356" w:author="Codex" w:date="2026-10-06T05:40:41Z">
        <w:r w:rsidR="00F41B46" w:rsidRPr="001E3FE2">
          <w:rPr>
            <w:rFonts w:ascii="Times New Roman" w:hAnsi="Times New Roman" w:cs="Times New Roman" w:eastAsia="SimSun"/>
            <w:sz w:val="21"/>
            <w:szCs w:val="21"/>
          </w:rPr>
          <w:t>农村老年人收入的</w:t>
        </w:r>
      </w:ins>
      <w:del w:id="1001357" w:author="Codex" w:date="2026-10-06T05:40:41Z">
        <w:r w:rsidR="00F41B46" w:rsidRPr="001E3FE2">
          <w:rPr>
            <w:rFonts w:ascii="Times New Roman" w:hAnsi="Times New Roman" w:cs="Times New Roman" w:eastAsia="SimSun"/>
            <w:sz w:val="21"/>
            <w:szCs w:val="21"/>
            <w:rPrChange w:id="477" w:author="Codex" w:date="2026-10-05T16:32:41.313017+00:00">
              <w:rPr>
                <w:rFonts w:cs="Times New Roman"/>
                <w:szCs w:val="21"/>
              </w:rPr>
            </w:rPrChange>
          </w:rPr>
          <w:delText>4.1%</w:delText>
        </w:r>
      </w:del>
      <w:ins w:id="1001358" w:author="Codex" w:date="2026-10-06T05:40:41Z">
        <w:r w:rsidR="00F41B46" w:rsidRPr="001E3FE2">
          <w:rPr>
            <w:rFonts w:ascii="Times New Roman" w:hAnsi="Times New Roman" w:cs="Times New Roman" w:eastAsia="SimSun"/>
            <w:sz w:val="21"/>
            <w:szCs w:val="21"/>
          </w:rPr>
          <w:t>比例分别为4.1%</w:t>
        </w:r>
      </w:ins>
      <w:r w:rsidR="00F41B46" w:rsidRPr="001E3FE2">
        <w:rPr>
          <w:rFonts w:ascii="Times New Roman" w:hAnsi="Times New Roman" w:cs="Times New Roman" w:eastAsia="SimSun"/>
          <w:sz w:val="21"/>
          <w:szCs w:val="21"/>
          <w:rPrChange w:id="478" w:author="Codex" w:date="2026-10-05T16:32:41.313017+00:00">
            <w:rPr>
              <w:rFonts w:cs="Times New Roman"/>
              <w:szCs w:val="21"/>
            </w:rPr>
          </w:rPrChange>
        </w:rPr>
        <w:t>和</w:t>
      </w:r>
      <w:r w:rsidR="00F41B46" w:rsidRPr="001E3FE2">
        <w:rPr>
          <w:rFonts w:ascii="Times New Roman" w:hAnsi="Times New Roman" w:cs="Times New Roman" w:eastAsia="SimSun"/>
          <w:sz w:val="21"/>
          <w:szCs w:val="21"/>
          <w:rPrChange w:id="479" w:author="Codex" w:date="2026-10-05T16:32:41.313017+00:00">
            <w:rPr>
              <w:rFonts w:cs="Times New Roman"/>
              <w:szCs w:val="21"/>
            </w:rPr>
          </w:rPrChange>
        </w:rPr>
        <w:t>10.6%</w:t>
      </w:r>
      <w:del w:id="1001359" w:author="Codex" w:date="2026-10-06T05:40:41Z">
        <w:r w:rsidR="00A214D4" w:rsidRPr="001E3FE2">
          <w:rPr>
            <w:rFonts w:ascii="Times New Roman" w:hAnsi="Times New Roman" w:cs="Times New Roman" w:eastAsia="SimSun"/>
            <w:sz w:val="21"/>
            <w:szCs w:val="21"/>
            <w:rPrChange w:id="480" w:author="Codex" w:date="2026-10-05T16:32:41.313017+00:00">
              <w:rPr>
                <w:rFonts w:cs="Times New Roman"/>
                <w:szCs w:val="21"/>
              </w:rPr>
            </w:rPrChange>
          </w:rPr>
          <w:delText>。</w:delText>
        </w:r>
      </w:del>
      <w:ins w:id="1001360" w:author="Codex" w:date="2026-10-06T05:40:41Z">
        <w:r w:rsidR="00A214D4" w:rsidRPr="001E3FE2">
          <w:rPr>
            <w:rFonts w:ascii="Times New Roman" w:hAnsi="Times New Roman" w:cs="Times New Roman" w:eastAsia="SimSun"/>
            <w:sz w:val="21"/>
            <w:szCs w:val="21"/>
          </w:rPr>
          <w:t>；该收入类别还包括其他亲属的钱及实物和人情往来收入，口径宽于子女向父母提供的经济支持。</w:t>
        </w:r>
      </w:ins>
    </w:p>
    <w:p w14:paraId="4F7086CE" w14:textId="7FF687AB" w:rsidR="005B4EF4" w:rsidRPr="00270697" w:rsidRDefault="00AF0B09" w:rsidP="00B526B1">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7" w:author="Codex" w:date="2026-10-05T16:32:41.313017+00:00">
            <w:rPr>
              <w:sz w:val="21"/>
              <w:szCs w:val="21"/>
            </w:rPr>
          </w:rPrChange>
        </w:rPr>
        <w:pPrChange w:id="481" w:author="Codex" w:date="2026-10-05T16:32:41.313017+00:00">
          <w:pPr>
            <w:pStyle w:val="af5"/>
            <w:snapToGrid w:val="0"/>
            <w:ind w:firstLine="420"/>
            <w:jc w:val="both"/>
          </w:pPr>
        </w:pPrChange>
      </w:pPr>
      <w:r>
        <w:rPr>
          <w:rFonts w:ascii="Times New Roman" w:hAnsi="Times New Roman" w:cs="Times New Roman" w:eastAsia="SimSun"/>
          <w:sz w:val="21"/>
          <w:szCs w:val="21"/>
          <w:rPrChange w:id="482" w:author="Codex" w:date="2026-10-05T16:32:41.313017+00:00">
            <w:rPr>
              <w:sz w:val="21"/>
              <w:szCs w:val="21"/>
            </w:rPr>
          </w:rPrChange>
        </w:rPr>
        <w:t>因此，本文的经验任务不仅是判断婚姻满意度是否</w:t>
      </w:r>
      <w:r>
        <w:rPr>
          <w:rFonts w:ascii="Times New Roman" w:hAnsi="Times New Roman" w:cs="Times New Roman" w:eastAsia="SimSun"/>
          <w:sz w:val="21"/>
          <w:szCs w:val="21"/>
          <w:rPrChange w:id="483" w:author="Codex" w:date="2026-10-05T16:32:41.313017+00:00">
            <w:rPr>
              <w:sz w:val="21"/>
              <w:szCs w:val="21"/>
            </w:rPr>
          </w:rPrChange>
        </w:rPr>
        <w:t>“</w:t>
      </w:r>
      <w:r>
        <w:rPr>
          <w:rFonts w:ascii="Times New Roman" w:hAnsi="Times New Roman" w:cs="Times New Roman" w:eastAsia="SimSun"/>
          <w:sz w:val="21"/>
          <w:szCs w:val="21"/>
          <w:rPrChange w:id="484" w:author="Codex" w:date="2026-10-05T16:32:41.313017+00:00">
            <w:rPr>
              <w:sz w:val="21"/>
              <w:szCs w:val="21"/>
            </w:rPr>
          </w:rPrChange>
        </w:rPr>
        <w:t>重要</w:t>
      </w:r>
      <w:r>
        <w:rPr>
          <w:rFonts w:ascii="Times New Roman" w:hAnsi="Times New Roman" w:cs="Times New Roman" w:eastAsia="SimSun"/>
          <w:sz w:val="21"/>
          <w:szCs w:val="21"/>
          <w:rPrChange w:id="485" w:author="Codex" w:date="2026-10-05T16:32:41.313017+00:00">
            <w:rPr>
              <w:sz w:val="21"/>
              <w:szCs w:val="21"/>
            </w:rPr>
          </w:rPrChange>
        </w:rPr>
        <w:t>”</w:t>
      </w:r>
      <w:r>
        <w:rPr>
          <w:rFonts w:ascii="Times New Roman" w:hAnsi="Times New Roman" w:cs="Times New Roman" w:eastAsia="SimSun"/>
          <w:sz w:val="21"/>
          <w:szCs w:val="21"/>
          <w:rPrChange w:id="486" w:author="Codex" w:date="2026-10-05T16:32:41.313017+00:00">
            <w:rPr>
              <w:sz w:val="21"/>
              <w:szCs w:val="21"/>
            </w:rPr>
          </w:rPrChange>
        </w:rPr>
        <w:t>，更是区分其可能发挥作用的环节、方向和条件，并考察相关结果能够支持多大程度的政策推论。</w:t>
      </w:r>
    </w:p>
    <w:p w14:paraId="2AF07C42" w14:textId="7FF687AF" w:rsidR="00890878" w:rsidRDefault="00890878" w:rsidP="00D60ABC">
      <w:pPr>
        <w:pStyle w:val="afffa"/>
        <w:keepNext/>
        <w:snapToGrid w:val="0"/>
        <w:spacing w:before="156" w:after="100" w:line="360" w:lineRule="exact"/>
        <w:ind w:firstLine="420"/>
      </w:pPr>
      <w:r>
        <w:t xml:space="preserve">4. </w:t>
      </w:r>
      <w:r>
        <w:t>研究问题与可检验预期</w:t>
      </w:r>
    </w:p>
    <w:p w14:paraId="66DBA746" w14:textId="7FF687B5" w:rsidR="00890878" w:rsidRPr="00270697" w:rsidRDefault="00890878" w:rsidP="00D60A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8" w:author="Codex" w:date="2026-10-05T16:32:41.313017+00:00">
            <w:rPr>
              <w:sz w:val="21"/>
              <w:szCs w:val="21"/>
            </w:rPr>
          </w:rPrChange>
        </w:rPr>
        <w:pPrChange w:id="487" w:author="Codex" w:date="2026-10-05T16:32:41.313017+00:00">
          <w:pPr>
            <w:pStyle w:val="af5"/>
            <w:snapToGrid w:val="0"/>
            <w:ind w:firstLine="420"/>
            <w:jc w:val="both"/>
          </w:pPr>
        </w:pPrChange>
      </w:pPr>
      <w:r>
        <w:rPr>
          <w:rFonts w:ascii="Times New Roman" w:hAnsi="Times New Roman" w:cs="Times New Roman" w:eastAsia="SimSun"/>
          <w:sz w:val="21"/>
          <w:szCs w:val="21"/>
          <w:rPrChange w:id="488" w:author="Codex" w:date="2026-10-05T16:32:41.313017+00:00">
            <w:rPr>
              <w:sz w:val="21"/>
              <w:szCs w:val="21"/>
            </w:rPr>
          </w:rPrChange>
        </w:rPr>
        <w:t>本文使用</w:t>
      </w:r>
      <w:r>
        <w:rPr>
          <w:rFonts w:ascii="Times New Roman" w:hAnsi="Times New Roman" w:cs="Times New Roman" w:eastAsia="SimSun"/>
          <w:sz w:val="21"/>
          <w:szCs w:val="21"/>
          <w:rPrChange w:id="489" w:author="Codex" w:date="2026-10-05T16:32:41.313017+00:00">
            <w:rPr>
              <w:sz w:val="21"/>
              <w:szCs w:val="21"/>
            </w:rPr>
          </w:rPrChange>
        </w:rPr>
        <w:t>CFPS</w:t>
      </w:r>
      <w:r>
        <w:rPr>
          <w:rFonts w:ascii="Times New Roman" w:hAnsi="Times New Roman" w:cs="Times New Roman" w:eastAsia="SimSun"/>
          <w:sz w:val="21"/>
          <w:szCs w:val="21"/>
          <w:rPrChange w:id="490" w:author="Codex" w:date="2026-10-05T16:32:41.313017+00:00">
            <w:rPr>
              <w:sz w:val="21"/>
              <w:szCs w:val="21"/>
            </w:rPr>
          </w:rPrChange>
        </w:rPr>
        <w:t>相邻调查波次的变化记录，考察收入正向转移、本人／配偶婚姻满意度转移与父母特定经济支持增长之间的联系。</w:t>
      </w:r>
    </w:p>
    <w:p w14:paraId="13AD0438" w14:textId="7FF687B7"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9" w:author="Codex" w:date="2026-10-05T16:32:41.313017+00:00">
            <w:rPr>
              <w:sz w:val="21"/>
              <w:szCs w:val="21"/>
            </w:rPr>
          </w:rPrChange>
        </w:rPr>
        <w:pPrChange w:id="491" w:author="Codex" w:date="2026-10-05T16:32:41.313017+00:00">
          <w:pPr>
            <w:pStyle w:val="af5"/>
            <w:snapToGrid w:val="0"/>
            <w:ind w:firstLine="420"/>
            <w:jc w:val="both"/>
          </w:pPr>
        </w:pPrChange>
      </w:pPr>
      <w:r>
        <w:rPr>
          <w:rFonts w:ascii="Times New Roman" w:hAnsi="Times New Roman" w:cs="Times New Roman" w:eastAsia="SimSun"/>
          <w:sz w:val="21"/>
          <w:szCs w:val="21"/>
          <w:rPrChange w:id="492" w:author="Codex" w:date="2026-10-05T16:32:41.313017+00:00">
            <w:rPr>
              <w:sz w:val="21"/>
              <w:szCs w:val="21"/>
            </w:rPr>
          </w:rPrChange>
        </w:rPr>
        <w:t>核心检验包括两组方向性假设：本人满意度的传导和情境作用偏向抑制，配偶满意度的相应作用偏向促进。它们首先针对满意度本身的提升；夫妻内部相对位置结果提供相关而不等同的机制检验。</w:t>
      </w:r>
    </w:p>
    <w:p w14:paraId="6F879F60" w14:textId="1B3E8A00"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0" w:author="Codex" w:date="2026-10-05T16:32:41.313017+00:00">
            <w:rPr>
              <w:sz w:val="21"/>
              <w:szCs w:val="21"/>
            </w:rPr>
          </w:rPrChange>
        </w:rPr>
        <w:pPrChange w:id="493" w:author="Codex" w:date="2026-10-05T16:32:41.313017+00:00">
          <w:pPr>
            <w:pStyle w:val="af5"/>
            <w:snapToGrid w:val="0"/>
            <w:ind w:firstLine="420"/>
            <w:jc w:val="both"/>
          </w:pPr>
        </w:pPrChange>
      </w:pPr>
      <w:r>
        <w:rPr>
          <w:rFonts w:ascii="Times New Roman" w:hAnsi="Times New Roman" w:cs="Times New Roman" w:eastAsia="SimSun"/>
          <w:sz w:val="21"/>
          <w:szCs w:val="21"/>
          <w:rPrChange w:id="494" w:author="Codex" w:date="2026-10-05T16:32:41.313017+00:00">
            <w:rPr>
              <w:sz w:val="21"/>
              <w:szCs w:val="21"/>
            </w:rPr>
          </w:rPrChange>
        </w:rPr>
        <w:t>效应消除比例与满意度提升情景保留了原稿关于</w:t>
      </w:r>
      <w:r>
        <w:rPr>
          <w:rFonts w:ascii="Times New Roman" w:hAnsi="Times New Roman" w:cs="Times New Roman" w:eastAsia="SimSun"/>
          <w:sz w:val="21"/>
          <w:szCs w:val="21"/>
          <w:rPrChange w:id="495" w:author="Codex" w:date="2026-10-05T16:32:41.313017+00:00">
            <w:rPr>
              <w:sz w:val="21"/>
              <w:szCs w:val="21"/>
            </w:rPr>
          </w:rPrChange>
        </w:rPr>
        <w:t>“</w:t>
      </w:r>
      <w:r>
        <w:rPr>
          <w:rFonts w:ascii="Times New Roman" w:hAnsi="Times New Roman" w:cs="Times New Roman" w:eastAsia="SimSun"/>
          <w:sz w:val="21"/>
          <w:szCs w:val="21"/>
          <w:rPrChange w:id="496" w:author="Codex" w:date="2026-10-05T16:32:41.313017+00:00">
            <w:rPr>
              <w:sz w:val="21"/>
              <w:szCs w:val="21"/>
            </w:rPr>
          </w:rPrChange>
        </w:rPr>
        <w:t>程度如何</w:t>
      </w:r>
      <w:r>
        <w:rPr>
          <w:rFonts w:ascii="Times New Roman" w:hAnsi="Times New Roman" w:cs="Times New Roman" w:eastAsia="SimSun"/>
          <w:sz w:val="21"/>
          <w:szCs w:val="21"/>
          <w:rPrChange w:id="497" w:author="Codex" w:date="2026-10-05T16:32:41.313017+00:00">
            <w:rPr>
              <w:sz w:val="21"/>
              <w:szCs w:val="21"/>
            </w:rPr>
          </w:rPrChange>
        </w:rPr>
        <w:t>”</w:t>
      </w:r>
      <w:r>
        <w:rPr>
          <w:rFonts w:ascii="Times New Roman" w:hAnsi="Times New Roman" w:cs="Times New Roman" w:eastAsia="SimSun"/>
          <w:sz w:val="21"/>
          <w:szCs w:val="21"/>
          <w:rPrChange w:id="498" w:author="Codex" w:date="2026-10-05T16:32:41.313017+00:00">
            <w:rPr>
              <w:sz w:val="21"/>
              <w:szCs w:val="21"/>
            </w:rPr>
          </w:rPrChange>
        </w:rPr>
        <w:t>的问题。现有数据和模型尚不能可靠识别这些量化目标，因此本文不以可计算的比例或预测差异替代政策效果证据。</w:t>
      </w:r>
    </w:p>
    <w:p w14:paraId="40FA0735" w14:textId="7FF687C7" w:rsidR="00890878" w:rsidRPr="00270697" w:rsidRDefault="00890878" w:rsidP="00397FC2">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1" w:author="Codex" w:date="2026-10-05T16:32:41.313017+00:00">
            <w:rPr>
              <w:sz w:val="21"/>
              <w:szCs w:val="21"/>
            </w:rPr>
          </w:rPrChange>
        </w:rPr>
        <w:pPrChange w:id="499" w:author="Codex" w:date="2026-10-05T16:32:41.313017+00:00">
          <w:pPr>
            <w:pStyle w:val="af5"/>
            <w:snapToGrid w:val="0"/>
            <w:ind w:firstLine="420"/>
            <w:jc w:val="both"/>
          </w:pPr>
        </w:pPrChange>
      </w:pPr>
      <w:r>
        <w:rPr>
          <w:rFonts w:ascii="Times New Roman" w:hAnsi="Times New Roman" w:cs="Times New Roman" w:eastAsia="SimSun"/>
          <w:sz w:val="21"/>
          <w:szCs w:val="21"/>
          <w:rPrChange w:id="500" w:author="Codex" w:date="2026-10-05T16:32:41.313017+00:00">
            <w:rPr>
              <w:sz w:val="21"/>
              <w:szCs w:val="21"/>
            </w:rPr>
          </w:rPrChange>
        </w:rPr>
        <w:t>在此基础上，本文将总体联系、传导、调节与干预量化分别对应到研究问题。进一步考察性别、</w:t>
      </w:r>
      <w:r>
        <w:rPr>
          <w:rFonts w:ascii="Times New Roman" w:hAnsi="Times New Roman" w:cs="Times New Roman" w:eastAsia="SimSun"/>
          <w:sz w:val="21"/>
          <w:szCs w:val="21"/>
          <w:rPrChange w:id="501" w:author="Codex" w:date="2026-10-05T16:32:41.313017+00:00">
            <w:rPr>
              <w:sz w:val="21"/>
              <w:szCs w:val="21"/>
            </w:rPr>
          </w:rPrChange>
        </w:rPr>
        <w:t>2016</w:t>
      </w:r>
      <w:r>
        <w:rPr>
          <w:rFonts w:ascii="Times New Roman" w:hAnsi="Times New Roman" w:cs="Times New Roman" w:eastAsia="SimSun"/>
          <w:sz w:val="21"/>
          <w:szCs w:val="21"/>
          <w:rPrChange w:id="502" w:author="Codex" w:date="2026-10-05T16:32:41.313017+00:00">
            <w:rPr>
              <w:sz w:val="21"/>
              <w:szCs w:val="21"/>
            </w:rPr>
          </w:rPrChange>
        </w:rPr>
        <w:t>年年龄分组及基期城乡编码分组三个维度，以判断合并样本中的平均关系是否掩盖特定人群的作用差异。分组为看过总体结果后的探索性扩展，不改变八条候选链和原有分组阈值。</w:t>
      </w:r>
    </w:p>
    <w:p w14:paraId="52F3544B" w14:textId="7FF687CB"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2" w:author="Codex" w:date="2026-10-05T16:32:41.313017+00:00">
            <w:rPr>
              <w:sz w:val="21"/>
              <w:szCs w:val="21"/>
            </w:rPr>
          </w:rPrChange>
        </w:rPr>
        <w:pPrChange w:id="503" w:author="Codex" w:date="2026-10-05T16:32:41.313017+00:00">
          <w:pPr>
            <w:pStyle w:val="af5"/>
            <w:snapToGrid w:val="0"/>
            <w:ind w:firstLine="420"/>
            <w:jc w:val="both"/>
          </w:pPr>
        </w:pPrChange>
      </w:pPr>
      <w:r>
        <w:rPr>
          <w:rFonts w:ascii="Times New Roman" w:hAnsi="Times New Roman" w:cs="Times New Roman" w:eastAsia="SimSun"/>
          <w:sz w:val="21"/>
          <w:szCs w:val="21"/>
          <w:rPrChange w:id="504" w:author="Codex" w:date="2026-10-05T16:32:41.313017+00:00">
            <w:rPr>
              <w:sz w:val="21"/>
              <w:szCs w:val="21"/>
            </w:rPr>
          </w:rPrChange>
        </w:rPr>
        <w:t>RQ1</w:t>
      </w:r>
      <w:r>
        <w:rPr>
          <w:rFonts w:ascii="Times New Roman" w:hAnsi="Times New Roman" w:cs="Times New Roman" w:eastAsia="SimSun"/>
          <w:sz w:val="21"/>
          <w:szCs w:val="21"/>
          <w:rPrChange w:id="505" w:author="Codex" w:date="2026-10-05T16:32:41.313017+00:00">
            <w:rPr>
              <w:sz w:val="21"/>
              <w:szCs w:val="21"/>
            </w:rPr>
          </w:rPrChange>
        </w:rPr>
        <w:t>（总体作用）：收入增加或相对位置升级，与对父母经济支持增长之间存在怎样的总体联系？</w:t>
      </w:r>
    </w:p>
    <w:p w14:paraId="5BF5AB7E" w14:textId="7FF687CF" w:rsidR="00B121C3" w:rsidRPr="00270697" w:rsidRDefault="00B121C3"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3" w:author="Codex" w:date="2026-10-05T16:32:41.313017+00:00">
            <w:rPr>
              <w:sz w:val="21"/>
              <w:szCs w:val="21"/>
            </w:rPr>
          </w:rPrChange>
        </w:rPr>
        <w:pPrChange w:id="506" w:author="Codex" w:date="2026-10-05T16:32:41.313017+00:00">
          <w:pPr>
            <w:pStyle w:val="af5"/>
            <w:snapToGrid w:val="0"/>
            <w:ind w:firstLine="420"/>
            <w:jc w:val="both"/>
          </w:pPr>
        </w:pPrChange>
      </w:pPr>
      <w:r>
        <w:rPr>
          <w:rFonts w:ascii="Times New Roman" w:hAnsi="Times New Roman" w:cs="Times New Roman" w:eastAsia="SimSun"/>
          <w:sz w:val="21"/>
          <w:szCs w:val="21"/>
          <w:rPrChange w:id="507" w:author="Codex" w:date="2026-10-05T16:32:41.313017+00:00">
            <w:rPr>
              <w:sz w:val="21"/>
              <w:szCs w:val="21"/>
            </w:rPr>
          </w:rPrChange>
        </w:rPr>
        <w:t>RQ2</w:t>
      </w:r>
      <w:r>
        <w:rPr>
          <w:rFonts w:ascii="Times New Roman" w:hAnsi="Times New Roman" w:cs="Times New Roman" w:eastAsia="SimSun"/>
          <w:sz w:val="21"/>
          <w:szCs w:val="21"/>
          <w:rPrChange w:id="508" w:author="Codex" w:date="2026-10-05T16:32:41.313017+00:00">
            <w:rPr>
              <w:sz w:val="21"/>
              <w:szCs w:val="21"/>
            </w:rPr>
          </w:rPrChange>
        </w:rPr>
        <w:t>（关系机制）：婚姻满意度主要表现为收入作用的传递环节，还是改变收入作用的情境条件？</w:t>
      </w:r>
    </w:p>
    <w:p w14:paraId="7AC0F057" w14:textId="7FF687D3"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4" w:author="Codex" w:date="2026-10-05T16:32:41.313017+00:00">
            <w:rPr>
              <w:sz w:val="21"/>
              <w:szCs w:val="21"/>
            </w:rPr>
          </w:rPrChange>
        </w:rPr>
        <w:pPrChange w:id="509" w:author="Codex" w:date="2026-10-05T16:32:41.313017+00:00">
          <w:pPr>
            <w:pStyle w:val="af5"/>
            <w:snapToGrid w:val="0"/>
            <w:ind w:firstLine="420"/>
            <w:jc w:val="both"/>
          </w:pPr>
        </w:pPrChange>
      </w:pPr>
      <w:r>
        <w:rPr>
          <w:rFonts w:ascii="Times New Roman" w:hAnsi="Times New Roman" w:cs="Times New Roman" w:eastAsia="SimSun"/>
          <w:sz w:val="21"/>
          <w:szCs w:val="21"/>
          <w:rPrChange w:id="510" w:author="Codex" w:date="2026-10-05T16:32:41.313017+00:00">
            <w:rPr>
              <w:sz w:val="21"/>
              <w:szCs w:val="21"/>
            </w:rPr>
          </w:rPrChange>
        </w:rPr>
        <w:t>RQ2.1</w:t>
      </w:r>
      <w:r>
        <w:rPr>
          <w:rFonts w:ascii="Times New Roman" w:hAnsi="Times New Roman" w:cs="Times New Roman" w:eastAsia="SimSun"/>
          <w:sz w:val="21"/>
          <w:szCs w:val="21"/>
          <w:rPrChange w:id="511" w:author="Codex" w:date="2026-10-05T16:32:41.313017+00:00">
            <w:rPr>
              <w:sz w:val="21"/>
              <w:szCs w:val="21"/>
            </w:rPr>
          </w:rPrChange>
        </w:rPr>
        <w:t>（直接作用）：不经过所考察的婚姻满意度路径时，收入与代际支持的联系还剩多少？</w:t>
      </w:r>
    </w:p>
    <w:p w14:paraId="56D12534" w14:textId="7FF687E7" w:rsidR="006B2113" w:rsidRPr="00270697" w:rsidRDefault="00890878" w:rsidP="0089461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5" w:author="Codex" w:date="2026-10-05T16:32:41.313017+00:00">
            <w:rPr>
              <w:sz w:val="21"/>
              <w:szCs w:val="21"/>
            </w:rPr>
          </w:rPrChange>
        </w:rPr>
        <w:pPrChange w:id="512" w:author="Codex" w:date="2026-10-05T16:32:41.313017+00:00">
          <w:pPr>
            <w:pStyle w:val="af5"/>
            <w:snapToGrid w:val="0"/>
            <w:ind w:firstLine="420"/>
            <w:jc w:val="both"/>
          </w:pPr>
        </w:pPrChange>
      </w:pPr>
      <w:r>
        <w:rPr>
          <w:rFonts w:ascii="Times New Roman" w:hAnsi="Times New Roman" w:cs="Times New Roman" w:eastAsia="SimSun"/>
          <w:sz w:val="21"/>
          <w:szCs w:val="21"/>
          <w:rPrChange w:id="513" w:author="Codex" w:date="2026-10-05T16:32:41.313017+00:00">
            <w:rPr>
              <w:sz w:val="21"/>
              <w:szCs w:val="21"/>
            </w:rPr>
          </w:rPrChange>
        </w:rPr>
        <w:t>RQ2.2</w:t>
      </w:r>
      <w:r>
        <w:rPr>
          <w:rFonts w:ascii="Times New Roman" w:hAnsi="Times New Roman" w:cs="Times New Roman" w:eastAsia="SimSun"/>
          <w:sz w:val="21"/>
          <w:szCs w:val="21"/>
          <w:rPrChange w:id="514" w:author="Codex" w:date="2026-10-05T16:32:41.313017+00:00">
            <w:rPr>
              <w:sz w:val="21"/>
              <w:szCs w:val="21"/>
            </w:rPr>
          </w:rPrChange>
        </w:rPr>
        <w:t>（中介作用）：经由本人或配偶婚姻满意度的间接作用是否存在，其方向是否符合本人</w:t>
      </w:r>
      <w:r>
        <w:rPr>
          <w:rFonts w:ascii="Times New Roman" w:hAnsi="Times New Roman" w:cs="Times New Roman" w:eastAsia="SimSun"/>
          <w:sz w:val="21"/>
          <w:szCs w:val="21"/>
          <w:rPrChange w:id="515" w:author="Codex" w:date="2026-10-05T16:32:41.313017+00:00">
            <w:rPr>
              <w:sz w:val="21"/>
              <w:szCs w:val="21"/>
            </w:rPr>
          </w:rPrChange>
        </w:rPr>
        <w:t>“</w:t>
      </w:r>
      <w:r>
        <w:rPr>
          <w:rFonts w:ascii="Times New Roman" w:hAnsi="Times New Roman" w:cs="Times New Roman" w:eastAsia="SimSun"/>
          <w:sz w:val="21"/>
          <w:szCs w:val="21"/>
          <w:rPrChange w:id="516" w:author="Codex" w:date="2026-10-05T16:32:41.313017+00:00">
            <w:rPr>
              <w:sz w:val="21"/>
              <w:szCs w:val="21"/>
            </w:rPr>
          </w:rPrChange>
        </w:rPr>
        <w:t>推力</w:t>
      </w:r>
      <w:r>
        <w:rPr>
          <w:rFonts w:ascii="Times New Roman" w:hAnsi="Times New Roman" w:cs="Times New Roman" w:eastAsia="SimSun"/>
          <w:sz w:val="21"/>
          <w:szCs w:val="21"/>
          <w:rPrChange w:id="517" w:author="Codex" w:date="2026-10-05T16:32:41.313017+00:00">
            <w:rPr>
              <w:sz w:val="21"/>
              <w:szCs w:val="21"/>
            </w:rPr>
          </w:rPrChange>
        </w:rPr>
        <w:t>”</w:t>
      </w:r>
      <w:r>
        <w:rPr>
          <w:rFonts w:ascii="Times New Roman" w:hAnsi="Times New Roman" w:cs="Times New Roman" w:eastAsia="SimSun"/>
          <w:sz w:val="21"/>
          <w:szCs w:val="21"/>
          <w:rPrChange w:id="518" w:author="Codex" w:date="2026-10-05T16:32:41.313017+00:00">
            <w:rPr>
              <w:sz w:val="21"/>
              <w:szCs w:val="21"/>
            </w:rPr>
          </w:rPrChange>
        </w:rPr>
        <w:t>和配偶</w:t>
      </w:r>
      <w:r>
        <w:rPr>
          <w:rFonts w:ascii="Times New Roman" w:hAnsi="Times New Roman" w:cs="Times New Roman" w:eastAsia="SimSun"/>
          <w:sz w:val="21"/>
          <w:szCs w:val="21"/>
          <w:rPrChange w:id="519" w:author="Codex" w:date="2026-10-05T16:32:41.313017+00:00">
            <w:rPr>
              <w:sz w:val="21"/>
              <w:szCs w:val="21"/>
            </w:rPr>
          </w:rPrChange>
        </w:rPr>
        <w:t>“</w:t>
      </w:r>
      <w:r>
        <w:rPr>
          <w:rFonts w:ascii="Times New Roman" w:hAnsi="Times New Roman" w:cs="Times New Roman" w:eastAsia="SimSun"/>
          <w:sz w:val="21"/>
          <w:szCs w:val="21"/>
          <w:rPrChange w:id="520" w:author="Codex" w:date="2026-10-05T16:32:41.313017+00:00">
            <w:rPr>
              <w:sz w:val="21"/>
              <w:szCs w:val="21"/>
            </w:rPr>
          </w:rPrChange>
        </w:rPr>
        <w:t>拉力</w:t>
      </w:r>
      <w:r>
        <w:rPr>
          <w:rFonts w:ascii="Times New Roman" w:hAnsi="Times New Roman" w:cs="Times New Roman" w:eastAsia="SimSun"/>
          <w:sz w:val="21"/>
          <w:szCs w:val="21"/>
          <w:rPrChange w:id="521" w:author="Codex" w:date="2026-10-05T16:32:41.313017+00:00">
            <w:rPr>
              <w:sz w:val="21"/>
              <w:szCs w:val="21"/>
            </w:rPr>
          </w:rPrChange>
        </w:rPr>
        <w:t>”</w:t>
      </w:r>
      <w:r>
        <w:rPr>
          <w:rFonts w:ascii="Times New Roman" w:hAnsi="Times New Roman" w:cs="Times New Roman" w:eastAsia="SimSun"/>
          <w:sz w:val="21"/>
          <w:szCs w:val="21"/>
          <w:rPrChange w:id="522" w:author="Codex" w:date="2026-10-05T16:32:41.313017+00:00">
            <w:rPr>
              <w:sz w:val="21"/>
              <w:szCs w:val="21"/>
            </w:rPr>
          </w:rPrChange>
        </w:rPr>
        <w:t>的预期？</w:t>
      </w:r>
    </w:p>
    <w:p w14:paraId="308D0F70" w14:textId="7FF687EB" w:rsidR="000E6413" w:rsidRPr="00270697" w:rsidRDefault="000E6413" w:rsidP="000E641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6" w:author="Codex" w:date="2026-10-05T16:32:41.313017+00:00">
            <w:rPr>
              <w:sz w:val="21"/>
              <w:szCs w:val="21"/>
            </w:rPr>
          </w:rPrChange>
        </w:rPr>
        <w:pPrChange w:id="523" w:author="Codex" w:date="2026-10-05T16:32:41.313017+00:00">
          <w:pPr>
            <w:pStyle w:val="af5"/>
            <w:snapToGrid w:val="0"/>
            <w:ind w:firstLine="420"/>
            <w:jc w:val="both"/>
          </w:pPr>
        </w:pPrChange>
      </w:pPr>
      <w:r>
        <w:rPr>
          <w:rFonts w:ascii="Times New Roman" w:hAnsi="Times New Roman" w:cs="Times New Roman" w:eastAsia="SimSun"/>
          <w:sz w:val="21"/>
          <w:szCs w:val="21"/>
          <w:rPrChange w:id="524" w:author="Codex" w:date="2026-10-05T16:32:41.313017+00:00">
            <w:rPr>
              <w:sz w:val="21"/>
              <w:szCs w:val="21"/>
            </w:rPr>
          </w:rPrChange>
        </w:rPr>
        <w:lastRenderedPageBreak/>
        <w:t>RQ2.3</w:t>
      </w:r>
      <w:r>
        <w:rPr>
          <w:rFonts w:ascii="Times New Roman" w:hAnsi="Times New Roman" w:cs="Times New Roman" w:eastAsia="SimSun"/>
          <w:sz w:val="21"/>
          <w:szCs w:val="21"/>
          <w:rPrChange w:id="525" w:author="Codex" w:date="2026-10-05T16:32:41.313017+00:00">
            <w:rPr>
              <w:sz w:val="21"/>
              <w:szCs w:val="21"/>
            </w:rPr>
          </w:rPrChange>
        </w:rPr>
        <w:t>（中介与交互的构成）：婚姻满意度相关的贡献中，哪些属于纯间接作用，哪些同时涉及收入与满意度的交互？</w:t>
      </w:r>
    </w:p>
    <w:p w14:paraId="2E960378" w14:textId="7FF687EF" w:rsidR="0039248D" w:rsidRPr="00270697" w:rsidRDefault="0039248D"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7" w:author="Codex" w:date="2026-10-05T16:32:41.313017+00:00">
            <w:rPr>
              <w:sz w:val="21"/>
              <w:szCs w:val="21"/>
            </w:rPr>
          </w:rPrChange>
        </w:rPr>
        <w:pPrChange w:id="526" w:author="Codex" w:date="2026-10-05T16:32:41.313017+00:00">
          <w:pPr>
            <w:pStyle w:val="af5"/>
            <w:snapToGrid w:val="0"/>
            <w:ind w:firstLine="420"/>
            <w:jc w:val="both"/>
          </w:pPr>
        </w:pPrChange>
      </w:pPr>
      <w:r>
        <w:rPr>
          <w:rFonts w:ascii="Times New Roman" w:hAnsi="Times New Roman" w:cs="Times New Roman" w:eastAsia="SimSun"/>
          <w:sz w:val="21"/>
          <w:szCs w:val="21"/>
          <w:rPrChange w:id="527" w:author="Codex" w:date="2026-10-05T16:32:41.313017+00:00">
            <w:rPr>
              <w:sz w:val="21"/>
              <w:szCs w:val="21"/>
            </w:rPr>
          </w:rPrChange>
        </w:rPr>
        <w:t>RQ2.4</w:t>
      </w:r>
      <w:r>
        <w:rPr>
          <w:rFonts w:ascii="Times New Roman" w:hAnsi="Times New Roman" w:cs="Times New Roman" w:eastAsia="SimSun"/>
          <w:sz w:val="21"/>
          <w:szCs w:val="21"/>
          <w:rPrChange w:id="528" w:author="Codex" w:date="2026-10-05T16:32:41.313017+00:00">
            <w:rPr>
              <w:sz w:val="21"/>
              <w:szCs w:val="21"/>
            </w:rPr>
          </w:rPrChange>
        </w:rPr>
        <w:t>（调节作用）：在满意度未提升／提升或相对位置未升级／升级的两种状态下，收入的受控直接效应是否不同？差异的方向是否符合角色预期？</w:t>
      </w:r>
    </w:p>
    <w:p w14:paraId="4C0FECE2" w14:textId="67FA1C3C" w:rsidR="008A5BA3" w:rsidRPr="00270697" w:rsidRDefault="008A5BA3"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8" w:author="Codex" w:date="2026-10-05T16:32:41.313017+00:00">
            <w:rPr>
              <w:sz w:val="21"/>
              <w:szCs w:val="21"/>
            </w:rPr>
          </w:rPrChange>
        </w:rPr>
        <w:pPrChange w:id="529" w:author="Codex" w:date="2026-10-05T16:32:41.313017+00:00">
          <w:pPr>
            <w:pStyle w:val="af5"/>
            <w:snapToGrid w:val="0"/>
            <w:ind w:firstLine="420"/>
            <w:jc w:val="both"/>
          </w:pPr>
        </w:pPrChange>
      </w:pPr>
      <w:r>
        <w:rPr>
          <w:rFonts w:ascii="Times New Roman" w:hAnsi="Times New Roman" w:cs="Times New Roman" w:eastAsia="SimSun"/>
          <w:sz w:val="21"/>
          <w:szCs w:val="21"/>
          <w:rPrChange w:id="530" w:author="Codex" w:date="2026-10-05T16:32:41.313017+00:00">
            <w:rPr>
              <w:sz w:val="21"/>
              <w:szCs w:val="21"/>
            </w:rPr>
          </w:rPrChange>
        </w:rPr>
        <w:t>RQ2.5</w:t>
      </w:r>
      <w:r>
        <w:rPr>
          <w:rFonts w:ascii="Times New Roman" w:hAnsi="Times New Roman" w:cs="Times New Roman" w:eastAsia="SimSun"/>
          <w:sz w:val="21"/>
          <w:szCs w:val="21"/>
          <w:rPrChange w:id="531" w:author="Codex" w:date="2026-10-05T16:32:41.313017+00:00">
            <w:rPr>
              <w:sz w:val="21"/>
              <w:szCs w:val="21"/>
            </w:rPr>
          </w:rPrChange>
        </w:rPr>
        <w:t>（干预量化）：其一，固定满意度状态后，收入效应有多大比例被改变或消除？其二，保持现实收入过程时，满意度提升情景下的支持增长概率是否高于维持观察状态的情景？前者对应</w:t>
      </w:r>
      <w:r>
        <w:rPr>
          <w:rFonts w:ascii="Times New Roman" w:hAnsi="Times New Roman" w:cs="Times New Roman" w:eastAsia="SimSun"/>
          <w:sz w:val="21"/>
          <w:szCs w:val="21"/>
          <w:rPrChange w:id="532" w:author="Codex" w:date="2026-10-05T16:32:41.313017+00:00">
            <w:rPr>
              <w:sz w:val="21"/>
              <w:szCs w:val="21"/>
            </w:rPr>
          </w:rPrChange>
        </w:rPr>
        <w:t>PE</w:t>
      </w:r>
      <w:r>
        <w:rPr>
          <w:rFonts w:ascii="Times New Roman" w:hAnsi="Times New Roman" w:cs="Times New Roman" w:eastAsia="SimSun"/>
          <w:sz w:val="21"/>
          <w:szCs w:val="21"/>
          <w:rPrChange w:id="533" w:author="Codex" w:date="2026-10-05T16:32:41.313017+00:00">
            <w:rPr>
              <w:sz w:val="21"/>
              <w:szCs w:val="21"/>
            </w:rPr>
          </w:rPrChange>
        </w:rPr>
        <w:t>，后者对应结果概率之差。两项目标继续保留，但当前分析尚不足以作可靠的因果或政策量化。</w:t>
      </w:r>
    </w:p>
    <w:p w14:paraId="19FF6F39" w14:textId="7FF687F9" w:rsidR="003C4A23" w:rsidRDefault="003C4A23" w:rsidP="003C4A23">
      <w:pPr>
        <w:pStyle w:val="aff2"/>
        <w:keepNext/>
        <w:snapToGrid w:val="0"/>
        <w:spacing w:before="312" w:after="312" w:line="360" w:lineRule="exact"/>
        <w:ind w:firstLine="420"/>
      </w:pPr>
      <w:r>
        <w:t>二、研究设计</w:t>
      </w:r>
    </w:p>
    <w:p w14:paraId="775A9E5E" w14:textId="7FF687FB" w:rsidR="003C4A23" w:rsidRDefault="003C4A23" w:rsidP="003C4A23">
      <w:pPr>
        <w:pStyle w:val="aff4"/>
        <w:keepNext/>
        <w:snapToGrid w:val="0"/>
        <w:spacing w:before="156" w:after="156" w:line="360" w:lineRule="exact"/>
        <w:ind w:firstLine="428"/>
      </w:pPr>
      <w:r>
        <w:t>（一）估计量、识别条件与估计策略</w:t>
      </w:r>
    </w:p>
    <w:p w14:paraId="6A7A72FC" w14:textId="011A16BF"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9" w:author="Codex" w:date="2026-10-05T16:32:41.313017+00:00">
            <w:rPr>
              <w:sz w:val="21"/>
              <w:szCs w:val="21"/>
            </w:rPr>
          </w:rPrChange>
        </w:rPr>
        <w:pPrChange w:id="534" w:author="Codex" w:date="2026-10-05T16:32:41.313017+00:00">
          <w:pPr>
            <w:pStyle w:val="af5"/>
            <w:snapToGrid w:val="0"/>
            <w:ind w:firstLine="420"/>
            <w:jc w:val="both"/>
          </w:pPr>
        </w:pPrChange>
      </w:pPr>
      <w:r>
        <w:rPr>
          <w:rFonts w:ascii="Times New Roman" w:hAnsi="Times New Roman" w:cs="Times New Roman" w:eastAsia="SimSun"/>
          <w:sz w:val="21"/>
          <w:szCs w:val="21"/>
          <w:rPrChange w:id="535" w:author="Codex" w:date="2026-10-05T16:32:41.313017+00:00">
            <w:rPr>
              <w:sz w:val="21"/>
              <w:szCs w:val="21"/>
            </w:rPr>
          </w:rPrChange>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ascii="Times New Roman" w:hAnsi="Times New Roman" w:cs="Times New Roman" w:eastAsia="SimSun"/>
          <w:sz w:val="21"/>
          <w:szCs w:val="21"/>
          <w:rPrChange w:id="536" w:author="Codex" w:date="2026-10-05T16:32:41.313017+00:00">
            <w:rPr>
              <w:sz w:val="21"/>
              <w:szCs w:val="21"/>
            </w:rPr>
          </w:rPrChange>
        </w:rPr>
        <w:t>（</w:t>
      </w:r>
      <w:r w:rsidR="005B2027" w:rsidRPr="005B2027">
        <w:rPr>
          <w:rFonts w:ascii="Times New Roman" w:hAnsi="Times New Roman" w:cs="Times New Roman" w:eastAsia="SimSun"/>
          <w:sz w:val="21"/>
          <w:szCs w:val="21"/>
          <w:rPrChange w:id="537" w:author="Codex" w:date="2026-10-05T16:32:41.313017+00:00">
            <w:rPr>
              <w:sz w:val="21"/>
              <w:szCs w:val="21"/>
            </w:rPr>
          </w:rPrChange>
        </w:rPr>
        <w:t>Lundberg et al., 2021; Lundberg, 2024</w:t>
      </w:r>
      <w:r w:rsidR="005B2027" w:rsidRPr="005B2027">
        <w:rPr>
          <w:rFonts w:ascii="Times New Roman" w:hAnsi="Times New Roman" w:cs="Times New Roman" w:eastAsia="SimSun"/>
          <w:sz w:val="21"/>
          <w:szCs w:val="21"/>
          <w:rPrChange w:id="538" w:author="Codex" w:date="2026-10-05T16:32:41.313017+00:00">
            <w:rPr>
              <w:sz w:val="21"/>
              <w:szCs w:val="21"/>
            </w:rPr>
          </w:rPrChange>
        </w:rPr>
        <w:t>）</w:t>
      </w:r>
      <w:r w:rsidR="005B2027">
        <w:rPr>
          <w:sz w:val="22"/>
        </w:rPr>
        <w:fldChar w:fldCharType="end"/>
      </w:r>
      <w:r>
        <w:rPr>
          <w:rFonts w:ascii="Times New Roman" w:hAnsi="Times New Roman" w:cs="Times New Roman" w:eastAsia="SimSun"/>
          <w:sz w:val="21"/>
          <w:szCs w:val="21"/>
          <w:rPrChange w:id="539" w:author="Codex" w:date="2026-10-05T16:32:41.313017+00:00">
            <w:rPr>
              <w:sz w:val="21"/>
              <w:szCs w:val="21"/>
            </w:rPr>
          </w:rPrChange>
        </w:rPr>
        <w:t>。</w:t>
      </w:r>
    </w:p>
    <w:p w14:paraId="769A0A88" w14:textId="7FF6881B"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0E92ED35" w14:textId="1CCA7912"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0" w:author="Codex" w:date="2026-10-05T16:32:41.313017+00:00">
            <w:rPr>
              <w:sz w:val="21"/>
              <w:szCs w:val="21"/>
            </w:rPr>
          </w:rPrChange>
        </w:rPr>
        <w:pPrChange w:id="540" w:author="Codex" w:date="2026-10-05T16:32:41.313017+00:00">
          <w:pPr>
            <w:pStyle w:val="af5"/>
            <w:snapToGrid w:val="0"/>
            <w:ind w:firstLine="420"/>
            <w:jc w:val="both"/>
          </w:pPr>
        </w:pPrChange>
      </w:pPr>
      <w:r>
        <w:rPr>
          <w:rFonts w:ascii="Times New Roman" w:hAnsi="Times New Roman" w:cs="Times New Roman" w:eastAsia="SimSun"/>
          <w:sz w:val="21"/>
          <w:szCs w:val="21"/>
          <w:rPrChange w:id="541" w:author="Codex" w:date="2026-10-05T16:32:41.313017+00:00">
            <w:rPr>
              <w:sz w:val="21"/>
              <w:szCs w:val="21"/>
            </w:rPr>
          </w:rPrChange>
        </w:rPr>
        <w:t>为区分不同研究问题，表</w:t>
      </w:r>
      <w:del w:id="1001361" w:author="Codex" w:date="2026-10-06T05:40:41Z">
        <w:r>
          <w:rPr>
            <w:rFonts w:ascii="Times New Roman" w:hAnsi="Times New Roman" w:cs="Times New Roman" w:eastAsia="SimSun"/>
            <w:sz w:val="21"/>
            <w:szCs w:val="21"/>
            <w:rPrChange w:id="542" w:author="Codex" w:date="2026-10-05T16:32:41.313017+00:00">
              <w:rPr>
                <w:sz w:val="21"/>
                <w:szCs w:val="21"/>
              </w:rPr>
            </w:rPrChange>
          </w:rPr>
          <w:delText>3.1</w:delText>
        </w:r>
      </w:del>
      <w:ins w:id="1001362" w:author="Codex" w:date="2026-10-06T05:40:41Z">
        <w:r>
          <w:rPr>
            <w:rFonts w:ascii="Times New Roman" w:hAnsi="Times New Roman" w:cs="Times New Roman" w:eastAsia="SimSun"/>
            <w:sz w:val="21"/>
            <w:szCs w:val="21"/>
          </w:rPr>
          <w:t>1</w:t>
        </w:r>
      </w:ins>
      <w:r>
        <w:rPr>
          <w:rFonts w:ascii="Times New Roman" w:hAnsi="Times New Roman" w:cs="Times New Roman" w:eastAsia="SimSun"/>
          <w:sz w:val="21"/>
          <w:szCs w:val="21"/>
          <w:rPrChange w:id="543" w:author="Codex" w:date="2026-10-05T16:32:41.313017+00:00">
            <w:rPr>
              <w:sz w:val="21"/>
              <w:szCs w:val="21"/>
            </w:rPr>
          </w:rPrChange>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Change w:id="544" w:author="Codex" w:date="2026-10-05T16:32:41.313017+00:00">
            <w:rPr>
              <w:sz w:val="21"/>
              <w:szCs w:val="21"/>
            </w:rPr>
          </w:rPrChange>
        </w:rPr>
        <w:t>（</w:t>
      </w:r>
      <w:r w:rsidR="005A7A5B" w:rsidRPr="005A7A5B">
        <w:rPr>
          <w:rFonts w:ascii="Times New Roman" w:hAnsi="Times New Roman" w:cs="Times New Roman" w:eastAsia="SimSun"/>
          <w:sz w:val="21"/>
          <w:szCs w:val="21"/>
          <w:rPrChange w:id="545" w:author="Codex" w:date="2026-10-05T16:32:41.313017+00:00">
            <w:rPr>
              <w:sz w:val="21"/>
              <w:szCs w:val="21"/>
            </w:rPr>
          </w:rPrChange>
        </w:rPr>
        <w:t>Mikkonen et al., 2021; Wang et al., 2015</w:t>
      </w:r>
      <w:r w:rsidR="005A7A5B" w:rsidRPr="005A7A5B">
        <w:rPr>
          <w:rFonts w:ascii="Times New Roman" w:hAnsi="Times New Roman" w:cs="Times New Roman" w:eastAsia="SimSun"/>
          <w:sz w:val="21"/>
          <w:szCs w:val="21"/>
          <w:rPrChange w:id="546"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547" w:author="Codex" w:date="2026-10-05T16:32:41.313017+00:00">
            <w:rPr>
              <w:sz w:val="21"/>
              <w:szCs w:val="21"/>
            </w:rPr>
          </w:rPrChange>
        </w:rPr>
        <w:t>。这些定义说明机制之间的理论关系，不表示本文已经识别相应自然效应。正文以基础回归的标准化风险差与加性交互为主要经验证据；既有</w:t>
      </w:r>
      <w:r>
        <w:rPr>
          <w:rFonts w:ascii="Times New Roman" w:hAnsi="Times New Roman" w:cs="Times New Roman" w:eastAsia="SimSun"/>
          <w:sz w:val="21"/>
          <w:szCs w:val="21"/>
          <w:rPrChange w:id="548" w:author="Codex" w:date="2026-10-05T16:32:41.313017+00:00">
            <w:rPr>
              <w:sz w:val="21"/>
              <w:szCs w:val="21"/>
            </w:rPr>
          </w:rPrChange>
        </w:rPr>
        <w:t>CMAverse</w:t>
      </w:r>
      <w:r>
        <w:rPr>
          <w:rFonts w:ascii="Times New Roman" w:hAnsi="Times New Roman" w:cs="Times New Roman" w:eastAsia="SimSun"/>
          <w:sz w:val="21"/>
          <w:szCs w:val="21"/>
          <w:rPrChange w:id="549" w:author="Codex" w:date="2026-10-05T16:32:41.313017+00:00">
            <w:rPr>
              <w:sz w:val="21"/>
              <w:szCs w:val="21"/>
            </w:rPr>
          </w:rPrChange>
        </w:rPr>
        <w:t>边际</w:t>
      </w:r>
      <w:r>
        <w:rPr>
          <w:rFonts w:ascii="Times New Roman" w:hAnsi="Times New Roman" w:cs="Times New Roman" w:eastAsia="SimSun"/>
          <w:sz w:val="21"/>
          <w:szCs w:val="21"/>
          <w:rPrChange w:id="550" w:author="Codex" w:date="2026-10-05T16:32:41.313017+00:00">
            <w:rPr>
              <w:sz w:val="21"/>
              <w:szCs w:val="21"/>
            </w:rPr>
          </w:rPrChange>
        </w:rPr>
        <w:t>OR</w:t>
      </w:r>
      <w:r>
        <w:rPr>
          <w:rFonts w:ascii="Times New Roman" w:hAnsi="Times New Roman" w:cs="Times New Roman" w:eastAsia="SimSun"/>
          <w:sz w:val="21"/>
          <w:szCs w:val="21"/>
          <w:rPrChange w:id="551" w:author="Codex" w:date="2026-10-05T16:32:41.313017+00:00">
            <w:rPr>
              <w:sz w:val="21"/>
              <w:szCs w:val="21"/>
            </w:rPr>
          </w:rPrChange>
        </w:rPr>
        <w:t>另作历史模型对比，不代入风险差公式。</w:t>
      </w:r>
    </w:p>
    <w:p w14:paraId="35A2D003" w14:textId="7FF6887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1" w:author="Codex" w:date="2026-10-05T16:32:41.313017+00:00">
            <w:rPr>
              <w:sz w:val="21"/>
              <w:szCs w:val="21"/>
            </w:rPr>
          </w:rPrChange>
        </w:rPr>
        <w:pPrChange w:id="552" w:author="Codex" w:date="2026-10-05T16:32:41.313017+00:00">
          <w:pPr>
            <w:pStyle w:val="af5"/>
            <w:snapToGrid w:val="0"/>
            <w:ind w:firstLine="420"/>
            <w:jc w:val="both"/>
          </w:pPr>
        </w:pPrChange>
      </w:pPr>
      <w:r>
        <w:rPr>
          <w:rFonts w:ascii="Times New Roman" w:hAnsi="Times New Roman" w:cs="Times New Roman" w:eastAsia="SimSun"/>
          <w:sz w:val="21"/>
          <w:szCs w:val="21"/>
          <w:rPrChange w:id="553" w:author="Codex" w:date="2026-10-05T16:32:41.313017+00:00">
            <w:rPr>
              <w:sz w:val="21"/>
              <w:szCs w:val="21"/>
            </w:rPr>
          </w:rPrChange>
        </w:rPr>
        <w:t>记</w:t>
      </w:r>
      <w:r>
        <w:rPr>
          <w:rFonts w:ascii="Times New Roman" w:hAnsi="Times New Roman" w:cs="Times New Roman" w:eastAsia="SimSun"/>
          <w:sz w:val="21"/>
          <w:szCs w:val="21"/>
          <w:rPrChange w:id="554" w:author="Codex" w:date="2026-10-05T16:32:41.313017+00:00">
            <w:rPr>
              <w:sz w:val="21"/>
              <w:szCs w:val="21"/>
            </w:rPr>
          </w:rPrChange>
        </w:rPr>
        <w:t>X=1</w:t>
      </w:r>
      <w:r>
        <w:rPr>
          <w:rFonts w:ascii="Times New Roman" w:hAnsi="Times New Roman" w:cs="Times New Roman" w:eastAsia="SimSun"/>
          <w:sz w:val="21"/>
          <w:szCs w:val="21"/>
          <w:rPrChange w:id="555" w:author="Codex" w:date="2026-10-05T16:32:41.313017+00:00">
            <w:rPr>
              <w:sz w:val="21"/>
              <w:szCs w:val="21"/>
            </w:rPr>
          </w:rPrChange>
        </w:rPr>
        <w:t>为收入增加或相对位置升级，</w:t>
      </w:r>
      <w:r>
        <w:rPr>
          <w:rFonts w:ascii="Times New Roman" w:hAnsi="Times New Roman" w:cs="Times New Roman" w:eastAsia="SimSun"/>
          <w:sz w:val="21"/>
          <w:szCs w:val="21"/>
          <w:rPrChange w:id="556" w:author="Codex" w:date="2026-10-05T16:32:41.313017+00:00">
            <w:rPr>
              <w:sz w:val="21"/>
              <w:szCs w:val="21"/>
            </w:rPr>
          </w:rPrChange>
        </w:rPr>
        <w:t>X=0</w:t>
      </w:r>
      <w:r>
        <w:rPr>
          <w:rFonts w:ascii="Times New Roman" w:hAnsi="Times New Roman" w:cs="Times New Roman" w:eastAsia="SimSun"/>
          <w:sz w:val="21"/>
          <w:szCs w:val="21"/>
          <w:rPrChange w:id="557" w:author="Codex" w:date="2026-10-05T16:32:41.313017+00:00">
            <w:rPr>
              <w:sz w:val="21"/>
              <w:szCs w:val="21"/>
            </w:rPr>
          </w:rPrChange>
        </w:rPr>
        <w:t>为未发生该转移；</w:t>
      </w:r>
      <w:r>
        <w:rPr>
          <w:rFonts w:ascii="Times New Roman" w:hAnsi="Times New Roman" w:cs="Times New Roman" w:eastAsia="SimSun"/>
          <w:sz w:val="21"/>
          <w:szCs w:val="21"/>
          <w:rPrChange w:id="558" w:author="Codex" w:date="2026-10-05T16:32:41.313017+00:00">
            <w:rPr>
              <w:sz w:val="21"/>
              <w:szCs w:val="21"/>
            </w:rPr>
          </w:rPrChange>
        </w:rPr>
        <w:t>M=1</w:t>
      </w:r>
      <w:r>
        <w:rPr>
          <w:rFonts w:ascii="Times New Roman" w:hAnsi="Times New Roman" w:cs="Times New Roman" w:eastAsia="SimSun"/>
          <w:sz w:val="21"/>
          <w:szCs w:val="21"/>
          <w:rPrChange w:id="559" w:author="Codex" w:date="2026-10-05T16:32:41.313017+00:00">
            <w:rPr>
              <w:sz w:val="21"/>
              <w:szCs w:val="21"/>
            </w:rPr>
          </w:rPrChange>
        </w:rPr>
        <w:t>和</w:t>
      </w:r>
      <w:r>
        <w:rPr>
          <w:rFonts w:ascii="Times New Roman" w:hAnsi="Times New Roman" w:cs="Times New Roman" w:eastAsia="SimSun"/>
          <w:sz w:val="21"/>
          <w:szCs w:val="21"/>
          <w:rPrChange w:id="560" w:author="Codex" w:date="2026-10-05T16:32:41.313017+00:00">
            <w:rPr>
              <w:sz w:val="21"/>
              <w:szCs w:val="21"/>
            </w:rPr>
          </w:rPrChange>
        </w:rPr>
        <w:t>M=0</w:t>
      </w:r>
      <w:r>
        <w:rPr>
          <w:rFonts w:ascii="Times New Roman" w:hAnsi="Times New Roman" w:cs="Times New Roman" w:eastAsia="SimSun"/>
          <w:sz w:val="21"/>
          <w:szCs w:val="21"/>
          <w:rPrChange w:id="561" w:author="Codex" w:date="2026-10-05T16:32:41.313017+00:00">
            <w:rPr>
              <w:sz w:val="21"/>
              <w:szCs w:val="21"/>
            </w:rPr>
          </w:rPrChange>
        </w:rPr>
        <w:t>分别表示相应满意度转移发生与未发生。</w:t>
      </w:r>
      <w:r>
        <w:rPr>
          <w:rFonts w:ascii="Times New Roman" w:hAnsi="Times New Roman" w:cs="Times New Roman" w:eastAsia="SimSun"/>
          <w:sz w:val="21"/>
          <w:szCs w:val="21"/>
          <w:rPrChange w:id="562" w:author="Codex" w:date="2026-10-05T16:32:41.313017+00:00">
            <w:rPr>
              <w:sz w:val="21"/>
              <w:szCs w:val="21"/>
            </w:rPr>
          </w:rPrChange>
        </w:rPr>
        <w:t>Y=1</w:t>
      </w:r>
      <w:r>
        <w:rPr>
          <w:rFonts w:ascii="Times New Roman" w:hAnsi="Times New Roman" w:cs="Times New Roman" w:eastAsia="SimSun"/>
          <w:sz w:val="21"/>
          <w:szCs w:val="21"/>
          <w:rPrChange w:id="563" w:author="Codex" w:date="2026-10-05T16:32:41.313017+00:00">
            <w:rPr>
              <w:sz w:val="21"/>
              <w:szCs w:val="21"/>
            </w:rPr>
          </w:rPrChange>
        </w:rPr>
        <w:t>表示对特定父亲或母亲的实际经济支持较基期增加。表中的</w:t>
      </w:r>
      <w:r>
        <w:rPr>
          <w:rFonts w:ascii="Times New Roman" w:hAnsi="Times New Roman" w:cs="Times New Roman" w:eastAsia="SimSun"/>
          <w:sz w:val="21"/>
          <w:szCs w:val="21"/>
          <w:rPrChange w:id="564" w:author="Codex" w:date="2026-10-05T16:32:41.313017+00:00">
            <w:rPr>
              <w:sz w:val="21"/>
              <w:szCs w:val="21"/>
            </w:rPr>
          </w:rPrChange>
        </w:rPr>
        <w:t>Mₓ</w:t>
      </w:r>
      <w:r>
        <w:rPr>
          <w:rFonts w:ascii="Times New Roman" w:hAnsi="Times New Roman" w:cs="Times New Roman" w:eastAsia="SimSun"/>
          <w:sz w:val="21"/>
          <w:szCs w:val="21"/>
          <w:rPrChange w:id="565" w:author="Codex" w:date="2026-10-05T16:32:41.313017+00:00">
            <w:rPr>
              <w:sz w:val="21"/>
              <w:szCs w:val="21"/>
            </w:rPr>
          </w:rPrChange>
        </w:rPr>
        <w:t>表示暴露设为</w:t>
      </w:r>
      <w:r>
        <w:rPr>
          <w:rFonts w:ascii="Times New Roman" w:hAnsi="Times New Roman" w:cs="Times New Roman" w:eastAsia="SimSun"/>
          <w:sz w:val="21"/>
          <w:szCs w:val="21"/>
          <w:rPrChange w:id="566" w:author="Codex" w:date="2026-10-05T16:32:41.313017+00:00">
            <w:rPr>
              <w:sz w:val="21"/>
              <w:szCs w:val="21"/>
            </w:rPr>
          </w:rPrChange>
        </w:rPr>
        <w:t>x</w:t>
      </w:r>
      <w:r>
        <w:rPr>
          <w:rFonts w:ascii="Times New Roman" w:hAnsi="Times New Roman" w:cs="Times New Roman" w:eastAsia="SimSun"/>
          <w:sz w:val="21"/>
          <w:szCs w:val="21"/>
          <w:rPrChange w:id="567" w:author="Codex" w:date="2026-10-05T16:32:41.313017+00:00">
            <w:rPr>
              <w:sz w:val="21"/>
              <w:szCs w:val="21"/>
            </w:rPr>
          </w:rPrChange>
        </w:rPr>
        <w:t>时的中介潜在状态，</w:t>
      </w:r>
      <w:r>
        <w:rPr>
          <w:rFonts w:ascii="Times New Roman" w:hAnsi="Times New Roman" w:cs="Times New Roman" w:eastAsia="SimSun"/>
          <w:sz w:val="21"/>
          <w:szCs w:val="21"/>
          <w:rPrChange w:id="568" w:author="Codex" w:date="2026-10-05T16:32:41.313017+00:00">
            <w:rPr>
              <w:sz w:val="21"/>
              <w:szCs w:val="21"/>
            </w:rPr>
          </w:rPrChange>
        </w:rPr>
        <w:t>Yₓ,ₘ</w:t>
      </w:r>
      <w:r>
        <w:rPr>
          <w:rFonts w:ascii="Times New Roman" w:hAnsi="Times New Roman" w:cs="Times New Roman" w:eastAsia="SimSun"/>
          <w:sz w:val="21"/>
          <w:szCs w:val="21"/>
          <w:rPrChange w:id="569" w:author="Codex" w:date="2026-10-05T16:32:41.313017+00:00">
            <w:rPr>
              <w:sz w:val="21"/>
              <w:szCs w:val="21"/>
            </w:rPr>
          </w:rPrChange>
        </w:rPr>
        <w:t>表示同时将</w:t>
      </w:r>
      <w:r>
        <w:rPr>
          <w:rFonts w:ascii="Times New Roman" w:hAnsi="Times New Roman" w:cs="Times New Roman" w:eastAsia="SimSun"/>
          <w:sz w:val="21"/>
          <w:szCs w:val="21"/>
          <w:rPrChange w:id="570" w:author="Codex" w:date="2026-10-05T16:32:41.313017+00:00">
            <w:rPr>
              <w:sz w:val="21"/>
              <w:szCs w:val="21"/>
            </w:rPr>
          </w:rPrChange>
        </w:rPr>
        <w:t>X</w:t>
      </w:r>
      <w:r>
        <w:rPr>
          <w:rFonts w:ascii="Times New Roman" w:hAnsi="Times New Roman" w:cs="Times New Roman" w:eastAsia="SimSun"/>
          <w:sz w:val="21"/>
          <w:szCs w:val="21"/>
          <w:rPrChange w:id="571" w:author="Codex" w:date="2026-10-05T16:32:41.313017+00:00">
            <w:rPr>
              <w:sz w:val="21"/>
              <w:szCs w:val="21"/>
            </w:rPr>
          </w:rPrChange>
        </w:rPr>
        <w:t>、</w:t>
      </w:r>
      <w:r>
        <w:rPr>
          <w:rFonts w:ascii="Times New Roman" w:hAnsi="Times New Roman" w:cs="Times New Roman" w:eastAsia="SimSun"/>
          <w:sz w:val="21"/>
          <w:szCs w:val="21"/>
          <w:rPrChange w:id="572" w:author="Codex" w:date="2026-10-05T16:32:41.313017+00:00">
            <w:rPr>
              <w:sz w:val="21"/>
              <w:szCs w:val="21"/>
            </w:rPr>
          </w:rPrChange>
        </w:rPr>
        <w:t>M</w:t>
      </w:r>
      <w:r>
        <w:rPr>
          <w:rFonts w:ascii="Times New Roman" w:hAnsi="Times New Roman" w:cs="Times New Roman" w:eastAsia="SimSun"/>
          <w:sz w:val="21"/>
          <w:szCs w:val="21"/>
          <w:rPrChange w:id="573" w:author="Codex" w:date="2026-10-05T16:32:41.313017+00:00">
            <w:rPr>
              <w:sz w:val="21"/>
              <w:szCs w:val="21"/>
            </w:rPr>
          </w:rPrChange>
        </w:rPr>
        <w:t>设为</w:t>
      </w:r>
      <w:r>
        <w:rPr>
          <w:rFonts w:ascii="Times New Roman" w:hAnsi="Times New Roman" w:cs="Times New Roman" w:eastAsia="SimSun"/>
          <w:sz w:val="21"/>
          <w:szCs w:val="21"/>
          <w:rPrChange w:id="574" w:author="Codex" w:date="2026-10-05T16:32:41.313017+00:00">
            <w:rPr>
              <w:sz w:val="21"/>
              <w:szCs w:val="21"/>
            </w:rPr>
          </w:rPrChange>
        </w:rPr>
        <w:t>x</w:t>
      </w:r>
      <w:r>
        <w:rPr>
          <w:rFonts w:ascii="Times New Roman" w:hAnsi="Times New Roman" w:cs="Times New Roman" w:eastAsia="SimSun"/>
          <w:sz w:val="21"/>
          <w:szCs w:val="21"/>
          <w:rPrChange w:id="575" w:author="Codex" w:date="2026-10-05T16:32:41.313017+00:00">
            <w:rPr>
              <w:sz w:val="21"/>
              <w:szCs w:val="21"/>
            </w:rPr>
          </w:rPrChange>
        </w:rPr>
        <w:t>、</w:t>
      </w:r>
      <w:r>
        <w:rPr>
          <w:rFonts w:ascii="Times New Roman" w:hAnsi="Times New Roman" w:cs="Times New Roman" w:eastAsia="SimSun"/>
          <w:sz w:val="21"/>
          <w:szCs w:val="21"/>
          <w:rPrChange w:id="576" w:author="Codex" w:date="2026-10-05T16:32:41.313017+00:00">
            <w:rPr>
              <w:sz w:val="21"/>
              <w:szCs w:val="21"/>
            </w:rPr>
          </w:rPrChange>
        </w:rPr>
        <w:t>m</w:t>
      </w:r>
      <w:r>
        <w:rPr>
          <w:rFonts w:ascii="Times New Roman" w:hAnsi="Times New Roman" w:cs="Times New Roman" w:eastAsia="SimSun"/>
          <w:sz w:val="21"/>
          <w:szCs w:val="21"/>
          <w:rPrChange w:id="577" w:author="Codex" w:date="2026-10-05T16:32:41.313017+00:00">
            <w:rPr>
              <w:sz w:val="21"/>
              <w:szCs w:val="21"/>
            </w:rPr>
          </w:rPrChange>
        </w:rPr>
        <w:t>时的潜在结果。</w:t>
      </w:r>
    </w:p>
    <w:p w14:paraId="4212E10D" w14:textId="7FF68885"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2" w:author="Codex" w:date="2026-10-05T16:32:41.313017+00:00">
            <w:rPr>
              <w:sz w:val="21"/>
              <w:szCs w:val="21"/>
            </w:rPr>
          </w:rPrChange>
        </w:rPr>
        <w:pPrChange w:id="578" w:author="Codex" w:date="2026-10-05T16:32:41.313017+00:00">
          <w:pPr>
            <w:pStyle w:val="af5"/>
            <w:snapToGrid w:val="0"/>
            <w:ind w:firstLine="420"/>
            <w:jc w:val="both"/>
          </w:pPr>
        </w:pPrChange>
      </w:pPr>
      <w:r>
        <w:rPr>
          <w:rFonts w:ascii="Times New Roman" w:hAnsi="Times New Roman" w:cs="Times New Roman" w:eastAsia="SimSun"/>
          <w:sz w:val="21"/>
          <w:szCs w:val="21"/>
          <w:rPrChange w:id="579" w:author="Codex" w:date="2026-10-05T16:32:41.313017+00:00">
            <w:rPr>
              <w:sz w:val="21"/>
              <w:szCs w:val="21"/>
            </w:rPr>
          </w:rPrChange>
        </w:rPr>
        <w:t>总效应考察收入两种状态下的总体结果差异，用于回答</w:t>
      </w:r>
      <w:r>
        <w:rPr>
          <w:rFonts w:ascii="Times New Roman" w:hAnsi="Times New Roman" w:cs="Times New Roman" w:eastAsia="SimSun"/>
          <w:sz w:val="21"/>
          <w:szCs w:val="21"/>
          <w:rPrChange w:id="580" w:author="Codex" w:date="2026-10-05T16:32:41.313017+00:00">
            <w:rPr>
              <w:sz w:val="21"/>
              <w:szCs w:val="21"/>
            </w:rPr>
          </w:rPrChange>
        </w:rPr>
        <w:t>RQ1</w:t>
      </w:r>
      <w:r>
        <w:rPr>
          <w:rFonts w:ascii="Times New Roman" w:hAnsi="Times New Roman" w:cs="Times New Roman" w:eastAsia="SimSun"/>
          <w:sz w:val="21"/>
          <w:szCs w:val="21"/>
          <w:rPrChange w:id="581" w:author="Codex" w:date="2026-10-05T16:32:41.313017+00:00">
            <w:rPr>
              <w:sz w:val="21"/>
              <w:szCs w:val="21"/>
            </w:rPr>
          </w:rPrChange>
        </w:rPr>
        <w:t>。直接与间接效应进一步区分不经过所考察满意度变量的部分，以及经由其分布变化传递的部分，分别对应</w:t>
      </w:r>
      <w:r>
        <w:rPr>
          <w:rFonts w:ascii="Times New Roman" w:hAnsi="Times New Roman" w:cs="Times New Roman" w:eastAsia="SimSun"/>
          <w:sz w:val="21"/>
          <w:szCs w:val="21"/>
          <w:rPrChange w:id="582" w:author="Codex" w:date="2026-10-05T16:32:41.313017+00:00">
            <w:rPr>
              <w:sz w:val="21"/>
              <w:szCs w:val="21"/>
            </w:rPr>
          </w:rPrChange>
        </w:rPr>
        <w:t>RQ2.1</w:t>
      </w:r>
      <w:r>
        <w:rPr>
          <w:rFonts w:ascii="Times New Roman" w:hAnsi="Times New Roman" w:cs="Times New Roman" w:eastAsia="SimSun"/>
          <w:sz w:val="21"/>
          <w:szCs w:val="21"/>
          <w:rPrChange w:id="583" w:author="Codex" w:date="2026-10-05T16:32:41.313017+00:00">
            <w:rPr>
              <w:sz w:val="21"/>
              <w:szCs w:val="21"/>
            </w:rPr>
          </w:rPrChange>
        </w:rPr>
        <w:t>和</w:t>
      </w:r>
      <w:r>
        <w:rPr>
          <w:rFonts w:ascii="Times New Roman" w:hAnsi="Times New Roman" w:cs="Times New Roman" w:eastAsia="SimSun"/>
          <w:sz w:val="21"/>
          <w:szCs w:val="21"/>
          <w:rPrChange w:id="584" w:author="Codex" w:date="2026-10-05T16:32:41.313017+00:00">
            <w:rPr>
              <w:sz w:val="21"/>
              <w:szCs w:val="21"/>
            </w:rPr>
          </w:rPrChange>
        </w:rPr>
        <w:t>RQ2.2</w:t>
      </w:r>
      <w:r>
        <w:rPr>
          <w:rFonts w:ascii="Times New Roman" w:hAnsi="Times New Roman" w:cs="Times New Roman" w:eastAsia="SimSun"/>
          <w:sz w:val="21"/>
          <w:szCs w:val="21"/>
          <w:rPrChange w:id="585" w:author="Codex" w:date="2026-10-05T16:32:41.313017+00:00">
            <w:rPr>
              <w:sz w:val="21"/>
              <w:szCs w:val="21"/>
            </w:rPr>
          </w:rPrChange>
        </w:rPr>
        <w:t>。</w:t>
      </w:r>
    </w:p>
    <w:p w14:paraId="69508105" w14:textId="1E93682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3" w:author="Codex" w:date="2026-10-05T16:32:41.313017+00:00">
            <w:rPr>
              <w:sz w:val="21"/>
              <w:szCs w:val="21"/>
            </w:rPr>
          </w:rPrChange>
        </w:rPr>
        <w:pPrChange w:id="586" w:author="Codex" w:date="2026-10-05T16:32:41.313017+00:00">
          <w:pPr>
            <w:pStyle w:val="af5"/>
            <w:snapToGrid w:val="0"/>
            <w:ind w:firstLine="420"/>
            <w:jc w:val="both"/>
          </w:pPr>
        </w:pPrChange>
      </w:pPr>
      <w:r>
        <w:rPr>
          <w:rFonts w:ascii="Times New Roman" w:hAnsi="Times New Roman" w:cs="Times New Roman" w:eastAsia="SimSun"/>
          <w:sz w:val="21"/>
          <w:szCs w:val="21"/>
          <w:rPrChange w:id="587" w:author="Codex" w:date="2026-10-05T16:32:41.313017+00:00">
            <w:rPr>
              <w:sz w:val="21"/>
              <w:szCs w:val="21"/>
            </w:rPr>
          </w:rPrChange>
        </w:rPr>
        <w:t>“</w:t>
      </w:r>
      <w:r>
        <w:rPr>
          <w:rFonts w:ascii="Times New Roman" w:hAnsi="Times New Roman" w:cs="Times New Roman" w:eastAsia="SimSun"/>
          <w:sz w:val="21"/>
          <w:szCs w:val="21"/>
          <w:rPrChange w:id="588" w:author="Codex" w:date="2026-10-05T16:32:41.313017+00:00">
            <w:rPr>
              <w:sz w:val="21"/>
              <w:szCs w:val="21"/>
            </w:rPr>
          </w:rPrChange>
        </w:rPr>
        <w:t>不经过婚姻满意度</w:t>
      </w:r>
      <w:r>
        <w:rPr>
          <w:rFonts w:ascii="Times New Roman" w:hAnsi="Times New Roman" w:cs="Times New Roman" w:eastAsia="SimSun"/>
          <w:sz w:val="21"/>
          <w:szCs w:val="21"/>
          <w:rPrChange w:id="589" w:author="Codex" w:date="2026-10-05T16:32:41.313017+00:00">
            <w:rPr>
              <w:sz w:val="21"/>
              <w:szCs w:val="21"/>
            </w:rPr>
          </w:rPrChange>
        </w:rPr>
        <w:t>”</w:t>
      </w:r>
      <w:r>
        <w:rPr>
          <w:rFonts w:ascii="Times New Roman" w:hAnsi="Times New Roman" w:cs="Times New Roman" w:eastAsia="SimSun"/>
          <w:sz w:val="21"/>
          <w:szCs w:val="21"/>
          <w:rPrChange w:id="590" w:author="Codex" w:date="2026-10-05T16:32:41.313017+00:00">
            <w:rPr>
              <w:sz w:val="21"/>
              <w:szCs w:val="21"/>
            </w:rPr>
          </w:rPrChange>
        </w:rPr>
        <w:t>仅针对本次指定的中介变量；不能仅据直接效应大小判断满意度的真实传导贡献，也不能据此证实某一未直接测量的资源机制。</w:t>
      </w:r>
    </w:p>
    <w:p w14:paraId="507279BA" w14:textId="7FF6889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4" w:author="Codex" w:date="2026-10-05T16:32:41.313017+00:00">
            <w:rPr>
              <w:sz w:val="21"/>
              <w:szCs w:val="21"/>
            </w:rPr>
          </w:rPrChange>
        </w:rPr>
        <w:pPrChange w:id="591" w:author="Codex" w:date="2026-10-05T16:32:41.313017+00:00">
          <w:pPr>
            <w:pStyle w:val="af5"/>
            <w:snapToGrid w:val="0"/>
            <w:ind w:firstLine="420"/>
            <w:jc w:val="both"/>
          </w:pPr>
        </w:pPrChange>
      </w:pPr>
      <w:r>
        <w:rPr>
          <w:rFonts w:ascii="Times New Roman" w:hAnsi="Times New Roman" w:cs="Times New Roman" w:eastAsia="SimSun"/>
          <w:sz w:val="21"/>
          <w:szCs w:val="21"/>
          <w:rPrChange w:id="592" w:author="Codex" w:date="2026-10-05T16:32:41.313017+00:00">
            <w:rPr>
              <w:sz w:val="21"/>
              <w:szCs w:val="21"/>
            </w:rPr>
          </w:rPrChange>
        </w:rPr>
        <w:t>间接效应的核心对比，是保持暴露状态不变而改变中介分布。本文同时关注其总体方向，以及纯间接成分与中介交互成分的构成；不以</w:t>
      </w:r>
      <w:r>
        <w:rPr>
          <w:rFonts w:ascii="Times New Roman" w:hAnsi="Times New Roman" w:cs="Times New Roman" w:eastAsia="SimSun"/>
          <w:sz w:val="21"/>
          <w:szCs w:val="21"/>
          <w:rPrChange w:id="593" w:author="Codex" w:date="2026-10-05T16:32:41.313017+00:00">
            <w:rPr>
              <w:sz w:val="21"/>
              <w:szCs w:val="21"/>
            </w:rPr>
          </w:rPrChange>
        </w:rPr>
        <w:t>X—M</w:t>
      </w:r>
      <w:r>
        <w:rPr>
          <w:rFonts w:ascii="Times New Roman" w:hAnsi="Times New Roman" w:cs="Times New Roman" w:eastAsia="SimSun"/>
          <w:sz w:val="21"/>
          <w:szCs w:val="21"/>
          <w:rPrChange w:id="594" w:author="Codex" w:date="2026-10-05T16:32:41.313017+00:00">
            <w:rPr>
              <w:sz w:val="21"/>
              <w:szCs w:val="21"/>
            </w:rPr>
          </w:rPrChange>
        </w:rPr>
        <w:t>或</w:t>
      </w:r>
      <w:r>
        <w:rPr>
          <w:rFonts w:ascii="Times New Roman" w:hAnsi="Times New Roman" w:cs="Times New Roman" w:eastAsia="SimSun"/>
          <w:sz w:val="21"/>
          <w:szCs w:val="21"/>
          <w:rPrChange w:id="595" w:author="Codex" w:date="2026-10-05T16:32:41.313017+00:00">
            <w:rPr>
              <w:sz w:val="21"/>
              <w:szCs w:val="21"/>
            </w:rPr>
          </w:rPrChange>
        </w:rPr>
        <w:t>M—Y</w:t>
      </w:r>
      <w:r>
        <w:rPr>
          <w:rFonts w:ascii="Times New Roman" w:hAnsi="Times New Roman" w:cs="Times New Roman" w:eastAsia="SimSun"/>
          <w:sz w:val="21"/>
          <w:szCs w:val="21"/>
          <w:rPrChange w:id="596" w:author="Codex" w:date="2026-10-05T16:32:41.313017+00:00">
            <w:rPr>
              <w:sz w:val="21"/>
              <w:szCs w:val="21"/>
            </w:rPr>
          </w:rPrChange>
        </w:rPr>
        <w:t>两两回归分别显著作为中介分析的前提。</w:t>
      </w:r>
    </w:p>
    <w:p w14:paraId="52B4B766" w14:textId="4C084FEE"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5" w:author="Codex" w:date="2026-10-05T16:32:41.313017+00:00">
            <w:rPr>
              <w:sz w:val="21"/>
              <w:szCs w:val="21"/>
            </w:rPr>
          </w:rPrChange>
        </w:rPr>
        <w:pPrChange w:id="597" w:author="Codex" w:date="2026-10-05T16:32:41.313017+00:00">
          <w:pPr>
            <w:pStyle w:val="af5"/>
            <w:snapToGrid w:val="0"/>
            <w:ind w:firstLine="420"/>
            <w:jc w:val="both"/>
          </w:pPr>
        </w:pPrChange>
      </w:pPr>
      <w:r>
        <w:rPr>
          <w:rFonts w:ascii="Times New Roman" w:hAnsi="Times New Roman" w:cs="Times New Roman" w:eastAsia="SimSun"/>
          <w:sz w:val="21"/>
          <w:szCs w:val="21"/>
          <w:rPrChange w:id="598" w:author="Codex" w:date="2026-10-05T16:32:41.313017+00:00">
            <w:rPr>
              <w:sz w:val="21"/>
              <w:szCs w:val="21"/>
            </w:rPr>
          </w:rPrChange>
        </w:rPr>
        <w:t>受控直接效应</w:t>
      </w:r>
      <w:r>
        <w:rPr>
          <w:rFonts w:ascii="Times New Roman" w:hAnsi="Times New Roman" w:cs="Times New Roman" w:eastAsia="SimSun"/>
          <w:sz w:val="21"/>
          <w:szCs w:val="21"/>
          <w:rPrChange w:id="599" w:author="Codex" w:date="2026-10-05T16:32:41.313017+00:00">
            <w:rPr>
              <w:sz w:val="21"/>
              <w:szCs w:val="21"/>
            </w:rPr>
          </w:rPrChange>
        </w:rPr>
        <w:t>CDE(m)</w:t>
      </w:r>
      <w:r>
        <w:rPr>
          <w:rFonts w:ascii="Times New Roman" w:hAnsi="Times New Roman" w:cs="Times New Roman" w:eastAsia="SimSun"/>
          <w:sz w:val="21"/>
          <w:szCs w:val="21"/>
          <w:rPrChange w:id="600" w:author="Codex" w:date="2026-10-05T16:32:41.313017+00:00">
            <w:rPr>
              <w:sz w:val="21"/>
              <w:szCs w:val="21"/>
            </w:rPr>
          </w:rPrChange>
        </w:rPr>
        <w:t>在理论上比较全体目标记录的</w:t>
      </w:r>
      <w:r>
        <w:rPr>
          <w:rFonts w:ascii="Times New Roman" w:hAnsi="Times New Roman" w:cs="Times New Roman" w:eastAsia="SimSun"/>
          <w:sz w:val="21"/>
          <w:szCs w:val="21"/>
          <w:rPrChange w:id="601" w:author="Codex" w:date="2026-10-05T16:32:41.313017+00:00">
            <w:rPr>
              <w:sz w:val="21"/>
              <w:szCs w:val="21"/>
            </w:rPr>
          </w:rPrChange>
        </w:rPr>
        <w:t>M</w:t>
      </w:r>
      <w:r>
        <w:rPr>
          <w:rFonts w:ascii="Times New Roman" w:hAnsi="Times New Roman" w:cs="Times New Roman" w:eastAsia="SimSun"/>
          <w:sz w:val="21"/>
          <w:szCs w:val="21"/>
          <w:rPrChange w:id="602" w:author="Codex" w:date="2026-10-05T16:32:41.313017+00:00">
            <w:rPr>
              <w:sz w:val="21"/>
              <w:szCs w:val="21"/>
            </w:rPr>
          </w:rPrChange>
        </w:rPr>
        <w:t>均设为同一状态</w:t>
      </w:r>
      <w:r>
        <w:rPr>
          <w:rFonts w:ascii="Times New Roman" w:hAnsi="Times New Roman" w:cs="Times New Roman" w:eastAsia="SimSun"/>
          <w:sz w:val="21"/>
          <w:szCs w:val="21"/>
          <w:rPrChange w:id="603" w:author="Codex" w:date="2026-10-05T16:32:41.313017+00:00">
            <w:rPr>
              <w:sz w:val="21"/>
              <w:szCs w:val="21"/>
            </w:rPr>
          </w:rPrChange>
        </w:rPr>
        <w:t>m</w:t>
      </w:r>
      <w:r>
        <w:rPr>
          <w:rFonts w:ascii="Times New Roman" w:hAnsi="Times New Roman" w:cs="Times New Roman" w:eastAsia="SimSun"/>
          <w:sz w:val="21"/>
          <w:szCs w:val="21"/>
          <w:rPrChange w:id="604" w:author="Codex" w:date="2026-10-05T16:32:41.313017+00:00">
            <w:rPr>
              <w:sz w:val="21"/>
              <w:szCs w:val="21"/>
            </w:rPr>
          </w:rPrChange>
        </w:rPr>
        <w:t>时，两种收入状态对应的结果，不删除实际观察到另一</w:t>
      </w:r>
      <w:r>
        <w:rPr>
          <w:rFonts w:ascii="Times New Roman" w:hAnsi="Times New Roman" w:cs="Times New Roman" w:eastAsia="SimSun"/>
          <w:sz w:val="21"/>
          <w:szCs w:val="21"/>
          <w:rPrChange w:id="605" w:author="Codex" w:date="2026-10-05T16:32:41.313017+00:00">
            <w:rPr>
              <w:sz w:val="21"/>
              <w:szCs w:val="21"/>
            </w:rPr>
          </w:rPrChange>
        </w:rPr>
        <w:t>M</w:t>
      </w:r>
      <w:r>
        <w:rPr>
          <w:rFonts w:ascii="Times New Roman" w:hAnsi="Times New Roman" w:cs="Times New Roman" w:eastAsia="SimSun"/>
          <w:sz w:val="21"/>
          <w:szCs w:val="21"/>
          <w:rPrChange w:id="606" w:author="Codex" w:date="2026-10-05T16:32:41.313017+00:00">
            <w:rPr>
              <w:sz w:val="21"/>
              <w:szCs w:val="21"/>
            </w:rPr>
          </w:rPrChange>
        </w:rPr>
        <w:t>状态的记录。比较</w:t>
      </w:r>
      <w:r>
        <w:rPr>
          <w:rFonts w:ascii="Times New Roman" w:hAnsi="Times New Roman" w:cs="Times New Roman" w:eastAsia="SimSun"/>
          <w:sz w:val="21"/>
          <w:szCs w:val="21"/>
          <w:rPrChange w:id="607" w:author="Codex" w:date="2026-10-05T16:32:41.313017+00:00">
            <w:rPr>
              <w:sz w:val="21"/>
              <w:szCs w:val="21"/>
            </w:rPr>
          </w:rPrChange>
        </w:rPr>
        <w:t>CDE(1)</w:t>
      </w:r>
      <w:r>
        <w:rPr>
          <w:rFonts w:ascii="Times New Roman" w:hAnsi="Times New Roman" w:cs="Times New Roman" w:eastAsia="SimSun"/>
          <w:sz w:val="21"/>
          <w:szCs w:val="21"/>
          <w:rPrChange w:id="608" w:author="Codex" w:date="2026-10-05T16:32:41.313017+00:00">
            <w:rPr>
              <w:sz w:val="21"/>
              <w:szCs w:val="21"/>
            </w:rPr>
          </w:rPrChange>
        </w:rPr>
        <w:t>与</w:t>
      </w:r>
      <w:r>
        <w:rPr>
          <w:rFonts w:ascii="Times New Roman" w:hAnsi="Times New Roman" w:cs="Times New Roman" w:eastAsia="SimSun"/>
          <w:sz w:val="21"/>
          <w:szCs w:val="21"/>
          <w:rPrChange w:id="609" w:author="Codex" w:date="2026-10-05T16:32:41.313017+00:00">
            <w:rPr>
              <w:sz w:val="21"/>
              <w:szCs w:val="21"/>
            </w:rPr>
          </w:rPrChange>
        </w:rPr>
        <w:t>CDE(0)</w:t>
      </w:r>
      <w:r>
        <w:rPr>
          <w:rFonts w:ascii="Times New Roman" w:hAnsi="Times New Roman" w:cs="Times New Roman" w:eastAsia="SimSun"/>
          <w:sz w:val="21"/>
          <w:szCs w:val="21"/>
          <w:rPrChange w:id="610" w:author="Codex" w:date="2026-10-05T16:32:41.313017+00:00">
            <w:rPr>
              <w:sz w:val="21"/>
              <w:szCs w:val="21"/>
            </w:rPr>
          </w:rPrChange>
        </w:rPr>
        <w:t>须以两种联合设定可行及相应识别条件成立为前提。本文相对满意度链存在固定</w:t>
      </w:r>
      <w:r>
        <w:rPr>
          <w:rFonts w:ascii="Times New Roman" w:hAnsi="Times New Roman" w:cs="Times New Roman" w:eastAsia="SimSun"/>
          <w:sz w:val="21"/>
          <w:szCs w:val="21"/>
          <w:rPrChange w:id="611" w:author="Codex" w:date="2026-10-05T16:32:41.313017+00:00">
            <w:rPr>
              <w:sz w:val="21"/>
              <w:szCs w:val="21"/>
            </w:rPr>
          </w:rPrChange>
        </w:rPr>
        <w:t>M</w:t>
      </w:r>
      <w:r>
        <w:rPr>
          <w:rFonts w:ascii="Times New Roman" w:hAnsi="Times New Roman" w:cs="Times New Roman" w:eastAsia="SimSun"/>
          <w:sz w:val="21"/>
          <w:szCs w:val="21"/>
          <w:rPrChange w:id="612" w:author="Codex" w:date="2026-10-05T16:32:41.313017+00:00">
            <w:rPr>
              <w:sz w:val="21"/>
              <w:szCs w:val="21"/>
            </w:rPr>
          </w:rPrChange>
        </w:rPr>
        <w:t>与其他状态的确定性禁配，因此既有</w:t>
      </w:r>
      <w:r>
        <w:rPr>
          <w:rFonts w:ascii="Times New Roman" w:hAnsi="Times New Roman" w:cs="Times New Roman" w:eastAsia="SimSun"/>
          <w:sz w:val="21"/>
          <w:szCs w:val="21"/>
          <w:rPrChange w:id="613" w:author="Codex" w:date="2026-10-05T16:32:41.313017+00:00">
            <w:rPr>
              <w:sz w:val="21"/>
              <w:szCs w:val="21"/>
            </w:rPr>
          </w:rPrChange>
        </w:rPr>
        <w:t>CDE</w:t>
      </w:r>
      <w:r>
        <w:rPr>
          <w:rFonts w:ascii="Times New Roman" w:hAnsi="Times New Roman" w:cs="Times New Roman" w:eastAsia="SimSun"/>
          <w:sz w:val="21"/>
          <w:szCs w:val="21"/>
          <w:rPrChange w:id="614" w:author="Codex" w:date="2026-10-05T16:32:41.313017+00:00">
            <w:rPr>
              <w:sz w:val="21"/>
              <w:szCs w:val="21"/>
            </w:rPr>
          </w:rPrChange>
        </w:rPr>
        <w:t>差值不能作为已识别的因果调节检验。</w:t>
      </w:r>
      <w:r>
        <w:rPr>
          <w:rStyle w:val="af9"/>
          <w:sz w:val="22"/>
        </w:rPr>
        <w:footnoteReference w:id="5"/>
      </w:r>
    </w:p>
    <w:p>
      <w:pPr>
        <w:pStyle w:val="af5"/>
        <w:snapToGrid w:val="0"/>
        <w:ind w:firstLine="420"/>
        <w:jc w:val="both"/>
        <w:rPr>
          <w:ins w:id="1001480" w:author="Codex" w:date="2026-10-06T15:06:37Z"/>
          <w:sz w:val="21"/>
          <w:szCs w:val="21"/>
        </w:rPr>
      </w:pPr>
      <w:ins w:id="1001481" w:author="Codex" w:date="2026-10-06T15:06:37Z">
        <w:r>
          <w:rPr>
            <w:rFonts w:ascii="Times New Roman" w:hAnsi="Times New Roman" w:eastAsia="SimSun" w:cs="Times New Roman"/>
            <w:sz w:val="21"/>
            <w:szCs w:val="21"/>
          </w:rPr>
          <w:t>上述确定性禁配针对历史八链的联合设定。后续031／041采用不同的调整结构，其固定M对比须按各自模型判断支持与识别条件，见限定复核。</w:t>
        </w:r>
      </w:ins>
    </w:p>
    <w:p w14:paraId="79ECB44B" w14:textId="1EDC56BD"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6" w:author="Codex" w:date="2026-10-05T16:32:41.313017+00:00">
            <w:rPr>
              <w:sz w:val="21"/>
              <w:szCs w:val="21"/>
            </w:rPr>
          </w:rPrChange>
        </w:rPr>
        <w:pPrChange w:id="615" w:author="Codex" w:date="2026-10-05T16:32:41.313017+00:00">
          <w:pPr>
            <w:pStyle w:val="af5"/>
            <w:snapToGrid w:val="0"/>
            <w:ind w:firstLine="420"/>
            <w:jc w:val="both"/>
          </w:pPr>
        </w:pPrChange>
      </w:pPr>
      <w:r>
        <w:rPr>
          <w:rFonts w:ascii="Times New Roman" w:hAnsi="Times New Roman" w:cs="Times New Roman" w:eastAsia="SimSun"/>
          <w:sz w:val="21"/>
          <w:szCs w:val="21"/>
          <w:rPrChange w:id="616" w:author="Codex" w:date="2026-10-05T16:32:41.313017+00:00">
            <w:rPr>
              <w:sz w:val="21"/>
              <w:szCs w:val="21"/>
            </w:rPr>
          </w:rPrChange>
        </w:rPr>
        <w:t>效应消除比例</w:t>
      </w:r>
      <w:r>
        <w:rPr>
          <w:rFonts w:ascii="Times New Roman" w:hAnsi="Times New Roman" w:cs="Times New Roman" w:eastAsia="SimSun"/>
          <w:sz w:val="21"/>
          <w:szCs w:val="21"/>
          <w:rPrChange w:id="617" w:author="Codex" w:date="2026-10-05T16:32:41.313017+00:00">
            <w:rPr>
              <w:sz w:val="21"/>
              <w:szCs w:val="21"/>
            </w:rPr>
          </w:rPrChange>
        </w:rPr>
        <w:t>PE</w:t>
      </w:r>
      <w:r>
        <w:rPr>
          <w:rFonts w:ascii="Times New Roman" w:hAnsi="Times New Roman" w:cs="Times New Roman" w:eastAsia="SimSun"/>
          <w:sz w:val="21"/>
          <w:szCs w:val="21"/>
          <w:rPrChange w:id="618" w:author="Codex" w:date="2026-10-05T16:32:41.313017+00:00">
            <w:rPr>
              <w:sz w:val="21"/>
              <w:szCs w:val="21"/>
            </w:rPr>
          </w:rPrChange>
        </w:rPr>
        <w:t>在理论上将总效应与固定</w:t>
      </w:r>
      <w:r>
        <w:rPr>
          <w:rFonts w:ascii="Times New Roman" w:hAnsi="Times New Roman" w:cs="Times New Roman" w:eastAsia="SimSun"/>
          <w:sz w:val="21"/>
          <w:szCs w:val="21"/>
          <w:rPrChange w:id="619" w:author="Codex" w:date="2026-10-05T16:32:41.313017+00:00">
            <w:rPr>
              <w:sz w:val="21"/>
              <w:szCs w:val="21"/>
            </w:rPr>
          </w:rPrChange>
        </w:rPr>
        <w:t>M</w:t>
      </w:r>
      <w:r>
        <w:rPr>
          <w:rFonts w:ascii="Times New Roman" w:hAnsi="Times New Roman" w:cs="Times New Roman" w:eastAsia="SimSun"/>
          <w:sz w:val="21"/>
          <w:szCs w:val="21"/>
          <w:rPrChange w:id="620" w:author="Codex" w:date="2026-10-05T16:32:41.313017+00:00">
            <w:rPr>
              <w:sz w:val="21"/>
              <w:szCs w:val="21"/>
            </w:rPr>
          </w:rPrChange>
        </w:rPr>
        <w:t>后的受控直接效应相联系，对应</w:t>
      </w:r>
      <w:r>
        <w:rPr>
          <w:rFonts w:ascii="Times New Roman" w:hAnsi="Times New Roman" w:cs="Times New Roman" w:eastAsia="SimSun"/>
          <w:sz w:val="21"/>
          <w:szCs w:val="21"/>
          <w:rPrChange w:id="621" w:author="Codex" w:date="2026-10-05T16:32:41.313017+00:00">
            <w:rPr>
              <w:sz w:val="21"/>
              <w:szCs w:val="21"/>
            </w:rPr>
          </w:rPrChange>
        </w:rPr>
        <w:t>RQ2.5</w:t>
      </w:r>
      <w:r>
        <w:rPr>
          <w:rFonts w:ascii="Times New Roman" w:hAnsi="Times New Roman" w:cs="Times New Roman" w:eastAsia="SimSun"/>
          <w:sz w:val="21"/>
          <w:szCs w:val="21"/>
          <w:rPrChange w:id="622" w:author="Codex" w:date="2026-10-05T16:32:41.313017+00:00">
            <w:rPr>
              <w:sz w:val="21"/>
              <w:szCs w:val="21"/>
            </w:rPr>
          </w:rPrChange>
        </w:rPr>
        <w:t>中的第一项问题。它不同于</w:t>
      </w:r>
      <w:r>
        <w:rPr>
          <w:rFonts w:ascii="Times New Roman" w:hAnsi="Times New Roman" w:cs="Times New Roman" w:eastAsia="SimSun"/>
          <w:sz w:val="21"/>
          <w:szCs w:val="21"/>
          <w:rPrChange w:id="623" w:author="Codex" w:date="2026-10-05T16:32:41.313017+00:00">
            <w:rPr>
              <w:sz w:val="21"/>
              <w:szCs w:val="21"/>
            </w:rPr>
          </w:rPrChange>
        </w:rPr>
        <w:t>“</w:t>
      </w:r>
      <w:r>
        <w:rPr>
          <w:rFonts w:ascii="Times New Roman" w:hAnsi="Times New Roman" w:cs="Times New Roman" w:eastAsia="SimSun"/>
          <w:sz w:val="21"/>
          <w:szCs w:val="21"/>
          <w:rPrChange w:id="624" w:author="Codex" w:date="2026-10-05T16:32:41.313017+00:00">
            <w:rPr>
              <w:sz w:val="21"/>
              <w:szCs w:val="21"/>
            </w:rPr>
          </w:rPrChange>
        </w:rPr>
        <w:t>改变</w:t>
      </w:r>
      <w:r>
        <w:rPr>
          <w:rFonts w:ascii="Times New Roman" w:hAnsi="Times New Roman" w:cs="Times New Roman" w:eastAsia="SimSun"/>
          <w:sz w:val="21"/>
          <w:szCs w:val="21"/>
          <w:rPrChange w:id="625" w:author="Codex" w:date="2026-10-05T16:32:41.313017+00:00">
            <w:rPr>
              <w:sz w:val="21"/>
              <w:szCs w:val="21"/>
            </w:rPr>
          </w:rPrChange>
        </w:rPr>
        <w:t>M</w:t>
      </w:r>
      <w:r>
        <w:rPr>
          <w:rFonts w:ascii="Times New Roman" w:hAnsi="Times New Roman" w:cs="Times New Roman" w:eastAsia="SimSun"/>
          <w:sz w:val="21"/>
          <w:szCs w:val="21"/>
          <w:rPrChange w:id="626" w:author="Codex" w:date="2026-10-05T16:32:41.313017+00:00">
            <w:rPr>
              <w:sz w:val="21"/>
              <w:szCs w:val="21"/>
            </w:rPr>
          </w:rPrChange>
        </w:rPr>
        <w:t>本身使支持增长概率提高多少</w:t>
      </w:r>
      <w:r>
        <w:rPr>
          <w:rFonts w:ascii="Times New Roman" w:hAnsi="Times New Roman" w:cs="Times New Roman" w:eastAsia="SimSun"/>
          <w:sz w:val="21"/>
          <w:szCs w:val="21"/>
          <w:rPrChange w:id="627" w:author="Codex" w:date="2026-10-05T16:32:41.313017+00:00">
            <w:rPr>
              <w:sz w:val="21"/>
              <w:szCs w:val="21"/>
            </w:rPr>
          </w:rPrChange>
        </w:rPr>
        <w:t>”</w:t>
      </w:r>
      <w:r>
        <w:rPr>
          <w:rFonts w:ascii="Times New Roman" w:hAnsi="Times New Roman" w:cs="Times New Roman" w:eastAsia="SimSun"/>
          <w:sz w:val="21"/>
          <w:szCs w:val="21"/>
          <w:rPrChange w:id="628" w:author="Codex" w:date="2026-10-05T16:32:41.313017+00:00">
            <w:rPr>
              <w:sz w:val="21"/>
              <w:szCs w:val="21"/>
            </w:rPr>
          </w:rPrChange>
        </w:rPr>
        <w:t>。当前实现的风险尺度解释及干预可行性未满足可靠量化的条件，相关数值只作技术记录。</w:t>
      </w:r>
    </w:p>
    <w:p w14:paraId="08CDA533" w14:textId="7FF688DF" w:rsidR="003C4A23" w:rsidRPr="00270697" w:rsidRDefault="003C4A23" w:rsidP="003C4A23">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8577" w:author="Codex" w:date="2026-10-05T16:32:41.313017+00:00">
            <w:rPr>
              <w:rFonts w:cs="Times New Roman"/>
              <w:szCs w:val="21"/>
            </w:rPr>
          </w:rPrChange>
        </w:rPr>
        <w:pPrChange w:id="62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630" w:author="Codex" w:date="2026-10-05T16:32:41.313017+00:00">
            <w:rPr>
              <w:rFonts w:cs="Times New Roman"/>
              <w:szCs w:val="21"/>
            </w:rPr>
          </w:rPrChange>
        </w:rPr>
        <w:lastRenderedPageBreak/>
        <w:t>表</w:t>
      </w:r>
      <w:del w:id="1001363" w:author="Codex" w:date="2026-10-06T05:40:41Z">
        <w:r>
          <w:rPr>
            <w:rFonts w:ascii="Times New Roman" w:hAnsi="Times New Roman" w:cs="Times New Roman" w:eastAsia="KaiTi"/>
            <w:b w:val="0"/>
            <w:bCs w:val="0"/>
            <w:sz w:val="21"/>
            <w:szCs w:val="21"/>
            <w:rPrChange w:id="631" w:author="Codex" w:date="2026-10-05T16:32:41.313017+00:00">
              <w:rPr>
                <w:rFonts w:cs="Times New Roman"/>
                <w:szCs w:val="21"/>
              </w:rPr>
            </w:rPrChange>
          </w:rPr>
          <w:delText xml:space="preserve">3.1 </w:delText>
        </w:r>
      </w:del>
      <w:ins w:id="1001364" w:author="Codex" w:date="2026-10-06T05:40:41Z">
        <w:r>
          <w:rPr>
            <w:rFonts w:ascii="Times New Roman" w:hAnsi="Times New Roman" w:cs="Times New Roman" w:eastAsia="KaiTi"/>
            <w:b w:val="0"/>
            <w:bCs w:val="0"/>
            <w:sz w:val="21"/>
            <w:szCs w:val="21"/>
          </w:rPr>
          <w:t xml:space="preserve">1 </w:t>
        </w:r>
      </w:ins>
      <w:r>
        <w:rPr>
          <w:rFonts w:ascii="Times New Roman" w:hAnsi="Times New Roman" w:cs="Times New Roman" w:eastAsia="KaiTi"/>
          <w:b w:val="0"/>
          <w:bCs w:val="0"/>
          <w:sz w:val="21"/>
          <w:szCs w:val="21"/>
          <w:rPrChange w:id="632" w:author="Codex" w:date="2026-10-05T16:32:41.313017+00:00">
            <w:rPr>
              <w:rFonts w:cs="Times New Roman"/>
              <w:szCs w:val="21"/>
            </w:rPr>
          </w:rPrChange>
        </w:rPr>
        <w:t>二分类暴露</w:t>
      </w:r>
      <w:r>
        <w:rPr>
          <w:rFonts w:ascii="Times New Roman" w:hAnsi="Times New Roman" w:cs="Times New Roman" w:eastAsia="KaiTi"/>
          <w:b w:val="0"/>
          <w:bCs w:val="0"/>
          <w:sz w:val="21"/>
          <w:szCs w:val="21"/>
          <w:rPrChange w:id="633" w:author="Codex" w:date="2026-10-05T16:32:41.313017+00:00">
            <w:rPr>
              <w:rFonts w:cs="Times New Roman"/>
              <w:szCs w:val="21"/>
            </w:rPr>
          </w:rPrChange>
        </w:rPr>
        <w:t>—</w:t>
      </w:r>
      <w:r>
        <w:rPr>
          <w:rFonts w:ascii="Times New Roman" w:hAnsi="Times New Roman" w:cs="Times New Roman" w:eastAsia="KaiTi"/>
          <w:b w:val="0"/>
          <w:bCs w:val="0"/>
          <w:sz w:val="21"/>
          <w:szCs w:val="21"/>
          <w:rPrChange w:id="634" w:author="Codex" w:date="2026-10-05T16:32:41.313017+00:00">
            <w:rPr>
              <w:rFonts w:cs="Times New Roman"/>
              <w:szCs w:val="21"/>
            </w:rPr>
          </w:rPrChange>
        </w:rPr>
        <w:t>中介的理论估计量（风险差尺度，</w:t>
      </w:r>
      <w:r>
        <w:rPr>
          <w:rFonts w:ascii="Times New Roman" w:hAnsi="Times New Roman" w:cs="Times New Roman" w:eastAsia="KaiTi"/>
          <w:b w:val="0"/>
          <w:bCs w:val="0"/>
          <w:sz w:val="21"/>
          <w:szCs w:val="21"/>
          <w:rPrChange w:id="635" w:author="Codex" w:date="2026-10-05T16:32:41.313017+00:00">
            <w:rPr>
              <w:rFonts w:cs="Times New Roman"/>
              <w:szCs w:val="21"/>
            </w:rPr>
          </w:rPrChange>
        </w:rPr>
        <w:t>M=0</w:t>
      </w:r>
      <w:r>
        <w:rPr>
          <w:rFonts w:ascii="Times New Roman" w:hAnsi="Times New Roman" w:cs="Times New Roman" w:eastAsia="KaiTi"/>
          <w:b w:val="0"/>
          <w:bCs w:val="0"/>
          <w:sz w:val="21"/>
          <w:szCs w:val="21"/>
          <w:rPrChange w:id="636" w:author="Codex" w:date="2026-10-05T16:32:41.313017+00:00">
            <w:rPr>
              <w:rFonts w:cs="Times New Roman"/>
              <w:szCs w:val="21"/>
            </w:rPr>
          </w:rPrChange>
        </w:rPr>
        <w:t>为分解参照）</w:t>
      </w:r>
    </w:p>
    <w:tbl>
      <w:tblPr>
        <w:tblStyle w:val="afff5"/>
        <w:tblW w:w="0" w:type="auto"/>
        <w:tblBorders>
          <w:top w:val="single" w:sz="12" w:color="000000"/>
          <w:left w:val="nil"/>
          <w:bottom w:val="single" w:sz="12" w:color="000000"/>
          <w:right w:val="nil"/>
          <w:insideH w:val="nil"/>
          <w:insideV w:val="nil"/>
        </w:tblBorders>
        <w:tblLook w:val="04A0" w:firstRow="1" w:lastRow="0" w:firstColumn="1" w:lastColumn="0" w:noHBand="0" w:noVBand="1"/>
        <w:tblPrChange w:id="637" w:author="Codex" w:date="2026-10-05T16:32:41.313017+00:00">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1149"/>
        <w:gridCol w:w="1998"/>
        <w:gridCol w:w="4063"/>
      </w:tblGrid>
      <w:tr w:rsidR="003C4A23" w14:paraId="0AC0C33E" w14:textId="77777777" w:rsidTr="00A40A87">
        <w:trPr>
          <w:cantSplit/>
          <w:tblHead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638"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5447440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78" w:author="Codex" w:date="2026-10-05T16:32:41.313017+00:00">
                  <w:rPr>
                    <w:bCs w:val="0"/>
                    <w:sz w:val="21"/>
                    <w:szCs w:val="21"/>
                  </w:rPr>
                </w:rPrChange>
              </w:rPr>
              <w:pPrChange w:id="639"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0" w:author="Codex" w:date="2026-10-05T16:32:41.313017+00:00">
                  <w:rPr>
                    <w:bCs w:val="0"/>
                    <w:sz w:val="21"/>
                    <w:szCs w:val="21"/>
                  </w:rPr>
                </w:rPrChange>
              </w:rPr>
              <w:t>估计量</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641"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D0AC5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79" w:author="Codex" w:date="2026-10-05T16:32:41.313017+00:00">
                  <w:rPr>
                    <w:bCs w:val="0"/>
                    <w:sz w:val="21"/>
                    <w:szCs w:val="21"/>
                  </w:rPr>
                </w:rPrChange>
              </w:rPr>
              <w:pPrChange w:id="642"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3" w:author="Codex" w:date="2026-10-05T16:32:41.313017+00:00">
                  <w:rPr>
                    <w:bCs w:val="0"/>
                    <w:sz w:val="21"/>
                    <w:szCs w:val="21"/>
                  </w:rPr>
                </w:rPrChange>
              </w:rPr>
              <w:t>理论定义</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64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14A4EE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0" w:author="Codex" w:date="2026-10-05T16:32:41.313017+00:00">
                  <w:rPr>
                    <w:bCs w:val="0"/>
                    <w:sz w:val="21"/>
                    <w:szCs w:val="21"/>
                  </w:rPr>
                </w:rPrChange>
              </w:rPr>
              <w:pPrChange w:id="64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6" w:author="Codex" w:date="2026-10-05T16:32:41.313017+00:00">
                  <w:rPr>
                    <w:bCs w:val="0"/>
                    <w:sz w:val="21"/>
                    <w:szCs w:val="21"/>
                  </w:rPr>
                </w:rPrChange>
              </w:rPr>
              <w:t>回答的问题</w:t>
            </w:r>
          </w:p>
        </w:tc>
      </w:tr>
      <w:tr w:rsidR="003C4A23" w14:paraId="12C5E4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47" w:author="Codex" w:date="2026-10-05T16:32:41.313017+00:00">
              <w:tcPr>
                <w:tcW w:w="0" w:type="auto"/>
                <w:tcBorders>
                  <w:top w:val="nil"/>
                  <w:left w:val="nil"/>
                  <w:bottom w:val="nil"/>
                  <w:right w:val="nil"/>
                </w:tcBorders>
                <w:tcMar>
                  <w:left w:w="102" w:type="dxa"/>
                  <w:right w:w="102" w:type="dxa"/>
                </w:tcMar>
                <w:vAlign w:val="center"/>
              </w:tcPr>
            </w:tcPrChange>
          </w:tcPr>
          <w:p w14:paraId="200EC9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1" w:author="Codex" w:date="2026-10-05T16:32:41.313017+00:00">
                  <w:rPr>
                    <w:bCs w:val="0"/>
                    <w:sz w:val="21"/>
                    <w:szCs w:val="21"/>
                  </w:rPr>
                </w:rPrChange>
              </w:rPr>
              <w:pPrChange w:id="64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49" w:author="Codex" w:date="2026-10-05T16:32:41.313017+00:00">
                  <w:rPr>
                    <w:bCs w:val="0"/>
                    <w:sz w:val="21"/>
                    <w:szCs w:val="21"/>
                  </w:rPr>
                </w:rPrChange>
              </w:rPr>
              <w:t>TE</w:t>
            </w:r>
          </w:p>
        </w:tc>
        <w:tc>
          <w:tcPr>
            <w:tcW w:w="0" w:type="auto"/>
            <w:tcBorders>
              <w:top w:val="nil"/>
              <w:left w:val="nil"/>
              <w:bottom w:val="nil"/>
              <w:right w:val="nil"/>
              <w:insideH w:val="nil"/>
              <w:insideV w:val="nil"/>
            </w:tcBorders>
            <w:tcMar>
              <w:left w:w="102" w:type="dxa"/>
              <w:right w:w="102" w:type="dxa"/>
            </w:tcMar>
            <w:tcPrChange w:id="650" w:author="Codex" w:date="2026-10-05T16:32:41.313017+00:00">
              <w:tcPr>
                <w:tcW w:w="0" w:type="auto"/>
                <w:tcBorders>
                  <w:top w:val="nil"/>
                  <w:left w:val="nil"/>
                  <w:bottom w:val="nil"/>
                  <w:right w:val="nil"/>
                </w:tcBorders>
                <w:tcMar>
                  <w:left w:w="102" w:type="dxa"/>
                  <w:right w:w="102" w:type="dxa"/>
                </w:tcMar>
              </w:tcPr>
            </w:tcPrChange>
          </w:tcPr>
          <w:p w14:paraId="7248071A"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2" w:author="Codex" w:date="2026-10-05T16:32:41.313017+00:00">
                  <w:rPr>
                    <w:rFonts w:cs="Times New Roman"/>
                    <w:szCs w:val="21"/>
                  </w:rPr>
                </w:rPrChange>
              </w:rPr>
              <w:pPrChange w:id="65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52" w:author="Codex" w:date="2026-10-05T16:32:41.313017+00:00">
              <w:tcPr>
                <w:tcW w:w="0" w:type="auto"/>
                <w:tcBorders>
                  <w:top w:val="nil"/>
                  <w:left w:val="nil"/>
                  <w:bottom w:val="nil"/>
                  <w:right w:val="nil"/>
                </w:tcBorders>
                <w:tcMar>
                  <w:left w:w="102" w:type="dxa"/>
                  <w:right w:w="102" w:type="dxa"/>
                </w:tcMar>
                <w:vAlign w:val="center"/>
              </w:tcPr>
            </w:tcPrChange>
          </w:tcPr>
          <w:p w14:paraId="50456F2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3" w:author="Codex" w:date="2026-10-05T16:32:41.313017+00:00">
                  <w:rPr>
                    <w:bCs w:val="0"/>
                    <w:sz w:val="21"/>
                    <w:szCs w:val="21"/>
                  </w:rPr>
                </w:rPrChange>
              </w:rPr>
              <w:pPrChange w:id="65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54" w:author="Codex" w:date="2026-10-05T16:32:41.313017+00:00">
                  <w:rPr>
                    <w:bCs w:val="0"/>
                    <w:sz w:val="21"/>
                    <w:szCs w:val="21"/>
                  </w:rPr>
                </w:rPrChange>
              </w:rPr>
              <w:t>总体效应</w:t>
            </w:r>
          </w:p>
        </w:tc>
      </w:tr>
      <w:tr w:rsidR="003C4A23" w14:paraId="41D6C3ED"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55" w:author="Codex" w:date="2026-10-05T16:32:41.313017+00:00">
              <w:tcPr>
                <w:tcW w:w="0" w:type="auto"/>
                <w:tcBorders>
                  <w:top w:val="nil"/>
                  <w:left w:val="nil"/>
                  <w:bottom w:val="nil"/>
                  <w:right w:val="nil"/>
                </w:tcBorders>
                <w:tcMar>
                  <w:left w:w="102" w:type="dxa"/>
                  <w:right w:w="102" w:type="dxa"/>
                </w:tcMar>
                <w:vAlign w:val="center"/>
              </w:tcPr>
            </w:tcPrChange>
          </w:tcPr>
          <w:p w14:paraId="4CE1274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4" w:author="Codex" w:date="2026-10-05T16:32:41.313017+00:00">
                  <w:rPr>
                    <w:bCs w:val="0"/>
                    <w:sz w:val="21"/>
                    <w:szCs w:val="21"/>
                  </w:rPr>
                </w:rPrChange>
              </w:rPr>
              <w:pPrChange w:id="65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57" w:author="Codex" w:date="2026-10-05T16:32:41.313017+00:00">
                  <w:rPr>
                    <w:bCs w:val="0"/>
                    <w:sz w:val="21"/>
                    <w:szCs w:val="21"/>
                  </w:rPr>
                </w:rPrChange>
              </w:rPr>
              <w:t>PNDE</w:t>
            </w:r>
          </w:p>
        </w:tc>
        <w:tc>
          <w:tcPr>
            <w:tcW w:w="0" w:type="auto"/>
            <w:tcBorders>
              <w:top w:val="nil"/>
              <w:left w:val="nil"/>
              <w:bottom w:val="nil"/>
              <w:right w:val="nil"/>
              <w:insideH w:val="nil"/>
              <w:insideV w:val="nil"/>
            </w:tcBorders>
            <w:tcMar>
              <w:left w:w="102" w:type="dxa"/>
              <w:right w:w="102" w:type="dxa"/>
            </w:tcMar>
            <w:tcPrChange w:id="658" w:author="Codex" w:date="2026-10-05T16:32:41.313017+00:00">
              <w:tcPr>
                <w:tcW w:w="0" w:type="auto"/>
                <w:tcBorders>
                  <w:top w:val="nil"/>
                  <w:left w:val="nil"/>
                  <w:bottom w:val="nil"/>
                  <w:right w:val="nil"/>
                </w:tcBorders>
                <w:tcMar>
                  <w:left w:w="102" w:type="dxa"/>
                  <w:right w:w="102" w:type="dxa"/>
                </w:tcMar>
              </w:tcPr>
            </w:tcPrChange>
          </w:tcPr>
          <w:p w14:paraId="74AC44AD"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5" w:author="Codex" w:date="2026-10-05T16:32:41.313017+00:00">
                  <w:rPr>
                    <w:rFonts w:cs="Times New Roman"/>
                    <w:szCs w:val="21"/>
                  </w:rPr>
                </w:rPrChange>
              </w:rPr>
              <w:pPrChange w:id="659"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60" w:author="Codex" w:date="2026-10-05T16:32:41.313017+00:00">
              <w:tcPr>
                <w:tcW w:w="0" w:type="auto"/>
                <w:tcBorders>
                  <w:top w:val="nil"/>
                  <w:left w:val="nil"/>
                  <w:bottom w:val="nil"/>
                  <w:right w:val="nil"/>
                </w:tcBorders>
                <w:tcMar>
                  <w:left w:w="102" w:type="dxa"/>
                  <w:right w:w="102" w:type="dxa"/>
                </w:tcMar>
                <w:vAlign w:val="center"/>
              </w:tcPr>
            </w:tcPrChange>
          </w:tcPr>
          <w:p w14:paraId="0FD38D0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6" w:author="Codex" w:date="2026-10-05T16:32:41.313017+00:00">
                  <w:rPr>
                    <w:bCs w:val="0"/>
                    <w:sz w:val="21"/>
                    <w:szCs w:val="21"/>
                  </w:rPr>
                </w:rPrChange>
              </w:rPr>
              <w:pPrChange w:id="66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62" w:author="Codex" w:date="2026-10-05T16:32:41.313017+00:00">
                  <w:rPr>
                    <w:bCs w:val="0"/>
                    <w:sz w:val="21"/>
                    <w:szCs w:val="21"/>
                  </w:rPr>
                </w:rPrChange>
              </w:rPr>
              <w:t>将</w:t>
            </w:r>
            <w:r>
              <w:rPr>
                <w:rFonts w:ascii="Times New Roman" w:hAnsi="Times New Roman" w:cs="Times New Roman" w:eastAsia="SimSun"/>
                <w:b w:val="0"/>
                <w:bCs w:val="0"/>
                <w:sz w:val="21"/>
                <w:szCs w:val="21"/>
                <w:rPrChange w:id="663" w:author="Codex" w:date="2026-10-05T16:32:41.313017+00:00">
                  <w:rPr>
                    <w:bCs w:val="0"/>
                    <w:sz w:val="21"/>
                    <w:szCs w:val="21"/>
                  </w:rPr>
                </w:rPrChange>
              </w:rPr>
              <w:t>M</w:t>
            </w:r>
            <w:r>
              <w:rPr>
                <w:rFonts w:ascii="Times New Roman" w:hAnsi="Times New Roman" w:cs="Times New Roman" w:eastAsia="SimSun"/>
                <w:b w:val="0"/>
                <w:bCs w:val="0"/>
                <w:sz w:val="21"/>
                <w:szCs w:val="21"/>
                <w:rPrChange w:id="664" w:author="Codex" w:date="2026-10-05T16:32:41.313017+00:00">
                  <w:rPr>
                    <w:bCs w:val="0"/>
                    <w:sz w:val="21"/>
                    <w:szCs w:val="21"/>
                  </w:rPr>
                </w:rPrChange>
              </w:rPr>
              <w:t>保留在</w:t>
            </w:r>
            <w:r>
              <w:rPr>
                <w:rFonts w:ascii="Times New Roman" w:hAnsi="Times New Roman" w:cs="Times New Roman" w:eastAsia="SimSun"/>
                <w:b w:val="0"/>
                <w:bCs w:val="0"/>
                <w:sz w:val="21"/>
                <w:szCs w:val="21"/>
                <w:rPrChange w:id="665" w:author="Codex" w:date="2026-10-05T16:32:41.313017+00:00">
                  <w:rPr>
                    <w:bCs w:val="0"/>
                    <w:sz w:val="21"/>
                    <w:szCs w:val="21"/>
                  </w:rPr>
                </w:rPrChange>
              </w:rPr>
              <w:t>X=0</w:t>
            </w:r>
            <w:r>
              <w:rPr>
                <w:rFonts w:ascii="Times New Roman" w:hAnsi="Times New Roman" w:cs="Times New Roman" w:eastAsia="SimSun"/>
                <w:b w:val="0"/>
                <w:bCs w:val="0"/>
                <w:sz w:val="21"/>
                <w:szCs w:val="21"/>
                <w:rPrChange w:id="666" w:author="Codex" w:date="2026-10-05T16:32:41.313017+00:00">
                  <w:rPr>
                    <w:bCs w:val="0"/>
                    <w:sz w:val="21"/>
                    <w:szCs w:val="21"/>
                  </w:rPr>
                </w:rPrChange>
              </w:rPr>
              <w:t>对应状态时的直接部分</w:t>
            </w:r>
          </w:p>
        </w:tc>
      </w:tr>
      <w:tr w:rsidR="003C4A23" w14:paraId="2FBBD205"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67" w:author="Codex" w:date="2026-10-05T16:32:41.313017+00:00">
              <w:tcPr>
                <w:tcW w:w="0" w:type="auto"/>
                <w:tcBorders>
                  <w:top w:val="nil"/>
                  <w:left w:val="nil"/>
                  <w:bottom w:val="nil"/>
                  <w:right w:val="nil"/>
                </w:tcBorders>
                <w:tcMar>
                  <w:left w:w="102" w:type="dxa"/>
                  <w:right w:w="102" w:type="dxa"/>
                </w:tcMar>
                <w:vAlign w:val="center"/>
              </w:tcPr>
            </w:tcPrChange>
          </w:tcPr>
          <w:p w14:paraId="672728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7" w:author="Codex" w:date="2026-10-05T16:32:41.313017+00:00">
                  <w:rPr>
                    <w:bCs w:val="0"/>
                    <w:sz w:val="21"/>
                    <w:szCs w:val="21"/>
                  </w:rPr>
                </w:rPrChange>
              </w:rPr>
              <w:pPrChange w:id="66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69" w:author="Codex" w:date="2026-10-05T16:32:41.313017+00:00">
                  <w:rPr>
                    <w:bCs w:val="0"/>
                    <w:sz w:val="21"/>
                    <w:szCs w:val="21"/>
                  </w:rPr>
                </w:rPrChange>
              </w:rPr>
              <w:t>TNIE</w:t>
            </w:r>
          </w:p>
        </w:tc>
        <w:tc>
          <w:tcPr>
            <w:tcW w:w="0" w:type="auto"/>
            <w:tcBorders>
              <w:top w:val="nil"/>
              <w:left w:val="nil"/>
              <w:bottom w:val="nil"/>
              <w:right w:val="nil"/>
              <w:insideH w:val="nil"/>
              <w:insideV w:val="nil"/>
            </w:tcBorders>
            <w:tcMar>
              <w:left w:w="102" w:type="dxa"/>
              <w:right w:w="102" w:type="dxa"/>
            </w:tcMar>
            <w:tcPrChange w:id="670" w:author="Codex" w:date="2026-10-05T16:32:41.313017+00:00">
              <w:tcPr>
                <w:tcW w:w="0" w:type="auto"/>
                <w:tcBorders>
                  <w:top w:val="nil"/>
                  <w:left w:val="nil"/>
                  <w:bottom w:val="nil"/>
                  <w:right w:val="nil"/>
                </w:tcBorders>
                <w:tcMar>
                  <w:left w:w="102" w:type="dxa"/>
                  <w:right w:w="102" w:type="dxa"/>
                </w:tcMar>
              </w:tcPr>
            </w:tcPrChange>
          </w:tcPr>
          <w:p w14:paraId="6440E2B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8" w:author="Codex" w:date="2026-10-05T16:32:41.313017+00:00">
                  <w:rPr>
                    <w:rFonts w:cs="Times New Roman"/>
                    <w:szCs w:val="21"/>
                  </w:rPr>
                </w:rPrChange>
              </w:rPr>
              <w:pPrChange w:id="67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72" w:author="Codex" w:date="2026-10-05T16:32:41.313017+00:00">
              <w:tcPr>
                <w:tcW w:w="0" w:type="auto"/>
                <w:tcBorders>
                  <w:top w:val="nil"/>
                  <w:left w:val="nil"/>
                  <w:bottom w:val="nil"/>
                  <w:right w:val="nil"/>
                </w:tcBorders>
                <w:tcMar>
                  <w:left w:w="102" w:type="dxa"/>
                  <w:right w:w="102" w:type="dxa"/>
                </w:tcMar>
                <w:vAlign w:val="center"/>
              </w:tcPr>
            </w:tcPrChange>
          </w:tcPr>
          <w:p w14:paraId="284665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9" w:author="Codex" w:date="2026-10-05T16:32:41.313017+00:00">
                  <w:rPr>
                    <w:bCs w:val="0"/>
                    <w:sz w:val="21"/>
                    <w:szCs w:val="21"/>
                  </w:rPr>
                </w:rPrChange>
              </w:rPr>
              <w:pPrChange w:id="67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74" w:author="Codex" w:date="2026-10-05T16:32:41.313017+00:00">
                  <w:rPr>
                    <w:bCs w:val="0"/>
                    <w:sz w:val="21"/>
                    <w:szCs w:val="21"/>
                  </w:rPr>
                </w:rPrChange>
              </w:rPr>
              <w:t>固定</w:t>
            </w:r>
            <w:r>
              <w:rPr>
                <w:rFonts w:ascii="Times New Roman" w:hAnsi="Times New Roman" w:cs="Times New Roman" w:eastAsia="SimSun"/>
                <w:b w:val="0"/>
                <w:bCs w:val="0"/>
                <w:sz w:val="21"/>
                <w:szCs w:val="21"/>
                <w:rPrChange w:id="675" w:author="Codex" w:date="2026-10-05T16:32:41.313017+00:00">
                  <w:rPr>
                    <w:bCs w:val="0"/>
                    <w:sz w:val="21"/>
                    <w:szCs w:val="21"/>
                  </w:rPr>
                </w:rPrChange>
              </w:rPr>
              <w:t>X=1</w:t>
            </w:r>
            <w:r>
              <w:rPr>
                <w:rFonts w:ascii="Times New Roman" w:hAnsi="Times New Roman" w:cs="Times New Roman" w:eastAsia="SimSun"/>
                <w:b w:val="0"/>
                <w:bCs w:val="0"/>
                <w:sz w:val="21"/>
                <w:szCs w:val="21"/>
                <w:rPrChange w:id="676" w:author="Codex" w:date="2026-10-05T16:32:41.313017+00:00">
                  <w:rPr>
                    <w:bCs w:val="0"/>
                    <w:sz w:val="21"/>
                    <w:szCs w:val="21"/>
                  </w:rPr>
                </w:rPrChange>
              </w:rPr>
              <w:t>、改变</w:t>
            </w:r>
            <w:r>
              <w:rPr>
                <w:rFonts w:ascii="Times New Roman" w:hAnsi="Times New Roman" w:cs="Times New Roman" w:eastAsia="SimSun"/>
                <w:b w:val="0"/>
                <w:bCs w:val="0"/>
                <w:sz w:val="21"/>
                <w:szCs w:val="21"/>
                <w:rPrChange w:id="677" w:author="Codex" w:date="2026-10-05T16:32:41.313017+00:00">
                  <w:rPr>
                    <w:bCs w:val="0"/>
                    <w:sz w:val="21"/>
                    <w:szCs w:val="21"/>
                  </w:rPr>
                </w:rPrChange>
              </w:rPr>
              <w:t>M</w:t>
            </w:r>
            <w:r>
              <w:rPr>
                <w:rFonts w:ascii="Times New Roman" w:hAnsi="Times New Roman" w:cs="Times New Roman" w:eastAsia="SimSun"/>
                <w:b w:val="0"/>
                <w:bCs w:val="0"/>
                <w:sz w:val="21"/>
                <w:szCs w:val="21"/>
                <w:rPrChange w:id="678" w:author="Codex" w:date="2026-10-05T16:32:41.313017+00:00">
                  <w:rPr>
                    <w:bCs w:val="0"/>
                    <w:sz w:val="21"/>
                    <w:szCs w:val="21"/>
                  </w:rPr>
                </w:rPrChange>
              </w:rPr>
              <w:t>状态分布的总间接部分</w:t>
            </w:r>
          </w:p>
        </w:tc>
      </w:tr>
      <w:tr w:rsidR="003C4A23" w14:paraId="44246D1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79" w:author="Codex" w:date="2026-10-05T16:32:41.313017+00:00">
              <w:tcPr>
                <w:tcW w:w="0" w:type="auto"/>
                <w:tcBorders>
                  <w:top w:val="nil"/>
                  <w:left w:val="nil"/>
                  <w:bottom w:val="nil"/>
                  <w:right w:val="nil"/>
                </w:tcBorders>
                <w:tcMar>
                  <w:left w:w="102" w:type="dxa"/>
                  <w:right w:w="102" w:type="dxa"/>
                </w:tcMar>
                <w:vAlign w:val="center"/>
              </w:tcPr>
            </w:tcPrChange>
          </w:tcPr>
          <w:p w14:paraId="5374E9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0" w:author="Codex" w:date="2026-10-05T16:32:41.313017+00:00">
                  <w:rPr>
                    <w:bCs w:val="0"/>
                    <w:sz w:val="21"/>
                    <w:szCs w:val="21"/>
                  </w:rPr>
                </w:rPrChange>
              </w:rPr>
              <w:pPrChange w:id="680"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681" w:author="Codex" w:date="2026-10-05T16:32:41.313017+00:00">
                  <w:rPr>
                    <w:bCs w:val="0"/>
                    <w:sz w:val="21"/>
                    <w:szCs w:val="21"/>
                  </w:rPr>
                </w:rPrChange>
              </w:rPr>
              <w:t>CDE(</w:t>
            </w:r>
            <w:proofErr w:type="gramEnd"/>
            <w:r>
              <w:rPr>
                <w:rFonts w:ascii="Times New Roman" w:hAnsi="Times New Roman" w:cs="Times New Roman" w:eastAsia="SimSun"/>
                <w:b w:val="0"/>
                <w:bCs w:val="0"/>
                <w:sz w:val="21"/>
                <w:szCs w:val="21"/>
                <w:rPrChange w:id="682"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tcPrChange w:id="683" w:author="Codex" w:date="2026-10-05T16:32:41.313017+00:00">
              <w:tcPr>
                <w:tcW w:w="0" w:type="auto"/>
                <w:tcBorders>
                  <w:top w:val="nil"/>
                  <w:left w:val="nil"/>
                  <w:bottom w:val="nil"/>
                  <w:right w:val="nil"/>
                </w:tcBorders>
                <w:tcMar>
                  <w:left w:w="102" w:type="dxa"/>
                  <w:right w:w="102" w:type="dxa"/>
                </w:tcMar>
              </w:tcPr>
            </w:tcPrChange>
          </w:tcPr>
          <w:p w14:paraId="47260C01"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1" w:author="Codex" w:date="2026-10-05T16:32:41.313017+00:00">
                  <w:rPr>
                    <w:rFonts w:cs="Times New Roman"/>
                    <w:szCs w:val="21"/>
                  </w:rPr>
                </w:rPrChange>
              </w:rPr>
              <w:pPrChange w:id="684"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85" w:author="Codex" w:date="2026-10-05T16:32:41.313017+00:00">
              <w:tcPr>
                <w:tcW w:w="0" w:type="auto"/>
                <w:tcBorders>
                  <w:top w:val="nil"/>
                  <w:left w:val="nil"/>
                  <w:bottom w:val="nil"/>
                  <w:right w:val="nil"/>
                </w:tcBorders>
                <w:tcMar>
                  <w:left w:w="102" w:type="dxa"/>
                  <w:right w:w="102" w:type="dxa"/>
                </w:tcMar>
                <w:vAlign w:val="center"/>
              </w:tcPr>
            </w:tcPrChange>
          </w:tcPr>
          <w:p w14:paraId="19A7599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2" w:author="Codex" w:date="2026-10-05T16:32:41.313017+00:00">
                  <w:rPr>
                    <w:bCs w:val="0"/>
                    <w:sz w:val="21"/>
                    <w:szCs w:val="21"/>
                  </w:rPr>
                </w:rPrChange>
              </w:rPr>
              <w:pPrChange w:id="68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87" w:author="Codex" w:date="2026-10-05T16:32:41.313017+00:00">
                  <w:rPr>
                    <w:bCs w:val="0"/>
                    <w:sz w:val="21"/>
                    <w:szCs w:val="21"/>
                  </w:rPr>
                </w:rPrChange>
              </w:rPr>
              <w:t>固定</w:t>
            </w:r>
            <w:r>
              <w:rPr>
                <w:rFonts w:ascii="Times New Roman" w:hAnsi="Times New Roman" w:cs="Times New Roman" w:eastAsia="SimSun"/>
                <w:b w:val="0"/>
                <w:bCs w:val="0"/>
                <w:sz w:val="21"/>
                <w:szCs w:val="21"/>
                <w:rPrChange w:id="688" w:author="Codex" w:date="2026-10-05T16:32:41.313017+00:00">
                  <w:rPr>
                    <w:bCs w:val="0"/>
                    <w:sz w:val="21"/>
                    <w:szCs w:val="21"/>
                  </w:rPr>
                </w:rPrChange>
              </w:rPr>
              <w:t>M=0</w:t>
            </w:r>
            <w:r>
              <w:rPr>
                <w:rFonts w:ascii="Times New Roman" w:hAnsi="Times New Roman" w:cs="Times New Roman" w:eastAsia="SimSun"/>
                <w:b w:val="0"/>
                <w:bCs w:val="0"/>
                <w:sz w:val="21"/>
                <w:szCs w:val="21"/>
                <w:rPrChange w:id="689" w:author="Codex" w:date="2026-10-05T16:32:41.313017+00:00">
                  <w:rPr>
                    <w:bCs w:val="0"/>
                    <w:sz w:val="21"/>
                    <w:szCs w:val="21"/>
                  </w:rPr>
                </w:rPrChange>
              </w:rPr>
              <w:t>时的暴露效应</w:t>
            </w:r>
          </w:p>
        </w:tc>
      </w:tr>
      <w:tr w:rsidR="003C4A23" w14:paraId="7E5F5B6B"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90" w:author="Codex" w:date="2026-10-05T16:32:41.313017+00:00">
              <w:tcPr>
                <w:tcW w:w="0" w:type="auto"/>
                <w:tcBorders>
                  <w:top w:val="nil"/>
                  <w:left w:val="nil"/>
                  <w:bottom w:val="nil"/>
                  <w:right w:val="nil"/>
                </w:tcBorders>
                <w:tcMar>
                  <w:left w:w="102" w:type="dxa"/>
                  <w:right w:w="102" w:type="dxa"/>
                </w:tcMar>
                <w:vAlign w:val="center"/>
              </w:tcPr>
            </w:tcPrChange>
          </w:tcPr>
          <w:p w14:paraId="4479DB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3" w:author="Codex" w:date="2026-10-05T16:32:41.313017+00:00">
                  <w:rPr>
                    <w:bCs w:val="0"/>
                    <w:sz w:val="21"/>
                    <w:szCs w:val="21"/>
                  </w:rPr>
                </w:rPrChange>
              </w:rPr>
              <w:pPrChange w:id="691"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692" w:author="Codex" w:date="2026-10-05T16:32:41.313017+00:00">
                  <w:rPr>
                    <w:bCs w:val="0"/>
                    <w:sz w:val="21"/>
                    <w:szCs w:val="21"/>
                  </w:rPr>
                </w:rPrChange>
              </w:rPr>
              <w:t>INTref(</w:t>
            </w:r>
            <w:proofErr w:type="gramEnd"/>
            <w:r>
              <w:rPr>
                <w:rFonts w:ascii="Times New Roman" w:hAnsi="Times New Roman" w:cs="Times New Roman" w:eastAsia="SimSun"/>
                <w:b w:val="0"/>
                <w:bCs w:val="0"/>
                <w:sz w:val="21"/>
                <w:szCs w:val="21"/>
                <w:rPrChange w:id="693"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tcPrChange w:id="694" w:author="Codex" w:date="2026-10-05T16:32:41.313017+00:00">
              <w:tcPr>
                <w:tcW w:w="0" w:type="auto"/>
                <w:tcBorders>
                  <w:top w:val="nil"/>
                  <w:left w:val="nil"/>
                  <w:bottom w:val="nil"/>
                  <w:right w:val="nil"/>
                </w:tcBorders>
                <w:tcMar>
                  <w:left w:w="102" w:type="dxa"/>
                  <w:right w:w="102" w:type="dxa"/>
                </w:tcMar>
              </w:tcPr>
            </w:tcPrChange>
          </w:tcPr>
          <w:p w14:paraId="11E7B18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4" w:author="Codex" w:date="2026-10-05T16:32:41.313017+00:00">
                  <w:rPr>
                    <w:rFonts w:cs="Times New Roman"/>
                    <w:szCs w:val="21"/>
                  </w:rPr>
                </w:rPrChange>
              </w:rPr>
              <w:pPrChange w:id="695" w:author="Codex" w:date="2026-10-05T16:32:41.313017+00:00">
                <w:pPr>
                  <w:keepNext/>
                  <w:snapToGrid w:val="0"/>
                  <w:spacing w:line="280" w:lineRule="atLeast"/>
                  <w:ind w:firstLineChars="0" w:firstLine="0"/>
                  <w:jc w:val="left"/>
                </w:pPr>
              </w:pPrChange>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96" w:author="Codex" w:date="2026-10-05T16:32:41.313017+00:00">
              <w:tcPr>
                <w:tcW w:w="0" w:type="auto"/>
                <w:tcBorders>
                  <w:top w:val="nil"/>
                  <w:left w:val="nil"/>
                  <w:bottom w:val="nil"/>
                  <w:right w:val="nil"/>
                </w:tcBorders>
                <w:tcMar>
                  <w:left w:w="102" w:type="dxa"/>
                  <w:right w:w="102" w:type="dxa"/>
                </w:tcMar>
                <w:vAlign w:val="center"/>
              </w:tcPr>
            </w:tcPrChange>
          </w:tcPr>
          <w:p w14:paraId="00920F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5" w:author="Codex" w:date="2026-10-05T16:32:41.313017+00:00">
                  <w:rPr>
                    <w:bCs w:val="0"/>
                    <w:sz w:val="21"/>
                    <w:szCs w:val="21"/>
                  </w:rPr>
                </w:rPrChange>
              </w:rPr>
              <w:pPrChange w:id="69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98" w:author="Codex" w:date="2026-10-05T16:32:41.313017+00:00">
                  <w:rPr>
                    <w:bCs w:val="0"/>
                    <w:sz w:val="21"/>
                    <w:szCs w:val="21"/>
                  </w:rPr>
                </w:rPrChange>
              </w:rPr>
              <w:t>涉及交互而非中介的部分</w:t>
            </w:r>
          </w:p>
        </w:tc>
      </w:tr>
      <w:tr w:rsidR="003C4A23" w14:paraId="341FF89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99" w:author="Codex" w:date="2026-10-05T16:32:41.313017+00:00">
              <w:tcPr>
                <w:tcW w:w="0" w:type="auto"/>
                <w:tcBorders>
                  <w:top w:val="nil"/>
                  <w:left w:val="nil"/>
                  <w:bottom w:val="nil"/>
                  <w:right w:val="nil"/>
                </w:tcBorders>
                <w:tcMar>
                  <w:left w:w="102" w:type="dxa"/>
                  <w:right w:w="102" w:type="dxa"/>
                </w:tcMar>
                <w:vAlign w:val="center"/>
              </w:tcPr>
            </w:tcPrChange>
          </w:tcPr>
          <w:p w14:paraId="2B4303E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6" w:author="Codex" w:date="2026-10-05T16:32:41.313017+00:00">
                  <w:rPr>
                    <w:bCs w:val="0"/>
                    <w:sz w:val="21"/>
                    <w:szCs w:val="21"/>
                  </w:rPr>
                </w:rPrChange>
              </w:rPr>
              <w:pPrChange w:id="70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01" w:author="Codex" w:date="2026-10-05T16:32:41.313017+00:00">
                  <w:rPr>
                    <w:bCs w:val="0"/>
                    <w:sz w:val="21"/>
                    <w:szCs w:val="21"/>
                  </w:rPr>
                </w:rPrChange>
              </w:rPr>
              <w:t>INTmed</w:t>
            </w:r>
          </w:p>
        </w:tc>
        <w:tc>
          <w:tcPr>
            <w:tcW w:w="0" w:type="auto"/>
            <w:tcBorders>
              <w:top w:val="nil"/>
              <w:left w:val="nil"/>
              <w:bottom w:val="nil"/>
              <w:right w:val="nil"/>
              <w:insideH w:val="nil"/>
              <w:insideV w:val="nil"/>
            </w:tcBorders>
            <w:tcMar>
              <w:left w:w="102" w:type="dxa"/>
              <w:right w:w="102" w:type="dxa"/>
            </w:tcMar>
            <w:tcPrChange w:id="702" w:author="Codex" w:date="2026-10-05T16:32:41.313017+00:00">
              <w:tcPr>
                <w:tcW w:w="0" w:type="auto"/>
                <w:tcBorders>
                  <w:top w:val="nil"/>
                  <w:left w:val="nil"/>
                  <w:bottom w:val="nil"/>
                  <w:right w:val="nil"/>
                </w:tcBorders>
                <w:tcMar>
                  <w:left w:w="102" w:type="dxa"/>
                  <w:right w:w="102" w:type="dxa"/>
                </w:tcMar>
              </w:tcPr>
            </w:tcPrChange>
          </w:tcPr>
          <w:p w14:paraId="44FA30E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7" w:author="Codex" w:date="2026-10-05T16:32:41.313017+00:00">
                  <w:rPr>
                    <w:rFonts w:cs="Times New Roman"/>
                    <w:szCs w:val="21"/>
                  </w:rPr>
                </w:rPrChange>
              </w:rPr>
              <w:pPrChange w:id="703" w:author="Codex" w:date="2026-10-05T16:32:41.313017+00:00">
                <w:pPr>
                  <w:keepNext/>
                  <w:snapToGrid w:val="0"/>
                  <w:spacing w:line="280" w:lineRule="atLeast"/>
                  <w:ind w:firstLineChars="0" w:firstLine="0"/>
                  <w:jc w:val="left"/>
                </w:pPr>
              </w:pPrChange>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704" w:author="Codex" w:date="2026-10-05T16:32:41.313017+00:00">
              <w:tcPr>
                <w:tcW w:w="0" w:type="auto"/>
                <w:tcBorders>
                  <w:top w:val="nil"/>
                  <w:left w:val="nil"/>
                  <w:bottom w:val="nil"/>
                  <w:right w:val="nil"/>
                </w:tcBorders>
                <w:tcMar>
                  <w:left w:w="102" w:type="dxa"/>
                  <w:right w:w="102" w:type="dxa"/>
                </w:tcMar>
                <w:vAlign w:val="center"/>
              </w:tcPr>
            </w:tcPrChange>
          </w:tcPr>
          <w:p w14:paraId="4D32E24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8" w:author="Codex" w:date="2026-10-05T16:32:41.313017+00:00">
                  <w:rPr>
                    <w:bCs w:val="0"/>
                    <w:sz w:val="21"/>
                    <w:szCs w:val="21"/>
                  </w:rPr>
                </w:rPrChange>
              </w:rPr>
              <w:pPrChange w:id="70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06" w:author="Codex" w:date="2026-10-05T16:32:41.313017+00:00">
                  <w:rPr>
                    <w:bCs w:val="0"/>
                    <w:sz w:val="21"/>
                    <w:szCs w:val="21"/>
                  </w:rPr>
                </w:rPrChange>
              </w:rPr>
              <w:t>同时涉及中介与交互的部分</w:t>
            </w:r>
          </w:p>
        </w:tc>
      </w:tr>
      <w:tr w:rsidR="003C4A23" w14:paraId="5A61E76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07" w:author="Codex" w:date="2026-10-05T16:32:41.313017+00:00">
              <w:tcPr>
                <w:tcW w:w="0" w:type="auto"/>
                <w:tcBorders>
                  <w:top w:val="nil"/>
                  <w:left w:val="nil"/>
                  <w:bottom w:val="nil"/>
                  <w:right w:val="nil"/>
                </w:tcBorders>
                <w:tcMar>
                  <w:left w:w="102" w:type="dxa"/>
                  <w:right w:w="102" w:type="dxa"/>
                </w:tcMar>
                <w:vAlign w:val="center"/>
              </w:tcPr>
            </w:tcPrChange>
          </w:tcPr>
          <w:p w14:paraId="49908C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9" w:author="Codex" w:date="2026-10-05T16:32:41.313017+00:00">
                  <w:rPr>
                    <w:bCs w:val="0"/>
                    <w:sz w:val="21"/>
                    <w:szCs w:val="21"/>
                  </w:rPr>
                </w:rPrChange>
              </w:rPr>
              <w:pPrChange w:id="70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09" w:author="Codex" w:date="2026-10-05T16:32:41.313017+00:00">
                  <w:rPr>
                    <w:bCs w:val="0"/>
                    <w:sz w:val="21"/>
                    <w:szCs w:val="21"/>
                  </w:rPr>
                </w:rPrChange>
              </w:rPr>
              <w:t>PNIE / PIE</w:t>
            </w:r>
          </w:p>
        </w:tc>
        <w:tc>
          <w:tcPr>
            <w:tcW w:w="0" w:type="auto"/>
            <w:tcBorders>
              <w:top w:val="nil"/>
              <w:left w:val="nil"/>
              <w:bottom w:val="nil"/>
              <w:right w:val="nil"/>
              <w:insideH w:val="nil"/>
              <w:insideV w:val="nil"/>
            </w:tcBorders>
            <w:tcMar>
              <w:left w:w="102" w:type="dxa"/>
              <w:right w:w="102" w:type="dxa"/>
            </w:tcMar>
            <w:tcPrChange w:id="710" w:author="Codex" w:date="2026-10-05T16:32:41.313017+00:00">
              <w:tcPr>
                <w:tcW w:w="0" w:type="auto"/>
                <w:tcBorders>
                  <w:top w:val="nil"/>
                  <w:left w:val="nil"/>
                  <w:bottom w:val="nil"/>
                  <w:right w:val="nil"/>
                </w:tcBorders>
                <w:tcMar>
                  <w:left w:w="102" w:type="dxa"/>
                  <w:right w:w="102" w:type="dxa"/>
                </w:tcMar>
              </w:tcPr>
            </w:tcPrChange>
          </w:tcPr>
          <w:p w14:paraId="495E739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0" w:author="Codex" w:date="2026-10-05T16:32:41.313017+00:00">
                  <w:rPr>
                    <w:rFonts w:cs="Times New Roman"/>
                    <w:szCs w:val="21"/>
                  </w:rPr>
                </w:rPrChange>
              </w:rPr>
              <w:pPrChange w:id="71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712" w:author="Codex" w:date="2026-10-05T16:32:41.313017+00:00">
              <w:tcPr>
                <w:tcW w:w="0" w:type="auto"/>
                <w:tcBorders>
                  <w:top w:val="nil"/>
                  <w:left w:val="nil"/>
                  <w:bottom w:val="nil"/>
                  <w:right w:val="nil"/>
                </w:tcBorders>
                <w:tcMar>
                  <w:left w:w="102" w:type="dxa"/>
                  <w:right w:w="102" w:type="dxa"/>
                </w:tcMar>
                <w:vAlign w:val="center"/>
              </w:tcPr>
            </w:tcPrChange>
          </w:tcPr>
          <w:p w14:paraId="4785282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1" w:author="Codex" w:date="2026-10-05T16:32:41.313017+00:00">
                  <w:rPr>
                    <w:bCs w:val="0"/>
                    <w:sz w:val="21"/>
                    <w:szCs w:val="21"/>
                  </w:rPr>
                </w:rPrChange>
              </w:rPr>
              <w:pPrChange w:id="71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14" w:author="Codex" w:date="2026-10-05T16:32:41.313017+00:00">
                  <w:rPr>
                    <w:bCs w:val="0"/>
                    <w:sz w:val="21"/>
                    <w:szCs w:val="21"/>
                  </w:rPr>
                </w:rPrChange>
              </w:rPr>
              <w:t>固定</w:t>
            </w:r>
            <w:r>
              <w:rPr>
                <w:rFonts w:ascii="Times New Roman" w:hAnsi="Times New Roman" w:cs="Times New Roman" w:eastAsia="SimSun"/>
                <w:b w:val="0"/>
                <w:bCs w:val="0"/>
                <w:sz w:val="21"/>
                <w:szCs w:val="21"/>
                <w:rPrChange w:id="715" w:author="Codex" w:date="2026-10-05T16:32:41.313017+00:00">
                  <w:rPr>
                    <w:bCs w:val="0"/>
                    <w:sz w:val="21"/>
                    <w:szCs w:val="21"/>
                  </w:rPr>
                </w:rPrChange>
              </w:rPr>
              <w:t>X=0</w:t>
            </w:r>
            <w:r>
              <w:rPr>
                <w:rFonts w:ascii="Times New Roman" w:hAnsi="Times New Roman" w:cs="Times New Roman" w:eastAsia="SimSun"/>
                <w:b w:val="0"/>
                <w:bCs w:val="0"/>
                <w:sz w:val="21"/>
                <w:szCs w:val="21"/>
                <w:rPrChange w:id="716" w:author="Codex" w:date="2026-10-05T16:32:41.313017+00:00">
                  <w:rPr>
                    <w:bCs w:val="0"/>
                    <w:sz w:val="21"/>
                    <w:szCs w:val="21"/>
                  </w:rPr>
                </w:rPrChange>
              </w:rPr>
              <w:t>、改变</w:t>
            </w:r>
            <w:r>
              <w:rPr>
                <w:rFonts w:ascii="Times New Roman" w:hAnsi="Times New Roman" w:cs="Times New Roman" w:eastAsia="SimSun"/>
                <w:b w:val="0"/>
                <w:bCs w:val="0"/>
                <w:sz w:val="21"/>
                <w:szCs w:val="21"/>
                <w:rPrChange w:id="717" w:author="Codex" w:date="2026-10-05T16:32:41.313017+00:00">
                  <w:rPr>
                    <w:bCs w:val="0"/>
                    <w:sz w:val="21"/>
                    <w:szCs w:val="21"/>
                  </w:rPr>
                </w:rPrChange>
              </w:rPr>
              <w:t>M</w:t>
            </w:r>
            <w:r>
              <w:rPr>
                <w:rFonts w:ascii="Times New Roman" w:hAnsi="Times New Roman" w:cs="Times New Roman" w:eastAsia="SimSun"/>
                <w:b w:val="0"/>
                <w:bCs w:val="0"/>
                <w:sz w:val="21"/>
                <w:szCs w:val="21"/>
                <w:rPrChange w:id="718" w:author="Codex" w:date="2026-10-05T16:32:41.313017+00:00">
                  <w:rPr>
                    <w:bCs w:val="0"/>
                    <w:sz w:val="21"/>
                    <w:szCs w:val="21"/>
                  </w:rPr>
                </w:rPrChange>
              </w:rPr>
              <w:t>状态分布的纯间接部分</w:t>
            </w:r>
          </w:p>
        </w:tc>
      </w:tr>
      <w:tr w:rsidR="003C4A23" w14:paraId="58C03F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19" w:author="Codex" w:date="2026-10-05T16:32:41.313017+00:00">
              <w:tcPr>
                <w:tcW w:w="0" w:type="auto"/>
                <w:tcBorders>
                  <w:top w:val="nil"/>
                  <w:left w:val="nil"/>
                  <w:bottom w:val="nil"/>
                  <w:right w:val="nil"/>
                </w:tcBorders>
                <w:tcMar>
                  <w:left w:w="102" w:type="dxa"/>
                  <w:right w:w="102" w:type="dxa"/>
                </w:tcMar>
                <w:vAlign w:val="center"/>
              </w:tcPr>
            </w:tcPrChange>
          </w:tcPr>
          <w:p w14:paraId="78F87EE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2" w:author="Codex" w:date="2026-10-05T16:32:41.313017+00:00">
                  <w:rPr>
                    <w:bCs w:val="0"/>
                    <w:sz w:val="21"/>
                    <w:szCs w:val="21"/>
                  </w:rPr>
                </w:rPrChange>
              </w:rPr>
              <w:pPrChange w:id="7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21" w:author="Codex" w:date="2026-10-05T16:32:41.313017+00:00">
                  <w:rPr>
                    <w:bCs w:val="0"/>
                    <w:sz w:val="21"/>
                    <w:szCs w:val="21"/>
                  </w:rPr>
                </w:rPrChange>
              </w:rPr>
              <w:t>PM</w:t>
            </w:r>
          </w:p>
        </w:tc>
        <w:tc>
          <w:tcPr>
            <w:tcW w:w="0" w:type="auto"/>
            <w:tcBorders>
              <w:top w:val="nil"/>
              <w:left w:val="nil"/>
              <w:bottom w:val="nil"/>
              <w:right w:val="nil"/>
              <w:insideH w:val="nil"/>
              <w:insideV w:val="nil"/>
            </w:tcBorders>
            <w:tcMar>
              <w:left w:w="102" w:type="dxa"/>
              <w:right w:w="102" w:type="dxa"/>
            </w:tcMar>
            <w:tcPrChange w:id="722" w:author="Codex" w:date="2026-10-05T16:32:41.313017+00:00">
              <w:tcPr>
                <w:tcW w:w="0" w:type="auto"/>
                <w:tcBorders>
                  <w:top w:val="nil"/>
                  <w:left w:val="nil"/>
                  <w:bottom w:val="nil"/>
                  <w:right w:val="nil"/>
                </w:tcBorders>
                <w:tcMar>
                  <w:left w:w="102" w:type="dxa"/>
                  <w:right w:w="102" w:type="dxa"/>
                </w:tcMar>
              </w:tcPr>
            </w:tcPrChange>
          </w:tcPr>
          <w:p w14:paraId="7029BEEE"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3" w:author="Codex" w:date="2026-10-05T16:32:41.313017+00:00">
                  <w:rPr>
                    <w:rFonts w:cs="Times New Roman"/>
                    <w:szCs w:val="21"/>
                  </w:rPr>
                </w:rPrChange>
              </w:rPr>
              <w:pPrChange w:id="723"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Change w:id="724" w:author="Codex" w:date="2026-10-05T16:32:41.313017+00:00">
              <w:tcPr>
                <w:tcW w:w="0" w:type="auto"/>
                <w:tcBorders>
                  <w:top w:val="nil"/>
                  <w:left w:val="nil"/>
                  <w:bottom w:val="nil"/>
                  <w:right w:val="nil"/>
                </w:tcBorders>
                <w:tcMar>
                  <w:left w:w="102" w:type="dxa"/>
                  <w:right w:w="102" w:type="dxa"/>
                </w:tcMar>
                <w:vAlign w:val="center"/>
              </w:tcPr>
            </w:tcPrChange>
          </w:tcPr>
          <w:p w14:paraId="0C8EAE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4" w:author="Codex" w:date="2026-10-05T16:32:41.313017+00:00">
                  <w:rPr>
                    <w:bCs w:val="0"/>
                    <w:sz w:val="21"/>
                    <w:szCs w:val="21"/>
                  </w:rPr>
                </w:rPrChange>
              </w:rPr>
              <w:pPrChange w:id="72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26" w:author="Codex" w:date="2026-10-05T16:32:41.313017+00:00">
                  <w:rPr>
                    <w:bCs w:val="0"/>
                    <w:sz w:val="21"/>
                    <w:szCs w:val="21"/>
                  </w:rPr>
                </w:rPrChange>
              </w:rPr>
              <w:t>中介贡献比例</w:t>
            </w:r>
          </w:p>
        </w:tc>
      </w:tr>
      <w:tr w:rsidR="003C4A23" w14:paraId="7E96D4B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27" w:author="Codex" w:date="2026-10-05T16:32:41.313017+00:00">
              <w:tcPr>
                <w:tcW w:w="0" w:type="auto"/>
                <w:tcBorders>
                  <w:top w:val="nil"/>
                  <w:left w:val="nil"/>
                  <w:bottom w:val="nil"/>
                  <w:right w:val="nil"/>
                </w:tcBorders>
                <w:tcMar>
                  <w:left w:w="102" w:type="dxa"/>
                  <w:right w:w="102" w:type="dxa"/>
                </w:tcMar>
                <w:vAlign w:val="center"/>
              </w:tcPr>
            </w:tcPrChange>
          </w:tcPr>
          <w:p w14:paraId="625667B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5" w:author="Codex" w:date="2026-10-05T16:32:41.313017+00:00">
                  <w:rPr>
                    <w:bCs w:val="0"/>
                    <w:sz w:val="21"/>
                    <w:szCs w:val="21"/>
                  </w:rPr>
                </w:rPrChange>
              </w:rPr>
              <w:pPrChange w:id="7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29" w:author="Codex" w:date="2026-10-05T16:32:41.313017+00:00">
                  <w:rPr>
                    <w:bCs w:val="0"/>
                    <w:sz w:val="21"/>
                    <w:szCs w:val="21"/>
                  </w:rPr>
                </w:rPrChange>
              </w:rPr>
              <w:t>PAI</w:t>
            </w:r>
          </w:p>
        </w:tc>
        <w:tc>
          <w:tcPr>
            <w:tcW w:w="0" w:type="auto"/>
            <w:tcBorders>
              <w:top w:val="nil"/>
              <w:left w:val="nil"/>
              <w:bottom w:val="nil"/>
              <w:right w:val="nil"/>
              <w:insideH w:val="nil"/>
              <w:insideV w:val="nil"/>
            </w:tcBorders>
            <w:tcMar>
              <w:left w:w="102" w:type="dxa"/>
              <w:right w:w="102" w:type="dxa"/>
            </w:tcMar>
            <w:tcPrChange w:id="730" w:author="Codex" w:date="2026-10-05T16:32:41.313017+00:00">
              <w:tcPr>
                <w:tcW w:w="0" w:type="auto"/>
                <w:tcBorders>
                  <w:top w:val="nil"/>
                  <w:left w:val="nil"/>
                  <w:bottom w:val="nil"/>
                  <w:right w:val="nil"/>
                </w:tcBorders>
                <w:tcMar>
                  <w:left w:w="102" w:type="dxa"/>
                  <w:right w:w="102" w:type="dxa"/>
                </w:tcMar>
              </w:tcPr>
            </w:tcPrChange>
          </w:tcPr>
          <w:p w14:paraId="27D5E253"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6" w:author="Codex" w:date="2026-10-05T16:32:41.313017+00:00">
                  <w:rPr>
                    <w:rFonts w:cs="Times New Roman"/>
                    <w:szCs w:val="21"/>
                  </w:rPr>
                </w:rPrChange>
              </w:rPr>
              <w:pPrChange w:id="731"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Change w:id="732" w:author="Codex" w:date="2026-10-05T16:32:41.313017+00:00">
              <w:tcPr>
                <w:tcW w:w="0" w:type="auto"/>
                <w:tcBorders>
                  <w:top w:val="nil"/>
                  <w:left w:val="nil"/>
                  <w:bottom w:val="nil"/>
                  <w:right w:val="nil"/>
                </w:tcBorders>
                <w:tcMar>
                  <w:left w:w="102" w:type="dxa"/>
                  <w:right w:w="102" w:type="dxa"/>
                </w:tcMar>
                <w:vAlign w:val="center"/>
              </w:tcPr>
            </w:tcPrChange>
          </w:tcPr>
          <w:p w14:paraId="535853E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7" w:author="Codex" w:date="2026-10-05T16:32:41.313017+00:00">
                  <w:rPr>
                    <w:bCs w:val="0"/>
                    <w:sz w:val="21"/>
                    <w:szCs w:val="21"/>
                  </w:rPr>
                </w:rPrChange>
              </w:rPr>
              <w:pPrChange w:id="73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34" w:author="Codex" w:date="2026-10-05T16:32:41.313017+00:00">
                  <w:rPr>
                    <w:bCs w:val="0"/>
                    <w:sz w:val="21"/>
                    <w:szCs w:val="21"/>
                  </w:rPr>
                </w:rPrChange>
              </w:rPr>
              <w:t>交互贡献比例</w:t>
            </w:r>
          </w:p>
        </w:tc>
      </w:tr>
      <w:tr w:rsidR="003C4A23" w14:paraId="1663BE24" w14:textId="77777777" w:rsidTr="00A40A87">
        <w:trPr>
          <w:cantSplit/>
        </w:trPr>
        <w:tc>
          <w:tcPr>
            <w:tcW w:w="0" w:type="auto"/>
            <w:tcBorders>
              <w:top w:val="nil"/>
              <w:left w:val="nil"/>
              <w:bottom w:val="single" w:sz="12" w:color="000000"/>
              <w:right w:val="nil"/>
              <w:insideH w:val="nil"/>
              <w:insideV w:val="nil"/>
            </w:tcBorders>
            <w:tcMar>
              <w:left w:w="102" w:type="dxa"/>
              <w:right w:w="102" w:type="dxa"/>
            </w:tcMar>
            <w:vAlign w:val="center"/>
            <w:tcPrChange w:id="73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B6CA6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8" w:author="Codex" w:date="2026-10-05T16:32:41.313017+00:00">
                  <w:rPr>
                    <w:bCs w:val="0"/>
                    <w:sz w:val="21"/>
                    <w:szCs w:val="21"/>
                  </w:rPr>
                </w:rPrChange>
              </w:rPr>
              <w:pPrChange w:id="736"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737" w:author="Codex" w:date="2026-10-05T16:32:41.313017+00:00">
                  <w:rPr>
                    <w:bCs w:val="0"/>
                    <w:sz w:val="21"/>
                    <w:szCs w:val="21"/>
                  </w:rPr>
                </w:rPrChange>
              </w:rPr>
              <w:t>PE(</w:t>
            </w:r>
            <w:proofErr w:type="gramEnd"/>
            <w:r>
              <w:rPr>
                <w:rFonts w:ascii="Times New Roman" w:hAnsi="Times New Roman" w:cs="Times New Roman" w:eastAsia="SimSun"/>
                <w:b w:val="0"/>
                <w:bCs w:val="0"/>
                <w:sz w:val="21"/>
                <w:szCs w:val="21"/>
                <w:rPrChange w:id="738" w:author="Codex" w:date="2026-10-05T16:32:41.313017+00:00">
                  <w:rPr>
                    <w:bCs w:val="0"/>
                    <w:sz w:val="21"/>
                    <w:szCs w:val="21"/>
                  </w:rPr>
                </w:rPrChange>
              </w:rPr>
              <w:t>0)</w:t>
            </w:r>
          </w:p>
        </w:tc>
        <w:tc>
          <w:tcPr>
            <w:tcW w:w="0" w:type="auto"/>
            <w:tcBorders>
              <w:top w:val="nil"/>
              <w:left w:val="nil"/>
              <w:bottom w:val="single" w:sz="12" w:color="000000"/>
              <w:right w:val="nil"/>
              <w:insideH w:val="nil"/>
              <w:insideV w:val="nil"/>
            </w:tcBorders>
            <w:tcMar>
              <w:left w:w="102" w:type="dxa"/>
              <w:right w:w="102" w:type="dxa"/>
            </w:tcMar>
            <w:tcPrChange w:id="739" w:author="Codex" w:date="2026-10-05T16:32:41.313017+00:00">
              <w:tcPr>
                <w:tcW w:w="0" w:type="auto"/>
                <w:tcBorders>
                  <w:top w:val="nil"/>
                  <w:left w:val="nil"/>
                  <w:bottom w:val="single" w:sz="12" w:space="0" w:color="000000"/>
                  <w:right w:val="nil"/>
                </w:tcBorders>
                <w:tcMar>
                  <w:left w:w="102" w:type="dxa"/>
                  <w:right w:w="102" w:type="dxa"/>
                </w:tcMar>
              </w:tcPr>
            </w:tcPrChange>
          </w:tcPr>
          <w:p w14:paraId="124843F8"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9" w:author="Codex" w:date="2026-10-05T16:32:41.313017+00:00">
                  <w:rPr>
                    <w:rFonts w:cs="Times New Roman"/>
                    <w:szCs w:val="21"/>
                  </w:rPr>
                </w:rPrChange>
              </w:rPr>
              <w:pPrChange w:id="740"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color="000000"/>
              <w:right w:val="nil"/>
              <w:insideH w:val="nil"/>
              <w:insideV w:val="nil"/>
            </w:tcBorders>
            <w:tcMar>
              <w:left w:w="102" w:type="dxa"/>
              <w:right w:w="102" w:type="dxa"/>
            </w:tcMar>
            <w:vAlign w:val="center"/>
            <w:tcPrChange w:id="74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96442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10" w:author="Codex" w:date="2026-10-05T16:32:41.313017+00:00">
                  <w:rPr>
                    <w:bCs w:val="0"/>
                    <w:sz w:val="21"/>
                    <w:szCs w:val="21"/>
                  </w:rPr>
                </w:rPrChange>
              </w:rPr>
              <w:pPrChange w:id="742"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43" w:author="Codex" w:date="2026-10-05T16:32:41.313017+00:00">
                  <w:rPr>
                    <w:bCs w:val="0"/>
                    <w:sz w:val="21"/>
                    <w:szCs w:val="21"/>
                  </w:rPr>
                </w:rPrChange>
              </w:rPr>
              <w:t>固定</w:t>
            </w:r>
            <w:r>
              <w:rPr>
                <w:rFonts w:ascii="Times New Roman" w:hAnsi="Times New Roman" w:cs="Times New Roman" w:eastAsia="SimSun"/>
                <w:b w:val="0"/>
                <w:bCs w:val="0"/>
                <w:sz w:val="21"/>
                <w:szCs w:val="21"/>
                <w:rPrChange w:id="744" w:author="Codex" w:date="2026-10-05T16:32:41.313017+00:00">
                  <w:rPr>
                    <w:bCs w:val="0"/>
                    <w:sz w:val="21"/>
                    <w:szCs w:val="21"/>
                  </w:rPr>
                </w:rPrChange>
              </w:rPr>
              <w:t>M=0</w:t>
            </w:r>
            <w:r>
              <w:rPr>
                <w:rFonts w:ascii="Times New Roman" w:hAnsi="Times New Roman" w:cs="Times New Roman" w:eastAsia="SimSun"/>
                <w:b w:val="0"/>
                <w:bCs w:val="0"/>
                <w:sz w:val="21"/>
                <w:szCs w:val="21"/>
                <w:rPrChange w:id="745" w:author="Codex" w:date="2026-10-05T16:32:41.313017+00:00">
                  <w:rPr>
                    <w:bCs w:val="0"/>
                    <w:sz w:val="21"/>
                    <w:szCs w:val="21"/>
                  </w:rPr>
                </w:rPrChange>
              </w:rPr>
              <w:t>后总效应被消除的比例</w:t>
            </w:r>
          </w:p>
        </w:tc>
      </w:tr>
    </w:tbl>
    <w:p w14:paraId="0B8234BC" w14:textId="7FF688F1" w:rsidR="003C4A23" w:rsidRPr="00270697" w:rsidRDefault="003C4A23" w:rsidP="003C4A23">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611" w:author="Codex" w:date="2026-10-05T16:32:41.313017+00:00">
            <w:rPr>
              <w:rFonts w:eastAsia="SimSun" w:cs="Times New Roman"/>
              <w:szCs w:val="21"/>
            </w:rPr>
          </w:rPrChange>
        </w:rPr>
        <w:pPrChange w:id="74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747" w:author="Codex" w:date="2026-10-05T16:32:41.313017+00:00">
            <w:rPr>
              <w:rFonts w:eastAsia="SimSun" w:cs="Times New Roman"/>
              <w:szCs w:val="21"/>
            </w:rPr>
          </w:rPrChange>
        </w:rPr>
        <w:t>注：本表为经典自然效应的理论定义；存在处理后混杂时，实证使用的随机干预类似量不能与其直接等同。</w:t>
      </w:r>
      <w:r>
        <w:rPr>
          <w:rFonts w:ascii="Times New Roman" w:hAnsi="Times New Roman" w:cs="Times New Roman" w:eastAsia="SimSun"/>
          <w:sz w:val="21"/>
          <w:szCs w:val="21"/>
          <w:rPrChange w:id="748" w:author="Codex" w:date="2026-10-05T16:32:41.313017+00:00">
            <w:rPr>
              <w:rFonts w:eastAsia="SimSun" w:cs="Times New Roman"/>
              <w:szCs w:val="21"/>
            </w:rPr>
          </w:rPrChange>
        </w:rPr>
        <w:t>J=Y₁,₁−Y₁,₀−Y₀,₁+Y₀,₀</w:t>
      </w:r>
      <w:r>
        <w:rPr>
          <w:rFonts w:ascii="Times New Roman" w:hAnsi="Times New Roman" w:cs="Times New Roman" w:eastAsia="SimSun"/>
          <w:sz w:val="21"/>
          <w:szCs w:val="21"/>
          <w:rPrChange w:id="749" w:author="Codex" w:date="2026-10-05T16:32:41.313017+00:00">
            <w:rPr>
              <w:rFonts w:eastAsia="SimSun" w:cs="Times New Roman"/>
              <w:szCs w:val="21"/>
            </w:rPr>
          </w:rPrChange>
        </w:rPr>
        <w:t>；</w:t>
      </w:r>
      <w:r>
        <w:rPr>
          <w:rFonts w:ascii="Times New Roman" w:hAnsi="Times New Roman" w:cs="Times New Roman" w:eastAsia="SimSun"/>
          <w:sz w:val="21"/>
          <w:szCs w:val="21"/>
          <w:rPrChange w:id="750" w:author="Codex" w:date="2026-10-05T16:32:41.313017+00:00">
            <w:rPr>
              <w:rFonts w:eastAsia="SimSun" w:cs="Times New Roman"/>
              <w:szCs w:val="21"/>
            </w:rPr>
          </w:rPrChange>
        </w:rPr>
        <w:t>M₀</w:t>
      </w:r>
      <w:r>
        <w:rPr>
          <w:rFonts w:ascii="Times New Roman" w:hAnsi="Times New Roman" w:cs="Times New Roman" w:eastAsia="SimSun"/>
          <w:sz w:val="21"/>
          <w:szCs w:val="21"/>
          <w:rPrChange w:id="751" w:author="Codex" w:date="2026-10-05T16:32:41.313017+00:00">
            <w:rPr>
              <w:rFonts w:eastAsia="SimSun" w:cs="Times New Roman"/>
              <w:szCs w:val="21"/>
            </w:rPr>
          </w:rPrChange>
        </w:rPr>
        <w:t>、</w:t>
      </w:r>
      <w:r>
        <w:rPr>
          <w:rFonts w:ascii="Times New Roman" w:hAnsi="Times New Roman" w:cs="Times New Roman" w:eastAsia="SimSun"/>
          <w:sz w:val="21"/>
          <w:szCs w:val="21"/>
          <w:rPrChange w:id="752" w:author="Codex" w:date="2026-10-05T16:32:41.313017+00:00">
            <w:rPr>
              <w:rFonts w:eastAsia="SimSun" w:cs="Times New Roman"/>
              <w:szCs w:val="21"/>
            </w:rPr>
          </w:rPrChange>
        </w:rPr>
        <w:t>M₁</w:t>
      </w:r>
      <w:r>
        <w:rPr>
          <w:rFonts w:ascii="Times New Roman" w:hAnsi="Times New Roman" w:cs="Times New Roman" w:eastAsia="SimSun"/>
          <w:sz w:val="21"/>
          <w:szCs w:val="21"/>
          <w:rPrChange w:id="753" w:author="Codex" w:date="2026-10-05T16:32:41.313017+00:00">
            <w:rPr>
              <w:rFonts w:eastAsia="SimSun" w:cs="Times New Roman"/>
              <w:szCs w:val="21"/>
            </w:rPr>
          </w:rPrChange>
        </w:rPr>
        <w:t>分别为两种暴露状态下的中介。比例仅在相应总效应非零且解释成立时有意义。本文软件比率结果另以</w:t>
      </w:r>
      <w:r>
        <w:rPr>
          <w:rFonts w:ascii="Times New Roman" w:hAnsi="Times New Roman" w:cs="Times New Roman" w:eastAsia="SimSun"/>
          <w:sz w:val="21"/>
          <w:szCs w:val="21"/>
          <w:rPrChange w:id="754" w:author="Codex" w:date="2026-10-05T16:32:41.313017+00:00">
            <w:rPr>
              <w:rFonts w:eastAsia="SimSun" w:cs="Times New Roman"/>
              <w:szCs w:val="21"/>
            </w:rPr>
          </w:rPrChange>
        </w:rPr>
        <w:t>OR</w:t>
      </w:r>
      <w:r>
        <w:rPr>
          <w:rFonts w:ascii="Times New Roman" w:hAnsi="Times New Roman" w:cs="Times New Roman" w:eastAsia="SimSun"/>
          <w:sz w:val="21"/>
          <w:szCs w:val="21"/>
          <w:rPrChange w:id="755" w:author="Codex" w:date="2026-10-05T16:32:41.313017+00:00">
            <w:rPr>
              <w:rFonts w:eastAsia="SimSun" w:cs="Times New Roman"/>
              <w:szCs w:val="21"/>
            </w:rPr>
          </w:rPrChange>
        </w:rPr>
        <w:t>报告。</w:t>
      </w:r>
    </w:p>
    <w:p w14:paraId="1D2DD8FB" w14:textId="250095F6"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2" w:author="Codex" w:date="2026-10-05T16:32:41.313017+00:00">
            <w:rPr>
              <w:sz w:val="21"/>
              <w:szCs w:val="21"/>
            </w:rPr>
          </w:rPrChange>
        </w:rPr>
        <w:pPrChange w:id="756" w:author="Codex" w:date="2026-10-05T16:32:41.313017+00:00">
          <w:pPr>
            <w:pStyle w:val="af5"/>
            <w:snapToGrid w:val="0"/>
            <w:ind w:firstLine="420"/>
            <w:jc w:val="both"/>
          </w:pPr>
        </w:pPrChange>
      </w:pPr>
      <w:r>
        <w:rPr>
          <w:rFonts w:ascii="Times New Roman" w:hAnsi="Times New Roman" w:cs="Times New Roman" w:eastAsia="SimSun"/>
          <w:sz w:val="21"/>
          <w:szCs w:val="21"/>
          <w:rPrChange w:id="757" w:author="Codex" w:date="2026-10-05T16:32:41.313017+00:00">
            <w:rPr>
              <w:sz w:val="21"/>
              <w:szCs w:val="21"/>
            </w:rPr>
          </w:rPrChange>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294E0B">
        <w:rPr>
          <w:rFonts w:ascii="Times New Roman" w:hAnsi="Times New Roman" w:cs="Times New Roman" w:eastAsia="SimSun"/>
          <w:sz w:val="21"/>
          <w:szCs w:val="21"/>
          <w:rPrChange w:id="758" w:author="Codex" w:date="2026-10-05T16:32:41.313017+00:00">
            <w:rPr>
              <w:rFonts w:eastAsiaTheme="minorEastAsia"/>
              <w:sz w:val="21"/>
            </w:rPr>
          </w:rPrChange>
        </w:rPr>
        <w:t>（</w:t>
      </w:r>
      <w:r w:rsidR="003E386D" w:rsidRPr="00294E0B">
        <w:rPr>
          <w:rFonts w:ascii="Times New Roman" w:hAnsi="Times New Roman" w:cs="Times New Roman" w:eastAsia="SimSun"/>
          <w:sz w:val="21"/>
          <w:szCs w:val="21"/>
          <w:rPrChange w:id="759" w:author="Codex" w:date="2026-10-05T16:32:41.313017+00:00">
            <w:rPr>
              <w:rFonts w:eastAsiaTheme="minorEastAsia"/>
              <w:sz w:val="21"/>
            </w:rPr>
          </w:rPrChange>
        </w:rPr>
        <w:t>VanderWeele, 2013</w:t>
      </w:r>
      <w:r w:rsidR="003E386D" w:rsidRPr="00294E0B">
        <w:rPr>
          <w:rFonts w:ascii="Times New Roman" w:hAnsi="Times New Roman" w:cs="Times New Roman" w:eastAsia="SimSun"/>
          <w:sz w:val="21"/>
          <w:szCs w:val="21"/>
          <w:rPrChange w:id="760" w:author="Codex" w:date="2026-10-05T16:32:41.313017+00:00">
            <w:rPr>
              <w:rFonts w:eastAsiaTheme="minorEastAsia"/>
              <w:sz w:val="21"/>
            </w:rPr>
          </w:rPrChange>
        </w:rPr>
        <w:t>）</w:t>
      </w:r>
      <w:r>
        <w:rPr>
          <w:sz w:val="22"/>
        </w:rPr>
        <w:fldChar w:fldCharType="end"/>
      </w:r>
      <w:r>
        <w:rPr>
          <w:rFonts w:ascii="Times New Roman" w:hAnsi="Times New Roman" w:cs="Times New Roman" w:eastAsia="SimSun"/>
          <w:sz w:val="21"/>
          <w:szCs w:val="21"/>
          <w:rPrChange w:id="761" w:author="Codex" w:date="2026-10-05T16:32:41.313017+00:00">
            <w:rPr>
              <w:sz w:val="21"/>
              <w:szCs w:val="21"/>
            </w:rPr>
          </w:rPrChange>
        </w:rPr>
        <w:t>。本文主要报告基础回归在同一协变量分布上的风险差之差，解释为调整后关联的情境差异。历史</w:t>
      </w:r>
      <w:r>
        <w:rPr>
          <w:rFonts w:ascii="Times New Roman" w:hAnsi="Times New Roman" w:cs="Times New Roman" w:eastAsia="SimSun"/>
          <w:sz w:val="21"/>
          <w:szCs w:val="21"/>
          <w:rPrChange w:id="762" w:author="Codex" w:date="2026-10-05T16:32:41.313017+00:00">
            <w:rPr>
              <w:sz w:val="21"/>
              <w:szCs w:val="21"/>
            </w:rPr>
          </w:rPrChange>
        </w:rPr>
        <w:t>CMAverse</w:t>
      </w:r>
      <w:r>
        <w:rPr>
          <w:rFonts w:ascii="Times New Roman" w:hAnsi="Times New Roman" w:cs="Times New Roman" w:eastAsia="SimSun"/>
          <w:sz w:val="21"/>
          <w:szCs w:val="21"/>
          <w:rPrChange w:id="763" w:author="Codex" w:date="2026-10-05T16:32:41.313017+00:00">
            <w:rPr>
              <w:sz w:val="21"/>
              <w:szCs w:val="21"/>
            </w:rPr>
          </w:rPrChange>
        </w:rPr>
        <w:t>结果另列固定</w:t>
      </w:r>
      <w:r>
        <w:rPr>
          <w:rFonts w:ascii="Times New Roman" w:hAnsi="Times New Roman" w:cs="Times New Roman" w:eastAsia="SimSun"/>
          <w:sz w:val="21"/>
          <w:szCs w:val="21"/>
          <w:rPrChange w:id="764" w:author="Codex" w:date="2026-10-05T16:32:41.313017+00:00">
            <w:rPr>
              <w:sz w:val="21"/>
              <w:szCs w:val="21"/>
            </w:rPr>
          </w:rPrChange>
        </w:rPr>
        <w:t>M=1</w:t>
      </w:r>
      <w:r>
        <w:rPr>
          <w:rFonts w:ascii="Times New Roman" w:hAnsi="Times New Roman" w:cs="Times New Roman" w:eastAsia="SimSun"/>
          <w:sz w:val="21"/>
          <w:szCs w:val="21"/>
          <w:rPrChange w:id="765" w:author="Codex" w:date="2026-10-05T16:32:41.313017+00:00">
            <w:rPr>
              <w:sz w:val="21"/>
              <w:szCs w:val="21"/>
            </w:rPr>
          </w:rPrChange>
        </w:rPr>
        <w:t>与</w:t>
      </w:r>
      <w:r>
        <w:rPr>
          <w:rFonts w:ascii="Times New Roman" w:hAnsi="Times New Roman" w:cs="Times New Roman" w:eastAsia="SimSun"/>
          <w:sz w:val="21"/>
          <w:szCs w:val="21"/>
          <w:rPrChange w:id="766" w:author="Codex" w:date="2026-10-05T16:32:41.313017+00:00">
            <w:rPr>
              <w:sz w:val="21"/>
              <w:szCs w:val="21"/>
            </w:rPr>
          </w:rPrChange>
        </w:rPr>
        <w:t>M=0</w:t>
      </w:r>
      <w:r>
        <w:rPr>
          <w:rFonts w:ascii="Times New Roman" w:hAnsi="Times New Roman" w:cs="Times New Roman" w:eastAsia="SimSun"/>
          <w:sz w:val="21"/>
          <w:szCs w:val="21"/>
          <w:rPrChange w:id="767" w:author="Codex" w:date="2026-10-05T16:32:41.313017+00:00">
            <w:rPr>
              <w:sz w:val="21"/>
              <w:szCs w:val="21"/>
            </w:rPr>
          </w:rPrChange>
        </w:rPr>
        <w:t>的边际</w:t>
      </w:r>
      <w:r>
        <w:rPr>
          <w:rFonts w:ascii="Times New Roman" w:hAnsi="Times New Roman" w:cs="Times New Roman" w:eastAsia="SimSun"/>
          <w:sz w:val="21"/>
          <w:szCs w:val="21"/>
          <w:rPrChange w:id="768" w:author="Codex" w:date="2026-10-05T16:32:41.313017+00:00">
            <w:rPr>
              <w:sz w:val="21"/>
              <w:szCs w:val="21"/>
            </w:rPr>
          </w:rPrChange>
        </w:rPr>
        <w:t>CDE OR</w:t>
      </w:r>
      <w:r>
        <w:rPr>
          <w:rFonts w:ascii="Times New Roman" w:hAnsi="Times New Roman" w:cs="Times New Roman" w:eastAsia="SimSun"/>
          <w:sz w:val="21"/>
          <w:szCs w:val="21"/>
          <w:rPrChange w:id="769" w:author="Codex" w:date="2026-10-05T16:32:41.313017+00:00">
            <w:rPr>
              <w:sz w:val="21"/>
              <w:szCs w:val="21"/>
            </w:rPr>
          </w:rPrChange>
        </w:rPr>
        <w:t>；借鉴不同中介状态下</w:t>
      </w:r>
      <w:r>
        <w:rPr>
          <w:rFonts w:ascii="Times New Roman" w:hAnsi="Times New Roman" w:cs="Times New Roman" w:eastAsia="SimSun"/>
          <w:sz w:val="21"/>
          <w:szCs w:val="21"/>
          <w:rPrChange w:id="770" w:author="Codex" w:date="2026-10-05T16:32:41.313017+00:00">
            <w:rPr>
              <w:sz w:val="21"/>
              <w:szCs w:val="21"/>
            </w:rPr>
          </w:rPrChange>
        </w:rPr>
        <w:t>CDE</w:t>
      </w:r>
      <w:r>
        <w:rPr>
          <w:rFonts w:ascii="Times New Roman" w:hAnsi="Times New Roman" w:cs="Times New Roman" w:eastAsia="SimSun"/>
          <w:sz w:val="21"/>
          <w:szCs w:val="21"/>
          <w:rPrChange w:id="771" w:author="Codex" w:date="2026-10-05T16:32:41.313017+00:00">
            <w:rPr>
              <w:sz w:val="21"/>
              <w:szCs w:val="21"/>
            </w:rPr>
          </w:rPrChange>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ascii="Times New Roman" w:hAnsi="Times New Roman" w:cs="Times New Roman" w:eastAsia="SimSun"/>
          <w:sz w:val="21"/>
          <w:szCs w:val="21"/>
          <w:rPrChange w:id="772" w:author="Codex" w:date="2026-10-05T16:32:41.313017+00:00">
            <w:rPr>
              <w:sz w:val="21"/>
              <w:szCs w:val="21"/>
            </w:rPr>
          </w:rPrChange>
        </w:rPr>
        <w:t>（</w:t>
      </w:r>
      <w:r w:rsidR="005A7A5B" w:rsidRPr="005A7A5B">
        <w:rPr>
          <w:rFonts w:ascii="Times New Roman" w:hAnsi="Times New Roman" w:cs="Times New Roman" w:eastAsia="SimSun"/>
          <w:sz w:val="21"/>
          <w:szCs w:val="21"/>
          <w:rPrChange w:id="773" w:author="Codex" w:date="2026-10-05T16:32:41.313017+00:00">
            <w:rPr>
              <w:sz w:val="21"/>
              <w:szCs w:val="21"/>
            </w:rPr>
          </w:rPrChange>
        </w:rPr>
        <w:t>Fujihara, 2024</w:t>
      </w:r>
      <w:r w:rsidR="005A7A5B" w:rsidRPr="005A7A5B">
        <w:rPr>
          <w:rFonts w:ascii="Times New Roman" w:hAnsi="Times New Roman" w:cs="Times New Roman" w:eastAsia="SimSun"/>
          <w:sz w:val="21"/>
          <w:szCs w:val="21"/>
          <w:rPrChange w:id="774" w:author="Codex" w:date="2026-10-05T16:32:41.313017+00:00">
            <w:rPr>
              <w:sz w:val="21"/>
              <w:szCs w:val="21"/>
            </w:rPr>
          </w:rPrChange>
        </w:rPr>
        <w:t>）</w:t>
      </w:r>
      <w:r w:rsidR="005A7A5B">
        <w:rPr>
          <w:sz w:val="22"/>
        </w:rPr>
        <w:fldChar w:fldCharType="end"/>
      </w:r>
      <w:r>
        <w:rPr>
          <w:rFonts w:ascii="Times New Roman" w:hAnsi="Times New Roman" w:cs="Times New Roman" w:eastAsia="SimSun"/>
          <w:sz w:val="21"/>
          <w:szCs w:val="21"/>
          <w:rPrChange w:id="775" w:author="Codex" w:date="2026-10-05T16:32:41.313017+00:00">
            <w:rPr>
              <w:sz w:val="21"/>
              <w:szCs w:val="21"/>
            </w:rPr>
          </w:rPrChange>
        </w:rPr>
        <w:t>，保留同次重抽样的配对</w:t>
      </w:r>
      <w:r>
        <w:rPr>
          <w:rFonts w:ascii="Times New Roman" w:hAnsi="Times New Roman" w:cs="Times New Roman" w:eastAsia="SimSun"/>
          <w:sz w:val="21"/>
          <w:szCs w:val="21"/>
          <w:rPrChange w:id="776" w:author="Codex" w:date="2026-10-05T16:32:41.313017+00:00">
            <w:rPr>
              <w:sz w:val="21"/>
              <w:szCs w:val="21"/>
            </w:rPr>
          </w:rPrChange>
        </w:rPr>
        <w:t>OR</w:t>
      </w:r>
      <w:r>
        <w:rPr>
          <w:rFonts w:ascii="Times New Roman" w:hAnsi="Times New Roman" w:cs="Times New Roman" w:eastAsia="SimSun"/>
          <w:sz w:val="21"/>
          <w:szCs w:val="21"/>
          <w:rPrChange w:id="777" w:author="Codex" w:date="2026-10-05T16:32:41.313017+00:00">
            <w:rPr>
              <w:sz w:val="21"/>
              <w:szCs w:val="21"/>
            </w:rPr>
          </w:rPrChange>
        </w:rPr>
        <w:t>差及其区间。配对推断不能补足联合干预支持和因果识别条件。</w:t>
      </w:r>
    </w:p>
    <w:p w14:paraId="02E9D002" w14:textId="2285D18A" w:rsidR="00634320" w:rsidRPr="00270697" w:rsidRDefault="003C4A23" w:rsidP="0063432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3" w:author="Codex" w:date="2026-10-05T16:32:41.313017+00:00">
            <w:rPr>
              <w:sz w:val="21"/>
              <w:szCs w:val="21"/>
            </w:rPr>
          </w:rPrChange>
        </w:rPr>
        <w:pPrChange w:id="778" w:author="Codex" w:date="2026-10-05T16:32:41.313017+00:00">
          <w:pPr>
            <w:pStyle w:val="af5"/>
            <w:snapToGrid w:val="0"/>
            <w:ind w:firstLine="420"/>
            <w:jc w:val="both"/>
          </w:pPr>
        </w:pPrChange>
      </w:pPr>
      <w:r>
        <w:rPr>
          <w:rFonts w:ascii="Times New Roman" w:hAnsi="Times New Roman" w:cs="Times New Roman" w:eastAsia="SimSun"/>
          <w:sz w:val="21"/>
          <w:szCs w:val="21"/>
          <w:rPrChange w:id="779" w:author="Codex" w:date="2026-10-05T16:32:41.313017+00:00">
            <w:rPr>
              <w:sz w:val="21"/>
              <w:szCs w:val="21"/>
            </w:rPr>
          </w:rPrChange>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ascii="Times New Roman" w:hAnsi="Times New Roman" w:cs="Times New Roman" w:eastAsia="SimSun"/>
          <w:b/>
          <w:sz w:val="21"/>
          <w:szCs w:val="21"/>
          <w:rPrChange w:id="780" w:author="Codex" w:date="2026-10-05T16:32:41.313017+00:00">
            <w:rPr>
              <w:b/>
              <w:sz w:val="21"/>
              <w:szCs w:val="21"/>
            </w:rPr>
          </w:rPrChange>
        </w:rPr>
        <w:t>（</w:t>
      </w:r>
      <w:r w:rsidR="00E378D3" w:rsidRPr="00634320">
        <w:rPr>
          <w:rFonts w:ascii="Times New Roman" w:hAnsi="Times New Roman" w:cs="Times New Roman" w:eastAsia="SimSun"/>
          <w:b/>
          <w:sz w:val="21"/>
          <w:szCs w:val="21"/>
          <w:rPrChange w:id="781" w:author="Codex" w:date="2026-10-05T16:32:41.313017+00:00">
            <w:rPr>
              <w:b/>
              <w:sz w:val="21"/>
              <w:szCs w:val="21"/>
            </w:rPr>
          </w:rPrChange>
        </w:rPr>
        <w:t>2014</w:t>
      </w:r>
      <w:r w:rsidR="00E378D3" w:rsidRPr="00634320">
        <w:rPr>
          <w:rFonts w:ascii="Times New Roman" w:hAnsi="Times New Roman" w:cs="Times New Roman" w:eastAsia="SimSun"/>
          <w:b/>
          <w:sz w:val="21"/>
          <w:szCs w:val="21"/>
          <w:rPrChange w:id="782" w:author="Codex" w:date="2026-10-05T16:32:41.313017+00:00">
            <w:rPr>
              <w:b/>
              <w:sz w:val="21"/>
              <w:szCs w:val="21"/>
            </w:rPr>
          </w:rPrChange>
        </w:rPr>
        <w:t>）</w:t>
      </w:r>
      <w:r w:rsidR="00E378D3" w:rsidRPr="00634320">
        <w:rPr>
          <w:b/>
          <w:sz w:val="22"/>
        </w:rPr>
        <w:fldChar w:fldCharType="end"/>
      </w:r>
      <w:r>
        <w:rPr>
          <w:rFonts w:ascii="Times New Roman" w:hAnsi="Times New Roman" w:cs="Times New Roman" w:eastAsia="SimSun"/>
          <w:sz w:val="21"/>
          <w:szCs w:val="21"/>
          <w:rPrChange w:id="783" w:author="Codex" w:date="2026-10-05T16:32:41.313017+00:00">
            <w:rPr>
              <w:sz w:val="21"/>
              <w:szCs w:val="21"/>
            </w:rPr>
          </w:rPrChange>
        </w:rPr>
        <w:t>的四项分解进一步将总效应区分为受控直接效应、参考交互、介导交互和纯间接效应四部分（图</w:t>
      </w:r>
      <w:del w:id="1001365" w:author="Codex" w:date="2026-10-06T05:40:41Z">
        <w:r>
          <w:rPr>
            <w:rFonts w:ascii="Times New Roman" w:hAnsi="Times New Roman" w:cs="Times New Roman" w:eastAsia="SimSun"/>
            <w:sz w:val="21"/>
            <w:szCs w:val="21"/>
            <w:rPrChange w:id="784" w:author="Codex" w:date="2026-10-05T16:32:41.313017+00:00">
              <w:rPr>
                <w:sz w:val="21"/>
                <w:szCs w:val="21"/>
              </w:rPr>
            </w:rPrChange>
          </w:rPr>
          <w:delText>3.2</w:delText>
        </w:r>
      </w:del>
      <w:ins w:id="1001366"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785" w:author="Codex" w:date="2026-10-05T16:32:41.313017+00:00">
            <w:rPr>
              <w:sz w:val="21"/>
              <w:szCs w:val="21"/>
            </w:rPr>
          </w:rPrChange>
        </w:rPr>
        <w:t>）。纯间接与介导交互共同对应经由</w:t>
      </w:r>
      <w:r>
        <w:rPr>
          <w:rFonts w:ascii="Times New Roman" w:hAnsi="Times New Roman" w:cs="Times New Roman" w:eastAsia="SimSun"/>
          <w:sz w:val="21"/>
          <w:szCs w:val="21"/>
          <w:rPrChange w:id="786" w:author="Codex" w:date="2026-10-05T16:32:41.313017+00:00">
            <w:rPr>
              <w:sz w:val="21"/>
              <w:szCs w:val="21"/>
            </w:rPr>
          </w:rPrChange>
        </w:rPr>
        <w:t>M</w:t>
      </w:r>
      <w:r>
        <w:rPr>
          <w:rFonts w:ascii="Times New Roman" w:hAnsi="Times New Roman" w:cs="Times New Roman" w:eastAsia="SimSun"/>
          <w:sz w:val="21"/>
          <w:szCs w:val="21"/>
          <w:rPrChange w:id="787" w:author="Codex" w:date="2026-10-05T16:32:41.313017+00:00">
            <w:rPr>
              <w:sz w:val="21"/>
              <w:szCs w:val="21"/>
            </w:rPr>
          </w:rPrChange>
        </w:rPr>
        <w:t>的贡献；受控直接与参考交互则构成相应的直接部分。</w:t>
      </w:r>
      <w:r>
        <w:rPr>
          <w:rStyle w:val="af9"/>
          <w:sz w:val="22"/>
        </w:rPr>
        <w:footnoteReference w:id="6"/>
      </w:r>
    </w:p>
    <w:p w14:paraId="5EDD8064" w14:textId="7FF689A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4" w:author="Codex" w:date="2026-10-05T16:32:41.313017+00:00">
            <w:rPr>
              <w:sz w:val="21"/>
              <w:szCs w:val="21"/>
            </w:rPr>
          </w:rPrChange>
        </w:rPr>
        <w:pPrChange w:id="788" w:author="Codex" w:date="2026-10-05T16:32:41.313017+00:00">
          <w:pPr>
            <w:pStyle w:val="af5"/>
            <w:snapToGrid w:val="0"/>
            <w:ind w:firstLine="420"/>
            <w:jc w:val="both"/>
          </w:pPr>
        </w:pPrChange>
      </w:pPr>
      <w:r>
        <w:rPr>
          <w:rFonts w:ascii="Times New Roman" w:hAnsi="Times New Roman" w:cs="Times New Roman" w:eastAsia="SimSun"/>
          <w:sz w:val="21"/>
          <w:szCs w:val="21"/>
          <w:rPrChange w:id="789" w:author="Codex" w:date="2026-10-05T16:32:41.313017+00:00">
            <w:rPr>
              <w:sz w:val="21"/>
              <w:szCs w:val="21"/>
            </w:rPr>
          </w:rPrChange>
        </w:rPr>
        <w:t>这种分解有助于区分</w:t>
      </w:r>
      <w:r>
        <w:rPr>
          <w:rFonts w:ascii="Times New Roman" w:hAnsi="Times New Roman" w:cs="Times New Roman" w:eastAsia="SimSun"/>
          <w:sz w:val="21"/>
          <w:szCs w:val="21"/>
          <w:rPrChange w:id="790" w:author="Codex" w:date="2026-10-05T16:32:41.313017+00:00">
            <w:rPr>
              <w:sz w:val="21"/>
              <w:szCs w:val="21"/>
            </w:rPr>
          </w:rPrChange>
        </w:rPr>
        <w:t>“</w:t>
      </w:r>
      <w:r>
        <w:rPr>
          <w:rFonts w:ascii="Times New Roman" w:hAnsi="Times New Roman" w:cs="Times New Roman" w:eastAsia="SimSun"/>
          <w:sz w:val="21"/>
          <w:szCs w:val="21"/>
          <w:rPrChange w:id="791" w:author="Codex" w:date="2026-10-05T16:32:41.313017+00:00">
            <w:rPr>
              <w:sz w:val="21"/>
              <w:szCs w:val="21"/>
            </w:rPr>
          </w:rPrChange>
        </w:rPr>
        <w:t>满意度传递收入作用</w:t>
      </w:r>
      <w:r>
        <w:rPr>
          <w:rFonts w:ascii="Times New Roman" w:hAnsi="Times New Roman" w:cs="Times New Roman" w:eastAsia="SimSun"/>
          <w:sz w:val="21"/>
          <w:szCs w:val="21"/>
          <w:rPrChange w:id="792" w:author="Codex" w:date="2026-10-05T16:32:41.313017+00:00">
            <w:rPr>
              <w:sz w:val="21"/>
              <w:szCs w:val="21"/>
            </w:rPr>
          </w:rPrChange>
        </w:rPr>
        <w:t>”</w:t>
      </w:r>
      <w:r>
        <w:rPr>
          <w:rFonts w:ascii="Times New Roman" w:hAnsi="Times New Roman" w:cs="Times New Roman" w:eastAsia="SimSun"/>
          <w:sz w:val="21"/>
          <w:szCs w:val="21"/>
          <w:rPrChange w:id="793" w:author="Codex" w:date="2026-10-05T16:32:41.313017+00:00">
            <w:rPr>
              <w:sz w:val="21"/>
              <w:szCs w:val="21"/>
            </w:rPr>
          </w:rPrChange>
        </w:rPr>
        <w:t>与</w:t>
      </w:r>
      <w:r>
        <w:rPr>
          <w:rFonts w:ascii="Times New Roman" w:hAnsi="Times New Roman" w:cs="Times New Roman" w:eastAsia="SimSun"/>
          <w:sz w:val="21"/>
          <w:szCs w:val="21"/>
          <w:rPrChange w:id="794" w:author="Codex" w:date="2026-10-05T16:32:41.313017+00:00">
            <w:rPr>
              <w:sz w:val="21"/>
              <w:szCs w:val="21"/>
            </w:rPr>
          </w:rPrChange>
        </w:rPr>
        <w:t>“</w:t>
      </w:r>
      <w:r>
        <w:rPr>
          <w:rFonts w:ascii="Times New Roman" w:hAnsi="Times New Roman" w:cs="Times New Roman" w:eastAsia="SimSun"/>
          <w:sz w:val="21"/>
          <w:szCs w:val="21"/>
          <w:rPrChange w:id="795" w:author="Codex" w:date="2026-10-05T16:32:41.313017+00:00">
            <w:rPr>
              <w:sz w:val="21"/>
              <w:szCs w:val="21"/>
            </w:rPr>
          </w:rPrChange>
        </w:rPr>
        <w:t>满意度改变收入作用</w:t>
      </w:r>
      <w:r>
        <w:rPr>
          <w:rFonts w:ascii="Times New Roman" w:hAnsi="Times New Roman" w:cs="Times New Roman" w:eastAsia="SimSun"/>
          <w:sz w:val="21"/>
          <w:szCs w:val="21"/>
          <w:rPrChange w:id="796" w:author="Codex" w:date="2026-10-05T16:32:41.313017+00:00">
            <w:rPr>
              <w:sz w:val="21"/>
              <w:szCs w:val="21"/>
            </w:rPr>
          </w:rPrChange>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Change w:id="797" w:author="Codex" w:date="2026-10-05T16:32:41.313017+00:00">
            <w:rPr>
              <w:sz w:val="21"/>
              <w:szCs w:val="21"/>
            </w:rPr>
          </w:rPrChange>
        </w:rPr>
        <w:t>（</w:t>
      </w:r>
      <w:r w:rsidR="005A7A5B" w:rsidRPr="005A7A5B">
        <w:rPr>
          <w:rFonts w:ascii="Times New Roman" w:hAnsi="Times New Roman" w:cs="Times New Roman" w:eastAsia="SimSun"/>
          <w:sz w:val="21"/>
          <w:szCs w:val="21"/>
          <w:rPrChange w:id="798" w:author="Codex" w:date="2026-10-05T16:32:41.313017+00:00">
            <w:rPr>
              <w:sz w:val="21"/>
              <w:szCs w:val="21"/>
            </w:rPr>
          </w:rPrChange>
        </w:rPr>
        <w:t>VanderWeele, 2013; Ikram et al., 2015</w:t>
      </w:r>
      <w:r w:rsidR="005A7A5B" w:rsidRPr="005A7A5B">
        <w:rPr>
          <w:rFonts w:ascii="Times New Roman" w:hAnsi="Times New Roman" w:cs="Times New Roman" w:eastAsia="SimSun"/>
          <w:sz w:val="21"/>
          <w:szCs w:val="21"/>
          <w:rPrChange w:id="799"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800" w:author="Codex" w:date="2026-10-05T16:32:41.313017+00:00">
            <w:rPr>
              <w:sz w:val="21"/>
              <w:szCs w:val="21"/>
            </w:rPr>
          </w:rPrChange>
        </w:rPr>
        <w:t>。二者可以同时发生：一项中介贡献可能不依赖交互，也可能只有在暴露与中介共同作用时才表现出来。这里的构成关系由反事实对比定义，而不是由某个分层回归系数是否显著定义。</w:t>
      </w:r>
    </w:p>
    <w:p w14:paraId="729367DA" w14:textId="4CA39804"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5" w:author="Codex" w:date="2026-10-05T16:32:41.313017+00:00">
            <w:rPr>
              <w:sz w:val="21"/>
              <w:szCs w:val="21"/>
            </w:rPr>
          </w:rPrChange>
        </w:rPr>
        <w:pPrChange w:id="801" w:author="Codex" w:date="2026-10-05T16:32:41.313017+00:00">
          <w:pPr>
            <w:pStyle w:val="af5"/>
            <w:snapToGrid w:val="0"/>
            <w:ind w:firstLine="420"/>
            <w:jc w:val="both"/>
          </w:pPr>
        </w:pPrChange>
      </w:pPr>
      <w:r>
        <w:rPr>
          <w:rFonts w:ascii="Times New Roman" w:hAnsi="Times New Roman" w:cs="Times New Roman" w:eastAsia="SimSun"/>
          <w:sz w:val="21"/>
          <w:szCs w:val="21"/>
          <w:rPrChange w:id="802" w:author="Codex" w:date="2026-10-05T16:32:41.313017+00:00">
            <w:rPr>
              <w:sz w:val="21"/>
              <w:szCs w:val="21"/>
            </w:rPr>
          </w:rPrChange>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ascii="Times New Roman" w:hAnsi="Times New Roman" w:cs="Times New Roman" w:eastAsia="SimSun"/>
          <w:sz w:val="21"/>
          <w:szCs w:val="21"/>
          <w:rPrChange w:id="803" w:author="Codex" w:date="2026-10-05T16:32:41.313017+00:00">
            <w:rPr>
              <w:sz w:val="21"/>
              <w:szCs w:val="21"/>
            </w:rPr>
          </w:rPrChange>
        </w:rPr>
        <w:t>（</w:t>
      </w:r>
      <w:r w:rsidRPr="004E5CC5">
        <w:rPr>
          <w:rFonts w:ascii="Times New Roman" w:hAnsi="Times New Roman" w:cs="Times New Roman" w:eastAsia="SimSun"/>
          <w:sz w:val="21"/>
          <w:szCs w:val="21"/>
          <w:rPrChange w:id="804" w:author="Codex" w:date="2026-10-05T16:32:41.313017+00:00">
            <w:rPr>
              <w:sz w:val="21"/>
              <w:szCs w:val="21"/>
            </w:rPr>
          </w:rPrChange>
        </w:rPr>
        <w:t>VanderWeele, 2014</w:t>
      </w:r>
      <w:r w:rsidRPr="004E5CC5">
        <w:rPr>
          <w:rFonts w:ascii="Times New Roman" w:hAnsi="Times New Roman" w:cs="Times New Roman" w:eastAsia="SimSun"/>
          <w:sz w:val="21"/>
          <w:szCs w:val="21"/>
          <w:rPrChange w:id="805"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806" w:author="Codex" w:date="2026-10-05T16:32:41.313017+00:00">
            <w:rPr>
              <w:sz w:val="21"/>
              <w:szCs w:val="21"/>
            </w:rPr>
          </w:rPrChange>
        </w:rPr>
        <w:t>。在既有模型中，</w:t>
      </w:r>
      <w:r>
        <w:rPr>
          <w:rFonts w:ascii="Times New Roman" w:hAnsi="Times New Roman" w:cs="Times New Roman" w:eastAsia="SimSun"/>
          <w:sz w:val="21"/>
          <w:szCs w:val="21"/>
          <w:rPrChange w:id="807" w:author="Codex" w:date="2026-10-05T16:32:41.313017+00:00">
            <w:rPr>
              <w:sz w:val="21"/>
              <w:szCs w:val="21"/>
            </w:rPr>
          </w:rPrChange>
        </w:rPr>
        <w:t>CDE OR(1)</w:t>
      </w:r>
      <w:r>
        <w:rPr>
          <w:rFonts w:ascii="Times New Roman" w:hAnsi="Times New Roman" w:cs="Times New Roman" w:eastAsia="SimSun"/>
          <w:sz w:val="21"/>
          <w:szCs w:val="21"/>
          <w:rPrChange w:id="808" w:author="Codex" w:date="2026-10-05T16:32:41.313017+00:00">
            <w:rPr>
              <w:sz w:val="21"/>
              <w:szCs w:val="21"/>
            </w:rPr>
          </w:rPrChange>
        </w:rPr>
        <w:t>小于</w:t>
      </w:r>
      <w:r>
        <w:rPr>
          <w:rFonts w:ascii="Times New Roman" w:hAnsi="Times New Roman" w:cs="Times New Roman" w:eastAsia="SimSun"/>
          <w:sz w:val="21"/>
          <w:szCs w:val="21"/>
          <w:rPrChange w:id="809" w:author="Codex" w:date="2026-10-05T16:32:41.313017+00:00">
            <w:rPr>
              <w:sz w:val="21"/>
              <w:szCs w:val="21"/>
            </w:rPr>
          </w:rPrChange>
        </w:rPr>
        <w:t>CDE OR(0)</w:t>
      </w:r>
      <w:r>
        <w:rPr>
          <w:rFonts w:ascii="Times New Roman" w:hAnsi="Times New Roman" w:cs="Times New Roman" w:eastAsia="SimSun"/>
          <w:sz w:val="21"/>
          <w:szCs w:val="21"/>
          <w:rPrChange w:id="810" w:author="Codex" w:date="2026-10-05T16:32:41.313017+00:00">
            <w:rPr>
              <w:sz w:val="21"/>
              <w:szCs w:val="21"/>
            </w:rPr>
          </w:rPrChange>
        </w:rPr>
        <w:t>时，带符号</w:t>
      </w:r>
      <w:r>
        <w:rPr>
          <w:rFonts w:ascii="Times New Roman" w:hAnsi="Times New Roman" w:cs="Times New Roman" w:eastAsia="SimSun"/>
          <w:sz w:val="21"/>
          <w:szCs w:val="21"/>
          <w:rPrChange w:id="811" w:author="Codex" w:date="2026-10-05T16:32:41.313017+00:00">
            <w:rPr>
              <w:sz w:val="21"/>
              <w:szCs w:val="21"/>
            </w:rPr>
          </w:rPrChange>
        </w:rPr>
        <w:t>OR</w:t>
      </w:r>
      <w:r>
        <w:rPr>
          <w:rFonts w:ascii="Times New Roman" w:hAnsi="Times New Roman" w:cs="Times New Roman" w:eastAsia="SimSun"/>
          <w:sz w:val="21"/>
          <w:szCs w:val="21"/>
          <w:rPrChange w:id="812" w:author="Codex" w:date="2026-10-05T16:32:41.313017+00:00">
            <w:rPr>
              <w:sz w:val="21"/>
              <w:szCs w:val="21"/>
            </w:rPr>
          </w:rPrChange>
        </w:rPr>
        <w:t>差为负，反之为正。本文保留这种数值对比及其与</w:t>
      </w:r>
      <w:r>
        <w:rPr>
          <w:rFonts w:ascii="Times New Roman" w:hAnsi="Times New Roman" w:cs="Times New Roman" w:eastAsia="SimSun"/>
          <w:sz w:val="21"/>
          <w:szCs w:val="21"/>
          <w:rPrChange w:id="813" w:author="Codex" w:date="2026-10-05T16:32:41.313017+00:00">
            <w:rPr>
              <w:sz w:val="21"/>
              <w:szCs w:val="21"/>
            </w:rPr>
          </w:rPrChange>
        </w:rPr>
        <w:t>“</w:t>
      </w:r>
      <w:r>
        <w:rPr>
          <w:rFonts w:ascii="Times New Roman" w:hAnsi="Times New Roman" w:cs="Times New Roman" w:eastAsia="SimSun"/>
          <w:sz w:val="21"/>
          <w:szCs w:val="21"/>
          <w:rPrChange w:id="814" w:author="Codex" w:date="2026-10-05T16:32:41.313017+00:00">
            <w:rPr>
              <w:sz w:val="21"/>
              <w:szCs w:val="21"/>
            </w:rPr>
          </w:rPrChange>
        </w:rPr>
        <w:t>推力</w:t>
      </w:r>
      <w:r>
        <w:rPr>
          <w:rFonts w:ascii="Times New Roman" w:hAnsi="Times New Roman" w:cs="Times New Roman" w:eastAsia="SimSun"/>
          <w:sz w:val="21"/>
          <w:szCs w:val="21"/>
          <w:rPrChange w:id="815" w:author="Codex" w:date="2026-10-05T16:32:41.313017+00:00">
            <w:rPr>
              <w:sz w:val="21"/>
              <w:szCs w:val="21"/>
            </w:rPr>
          </w:rPrChange>
        </w:rPr>
        <w:t>—</w:t>
      </w:r>
      <w:r>
        <w:rPr>
          <w:rFonts w:ascii="Times New Roman" w:hAnsi="Times New Roman" w:cs="Times New Roman" w:eastAsia="SimSun"/>
          <w:sz w:val="21"/>
          <w:szCs w:val="21"/>
          <w:rPrChange w:id="816" w:author="Codex" w:date="2026-10-05T16:32:41.313017+00:00">
            <w:rPr>
              <w:sz w:val="21"/>
              <w:szCs w:val="21"/>
            </w:rPr>
          </w:rPrChange>
        </w:rPr>
        <w:t>拉力</w:t>
      </w:r>
      <w:r>
        <w:rPr>
          <w:rFonts w:ascii="Times New Roman" w:hAnsi="Times New Roman" w:cs="Times New Roman" w:eastAsia="SimSun"/>
          <w:sz w:val="21"/>
          <w:szCs w:val="21"/>
          <w:rPrChange w:id="817" w:author="Codex" w:date="2026-10-05T16:32:41.313017+00:00">
            <w:rPr>
              <w:sz w:val="21"/>
              <w:szCs w:val="21"/>
            </w:rPr>
          </w:rPrChange>
        </w:rPr>
        <w:t>”</w:t>
      </w:r>
      <w:r>
        <w:rPr>
          <w:rFonts w:ascii="Times New Roman" w:hAnsi="Times New Roman" w:cs="Times New Roman" w:eastAsia="SimSun"/>
          <w:sz w:val="21"/>
          <w:szCs w:val="21"/>
          <w:rPrChange w:id="818" w:author="Codex" w:date="2026-10-05T16:32:41.313017+00:00">
            <w:rPr>
              <w:sz w:val="21"/>
              <w:szCs w:val="21"/>
            </w:rPr>
          </w:rPrChange>
        </w:rPr>
        <w:t>预期的对应，但不将其认定为已识别的因果调节作用，也不将</w:t>
      </w:r>
      <w:r>
        <w:rPr>
          <w:rFonts w:ascii="Times New Roman" w:hAnsi="Times New Roman" w:cs="Times New Roman" w:eastAsia="SimSun"/>
          <w:sz w:val="21"/>
          <w:szCs w:val="21"/>
          <w:rPrChange w:id="819" w:author="Codex" w:date="2026-10-05T16:32:41.313017+00:00">
            <w:rPr>
              <w:sz w:val="21"/>
              <w:szCs w:val="21"/>
            </w:rPr>
          </w:rPrChange>
        </w:rPr>
        <w:t>OR</w:t>
      </w:r>
      <w:r>
        <w:rPr>
          <w:rFonts w:ascii="Times New Roman" w:hAnsi="Times New Roman" w:cs="Times New Roman" w:eastAsia="SimSun"/>
          <w:sz w:val="21"/>
          <w:szCs w:val="21"/>
          <w:rPrChange w:id="820" w:author="Codex" w:date="2026-10-05T16:32:41.313017+00:00">
            <w:rPr>
              <w:sz w:val="21"/>
              <w:szCs w:val="21"/>
            </w:rPr>
          </w:rPrChange>
        </w:rPr>
        <w:t>差解释为改变满意度带来的概率收益。</w:t>
      </w:r>
    </w:p>
    <w:p w14:paraId="1C03F9C7" w14:textId="7FF68A01" w:rsidR="0091533B" w:rsidRPr="00270697" w:rsidRDefault="00444686" w:rsidP="0086469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6" w:author="Codex" w:date="2026-10-05T16:32:41.313017+00:00">
            <w:rPr>
              <w:sz w:val="21"/>
              <w:szCs w:val="21"/>
            </w:rPr>
          </w:rPrChange>
        </w:rPr>
        <w:pPrChange w:id="821" w:author="Codex" w:date="2026-10-05T16:32:41.313017+00:00">
          <w:pPr>
            <w:pStyle w:val="af5"/>
            <w:snapToGrid w:val="0"/>
            <w:ind w:firstLine="420"/>
            <w:jc w:val="both"/>
          </w:pPr>
        </w:pPrChange>
      </w:pPr>
      <w:r>
        <w:rPr>
          <w:rFonts w:ascii="Times New Roman" w:hAnsi="Times New Roman" w:cs="Times New Roman" w:eastAsia="SimSun"/>
          <w:sz w:val="21"/>
          <w:szCs w:val="21"/>
          <w:rPrChange w:id="822" w:author="Codex" w:date="2026-10-05T16:32:41.313017+00:00">
            <w:rPr>
              <w:sz w:val="21"/>
              <w:szCs w:val="21"/>
            </w:rPr>
          </w:rPrChange>
        </w:rPr>
        <w:t>对</w:t>
      </w:r>
      <w:r>
        <w:rPr>
          <w:rFonts w:ascii="Times New Roman" w:hAnsi="Times New Roman" w:cs="Times New Roman" w:eastAsia="SimSun"/>
          <w:sz w:val="21"/>
          <w:szCs w:val="21"/>
          <w:rPrChange w:id="823" w:author="Codex" w:date="2026-10-05T16:32:41.313017+00:00">
            <w:rPr>
              <w:sz w:val="21"/>
              <w:szCs w:val="21"/>
            </w:rPr>
          </w:rPrChange>
        </w:rPr>
        <w:t>RQ2.3</w:t>
      </w:r>
      <w:r>
        <w:rPr>
          <w:rFonts w:ascii="Times New Roman" w:hAnsi="Times New Roman" w:cs="Times New Roman" w:eastAsia="SimSun"/>
          <w:sz w:val="21"/>
          <w:szCs w:val="21"/>
          <w:rPrChange w:id="824" w:author="Codex" w:date="2026-10-05T16:32:41.313017+00:00">
            <w:rPr>
              <w:sz w:val="21"/>
              <w:szCs w:val="21"/>
            </w:rPr>
          </w:rPrChange>
        </w:rPr>
        <w:t>及</w:t>
      </w:r>
      <w:r>
        <w:rPr>
          <w:rFonts w:ascii="Times New Roman" w:hAnsi="Times New Roman" w:cs="Times New Roman" w:eastAsia="SimSun"/>
          <w:sz w:val="21"/>
          <w:szCs w:val="21"/>
          <w:rPrChange w:id="825" w:author="Codex" w:date="2026-10-05T16:32:41.313017+00:00">
            <w:rPr>
              <w:sz w:val="21"/>
              <w:szCs w:val="21"/>
            </w:rPr>
          </w:rPrChange>
        </w:rPr>
        <w:t>RQ2.5</w:t>
      </w:r>
      <w:r>
        <w:rPr>
          <w:rFonts w:ascii="Times New Roman" w:hAnsi="Times New Roman" w:cs="Times New Roman" w:eastAsia="SimSun"/>
          <w:sz w:val="21"/>
          <w:szCs w:val="21"/>
          <w:rPrChange w:id="826" w:author="Codex" w:date="2026-10-05T16:32:41.313017+00:00">
            <w:rPr>
              <w:sz w:val="21"/>
              <w:szCs w:val="21"/>
            </w:rPr>
          </w:rPrChange>
        </w:rPr>
        <w:t>的比例问题，还需要分解尺度一致、总效应分母稳定。当前原生</w:t>
      </w:r>
      <w:r>
        <w:rPr>
          <w:rFonts w:ascii="Times New Roman" w:hAnsi="Times New Roman" w:cs="Times New Roman" w:eastAsia="SimSun"/>
          <w:sz w:val="21"/>
          <w:szCs w:val="21"/>
          <w:rPrChange w:id="827" w:author="Codex" w:date="2026-10-05T16:32:41.313017+00:00">
            <w:rPr>
              <w:sz w:val="21"/>
              <w:szCs w:val="21"/>
            </w:rPr>
          </w:rPrChange>
        </w:rPr>
        <w:t>ER</w:t>
      </w:r>
      <w:r>
        <w:rPr>
          <w:rFonts w:ascii="Times New Roman" w:hAnsi="Times New Roman" w:cs="Times New Roman" w:eastAsia="SimSun"/>
          <w:sz w:val="21"/>
          <w:szCs w:val="21"/>
          <w:rPrChange w:id="828" w:author="Codex" w:date="2026-10-05T16:32:41.313017+00:00">
            <w:rPr>
              <w:sz w:val="21"/>
              <w:szCs w:val="21"/>
            </w:rPr>
          </w:rPrChange>
        </w:rPr>
        <w:t>及比例输出尚不足以支持可靠的份额解释，因而保留完整记录而不据此估算治理贡献；这一缺口不以</w:t>
      </w:r>
      <w:r>
        <w:rPr>
          <w:rFonts w:ascii="Times New Roman" w:hAnsi="Times New Roman" w:cs="Times New Roman" w:eastAsia="SimSun"/>
          <w:sz w:val="21"/>
          <w:szCs w:val="21"/>
          <w:rPrChange w:id="829" w:author="Codex" w:date="2026-10-05T16:32:41.313017+00:00">
            <w:rPr>
              <w:sz w:val="21"/>
              <w:szCs w:val="21"/>
            </w:rPr>
          </w:rPrChange>
        </w:rPr>
        <w:t>“</w:t>
      </w:r>
      <w:r>
        <w:rPr>
          <w:rFonts w:ascii="Times New Roman" w:hAnsi="Times New Roman" w:cs="Times New Roman" w:eastAsia="SimSun"/>
          <w:sz w:val="21"/>
          <w:szCs w:val="21"/>
          <w:rPrChange w:id="830" w:author="Codex" w:date="2026-10-05T16:32:41.313017+00:00">
            <w:rPr>
              <w:sz w:val="21"/>
              <w:szCs w:val="21"/>
            </w:rPr>
          </w:rPrChange>
        </w:rPr>
        <w:t>结果不显著</w:t>
      </w:r>
      <w:r>
        <w:rPr>
          <w:rFonts w:ascii="Times New Roman" w:hAnsi="Times New Roman" w:cs="Times New Roman" w:eastAsia="SimSun"/>
          <w:sz w:val="21"/>
          <w:szCs w:val="21"/>
          <w:rPrChange w:id="831" w:author="Codex" w:date="2026-10-05T16:32:41.313017+00:00">
            <w:rPr>
              <w:sz w:val="21"/>
              <w:szCs w:val="21"/>
            </w:rPr>
          </w:rPrChange>
        </w:rPr>
        <w:t>”</w:t>
      </w:r>
      <w:r>
        <w:rPr>
          <w:rFonts w:ascii="Times New Roman" w:hAnsi="Times New Roman" w:cs="Times New Roman" w:eastAsia="SimSun"/>
          <w:sz w:val="21"/>
          <w:szCs w:val="21"/>
          <w:rPrChange w:id="832" w:author="Codex" w:date="2026-10-05T16:32:41.313017+00:00">
            <w:rPr>
              <w:sz w:val="21"/>
              <w:szCs w:val="21"/>
            </w:rPr>
          </w:rPrChange>
        </w:rPr>
        <w:t>替代。</w:t>
      </w:r>
    </w:p>
    <w:tbl>
      <w:tblPr>
        <w:tblStyle w:val="afff5"/>
        <w:tblW w:w="0" w:type="auto"/>
        <w:tblLook w:val="04A0" w:firstRow="1" w:lastRow="0" w:firstColumn="1" w:lastColumn="0" w:noHBand="0" w:noVBand="1"/>
      </w:tblPr>
      <w:tblGrid>
        <w:gridCol w:w="9300"/>
        <w:gridCol w:w="7186"/>
      </w:tblGrid>
      <w:tr w:rsidR="00D60DE2" w14:paraId="3D14BE05" w14:textId="77777777" w:rsidTr="00264364">
        <w:trPr>
          <w:cantSplit/>
        </w:trPr>
        <w:tc>
          <w:tcPr>
            <w:tcW w:w="0" w:type="auto"/>
            <w:gridSpan w:val="2"/>
          </w:tcPr>
          <w:p w14:paraId="5F920A34"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009E4E9A" w14:textId="77777777" w:rsidR="00D60DE2" w:rsidRDefault="00D60DE2" w:rsidP="00B75A32">
            <w:pPr>
              <w:keepNext/>
              <w:snapToGrid w:val="0"/>
              <w:ind w:firstLineChars="0" w:firstLine="0"/>
              <w:jc w:val="center"/>
            </w:pPr>
            <w:r>
              <w:rPr>
                <w:rFonts w:hint="eastAsia"/>
              </w:rPr>
              <w:t>婚姻满意度</w:t>
            </w:r>
            <w:r>
              <w:rPr>
                <w:rFonts w:hint="eastAsia"/>
              </w:rPr>
              <w:t>(M)</w:t>
            </w:r>
          </w:p>
          <w:p w14:paraId="543A180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53B89338" w14:textId="77777777" w:rsidR="00D60DE2" w:rsidRDefault="00D60DE2" w:rsidP="00D60DE2">
            <w:pPr>
              <w:keepNext/>
              <w:snapToGrid w:val="0"/>
              <w:ind w:firstLineChars="0" w:firstLine="0"/>
              <w:jc w:val="center"/>
            </w:pPr>
            <w:r>
              <w:rPr>
                <w:rFonts w:hint="eastAsia"/>
              </w:rPr>
              <w:t>(</w:t>
            </w:r>
            <w:r>
              <w:t>X*M</w:t>
            </w:r>
            <w:r>
              <w:rPr>
                <w:rFonts w:hint="eastAsia"/>
              </w:rPr>
              <w:t>)</w:t>
            </w:r>
          </w:p>
          <w:p w14:paraId="6AF4A601"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46916C53" w14:textId="77777777" w:rsidR="00D60DE2" w:rsidRDefault="00D60DE2" w:rsidP="00D60DE2">
            <w:pPr>
              <w:keepNext/>
              <w:snapToGrid w:val="0"/>
              <w:spacing w:line="120" w:lineRule="exact"/>
              <w:ind w:firstLineChars="0" w:firstLine="0"/>
              <w:jc w:val="center"/>
            </w:pPr>
          </w:p>
          <w:p w14:paraId="53F57EA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C087F9F"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0CAD6C41" w14:textId="77777777" w:rsidTr="00E378D3">
        <w:trPr>
          <w:cantSplit/>
        </w:trPr>
        <w:tc>
          <w:tcPr>
            <w:tcW w:w="9300" w:type="dxa"/>
          </w:tcPr>
          <w:p w14:paraId="5FCA95B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79DD72E6" w14:textId="77777777" w:rsidR="003C4A23" w:rsidRDefault="003C4A23" w:rsidP="00B75A32">
            <w:pPr>
              <w:keepNext/>
              <w:snapToGrid w:val="0"/>
              <w:ind w:firstLineChars="0" w:firstLine="0"/>
              <w:jc w:val="center"/>
            </w:pPr>
            <w:r>
              <w:rPr>
                <w:rFonts w:hint="eastAsia"/>
              </w:rPr>
              <w:t>婚姻满意度</w:t>
            </w:r>
            <w:r>
              <w:rPr>
                <w:rFonts w:hint="eastAsia"/>
              </w:rPr>
              <w:t>(M)</w:t>
            </w:r>
          </w:p>
          <w:p w14:paraId="3F8DEC52"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42AFEEEA" w14:textId="77777777" w:rsidR="003C4A23" w:rsidRDefault="00BB44DD" w:rsidP="00BB44DD">
            <w:pPr>
              <w:keepNext/>
              <w:snapToGrid w:val="0"/>
              <w:ind w:firstLineChars="0" w:firstLine="0"/>
              <w:jc w:val="center"/>
            </w:pPr>
            <w:r>
              <w:rPr>
                <w:rFonts w:hint="eastAsia"/>
              </w:rPr>
              <w:t>(</w:t>
            </w:r>
            <w:r>
              <w:t>X*M</w:t>
            </w:r>
            <w:r>
              <w:rPr>
                <w:rFonts w:hint="eastAsia"/>
              </w:rPr>
              <w:t>)</w:t>
            </w:r>
          </w:p>
          <w:p w14:paraId="726D5AC6"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684060FA" w14:textId="77777777" w:rsidR="003C4A23" w:rsidRDefault="003C4A23" w:rsidP="00BB44DD">
            <w:pPr>
              <w:keepNext/>
              <w:snapToGrid w:val="0"/>
              <w:spacing w:line="120" w:lineRule="exact"/>
              <w:ind w:firstLineChars="0" w:firstLine="0"/>
              <w:jc w:val="center"/>
            </w:pPr>
          </w:p>
          <w:p w14:paraId="08D54B30"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9B22748"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4299F3DC"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272D1EC2" w14:textId="77777777" w:rsidR="00BB44DD" w:rsidRDefault="00BB44DD" w:rsidP="00B75A32">
            <w:pPr>
              <w:keepNext/>
              <w:snapToGrid w:val="0"/>
              <w:ind w:firstLineChars="0" w:firstLine="0"/>
              <w:jc w:val="center"/>
            </w:pPr>
            <w:r>
              <w:rPr>
                <w:rFonts w:hint="eastAsia"/>
              </w:rPr>
              <w:t>婚姻满意度</w:t>
            </w:r>
            <w:r>
              <w:rPr>
                <w:rFonts w:hint="eastAsia"/>
              </w:rPr>
              <w:t>(M)</w:t>
            </w:r>
          </w:p>
          <w:p w14:paraId="0901B82B"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2030C3C" w14:textId="77777777" w:rsidR="00BB44DD" w:rsidRDefault="00BB44DD" w:rsidP="00BB44DD">
            <w:pPr>
              <w:keepNext/>
              <w:snapToGrid w:val="0"/>
              <w:ind w:firstLineChars="0" w:firstLine="0"/>
              <w:jc w:val="center"/>
            </w:pPr>
            <w:r>
              <w:rPr>
                <w:rFonts w:hint="eastAsia"/>
              </w:rPr>
              <w:t>(</w:t>
            </w:r>
            <w:r>
              <w:t>X*M</w:t>
            </w:r>
            <w:r>
              <w:rPr>
                <w:rFonts w:hint="eastAsia"/>
              </w:rPr>
              <w:t>)</w:t>
            </w:r>
          </w:p>
          <w:p w14:paraId="69F91FA1"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153F486B" w14:textId="77777777" w:rsidR="00BB44DD" w:rsidRDefault="00BB44DD" w:rsidP="00BB44DD">
            <w:pPr>
              <w:keepNext/>
              <w:snapToGrid w:val="0"/>
              <w:spacing w:line="120" w:lineRule="exact"/>
              <w:ind w:firstLineChars="0" w:firstLine="0"/>
              <w:jc w:val="center"/>
            </w:pPr>
          </w:p>
          <w:p w14:paraId="37C9FE0C"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5B23EFA5"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D1CBAAB" w14:textId="77777777" w:rsidTr="00E378D3">
        <w:trPr>
          <w:cantSplit/>
        </w:trPr>
        <w:tc>
          <w:tcPr>
            <w:tcW w:w="9300" w:type="dxa"/>
          </w:tcPr>
          <w:p w14:paraId="741EAEE2"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82819EC" w14:textId="77777777" w:rsidR="00BB44DD" w:rsidRDefault="00BB44DD" w:rsidP="00B75A32">
            <w:pPr>
              <w:keepNext/>
              <w:snapToGrid w:val="0"/>
              <w:ind w:firstLineChars="0" w:firstLine="0"/>
              <w:jc w:val="center"/>
            </w:pPr>
            <w:r>
              <w:rPr>
                <w:rFonts w:hint="eastAsia"/>
              </w:rPr>
              <w:t>婚姻满意度</w:t>
            </w:r>
            <w:r>
              <w:rPr>
                <w:rFonts w:hint="eastAsia"/>
              </w:rPr>
              <w:t>(M)</w:t>
            </w:r>
          </w:p>
          <w:p w14:paraId="15775C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F1D19EB" w14:textId="77777777" w:rsidR="00BB44DD" w:rsidRDefault="00BB44DD" w:rsidP="00BB44DD">
            <w:pPr>
              <w:keepNext/>
              <w:snapToGrid w:val="0"/>
              <w:ind w:firstLineChars="0" w:firstLine="0"/>
              <w:jc w:val="center"/>
            </w:pPr>
            <w:r>
              <w:rPr>
                <w:rFonts w:hint="eastAsia"/>
              </w:rPr>
              <w:t>(</w:t>
            </w:r>
            <w:r>
              <w:t>X*M</w:t>
            </w:r>
            <w:r>
              <w:rPr>
                <w:rFonts w:hint="eastAsia"/>
              </w:rPr>
              <w:t>)</w:t>
            </w:r>
          </w:p>
          <w:p w14:paraId="3A781055"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2B175D0E" w14:textId="77777777" w:rsidR="00BB44DD" w:rsidRDefault="00BB44DD" w:rsidP="00B75A32">
            <w:pPr>
              <w:keepNext/>
              <w:snapToGrid w:val="0"/>
              <w:spacing w:line="120" w:lineRule="exact"/>
              <w:ind w:firstLineChars="0" w:firstLine="0"/>
            </w:pPr>
          </w:p>
          <w:p w14:paraId="3A59A333"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BD6AF73"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1615930A"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54B6AC51" w14:textId="77777777" w:rsidR="003C4A23" w:rsidRDefault="003C4A23" w:rsidP="00BB44DD">
            <w:pPr>
              <w:keepNext/>
              <w:snapToGrid w:val="0"/>
              <w:spacing w:line="120" w:lineRule="exact"/>
              <w:ind w:firstLineChars="0" w:firstLine="0"/>
            </w:pPr>
          </w:p>
          <w:p w14:paraId="7EFD766A" w14:textId="77777777" w:rsidR="00BB44DD" w:rsidRDefault="00BB44DD" w:rsidP="00B75A32">
            <w:pPr>
              <w:keepNext/>
              <w:snapToGrid w:val="0"/>
              <w:ind w:firstLineChars="0" w:firstLine="0"/>
              <w:jc w:val="center"/>
            </w:pPr>
            <w:r>
              <w:rPr>
                <w:rFonts w:hint="eastAsia"/>
              </w:rPr>
              <w:t>婚姻满意度</w:t>
            </w:r>
            <w:r>
              <w:rPr>
                <w:rFonts w:hint="eastAsia"/>
              </w:rPr>
              <w:t>(M)</w:t>
            </w:r>
          </w:p>
          <w:p w14:paraId="5CB4BC4A"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1CA83F6C" w14:textId="77777777" w:rsidR="00BB44DD" w:rsidRDefault="00BB44DD" w:rsidP="00BB44DD">
            <w:pPr>
              <w:keepNext/>
              <w:snapToGrid w:val="0"/>
              <w:ind w:firstLineChars="0" w:firstLine="0"/>
              <w:jc w:val="center"/>
            </w:pPr>
            <w:r>
              <w:rPr>
                <w:rFonts w:hint="eastAsia"/>
              </w:rPr>
              <w:t>(</w:t>
            </w:r>
            <w:r>
              <w:t>X*M</w:t>
            </w:r>
            <w:r>
              <w:rPr>
                <w:rFonts w:hint="eastAsia"/>
              </w:rPr>
              <w:t>)</w:t>
            </w:r>
          </w:p>
          <w:p w14:paraId="7D95D23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77AEB330" w14:textId="77777777" w:rsidR="00BB44DD" w:rsidRDefault="00BB44DD" w:rsidP="00BB44DD">
            <w:pPr>
              <w:keepNext/>
              <w:snapToGrid w:val="0"/>
              <w:spacing w:line="120" w:lineRule="exact"/>
              <w:ind w:firstLineChars="0" w:firstLine="0"/>
              <w:jc w:val="center"/>
            </w:pPr>
          </w:p>
          <w:p w14:paraId="041D3A9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705D79F6"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341BB863" w14:textId="77777777" w:rsidTr="00252828">
        <w:trPr>
          <w:cantSplit/>
        </w:trPr>
        <w:tc>
          <w:tcPr>
            <w:tcW w:w="0" w:type="auto"/>
            <w:gridSpan w:val="2"/>
          </w:tcPr>
          <w:p w14:paraId="623205F7"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67D77C5" w14:textId="7FF68A07" w:rsidR="00D76D48" w:rsidRPr="00270697" w:rsidRDefault="00BF7806" w:rsidP="0072029D">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617" w:author="Codex" w:date="2026-10-05T16:32:41.313017+00:00">
            <w:rPr>
              <w:rFonts w:cs="Times New Roman"/>
              <w:szCs w:val="21"/>
            </w:rPr>
          </w:rPrChange>
        </w:rPr>
        <w:pPrChange w:id="833"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834" w:author="Codex" w:date="2026-10-05T16:32:41.313017+00:00">
            <w:rPr>
              <w:rFonts w:cs="Times New Roman"/>
              <w:szCs w:val="21"/>
            </w:rPr>
          </w:rPrChange>
        </w:rPr>
        <w:t>图</w:t>
      </w:r>
      <w:del w:id="1001367" w:author="Codex" w:date="2026-10-06T05:40:41Z">
        <w:r>
          <w:rPr>
            <w:rFonts w:ascii="Times New Roman" w:hAnsi="Times New Roman" w:cs="Times New Roman" w:eastAsia="KaiTi"/>
            <w:b w:val="0"/>
            <w:bCs w:val="0"/>
            <w:sz w:val="21"/>
            <w:szCs w:val="21"/>
            <w:rPrChange w:id="835" w:author="Codex" w:date="2026-10-05T16:32:41.313017+00:00">
              <w:rPr>
                <w:rFonts w:cs="Times New Roman"/>
                <w:szCs w:val="21"/>
              </w:rPr>
            </w:rPrChange>
          </w:rPr>
          <w:delText xml:space="preserve">3.2 </w:delText>
        </w:r>
      </w:del>
      <w:ins w:id="1001368" w:author="Codex" w:date="2026-10-06T05:40:41Z">
        <w:r>
          <w:rPr>
            <w:rFonts w:ascii="Times New Roman" w:hAnsi="Times New Roman" w:cs="Times New Roman" w:eastAsia="KaiTi"/>
            <w:b w:val="0"/>
            <w:bCs w:val="0"/>
            <w:sz w:val="21"/>
            <w:szCs w:val="21"/>
          </w:rPr>
          <w:t xml:space="preserve">3 </w:t>
        </w:r>
      </w:ins>
      <w:r>
        <w:rPr>
          <w:rFonts w:ascii="Times New Roman" w:hAnsi="Times New Roman" w:cs="Times New Roman" w:eastAsia="KaiTi"/>
          <w:b w:val="0"/>
          <w:bCs w:val="0"/>
          <w:sz w:val="21"/>
          <w:szCs w:val="21"/>
          <w:rPrChange w:id="836" w:author="Codex" w:date="2026-10-05T16:32:41.313017+00:00">
            <w:rPr>
              <w:rFonts w:cs="Times New Roman"/>
              <w:szCs w:val="21"/>
            </w:rPr>
          </w:rPrChange>
        </w:rPr>
        <w:t>收入、婚姻满意度与代际支持的四项分解示意</w:t>
      </w:r>
    </w:p>
    <w:p w14:paraId="3668972F" w14:textId="7FF68A09" w:rsidR="003C4A23" w:rsidRPr="00270697" w:rsidRDefault="003C4A23" w:rsidP="00B75A32">
      <w:pPr>
        <w:pStyle w:val="afffc"/>
        <w:keepNext w:val="0"/>
        <w:keepLines/>
        <w:snapToGrid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Change w:id="8618" w:author="Codex" w:date="2026-10-05T16:32:41.313017+00:00">
            <w:rPr>
              <w:rFonts w:eastAsia="SimSun" w:cs="Times New Roman"/>
              <w:szCs w:val="21"/>
            </w:rPr>
          </w:rPrChange>
        </w:rPr>
        <w:pPrChange w:id="837" w:author="Codex" w:date="2026-10-05T16:32:41.313017+00:00">
          <w:pPr>
            <w:pStyle w:val="afffc"/>
            <w:keepNext/>
            <w:keepLines/>
            <w:snapToGrid w:val="0"/>
            <w:spacing w:afterLines="0" w:after="0" w:line="360" w:lineRule="exact"/>
            <w:ind w:firstLineChars="200" w:firstLine="420"/>
            <w:jc w:val="both"/>
          </w:pPr>
        </w:pPrChange>
      </w:pPr>
      <w:r>
        <w:rPr>
          <w:rFonts w:ascii="Times New Roman" w:hAnsi="Times New Roman" w:cs="Times New Roman" w:eastAsia="SimSun"/>
          <w:sz w:val="21"/>
          <w:szCs w:val="21"/>
          <w:rPrChange w:id="838" w:author="Codex" w:date="2026-10-05T16:32:41.313017+00:00">
            <w:rPr>
              <w:rFonts w:eastAsia="SimSun" w:cs="Times New Roman"/>
              <w:szCs w:val="21"/>
            </w:rPr>
          </w:rPrChange>
        </w:rPr>
        <w:t>Figure 3.2. Four-way decomposition of the relationship between income, marital satisfaction and intergenerational economic support</w:t>
      </w:r>
    </w:p>
    <w:p w14:paraId="657CBF03" w14:textId="7FF68A75" w:rsidR="0072029D" w:rsidRPr="00270697" w:rsidRDefault="0072029D" w:rsidP="00B75A32">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619" w:author="Codex" w:date="2026-10-05T16:32:41.313017+00:00">
            <w:rPr>
              <w:rFonts w:eastAsia="SimSun" w:cs="Times New Roman"/>
              <w:szCs w:val="21"/>
            </w:rPr>
          </w:rPrChange>
        </w:rPr>
        <w:pPrChange w:id="839"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840" w:author="Codex" w:date="2026-10-05T16:32:41.313017+00:00">
            <w:rPr>
              <w:rFonts w:eastAsia="SimSun" w:cs="Times New Roman"/>
              <w:szCs w:val="21"/>
            </w:rPr>
          </w:rPrChange>
        </w:rPr>
        <w:t>注：根据</w:t>
      </w:r>
      <w:r>
        <w:rPr>
          <w:rFonts w:ascii="Times New Roman" w:hAnsi="Times New Roman" w:cs="Times New Roman" w:eastAsia="SimSun"/>
          <w:sz w:val="21"/>
          <w:szCs w:val="21"/>
          <w:rPrChange w:id="841" w:author="Codex" w:date="2026-10-05T16:32:41.313017+00:00">
            <w:rPr>
              <w:rFonts w:eastAsia="SimSun" w:cs="Times New Roman"/>
              <w:szCs w:val="21"/>
            </w:rPr>
          </w:rPrChange>
        </w:rPr>
        <w:t>Yazawa</w:t>
      </w:r>
      <w:r>
        <w:rPr>
          <w:rFonts w:ascii="Times New Roman" w:hAnsi="Times New Roman" w:cs="Times New Roman" w:eastAsia="SimSun"/>
          <w:sz w:val="21"/>
          <w:szCs w:val="21"/>
          <w:rPrChange w:id="842"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43"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44" w:author="Codex" w:date="2026-10-05T16:32:41.313017+00:00">
            <w:rPr>
              <w:rFonts w:eastAsia="SimSun" w:cs="Times New Roman"/>
              <w:kern w:val="0"/>
              <w:szCs w:val="21"/>
            </w:rPr>
          </w:rPrChange>
        </w:rPr>
        <w:t>2022</w:t>
      </w:r>
      <w:r w:rsidRPr="0072029D">
        <w:rPr>
          <w:rFonts w:ascii="Times New Roman" w:hAnsi="Times New Roman" w:cs="Times New Roman" w:eastAsia="SimSun"/>
          <w:kern w:val="0"/>
          <w:sz w:val="21"/>
          <w:szCs w:val="21"/>
          <w:rPrChange w:id="845"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46" w:author="Codex" w:date="2026-10-05T16:32:41.313017+00:00">
            <w:rPr>
              <w:rFonts w:eastAsia="SimSun" w:cs="Times New Roman"/>
              <w:szCs w:val="21"/>
            </w:rPr>
          </w:rPrChange>
        </w:rPr>
        <w:t>、</w:t>
      </w:r>
      <w:r>
        <w:rPr>
          <w:rFonts w:ascii="Times New Roman" w:hAnsi="Times New Roman" w:cs="Times New Roman" w:eastAsia="SimSun"/>
          <w:sz w:val="21"/>
          <w:szCs w:val="21"/>
          <w:rPrChange w:id="847" w:author="Codex" w:date="2026-10-05T16:32:41.313017+00:00">
            <w:rPr>
              <w:rFonts w:eastAsia="SimSun" w:cs="Times New Roman"/>
              <w:szCs w:val="21"/>
            </w:rPr>
          </w:rPrChange>
        </w:rPr>
        <w:t>Hsu</w:t>
      </w:r>
      <w:r>
        <w:rPr>
          <w:rFonts w:ascii="Times New Roman" w:hAnsi="Times New Roman" w:cs="Times New Roman" w:eastAsia="SimSun"/>
          <w:sz w:val="21"/>
          <w:szCs w:val="21"/>
          <w:rPrChange w:id="848"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49"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50" w:author="Codex" w:date="2026-10-05T16:32:41.313017+00:00">
            <w:rPr>
              <w:rFonts w:eastAsia="SimSun" w:cs="Times New Roman"/>
              <w:kern w:val="0"/>
              <w:szCs w:val="21"/>
            </w:rPr>
          </w:rPrChange>
        </w:rPr>
        <w:t>2025</w:t>
      </w:r>
      <w:r w:rsidRPr="0072029D">
        <w:rPr>
          <w:rFonts w:ascii="Times New Roman" w:hAnsi="Times New Roman" w:cs="Times New Roman" w:eastAsia="SimSun"/>
          <w:kern w:val="0"/>
          <w:sz w:val="21"/>
          <w:szCs w:val="21"/>
          <w:rPrChange w:id="851"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52" w:author="Codex" w:date="2026-10-05T16:32:41.313017+00:00">
            <w:rPr>
              <w:rFonts w:eastAsia="SimSun" w:cs="Times New Roman"/>
              <w:szCs w:val="21"/>
            </w:rPr>
          </w:rPrChange>
        </w:rPr>
        <w:t>和</w:t>
      </w:r>
      <w:r>
        <w:rPr>
          <w:rFonts w:ascii="Times New Roman" w:hAnsi="Times New Roman" w:cs="Times New Roman" w:eastAsia="SimSun"/>
          <w:sz w:val="21"/>
          <w:szCs w:val="21"/>
          <w:rPrChange w:id="853" w:author="Codex" w:date="2026-10-05T16:32:41.313017+00:00">
            <w:rPr>
              <w:rFonts w:eastAsia="SimSun" w:cs="Times New Roman"/>
              <w:szCs w:val="21"/>
            </w:rPr>
          </w:rPrChange>
        </w:rPr>
        <w:t>Madia</w:t>
      </w:r>
      <w:r>
        <w:rPr>
          <w:rFonts w:ascii="Times New Roman" w:hAnsi="Times New Roman" w:cs="Times New Roman" w:eastAsia="SimSun"/>
          <w:sz w:val="21"/>
          <w:szCs w:val="21"/>
          <w:rPrChange w:id="854"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55"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56" w:author="Codex" w:date="2026-10-05T16:32:41.313017+00:00">
            <w:rPr>
              <w:rFonts w:eastAsia="SimSun" w:cs="Times New Roman"/>
              <w:kern w:val="0"/>
              <w:szCs w:val="21"/>
            </w:rPr>
          </w:rPrChange>
        </w:rPr>
        <w:t>2025</w:t>
      </w:r>
      <w:r w:rsidRPr="0072029D">
        <w:rPr>
          <w:rFonts w:ascii="Times New Roman" w:hAnsi="Times New Roman" w:cs="Times New Roman" w:eastAsia="SimSun"/>
          <w:kern w:val="0"/>
          <w:sz w:val="21"/>
          <w:szCs w:val="21"/>
          <w:rPrChange w:id="857"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58" w:author="Codex" w:date="2026-10-05T16:32:41.313017+00:00">
            <w:rPr>
              <w:rFonts w:eastAsia="SimSun" w:cs="Times New Roman"/>
              <w:szCs w:val="21"/>
            </w:rPr>
          </w:rPrChange>
        </w:rPr>
        <w:t>的研究整理。</w:t>
      </w:r>
    </w:p>
    <w:p w14:paraId="7DB8C73A" w14:textId="54ABB95D" w:rsidR="003C4A23" w:rsidRPr="00270697" w:rsidRDefault="00E7087C"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0" w:author="Codex" w:date="2026-10-05T16:32:41.313017+00:00">
            <w:rPr>
              <w:sz w:val="21"/>
              <w:szCs w:val="21"/>
            </w:rPr>
          </w:rPrChange>
        </w:rPr>
        <w:pPrChange w:id="859" w:author="Codex" w:date="2026-10-05T16:32:41.313017+00:00">
          <w:pPr>
            <w:pStyle w:val="af5"/>
            <w:snapToGrid w:val="0"/>
            <w:ind w:firstLine="420"/>
            <w:jc w:val="both"/>
          </w:pPr>
        </w:pPrChange>
      </w:pPr>
      <w:r>
        <w:rPr>
          <w:rFonts w:ascii="Times New Roman" w:hAnsi="Times New Roman" w:cs="Times New Roman" w:eastAsia="SimSun"/>
          <w:sz w:val="21"/>
          <w:szCs w:val="21"/>
          <w:rPrChange w:id="860" w:author="Codex" w:date="2026-10-05T16:32:41.313017+00:00">
            <w:rPr>
              <w:sz w:val="21"/>
              <w:szCs w:val="21"/>
            </w:rPr>
          </w:rPrChange>
        </w:rPr>
        <w:t>据此，本文以基础回归的标准化概率、风险差和加性交互描述收入</w:t>
      </w:r>
      <w:r>
        <w:rPr>
          <w:rFonts w:ascii="Times New Roman" w:hAnsi="Times New Roman" w:cs="Times New Roman" w:eastAsia="SimSun"/>
          <w:sz w:val="21"/>
          <w:szCs w:val="21"/>
          <w:rPrChange w:id="861" w:author="Codex" w:date="2026-10-05T16:32:41.313017+00:00">
            <w:rPr>
              <w:sz w:val="21"/>
              <w:szCs w:val="21"/>
            </w:rPr>
          </w:rPrChange>
        </w:rPr>
        <w:t>—</w:t>
      </w:r>
      <w:r>
        <w:rPr>
          <w:rFonts w:ascii="Times New Roman" w:hAnsi="Times New Roman" w:cs="Times New Roman" w:eastAsia="SimSun"/>
          <w:sz w:val="21"/>
          <w:szCs w:val="21"/>
          <w:rPrChange w:id="862" w:author="Codex" w:date="2026-10-05T16:32:41.313017+00:00">
            <w:rPr>
              <w:sz w:val="21"/>
              <w:szCs w:val="21"/>
            </w:rPr>
          </w:rPrChange>
        </w:rPr>
        <w:t>婚姻评价</w:t>
      </w:r>
      <w:r>
        <w:rPr>
          <w:rFonts w:ascii="Times New Roman" w:hAnsi="Times New Roman" w:cs="Times New Roman" w:eastAsia="SimSun"/>
          <w:sz w:val="21"/>
          <w:szCs w:val="21"/>
          <w:rPrChange w:id="863" w:author="Codex" w:date="2026-10-05T16:32:41.313017+00:00">
            <w:rPr>
              <w:sz w:val="21"/>
              <w:szCs w:val="21"/>
            </w:rPr>
          </w:rPrChange>
        </w:rPr>
        <w:t>—</w:t>
      </w:r>
      <w:r>
        <w:rPr>
          <w:rFonts w:ascii="Times New Roman" w:hAnsi="Times New Roman" w:cs="Times New Roman" w:eastAsia="SimSun"/>
          <w:sz w:val="21"/>
          <w:szCs w:val="21"/>
          <w:rPrChange w:id="864" w:author="Codex" w:date="2026-10-05T16:32:41.313017+00:00">
            <w:rPr>
              <w:sz w:val="21"/>
              <w:szCs w:val="21"/>
            </w:rPr>
          </w:rPrChange>
        </w:rPr>
        <w:t>代际支持的关系。直接／间接比率、配对</w:t>
      </w:r>
      <w:r>
        <w:rPr>
          <w:rFonts w:ascii="Times New Roman" w:hAnsi="Times New Roman" w:cs="Times New Roman" w:eastAsia="SimSun"/>
          <w:sz w:val="21"/>
          <w:szCs w:val="21"/>
          <w:rPrChange w:id="865" w:author="Codex" w:date="2026-10-05T16:32:41.313017+00:00">
            <w:rPr>
              <w:sz w:val="21"/>
              <w:szCs w:val="21"/>
            </w:rPr>
          </w:rPrChange>
        </w:rPr>
        <w:t>CDE</w:t>
      </w:r>
      <w:r>
        <w:rPr>
          <w:rFonts w:ascii="Times New Roman" w:hAnsi="Times New Roman" w:cs="Times New Roman" w:eastAsia="SimSun"/>
          <w:sz w:val="21"/>
          <w:szCs w:val="21"/>
          <w:rPrChange w:id="866" w:author="Codex" w:date="2026-10-05T16:32:41.313017+00:00">
            <w:rPr>
              <w:sz w:val="21"/>
              <w:szCs w:val="21"/>
            </w:rPr>
          </w:rPrChange>
        </w:rPr>
        <w:t>差和效应消除比例保留为历史模型探索，分别说明其原有研究目的及当前未能满足的解释条件。</w:t>
      </w:r>
    </w:p>
    <w:p w14:paraId="34C006EA" w14:textId="7FF68A7F"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45D608D0" w14:textId="407CA09E" w:rsidR="00890878" w:rsidRPr="00270697" w:rsidRDefault="00890878" w:rsidP="000308B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1" w:author="Codex" w:date="2026-10-05T16:32:41.313017+00:00">
            <w:rPr>
              <w:sz w:val="21"/>
              <w:szCs w:val="21"/>
            </w:rPr>
          </w:rPrChange>
        </w:rPr>
        <w:pPrChange w:id="867" w:author="Codex" w:date="2026-10-05T16:32:41.313017+00:00">
          <w:pPr>
            <w:pStyle w:val="af5"/>
            <w:snapToGrid w:val="0"/>
            <w:ind w:firstLine="420"/>
            <w:jc w:val="both"/>
          </w:pPr>
        </w:pPrChange>
      </w:pPr>
      <w:r>
        <w:rPr>
          <w:rFonts w:ascii="Times New Roman" w:hAnsi="Times New Roman" w:cs="Times New Roman" w:eastAsia="SimSun"/>
          <w:sz w:val="21"/>
          <w:szCs w:val="21"/>
          <w:rPrChange w:id="868" w:author="Codex" w:date="2026-10-05T16:32:41.313017+00:00">
            <w:rPr>
              <w:sz w:val="21"/>
              <w:szCs w:val="21"/>
            </w:rPr>
          </w:rPrChange>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ascii="Times New Roman" w:hAnsi="Times New Roman" w:cs="Times New Roman" w:eastAsia="SimSun"/>
          <w:sz w:val="21"/>
          <w:szCs w:val="21"/>
          <w:rPrChange w:id="869" w:author="Codex" w:date="2026-10-05T16:32:41.313017+00:00">
            <w:rPr>
              <w:sz w:val="21"/>
              <w:szCs w:val="21"/>
            </w:rPr>
          </w:rPrChange>
        </w:rPr>
        <w:t>（</w:t>
      </w:r>
      <w:r w:rsidR="002A149E" w:rsidRPr="002A149E">
        <w:rPr>
          <w:rFonts w:ascii="Times New Roman" w:hAnsi="Times New Roman" w:cs="Times New Roman" w:eastAsia="SimSun"/>
          <w:sz w:val="21"/>
          <w:szCs w:val="21"/>
          <w:rPrChange w:id="870" w:author="Codex" w:date="2026-10-05T16:32:41.313017+00:00">
            <w:rPr>
              <w:sz w:val="21"/>
              <w:szCs w:val="21"/>
            </w:rPr>
          </w:rPrChange>
        </w:rPr>
        <w:t>Qin et al., 2022</w:t>
      </w:r>
      <w:r w:rsidR="002A149E" w:rsidRPr="002A149E">
        <w:rPr>
          <w:rFonts w:ascii="Times New Roman" w:hAnsi="Times New Roman" w:cs="Times New Roman" w:eastAsia="SimSun"/>
          <w:sz w:val="21"/>
          <w:szCs w:val="21"/>
          <w:rPrChange w:id="871" w:author="Codex" w:date="2026-10-05T16:32:41.313017+00:00">
            <w:rPr>
              <w:sz w:val="21"/>
              <w:szCs w:val="21"/>
            </w:rPr>
          </w:rPrChange>
        </w:rPr>
        <w:t>）</w:t>
      </w:r>
      <w:r w:rsidR="002A149E">
        <w:rPr>
          <w:sz w:val="22"/>
        </w:rPr>
        <w:fldChar w:fldCharType="end"/>
      </w:r>
      <w:r>
        <w:rPr>
          <w:rFonts w:ascii="Times New Roman" w:hAnsi="Times New Roman" w:cs="Times New Roman" w:eastAsia="SimSun"/>
          <w:sz w:val="21"/>
          <w:szCs w:val="21"/>
          <w:rPrChange w:id="872" w:author="Codex" w:date="2026-10-05T16:32:41.313017+00:00">
            <w:rPr>
              <w:sz w:val="21"/>
              <w:szCs w:val="21"/>
            </w:rPr>
          </w:rPrChange>
        </w:rPr>
        <w:t>。存在受暴露影响的中介</w:t>
      </w:r>
      <w:r>
        <w:rPr>
          <w:rFonts w:ascii="Times New Roman" w:hAnsi="Times New Roman" w:cs="Times New Roman" w:eastAsia="SimSun"/>
          <w:sz w:val="21"/>
          <w:szCs w:val="21"/>
          <w:rPrChange w:id="873" w:author="Codex" w:date="2026-10-05T16:32:41.313017+00:00">
            <w:rPr>
              <w:sz w:val="21"/>
              <w:szCs w:val="21"/>
            </w:rPr>
          </w:rPrChange>
        </w:rPr>
        <w:t>—</w:t>
      </w:r>
      <w:r>
        <w:rPr>
          <w:rFonts w:ascii="Times New Roman" w:hAnsi="Times New Roman" w:cs="Times New Roman" w:eastAsia="SimSun"/>
          <w:sz w:val="21"/>
          <w:szCs w:val="21"/>
          <w:rPrChange w:id="874" w:author="Codex" w:date="2026-10-05T16:32:41.313017+00:00">
            <w:rPr>
              <w:sz w:val="21"/>
              <w:szCs w:val="21"/>
            </w:rPr>
          </w:rPrChange>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ascii="Times New Roman" w:hAnsi="Times New Roman" w:cs="Times New Roman" w:eastAsia="SimSun"/>
          <w:sz w:val="21"/>
          <w:szCs w:val="21"/>
          <w:rPrChange w:id="875" w:author="Codex" w:date="2026-10-05T16:32:41.313017+00:00">
            <w:rPr>
              <w:sz w:val="21"/>
              <w:szCs w:val="21"/>
            </w:rPr>
          </w:rPrChange>
        </w:rPr>
        <w:t>（</w:t>
      </w:r>
      <w:r w:rsidR="005A7A5B" w:rsidRPr="005A7A5B">
        <w:rPr>
          <w:rFonts w:ascii="Times New Roman" w:hAnsi="Times New Roman" w:cs="Times New Roman" w:eastAsia="SimSun"/>
          <w:sz w:val="21"/>
          <w:szCs w:val="21"/>
          <w:rPrChange w:id="876" w:author="Codex" w:date="2026-10-05T16:32:41.313017+00:00">
            <w:rPr>
              <w:sz w:val="21"/>
              <w:szCs w:val="21"/>
            </w:rPr>
          </w:rPrChange>
        </w:rPr>
        <w:t>VanderWeele, 2013, 2014; VanderWeele et al., 2017b; Rijnhart et al., 2023</w:t>
      </w:r>
      <w:r w:rsidR="005A7A5B" w:rsidRPr="005A7A5B">
        <w:rPr>
          <w:rFonts w:ascii="Times New Roman" w:hAnsi="Times New Roman" w:cs="Times New Roman" w:eastAsia="SimSun"/>
          <w:sz w:val="21"/>
          <w:szCs w:val="21"/>
          <w:rPrChange w:id="877" w:author="Codex" w:date="2026-10-05T16:32:41.313017+00:00">
            <w:rPr>
              <w:sz w:val="21"/>
              <w:szCs w:val="21"/>
            </w:rPr>
          </w:rPrChange>
        </w:rPr>
        <w:t>）</w:t>
      </w:r>
      <w:r w:rsidR="009162B5">
        <w:rPr>
          <w:sz w:val="22"/>
        </w:rPr>
        <w:fldChar w:fldCharType="end"/>
      </w:r>
      <w:r>
        <w:rPr>
          <w:rFonts w:ascii="Times New Roman" w:hAnsi="Times New Roman" w:cs="Times New Roman" w:eastAsia="SimSun"/>
          <w:sz w:val="21"/>
          <w:szCs w:val="21"/>
          <w:rPrChange w:id="878" w:author="Codex" w:date="2026-10-05T16:32:41.313017+00:00">
            <w:rPr>
              <w:sz w:val="21"/>
              <w:szCs w:val="21"/>
            </w:rPr>
          </w:rPrChange>
        </w:rPr>
        <w:t>。本文当前分析未充分满足这些条件，故将模型分解限定为探索。</w:t>
      </w:r>
    </w:p>
    <w:p w14:paraId="3F1CEA2E" w14:textId="7FF68B0D" w:rsidR="00F461F3" w:rsidRPr="00270697" w:rsidRDefault="003F408E" w:rsidP="00F461F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2" w:author="Codex" w:date="2026-10-05T16:32:41.313017+00:00">
            <w:rPr>
              <w:sz w:val="21"/>
              <w:szCs w:val="21"/>
            </w:rPr>
          </w:rPrChange>
        </w:rPr>
        <w:pPrChange w:id="879" w:author="Codex" w:date="2026-10-05T16:32:41.313017+00:00">
          <w:pPr>
            <w:pStyle w:val="af5"/>
            <w:snapToGrid w:val="0"/>
            <w:ind w:firstLine="420"/>
            <w:jc w:val="both"/>
          </w:pPr>
        </w:pPrChange>
      </w:pPr>
      <w:r>
        <w:rPr>
          <w:rFonts w:ascii="Times New Roman" w:hAnsi="Times New Roman" w:cs="Times New Roman" w:eastAsia="SimSun"/>
          <w:sz w:val="21"/>
          <w:szCs w:val="21"/>
          <w:rPrChange w:id="880" w:author="Codex" w:date="2026-10-05T16:32:41.313017+00:00">
            <w:rPr>
              <w:sz w:val="21"/>
              <w:szCs w:val="21"/>
            </w:rPr>
          </w:rPrChange>
        </w:rPr>
        <w:t>在图</w:t>
      </w:r>
      <w:del w:id="1001369" w:author="Codex" w:date="2026-10-06T05:40:41Z">
        <w:r>
          <w:rPr>
            <w:rFonts w:ascii="Times New Roman" w:hAnsi="Times New Roman" w:cs="Times New Roman" w:eastAsia="SimSun"/>
            <w:sz w:val="21"/>
            <w:szCs w:val="21"/>
            <w:rPrChange w:id="881" w:author="Codex" w:date="2026-10-05T16:32:41.313017+00:00">
              <w:rPr>
                <w:sz w:val="21"/>
                <w:szCs w:val="21"/>
              </w:rPr>
            </w:rPrChange>
          </w:rPr>
          <w:delText>3.3</w:delText>
        </w:r>
      </w:del>
      <w:ins w:id="1001370"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882" w:author="Codex" w:date="2026-10-05T16:32:41.313017+00:00">
            <w:rPr>
              <w:sz w:val="21"/>
              <w:szCs w:val="21"/>
            </w:rPr>
          </w:rPrChange>
        </w:rPr>
        <w:t>中，</w:t>
      </w:r>
      <w:r>
        <w:rPr>
          <w:rFonts w:ascii="Times New Roman" w:hAnsi="Times New Roman" w:cs="Times New Roman" w:eastAsia="SimSun"/>
          <w:sz w:val="21"/>
          <w:szCs w:val="21"/>
          <w:rPrChange w:id="883" w:author="Codex" w:date="2026-10-05T16:32:41.313017+00:00">
            <w:rPr>
              <w:sz w:val="21"/>
              <w:szCs w:val="21"/>
            </w:rPr>
          </w:rPrChange>
        </w:rPr>
        <w:t>V</w:t>
      </w:r>
      <w:r>
        <w:rPr>
          <w:rFonts w:ascii="Times New Roman" w:hAnsi="Times New Roman" w:cs="Times New Roman" w:eastAsia="SimSun"/>
          <w:sz w:val="21"/>
          <w:szCs w:val="21"/>
          <w:rPrChange w:id="884" w:author="Codex" w:date="2026-10-05T16:32:41.313017+00:00">
            <w:rPr>
              <w:sz w:val="21"/>
              <w:szCs w:val="21"/>
            </w:rPr>
          </w:rPrChange>
        </w:rPr>
        <w:t>表示基期协变量，</w:t>
      </w:r>
      <w:r>
        <w:rPr>
          <w:rFonts w:ascii="Times New Roman" w:hAnsi="Times New Roman" w:cs="Times New Roman" w:eastAsia="SimSun"/>
          <w:sz w:val="21"/>
          <w:szCs w:val="21"/>
          <w:rPrChange w:id="885" w:author="Codex" w:date="2026-10-05T16:32:41.313017+00:00">
            <w:rPr>
              <w:sz w:val="21"/>
              <w:szCs w:val="21"/>
            </w:rPr>
          </w:rPrChange>
        </w:rPr>
        <w:t>Z</w:t>
      </w:r>
      <w:r>
        <w:rPr>
          <w:rFonts w:ascii="Times New Roman" w:hAnsi="Times New Roman" w:cs="Times New Roman" w:eastAsia="SimSun"/>
          <w:sz w:val="21"/>
          <w:szCs w:val="21"/>
          <w:rPrChange w:id="886" w:author="Codex" w:date="2026-10-05T16:32:41.313017+00:00">
            <w:rPr>
              <w:sz w:val="21"/>
              <w:szCs w:val="21"/>
            </w:rPr>
          </w:rPrChange>
        </w:rPr>
        <w:t>表示可能受收入变化影响、又关联满意度与支持的处理后变量。收入既可能经由</w:t>
      </w:r>
      <w:r>
        <w:rPr>
          <w:rFonts w:ascii="Times New Roman" w:hAnsi="Times New Roman" w:cs="Times New Roman" w:eastAsia="SimSun"/>
          <w:sz w:val="21"/>
          <w:szCs w:val="21"/>
          <w:rPrChange w:id="887" w:author="Codex" w:date="2026-10-05T16:32:41.313017+00:00">
            <w:rPr>
              <w:sz w:val="21"/>
              <w:szCs w:val="21"/>
            </w:rPr>
          </w:rPrChange>
        </w:rPr>
        <w:t>M</w:t>
      </w:r>
      <w:r>
        <w:rPr>
          <w:rFonts w:ascii="Times New Roman" w:hAnsi="Times New Roman" w:cs="Times New Roman" w:eastAsia="SimSun"/>
          <w:sz w:val="21"/>
          <w:szCs w:val="21"/>
          <w:rPrChange w:id="888" w:author="Codex" w:date="2026-10-05T16:32:41.313017+00:00">
            <w:rPr>
              <w:sz w:val="21"/>
              <w:szCs w:val="21"/>
            </w:rPr>
          </w:rPrChange>
        </w:rPr>
        <w:t>影响</w:t>
      </w:r>
      <w:r>
        <w:rPr>
          <w:rFonts w:ascii="Times New Roman" w:hAnsi="Times New Roman" w:cs="Times New Roman" w:eastAsia="SimSun"/>
          <w:sz w:val="21"/>
          <w:szCs w:val="21"/>
          <w:rPrChange w:id="889" w:author="Codex" w:date="2026-10-05T16:32:41.313017+00:00">
            <w:rPr>
              <w:sz w:val="21"/>
              <w:szCs w:val="21"/>
            </w:rPr>
          </w:rPrChange>
        </w:rPr>
        <w:t>Y</w:t>
      </w:r>
      <w:r>
        <w:rPr>
          <w:rFonts w:ascii="Times New Roman" w:hAnsi="Times New Roman" w:cs="Times New Roman" w:eastAsia="SimSun"/>
          <w:sz w:val="21"/>
          <w:szCs w:val="21"/>
          <w:rPrChange w:id="890" w:author="Codex" w:date="2026-10-05T16:32:41.313017+00:00">
            <w:rPr>
              <w:sz w:val="21"/>
              <w:szCs w:val="21"/>
            </w:rPr>
          </w:rPrChange>
        </w:rPr>
        <w:t>，也可能经由</w:t>
      </w:r>
      <w:r>
        <w:rPr>
          <w:rFonts w:ascii="Times New Roman" w:hAnsi="Times New Roman" w:cs="Times New Roman" w:eastAsia="SimSun"/>
          <w:sz w:val="21"/>
          <w:szCs w:val="21"/>
          <w:rPrChange w:id="891" w:author="Codex" w:date="2026-10-05T16:32:41.313017+00:00">
            <w:rPr>
              <w:sz w:val="21"/>
              <w:szCs w:val="21"/>
            </w:rPr>
          </w:rPrChange>
        </w:rPr>
        <w:t>Z</w:t>
      </w:r>
      <w:r>
        <w:rPr>
          <w:rFonts w:ascii="Times New Roman" w:hAnsi="Times New Roman" w:cs="Times New Roman" w:eastAsia="SimSun"/>
          <w:sz w:val="21"/>
          <w:szCs w:val="21"/>
          <w:rPrChange w:id="892" w:author="Codex" w:date="2026-10-05T16:32:41.313017+00:00">
            <w:rPr>
              <w:sz w:val="21"/>
              <w:szCs w:val="21"/>
            </w:rPr>
          </w:rPrChange>
        </w:rPr>
        <w:t>绕过</w:t>
      </w:r>
      <w:r>
        <w:rPr>
          <w:rFonts w:ascii="Times New Roman" w:hAnsi="Times New Roman" w:cs="Times New Roman" w:eastAsia="SimSun"/>
          <w:sz w:val="21"/>
          <w:szCs w:val="21"/>
          <w:rPrChange w:id="893" w:author="Codex" w:date="2026-10-05T16:32:41.313017+00:00">
            <w:rPr>
              <w:sz w:val="21"/>
              <w:szCs w:val="21"/>
            </w:rPr>
          </w:rPrChange>
        </w:rPr>
        <w:t>M</w:t>
      </w:r>
      <w:r>
        <w:rPr>
          <w:rFonts w:ascii="Times New Roman" w:hAnsi="Times New Roman" w:cs="Times New Roman" w:eastAsia="SimSun"/>
          <w:sz w:val="21"/>
          <w:szCs w:val="21"/>
          <w:rPrChange w:id="894" w:author="Codex" w:date="2026-10-05T16:32:41.313017+00:00">
            <w:rPr>
              <w:sz w:val="21"/>
              <w:szCs w:val="21"/>
            </w:rPr>
          </w:rPrChange>
        </w:rPr>
        <w:t>。</w:t>
      </w:r>
      <w:r>
        <w:rPr>
          <w:rFonts w:ascii="Times New Roman" w:hAnsi="Times New Roman" w:cs="Times New Roman" w:eastAsia="SimSun"/>
          <w:sz w:val="21"/>
          <w:szCs w:val="21"/>
          <w:rPrChange w:id="895" w:author="Codex" w:date="2026-10-05T16:32:41.313017+00:00">
            <w:rPr>
              <w:sz w:val="21"/>
              <w:szCs w:val="21"/>
            </w:rPr>
          </w:rPrChange>
        </w:rPr>
        <w:t>g-formula</w:t>
      </w:r>
      <w:r>
        <w:rPr>
          <w:rFonts w:ascii="Times New Roman" w:hAnsi="Times New Roman" w:cs="Times New Roman" w:eastAsia="SimSun"/>
          <w:sz w:val="21"/>
          <w:szCs w:val="21"/>
          <w:rPrChange w:id="896" w:author="Codex" w:date="2026-10-05T16:32:41.313017+00:00">
            <w:rPr>
              <w:sz w:val="21"/>
              <w:szCs w:val="21"/>
            </w:rPr>
          </w:rPrChange>
        </w:rPr>
        <w:t>对这些过程分别建模，避免把</w:t>
      </w:r>
      <w:r>
        <w:rPr>
          <w:rFonts w:ascii="Times New Roman" w:hAnsi="Times New Roman" w:cs="Times New Roman" w:eastAsia="SimSun"/>
          <w:sz w:val="21"/>
          <w:szCs w:val="21"/>
          <w:rPrChange w:id="897" w:author="Codex" w:date="2026-10-05T16:32:41.313017+00:00">
            <w:rPr>
              <w:sz w:val="21"/>
              <w:szCs w:val="21"/>
            </w:rPr>
          </w:rPrChange>
        </w:rPr>
        <w:t>“</w:t>
      </w:r>
      <w:r>
        <w:rPr>
          <w:rFonts w:ascii="Times New Roman" w:hAnsi="Times New Roman" w:cs="Times New Roman" w:eastAsia="SimSun"/>
          <w:sz w:val="21"/>
          <w:szCs w:val="21"/>
          <w:rPrChange w:id="898" w:author="Codex" w:date="2026-10-05T16:32:41.313017+00:00">
            <w:rPr>
              <w:sz w:val="21"/>
              <w:szCs w:val="21"/>
            </w:rPr>
          </w:rPrChange>
        </w:rPr>
        <w:t>是否在普通回归中控制</w:t>
      </w:r>
      <w:r>
        <w:rPr>
          <w:rFonts w:ascii="Times New Roman" w:hAnsi="Times New Roman" w:cs="Times New Roman" w:eastAsia="SimSun"/>
          <w:sz w:val="21"/>
          <w:szCs w:val="21"/>
          <w:rPrChange w:id="899" w:author="Codex" w:date="2026-10-05T16:32:41.313017+00:00">
            <w:rPr>
              <w:sz w:val="21"/>
              <w:szCs w:val="21"/>
            </w:rPr>
          </w:rPrChange>
        </w:rPr>
        <w:t>Z”</w:t>
      </w:r>
      <w:r>
        <w:rPr>
          <w:rFonts w:ascii="Times New Roman" w:hAnsi="Times New Roman" w:cs="Times New Roman" w:eastAsia="SimSun"/>
          <w:sz w:val="21"/>
          <w:szCs w:val="21"/>
          <w:rPrChange w:id="900" w:author="Codex" w:date="2026-10-05T16:32:41.313017+00:00">
            <w:rPr>
              <w:sz w:val="21"/>
              <w:szCs w:val="21"/>
            </w:rPr>
          </w:rPrChange>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ascii="Times New Roman" w:hAnsi="Times New Roman" w:cs="Times New Roman" w:eastAsia="SimSun"/>
          <w:sz w:val="21"/>
          <w:szCs w:val="21"/>
          <w:rPrChange w:id="901" w:author="Codex" w:date="2026-10-05T16:32:41.313017+00:00">
            <w:rPr>
              <w:sz w:val="21"/>
              <w:szCs w:val="21"/>
            </w:rPr>
          </w:rPrChange>
        </w:rPr>
        <w:t>（</w:t>
      </w:r>
      <w:r w:rsidR="00D83FED" w:rsidRPr="00D83FED">
        <w:rPr>
          <w:rFonts w:ascii="Times New Roman" w:hAnsi="Times New Roman" w:cs="Times New Roman" w:eastAsia="SimSun"/>
          <w:sz w:val="21"/>
          <w:szCs w:val="21"/>
          <w:rPrChange w:id="902" w:author="Codex" w:date="2026-10-05T16:32:41.313017+00:00">
            <w:rPr>
              <w:sz w:val="21"/>
              <w:szCs w:val="21"/>
            </w:rPr>
          </w:rPrChange>
        </w:rPr>
        <w:t>VanderWeele et al., 2017b</w:t>
      </w:r>
      <w:r w:rsidR="00D83FED" w:rsidRPr="00D83FED">
        <w:rPr>
          <w:rFonts w:ascii="Times New Roman" w:hAnsi="Times New Roman" w:cs="Times New Roman" w:eastAsia="SimSun"/>
          <w:sz w:val="21"/>
          <w:szCs w:val="21"/>
          <w:rPrChange w:id="903" w:author="Codex" w:date="2026-10-05T16:32:41.313017+00:00">
            <w:rPr>
              <w:sz w:val="21"/>
              <w:szCs w:val="21"/>
            </w:rPr>
          </w:rPrChange>
        </w:rPr>
        <w:t>）</w:t>
      </w:r>
      <w:r w:rsidR="00BB5EF4">
        <w:rPr>
          <w:sz w:val="22"/>
        </w:rPr>
        <w:fldChar w:fldCharType="end"/>
      </w:r>
      <w:r>
        <w:rPr>
          <w:rFonts w:ascii="Times New Roman" w:hAnsi="Times New Roman" w:cs="Times New Roman" w:eastAsia="SimSun"/>
          <w:sz w:val="21"/>
          <w:szCs w:val="21"/>
          <w:rPrChange w:id="904" w:author="Codex" w:date="2026-10-05T16:32:41.313017+00:00">
            <w:rPr>
              <w:sz w:val="21"/>
              <w:szCs w:val="21"/>
            </w:rPr>
          </w:rPrChange>
        </w:rPr>
        <w:t>。</w:t>
      </w:r>
    </w:p>
    <w:p w14:paraId="5350BFA6" w14:textId="7FF68B1D" w:rsidR="009C598B" w:rsidRPr="00270697" w:rsidRDefault="009C598B" w:rsidP="009C598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3" w:author="Codex" w:date="2026-10-05T16:32:41.313017+00:00">
            <w:rPr>
              <w:sz w:val="21"/>
              <w:szCs w:val="21"/>
            </w:rPr>
          </w:rPrChange>
        </w:rPr>
        <w:pPrChange w:id="905" w:author="Codex" w:date="2026-10-05T16:32:41.313017+00:00">
          <w:pPr>
            <w:pStyle w:val="af5"/>
            <w:snapToGrid w:val="0"/>
            <w:ind w:firstLine="420"/>
            <w:jc w:val="both"/>
          </w:pPr>
        </w:pPrChange>
      </w:pPr>
      <w:r>
        <w:rPr>
          <w:rFonts w:ascii="Times New Roman" w:hAnsi="Times New Roman" w:cs="Times New Roman" w:eastAsia="SimSun"/>
          <w:sz w:val="21"/>
          <w:szCs w:val="21"/>
          <w:rPrChange w:id="906" w:author="Codex" w:date="2026-10-05T16:32:41.313017+00:00">
            <w:rPr>
              <w:sz w:val="21"/>
              <w:szCs w:val="21"/>
            </w:rPr>
          </w:rPrChange>
        </w:rPr>
        <w:t>CFPS</w:t>
      </w:r>
      <w:r>
        <w:rPr>
          <w:rFonts w:ascii="Times New Roman" w:hAnsi="Times New Roman" w:cs="Times New Roman" w:eastAsia="SimSun"/>
          <w:sz w:val="21"/>
          <w:szCs w:val="21"/>
          <w:rPrChange w:id="907" w:author="Codex" w:date="2026-10-05T16:32:41.313017+00:00">
            <w:rPr>
              <w:sz w:val="21"/>
              <w:szCs w:val="21"/>
            </w:rPr>
          </w:rPrChange>
        </w:rPr>
        <w:t>的测量窗口构成本文最重要的识别限制：工资和经营收入主要回溯过去</w:t>
      </w:r>
      <w:r>
        <w:rPr>
          <w:rFonts w:ascii="Times New Roman" w:hAnsi="Times New Roman" w:cs="Times New Roman" w:eastAsia="SimSun"/>
          <w:sz w:val="21"/>
          <w:szCs w:val="21"/>
          <w:rPrChange w:id="908" w:author="Codex" w:date="2026-10-05T16:32:41.313017+00:00">
            <w:rPr>
              <w:sz w:val="21"/>
              <w:szCs w:val="21"/>
            </w:rPr>
          </w:rPrChange>
        </w:rPr>
        <w:t>12</w:t>
      </w:r>
      <w:r>
        <w:rPr>
          <w:rFonts w:ascii="Times New Roman" w:hAnsi="Times New Roman" w:cs="Times New Roman" w:eastAsia="SimSun"/>
          <w:sz w:val="21"/>
          <w:szCs w:val="21"/>
          <w:rPrChange w:id="909" w:author="Codex" w:date="2026-10-05T16:32:41.313017+00:00">
            <w:rPr>
              <w:sz w:val="21"/>
              <w:szCs w:val="21"/>
            </w:rPr>
          </w:rPrChange>
        </w:rPr>
        <w:t>个月，养老金由当前月额年化；支持金额回溯过去</w:t>
      </w:r>
      <w:r>
        <w:rPr>
          <w:rFonts w:ascii="Times New Roman" w:hAnsi="Times New Roman" w:cs="Times New Roman" w:eastAsia="SimSun"/>
          <w:sz w:val="21"/>
          <w:szCs w:val="21"/>
          <w:rPrChange w:id="910" w:author="Codex" w:date="2026-10-05T16:32:41.313017+00:00">
            <w:rPr>
              <w:sz w:val="21"/>
              <w:szCs w:val="21"/>
            </w:rPr>
          </w:rPrChange>
        </w:rPr>
        <w:t>6</w:t>
      </w:r>
      <w:r>
        <w:rPr>
          <w:rFonts w:ascii="Times New Roman" w:hAnsi="Times New Roman" w:cs="Times New Roman" w:eastAsia="SimSun"/>
          <w:sz w:val="21"/>
          <w:szCs w:val="21"/>
          <w:rPrChange w:id="911" w:author="Codex" w:date="2026-10-05T16:32:41.313017+00:00">
            <w:rPr>
              <w:sz w:val="21"/>
              <w:szCs w:val="21"/>
            </w:rPr>
          </w:rPrChange>
        </w:rPr>
        <w:t>个月，</w:t>
      </w:r>
      <w:r>
        <w:rPr>
          <w:rFonts w:ascii="Times New Roman" w:hAnsi="Times New Roman" w:cs="Times New Roman" w:eastAsia="SimSun"/>
          <w:sz w:val="21"/>
          <w:szCs w:val="21"/>
          <w:rPrChange w:id="912" w:author="Codex" w:date="2026-10-05T16:32:41.313017+00:00">
            <w:rPr>
              <w:sz w:val="21"/>
              <w:szCs w:val="21"/>
            </w:rPr>
          </w:rPrChange>
        </w:rPr>
        <w:t>QM801</w:t>
      </w:r>
      <w:r>
        <w:rPr>
          <w:rFonts w:ascii="Times New Roman" w:hAnsi="Times New Roman" w:cs="Times New Roman" w:eastAsia="SimSun"/>
          <w:sz w:val="21"/>
          <w:szCs w:val="21"/>
          <w:rPrChange w:id="913" w:author="Codex" w:date="2026-10-05T16:32:41.313017+00:00">
            <w:rPr>
              <w:sz w:val="21"/>
              <w:szCs w:val="21"/>
            </w:rPr>
          </w:rPrChange>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37EB8961" w14:textId="77777777" w:rsidTr="00656A8A">
        <w:trPr>
          <w:cantSplit/>
          <w:jc w:val="center"/>
        </w:trPr>
        <w:tc>
          <w:tcPr>
            <w:tcW w:w="5000" w:type="pct"/>
          </w:tcPr>
          <w:p w14:paraId="363CB050" w14:textId="1FCAF204" w:rsidR="00BB5EF4" w:rsidRDefault="00BB5EF4" w:rsidP="00121715">
            <w:pPr>
              <w:keepNext/>
              <w:ind w:firstLineChars="0" w:firstLine="0"/>
              <w:jc w:val="center"/>
            </w:pPr>
            <w:r>
              <w:rPr>
                <w:rFonts w:hint="eastAsia"/>
              </w:rPr>
              <w:t>→→→→→→→→→→→↘</w:t>
            </w:r>
          </w:p>
          <w:p w14:paraId="5144C21B" w14:textId="2248BAFD"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55D765DE" w14:textId="12199A10"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436BCA3E" w14:textId="32324F3E"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93A8923" w14:textId="5E8E5AE2"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75ABCA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5A8B02D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91A7AF2" w14:textId="12D3216E"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77DACF76" w14:textId="7FF68B23" w:rsidR="00890878" w:rsidRPr="00270697" w:rsidRDefault="00890878" w:rsidP="00BB5E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624" w:author="Codex" w:date="2026-10-05T16:32:41.313017+00:00">
            <w:rPr>
              <w:rFonts w:cs="Times New Roman"/>
              <w:szCs w:val="21"/>
            </w:rPr>
          </w:rPrChange>
        </w:rPr>
        <w:pPrChange w:id="914"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915" w:author="Codex" w:date="2026-10-05T16:32:41.313017+00:00">
            <w:rPr>
              <w:rFonts w:cs="Times New Roman"/>
              <w:szCs w:val="21"/>
            </w:rPr>
          </w:rPrChange>
        </w:rPr>
        <w:t>图</w:t>
      </w:r>
      <w:del w:id="1001371" w:author="Codex" w:date="2026-10-06T05:40:41Z">
        <w:r>
          <w:rPr>
            <w:rFonts w:ascii="Times New Roman" w:hAnsi="Times New Roman" w:cs="Times New Roman" w:eastAsia="KaiTi"/>
            <w:b w:val="0"/>
            <w:bCs w:val="0"/>
            <w:sz w:val="21"/>
            <w:szCs w:val="21"/>
            <w:rPrChange w:id="916" w:author="Codex" w:date="2026-10-05T16:32:41.313017+00:00">
              <w:rPr>
                <w:rFonts w:cs="Times New Roman"/>
                <w:szCs w:val="21"/>
              </w:rPr>
            </w:rPrChange>
          </w:rPr>
          <w:delText xml:space="preserve">3.3 </w:delText>
        </w:r>
      </w:del>
      <w:ins w:id="1001372" w:author="Codex" w:date="2026-10-06T05:40:41Z">
        <w:r>
          <w:rPr>
            <w:rFonts w:ascii="Times New Roman" w:hAnsi="Times New Roman" w:cs="Times New Roman" w:eastAsia="KaiTi"/>
            <w:b w:val="0"/>
            <w:bCs w:val="0"/>
            <w:sz w:val="21"/>
            <w:szCs w:val="21"/>
          </w:rPr>
          <w:t xml:space="preserve">4 </w:t>
        </w:r>
      </w:ins>
      <w:r>
        <w:rPr>
          <w:rFonts w:ascii="Times New Roman" w:hAnsi="Times New Roman" w:cs="Times New Roman" w:eastAsia="KaiTi"/>
          <w:b w:val="0"/>
          <w:bCs w:val="0"/>
          <w:sz w:val="21"/>
          <w:szCs w:val="21"/>
          <w:rPrChange w:id="917" w:author="Codex" w:date="2026-10-05T16:32:41.313017+00:00">
            <w:rPr>
              <w:rFonts w:cs="Times New Roman"/>
              <w:szCs w:val="21"/>
            </w:rPr>
          </w:rPrChange>
        </w:rPr>
        <w:t>包含处理后混杂因素的分析框架</w:t>
      </w:r>
    </w:p>
    <w:p w14:paraId="2055E8D1" w14:textId="7FF68B27" w:rsidR="00890878" w:rsidRDefault="00890878" w:rsidP="001B0FC1">
      <w:pPr>
        <w:pStyle w:val="afffa"/>
        <w:keepNext/>
        <w:snapToGrid w:val="0"/>
        <w:spacing w:before="156" w:after="100" w:line="360" w:lineRule="exact"/>
        <w:ind w:firstLine="420"/>
      </w:pPr>
      <w:r>
        <w:t xml:space="preserve">3. </w:t>
      </w:r>
      <w:r>
        <w:t>模型估计与统计推断</w:t>
      </w:r>
    </w:p>
    <w:p w14:paraId="1AD152A6" w14:textId="3B2A4AE5" w:rsidR="00890878" w:rsidRPr="00270697" w:rsidRDefault="00890878" w:rsidP="00697D7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5" w:author="Codex" w:date="2026-10-05T16:32:41.313017+00:00">
            <w:rPr>
              <w:sz w:val="21"/>
              <w:szCs w:val="21"/>
            </w:rPr>
          </w:rPrChange>
        </w:rPr>
        <w:pPrChange w:id="918" w:author="Codex" w:date="2026-10-05T16:32:41.313017+00:00">
          <w:pPr>
            <w:pStyle w:val="af5"/>
            <w:snapToGrid w:val="0"/>
            <w:ind w:firstLine="420"/>
            <w:jc w:val="both"/>
          </w:pPr>
        </w:pPrChange>
      </w:pPr>
      <w:r>
        <w:rPr>
          <w:rFonts w:ascii="Times New Roman" w:hAnsi="Times New Roman" w:cs="Times New Roman" w:eastAsia="SimSun"/>
          <w:sz w:val="21"/>
          <w:szCs w:val="21"/>
          <w:rPrChange w:id="919" w:author="Codex" w:date="2026-10-05T16:32:41.313017+00:00">
            <w:rPr>
              <w:sz w:val="21"/>
              <w:szCs w:val="21"/>
            </w:rPr>
          </w:rPrChange>
        </w:rPr>
        <w:t>历史</w:t>
      </w:r>
      <w:r>
        <w:rPr>
          <w:rFonts w:ascii="Times New Roman" w:hAnsi="Times New Roman" w:cs="Times New Roman" w:eastAsia="SimSun"/>
          <w:sz w:val="21"/>
          <w:szCs w:val="21"/>
          <w:rPrChange w:id="920" w:author="Codex" w:date="2026-10-05T16:32:41.313017+00:00">
            <w:rPr>
              <w:sz w:val="21"/>
              <w:szCs w:val="21"/>
            </w:rPr>
          </w:rPrChange>
        </w:rPr>
        <w:t>CMAverse</w:t>
      </w:r>
      <w:r>
        <w:rPr>
          <w:rFonts w:ascii="Times New Roman" w:hAnsi="Times New Roman" w:cs="Times New Roman" w:eastAsia="SimSun"/>
          <w:sz w:val="21"/>
          <w:szCs w:val="21"/>
          <w:rPrChange w:id="921" w:author="Codex" w:date="2026-10-05T16:32:41.313017+00:00">
            <w:rPr>
              <w:sz w:val="21"/>
              <w:szCs w:val="21"/>
            </w:rPr>
          </w:rPrChange>
        </w:rPr>
        <w:t>分析分别拟合处理后变量、中介与结局模型，再通过模拟和预测获得对比。含处理后变量的锁定源码分支将全体有效模拟中介值作不放回随机置换，未按基期协变量</w:t>
      </w:r>
      <w:r>
        <w:rPr>
          <w:rFonts w:ascii="Times New Roman" w:hAnsi="Times New Roman" w:cs="Times New Roman" w:eastAsia="SimSun"/>
          <w:sz w:val="21"/>
          <w:szCs w:val="21"/>
          <w:rPrChange w:id="922" w:author="Codex" w:date="2026-10-05T16:32:41.313017+00:00">
            <w:rPr>
              <w:sz w:val="21"/>
              <w:szCs w:val="21"/>
            </w:rPr>
          </w:rPrChange>
        </w:rPr>
        <w:t>C</w:t>
      </w:r>
      <w:r>
        <w:rPr>
          <w:rFonts w:ascii="Times New Roman" w:hAnsi="Times New Roman" w:cs="Times New Roman" w:eastAsia="SimSun"/>
          <w:sz w:val="21"/>
          <w:szCs w:val="21"/>
          <w:rPrChange w:id="923" w:author="Codex" w:date="2026-10-05T16:32:41.313017+00:00">
            <w:rPr>
              <w:sz w:val="21"/>
              <w:szCs w:val="21"/>
            </w:rPr>
          </w:rPrChange>
        </w:rPr>
        <w:t>分层；结局预测按模型调用指定的权重汇总，未指定时等权平均。这一实现须与</w:t>
      </w:r>
      <w:r>
        <w:rPr>
          <w:rFonts w:ascii="Times New Roman" w:hAnsi="Times New Roman" w:cs="Times New Roman" w:eastAsia="SimSun"/>
          <w:sz w:val="21"/>
          <w:szCs w:val="21"/>
          <w:rPrChange w:id="924" w:author="Codex" w:date="2026-10-05T16:32:41.313017+00:00">
            <w:rPr>
              <w:sz w:val="21"/>
              <w:szCs w:val="21"/>
            </w:rPr>
          </w:rPrChange>
        </w:rPr>
        <w:t>2017</w:t>
      </w:r>
      <w:r>
        <w:rPr>
          <w:rFonts w:ascii="Times New Roman" w:hAnsi="Times New Roman" w:cs="Times New Roman" w:eastAsia="SimSun"/>
          <w:sz w:val="21"/>
          <w:szCs w:val="21"/>
          <w:rPrChange w:id="925" w:author="Codex" w:date="2026-10-05T16:32:41.313017+00:00">
            <w:rPr>
              <w:sz w:val="21"/>
              <w:szCs w:val="21"/>
            </w:rPr>
          </w:rPrChange>
        </w:rPr>
        <w:t>年原著中条件于基期协变量</w:t>
      </w:r>
      <w:r>
        <w:rPr>
          <w:rFonts w:ascii="Times New Roman" w:hAnsi="Times New Roman" w:cs="Times New Roman" w:eastAsia="SimSun"/>
          <w:sz w:val="21"/>
          <w:szCs w:val="21"/>
          <w:rPrChange w:id="926" w:author="Codex" w:date="2026-10-05T16:32:41.313017+00:00">
            <w:rPr>
              <w:sz w:val="21"/>
              <w:szCs w:val="21"/>
            </w:rPr>
          </w:rPrChange>
        </w:rPr>
        <w:t>V</w:t>
      </w:r>
      <w:r>
        <w:rPr>
          <w:rFonts w:ascii="Times New Roman" w:hAnsi="Times New Roman" w:cs="Times New Roman" w:eastAsia="SimSun"/>
          <w:sz w:val="21"/>
          <w:szCs w:val="21"/>
          <w:rPrChange w:id="927" w:author="Codex" w:date="2026-10-05T16:32:41.313017+00:00">
            <w:rPr>
              <w:sz w:val="21"/>
              <w:szCs w:val="21"/>
            </w:rPr>
          </w:rPrChange>
        </w:rPr>
        <w:t>（本文记作</w:t>
      </w:r>
      <w:r>
        <w:rPr>
          <w:rFonts w:ascii="Times New Roman" w:hAnsi="Times New Roman" w:cs="Times New Roman" w:eastAsia="SimSun"/>
          <w:sz w:val="21"/>
          <w:szCs w:val="21"/>
          <w:rPrChange w:id="928" w:author="Codex" w:date="2026-10-05T16:32:41.313017+00:00">
            <w:rPr>
              <w:sz w:val="21"/>
              <w:szCs w:val="21"/>
            </w:rPr>
          </w:rPrChange>
        </w:rPr>
        <w:t>C</w:t>
      </w:r>
      <w:r>
        <w:rPr>
          <w:rFonts w:ascii="Times New Roman" w:hAnsi="Times New Roman" w:cs="Times New Roman" w:eastAsia="SimSun"/>
          <w:sz w:val="21"/>
          <w:szCs w:val="21"/>
          <w:rPrChange w:id="929" w:author="Codex" w:date="2026-10-05T16:32:41.313017+00:00">
            <w:rPr>
              <w:sz w:val="21"/>
              <w:szCs w:val="21"/>
            </w:rPr>
          </w:rPrChange>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ascii="Times New Roman" w:hAnsi="Times New Roman" w:cs="Times New Roman" w:eastAsia="SimSun"/>
          <w:sz w:val="21"/>
          <w:szCs w:val="21"/>
          <w:rPrChange w:id="930" w:author="Codex" w:date="2026-10-05T16:32:41.313017+00:00">
            <w:rPr>
              <w:sz w:val="21"/>
              <w:szCs w:val="21"/>
            </w:rPr>
          </w:rPrChange>
        </w:rPr>
        <w:t>（</w:t>
      </w:r>
      <w:r w:rsidR="00D83FED" w:rsidRPr="00962279">
        <w:rPr>
          <w:rFonts w:ascii="Times New Roman" w:hAnsi="Times New Roman" w:cs="Times New Roman" w:eastAsia="SimSun"/>
          <w:sz w:val="21"/>
          <w:szCs w:val="21"/>
          <w:rPrChange w:id="931" w:author="Codex" w:date="2026-10-05T16:32:41.313017+00:00">
            <w:rPr>
              <w:sz w:val="21"/>
              <w:szCs w:val="21"/>
            </w:rPr>
          </w:rPrChange>
        </w:rPr>
        <w:t>VanderWeele et al., 2017b</w:t>
      </w:r>
      <w:r w:rsidR="00D83FED" w:rsidRPr="00962279">
        <w:rPr>
          <w:rFonts w:ascii="Times New Roman" w:hAnsi="Times New Roman" w:cs="Times New Roman" w:eastAsia="SimSun"/>
          <w:sz w:val="21"/>
          <w:szCs w:val="21"/>
          <w:rPrChange w:id="932" w:author="Codex" w:date="2026-10-05T16:32:41.313017+00:00">
            <w:rPr>
              <w:sz w:val="21"/>
              <w:szCs w:val="21"/>
            </w:rPr>
          </w:rPrChange>
        </w:rPr>
        <w:t>）</w:t>
      </w:r>
      <w:r w:rsidR="005352D0">
        <w:rPr>
          <w:sz w:val="22"/>
        </w:rPr>
        <w:fldChar w:fldCharType="end"/>
      </w:r>
      <w:r>
        <w:rPr>
          <w:rFonts w:ascii="Times New Roman" w:hAnsi="Times New Roman" w:cs="Times New Roman" w:eastAsia="SimSun"/>
          <w:sz w:val="21"/>
          <w:szCs w:val="21"/>
          <w:rPrChange w:id="933" w:author="Codex" w:date="2026-10-05T16:32:41.313017+00:00">
            <w:rPr>
              <w:sz w:val="21"/>
              <w:szCs w:val="21"/>
            </w:rPr>
          </w:rPrChange>
        </w:rPr>
        <w:t>。</w:t>
      </w:r>
      <w:r>
        <w:rPr>
          <w:rFonts w:ascii="Times New Roman" w:hAnsi="Times New Roman" w:cs="Times New Roman" w:eastAsia="SimSun"/>
          <w:sz w:val="21"/>
          <w:szCs w:val="21"/>
          <w:rPrChange w:id="934" w:author="Codex" w:date="2026-10-05T16:32:41.313017+00:00">
            <w:rPr>
              <w:sz w:val="21"/>
              <w:szCs w:val="21"/>
            </w:rPr>
          </w:rPrChange>
        </w:rPr>
        <w:t>CMAverse</w:t>
      </w:r>
      <w:r>
        <w:rPr>
          <w:rFonts w:ascii="Times New Roman" w:hAnsi="Times New Roman" w:cs="Times New Roman" w:eastAsia="SimSun"/>
          <w:sz w:val="21"/>
          <w:szCs w:val="21"/>
          <w:rPrChange w:id="935" w:author="Codex" w:date="2026-10-05T16:32:41.313017+00:00">
            <w:rPr>
              <w:sz w:val="21"/>
              <w:szCs w:val="21"/>
            </w:rPr>
          </w:rPrChange>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ascii="Times New Roman" w:hAnsi="Times New Roman" w:cs="Times New Roman" w:eastAsia="SimSun"/>
          <w:sz w:val="21"/>
          <w:szCs w:val="21"/>
          <w:rPrChange w:id="936" w:author="Codex" w:date="2026-10-05T16:32:41.313017+00:00">
            <w:rPr>
              <w:sz w:val="21"/>
              <w:szCs w:val="21"/>
            </w:rPr>
          </w:rPrChange>
        </w:rPr>
        <w:t>（</w:t>
      </w:r>
      <w:r w:rsidR="004853FC" w:rsidRPr="004853FC">
        <w:rPr>
          <w:rFonts w:ascii="Times New Roman" w:hAnsi="Times New Roman" w:cs="Times New Roman" w:eastAsia="SimSun"/>
          <w:sz w:val="21"/>
          <w:szCs w:val="21"/>
          <w:rPrChange w:id="937" w:author="Codex" w:date="2026-10-05T16:32:41.313017+00:00">
            <w:rPr>
              <w:sz w:val="21"/>
              <w:szCs w:val="21"/>
            </w:rPr>
          </w:rPrChange>
        </w:rPr>
        <w:t>Shi et al., 2021; VanderWeele, 2014</w:t>
      </w:r>
      <w:r w:rsidR="004853FC" w:rsidRPr="004853FC">
        <w:rPr>
          <w:rFonts w:ascii="Times New Roman" w:hAnsi="Times New Roman" w:cs="Times New Roman" w:eastAsia="SimSun"/>
          <w:sz w:val="21"/>
          <w:szCs w:val="21"/>
          <w:rPrChange w:id="938" w:author="Codex" w:date="2026-10-05T16:32:41.313017+00:00">
            <w:rPr>
              <w:sz w:val="21"/>
              <w:szCs w:val="21"/>
            </w:rPr>
          </w:rPrChange>
        </w:rPr>
        <w:t>）</w:t>
      </w:r>
      <w:r w:rsidR="004853FC">
        <w:rPr>
          <w:sz w:val="22"/>
        </w:rPr>
        <w:fldChar w:fldCharType="end"/>
      </w:r>
      <w:r>
        <w:rPr>
          <w:rFonts w:ascii="Times New Roman" w:hAnsi="Times New Roman" w:cs="Times New Roman" w:eastAsia="SimSun"/>
          <w:sz w:val="21"/>
          <w:szCs w:val="21"/>
          <w:rPrChange w:id="939" w:author="Codex" w:date="2026-10-05T16:32:41.313017+00:00">
            <w:rPr>
              <w:sz w:val="21"/>
              <w:szCs w:val="21"/>
            </w:rPr>
          </w:rPrChange>
        </w:rPr>
        <w:t>。本稿保留历史结果，不据此确认机制已经识别。</w:t>
      </w:r>
    </w:p>
    <w:p w14:paraId="6B5C7109" w14:textId="7AD23469" w:rsidR="005B4EF4"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6" w:author="Codex" w:date="2026-10-05T16:32:41.313017+00:00">
            <w:rPr>
              <w:sz w:val="21"/>
              <w:szCs w:val="21"/>
            </w:rPr>
          </w:rPrChange>
        </w:rPr>
        <w:pPrChange w:id="940" w:author="Codex" w:date="2026-10-05T16:32:41.313017+00:00">
          <w:pPr>
            <w:pStyle w:val="af5"/>
            <w:snapToGrid w:val="0"/>
            <w:ind w:firstLine="420"/>
            <w:jc w:val="both"/>
          </w:pPr>
        </w:pPrChange>
      </w:pPr>
      <w:r>
        <w:rPr>
          <w:rFonts w:ascii="Times New Roman" w:hAnsi="Times New Roman" w:cs="Times New Roman" w:eastAsia="SimSun"/>
          <w:sz w:val="21"/>
          <w:szCs w:val="21"/>
          <w:rPrChange w:id="941" w:author="Codex" w:date="2026-10-05T16:32:41.313017+00:00">
            <w:rPr>
              <w:sz w:val="21"/>
              <w:szCs w:val="21"/>
            </w:rPr>
          </w:rPrChange>
        </w:rPr>
        <w:t>历史模型以二项</w:t>
      </w:r>
      <w:r>
        <w:rPr>
          <w:rFonts w:ascii="Times New Roman" w:hAnsi="Times New Roman" w:cs="Times New Roman" w:eastAsia="SimSun"/>
          <w:sz w:val="21"/>
          <w:szCs w:val="21"/>
          <w:rPrChange w:id="942" w:author="Codex" w:date="2026-10-05T16:32:41.313017+00:00">
            <w:rPr>
              <w:sz w:val="21"/>
              <w:szCs w:val="21"/>
            </w:rPr>
          </w:rPrChange>
        </w:rPr>
        <w:t>Logit</w:t>
      </w:r>
      <w:r>
        <w:rPr>
          <w:rFonts w:ascii="Times New Roman" w:hAnsi="Times New Roman" w:cs="Times New Roman" w:eastAsia="SimSun"/>
          <w:sz w:val="21"/>
          <w:szCs w:val="21"/>
          <w:rPrChange w:id="943" w:author="Codex" w:date="2026-10-05T16:32:41.313017+00:00">
            <w:rPr>
              <w:sz w:val="21"/>
              <w:szCs w:val="21"/>
            </w:rPr>
          </w:rPrChange>
        </w:rPr>
        <w:t>拟合中介与结局，以</w:t>
      </w:r>
      <w:r>
        <w:rPr>
          <w:rFonts w:ascii="Times New Roman" w:hAnsi="Times New Roman" w:cs="Times New Roman" w:eastAsia="SimSun"/>
          <w:sz w:val="21"/>
          <w:szCs w:val="21"/>
          <w:rPrChange w:id="944" w:author="Codex" w:date="2026-10-05T16:32:41.313017+00:00">
            <w:rPr>
              <w:sz w:val="21"/>
              <w:szCs w:val="21"/>
            </w:rPr>
          </w:rPrChange>
        </w:rPr>
        <w:t>Gaussian</w:t>
      </w:r>
      <w:r>
        <w:rPr>
          <w:rFonts w:ascii="Times New Roman" w:hAnsi="Times New Roman" w:cs="Times New Roman" w:eastAsia="SimSun"/>
          <w:sz w:val="21"/>
          <w:szCs w:val="21"/>
          <w:rPrChange w:id="945" w:author="Codex" w:date="2026-10-05T16:32:41.313017+00:00">
            <w:rPr>
              <w:sz w:val="21"/>
              <w:szCs w:val="21"/>
            </w:rPr>
          </w:rPrChange>
        </w:rPr>
        <w:t>近似处理后变量；比率输出标记为标准化边际</w:t>
      </w:r>
      <w:r>
        <w:rPr>
          <w:rFonts w:ascii="Times New Roman" w:hAnsi="Times New Roman" w:cs="Times New Roman" w:eastAsia="SimSun"/>
          <w:sz w:val="21"/>
          <w:szCs w:val="21"/>
          <w:rPrChange w:id="946" w:author="Codex" w:date="2026-10-05T16:32:41.313017+00:00">
            <w:rPr>
              <w:sz w:val="21"/>
              <w:szCs w:val="21"/>
            </w:rPr>
          </w:rPrChange>
        </w:rPr>
        <w:t>OR</w:t>
      </w:r>
      <w:r>
        <w:rPr>
          <w:rFonts w:ascii="Times New Roman" w:hAnsi="Times New Roman" w:cs="Times New Roman" w:eastAsia="SimSun"/>
          <w:sz w:val="21"/>
          <w:szCs w:val="21"/>
          <w:rPrChange w:id="947" w:author="Codex" w:date="2026-10-05T16:32:41.313017+00:00">
            <w:rPr>
              <w:sz w:val="21"/>
              <w:szCs w:val="21"/>
            </w:rPr>
          </w:rPrChange>
        </w:rPr>
        <w:t>而非风险比。核查已确认二分类处理后状态的支持不匹配，以及部分原生</w:t>
      </w:r>
      <w:r>
        <w:rPr>
          <w:rFonts w:ascii="Times New Roman" w:hAnsi="Times New Roman" w:cs="Times New Roman" w:eastAsia="SimSun"/>
          <w:sz w:val="21"/>
          <w:szCs w:val="21"/>
          <w:rPrChange w:id="948" w:author="Codex" w:date="2026-10-05T16:32:41.313017+00:00">
            <w:rPr>
              <w:sz w:val="21"/>
              <w:szCs w:val="21"/>
            </w:rPr>
          </w:rPrChange>
        </w:rPr>
        <w:t>ER</w:t>
      </w:r>
      <w:r>
        <w:rPr>
          <w:rFonts w:ascii="Times New Roman" w:hAnsi="Times New Roman" w:cs="Times New Roman" w:eastAsia="SimSun"/>
          <w:sz w:val="21"/>
          <w:szCs w:val="21"/>
          <w:rPrChange w:id="949" w:author="Codex" w:date="2026-10-05T16:32:41.313017+00:00">
            <w:rPr>
              <w:sz w:val="21"/>
              <w:szCs w:val="21"/>
            </w:rPr>
          </w:rPrChange>
        </w:rPr>
        <w:t>和比例不能按一致风险尺度解释。后续仅评估一个候选：二分类</w:t>
      </w:r>
      <w:r>
        <w:rPr>
          <w:rFonts w:ascii="Times New Roman" w:hAnsi="Times New Roman" w:cs="Times New Roman" w:eastAsia="SimSun"/>
          <w:sz w:val="21"/>
          <w:szCs w:val="21"/>
          <w:rPrChange w:id="950" w:author="Codex" w:date="2026-10-05T16:32:41.313017+00:00">
            <w:rPr>
              <w:sz w:val="21"/>
              <w:szCs w:val="21"/>
            </w:rPr>
          </w:rPrChange>
        </w:rPr>
        <w:t>L</w:t>
      </w:r>
      <w:r>
        <w:rPr>
          <w:rFonts w:ascii="Times New Roman" w:hAnsi="Times New Roman" w:cs="Times New Roman" w:eastAsia="SimSun"/>
          <w:sz w:val="21"/>
          <w:szCs w:val="21"/>
          <w:rPrChange w:id="951" w:author="Codex" w:date="2026-10-05T16:32:41.313017+00:00">
            <w:rPr>
              <w:sz w:val="21"/>
              <w:szCs w:val="21"/>
            </w:rPr>
          </w:rPrChange>
        </w:rPr>
        <w:t>与</w:t>
      </w:r>
      <w:r>
        <w:rPr>
          <w:rFonts w:ascii="Times New Roman" w:hAnsi="Times New Roman" w:cs="Times New Roman" w:eastAsia="SimSun"/>
          <w:sz w:val="21"/>
          <w:szCs w:val="21"/>
          <w:rPrChange w:id="952" w:author="Codex" w:date="2026-10-05T16:32:41.313017+00:00">
            <w:rPr>
              <w:sz w:val="21"/>
              <w:szCs w:val="21"/>
            </w:rPr>
          </w:rPrChange>
        </w:rPr>
        <w:t>M</w:t>
      </w:r>
      <w:r>
        <w:rPr>
          <w:rFonts w:ascii="Times New Roman" w:hAnsi="Times New Roman" w:cs="Times New Roman" w:eastAsia="SimSun"/>
          <w:sz w:val="21"/>
          <w:szCs w:val="21"/>
          <w:rPrChange w:id="953" w:author="Codex" w:date="2026-10-05T16:32:41.313017+00:00">
            <w:rPr>
              <w:sz w:val="21"/>
              <w:szCs w:val="21"/>
            </w:rPr>
          </w:rPrChange>
        </w:rPr>
        <w:t>用</w:t>
      </w:r>
      <w:r>
        <w:rPr>
          <w:rFonts w:ascii="Times New Roman" w:hAnsi="Times New Roman" w:cs="Times New Roman" w:eastAsia="SimSun"/>
          <w:sz w:val="21"/>
          <w:szCs w:val="21"/>
          <w:rPrChange w:id="954" w:author="Codex" w:date="2026-10-05T16:32:41.313017+00:00">
            <w:rPr>
              <w:sz w:val="21"/>
              <w:szCs w:val="21"/>
            </w:rPr>
          </w:rPrChange>
        </w:rPr>
        <w:t>Binomial/Logit</w:t>
      </w:r>
      <w:r>
        <w:rPr>
          <w:rFonts w:ascii="Times New Roman" w:hAnsi="Times New Roman" w:cs="Times New Roman" w:eastAsia="SimSun"/>
          <w:sz w:val="21"/>
          <w:szCs w:val="21"/>
          <w:rPrChange w:id="955" w:author="Codex" w:date="2026-10-05T16:32:41.313017+00:00">
            <w:rPr>
              <w:sz w:val="21"/>
              <w:szCs w:val="21"/>
            </w:rPr>
          </w:rPrChange>
        </w:rPr>
        <w:t>，</w:t>
      </w:r>
      <w:r>
        <w:rPr>
          <w:rFonts w:ascii="Times New Roman" w:hAnsi="Times New Roman" w:cs="Times New Roman" w:eastAsia="SimSun"/>
          <w:sz w:val="21"/>
          <w:szCs w:val="21"/>
          <w:rPrChange w:id="956" w:author="Codex" w:date="2026-10-05T16:32:41.313017+00:00">
            <w:rPr>
              <w:sz w:val="21"/>
              <w:szCs w:val="21"/>
            </w:rPr>
          </w:rPrChange>
        </w:rPr>
        <w:t>Y</w:t>
      </w:r>
      <w:r>
        <w:rPr>
          <w:rFonts w:ascii="Times New Roman" w:hAnsi="Times New Roman" w:cs="Times New Roman" w:eastAsia="SimSun"/>
          <w:sz w:val="21"/>
          <w:szCs w:val="21"/>
          <w:rPrChange w:id="957" w:author="Codex" w:date="2026-10-05T16:32:41.313017+00:00">
            <w:rPr>
              <w:sz w:val="21"/>
              <w:szCs w:val="21"/>
            </w:rPr>
          </w:rPrChange>
        </w:rPr>
        <w:t>用</w:t>
      </w:r>
      <w:r>
        <w:rPr>
          <w:rFonts w:ascii="Times New Roman" w:hAnsi="Times New Roman" w:cs="Times New Roman" w:eastAsia="SimSun"/>
          <w:sz w:val="21"/>
          <w:szCs w:val="21"/>
          <w:rPrChange w:id="958" w:author="Codex" w:date="2026-10-05T16:32:41.313017+00:00">
            <w:rPr>
              <w:sz w:val="21"/>
              <w:szCs w:val="21"/>
            </w:rPr>
          </w:rPrChange>
        </w:rPr>
        <w:t>Poisson/Log</w:t>
      </w:r>
      <w:r>
        <w:rPr>
          <w:rFonts w:ascii="Times New Roman" w:hAnsi="Times New Roman" w:cs="Times New Roman" w:eastAsia="SimSun"/>
          <w:sz w:val="21"/>
          <w:szCs w:val="21"/>
          <w:rPrChange w:id="959" w:author="Codex" w:date="2026-10-05T16:32:41.313017+00:00">
            <w:rPr>
              <w:sz w:val="21"/>
              <w:szCs w:val="21"/>
            </w:rPr>
          </w:rPrChange>
        </w:rPr>
        <w:t>。四条相对满意度链因固定</w:t>
      </w:r>
      <w:r>
        <w:rPr>
          <w:rFonts w:ascii="Times New Roman" w:hAnsi="Times New Roman" w:cs="Times New Roman" w:eastAsia="SimSun"/>
          <w:sz w:val="21"/>
          <w:szCs w:val="21"/>
          <w:rPrChange w:id="960" w:author="Codex" w:date="2026-10-05T16:32:41.313017+00:00">
            <w:rPr>
              <w:sz w:val="21"/>
              <w:szCs w:val="21"/>
            </w:rPr>
          </w:rPrChange>
        </w:rPr>
        <w:t>M</w:t>
      </w:r>
      <w:r>
        <w:rPr>
          <w:rFonts w:ascii="Times New Roman" w:hAnsi="Times New Roman" w:cs="Times New Roman" w:eastAsia="SimSun"/>
          <w:sz w:val="21"/>
          <w:szCs w:val="21"/>
          <w:rPrChange w:id="961" w:author="Codex" w:date="2026-10-05T16:32:41.313017+00:00">
            <w:rPr>
              <w:sz w:val="21"/>
              <w:szCs w:val="21"/>
            </w:rPr>
          </w:rPrChange>
        </w:rPr>
        <w:t>与其他状态存在确定性禁配，在拟合前停止；四条绝对满意度链完成</w:t>
      </w:r>
      <w:r>
        <w:rPr>
          <w:rFonts w:ascii="Times New Roman" w:hAnsi="Times New Roman" w:cs="Times New Roman" w:eastAsia="SimSun"/>
          <w:sz w:val="21"/>
          <w:szCs w:val="21"/>
          <w:rPrChange w:id="962" w:author="Codex" w:date="2026-10-05T16:32:41.313017+00:00">
            <w:rPr>
              <w:sz w:val="21"/>
              <w:szCs w:val="21"/>
            </w:rPr>
          </w:rPrChange>
        </w:rPr>
        <w:t>40</w:t>
      </w:r>
      <w:r>
        <w:rPr>
          <w:rFonts w:ascii="Times New Roman" w:hAnsi="Times New Roman" w:cs="Times New Roman" w:eastAsia="SimSun"/>
          <w:sz w:val="21"/>
          <w:szCs w:val="21"/>
          <w:rPrChange w:id="963" w:author="Codex" w:date="2026-10-05T16:32:41.313017+00:00">
            <w:rPr>
              <w:sz w:val="21"/>
              <w:szCs w:val="21"/>
            </w:rPr>
          </w:rPrChange>
        </w:rPr>
        <w:t>次诊断拟合，其中</w:t>
      </w:r>
      <w:r>
        <w:rPr>
          <w:rFonts w:ascii="Times New Roman" w:hAnsi="Times New Roman" w:cs="Times New Roman" w:eastAsia="SimSun"/>
          <w:sz w:val="21"/>
          <w:szCs w:val="21"/>
          <w:rPrChange w:id="964" w:author="Codex" w:date="2026-10-05T16:32:41.313017+00:00">
            <w:rPr>
              <w:sz w:val="21"/>
              <w:szCs w:val="21"/>
            </w:rPr>
          </w:rPrChange>
        </w:rPr>
        <w:t>23</w:t>
      </w:r>
      <w:r>
        <w:rPr>
          <w:rFonts w:ascii="Times New Roman" w:hAnsi="Times New Roman" w:cs="Times New Roman" w:eastAsia="SimSun"/>
          <w:sz w:val="21"/>
          <w:szCs w:val="21"/>
          <w:rPrChange w:id="965" w:author="Codex" w:date="2026-10-05T16:32:41.313017+00:00">
            <w:rPr>
              <w:sz w:val="21"/>
              <w:szCs w:val="21"/>
            </w:rPr>
          </w:rPrChange>
        </w:rPr>
        <w:t>次出现大于</w:t>
      </w:r>
      <w:r>
        <w:rPr>
          <w:rFonts w:ascii="Times New Roman" w:hAnsi="Times New Roman" w:cs="Times New Roman" w:eastAsia="SimSun"/>
          <w:sz w:val="21"/>
          <w:szCs w:val="21"/>
          <w:rPrChange w:id="966" w:author="Codex" w:date="2026-10-05T16:32:41.313017+00:00">
            <w:rPr>
              <w:sz w:val="21"/>
              <w:szCs w:val="21"/>
            </w:rPr>
          </w:rPrChange>
        </w:rPr>
        <w:t>1</w:t>
      </w:r>
      <w:r>
        <w:rPr>
          <w:rFonts w:ascii="Times New Roman" w:hAnsi="Times New Roman" w:cs="Times New Roman" w:eastAsia="SimSun"/>
          <w:sz w:val="21"/>
          <w:szCs w:val="21"/>
          <w:rPrChange w:id="967" w:author="Codex" w:date="2026-10-05T16:32:41.313017+00:00">
            <w:rPr>
              <w:sz w:val="21"/>
              <w:szCs w:val="21"/>
            </w:rPr>
          </w:rPrChange>
        </w:rPr>
        <w:t>的反事实</w:t>
      </w:r>
      <w:r>
        <w:rPr>
          <w:rFonts w:ascii="Times New Roman" w:hAnsi="Times New Roman" w:cs="Times New Roman" w:eastAsia="SimSun"/>
          <w:sz w:val="21"/>
          <w:szCs w:val="21"/>
          <w:rPrChange w:id="968" w:author="Codex" w:date="2026-10-05T16:32:41.313017+00:00">
            <w:rPr>
              <w:sz w:val="21"/>
              <w:szCs w:val="21"/>
            </w:rPr>
          </w:rPrChange>
        </w:rPr>
        <w:t>Y</w:t>
      </w:r>
      <w:r>
        <w:rPr>
          <w:rFonts w:ascii="Times New Roman" w:hAnsi="Times New Roman" w:cs="Times New Roman" w:eastAsia="SimSun"/>
          <w:sz w:val="21"/>
          <w:szCs w:val="21"/>
          <w:rPrChange w:id="969" w:author="Codex" w:date="2026-10-05T16:32:41.313017+00:00">
            <w:rPr>
              <w:sz w:val="21"/>
              <w:szCs w:val="21"/>
            </w:rPr>
          </w:rPrChange>
        </w:rPr>
        <w:t>预测。故未扩大至正式</w:t>
      </w:r>
      <w:r>
        <w:rPr>
          <w:rFonts w:ascii="Times New Roman" w:hAnsi="Times New Roman" w:cs="Times New Roman" w:eastAsia="SimSun"/>
          <w:sz w:val="21"/>
          <w:szCs w:val="21"/>
          <w:rPrChange w:id="970" w:author="Codex" w:date="2026-10-05T16:32:41.313017+00:00">
            <w:rPr>
              <w:sz w:val="21"/>
              <w:szCs w:val="21"/>
            </w:rPr>
          </w:rPrChange>
        </w:rPr>
        <w:t>1,000</w:t>
      </w:r>
      <w:r>
        <w:rPr>
          <w:rFonts w:ascii="Times New Roman" w:hAnsi="Times New Roman" w:cs="Times New Roman" w:eastAsia="SimSun"/>
          <w:sz w:val="21"/>
          <w:szCs w:val="21"/>
          <w:rPrChange w:id="971" w:author="Codex" w:date="2026-10-05T16:32:41.313017+00:00">
            <w:rPr>
              <w:sz w:val="21"/>
              <w:szCs w:val="21"/>
            </w:rPr>
          </w:rPrChange>
        </w:rPr>
        <w:t>次重估，也未以候选替换旧结果。原计划包括</w:t>
      </w:r>
      <w:r>
        <w:rPr>
          <w:rFonts w:ascii="Times New Roman" w:hAnsi="Times New Roman" w:cs="Times New Roman" w:eastAsia="SimSun"/>
          <w:sz w:val="21"/>
          <w:szCs w:val="21"/>
          <w:rPrChange w:id="972" w:author="Codex" w:date="2026-10-05T16:32:41.313017+00:00">
            <w:rPr>
              <w:sz w:val="21"/>
              <w:szCs w:val="21"/>
            </w:rPr>
          </w:rPrChange>
        </w:rPr>
        <w:t>E-value</w:t>
      </w:r>
      <w:r>
        <w:rPr>
          <w:rFonts w:ascii="Times New Roman" w:hAnsi="Times New Roman" w:cs="Times New Roman" w:eastAsia="SimSun"/>
          <w:sz w:val="21"/>
          <w:szCs w:val="21"/>
          <w:rPrChange w:id="973" w:author="Codex" w:date="2026-10-05T16:32:41.313017+00:00">
            <w:rPr>
              <w:sz w:val="21"/>
              <w:szCs w:val="21"/>
            </w:rPr>
          </w:rPrChange>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ascii="Times New Roman" w:hAnsi="Times New Roman" w:cs="Times New Roman" w:eastAsia="SimSun"/>
          <w:sz w:val="21"/>
          <w:szCs w:val="21"/>
          <w:rPrChange w:id="974" w:author="Codex" w:date="2026-10-05T16:32:41.313017+00:00">
            <w:rPr>
              <w:sz w:val="21"/>
              <w:szCs w:val="21"/>
            </w:rPr>
          </w:rPrChange>
        </w:rPr>
        <w:t>（</w:t>
      </w:r>
      <w:r w:rsidR="005A7A5B" w:rsidRPr="005A7A5B">
        <w:rPr>
          <w:rFonts w:ascii="Times New Roman" w:hAnsi="Times New Roman" w:cs="Times New Roman" w:eastAsia="SimSun"/>
          <w:sz w:val="21"/>
          <w:szCs w:val="21"/>
          <w:rPrChange w:id="975" w:author="Codex" w:date="2026-10-05T16:32:41.313017+00:00">
            <w:rPr>
              <w:sz w:val="21"/>
              <w:szCs w:val="21"/>
            </w:rPr>
          </w:rPrChange>
        </w:rPr>
        <w:t>Fujihara, 2024; Ding et al., 2016; VanderWeele et al., 2017a; Smith et al., 2019</w:t>
      </w:r>
      <w:r w:rsidR="005A7A5B" w:rsidRPr="005A7A5B">
        <w:rPr>
          <w:rFonts w:ascii="Times New Roman" w:hAnsi="Times New Roman" w:cs="Times New Roman" w:eastAsia="SimSun"/>
          <w:sz w:val="21"/>
          <w:szCs w:val="21"/>
          <w:rPrChange w:id="976" w:author="Codex" w:date="2026-10-05T16:32:41.313017+00:00">
            <w:rPr>
              <w:sz w:val="21"/>
              <w:szCs w:val="21"/>
            </w:rPr>
          </w:rPrChange>
        </w:rPr>
        <w:t>）</w:t>
      </w:r>
      <w:r w:rsidR="00D83FED">
        <w:rPr>
          <w:sz w:val="22"/>
        </w:rPr>
        <w:fldChar w:fldCharType="end"/>
      </w:r>
      <w:r>
        <w:rPr>
          <w:rFonts w:ascii="Times New Roman" w:hAnsi="Times New Roman" w:cs="Times New Roman" w:eastAsia="SimSun"/>
          <w:sz w:val="21"/>
          <w:szCs w:val="21"/>
          <w:rPrChange w:id="977" w:author="Codex" w:date="2026-10-05T16:32:41.313017+00:00">
            <w:rPr>
              <w:sz w:val="21"/>
              <w:szCs w:val="21"/>
            </w:rPr>
          </w:rPrChange>
        </w:rPr>
        <w:t>，但尚未按实际估计量适配，本稿不报告相应数值。</w:t>
      </w:r>
    </w:p>
    <w:p w14:paraId="54695217" w14:textId="42218296" w:rsidR="00D90731" w:rsidRPr="00270697" w:rsidRDefault="00D90731"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7" w:author="Codex" w:date="2026-10-05T16:32:41.313017+00:00">
            <w:rPr>
              <w:sz w:val="21"/>
              <w:szCs w:val="21"/>
            </w:rPr>
          </w:rPrChange>
        </w:rPr>
        <w:pPrChange w:id="978" w:author="Codex" w:date="2026-10-05T16:32:41.313017+00:00">
          <w:pPr>
            <w:pStyle w:val="af5"/>
            <w:snapToGrid w:val="0"/>
            <w:ind w:firstLine="420"/>
            <w:jc w:val="both"/>
          </w:pPr>
        </w:pPrChange>
      </w:pPr>
      <w:r>
        <w:rPr>
          <w:rFonts w:ascii="Times New Roman" w:hAnsi="Times New Roman" w:cs="Times New Roman" w:eastAsia="SimSun"/>
          <w:sz w:val="21"/>
          <w:szCs w:val="21"/>
          <w:rPrChange w:id="979" w:author="Codex" w:date="2026-10-05T16:32:41.313017+00:00">
            <w:rPr>
              <w:sz w:val="21"/>
              <w:szCs w:val="21"/>
            </w:rPr>
          </w:rPrChange>
        </w:rPr>
        <w:lastRenderedPageBreak/>
        <w:t>历史总体八链沿用</w:t>
      </w:r>
      <w:r>
        <w:rPr>
          <w:rFonts w:ascii="Times New Roman" w:hAnsi="Times New Roman" w:cs="Times New Roman" w:eastAsia="SimSun"/>
          <w:sz w:val="21"/>
          <w:szCs w:val="21"/>
          <w:rPrChange w:id="980" w:author="Codex" w:date="2026-10-05T16:32:41.313017+00:00">
            <w:rPr>
              <w:sz w:val="21"/>
              <w:szCs w:val="21"/>
            </w:rPr>
          </w:rPrChange>
        </w:rPr>
        <w:t>1,000</w:t>
      </w:r>
      <w:r>
        <w:rPr>
          <w:rFonts w:ascii="Times New Roman" w:hAnsi="Times New Roman" w:cs="Times New Roman" w:eastAsia="SimSun"/>
          <w:sz w:val="21"/>
          <w:szCs w:val="21"/>
          <w:rPrChange w:id="981" w:author="Codex" w:date="2026-10-05T16:32:41.313017+00:00">
            <w:rPr>
              <w:sz w:val="21"/>
              <w:szCs w:val="21"/>
            </w:rPr>
          </w:rPrChange>
        </w:rPr>
        <w:t>次逐记录</w:t>
      </w:r>
      <w:r>
        <w:rPr>
          <w:rFonts w:ascii="Times New Roman" w:hAnsi="Times New Roman" w:cs="Times New Roman" w:eastAsia="SimSun"/>
          <w:sz w:val="21"/>
          <w:szCs w:val="21"/>
          <w:rPrChange w:id="982" w:author="Codex" w:date="2026-10-05T16:32:41.313017+00:00">
            <w:rPr>
              <w:sz w:val="21"/>
              <w:szCs w:val="21"/>
            </w:rPr>
          </w:rPrChange>
        </w:rPr>
        <w:t>bootstrap</w:t>
      </w:r>
      <w:r>
        <w:rPr>
          <w:rFonts w:ascii="Times New Roman" w:hAnsi="Times New Roman" w:cs="Times New Roman" w:eastAsia="SimSun"/>
          <w:sz w:val="21"/>
          <w:szCs w:val="21"/>
          <w:rPrChange w:id="983" w:author="Codex" w:date="2026-10-05T16:32:41.313017+00:00">
            <w:rPr>
              <w:sz w:val="21"/>
              <w:szCs w:val="21"/>
            </w:rPr>
          </w:rPrChange>
        </w:rPr>
        <w:t>，</w:t>
      </w:r>
      <w:r>
        <w:rPr>
          <w:rFonts w:ascii="Times New Roman" w:hAnsi="Times New Roman" w:cs="Times New Roman" w:eastAsia="SimSun"/>
          <w:sz w:val="21"/>
          <w:szCs w:val="21"/>
          <w:rPrChange w:id="984" w:author="Codex" w:date="2026-10-05T16:32:41.313017+00:00">
            <w:rPr>
              <w:sz w:val="21"/>
              <w:szCs w:val="21"/>
            </w:rPr>
          </w:rPrChange>
        </w:rPr>
        <w:t>M=0/1</w:t>
      </w:r>
      <w:r>
        <w:rPr>
          <w:rFonts w:ascii="Times New Roman" w:hAnsi="Times New Roman" w:cs="Times New Roman" w:eastAsia="SimSun"/>
          <w:sz w:val="21"/>
          <w:szCs w:val="21"/>
          <w:rPrChange w:id="985" w:author="Codex" w:date="2026-10-05T16:32:41.313017+00:00">
            <w:rPr>
              <w:sz w:val="21"/>
              <w:szCs w:val="21"/>
            </w:rPr>
          </w:rPrChange>
        </w:rPr>
        <w:t>在同次抽样中配对，差值按两个</w:t>
      </w:r>
      <w:r>
        <w:rPr>
          <w:rFonts w:ascii="Times New Roman" w:hAnsi="Times New Roman" w:cs="Times New Roman" w:eastAsia="SimSun"/>
          <w:sz w:val="21"/>
          <w:szCs w:val="21"/>
          <w:rPrChange w:id="986" w:author="Codex" w:date="2026-10-05T16:32:41.313017+00:00">
            <w:rPr>
              <w:sz w:val="21"/>
              <w:szCs w:val="21"/>
            </w:rPr>
          </w:rPrChange>
        </w:rPr>
        <w:t>CDE OR</w:t>
      </w:r>
      <w:r>
        <w:rPr>
          <w:rFonts w:ascii="Times New Roman" w:hAnsi="Times New Roman" w:cs="Times New Roman" w:eastAsia="SimSun"/>
          <w:sz w:val="21"/>
          <w:szCs w:val="21"/>
          <w:rPrChange w:id="987" w:author="Codex" w:date="2026-10-05T16:32:41.313017+00:00">
            <w:rPr>
              <w:sz w:val="21"/>
              <w:szCs w:val="21"/>
            </w:rPr>
          </w:rPrChange>
        </w:rPr>
        <w:t>相减计算；这些区间未处理成年子女和家庭内的重复依赖。基础回归已按成年子女聚类，但夫妻与家庭关联仍可能使其不确定性不足。因此，主要结果解释为当前调整集下的关联，历史</w:t>
      </w:r>
      <w:r>
        <w:rPr>
          <w:rFonts w:ascii="Times New Roman" w:hAnsi="Times New Roman" w:cs="Times New Roman" w:eastAsia="SimSun"/>
          <w:sz w:val="21"/>
          <w:szCs w:val="21"/>
          <w:rPrChange w:id="988" w:author="Codex" w:date="2026-10-05T16:32:41.313017+00:00">
            <w:rPr>
              <w:sz w:val="21"/>
              <w:szCs w:val="21"/>
            </w:rPr>
          </w:rPrChange>
        </w:rPr>
        <w:t>CMAverse</w:t>
      </w:r>
      <w:r>
        <w:rPr>
          <w:rFonts w:ascii="Times New Roman" w:hAnsi="Times New Roman" w:cs="Times New Roman" w:eastAsia="SimSun"/>
          <w:sz w:val="21"/>
          <w:szCs w:val="21"/>
          <w:rPrChange w:id="989" w:author="Codex" w:date="2026-10-05T16:32:41.313017+00:00">
            <w:rPr>
              <w:sz w:val="21"/>
              <w:szCs w:val="21"/>
            </w:rPr>
          </w:rPrChange>
        </w:rPr>
        <w:t>结果同时受推断和识别限制；详见附录</w:t>
      </w:r>
      <w:r>
        <w:rPr>
          <w:rFonts w:ascii="Times New Roman" w:hAnsi="Times New Roman" w:cs="Times New Roman" w:eastAsia="SimSun"/>
          <w:sz w:val="21"/>
          <w:szCs w:val="21"/>
          <w:rPrChange w:id="990" w:author="Codex" w:date="2026-10-05T16:32:41.313017+00:00">
            <w:rPr>
              <w:sz w:val="21"/>
              <w:szCs w:val="21"/>
            </w:rPr>
          </w:rPrChange>
        </w:rPr>
        <w:t>B</w:t>
      </w:r>
      <w:r>
        <w:rPr>
          <w:rFonts w:ascii="Times New Roman" w:hAnsi="Times New Roman" w:cs="Times New Roman" w:eastAsia="SimSun"/>
          <w:sz w:val="21"/>
          <w:szCs w:val="21"/>
          <w:rPrChange w:id="991" w:author="Codex" w:date="2026-10-05T16:32:41.313017+00:00">
            <w:rPr>
              <w:sz w:val="21"/>
              <w:szCs w:val="21"/>
            </w:rPr>
          </w:rPrChange>
        </w:rPr>
        <w:t>。</w:t>
      </w:r>
    </w:p>
    <w:p w14:paraId="677F24E1" w14:textId="7FF68C79"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8" w:author="Codex" w:date="2026-10-05T16:32:41.313017+00:00">
            <w:rPr>
              <w:sz w:val="21"/>
              <w:szCs w:val="21"/>
            </w:rPr>
          </w:rPrChange>
        </w:rPr>
        <w:pPrChange w:id="992" w:author="Codex" w:date="2026-10-05T16:32:41.313017+00:00">
          <w:pPr>
            <w:pStyle w:val="af5"/>
            <w:ind w:firstLine="420"/>
            <w:jc w:val="both"/>
          </w:pPr>
        </w:pPrChange>
      </w:pPr>
      <w:r>
        <w:rPr>
          <w:rFonts w:ascii="Times New Roman" w:hAnsi="Times New Roman" w:cs="Times New Roman" w:eastAsia="SimSun"/>
          <w:sz w:val="21"/>
          <w:szCs w:val="21"/>
          <w:rPrChange w:id="993" w:author="Codex" w:date="2026-10-05T16:32:41.313017+00:00">
            <w:rPr>
              <w:sz w:val="21"/>
              <w:szCs w:val="21"/>
            </w:rPr>
          </w:rPrChange>
        </w:rPr>
        <w:t>异质性扩展单独采用</w:t>
      </w:r>
      <w:r>
        <w:rPr>
          <w:rFonts w:ascii="Times New Roman" w:hAnsi="Times New Roman" w:cs="Times New Roman" w:eastAsia="SimSun"/>
          <w:sz w:val="21"/>
          <w:szCs w:val="21"/>
          <w:rPrChange w:id="994" w:author="Codex" w:date="2026-10-05T16:32:41.313017+00:00">
            <w:rPr>
              <w:sz w:val="21"/>
              <w:szCs w:val="21"/>
            </w:rPr>
          </w:rPrChange>
        </w:rPr>
        <w:t>1,000</w:t>
      </w:r>
      <w:r>
        <w:rPr>
          <w:rFonts w:ascii="Times New Roman" w:hAnsi="Times New Roman" w:cs="Times New Roman" w:eastAsia="SimSun"/>
          <w:sz w:val="21"/>
          <w:szCs w:val="21"/>
          <w:rPrChange w:id="995" w:author="Codex" w:date="2026-10-05T16:32:41.313017+00:00">
            <w:rPr>
              <w:sz w:val="21"/>
              <w:szCs w:val="21"/>
            </w:rPr>
          </w:rPrChange>
        </w:rPr>
        <w:t>次共享连通组重抽样。连通组由成年子女、配偶、有效父母身份及对应年份的家庭联系构建，以保留重复亲子记录和相关群体之间的依赖；特殊父母编码不形成共同簇。在同一次抽样中分别重估两组及其</w:t>
      </w:r>
      <w:r>
        <w:rPr>
          <w:rFonts w:ascii="Times New Roman" w:hAnsi="Times New Roman" w:cs="Times New Roman" w:eastAsia="SimSun"/>
          <w:sz w:val="21"/>
          <w:szCs w:val="21"/>
          <w:rPrChange w:id="996" w:author="Codex" w:date="2026-10-05T16:32:41.313017+00:00">
            <w:rPr>
              <w:sz w:val="21"/>
              <w:szCs w:val="21"/>
            </w:rPr>
          </w:rPrChange>
        </w:rPr>
        <w:t>M=0/1</w:t>
      </w:r>
      <w:r>
        <w:rPr>
          <w:rFonts w:ascii="Times New Roman" w:hAnsi="Times New Roman" w:cs="Times New Roman" w:eastAsia="SimSun"/>
          <w:sz w:val="21"/>
          <w:szCs w:val="21"/>
          <w:rPrChange w:id="997" w:author="Codex" w:date="2026-10-05T16:32:41.313017+00:00">
            <w:rPr>
              <w:sz w:val="21"/>
              <w:szCs w:val="21"/>
            </w:rPr>
          </w:rPrChange>
        </w:rPr>
        <w:t>对比，直接检验总间接对比的</w:t>
      </w:r>
      <w:r>
        <w:rPr>
          <w:rFonts w:ascii="Times New Roman" w:hAnsi="Times New Roman" w:cs="Times New Roman" w:eastAsia="SimSun"/>
          <w:sz w:val="21"/>
          <w:szCs w:val="21"/>
          <w:rPrChange w:id="998" w:author="Codex" w:date="2026-10-05T16:32:41.313017+00:00">
            <w:rPr>
              <w:sz w:val="21"/>
              <w:szCs w:val="21"/>
            </w:rPr>
          </w:rPrChange>
        </w:rPr>
        <w:t>log OR</w:t>
      </w:r>
      <w:r>
        <w:rPr>
          <w:rFonts w:ascii="Times New Roman" w:hAnsi="Times New Roman" w:cs="Times New Roman" w:eastAsia="SimSun"/>
          <w:sz w:val="21"/>
          <w:szCs w:val="21"/>
          <w:rPrChange w:id="999" w:author="Codex" w:date="2026-10-05T16:32:41.313017+00:00">
            <w:rPr>
              <w:sz w:val="21"/>
              <w:szCs w:val="21"/>
            </w:rPr>
          </w:rPrChange>
        </w:rPr>
        <w:t>之差与配对</w:t>
      </w:r>
      <w:r>
        <w:rPr>
          <w:rFonts w:ascii="Times New Roman" w:hAnsi="Times New Roman" w:cs="Times New Roman" w:eastAsia="SimSun"/>
          <w:sz w:val="21"/>
          <w:szCs w:val="21"/>
          <w:rPrChange w:id="1000" w:author="Codex" w:date="2026-10-05T16:32:41.313017+00:00">
            <w:rPr>
              <w:sz w:val="21"/>
              <w:szCs w:val="21"/>
            </w:rPr>
          </w:rPrChange>
        </w:rPr>
        <w:t>CDE</w:t>
      </w:r>
      <w:r>
        <w:rPr>
          <w:rFonts w:ascii="Times New Roman" w:hAnsi="Times New Roman" w:cs="Times New Roman" w:eastAsia="SimSun"/>
          <w:sz w:val="21"/>
          <w:szCs w:val="21"/>
          <w:rPrChange w:id="1001" w:author="Codex" w:date="2026-10-05T16:32:41.313017+00:00">
            <w:rPr>
              <w:sz w:val="21"/>
              <w:szCs w:val="21"/>
            </w:rPr>
          </w:rPrChange>
        </w:rPr>
        <w:t>差异之差。两类各</w:t>
      </w:r>
      <w:r>
        <w:rPr>
          <w:rFonts w:ascii="Times New Roman" w:hAnsi="Times New Roman" w:cs="Times New Roman" w:eastAsia="SimSun"/>
          <w:sz w:val="21"/>
          <w:szCs w:val="21"/>
          <w:rPrChange w:id="1002" w:author="Codex" w:date="2026-10-05T16:32:41.313017+00:00">
            <w:rPr>
              <w:sz w:val="21"/>
              <w:szCs w:val="21"/>
            </w:rPr>
          </w:rPrChange>
        </w:rPr>
        <w:t>24</w:t>
      </w:r>
      <w:r>
        <w:rPr>
          <w:rFonts w:ascii="Times New Roman" w:hAnsi="Times New Roman" w:cs="Times New Roman" w:eastAsia="SimSun"/>
          <w:sz w:val="21"/>
          <w:szCs w:val="21"/>
          <w:rPrChange w:id="1003" w:author="Codex" w:date="2026-10-05T16:32:41.313017+00:00">
            <w:rPr>
              <w:sz w:val="21"/>
              <w:szCs w:val="21"/>
            </w:rPr>
          </w:rPrChange>
        </w:rPr>
        <w:t>项比较分别进行</w:t>
      </w:r>
      <w:r>
        <w:rPr>
          <w:rFonts w:ascii="Times New Roman" w:hAnsi="Times New Roman" w:cs="Times New Roman" w:eastAsia="SimSun"/>
          <w:sz w:val="21"/>
          <w:szCs w:val="21"/>
          <w:rPrChange w:id="1004" w:author="Codex" w:date="2026-10-05T16:32:41.313017+00:00">
            <w:rPr>
              <w:sz w:val="21"/>
              <w:szCs w:val="21"/>
            </w:rPr>
          </w:rPrChange>
        </w:rPr>
        <w:t>BH</w:t>
      </w:r>
      <w:r>
        <w:rPr>
          <w:rFonts w:ascii="Times New Roman" w:hAnsi="Times New Roman" w:cs="Times New Roman" w:eastAsia="SimSun"/>
          <w:sz w:val="21"/>
          <w:szCs w:val="21"/>
          <w:rPrChange w:id="1005" w:author="Codex" w:date="2026-10-05T16:32:41.313017+00:00">
            <w:rPr>
              <w:sz w:val="21"/>
              <w:szCs w:val="21"/>
            </w:rPr>
          </w:rPrChange>
        </w:rPr>
        <w:t>校正；普通</w:t>
      </w:r>
      <w:r>
        <w:rPr>
          <w:rFonts w:ascii="Times New Roman" w:hAnsi="Times New Roman" w:cs="Times New Roman" w:eastAsia="SimSun"/>
          <w:sz w:val="21"/>
          <w:szCs w:val="21"/>
          <w:rPrChange w:id="1006" w:author="Codex" w:date="2026-10-05T16:32:41.313017+00:00">
            <w:rPr>
              <w:sz w:val="21"/>
              <w:szCs w:val="21"/>
            </w:rPr>
          </w:rPrChange>
        </w:rPr>
        <w:t>95%</w:t>
      </w:r>
      <w:r>
        <w:rPr>
          <w:rFonts w:ascii="Times New Roman" w:hAnsi="Times New Roman" w:cs="Times New Roman" w:eastAsia="SimSun"/>
          <w:sz w:val="21"/>
          <w:szCs w:val="21"/>
          <w:rPrChange w:id="1007" w:author="Codex" w:date="2026-10-05T16:32:41.313017+00:00">
            <w:rPr>
              <w:sz w:val="21"/>
              <w:szCs w:val="21"/>
            </w:rPr>
          </w:rPrChange>
        </w:rPr>
        <w:t>区间不视为同时区间。</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1" w:author="Codex" w:date="2026-10-05T14:02:24Z"/>
          <w:rFonts w:ascii="Times New Roman" w:hAnsi="Times New Roman" w:cs="Times New Roman" w:eastAsia="SimSun"/>
          <w:sz w:val="21"/>
          <w:szCs w:val="21"/>
        </w:rPr>
      </w:pPr>
      <w:ins w:id="2" w:author="Codex" w:date="2026-10-05T14:02:24Z">
        <w:r>
          <w:rPr>
            <w:rFonts w:ascii="Times New Roman" w:hAnsi="Times New Roman" w:cs="Times New Roman" w:eastAsia="SimSun"/>
            <w:sz w:val="21"/>
            <w:szCs w:val="21"/>
          </w:rPr>
          <w:t>本轮分析是在查看基础回归、历史八链和既有规格探索之后登记的追加探索。历史150项规格及其失败、镜像关系和选择记录保留；由此选出的11项候选以B=1000细化原定义下的估计，不视为独立样本确认。B表示bootstrap重复次数，而非分析样本量。历史调整集与新增分析的处理前调整集分别报告，不以旧定义下结果相近证明含未来信息的变量有效。</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3" w:author="Codex" w:date="2026-10-05T14:02:24Z"/>
          <w:rFonts w:ascii="Times New Roman" w:hAnsi="Times New Roman" w:cs="Times New Roman" w:eastAsia="SimSun"/>
          <w:sz w:val="21"/>
          <w:szCs w:val="21"/>
        </w:rPr>
      </w:pPr>
      <w:ins w:id="4" w:author="Codex" w:date="2026-10-05T14:02:24Z">
        <w:r>
          <w:rPr>
            <w:rFonts w:ascii="Times New Roman" w:hAnsi="Times New Roman" w:cs="Times New Roman" w:eastAsia="SimSun"/>
            <w:sz w:val="21"/>
            <w:szCs w:val="21"/>
          </w:rPr>
          <w:t>新增14项分为四类：A类4项检验基期婚姻满意度对收入变化—期末支持发生概率关联的修饰；B类4项检验两部分模型合成的总体月均支持金额上的对应修饰；C类4项计算期末满意度分布与支持概率之间的完整模型化间接对比；D类2项使用三波资料计算本人和配偶满意度的滞后间接对比。A/B的两种收入编码为绝对收入变化和相对收入跨越，分别考察本人及配偶基期满意度。满意度主对比为5分与不高于3分，4分保留为单独类别。各检验的样本与关联簇数量随资格及缺失情况分别报告。</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5" w:author="Codex" w:date="2026-10-05T14:02:24Z"/>
          <w:rFonts w:ascii="Times New Roman" w:hAnsi="Times New Roman" w:cs="Times New Roman" w:eastAsia="SimSun"/>
          <w:sz w:val="21"/>
          <w:szCs w:val="21"/>
        </w:rPr>
      </w:pPr>
      <w:ins w:id="6" w:author="Codex" w:date="2026-10-05T14:02:24Z">
        <w:r>
          <w:rPr>
            <w:rFonts w:ascii="Times New Roman" w:hAnsi="Times New Roman" w:cs="Times New Roman" w:eastAsia="SimSun"/>
            <w:sz w:val="21"/>
            <w:szCs w:val="21"/>
          </w:rPr>
          <w:t>B类将是否提供支持与正值支持金额联合构成总体均值，不能用正值金额方程的单个系数代替总体金额对比。未提供支持与提供支持但金额缺失分别处理，不把后者赋零。C/D按登记的中介分布和结果模型计算完整间接对比，不以收入—满意度一段路径的显著性作为执行门槛；鉴于时序重叠及识别限制，使用“模型化间接对比”，不自动解释为已识别的自然间接效应。</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7" w:author="Codex" w:date="2026-10-05T14:02:24Z"/>
          <w:rFonts w:ascii="Times New Roman" w:hAnsi="Times New Roman" w:cs="Times New Roman" w:eastAsia="SimSun"/>
          <w:sz w:val="21"/>
          <w:szCs w:val="21"/>
        </w:rPr>
      </w:pPr>
      <w:ins w:id="8" w:author="Codex" w:date="2026-10-05T14:02:24Z">
        <w:r>
          <w:rPr>
            <w:rFonts w:ascii="Times New Roman" w:hAnsi="Times New Roman" w:cs="Times New Roman" w:eastAsia="SimSun"/>
            <w:sz w:val="21"/>
            <w:szCs w:val="21"/>
          </w:rPr>
          <w:t>新增14项先运行B=200整簇bootstrap，按原登记共同支持、至少98%有效重复及精化规则筛选。合格初筛p≤.10或尾概率的Monte Carlo区间包含.05者，进入固定总重复数B=2000的精化；未入选者仍完整列示。效应区间与尾概率Monte Carlo区间分别报告。全14项同时呈现原始p及BH/BY调整结果；批内校正不能消除本研究此前的自适应选择历史。次级和敏感性分析沿各自登记执行，不能将其中的单个组件关联转述为婚姻满意度机制获得支持。bootstrap有效比例不足时保留估计与失败记录，暂缓正式推断。</w:t>
        </w:r>
      </w:ins>
    </w:p>
    <w:p>
      <w:pPr>
        <w:pStyle w:val="afffa"/>
        <w:keepNext/>
        <w:snapToGrid w:val="0"/>
        <w:spacing w:before="156" w:after="100" w:line="360" w:lineRule="exact"/>
        <w:ind w:firstLine="420"/>
        <w:rPr>
          <w:ins w:id="1001429" w:author="Codex" w:date="2026-10-06T05:40:41Z"/>
        </w:rPr>
      </w:pPr>
      <w:ins w:id="1001430" w:author="Codex" w:date="2026-10-06T05:40:41Z">
        <w:r>
          <w:rPr>
            <w:rFonts w:ascii="Times New Roman" w:hAnsi="Times New Roman" w:eastAsia="SimSun" w:cs="Times New Roman"/>
            <w:sz w:val="21"/>
            <w:szCs w:val="21"/>
          </w:rPr>
          <w:t>4. 选择后的限定复核</w:t>
        </w:r>
      </w:ins>
    </w:p>
    <w:p>
      <w:pPr>
        <w:pStyle w:val="af5"/>
        <w:snapToGrid w:val="0"/>
        <w:ind w:firstLine="420"/>
        <w:jc w:val="both"/>
        <w:rPr>
          <w:ins w:id="1001431" w:author="Codex" w:date="2026-10-06T05:40:41Z"/>
          <w:sz w:val="21"/>
          <w:szCs w:val="21"/>
        </w:rPr>
      </w:pPr>
      <w:ins w:id="1001432" w:author="Codex" w:date="2026-10-06T05:40:41Z">
        <w:r>
          <w:rPr>
            <w:rFonts w:ascii="Times New Roman" w:hAnsi="Times New Roman" w:eastAsia="SimSun" w:cs="Times New Roman"/>
            <w:sz w:val="21"/>
            <w:szCs w:val="21"/>
          </w:rPr>
          <w:t>在既有探索结果基础上，本研究进一步固定P1、P2、P3、N1和N2五项复核任务，不将其视为独立验证。P1和P2分别对应本人相对婚姻满意度地位跃迁及夫妻满意度分差变化两个候选；仅从原调整集中删除跨波累计的父辈支持变量dwm_begin，保持各自原完整案例样本、共享整簇抽样索引与种子，以1,000次配对重复比较新旧估计，并考察修订模型的分期方向和逐簇影响。ΔOR定义为固定两种中介状态时标准化边际OR之差，零假设为0；TNIE为OR，零假设为1。ΔOR不表示概率或百分点变化。</w:t>
        </w:r>
      </w:ins>
    </w:p>
    <w:p>
      <w:pPr>
        <w:pStyle w:val="af5"/>
        <w:snapToGrid w:val="0"/>
        <w:ind w:firstLine="420"/>
        <w:jc w:val="both"/>
        <w:rPr>
          <w:ins w:id="1001482" w:author="Codex" w:date="2026-10-06T15:06:37Z"/>
          <w:sz w:val="21"/>
          <w:szCs w:val="21"/>
        </w:rPr>
      </w:pPr>
      <w:ins w:id="1001483" w:author="Codex" w:date="2026-10-06T15:06:37Z">
        <w:r>
          <w:rPr>
            <w:rFonts w:ascii="Times New Roman" w:hAnsi="Times New Roman" w:eastAsia="SimSun" w:cs="Times New Roman"/>
            <w:sz w:val="21"/>
            <w:szCs w:val="21"/>
          </w:rPr>
          <w:t>三状态金额复核在12,634条合格记录上，将是否支持的Logit模型与正值金额的Gamma/Log模型合成总体月均金额。分别在基期本人满意度≤3分、4分和5分状态下，比较收入增加与未增加的标准化金额；再对“5分减≤3分”与“5分减4分”组成的二维向量进行整体检验。原金额与预定99%封顶金额并列报告。原金额的数值失败已在同一样本、模型和2,000份整簇抽样下修复；技术验证及检验规则见附录E。</w:t>
        </w:r>
      </w:ins>
    </w:p>
    <w:p>
      <w:pPr>
        <w:pStyle w:val="af5"/>
        <w:snapToGrid w:val="0"/>
        <w:ind w:firstLine="420"/>
        <w:jc w:val="both"/>
        <w:rPr>
          <w:ins w:id="1001484" w:author="Codex" w:date="2026-10-06T15:06:37Z"/>
          <w:sz w:val="21"/>
          <w:szCs w:val="21"/>
        </w:rPr>
      </w:pPr>
      <w:ins w:id="1001485" w:author="Codex" w:date="2026-10-06T15:06:37Z">
        <w:r>
          <w:rPr>
            <w:rFonts w:ascii="Times New Roman" w:hAnsi="Times New Roman" w:eastAsia="SimSun" w:cs="Times New Roman"/>
            <w:sz w:val="21"/>
            <w:szCs w:val="21"/>
          </w:rPr>
          <w:t>N1在本人—波次资料上拟合线性概率模型，将本人及配偶满意度、本人收入分别分解为个人观察期均值与个人内偏差，并控制波次、性别、年龄及其平方、教育、户口和已观测合格父母槽数；标准误按统一亲属—家庭簇进行HC1调整。该模型描述已观测合格父母槽的支持发生关联，不是亲子二元组中介模型，也不是本人固定效应模型。N2仅复用既有分期点估计。N1四项满意度检验与P3两项整体检验组成固定六项家族，报告BH与BY调整；本次数值修复后六项均可估计，调整分母固定为6，批内调整不覆盖此前全部自适应搜索。</w:t>
        </w:r>
      </w:ins>
    </w:p>
    <w:p w14:paraId="13B6B47E" w14:textId="7FF68C7B" w:rsidR="005375B4" w:rsidRDefault="005375B4" w:rsidP="005375B4">
      <w:pPr>
        <w:pStyle w:val="aff2"/>
        <w:keepNext/>
        <w:snapToGrid w:val="0"/>
        <w:spacing w:before="312" w:after="312" w:line="360" w:lineRule="exact"/>
        <w:ind w:firstLine="420"/>
      </w:pPr>
      <w:r>
        <w:t>三、研究结果</w:t>
      </w:r>
    </w:p>
    <w:p w14:paraId="6336F6B3" w14:textId="7FF68C7D" w:rsidR="003D0255" w:rsidRDefault="005375B4" w:rsidP="005375B4">
      <w:pPr>
        <w:pStyle w:val="aff4"/>
        <w:keepNext/>
        <w:snapToGrid w:val="0"/>
        <w:spacing w:before="156" w:after="156" w:line="360" w:lineRule="exact"/>
        <w:ind w:firstLine="428"/>
      </w:pPr>
      <w:r>
        <w:t>（一）样本与变量分布</w:t>
      </w:r>
    </w:p>
    <w:p w14:paraId="4EA32251" w14:textId="7FF68C8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9" w:author="Codex" w:date="2026-10-05T16:32:41.313017+00:00">
            <w:rPr>
              <w:sz w:val="21"/>
              <w:szCs w:val="21"/>
            </w:rPr>
          </w:rPrChange>
        </w:rPr>
        <w:pPrChange w:id="1008" w:author="Codex" w:date="2026-10-05T16:32:41.313017+00:00">
          <w:pPr>
            <w:pStyle w:val="af5"/>
            <w:snapToGrid w:val="0"/>
            <w:ind w:firstLine="420"/>
            <w:jc w:val="both"/>
          </w:pPr>
        </w:pPrChange>
      </w:pPr>
      <w:r>
        <w:rPr>
          <w:rFonts w:ascii="Times New Roman" w:hAnsi="Times New Roman" w:cs="Times New Roman" w:eastAsia="SimSun"/>
          <w:sz w:val="21"/>
          <w:szCs w:val="21"/>
          <w:rPrChange w:id="1009" w:author="Codex" w:date="2026-10-05T16:32:41.313017+00:00">
            <w:rPr>
              <w:sz w:val="21"/>
              <w:szCs w:val="21"/>
            </w:rPr>
          </w:rPrChange>
        </w:rPr>
        <w:t>表</w:t>
      </w:r>
      <w:del w:id="1001373" w:author="Codex" w:date="2026-10-06T05:40:41Z">
        <w:r>
          <w:rPr>
            <w:rFonts w:ascii="Times New Roman" w:hAnsi="Times New Roman" w:cs="Times New Roman" w:eastAsia="SimSun"/>
            <w:sz w:val="21"/>
            <w:szCs w:val="21"/>
            <w:rPrChange w:id="1010" w:author="Codex" w:date="2026-10-05T16:32:41.313017+00:00">
              <w:rPr>
                <w:sz w:val="21"/>
                <w:szCs w:val="21"/>
              </w:rPr>
            </w:rPrChange>
          </w:rPr>
          <w:delText>1</w:delText>
        </w:r>
      </w:del>
      <w:ins w:id="1001374" w:author="Codex" w:date="2026-10-06T05:40:41Z">
        <w:r>
          <w:rPr>
            <w:rFonts w:ascii="Times New Roman" w:hAnsi="Times New Roman" w:cs="Times New Roman" w:eastAsia="SimSun"/>
            <w:sz w:val="21"/>
            <w:szCs w:val="21"/>
          </w:rPr>
          <w:t>2</w:t>
        </w:r>
      </w:ins>
      <w:r>
        <w:rPr>
          <w:rFonts w:ascii="Times New Roman" w:hAnsi="Times New Roman" w:cs="Times New Roman" w:eastAsia="SimSun"/>
          <w:sz w:val="21"/>
          <w:szCs w:val="21"/>
          <w:rPrChange w:id="1011" w:author="Codex" w:date="2026-10-05T16:32:41.313017+00:00">
            <w:rPr>
              <w:sz w:val="21"/>
              <w:szCs w:val="21"/>
            </w:rPr>
          </w:rPrChange>
        </w:rPr>
        <w:t>汇总相邻两波样本中的主要变量。后续分析并不对所有记录使用同一个转移分母：满意度已处于最高分者不能继续在量表上提升，基期已高于配偶者也不属于相对位置升级的风险集。因而表</w:t>
      </w:r>
      <w:del w:id="1001375" w:author="Codex" w:date="2026-10-06T05:40:41Z">
        <w:r>
          <w:rPr>
            <w:rFonts w:ascii="Times New Roman" w:hAnsi="Times New Roman" w:cs="Times New Roman" w:eastAsia="SimSun"/>
            <w:sz w:val="21"/>
            <w:szCs w:val="21"/>
            <w:rPrChange w:id="1012" w:author="Codex" w:date="2026-10-05T16:32:41.313017+00:00">
              <w:rPr>
                <w:sz w:val="21"/>
                <w:szCs w:val="21"/>
              </w:rPr>
            </w:rPrChange>
          </w:rPr>
          <w:delText>2.1</w:delText>
        </w:r>
      </w:del>
      <w:ins w:id="1001376"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1013" w:author="Codex" w:date="2026-10-05T16:32:41.313017+00:00">
            <w:rPr>
              <w:sz w:val="21"/>
              <w:szCs w:val="21"/>
            </w:rPr>
          </w:rPrChange>
        </w:rPr>
        <w:t>和表</w:t>
      </w:r>
      <w:del w:id="1001377" w:author="Codex" w:date="2026-10-06T05:40:41Z">
        <w:r>
          <w:rPr>
            <w:rFonts w:ascii="Times New Roman" w:hAnsi="Times New Roman" w:cs="Times New Roman" w:eastAsia="SimSun"/>
            <w:sz w:val="21"/>
            <w:szCs w:val="21"/>
            <w:rPrChange w:id="1014" w:author="Codex" w:date="2026-10-05T16:32:41.313017+00:00">
              <w:rPr>
                <w:sz w:val="21"/>
                <w:szCs w:val="21"/>
              </w:rPr>
            </w:rPrChange>
          </w:rPr>
          <w:delText>2.2</w:delText>
        </w:r>
      </w:del>
      <w:ins w:id="1001378"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1015" w:author="Codex" w:date="2026-10-05T16:32:41.313017+00:00">
            <w:rPr>
              <w:sz w:val="21"/>
              <w:szCs w:val="21"/>
            </w:rPr>
          </w:rPrChange>
        </w:rPr>
        <w:t>另列各候选链的样本与事件分布，避免将不同资格总体的发生率直接混同。</w:t>
      </w:r>
    </w:p>
    <w:p w14:paraId="63686FD7" w14:textId="7FF68C91"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8630" w:author="Codex" w:date="2026-10-05T16:32:41.313017+00:00">
            <w:rPr>
              <w:rFonts w:cs="Times New Roman"/>
              <w:szCs w:val="21"/>
            </w:rPr>
          </w:rPrChange>
        </w:rPr>
        <w:pPrChange w:id="1016"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1017" w:author="Codex" w:date="2026-10-05T16:32:41.313017+00:00">
            <w:rPr>
              <w:rFonts w:cs="Times New Roman"/>
              <w:szCs w:val="21"/>
            </w:rPr>
          </w:rPrChange>
        </w:rPr>
        <w:t>表</w:t>
      </w:r>
      <w:del w:id="1001379" w:author="Codex" w:date="2026-10-06T05:40:41Z">
        <w:r>
          <w:rPr>
            <w:rFonts w:ascii="Times New Roman" w:hAnsi="Times New Roman" w:cs="Times New Roman" w:eastAsia="KaiTi"/>
            <w:b w:val="0"/>
            <w:bCs w:val="0"/>
            <w:sz w:val="21"/>
            <w:szCs w:val="21"/>
            <w:rPrChange w:id="1018" w:author="Codex" w:date="2026-10-05T16:32:41.313017+00:00">
              <w:rPr>
                <w:rFonts w:cs="Times New Roman"/>
                <w:szCs w:val="21"/>
              </w:rPr>
            </w:rPrChange>
          </w:rPr>
          <w:delText xml:space="preserve">1 </w:delText>
        </w:r>
      </w:del>
      <w:ins w:id="1001380" w:author="Codex" w:date="2026-10-06T05:40:41Z">
        <w:r>
          <w:rPr>
            <w:rFonts w:ascii="Times New Roman" w:hAnsi="Times New Roman" w:cs="Times New Roman" w:eastAsia="KaiTi"/>
            <w:b w:val="0"/>
            <w:bCs w:val="0"/>
            <w:sz w:val="21"/>
            <w:szCs w:val="21"/>
          </w:rPr>
          <w:t xml:space="preserve">2 </w:t>
        </w:r>
      </w:ins>
      <w:r>
        <w:rPr>
          <w:rFonts w:ascii="Times New Roman" w:hAnsi="Times New Roman" w:cs="Times New Roman" w:eastAsia="KaiTi"/>
          <w:b w:val="0"/>
          <w:bCs w:val="0"/>
          <w:sz w:val="21"/>
          <w:szCs w:val="21"/>
          <w:rPrChange w:id="1019" w:author="Codex" w:date="2026-10-05T16:32:41.313017+00:00">
            <w:rPr>
              <w:rFonts w:cs="Times New Roman"/>
              <w:szCs w:val="21"/>
            </w:rPr>
          </w:rPrChange>
        </w:rPr>
        <w:t>描述性统计</w:t>
      </w:r>
    </w:p>
    <w:tbl>
      <w:tblPr>
        <w:tblStyle w:val="a3"/>
        <w:tblW w:w="0" w:type="auto"/>
        <w:jc w:val="center"/>
        <w:tblBorders>
          <w:top w:val="single" w:sz="12" w:color="000000"/>
          <w:left w:val="nil"/>
          <w:bottom w:val="single" w:sz="12" w:color="000000"/>
          <w:right w:val="nil"/>
          <w:insideH w:val="nil"/>
          <w:insideV w:val="nil"/>
        </w:tblBorders>
        <w:tblLook w:val="0420" w:firstRow="1" w:lastRow="0" w:firstColumn="0" w:lastColumn="0" w:noHBand="0" w:noVBand="1"/>
        <w:tblPrChange w:id="1020"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PrChange>
      </w:tblPr>
      <w:tblGrid>
        <w:gridCol w:w="4935"/>
        <w:gridCol w:w="1569"/>
        <w:gridCol w:w="1552"/>
        <w:gridCol w:w="1552"/>
        <w:gridCol w:w="834"/>
        <w:gridCol w:w="729"/>
      </w:tblGrid>
      <w:tr w:rsidR="00352AB8" w14:paraId="6682E0C3"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1"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389772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31" w:author="Codex" w:date="2026-10-05T16:32:41.313017+00:00">
                  <w:rPr>
                    <w:bCs w:val="0"/>
                    <w:color w:val="000000"/>
                    <w:sz w:val="21"/>
                    <w:szCs w:val="21"/>
                  </w:rPr>
                </w:rPrChange>
              </w:rPr>
              <w:pPrChange w:id="10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23" w:author="Codex" w:date="2026-10-05T16:32:41.313017+00:00">
                  <w:rPr>
                    <w:bCs w:val="0"/>
                    <w:color w:val="000000"/>
                    <w:sz w:val="21"/>
                    <w:szCs w:val="21"/>
                  </w:rPr>
                </w:rPrChange>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4"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521F1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32" w:author="Codex" w:date="2026-10-05T16:32:41.313017+00:00">
                  <w:rPr>
                    <w:bCs w:val="0"/>
                    <w:color w:val="000000"/>
                    <w:sz w:val="21"/>
                    <w:szCs w:val="21"/>
                  </w:rPr>
                </w:rPrChange>
              </w:rPr>
              <w:pPrChange w:id="10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27" w:author="Codex" w:date="2026-10-05T16:32:41.313017+00:00">
                  <w:rPr>
                    <w:bCs w:val="0"/>
                    <w:color w:val="000000"/>
                    <w:sz w:val="21"/>
                    <w:szCs w:val="21"/>
                  </w:rPr>
                </w:rPrChange>
              </w:rPr>
              <w:t>全样本</w:t>
            </w:r>
            <w:r>
              <w:rPr>
                <w:rFonts w:ascii="Times New Roman" w:hAnsi="Times New Roman" w:cs="Times New Roman" w:eastAsia="SimSun"/>
                <w:b w:val="0"/>
                <w:bCs w:val="0"/>
                <w:color w:val="000000"/>
                <w:sz w:val="21"/>
                <w:szCs w:val="21"/>
                <w:rPrChange w:id="1028" w:author="Codex" w:date="2026-10-05T16:32:41.313017+00:00">
                  <w:rPr>
                    <w:bCs w:val="0"/>
                    <w:color w:val="000000"/>
                    <w:sz w:val="21"/>
                    <w:szCs w:val="21"/>
                  </w:rPr>
                </w:rPrChange>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9"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236D27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3" w:author="Codex" w:date="2026-10-05T16:32:41.313017+00:00">
                  <w:rPr>
                    <w:bCs w:val="0"/>
                    <w:color w:val="000000"/>
                    <w:sz w:val="21"/>
                    <w:szCs w:val="21"/>
                  </w:rPr>
                </w:rPrChange>
              </w:rPr>
              <w:pPrChange w:id="10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1" w:author="Codex" w:date="2026-10-05T16:32:41.313017+00:00">
                  <w:rPr>
                    <w:bCs w:val="0"/>
                    <w:color w:val="000000"/>
                    <w:sz w:val="21"/>
                    <w:szCs w:val="21"/>
                  </w:rPr>
                </w:rPrChange>
              </w:rPr>
              <w:t xml:space="preserve">   2018-2020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2"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C33DA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4" w:author="Codex" w:date="2026-10-05T16:32:41.313017+00:00">
                  <w:rPr>
                    <w:bCs w:val="0"/>
                    <w:color w:val="000000"/>
                    <w:sz w:val="21"/>
                    <w:szCs w:val="21"/>
                  </w:rPr>
                </w:rPrChange>
              </w:rPr>
              <w:pPrChange w:id="10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4" w:author="Codex" w:date="2026-10-05T16:32:41.313017+00:00">
                  <w:rPr>
                    <w:bCs w:val="0"/>
                    <w:color w:val="000000"/>
                    <w:sz w:val="21"/>
                    <w:szCs w:val="21"/>
                  </w:rPr>
                </w:rPrChange>
              </w:rPr>
              <w:t xml:space="preserve">   2020-2022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5"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5C4868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5" w:author="Codex" w:date="2026-10-05T16:32:41.313017+00:00">
                  <w:rPr>
                    <w:bCs w:val="0"/>
                    <w:color w:val="000000"/>
                    <w:sz w:val="21"/>
                    <w:szCs w:val="21"/>
                  </w:rPr>
                </w:rPrChange>
              </w:rPr>
              <w:pPrChange w:id="10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7" w:author="Codex" w:date="2026-10-05T16:32:41.313017+00:00">
                  <w:rPr>
                    <w:bCs w:val="0"/>
                    <w:color w:val="000000"/>
                    <w:sz w:val="21"/>
                    <w:szCs w:val="21"/>
                  </w:rPr>
                </w:rPrChange>
              </w:rPr>
              <w:t>p-value</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8"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60D500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6" w:author="Codex" w:date="2026-10-05T16:32:41.313017+00:00">
                  <w:rPr>
                    <w:bCs w:val="0"/>
                    <w:color w:val="000000"/>
                    <w:sz w:val="21"/>
                    <w:szCs w:val="21"/>
                  </w:rPr>
                </w:rPrChange>
              </w:rPr>
              <w:pPrChange w:id="103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40" w:author="Codex" w:date="2026-10-05T16:32:41.313017+00:00">
                  <w:rPr>
                    <w:bCs w:val="0"/>
                    <w:color w:val="000000"/>
                    <w:sz w:val="21"/>
                    <w:szCs w:val="21"/>
                  </w:rPr>
                </w:rPrChange>
              </w:rPr>
              <w:t xml:space="preserve">  N  </w:t>
            </w:r>
          </w:p>
        </w:tc>
      </w:tr>
      <w:tr w:rsidR="00352AB8" w14:paraId="5EF6EDE9"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45F573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i/>
                <w:color w:val="000000"/>
                <w:sz w:val="21"/>
                <w:szCs w:val="21"/>
                <w:rPrChange w:id="8637" w:author="Codex" w:date="2026-10-05T16:32:41.313017+00:00">
                  <w:rPr>
                    <w:bCs w:val="0"/>
                    <w:i/>
                    <w:color w:val="000000"/>
                    <w:sz w:val="21"/>
                    <w:szCs w:val="21"/>
                  </w:rPr>
                </w:rPrChange>
              </w:rPr>
              <w:pPrChange w:id="104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i/>
                <w:color w:val="000000"/>
                <w:sz w:val="21"/>
                <w:szCs w:val="21"/>
                <w:rPrChange w:id="1043" w:author="Codex" w:date="2026-10-05T16:32:41.313017+00:00">
                  <w:rPr>
                    <w:bCs w:val="0"/>
                    <w:i/>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746B4C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38" w:author="Codex" w:date="2026-10-05T16:32:41.313017+00:00">
                  <w:rPr>
                    <w:bCs w:val="0"/>
                    <w:i/>
                    <w:color w:val="000000"/>
                    <w:sz w:val="21"/>
                    <w:szCs w:val="21"/>
                  </w:rPr>
                </w:rPrChange>
              </w:rPr>
              <w:pPrChange w:id="10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46" w:author="Codex" w:date="2026-10-05T16:32:41.313017+00:00">
                  <w:rPr>
                    <w:bCs w:val="0"/>
                    <w:i/>
                    <w:color w:val="000000"/>
                    <w:sz w:val="21"/>
                    <w:szCs w:val="21"/>
                  </w:rPr>
                </w:rPrChange>
              </w:rPr>
              <w:t xml:space="preserve">    N=13092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536EABB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39" w:author="Codex" w:date="2026-10-05T16:32:41.313017+00:00">
                  <w:rPr>
                    <w:bCs w:val="0"/>
                    <w:i/>
                    <w:color w:val="000000"/>
                    <w:sz w:val="21"/>
                    <w:szCs w:val="21"/>
                  </w:rPr>
                </w:rPrChange>
              </w:rPr>
              <w:pPrChange w:id="10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49" w:author="Codex" w:date="2026-10-05T16:32:41.313017+00:00">
                  <w:rPr>
                    <w:bCs w:val="0"/>
                    <w:i/>
                    <w:color w:val="000000"/>
                    <w:sz w:val="21"/>
                    <w:szCs w:val="21"/>
                  </w:rPr>
                </w:rPrChange>
              </w:rPr>
              <w:t xml:space="preserve">    N=6968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57BF6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0" w:author="Codex" w:date="2026-10-05T16:32:41.313017+00:00">
                  <w:rPr>
                    <w:bCs w:val="0"/>
                    <w:i/>
                    <w:color w:val="000000"/>
                    <w:sz w:val="21"/>
                    <w:szCs w:val="21"/>
                  </w:rPr>
                </w:rPrChange>
              </w:rPr>
              <w:pPrChange w:id="105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2" w:author="Codex" w:date="2026-10-05T16:32:41.313017+00:00">
                  <w:rPr>
                    <w:bCs w:val="0"/>
                    <w:i/>
                    <w:color w:val="000000"/>
                    <w:sz w:val="21"/>
                    <w:szCs w:val="21"/>
                  </w:rPr>
                </w:rPrChange>
              </w:rPr>
              <w:t xml:space="preserve">    N=6124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65AB46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1" w:author="Codex" w:date="2026-10-05T16:32:41.313017+00:00">
                  <w:rPr>
                    <w:bCs w:val="0"/>
                    <w:i/>
                    <w:color w:val="000000"/>
                    <w:sz w:val="21"/>
                    <w:szCs w:val="21"/>
                  </w:rPr>
                </w:rPrChange>
              </w:rPr>
              <w:pPrChange w:id="10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5" w:author="Codex" w:date="2026-10-05T16:32:41.313017+00:00">
                  <w:rPr>
                    <w:bCs w:val="0"/>
                    <w:i/>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76BD807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2" w:author="Codex" w:date="2026-10-05T16:32:41.313017+00:00">
                  <w:rPr>
                    <w:bCs w:val="0"/>
                    <w:i/>
                    <w:color w:val="000000"/>
                    <w:sz w:val="21"/>
                    <w:szCs w:val="21"/>
                  </w:rPr>
                </w:rPrChange>
              </w:rPr>
              <w:pPrChange w:id="10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8" w:author="Codex" w:date="2026-10-05T16:32:41.313017+00:00">
                  <w:rPr>
                    <w:bCs w:val="0"/>
                    <w:i/>
                    <w:color w:val="000000"/>
                    <w:sz w:val="21"/>
                    <w:szCs w:val="21"/>
                  </w:rPr>
                </w:rPrChange>
              </w:rPr>
              <w:t xml:space="preserve">     </w:t>
            </w:r>
          </w:p>
        </w:tc>
      </w:tr>
      <w:tr w:rsidR="00352AB8" w14:paraId="44DD5387"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59"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4211ED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43" w:author="Codex" w:date="2026-10-05T16:32:41.313017+00:00">
                  <w:rPr>
                    <w:bCs w:val="0"/>
                    <w:color w:val="000000"/>
                    <w:sz w:val="21"/>
                    <w:szCs w:val="21"/>
                  </w:rPr>
                </w:rPrChange>
              </w:rPr>
              <w:pPrChange w:id="10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61" w:author="Codex" w:date="2026-10-05T16:32:41.313017+00:00">
                  <w:rPr>
                    <w:bCs w:val="0"/>
                    <w:color w:val="000000"/>
                    <w:sz w:val="21"/>
                    <w:szCs w:val="21"/>
                  </w:rPr>
                </w:rPrChange>
              </w:rPr>
              <w:t>被解释变量</w:t>
            </w:r>
          </w:p>
        </w:tc>
      </w:tr>
      <w:tr w:rsidR="00352AB8" w14:paraId="515F5F5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DA2B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44" w:author="Codex" w:date="2026-10-05T16:32:41.313017+00:00">
                  <w:rPr>
                    <w:bCs w:val="0"/>
                    <w:color w:val="000000"/>
                    <w:sz w:val="21"/>
                    <w:szCs w:val="21"/>
                  </w:rPr>
                </w:rPrChange>
              </w:rPr>
              <w:pPrChange w:id="10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65" w:author="Codex" w:date="2026-10-05T16:32:41.313017+00:00">
                  <w:rPr>
                    <w:bCs w:val="0"/>
                    <w:color w:val="000000"/>
                    <w:sz w:val="21"/>
                    <w:szCs w:val="21"/>
                  </w:rPr>
                </w:rPrChange>
              </w:rPr>
              <w:t>向父母特定对象实际经济支持增加</w:t>
            </w:r>
            <w:r>
              <w:rPr>
                <w:rFonts w:ascii="Times New Roman" w:hAnsi="Times New Roman" w:cs="Times New Roman" w:eastAsia="SimSun"/>
                <w:b w:val="0"/>
                <w:bCs w:val="0"/>
                <w:color w:val="000000"/>
                <w:sz w:val="21"/>
                <w:szCs w:val="21"/>
                <w:rPrChange w:id="1066"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BFBB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5" w:author="Codex" w:date="2026-10-05T16:32:41.313017+00:00">
                  <w:rPr>
                    <w:bCs w:val="0"/>
                    <w:color w:val="000000"/>
                    <w:sz w:val="21"/>
                    <w:szCs w:val="21"/>
                  </w:rPr>
                </w:rPrChange>
              </w:rPr>
              <w:pPrChange w:id="10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37E6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6" w:author="Codex" w:date="2026-10-05T16:32:41.313017+00:00">
                  <w:rPr>
                    <w:bCs w:val="0"/>
                    <w:color w:val="000000"/>
                    <w:sz w:val="21"/>
                    <w:szCs w:val="21"/>
                  </w:rPr>
                </w:rPrChange>
              </w:rPr>
              <w:pPrChange w:id="10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EA0A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7" w:author="Codex" w:date="2026-10-05T16:32:41.313017+00:00">
                  <w:rPr>
                    <w:bCs w:val="0"/>
                    <w:color w:val="000000"/>
                    <w:sz w:val="21"/>
                    <w:szCs w:val="21"/>
                  </w:rPr>
                </w:rPrChange>
              </w:rPr>
              <w:pPrChange w:id="10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9E0B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8" w:author="Codex" w:date="2026-10-05T16:32:41.313017+00:00">
                  <w:rPr>
                    <w:bCs w:val="0"/>
                    <w:color w:val="000000"/>
                    <w:sz w:val="21"/>
                    <w:szCs w:val="21"/>
                  </w:rPr>
                </w:rPrChange>
              </w:rPr>
              <w:pPrChange w:id="10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8" w:author="Codex" w:date="2026-10-05T16:32:41.313017+00:00">
                  <w:rPr>
                    <w:bCs w:val="0"/>
                    <w:color w:val="000000"/>
                    <w:sz w:val="21"/>
                    <w:szCs w:val="21"/>
                  </w:rPr>
                </w:rPrChange>
              </w:rPr>
              <w:t xml:space="preserve"> 0.022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19DD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9" w:author="Codex" w:date="2026-10-05T16:32:41.313017+00:00">
                  <w:rPr>
                    <w:bCs w:val="0"/>
                    <w:color w:val="000000"/>
                    <w:sz w:val="21"/>
                    <w:szCs w:val="21"/>
                  </w:rPr>
                </w:rPrChange>
              </w:rPr>
              <w:pPrChange w:id="10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81" w:author="Codex" w:date="2026-10-05T16:32:41.313017+00:00">
                  <w:rPr>
                    <w:bCs w:val="0"/>
                    <w:color w:val="000000"/>
                    <w:sz w:val="21"/>
                    <w:szCs w:val="21"/>
                  </w:rPr>
                </w:rPrChange>
              </w:rPr>
              <w:t>12862</w:t>
            </w:r>
          </w:p>
        </w:tc>
      </w:tr>
      <w:tr w:rsidR="00352AB8" w14:paraId="664A0D7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D939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50" w:author="Codex" w:date="2026-10-05T16:32:41.313017+00:00">
                  <w:rPr>
                    <w:bCs w:val="0"/>
                    <w:color w:val="000000"/>
                    <w:sz w:val="21"/>
                    <w:szCs w:val="21"/>
                  </w:rPr>
                </w:rPrChange>
              </w:rPr>
              <w:pPrChange w:id="10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85" w:author="Codex" w:date="2026-10-05T16:32:41.313017+00:00">
                  <w:rPr>
                    <w:bCs w:val="0"/>
                    <w:color w:val="000000"/>
                    <w:sz w:val="21"/>
                    <w:szCs w:val="21"/>
                  </w:rPr>
                </w:rPrChange>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28DA2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1" w:author="Codex" w:date="2026-10-05T16:32:41.313017+00:00">
                  <w:rPr>
                    <w:bCs w:val="0"/>
                    <w:color w:val="000000"/>
                    <w:sz w:val="21"/>
                    <w:szCs w:val="21"/>
                  </w:rPr>
                </w:rPrChange>
              </w:rPr>
              <w:pPrChange w:id="10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88" w:author="Codex" w:date="2026-10-05T16:32:41.313017+00:00">
                  <w:rPr>
                    <w:bCs w:val="0"/>
                    <w:color w:val="000000"/>
                    <w:sz w:val="21"/>
                    <w:szCs w:val="21"/>
                  </w:rPr>
                </w:rPrChange>
              </w:rPr>
              <w:t xml:space="preserve"> 8954 (69.62%)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8E0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2" w:author="Codex" w:date="2026-10-05T16:32:41.313017+00:00">
                  <w:rPr>
                    <w:bCs w:val="0"/>
                    <w:color w:val="000000"/>
                    <w:sz w:val="21"/>
                    <w:szCs w:val="21"/>
                  </w:rPr>
                </w:rPrChange>
              </w:rPr>
              <w:pPrChange w:id="10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1" w:author="Codex" w:date="2026-10-05T16:32:41.313017+00:00">
                  <w:rPr>
                    <w:bCs w:val="0"/>
                    <w:color w:val="000000"/>
                    <w:sz w:val="21"/>
                    <w:szCs w:val="21"/>
                  </w:rPr>
                </w:rPrChange>
              </w:rPr>
              <w:t xml:space="preserve"> 4700 (68.73%)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0CE3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3" w:author="Codex" w:date="2026-10-05T16:32:41.313017+00:00">
                  <w:rPr>
                    <w:bCs w:val="0"/>
                    <w:color w:val="000000"/>
                    <w:sz w:val="21"/>
                    <w:szCs w:val="21"/>
                  </w:rPr>
                </w:rPrChange>
              </w:rPr>
              <w:pPrChange w:id="10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4" w:author="Codex" w:date="2026-10-05T16:32:41.313017+00:00">
                  <w:rPr>
                    <w:bCs w:val="0"/>
                    <w:color w:val="000000"/>
                    <w:sz w:val="21"/>
                    <w:szCs w:val="21"/>
                  </w:rPr>
                </w:rPrChange>
              </w:rPr>
              <w:t xml:space="preserve"> 4254 (70.62%)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43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4" w:author="Codex" w:date="2026-10-05T16:32:41.313017+00:00">
                  <w:rPr>
                    <w:bCs w:val="0"/>
                    <w:color w:val="000000"/>
                    <w:sz w:val="21"/>
                    <w:szCs w:val="21"/>
                  </w:rPr>
                </w:rPrChange>
              </w:rPr>
              <w:pPrChange w:id="10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AA03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5" w:author="Codex" w:date="2026-10-05T16:32:41.313017+00:00">
                  <w:rPr>
                    <w:bCs w:val="0"/>
                    <w:color w:val="000000"/>
                    <w:sz w:val="21"/>
                    <w:szCs w:val="21"/>
                  </w:rPr>
                </w:rPrChange>
              </w:rPr>
              <w:pPrChange w:id="10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00" w:author="Codex" w:date="2026-10-05T16:32:41.313017+00:00">
                  <w:rPr>
                    <w:bCs w:val="0"/>
                    <w:color w:val="000000"/>
                    <w:sz w:val="21"/>
                    <w:szCs w:val="21"/>
                  </w:rPr>
                </w:rPrChange>
              </w:rPr>
              <w:t xml:space="preserve">     </w:t>
            </w:r>
          </w:p>
        </w:tc>
      </w:tr>
      <w:tr w:rsidR="00352AB8" w14:paraId="33393B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F3D9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56" w:author="Codex" w:date="2026-10-05T16:32:41.313017+00:00">
                  <w:rPr>
                    <w:bCs w:val="0"/>
                    <w:color w:val="000000"/>
                    <w:sz w:val="21"/>
                    <w:szCs w:val="21"/>
                  </w:rPr>
                </w:rPrChange>
              </w:rPr>
              <w:pPrChange w:id="11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04"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EC48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7" w:author="Codex" w:date="2026-10-05T16:32:41.313017+00:00">
                  <w:rPr>
                    <w:bCs w:val="0"/>
                    <w:color w:val="000000"/>
                    <w:sz w:val="21"/>
                    <w:szCs w:val="21"/>
                  </w:rPr>
                </w:rPrChange>
              </w:rPr>
              <w:pPrChange w:id="11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07" w:author="Codex" w:date="2026-10-05T16:32:41.313017+00:00">
                  <w:rPr>
                    <w:bCs w:val="0"/>
                    <w:color w:val="000000"/>
                    <w:sz w:val="21"/>
                    <w:szCs w:val="21"/>
                  </w:rPr>
                </w:rPrChange>
              </w:rPr>
              <w:t xml:space="preserve"> 3908 (30.38%)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A2CB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8" w:author="Codex" w:date="2026-10-05T16:32:41.313017+00:00">
                  <w:rPr>
                    <w:bCs w:val="0"/>
                    <w:color w:val="000000"/>
                    <w:sz w:val="21"/>
                    <w:szCs w:val="21"/>
                  </w:rPr>
                </w:rPrChange>
              </w:rPr>
              <w:pPrChange w:id="11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0" w:author="Codex" w:date="2026-10-05T16:32:41.313017+00:00">
                  <w:rPr>
                    <w:bCs w:val="0"/>
                    <w:color w:val="000000"/>
                    <w:sz w:val="21"/>
                    <w:szCs w:val="21"/>
                  </w:rPr>
                </w:rPrChange>
              </w:rPr>
              <w:t xml:space="preserve"> 2138 (31.27%)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64A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9" w:author="Codex" w:date="2026-10-05T16:32:41.313017+00:00">
                  <w:rPr>
                    <w:bCs w:val="0"/>
                    <w:color w:val="000000"/>
                    <w:sz w:val="21"/>
                    <w:szCs w:val="21"/>
                  </w:rPr>
                </w:rPrChange>
              </w:rPr>
              <w:pPrChange w:id="11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3" w:author="Codex" w:date="2026-10-05T16:32:41.313017+00:00">
                  <w:rPr>
                    <w:bCs w:val="0"/>
                    <w:color w:val="000000"/>
                    <w:sz w:val="21"/>
                    <w:szCs w:val="21"/>
                  </w:rPr>
                </w:rPrChange>
              </w:rPr>
              <w:t xml:space="preserve"> 1770 (29.38%)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6538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0" w:author="Codex" w:date="2026-10-05T16:32:41.313017+00:00">
                  <w:rPr>
                    <w:bCs w:val="0"/>
                    <w:color w:val="000000"/>
                    <w:sz w:val="21"/>
                    <w:szCs w:val="21"/>
                  </w:rPr>
                </w:rPrChange>
              </w:rPr>
              <w:pPrChange w:id="11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2436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1" w:author="Codex" w:date="2026-10-05T16:32:41.313017+00:00">
                  <w:rPr>
                    <w:bCs w:val="0"/>
                    <w:color w:val="000000"/>
                    <w:sz w:val="21"/>
                    <w:szCs w:val="21"/>
                  </w:rPr>
                </w:rPrChange>
              </w:rPr>
              <w:pPrChange w:id="11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9" w:author="Codex" w:date="2026-10-05T16:32:41.313017+00:00">
                  <w:rPr>
                    <w:bCs w:val="0"/>
                    <w:color w:val="000000"/>
                    <w:sz w:val="21"/>
                    <w:szCs w:val="21"/>
                  </w:rPr>
                </w:rPrChange>
              </w:rPr>
              <w:t xml:space="preserve">     </w:t>
            </w:r>
          </w:p>
        </w:tc>
      </w:tr>
      <w:tr w:rsidR="00352AB8" w14:paraId="399771A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0"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35B9F2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2" w:author="Codex" w:date="2026-10-05T16:32:41.313017+00:00">
                  <w:rPr>
                    <w:bCs w:val="0"/>
                    <w:color w:val="000000"/>
                    <w:sz w:val="21"/>
                    <w:szCs w:val="21"/>
                  </w:rPr>
                </w:rPrChange>
              </w:rPr>
              <w:pPrChange w:id="112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22" w:author="Codex" w:date="2026-10-05T16:32:41.313017+00:00">
                  <w:rPr>
                    <w:bCs w:val="0"/>
                    <w:color w:val="000000"/>
                    <w:sz w:val="21"/>
                    <w:szCs w:val="21"/>
                  </w:rPr>
                </w:rPrChange>
              </w:rPr>
              <w:t>解释变量</w:t>
            </w:r>
          </w:p>
        </w:tc>
      </w:tr>
      <w:tr w:rsidR="00352AB8" w14:paraId="7D9EDA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1F01D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3" w:author="Codex" w:date="2026-10-05T16:32:41.313017+00:00">
                  <w:rPr>
                    <w:bCs w:val="0"/>
                    <w:color w:val="000000"/>
                    <w:sz w:val="21"/>
                    <w:szCs w:val="21"/>
                  </w:rPr>
                </w:rPrChange>
              </w:rPr>
              <w:pPrChange w:id="112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2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26" w:author="Codex" w:date="2026-10-05T16:32:41.313017+00:00">
                  <w:rPr>
                    <w:bCs w:val="0"/>
                    <w:color w:val="000000"/>
                    <w:sz w:val="21"/>
                    <w:szCs w:val="21"/>
                  </w:rPr>
                </w:rPrChange>
              </w:rPr>
              <w:t>本人实际绝对收入增加</w:t>
            </w:r>
            <w:r>
              <w:rPr>
                <w:rFonts w:ascii="Times New Roman" w:hAnsi="Times New Roman" w:cs="Times New Roman" w:eastAsia="SimSun"/>
                <w:b w:val="0"/>
                <w:bCs w:val="0"/>
                <w:color w:val="000000"/>
                <w:sz w:val="21"/>
                <w:szCs w:val="21"/>
                <w:rPrChange w:id="1127"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39E7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4" w:author="Codex" w:date="2026-10-05T16:32:41.313017+00:00">
                  <w:rPr>
                    <w:bCs w:val="0"/>
                    <w:color w:val="000000"/>
                    <w:sz w:val="21"/>
                    <w:szCs w:val="21"/>
                  </w:rPr>
                </w:rPrChange>
              </w:rPr>
              <w:pPrChange w:id="112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C27E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5" w:author="Codex" w:date="2026-10-05T16:32:41.313017+00:00">
                  <w:rPr>
                    <w:bCs w:val="0"/>
                    <w:color w:val="000000"/>
                    <w:sz w:val="21"/>
                    <w:szCs w:val="21"/>
                  </w:rPr>
                </w:rPrChange>
              </w:rPr>
              <w:pPrChange w:id="113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7417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6" w:author="Codex" w:date="2026-10-05T16:32:41.313017+00:00">
                  <w:rPr>
                    <w:bCs w:val="0"/>
                    <w:color w:val="000000"/>
                    <w:sz w:val="21"/>
                    <w:szCs w:val="21"/>
                  </w:rPr>
                </w:rPrChange>
              </w:rPr>
              <w:pPrChange w:id="113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AC02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7" w:author="Codex" w:date="2026-10-05T16:32:41.313017+00:00">
                  <w:rPr>
                    <w:bCs w:val="0"/>
                    <w:color w:val="000000"/>
                    <w:sz w:val="21"/>
                    <w:szCs w:val="21"/>
                  </w:rPr>
                </w:rPrChange>
              </w:rPr>
              <w:pPrChange w:id="11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9"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E15C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8" w:author="Codex" w:date="2026-10-05T16:32:41.313017+00:00">
                  <w:rPr>
                    <w:bCs w:val="0"/>
                    <w:color w:val="000000"/>
                    <w:sz w:val="21"/>
                    <w:szCs w:val="21"/>
                  </w:rPr>
                </w:rPrChange>
              </w:rPr>
              <w:pPrChange w:id="114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42" w:author="Codex" w:date="2026-10-05T16:32:41.313017+00:00">
                  <w:rPr>
                    <w:bCs w:val="0"/>
                    <w:color w:val="000000"/>
                    <w:sz w:val="21"/>
                    <w:szCs w:val="21"/>
                  </w:rPr>
                </w:rPrChange>
              </w:rPr>
              <w:t>13092</w:t>
            </w:r>
          </w:p>
        </w:tc>
      </w:tr>
      <w:tr w:rsidR="00352AB8" w14:paraId="0220EA8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2C7E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9" w:author="Codex" w:date="2026-10-05T16:32:41.313017+00:00">
                  <w:rPr>
                    <w:bCs w:val="0"/>
                    <w:color w:val="000000"/>
                    <w:sz w:val="21"/>
                    <w:szCs w:val="21"/>
                  </w:rPr>
                </w:rPrChange>
              </w:rPr>
              <w:pPrChange w:id="11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4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46" w:author="Codex" w:date="2026-10-05T16:32:41.313017+00:00">
                  <w:rPr>
                    <w:bCs w:val="0"/>
                    <w:color w:val="000000"/>
                    <w:sz w:val="21"/>
                    <w:szCs w:val="21"/>
                  </w:rPr>
                </w:rPrChange>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EA9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0" w:author="Codex" w:date="2026-10-05T16:32:41.313017+00:00">
                  <w:rPr>
                    <w:bCs w:val="0"/>
                    <w:color w:val="000000"/>
                    <w:sz w:val="21"/>
                    <w:szCs w:val="21"/>
                  </w:rPr>
                </w:rPrChange>
              </w:rPr>
              <w:pPrChange w:id="11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49" w:author="Codex" w:date="2026-10-05T16:32:41.313017+00:00">
                  <w:rPr>
                    <w:bCs w:val="0"/>
                    <w:color w:val="000000"/>
                    <w:sz w:val="21"/>
                    <w:szCs w:val="21"/>
                  </w:rPr>
                </w:rPrChange>
              </w:rPr>
              <w:t xml:space="preserve"> 6453 (49.29%)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1CD7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1" w:author="Codex" w:date="2026-10-05T16:32:41.313017+00:00">
                  <w:rPr>
                    <w:bCs w:val="0"/>
                    <w:color w:val="000000"/>
                    <w:sz w:val="21"/>
                    <w:szCs w:val="21"/>
                  </w:rPr>
                </w:rPrChange>
              </w:rPr>
              <w:pPrChange w:id="11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2" w:author="Codex" w:date="2026-10-05T16:32:41.313017+00:00">
                  <w:rPr>
                    <w:bCs w:val="0"/>
                    <w:color w:val="000000"/>
                    <w:sz w:val="21"/>
                    <w:szCs w:val="21"/>
                  </w:rPr>
                </w:rPrChange>
              </w:rPr>
              <w:t xml:space="preserve"> 3560 (51.09%)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5B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2" w:author="Codex" w:date="2026-10-05T16:32:41.313017+00:00">
                  <w:rPr>
                    <w:bCs w:val="0"/>
                    <w:color w:val="000000"/>
                    <w:sz w:val="21"/>
                    <w:szCs w:val="21"/>
                  </w:rPr>
                </w:rPrChange>
              </w:rPr>
              <w:pPrChange w:id="11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5" w:author="Codex" w:date="2026-10-05T16:32:41.313017+00:00">
                  <w:rPr>
                    <w:bCs w:val="0"/>
                    <w:color w:val="000000"/>
                    <w:sz w:val="21"/>
                    <w:szCs w:val="21"/>
                  </w:rPr>
                </w:rPrChange>
              </w:rPr>
              <w:t xml:space="preserve"> 2893 (47.24%)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FE4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3" w:author="Codex" w:date="2026-10-05T16:32:41.313017+00:00">
                  <w:rPr>
                    <w:bCs w:val="0"/>
                    <w:color w:val="000000"/>
                    <w:sz w:val="21"/>
                    <w:szCs w:val="21"/>
                  </w:rPr>
                </w:rPrChange>
              </w:rPr>
              <w:pPrChange w:id="11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14D00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4" w:author="Codex" w:date="2026-10-05T16:32:41.313017+00:00">
                  <w:rPr>
                    <w:bCs w:val="0"/>
                    <w:color w:val="000000"/>
                    <w:sz w:val="21"/>
                    <w:szCs w:val="21"/>
                  </w:rPr>
                </w:rPrChange>
              </w:rPr>
              <w:pPrChange w:id="11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61" w:author="Codex" w:date="2026-10-05T16:32:41.313017+00:00">
                  <w:rPr>
                    <w:bCs w:val="0"/>
                    <w:color w:val="000000"/>
                    <w:sz w:val="21"/>
                    <w:szCs w:val="21"/>
                  </w:rPr>
                </w:rPrChange>
              </w:rPr>
              <w:t xml:space="preserve">     </w:t>
            </w:r>
          </w:p>
        </w:tc>
      </w:tr>
      <w:tr w:rsidR="00352AB8" w14:paraId="621B0C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D247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75" w:author="Codex" w:date="2026-10-05T16:32:41.313017+00:00">
                  <w:rPr>
                    <w:bCs w:val="0"/>
                    <w:color w:val="000000"/>
                    <w:sz w:val="21"/>
                    <w:szCs w:val="21"/>
                  </w:rPr>
                </w:rPrChange>
              </w:rPr>
              <w:pPrChange w:id="11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65"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1CA4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6" w:author="Codex" w:date="2026-10-05T16:32:41.313017+00:00">
                  <w:rPr>
                    <w:bCs w:val="0"/>
                    <w:color w:val="000000"/>
                    <w:sz w:val="21"/>
                    <w:szCs w:val="21"/>
                  </w:rPr>
                </w:rPrChange>
              </w:rPr>
              <w:pPrChange w:id="11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68" w:author="Codex" w:date="2026-10-05T16:32:41.313017+00:00">
                  <w:rPr>
                    <w:bCs w:val="0"/>
                    <w:color w:val="000000"/>
                    <w:sz w:val="21"/>
                    <w:szCs w:val="21"/>
                  </w:rPr>
                </w:rPrChange>
              </w:rPr>
              <w:t xml:space="preserve"> 6639 (50.71%)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E707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7" w:author="Codex" w:date="2026-10-05T16:32:41.313017+00:00">
                  <w:rPr>
                    <w:bCs w:val="0"/>
                    <w:color w:val="000000"/>
                    <w:sz w:val="21"/>
                    <w:szCs w:val="21"/>
                  </w:rPr>
                </w:rPrChange>
              </w:rPr>
              <w:pPrChange w:id="11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1" w:author="Codex" w:date="2026-10-05T16:32:41.313017+00:00">
                  <w:rPr>
                    <w:bCs w:val="0"/>
                    <w:color w:val="000000"/>
                    <w:sz w:val="21"/>
                    <w:szCs w:val="21"/>
                  </w:rPr>
                </w:rPrChange>
              </w:rPr>
              <w:t xml:space="preserve"> 3408 (48.91%)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2A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8" w:author="Codex" w:date="2026-10-05T16:32:41.313017+00:00">
                  <w:rPr>
                    <w:bCs w:val="0"/>
                    <w:color w:val="000000"/>
                    <w:sz w:val="21"/>
                    <w:szCs w:val="21"/>
                  </w:rPr>
                </w:rPrChange>
              </w:rPr>
              <w:pPrChange w:id="11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4" w:author="Codex" w:date="2026-10-05T16:32:41.313017+00:00">
                  <w:rPr>
                    <w:bCs w:val="0"/>
                    <w:color w:val="000000"/>
                    <w:sz w:val="21"/>
                    <w:szCs w:val="21"/>
                  </w:rPr>
                </w:rPrChange>
              </w:rPr>
              <w:t xml:space="preserve"> 3231 (52.76%)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286E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9" w:author="Codex" w:date="2026-10-05T16:32:41.313017+00:00">
                  <w:rPr>
                    <w:bCs w:val="0"/>
                    <w:color w:val="000000"/>
                    <w:sz w:val="21"/>
                    <w:szCs w:val="21"/>
                  </w:rPr>
                </w:rPrChange>
              </w:rPr>
              <w:pPrChange w:id="11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1726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0" w:author="Codex" w:date="2026-10-05T16:32:41.313017+00:00">
                  <w:rPr>
                    <w:bCs w:val="0"/>
                    <w:color w:val="000000"/>
                    <w:sz w:val="21"/>
                    <w:szCs w:val="21"/>
                  </w:rPr>
                </w:rPrChange>
              </w:rPr>
              <w:pPrChange w:id="11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80" w:author="Codex" w:date="2026-10-05T16:32:41.313017+00:00">
                  <w:rPr>
                    <w:bCs w:val="0"/>
                    <w:color w:val="000000"/>
                    <w:sz w:val="21"/>
                    <w:szCs w:val="21"/>
                  </w:rPr>
                </w:rPrChange>
              </w:rPr>
              <w:t xml:space="preserve">     </w:t>
            </w:r>
          </w:p>
        </w:tc>
      </w:tr>
      <w:tr w:rsidR="00352AB8" w14:paraId="4E1ED58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C9AC8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81" w:author="Codex" w:date="2026-10-05T16:32:41.313017+00:00">
                  <w:rPr>
                    <w:bCs w:val="0"/>
                    <w:color w:val="000000"/>
                    <w:sz w:val="21"/>
                    <w:szCs w:val="21"/>
                  </w:rPr>
                </w:rPrChange>
              </w:rPr>
              <w:pPrChange w:id="118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8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84" w:author="Codex" w:date="2026-10-05T16:32:41.313017+00:00">
                  <w:rPr>
                    <w:bCs w:val="0"/>
                    <w:color w:val="000000"/>
                    <w:sz w:val="21"/>
                    <w:szCs w:val="21"/>
                  </w:rPr>
                </w:rPrChange>
              </w:rPr>
              <w:t>夫妻内相对收入位置升级（有资格者）</w:t>
            </w:r>
            <w:r>
              <w:rPr>
                <w:rFonts w:ascii="Times New Roman" w:hAnsi="Times New Roman" w:cs="Times New Roman" w:eastAsia="SimSun"/>
                <w:b w:val="0"/>
                <w:bCs w:val="0"/>
                <w:color w:val="000000"/>
                <w:sz w:val="21"/>
                <w:szCs w:val="21"/>
                <w:rPrChange w:id="1185"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ED08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2" w:author="Codex" w:date="2026-10-05T16:32:41.313017+00:00">
                  <w:rPr>
                    <w:bCs w:val="0"/>
                    <w:color w:val="000000"/>
                    <w:sz w:val="21"/>
                    <w:szCs w:val="21"/>
                  </w:rPr>
                </w:rPrChange>
              </w:rPr>
              <w:pPrChange w:id="118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8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735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3" w:author="Codex" w:date="2026-10-05T16:32:41.313017+00:00">
                  <w:rPr>
                    <w:bCs w:val="0"/>
                    <w:color w:val="000000"/>
                    <w:sz w:val="21"/>
                    <w:szCs w:val="21"/>
                  </w:rPr>
                </w:rPrChange>
              </w:rPr>
              <w:pPrChange w:id="119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F68F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4" w:author="Codex" w:date="2026-10-05T16:32:41.313017+00:00">
                  <w:rPr>
                    <w:bCs w:val="0"/>
                    <w:color w:val="000000"/>
                    <w:sz w:val="21"/>
                    <w:szCs w:val="21"/>
                  </w:rPr>
                </w:rPrChange>
              </w:rPr>
              <w:pPrChange w:id="119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EB94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5" w:author="Codex" w:date="2026-10-05T16:32:41.313017+00:00">
                  <w:rPr>
                    <w:bCs w:val="0"/>
                    <w:color w:val="000000"/>
                    <w:sz w:val="21"/>
                    <w:szCs w:val="21"/>
                  </w:rPr>
                </w:rPrChange>
              </w:rPr>
              <w:pPrChange w:id="11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7" w:author="Codex" w:date="2026-10-05T16:32:41.313017+00:00">
                  <w:rPr>
                    <w:bCs w:val="0"/>
                    <w:color w:val="000000"/>
                    <w:sz w:val="21"/>
                    <w:szCs w:val="21"/>
                  </w:rPr>
                </w:rPrChange>
              </w:rPr>
              <w:t xml:space="preserve"> 0.389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0A2BC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6" w:author="Codex" w:date="2026-10-05T16:32:41.313017+00:00">
                  <w:rPr>
                    <w:bCs w:val="0"/>
                    <w:color w:val="000000"/>
                    <w:sz w:val="21"/>
                    <w:szCs w:val="21"/>
                  </w:rPr>
                </w:rPrChange>
              </w:rPr>
              <w:pPrChange w:id="119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00" w:author="Codex" w:date="2026-10-05T16:32:41.313017+00:00">
                  <w:rPr>
                    <w:bCs w:val="0"/>
                    <w:color w:val="000000"/>
                    <w:sz w:val="21"/>
                    <w:szCs w:val="21"/>
                  </w:rPr>
                </w:rPrChange>
              </w:rPr>
              <w:t xml:space="preserve">7989 </w:t>
            </w:r>
          </w:p>
        </w:tc>
      </w:tr>
      <w:tr w:rsidR="00352AB8" w14:paraId="6E828D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F16F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87" w:author="Codex" w:date="2026-10-05T16:32:41.313017+00:00">
                  <w:rPr>
                    <w:bCs w:val="0"/>
                    <w:color w:val="000000"/>
                    <w:sz w:val="21"/>
                    <w:szCs w:val="21"/>
                  </w:rPr>
                </w:rPrChange>
              </w:rPr>
              <w:pPrChange w:id="12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04"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4336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8" w:author="Codex" w:date="2026-10-05T16:32:41.313017+00:00">
                  <w:rPr>
                    <w:bCs w:val="0"/>
                    <w:color w:val="000000"/>
                    <w:sz w:val="21"/>
                    <w:szCs w:val="21"/>
                  </w:rPr>
                </w:rPrChange>
              </w:rPr>
              <w:pPrChange w:id="12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07" w:author="Codex" w:date="2026-10-05T16:32:41.313017+00:00">
                  <w:rPr>
                    <w:bCs w:val="0"/>
                    <w:color w:val="000000"/>
                    <w:sz w:val="21"/>
                    <w:szCs w:val="21"/>
                  </w:rPr>
                </w:rPrChange>
              </w:rPr>
              <w:t xml:space="preserve"> 6388 (79.96%)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82C0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9" w:author="Codex" w:date="2026-10-05T16:32:41.313017+00:00">
                  <w:rPr>
                    <w:bCs w:val="0"/>
                    <w:color w:val="000000"/>
                    <w:sz w:val="21"/>
                    <w:szCs w:val="21"/>
                  </w:rPr>
                </w:rPrChange>
              </w:rPr>
              <w:pPrChange w:id="12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0" w:author="Codex" w:date="2026-10-05T16:32:41.313017+00:00">
                  <w:rPr>
                    <w:bCs w:val="0"/>
                    <w:color w:val="000000"/>
                    <w:sz w:val="21"/>
                    <w:szCs w:val="21"/>
                  </w:rPr>
                </w:rPrChange>
              </w:rPr>
              <w:t xml:space="preserve"> 3448 (79.59%)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25B2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0" w:author="Codex" w:date="2026-10-05T16:32:41.313017+00:00">
                  <w:rPr>
                    <w:bCs w:val="0"/>
                    <w:color w:val="000000"/>
                    <w:sz w:val="21"/>
                    <w:szCs w:val="21"/>
                  </w:rPr>
                </w:rPrChange>
              </w:rPr>
              <w:pPrChange w:id="12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3" w:author="Codex" w:date="2026-10-05T16:32:41.313017+00:00">
                  <w:rPr>
                    <w:bCs w:val="0"/>
                    <w:color w:val="000000"/>
                    <w:sz w:val="21"/>
                    <w:szCs w:val="21"/>
                  </w:rPr>
                </w:rPrChange>
              </w:rPr>
              <w:t xml:space="preserve"> 2940 (80.39%)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2EEE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1" w:author="Codex" w:date="2026-10-05T16:32:41.313017+00:00">
                  <w:rPr>
                    <w:bCs w:val="0"/>
                    <w:color w:val="000000"/>
                    <w:sz w:val="21"/>
                    <w:szCs w:val="21"/>
                  </w:rPr>
                </w:rPrChange>
              </w:rPr>
              <w:pPrChange w:id="12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80C1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2" w:author="Codex" w:date="2026-10-05T16:32:41.313017+00:00">
                  <w:rPr>
                    <w:bCs w:val="0"/>
                    <w:color w:val="000000"/>
                    <w:sz w:val="21"/>
                    <w:szCs w:val="21"/>
                  </w:rPr>
                </w:rPrChange>
              </w:rPr>
              <w:pPrChange w:id="12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9" w:author="Codex" w:date="2026-10-05T16:32:41.313017+00:00">
                  <w:rPr>
                    <w:bCs w:val="0"/>
                    <w:color w:val="000000"/>
                    <w:sz w:val="21"/>
                    <w:szCs w:val="21"/>
                  </w:rPr>
                </w:rPrChange>
              </w:rPr>
              <w:t xml:space="preserve">     </w:t>
            </w:r>
          </w:p>
        </w:tc>
      </w:tr>
      <w:tr w:rsidR="00352AB8" w14:paraId="42C03A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865A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93" w:author="Codex" w:date="2026-10-05T16:32:41.313017+00:00">
                  <w:rPr>
                    <w:bCs w:val="0"/>
                    <w:color w:val="000000"/>
                    <w:sz w:val="21"/>
                    <w:szCs w:val="21"/>
                  </w:rPr>
                </w:rPrChange>
              </w:rPr>
              <w:pPrChange w:id="12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23"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4C70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4" w:author="Codex" w:date="2026-10-05T16:32:41.313017+00:00">
                  <w:rPr>
                    <w:bCs w:val="0"/>
                    <w:color w:val="000000"/>
                    <w:sz w:val="21"/>
                    <w:szCs w:val="21"/>
                  </w:rPr>
                </w:rPrChange>
              </w:rPr>
              <w:pPrChange w:id="12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26" w:author="Codex" w:date="2026-10-05T16:32:41.313017+00:00">
                  <w:rPr>
                    <w:bCs w:val="0"/>
                    <w:color w:val="000000"/>
                    <w:sz w:val="21"/>
                    <w:szCs w:val="21"/>
                  </w:rPr>
                </w:rPrChange>
              </w:rPr>
              <w:t xml:space="preserve"> 1601 (20.04%)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7F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5" w:author="Codex" w:date="2026-10-05T16:32:41.313017+00:00">
                  <w:rPr>
                    <w:bCs w:val="0"/>
                    <w:color w:val="000000"/>
                    <w:sz w:val="21"/>
                    <w:szCs w:val="21"/>
                  </w:rPr>
                </w:rPrChange>
              </w:rPr>
              <w:pPrChange w:id="12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29" w:author="Codex" w:date="2026-10-05T16:32:41.313017+00:00">
                  <w:rPr>
                    <w:bCs w:val="0"/>
                    <w:color w:val="000000"/>
                    <w:sz w:val="21"/>
                    <w:szCs w:val="21"/>
                  </w:rPr>
                </w:rPrChange>
              </w:rPr>
              <w:t xml:space="preserve"> 884 (20.41%)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F2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6" w:author="Codex" w:date="2026-10-05T16:32:41.313017+00:00">
                  <w:rPr>
                    <w:bCs w:val="0"/>
                    <w:color w:val="000000"/>
                    <w:sz w:val="21"/>
                    <w:szCs w:val="21"/>
                  </w:rPr>
                </w:rPrChange>
              </w:rPr>
              <w:pPrChange w:id="123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2" w:author="Codex" w:date="2026-10-05T16:32:41.313017+00:00">
                  <w:rPr>
                    <w:bCs w:val="0"/>
                    <w:color w:val="000000"/>
                    <w:sz w:val="21"/>
                    <w:szCs w:val="21"/>
                  </w:rPr>
                </w:rPrChange>
              </w:rPr>
              <w:t xml:space="preserve"> 717 (19.61%)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9B58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7" w:author="Codex" w:date="2026-10-05T16:32:41.313017+00:00">
                  <w:rPr>
                    <w:bCs w:val="0"/>
                    <w:color w:val="000000"/>
                    <w:sz w:val="21"/>
                    <w:szCs w:val="21"/>
                  </w:rPr>
                </w:rPrChange>
              </w:rPr>
              <w:pPrChange w:id="12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A59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8" w:author="Codex" w:date="2026-10-05T16:32:41.313017+00:00">
                  <w:rPr>
                    <w:bCs w:val="0"/>
                    <w:color w:val="000000"/>
                    <w:sz w:val="21"/>
                    <w:szCs w:val="21"/>
                  </w:rPr>
                </w:rPrChange>
              </w:rPr>
              <w:pPrChange w:id="12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8" w:author="Codex" w:date="2026-10-05T16:32:41.313017+00:00">
                  <w:rPr>
                    <w:bCs w:val="0"/>
                    <w:color w:val="000000"/>
                    <w:sz w:val="21"/>
                    <w:szCs w:val="21"/>
                  </w:rPr>
                </w:rPrChange>
              </w:rPr>
              <w:t xml:space="preserve">     </w:t>
            </w:r>
          </w:p>
        </w:tc>
      </w:tr>
      <w:tr w:rsidR="00352AB8" w14:paraId="64092C0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9"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6394F1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99" w:author="Codex" w:date="2026-10-05T16:32:41.313017+00:00">
                  <w:rPr>
                    <w:bCs w:val="0"/>
                    <w:color w:val="000000"/>
                    <w:sz w:val="21"/>
                    <w:szCs w:val="21"/>
                  </w:rPr>
                </w:rPrChange>
              </w:rPr>
              <w:pPrChange w:id="124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41" w:author="Codex" w:date="2026-10-05T16:32:41.313017+00:00">
                  <w:rPr>
                    <w:bCs w:val="0"/>
                    <w:color w:val="000000"/>
                    <w:sz w:val="21"/>
                    <w:szCs w:val="21"/>
                  </w:rPr>
                </w:rPrChange>
              </w:rPr>
              <w:t>中介变量</w:t>
            </w:r>
          </w:p>
        </w:tc>
      </w:tr>
      <w:tr w:rsidR="00352AB8" w14:paraId="64AA744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EA03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00" w:author="Codex" w:date="2026-10-05T16:32:41.313017+00:00">
                  <w:rPr>
                    <w:bCs w:val="0"/>
                    <w:color w:val="000000"/>
                    <w:sz w:val="21"/>
                    <w:szCs w:val="21"/>
                  </w:rPr>
                </w:rPrChange>
              </w:rPr>
              <w:pPrChange w:id="124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4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45" w:author="Codex" w:date="2026-10-05T16:32:41.313017+00:00">
                  <w:rPr>
                    <w:bCs w:val="0"/>
                    <w:color w:val="000000"/>
                    <w:sz w:val="21"/>
                    <w:szCs w:val="21"/>
                  </w:rPr>
                </w:rPrChange>
              </w:rPr>
              <w:t>本人婚姻满意度提升（基期低于</w:t>
            </w:r>
            <w:r>
              <w:rPr>
                <w:rFonts w:ascii="Times New Roman" w:hAnsi="Times New Roman" w:cs="Times New Roman" w:eastAsia="SimSun"/>
                <w:b w:val="0"/>
                <w:bCs w:val="0"/>
                <w:color w:val="000000"/>
                <w:sz w:val="21"/>
                <w:szCs w:val="21"/>
                <w:rPrChange w:id="1246" w:author="Codex" w:date="2026-10-05T16:32:41.313017+00:00">
                  <w:rPr>
                    <w:bCs w:val="0"/>
                    <w:color w:val="000000"/>
                    <w:sz w:val="21"/>
                    <w:szCs w:val="21"/>
                  </w:rPr>
                </w:rPrChange>
              </w:rPr>
              <w:t>5</w:t>
            </w:r>
            <w:r>
              <w:rPr>
                <w:rFonts w:ascii="Times New Roman" w:hAnsi="Times New Roman" w:cs="Times New Roman" w:eastAsia="SimSun"/>
                <w:b w:val="0"/>
                <w:bCs w:val="0"/>
                <w:color w:val="000000"/>
                <w:sz w:val="21"/>
                <w:szCs w:val="21"/>
                <w:rPrChange w:id="1247" w:author="Codex" w:date="2026-10-05T16:32:41.313017+00:00">
                  <w:rPr>
                    <w:bCs w:val="0"/>
                    <w:color w:val="000000"/>
                    <w:sz w:val="21"/>
                    <w:szCs w:val="21"/>
                  </w:rPr>
                </w:rPrChange>
              </w:rPr>
              <w:t>分）</w:t>
            </w:r>
            <w:r>
              <w:rPr>
                <w:rFonts w:ascii="Times New Roman" w:hAnsi="Times New Roman" w:cs="Times New Roman" w:eastAsia="SimSun"/>
                <w:b w:val="0"/>
                <w:bCs w:val="0"/>
                <w:color w:val="000000"/>
                <w:sz w:val="21"/>
                <w:szCs w:val="21"/>
                <w:rPrChange w:id="124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8B5C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1" w:author="Codex" w:date="2026-10-05T16:32:41.313017+00:00">
                  <w:rPr>
                    <w:bCs w:val="0"/>
                    <w:color w:val="000000"/>
                    <w:sz w:val="21"/>
                    <w:szCs w:val="21"/>
                  </w:rPr>
                </w:rPrChange>
              </w:rPr>
              <w:pPrChange w:id="125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64D7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2" w:author="Codex" w:date="2026-10-05T16:32:41.313017+00:00">
                  <w:rPr>
                    <w:bCs w:val="0"/>
                    <w:color w:val="000000"/>
                    <w:sz w:val="21"/>
                    <w:szCs w:val="21"/>
                  </w:rPr>
                </w:rPrChange>
              </w:rPr>
              <w:pPrChange w:id="125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2A93B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3" w:author="Codex" w:date="2026-10-05T16:32:41.313017+00:00">
                  <w:rPr>
                    <w:bCs w:val="0"/>
                    <w:color w:val="000000"/>
                    <w:sz w:val="21"/>
                    <w:szCs w:val="21"/>
                  </w:rPr>
                </w:rPrChange>
              </w:rPr>
              <w:pPrChange w:id="125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634C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4" w:author="Codex" w:date="2026-10-05T16:32:41.313017+00:00">
                  <w:rPr>
                    <w:bCs w:val="0"/>
                    <w:color w:val="000000"/>
                    <w:sz w:val="21"/>
                    <w:szCs w:val="21"/>
                  </w:rPr>
                </w:rPrChange>
              </w:rPr>
              <w:pPrChange w:id="125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60"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87AA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5" w:author="Codex" w:date="2026-10-05T16:32:41.313017+00:00">
                  <w:rPr>
                    <w:bCs w:val="0"/>
                    <w:color w:val="000000"/>
                    <w:sz w:val="21"/>
                    <w:szCs w:val="21"/>
                  </w:rPr>
                </w:rPrChange>
              </w:rPr>
              <w:pPrChange w:id="126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63" w:author="Codex" w:date="2026-10-05T16:32:41.313017+00:00">
                  <w:rPr>
                    <w:bCs w:val="0"/>
                    <w:color w:val="000000"/>
                    <w:sz w:val="21"/>
                    <w:szCs w:val="21"/>
                  </w:rPr>
                </w:rPrChange>
              </w:rPr>
              <w:t xml:space="preserve">4215 </w:t>
            </w:r>
          </w:p>
        </w:tc>
      </w:tr>
      <w:tr w:rsidR="00352AB8" w14:paraId="6E4DDA8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B96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06" w:author="Codex" w:date="2026-10-05T16:32:41.313017+00:00">
                  <w:rPr>
                    <w:bCs w:val="0"/>
                    <w:color w:val="000000"/>
                    <w:sz w:val="21"/>
                    <w:szCs w:val="21"/>
                  </w:rPr>
                </w:rPrChange>
              </w:rPr>
              <w:pPrChange w:id="12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6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67" w:author="Codex" w:date="2026-10-05T16:32:41.313017+00:00">
                  <w:rPr>
                    <w:bCs w:val="0"/>
                    <w:color w:val="000000"/>
                    <w:sz w:val="21"/>
                    <w:szCs w:val="21"/>
                  </w:rPr>
                </w:rPrChange>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10E8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7" w:author="Codex" w:date="2026-10-05T16:32:41.313017+00:00">
                  <w:rPr>
                    <w:bCs w:val="0"/>
                    <w:color w:val="000000"/>
                    <w:sz w:val="21"/>
                    <w:szCs w:val="21"/>
                  </w:rPr>
                </w:rPrChange>
              </w:rPr>
              <w:pPrChange w:id="12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0" w:author="Codex" w:date="2026-10-05T16:32:41.313017+00:00">
                  <w:rPr>
                    <w:bCs w:val="0"/>
                    <w:color w:val="000000"/>
                    <w:sz w:val="21"/>
                    <w:szCs w:val="21"/>
                  </w:rPr>
                </w:rPrChange>
              </w:rPr>
              <w:t xml:space="preserve"> 2212 (52.48%)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2B0AB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8" w:author="Codex" w:date="2026-10-05T16:32:41.313017+00:00">
                  <w:rPr>
                    <w:bCs w:val="0"/>
                    <w:color w:val="000000"/>
                    <w:sz w:val="21"/>
                    <w:szCs w:val="21"/>
                  </w:rPr>
                </w:rPrChange>
              </w:rPr>
              <w:pPrChange w:id="12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3" w:author="Codex" w:date="2026-10-05T16:32:41.313017+00:00">
                  <w:rPr>
                    <w:bCs w:val="0"/>
                    <w:color w:val="000000"/>
                    <w:sz w:val="21"/>
                    <w:szCs w:val="21"/>
                  </w:rPr>
                </w:rPrChange>
              </w:rPr>
              <w:t xml:space="preserve"> 1038 (48.99%)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9E3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9" w:author="Codex" w:date="2026-10-05T16:32:41.313017+00:00">
                  <w:rPr>
                    <w:bCs w:val="0"/>
                    <w:color w:val="000000"/>
                    <w:sz w:val="21"/>
                    <w:szCs w:val="21"/>
                  </w:rPr>
                </w:rPrChange>
              </w:rPr>
              <w:pPrChange w:id="12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6" w:author="Codex" w:date="2026-10-05T16:32:41.313017+00:00">
                  <w:rPr>
                    <w:bCs w:val="0"/>
                    <w:color w:val="000000"/>
                    <w:sz w:val="21"/>
                    <w:szCs w:val="21"/>
                  </w:rPr>
                </w:rPrChange>
              </w:rPr>
              <w:t xml:space="preserve"> 1174 (56.01%)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6909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0" w:author="Codex" w:date="2026-10-05T16:32:41.313017+00:00">
                  <w:rPr>
                    <w:bCs w:val="0"/>
                    <w:color w:val="000000"/>
                    <w:sz w:val="21"/>
                    <w:szCs w:val="21"/>
                  </w:rPr>
                </w:rPrChange>
              </w:rPr>
              <w:pPrChange w:id="12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0D67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1" w:author="Codex" w:date="2026-10-05T16:32:41.313017+00:00">
                  <w:rPr>
                    <w:bCs w:val="0"/>
                    <w:color w:val="000000"/>
                    <w:sz w:val="21"/>
                    <w:szCs w:val="21"/>
                  </w:rPr>
                </w:rPrChange>
              </w:rPr>
              <w:pPrChange w:id="12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82" w:author="Codex" w:date="2026-10-05T16:32:41.313017+00:00">
                  <w:rPr>
                    <w:bCs w:val="0"/>
                    <w:color w:val="000000"/>
                    <w:sz w:val="21"/>
                    <w:szCs w:val="21"/>
                  </w:rPr>
                </w:rPrChange>
              </w:rPr>
              <w:t xml:space="preserve">     </w:t>
            </w:r>
          </w:p>
        </w:tc>
      </w:tr>
      <w:tr w:rsidR="00352AB8" w14:paraId="7A52DD0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C4C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12" w:author="Codex" w:date="2026-10-05T16:32:41.313017+00:00">
                  <w:rPr>
                    <w:bCs w:val="0"/>
                    <w:color w:val="000000"/>
                    <w:sz w:val="21"/>
                    <w:szCs w:val="21"/>
                  </w:rPr>
                </w:rPrChange>
              </w:rPr>
              <w:pPrChange w:id="12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8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86" w:author="Codex" w:date="2026-10-05T16:32:41.313017+00:00">
                  <w:rPr>
                    <w:bCs w:val="0"/>
                    <w:color w:val="000000"/>
                    <w:sz w:val="21"/>
                    <w:szCs w:val="21"/>
                  </w:rPr>
                </w:rPrChange>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430C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3" w:author="Codex" w:date="2026-10-05T16:32:41.313017+00:00">
                  <w:rPr>
                    <w:bCs w:val="0"/>
                    <w:color w:val="000000"/>
                    <w:sz w:val="21"/>
                    <w:szCs w:val="21"/>
                  </w:rPr>
                </w:rPrChange>
              </w:rPr>
              <w:pPrChange w:id="12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89" w:author="Codex" w:date="2026-10-05T16:32:41.313017+00:00">
                  <w:rPr>
                    <w:bCs w:val="0"/>
                    <w:color w:val="000000"/>
                    <w:sz w:val="21"/>
                    <w:szCs w:val="21"/>
                  </w:rPr>
                </w:rPrChange>
              </w:rPr>
              <w:t xml:space="preserve"> 2003 (47.52%)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4FD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4" w:author="Codex" w:date="2026-10-05T16:32:41.313017+00:00">
                  <w:rPr>
                    <w:bCs w:val="0"/>
                    <w:color w:val="000000"/>
                    <w:sz w:val="21"/>
                    <w:szCs w:val="21"/>
                  </w:rPr>
                </w:rPrChange>
              </w:rPr>
              <w:pPrChange w:id="12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2" w:author="Codex" w:date="2026-10-05T16:32:41.313017+00:00">
                  <w:rPr>
                    <w:bCs w:val="0"/>
                    <w:color w:val="000000"/>
                    <w:sz w:val="21"/>
                    <w:szCs w:val="21"/>
                  </w:rPr>
                </w:rPrChange>
              </w:rPr>
              <w:t xml:space="preserve"> 1081 (51.01%)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6C99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5" w:author="Codex" w:date="2026-10-05T16:32:41.313017+00:00">
                  <w:rPr>
                    <w:bCs w:val="0"/>
                    <w:color w:val="000000"/>
                    <w:sz w:val="21"/>
                    <w:szCs w:val="21"/>
                  </w:rPr>
                </w:rPrChange>
              </w:rPr>
              <w:pPrChange w:id="12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5" w:author="Codex" w:date="2026-10-05T16:32:41.313017+00:00">
                  <w:rPr>
                    <w:bCs w:val="0"/>
                    <w:color w:val="000000"/>
                    <w:sz w:val="21"/>
                    <w:szCs w:val="21"/>
                  </w:rPr>
                </w:rPrChange>
              </w:rPr>
              <w:t xml:space="preserve"> 922 (43.99%)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4535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6" w:author="Codex" w:date="2026-10-05T16:32:41.313017+00:00">
                  <w:rPr>
                    <w:bCs w:val="0"/>
                    <w:color w:val="000000"/>
                    <w:sz w:val="21"/>
                    <w:szCs w:val="21"/>
                  </w:rPr>
                </w:rPrChange>
              </w:rPr>
              <w:pPrChange w:id="12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201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7" w:author="Codex" w:date="2026-10-05T16:32:41.313017+00:00">
                  <w:rPr>
                    <w:bCs w:val="0"/>
                    <w:color w:val="000000"/>
                    <w:sz w:val="21"/>
                    <w:szCs w:val="21"/>
                  </w:rPr>
                </w:rPrChange>
              </w:rPr>
              <w:pPrChange w:id="13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01" w:author="Codex" w:date="2026-10-05T16:32:41.313017+00:00">
                  <w:rPr>
                    <w:bCs w:val="0"/>
                    <w:color w:val="000000"/>
                    <w:sz w:val="21"/>
                    <w:szCs w:val="21"/>
                  </w:rPr>
                </w:rPrChange>
              </w:rPr>
              <w:t xml:space="preserve">     </w:t>
            </w:r>
          </w:p>
        </w:tc>
      </w:tr>
      <w:tr w:rsidR="00352AB8" w14:paraId="7088C2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F64A0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18" w:author="Codex" w:date="2026-10-05T16:32:41.313017+00:00">
                  <w:rPr>
                    <w:bCs w:val="0"/>
                    <w:color w:val="000000"/>
                    <w:sz w:val="21"/>
                    <w:szCs w:val="21"/>
                  </w:rPr>
                </w:rPrChange>
              </w:rPr>
              <w:pPrChange w:id="130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04"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1305" w:author="Codex" w:date="2026-10-05T16:32:41.313017+00:00">
                  <w:rPr>
                    <w:bCs w:val="0"/>
                    <w:color w:val="000000"/>
                    <w:sz w:val="21"/>
                    <w:szCs w:val="21"/>
                  </w:rPr>
                </w:rPrChange>
              </w:rPr>
              <w:t>配偶婚姻满意度提升（基期低于</w:t>
            </w:r>
            <w:r>
              <w:rPr>
                <w:rFonts w:ascii="Times New Roman" w:hAnsi="Times New Roman" w:cs="Times New Roman" w:eastAsia="SimSun"/>
                <w:b w:val="0"/>
                <w:bCs w:val="0"/>
                <w:color w:val="000000"/>
                <w:sz w:val="21"/>
                <w:szCs w:val="21"/>
                <w:rPrChange w:id="1306" w:author="Codex" w:date="2026-10-05T16:32:41.313017+00:00">
                  <w:rPr>
                    <w:bCs w:val="0"/>
                    <w:color w:val="000000"/>
                    <w:sz w:val="21"/>
                    <w:szCs w:val="21"/>
                  </w:rPr>
                </w:rPrChange>
              </w:rPr>
              <w:t>5</w:t>
            </w:r>
            <w:r>
              <w:rPr>
                <w:rFonts w:ascii="Times New Roman" w:hAnsi="Times New Roman" w:cs="Times New Roman" w:eastAsia="SimSun"/>
                <w:b w:val="0"/>
                <w:bCs w:val="0"/>
                <w:color w:val="000000"/>
                <w:sz w:val="21"/>
                <w:szCs w:val="21"/>
                <w:rPrChange w:id="1307" w:author="Codex" w:date="2026-10-05T16:32:41.313017+00:00">
                  <w:rPr>
                    <w:bCs w:val="0"/>
                    <w:color w:val="000000"/>
                    <w:sz w:val="21"/>
                    <w:szCs w:val="21"/>
                  </w:rPr>
                </w:rPrChange>
              </w:rPr>
              <w:t>分）</w:t>
            </w:r>
            <w:r>
              <w:rPr>
                <w:rFonts w:ascii="Times New Roman" w:hAnsi="Times New Roman" w:cs="Times New Roman" w:eastAsia="SimSun"/>
                <w:b w:val="0"/>
                <w:bCs w:val="0"/>
                <w:color w:val="000000"/>
                <w:sz w:val="21"/>
                <w:szCs w:val="21"/>
                <w:rPrChange w:id="130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83E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9" w:author="Codex" w:date="2026-10-05T16:32:41.313017+00:00">
                  <w:rPr>
                    <w:bCs w:val="0"/>
                    <w:color w:val="000000"/>
                    <w:sz w:val="21"/>
                    <w:szCs w:val="21"/>
                  </w:rPr>
                </w:rPrChange>
              </w:rPr>
              <w:pPrChange w:id="131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273B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0" w:author="Codex" w:date="2026-10-05T16:32:41.313017+00:00">
                  <w:rPr>
                    <w:bCs w:val="0"/>
                    <w:color w:val="000000"/>
                    <w:sz w:val="21"/>
                    <w:szCs w:val="21"/>
                  </w:rPr>
                </w:rPrChange>
              </w:rPr>
              <w:pPrChange w:id="13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2CAA9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1" w:author="Codex" w:date="2026-10-05T16:32:41.313017+00:00">
                  <w:rPr>
                    <w:bCs w:val="0"/>
                    <w:color w:val="000000"/>
                    <w:sz w:val="21"/>
                    <w:szCs w:val="21"/>
                  </w:rPr>
                </w:rPrChange>
              </w:rPr>
              <w:pPrChange w:id="13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993B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2" w:author="Codex" w:date="2026-10-05T16:32:41.313017+00:00">
                  <w:rPr>
                    <w:bCs w:val="0"/>
                    <w:color w:val="000000"/>
                    <w:sz w:val="21"/>
                    <w:szCs w:val="21"/>
                  </w:rPr>
                </w:rPrChange>
              </w:rPr>
              <w:pPrChange w:id="13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20"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83AC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3" w:author="Codex" w:date="2026-10-05T16:32:41.313017+00:00">
                  <w:rPr>
                    <w:bCs w:val="0"/>
                    <w:color w:val="000000"/>
                    <w:sz w:val="21"/>
                    <w:szCs w:val="21"/>
                  </w:rPr>
                </w:rPrChange>
              </w:rPr>
              <w:pPrChange w:id="13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23" w:author="Codex" w:date="2026-10-05T16:32:41.313017+00:00">
                  <w:rPr>
                    <w:bCs w:val="0"/>
                    <w:color w:val="000000"/>
                    <w:sz w:val="21"/>
                    <w:szCs w:val="21"/>
                  </w:rPr>
                </w:rPrChange>
              </w:rPr>
              <w:t xml:space="preserve">4167 </w:t>
            </w:r>
          </w:p>
        </w:tc>
      </w:tr>
      <w:tr w:rsidR="00352AB8" w14:paraId="4836BD7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A287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24" w:author="Codex" w:date="2026-10-05T16:32:41.313017+00:00">
                  <w:rPr>
                    <w:bCs w:val="0"/>
                    <w:color w:val="000000"/>
                    <w:sz w:val="21"/>
                    <w:szCs w:val="21"/>
                  </w:rPr>
                </w:rPrChange>
              </w:rPr>
              <w:pPrChange w:id="13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27" w:author="Codex" w:date="2026-10-05T16:32:41.313017+00:00">
                  <w:rPr>
                    <w:bCs w:val="0"/>
                    <w:color w:val="000000"/>
                    <w:sz w:val="21"/>
                    <w:szCs w:val="21"/>
                  </w:rPr>
                </w:rPrChange>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2A7E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5" w:author="Codex" w:date="2026-10-05T16:32:41.313017+00:00">
                  <w:rPr>
                    <w:bCs w:val="0"/>
                    <w:color w:val="000000"/>
                    <w:sz w:val="21"/>
                    <w:szCs w:val="21"/>
                  </w:rPr>
                </w:rPrChange>
              </w:rPr>
              <w:pPrChange w:id="13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0" w:author="Codex" w:date="2026-10-05T16:32:41.313017+00:00">
                  <w:rPr>
                    <w:bCs w:val="0"/>
                    <w:color w:val="000000"/>
                    <w:sz w:val="21"/>
                    <w:szCs w:val="21"/>
                  </w:rPr>
                </w:rPrChange>
              </w:rPr>
              <w:t xml:space="preserve"> 2191 (52.58%)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33C6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6" w:author="Codex" w:date="2026-10-05T16:32:41.313017+00:00">
                  <w:rPr>
                    <w:bCs w:val="0"/>
                    <w:color w:val="000000"/>
                    <w:sz w:val="21"/>
                    <w:szCs w:val="21"/>
                  </w:rPr>
                </w:rPrChange>
              </w:rPr>
              <w:pPrChange w:id="13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3" w:author="Codex" w:date="2026-10-05T16:32:41.313017+00:00">
                  <w:rPr>
                    <w:bCs w:val="0"/>
                    <w:color w:val="000000"/>
                    <w:sz w:val="21"/>
                    <w:szCs w:val="21"/>
                  </w:rPr>
                </w:rPrChange>
              </w:rPr>
              <w:t xml:space="preserve"> 1033 (49.50%)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50B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7" w:author="Codex" w:date="2026-10-05T16:32:41.313017+00:00">
                  <w:rPr>
                    <w:bCs w:val="0"/>
                    <w:color w:val="000000"/>
                    <w:sz w:val="21"/>
                    <w:szCs w:val="21"/>
                  </w:rPr>
                </w:rPrChange>
              </w:rPr>
              <w:pPrChange w:id="13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6" w:author="Codex" w:date="2026-10-05T16:32:41.313017+00:00">
                  <w:rPr>
                    <w:bCs w:val="0"/>
                    <w:color w:val="000000"/>
                    <w:sz w:val="21"/>
                    <w:szCs w:val="21"/>
                  </w:rPr>
                </w:rPrChange>
              </w:rPr>
              <w:t xml:space="preserve"> 1158 (55.67%)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5F90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8" w:author="Codex" w:date="2026-10-05T16:32:41.313017+00:00">
                  <w:rPr>
                    <w:bCs w:val="0"/>
                    <w:color w:val="000000"/>
                    <w:sz w:val="21"/>
                    <w:szCs w:val="21"/>
                  </w:rPr>
                </w:rPrChange>
              </w:rPr>
              <w:pPrChange w:id="13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3DE9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9" w:author="Codex" w:date="2026-10-05T16:32:41.313017+00:00">
                  <w:rPr>
                    <w:bCs w:val="0"/>
                    <w:color w:val="000000"/>
                    <w:sz w:val="21"/>
                    <w:szCs w:val="21"/>
                  </w:rPr>
                </w:rPrChange>
              </w:rPr>
              <w:pPrChange w:id="13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42" w:author="Codex" w:date="2026-10-05T16:32:41.313017+00:00">
                  <w:rPr>
                    <w:bCs w:val="0"/>
                    <w:color w:val="000000"/>
                    <w:sz w:val="21"/>
                    <w:szCs w:val="21"/>
                  </w:rPr>
                </w:rPrChange>
              </w:rPr>
              <w:t xml:space="preserve">     </w:t>
            </w:r>
          </w:p>
        </w:tc>
      </w:tr>
      <w:tr w:rsidR="00352AB8" w14:paraId="3EF726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0F4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30" w:author="Codex" w:date="2026-10-05T16:32:41.313017+00:00">
                  <w:rPr>
                    <w:bCs w:val="0"/>
                    <w:color w:val="000000"/>
                    <w:sz w:val="21"/>
                    <w:szCs w:val="21"/>
                  </w:rPr>
                </w:rPrChange>
              </w:rPr>
              <w:pPrChange w:id="13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4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46" w:author="Codex" w:date="2026-10-05T16:32:41.313017+00:00">
                  <w:rPr>
                    <w:bCs w:val="0"/>
                    <w:color w:val="000000"/>
                    <w:sz w:val="21"/>
                    <w:szCs w:val="21"/>
                  </w:rPr>
                </w:rPrChange>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B892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1" w:author="Codex" w:date="2026-10-05T16:32:41.313017+00:00">
                  <w:rPr>
                    <w:bCs w:val="0"/>
                    <w:color w:val="000000"/>
                    <w:sz w:val="21"/>
                    <w:szCs w:val="21"/>
                  </w:rPr>
                </w:rPrChange>
              </w:rPr>
              <w:pPrChange w:id="13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49" w:author="Codex" w:date="2026-10-05T16:32:41.313017+00:00">
                  <w:rPr>
                    <w:bCs w:val="0"/>
                    <w:color w:val="000000"/>
                    <w:sz w:val="21"/>
                    <w:szCs w:val="21"/>
                  </w:rPr>
                </w:rPrChange>
              </w:rPr>
              <w:t xml:space="preserve"> 1976 (47.42%)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EB30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2" w:author="Codex" w:date="2026-10-05T16:32:41.313017+00:00">
                  <w:rPr>
                    <w:bCs w:val="0"/>
                    <w:color w:val="000000"/>
                    <w:sz w:val="21"/>
                    <w:szCs w:val="21"/>
                  </w:rPr>
                </w:rPrChange>
              </w:rPr>
              <w:pPrChange w:id="13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2" w:author="Codex" w:date="2026-10-05T16:32:41.313017+00:00">
                  <w:rPr>
                    <w:bCs w:val="0"/>
                    <w:color w:val="000000"/>
                    <w:sz w:val="21"/>
                    <w:szCs w:val="21"/>
                  </w:rPr>
                </w:rPrChange>
              </w:rPr>
              <w:t xml:space="preserve"> 1054 (50.50%)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A6E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3" w:author="Codex" w:date="2026-10-05T16:32:41.313017+00:00">
                  <w:rPr>
                    <w:bCs w:val="0"/>
                    <w:color w:val="000000"/>
                    <w:sz w:val="21"/>
                    <w:szCs w:val="21"/>
                  </w:rPr>
                </w:rPrChange>
              </w:rPr>
              <w:pPrChange w:id="13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5" w:author="Codex" w:date="2026-10-05T16:32:41.313017+00:00">
                  <w:rPr>
                    <w:bCs w:val="0"/>
                    <w:color w:val="000000"/>
                    <w:sz w:val="21"/>
                    <w:szCs w:val="21"/>
                  </w:rPr>
                </w:rPrChange>
              </w:rPr>
              <w:t xml:space="preserve"> 922 (44.33%)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CF662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4" w:author="Codex" w:date="2026-10-05T16:32:41.313017+00:00">
                  <w:rPr>
                    <w:bCs w:val="0"/>
                    <w:color w:val="000000"/>
                    <w:sz w:val="21"/>
                    <w:szCs w:val="21"/>
                  </w:rPr>
                </w:rPrChange>
              </w:rPr>
              <w:pPrChange w:id="13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2BB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5" w:author="Codex" w:date="2026-10-05T16:32:41.313017+00:00">
                  <w:rPr>
                    <w:bCs w:val="0"/>
                    <w:color w:val="000000"/>
                    <w:sz w:val="21"/>
                    <w:szCs w:val="21"/>
                  </w:rPr>
                </w:rPrChange>
              </w:rPr>
              <w:pPrChange w:id="13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61" w:author="Codex" w:date="2026-10-05T16:32:41.313017+00:00">
                  <w:rPr>
                    <w:bCs w:val="0"/>
                    <w:color w:val="000000"/>
                    <w:sz w:val="21"/>
                    <w:szCs w:val="21"/>
                  </w:rPr>
                </w:rPrChange>
              </w:rPr>
              <w:t xml:space="preserve">     </w:t>
            </w:r>
          </w:p>
        </w:tc>
      </w:tr>
      <w:tr w:rsidR="00352AB8" w14:paraId="12D3DB7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9912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36" w:author="Codex" w:date="2026-10-05T16:32:41.313017+00:00">
                  <w:rPr>
                    <w:bCs w:val="0"/>
                    <w:color w:val="000000"/>
                    <w:sz w:val="21"/>
                    <w:szCs w:val="21"/>
                  </w:rPr>
                </w:rPrChange>
              </w:rPr>
              <w:pPrChange w:id="13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65" w:author="Codex" w:date="2026-10-05T16:32:41.313017+00:00">
                  <w:rPr>
                    <w:bCs w:val="0"/>
                    <w:color w:val="000000"/>
                    <w:sz w:val="21"/>
                    <w:szCs w:val="21"/>
                  </w:rPr>
                </w:rPrChange>
              </w:rPr>
              <w:t>本人夫妻内满意度位置升级（有资格者）</w:t>
            </w:r>
            <w:r>
              <w:rPr>
                <w:rFonts w:ascii="Times New Roman" w:hAnsi="Times New Roman" w:cs="Times New Roman" w:eastAsia="SimSun"/>
                <w:b w:val="0"/>
                <w:bCs w:val="0"/>
                <w:color w:val="000000"/>
                <w:sz w:val="21"/>
                <w:szCs w:val="21"/>
                <w:rPrChange w:id="1366"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64725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7" w:author="Codex" w:date="2026-10-05T16:32:41.313017+00:00">
                  <w:rPr>
                    <w:bCs w:val="0"/>
                    <w:color w:val="000000"/>
                    <w:sz w:val="21"/>
                    <w:szCs w:val="21"/>
                  </w:rPr>
                </w:rPrChange>
              </w:rPr>
              <w:pPrChange w:id="13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82E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8" w:author="Codex" w:date="2026-10-05T16:32:41.313017+00:00">
                  <w:rPr>
                    <w:bCs w:val="0"/>
                    <w:color w:val="000000"/>
                    <w:sz w:val="21"/>
                    <w:szCs w:val="21"/>
                  </w:rPr>
                </w:rPrChange>
              </w:rPr>
              <w:pPrChange w:id="13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5B4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9" w:author="Codex" w:date="2026-10-05T16:32:41.313017+00:00">
                  <w:rPr>
                    <w:bCs w:val="0"/>
                    <w:color w:val="000000"/>
                    <w:sz w:val="21"/>
                    <w:szCs w:val="21"/>
                  </w:rPr>
                </w:rPrChange>
              </w:rPr>
              <w:pPrChange w:id="13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6F0A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0" w:author="Codex" w:date="2026-10-05T16:32:41.313017+00:00">
                  <w:rPr>
                    <w:bCs w:val="0"/>
                    <w:color w:val="000000"/>
                    <w:sz w:val="21"/>
                    <w:szCs w:val="21"/>
                  </w:rPr>
                </w:rPrChange>
              </w:rPr>
              <w:pPrChange w:id="13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8" w:author="Codex" w:date="2026-10-05T16:32:41.313017+00:00">
                  <w:rPr>
                    <w:bCs w:val="0"/>
                    <w:color w:val="000000"/>
                    <w:sz w:val="21"/>
                    <w:szCs w:val="21"/>
                  </w:rPr>
                </w:rPrChange>
              </w:rPr>
              <w:t xml:space="preserve"> 0.405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ED61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1" w:author="Codex" w:date="2026-10-05T16:32:41.313017+00:00">
                  <w:rPr>
                    <w:bCs w:val="0"/>
                    <w:color w:val="000000"/>
                    <w:sz w:val="21"/>
                    <w:szCs w:val="21"/>
                  </w:rPr>
                </w:rPrChange>
              </w:rPr>
              <w:pPrChange w:id="13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81" w:author="Codex" w:date="2026-10-05T16:32:41.313017+00:00">
                  <w:rPr>
                    <w:bCs w:val="0"/>
                    <w:color w:val="000000"/>
                    <w:sz w:val="21"/>
                    <w:szCs w:val="21"/>
                  </w:rPr>
                </w:rPrChange>
              </w:rPr>
              <w:t>10232</w:t>
            </w:r>
          </w:p>
        </w:tc>
      </w:tr>
      <w:tr w:rsidR="00352AB8" w14:paraId="22FAA8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97D1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42" w:author="Codex" w:date="2026-10-05T16:32:41.313017+00:00">
                  <w:rPr>
                    <w:bCs w:val="0"/>
                    <w:color w:val="000000"/>
                    <w:sz w:val="21"/>
                    <w:szCs w:val="21"/>
                  </w:rPr>
                </w:rPrChange>
              </w:rPr>
              <w:pPrChange w:id="13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85"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50EB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3" w:author="Codex" w:date="2026-10-05T16:32:41.313017+00:00">
                  <w:rPr>
                    <w:bCs w:val="0"/>
                    <w:color w:val="000000"/>
                    <w:sz w:val="21"/>
                    <w:szCs w:val="21"/>
                  </w:rPr>
                </w:rPrChange>
              </w:rPr>
              <w:pPrChange w:id="13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88" w:author="Codex" w:date="2026-10-05T16:32:41.313017+00:00">
                  <w:rPr>
                    <w:bCs w:val="0"/>
                    <w:color w:val="000000"/>
                    <w:sz w:val="21"/>
                    <w:szCs w:val="21"/>
                  </w:rPr>
                </w:rPrChange>
              </w:rPr>
              <w:t xml:space="preserve"> 8615 (84.20%)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6A0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4" w:author="Codex" w:date="2026-10-05T16:32:41.313017+00:00">
                  <w:rPr>
                    <w:bCs w:val="0"/>
                    <w:color w:val="000000"/>
                    <w:sz w:val="21"/>
                    <w:szCs w:val="21"/>
                  </w:rPr>
                </w:rPrChange>
              </w:rPr>
              <w:pPrChange w:id="13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1" w:author="Codex" w:date="2026-10-05T16:32:41.313017+00:00">
                  <w:rPr>
                    <w:bCs w:val="0"/>
                    <w:color w:val="000000"/>
                    <w:sz w:val="21"/>
                    <w:szCs w:val="21"/>
                  </w:rPr>
                </w:rPrChange>
              </w:rPr>
              <w:t xml:space="preserve"> 4650 (84.48%)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6A61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5" w:author="Codex" w:date="2026-10-05T16:32:41.313017+00:00">
                  <w:rPr>
                    <w:bCs w:val="0"/>
                    <w:color w:val="000000"/>
                    <w:sz w:val="21"/>
                    <w:szCs w:val="21"/>
                  </w:rPr>
                </w:rPrChange>
              </w:rPr>
              <w:pPrChange w:id="13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4" w:author="Codex" w:date="2026-10-05T16:32:41.313017+00:00">
                  <w:rPr>
                    <w:bCs w:val="0"/>
                    <w:color w:val="000000"/>
                    <w:sz w:val="21"/>
                    <w:szCs w:val="21"/>
                  </w:rPr>
                </w:rPrChange>
              </w:rPr>
              <w:t xml:space="preserve"> 3965 (83.86%)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01FB6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6" w:author="Codex" w:date="2026-10-05T16:32:41.313017+00:00">
                  <w:rPr>
                    <w:bCs w:val="0"/>
                    <w:color w:val="000000"/>
                    <w:sz w:val="21"/>
                    <w:szCs w:val="21"/>
                  </w:rPr>
                </w:rPrChange>
              </w:rPr>
              <w:pPrChange w:id="13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BA3E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7" w:author="Codex" w:date="2026-10-05T16:32:41.313017+00:00">
                  <w:rPr>
                    <w:bCs w:val="0"/>
                    <w:color w:val="000000"/>
                    <w:sz w:val="21"/>
                    <w:szCs w:val="21"/>
                  </w:rPr>
                </w:rPrChange>
              </w:rPr>
              <w:pPrChange w:id="13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00" w:author="Codex" w:date="2026-10-05T16:32:41.313017+00:00">
                  <w:rPr>
                    <w:bCs w:val="0"/>
                    <w:color w:val="000000"/>
                    <w:sz w:val="21"/>
                    <w:szCs w:val="21"/>
                  </w:rPr>
                </w:rPrChange>
              </w:rPr>
              <w:t xml:space="preserve">     </w:t>
            </w:r>
          </w:p>
        </w:tc>
      </w:tr>
      <w:tr w:rsidR="00352AB8" w14:paraId="260AD1B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10D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48" w:author="Codex" w:date="2026-10-05T16:32:41.313017+00:00">
                  <w:rPr>
                    <w:bCs w:val="0"/>
                    <w:color w:val="000000"/>
                    <w:sz w:val="21"/>
                    <w:szCs w:val="21"/>
                  </w:rPr>
                </w:rPrChange>
              </w:rPr>
              <w:pPrChange w:id="14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04"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24D7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9" w:author="Codex" w:date="2026-10-05T16:32:41.313017+00:00">
                  <w:rPr>
                    <w:bCs w:val="0"/>
                    <w:color w:val="000000"/>
                    <w:sz w:val="21"/>
                    <w:szCs w:val="21"/>
                  </w:rPr>
                </w:rPrChange>
              </w:rPr>
              <w:pPrChange w:id="14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07" w:author="Codex" w:date="2026-10-05T16:32:41.313017+00:00">
                  <w:rPr>
                    <w:bCs w:val="0"/>
                    <w:color w:val="000000"/>
                    <w:sz w:val="21"/>
                    <w:szCs w:val="21"/>
                  </w:rPr>
                </w:rPrChange>
              </w:rPr>
              <w:t xml:space="preserve"> 1617 (15.80%)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A807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0" w:author="Codex" w:date="2026-10-05T16:32:41.313017+00:00">
                  <w:rPr>
                    <w:bCs w:val="0"/>
                    <w:color w:val="000000"/>
                    <w:sz w:val="21"/>
                    <w:szCs w:val="21"/>
                  </w:rPr>
                </w:rPrChange>
              </w:rPr>
              <w:pPrChange w:id="14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0" w:author="Codex" w:date="2026-10-05T16:32:41.313017+00:00">
                  <w:rPr>
                    <w:bCs w:val="0"/>
                    <w:color w:val="000000"/>
                    <w:sz w:val="21"/>
                    <w:szCs w:val="21"/>
                  </w:rPr>
                </w:rPrChange>
              </w:rPr>
              <w:t xml:space="preserve"> 854 (15.52%)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366B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1" w:author="Codex" w:date="2026-10-05T16:32:41.313017+00:00">
                  <w:rPr>
                    <w:bCs w:val="0"/>
                    <w:color w:val="000000"/>
                    <w:sz w:val="21"/>
                    <w:szCs w:val="21"/>
                  </w:rPr>
                </w:rPrChange>
              </w:rPr>
              <w:pPrChange w:id="14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3" w:author="Codex" w:date="2026-10-05T16:32:41.313017+00:00">
                  <w:rPr>
                    <w:bCs w:val="0"/>
                    <w:color w:val="000000"/>
                    <w:sz w:val="21"/>
                    <w:szCs w:val="21"/>
                  </w:rPr>
                </w:rPrChange>
              </w:rPr>
              <w:t xml:space="preserve"> 763 (16.14%)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C293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2" w:author="Codex" w:date="2026-10-05T16:32:41.313017+00:00">
                  <w:rPr>
                    <w:bCs w:val="0"/>
                    <w:color w:val="000000"/>
                    <w:sz w:val="21"/>
                    <w:szCs w:val="21"/>
                  </w:rPr>
                </w:rPrChange>
              </w:rPr>
              <w:pPrChange w:id="14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A2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3" w:author="Codex" w:date="2026-10-05T16:32:41.313017+00:00">
                  <w:rPr>
                    <w:bCs w:val="0"/>
                    <w:color w:val="000000"/>
                    <w:sz w:val="21"/>
                    <w:szCs w:val="21"/>
                  </w:rPr>
                </w:rPrChange>
              </w:rPr>
              <w:pPrChange w:id="14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9" w:author="Codex" w:date="2026-10-05T16:32:41.313017+00:00">
                  <w:rPr>
                    <w:bCs w:val="0"/>
                    <w:color w:val="000000"/>
                    <w:sz w:val="21"/>
                    <w:szCs w:val="21"/>
                  </w:rPr>
                </w:rPrChange>
              </w:rPr>
              <w:t xml:space="preserve">     </w:t>
            </w:r>
          </w:p>
        </w:tc>
      </w:tr>
      <w:tr w:rsidR="00352AB8" w14:paraId="4B59B13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1CB2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54" w:author="Codex" w:date="2026-10-05T16:32:41.313017+00:00">
                  <w:rPr>
                    <w:bCs w:val="0"/>
                    <w:color w:val="000000"/>
                    <w:sz w:val="21"/>
                    <w:szCs w:val="21"/>
                  </w:rPr>
                </w:rPrChange>
              </w:rPr>
              <w:pPrChange w:id="142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23" w:author="Codex" w:date="2026-10-05T16:32:41.313017+00:00">
                  <w:rPr>
                    <w:bCs w:val="0"/>
                    <w:color w:val="000000"/>
                    <w:sz w:val="21"/>
                    <w:szCs w:val="21"/>
                  </w:rPr>
                </w:rPrChange>
              </w:rPr>
              <w:t>配偶夫妻内满意度位置升级（有资格者）</w:t>
            </w:r>
            <w:r>
              <w:rPr>
                <w:rFonts w:ascii="Times New Roman" w:hAnsi="Times New Roman" w:cs="Times New Roman" w:eastAsia="SimSun"/>
                <w:b w:val="0"/>
                <w:bCs w:val="0"/>
                <w:color w:val="000000"/>
                <w:sz w:val="21"/>
                <w:szCs w:val="21"/>
                <w:rPrChange w:id="142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FF4C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5" w:author="Codex" w:date="2026-10-05T16:32:41.313017+00:00">
                  <w:rPr>
                    <w:bCs w:val="0"/>
                    <w:color w:val="000000"/>
                    <w:sz w:val="21"/>
                    <w:szCs w:val="21"/>
                  </w:rPr>
                </w:rPrChange>
              </w:rPr>
              <w:pPrChange w:id="142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2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87E8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6" w:author="Codex" w:date="2026-10-05T16:32:41.313017+00:00">
                  <w:rPr>
                    <w:bCs w:val="0"/>
                    <w:color w:val="000000"/>
                    <w:sz w:val="21"/>
                    <w:szCs w:val="21"/>
                  </w:rPr>
                </w:rPrChange>
              </w:rPr>
              <w:pPrChange w:id="142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FBA4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7" w:author="Codex" w:date="2026-10-05T16:32:41.313017+00:00">
                  <w:rPr>
                    <w:bCs w:val="0"/>
                    <w:color w:val="000000"/>
                    <w:sz w:val="21"/>
                    <w:szCs w:val="21"/>
                  </w:rPr>
                </w:rPrChange>
              </w:rPr>
              <w:pPrChange w:id="143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D304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8" w:author="Codex" w:date="2026-10-05T16:32:41.313017+00:00">
                  <w:rPr>
                    <w:bCs w:val="0"/>
                    <w:color w:val="000000"/>
                    <w:sz w:val="21"/>
                    <w:szCs w:val="21"/>
                  </w:rPr>
                </w:rPrChange>
              </w:rPr>
              <w:pPrChange w:id="143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6" w:author="Codex" w:date="2026-10-05T16:32:41.313017+00:00">
                  <w:rPr>
                    <w:bCs w:val="0"/>
                    <w:color w:val="000000"/>
                    <w:sz w:val="21"/>
                    <w:szCs w:val="21"/>
                  </w:rPr>
                </w:rPrChange>
              </w:rPr>
              <w:t xml:space="preserve"> 0.635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5EF1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9" w:author="Codex" w:date="2026-10-05T16:32:41.313017+00:00">
                  <w:rPr>
                    <w:bCs w:val="0"/>
                    <w:color w:val="000000"/>
                    <w:sz w:val="21"/>
                    <w:szCs w:val="21"/>
                  </w:rPr>
                </w:rPrChange>
              </w:rPr>
              <w:pPrChange w:id="14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9" w:author="Codex" w:date="2026-10-05T16:32:41.313017+00:00">
                  <w:rPr>
                    <w:bCs w:val="0"/>
                    <w:color w:val="000000"/>
                    <w:sz w:val="21"/>
                    <w:szCs w:val="21"/>
                  </w:rPr>
                </w:rPrChange>
              </w:rPr>
              <w:t>10170</w:t>
            </w:r>
          </w:p>
        </w:tc>
      </w:tr>
      <w:tr w:rsidR="00352AB8" w14:paraId="148C1B7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04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60" w:author="Codex" w:date="2026-10-05T16:32:41.313017+00:00">
                  <w:rPr>
                    <w:bCs w:val="0"/>
                    <w:color w:val="000000"/>
                    <w:sz w:val="21"/>
                    <w:szCs w:val="21"/>
                  </w:rPr>
                </w:rPrChange>
              </w:rPr>
              <w:pPrChange w:id="14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43"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0B8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1" w:author="Codex" w:date="2026-10-05T16:32:41.313017+00:00">
                  <w:rPr>
                    <w:bCs w:val="0"/>
                    <w:color w:val="000000"/>
                    <w:sz w:val="21"/>
                    <w:szCs w:val="21"/>
                  </w:rPr>
                </w:rPrChange>
              </w:rPr>
              <w:pPrChange w:id="14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46" w:author="Codex" w:date="2026-10-05T16:32:41.313017+00:00">
                  <w:rPr>
                    <w:bCs w:val="0"/>
                    <w:color w:val="000000"/>
                    <w:sz w:val="21"/>
                    <w:szCs w:val="21"/>
                  </w:rPr>
                </w:rPrChange>
              </w:rPr>
              <w:t xml:space="preserve"> 8602 (84.58%)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D32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2" w:author="Codex" w:date="2026-10-05T16:32:41.313017+00:00">
                  <w:rPr>
                    <w:bCs w:val="0"/>
                    <w:color w:val="000000"/>
                    <w:sz w:val="21"/>
                    <w:szCs w:val="21"/>
                  </w:rPr>
                </w:rPrChange>
              </w:rPr>
              <w:pPrChange w:id="14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49" w:author="Codex" w:date="2026-10-05T16:32:41.313017+00:00">
                  <w:rPr>
                    <w:bCs w:val="0"/>
                    <w:color w:val="000000"/>
                    <w:sz w:val="21"/>
                    <w:szCs w:val="21"/>
                  </w:rPr>
                </w:rPrChange>
              </w:rPr>
              <w:t xml:space="preserve"> 4629 (84.75%)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1528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3" w:author="Codex" w:date="2026-10-05T16:32:41.313017+00:00">
                  <w:rPr>
                    <w:bCs w:val="0"/>
                    <w:color w:val="000000"/>
                    <w:sz w:val="21"/>
                    <w:szCs w:val="21"/>
                  </w:rPr>
                </w:rPrChange>
              </w:rPr>
              <w:pPrChange w:id="14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2" w:author="Codex" w:date="2026-10-05T16:32:41.313017+00:00">
                  <w:rPr>
                    <w:bCs w:val="0"/>
                    <w:color w:val="000000"/>
                    <w:sz w:val="21"/>
                    <w:szCs w:val="21"/>
                  </w:rPr>
                </w:rPrChange>
              </w:rPr>
              <w:t xml:space="preserve"> 3973 (84.39%)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AFD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4" w:author="Codex" w:date="2026-10-05T16:32:41.313017+00:00">
                  <w:rPr>
                    <w:bCs w:val="0"/>
                    <w:color w:val="000000"/>
                    <w:sz w:val="21"/>
                    <w:szCs w:val="21"/>
                  </w:rPr>
                </w:rPrChange>
              </w:rPr>
              <w:pPrChange w:id="14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49D5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5" w:author="Codex" w:date="2026-10-05T16:32:41.313017+00:00">
                  <w:rPr>
                    <w:bCs w:val="0"/>
                    <w:color w:val="000000"/>
                    <w:sz w:val="21"/>
                    <w:szCs w:val="21"/>
                  </w:rPr>
                </w:rPrChange>
              </w:rPr>
              <w:pPrChange w:id="14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8" w:author="Codex" w:date="2026-10-05T16:32:41.313017+00:00">
                  <w:rPr>
                    <w:bCs w:val="0"/>
                    <w:color w:val="000000"/>
                    <w:sz w:val="21"/>
                    <w:szCs w:val="21"/>
                  </w:rPr>
                </w:rPrChange>
              </w:rPr>
              <w:t xml:space="preserve">     </w:t>
            </w:r>
          </w:p>
        </w:tc>
      </w:tr>
      <w:tr w:rsidR="00352AB8" w14:paraId="4563CB8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05AE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66" w:author="Codex" w:date="2026-10-05T16:32:41.313017+00:00">
                  <w:rPr>
                    <w:bCs w:val="0"/>
                    <w:color w:val="000000"/>
                    <w:sz w:val="21"/>
                    <w:szCs w:val="21"/>
                  </w:rPr>
                </w:rPrChange>
              </w:rPr>
              <w:pPrChange w:id="14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62"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F970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7" w:author="Codex" w:date="2026-10-05T16:32:41.313017+00:00">
                  <w:rPr>
                    <w:bCs w:val="0"/>
                    <w:color w:val="000000"/>
                    <w:sz w:val="21"/>
                    <w:szCs w:val="21"/>
                  </w:rPr>
                </w:rPrChange>
              </w:rPr>
              <w:pPrChange w:id="14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65" w:author="Codex" w:date="2026-10-05T16:32:41.313017+00:00">
                  <w:rPr>
                    <w:bCs w:val="0"/>
                    <w:color w:val="000000"/>
                    <w:sz w:val="21"/>
                    <w:szCs w:val="21"/>
                  </w:rPr>
                </w:rPrChange>
              </w:rPr>
              <w:t xml:space="preserve"> 1568 (15.42%)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6F66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8" w:author="Codex" w:date="2026-10-05T16:32:41.313017+00:00">
                  <w:rPr>
                    <w:bCs w:val="0"/>
                    <w:color w:val="000000"/>
                    <w:sz w:val="21"/>
                    <w:szCs w:val="21"/>
                  </w:rPr>
                </w:rPrChange>
              </w:rPr>
              <w:pPrChange w:id="14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68" w:author="Codex" w:date="2026-10-05T16:32:41.313017+00:00">
                  <w:rPr>
                    <w:bCs w:val="0"/>
                    <w:color w:val="000000"/>
                    <w:sz w:val="21"/>
                    <w:szCs w:val="21"/>
                  </w:rPr>
                </w:rPrChange>
              </w:rPr>
              <w:t xml:space="preserve"> 833 (15.25%)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B4A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9" w:author="Codex" w:date="2026-10-05T16:32:41.313017+00:00">
                  <w:rPr>
                    <w:bCs w:val="0"/>
                    <w:color w:val="000000"/>
                    <w:sz w:val="21"/>
                    <w:szCs w:val="21"/>
                  </w:rPr>
                </w:rPrChange>
              </w:rPr>
              <w:pPrChange w:id="14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1" w:author="Codex" w:date="2026-10-05T16:32:41.313017+00:00">
                  <w:rPr>
                    <w:bCs w:val="0"/>
                    <w:color w:val="000000"/>
                    <w:sz w:val="21"/>
                    <w:szCs w:val="21"/>
                  </w:rPr>
                </w:rPrChange>
              </w:rPr>
              <w:t xml:space="preserve"> 735 (15.61%)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BCBF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0" w:author="Codex" w:date="2026-10-05T16:32:41.313017+00:00">
                  <w:rPr>
                    <w:bCs w:val="0"/>
                    <w:color w:val="000000"/>
                    <w:sz w:val="21"/>
                    <w:szCs w:val="21"/>
                  </w:rPr>
                </w:rPrChange>
              </w:rPr>
              <w:pPrChange w:id="14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16E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1" w:author="Codex" w:date="2026-10-05T16:32:41.313017+00:00">
                  <w:rPr>
                    <w:bCs w:val="0"/>
                    <w:color w:val="000000"/>
                    <w:sz w:val="21"/>
                    <w:szCs w:val="21"/>
                  </w:rPr>
                </w:rPrChange>
              </w:rPr>
              <w:pPrChange w:id="14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7" w:author="Codex" w:date="2026-10-05T16:32:41.313017+00:00">
                  <w:rPr>
                    <w:bCs w:val="0"/>
                    <w:color w:val="000000"/>
                    <w:sz w:val="21"/>
                    <w:szCs w:val="21"/>
                  </w:rPr>
                </w:rPrChange>
              </w:rPr>
              <w:t xml:space="preserve">     </w:t>
            </w:r>
          </w:p>
        </w:tc>
      </w:tr>
      <w:tr w:rsidR="00352AB8" w14:paraId="0E220A7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8"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20844A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2" w:author="Codex" w:date="2026-10-05T16:32:41.313017+00:00">
                  <w:rPr>
                    <w:bCs w:val="0"/>
                    <w:color w:val="000000"/>
                    <w:sz w:val="21"/>
                    <w:szCs w:val="21"/>
                  </w:rPr>
                </w:rPrChange>
              </w:rPr>
              <w:pPrChange w:id="147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80" w:author="Codex" w:date="2026-10-05T16:32:41.313017+00:00">
                  <w:rPr>
                    <w:bCs w:val="0"/>
                    <w:color w:val="000000"/>
                    <w:sz w:val="21"/>
                    <w:szCs w:val="21"/>
                  </w:rPr>
                </w:rPrChange>
              </w:rPr>
              <w:t>个体特征</w:t>
            </w:r>
          </w:p>
        </w:tc>
      </w:tr>
      <w:tr w:rsidR="00352AB8" w14:paraId="00A5FE2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74E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3" w:author="Codex" w:date="2026-10-05T16:32:41.313017+00:00">
                  <w:rPr>
                    <w:bCs w:val="0"/>
                    <w:color w:val="000000"/>
                    <w:sz w:val="21"/>
                    <w:szCs w:val="21"/>
                  </w:rPr>
                </w:rPrChange>
              </w:rPr>
              <w:pPrChange w:id="14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8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84" w:author="Codex" w:date="2026-10-05T16:32:41.313017+00:00">
                  <w:rPr>
                    <w:bCs w:val="0"/>
                    <w:color w:val="000000"/>
                    <w:sz w:val="21"/>
                    <w:szCs w:val="21"/>
                  </w:rPr>
                </w:rPrChange>
              </w:rPr>
              <w:t>连续年龄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8DEF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4" w:author="Codex" w:date="2026-10-05T16:32:41.313017+00:00">
                  <w:rPr>
                    <w:bCs w:val="0"/>
                    <w:color w:val="000000"/>
                    <w:sz w:val="21"/>
                    <w:szCs w:val="21"/>
                  </w:rPr>
                </w:rPrChange>
              </w:rPr>
              <w:pPrChange w:id="14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87" w:author="Codex" w:date="2026-10-05T16:32:41.313017+00:00">
                  <w:rPr>
                    <w:bCs w:val="0"/>
                    <w:color w:val="000000"/>
                    <w:sz w:val="21"/>
                    <w:szCs w:val="21"/>
                  </w:rPr>
                </w:rPrChange>
              </w:rPr>
              <w:t xml:space="preserve">40.459 (8.319)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257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5" w:author="Codex" w:date="2026-10-05T16:32:41.313017+00:00">
                  <w:rPr>
                    <w:bCs w:val="0"/>
                    <w:color w:val="000000"/>
                    <w:sz w:val="21"/>
                    <w:szCs w:val="21"/>
                  </w:rPr>
                </w:rPrChange>
              </w:rPr>
              <w:pPrChange w:id="14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0" w:author="Codex" w:date="2026-10-05T16:32:41.313017+00:00">
                  <w:rPr>
                    <w:bCs w:val="0"/>
                    <w:color w:val="000000"/>
                    <w:sz w:val="21"/>
                    <w:szCs w:val="21"/>
                  </w:rPr>
                </w:rPrChange>
              </w:rPr>
              <w:t xml:space="preserve">40.293 (8.434)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C20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6" w:author="Codex" w:date="2026-10-05T16:32:41.313017+00:00">
                  <w:rPr>
                    <w:bCs w:val="0"/>
                    <w:color w:val="000000"/>
                    <w:sz w:val="21"/>
                    <w:szCs w:val="21"/>
                  </w:rPr>
                </w:rPrChange>
              </w:rPr>
              <w:pPrChange w:id="14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3" w:author="Codex" w:date="2026-10-05T16:32:41.313017+00:00">
                  <w:rPr>
                    <w:bCs w:val="0"/>
                    <w:color w:val="000000"/>
                    <w:sz w:val="21"/>
                    <w:szCs w:val="21"/>
                  </w:rPr>
                </w:rPrChange>
              </w:rPr>
              <w:t xml:space="preserve">40.648 (8.184)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564D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7" w:author="Codex" w:date="2026-10-05T16:32:41.313017+00:00">
                  <w:rPr>
                    <w:bCs w:val="0"/>
                    <w:color w:val="000000"/>
                    <w:sz w:val="21"/>
                    <w:szCs w:val="21"/>
                  </w:rPr>
                </w:rPrChange>
              </w:rPr>
              <w:pPrChange w:id="14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6" w:author="Codex" w:date="2026-10-05T16:32:41.313017+00:00">
                  <w:rPr>
                    <w:bCs w:val="0"/>
                    <w:color w:val="000000"/>
                    <w:sz w:val="21"/>
                    <w:szCs w:val="21"/>
                  </w:rPr>
                </w:rPrChange>
              </w:rPr>
              <w:t xml:space="preserve"> 0.015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E28F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8" w:author="Codex" w:date="2026-10-05T16:32:41.313017+00:00">
                  <w:rPr>
                    <w:bCs w:val="0"/>
                    <w:color w:val="000000"/>
                    <w:sz w:val="21"/>
                    <w:szCs w:val="21"/>
                  </w:rPr>
                </w:rPrChange>
              </w:rPr>
              <w:pPrChange w:id="14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9" w:author="Codex" w:date="2026-10-05T16:32:41.313017+00:00">
                  <w:rPr>
                    <w:bCs w:val="0"/>
                    <w:color w:val="000000"/>
                    <w:sz w:val="21"/>
                    <w:szCs w:val="21"/>
                  </w:rPr>
                </w:rPrChange>
              </w:rPr>
              <w:t>13092</w:t>
            </w:r>
          </w:p>
        </w:tc>
      </w:tr>
      <w:tr w:rsidR="00352AB8" w14:paraId="2AC5CA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12F92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9" w:author="Codex" w:date="2026-10-05T16:32:41.313017+00:00">
                  <w:rPr>
                    <w:bCs w:val="0"/>
                    <w:color w:val="000000"/>
                    <w:sz w:val="21"/>
                    <w:szCs w:val="21"/>
                  </w:rPr>
                </w:rPrChange>
              </w:rPr>
              <w:pPrChange w:id="150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0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03" w:author="Codex" w:date="2026-10-05T16:32:41.313017+00:00">
                  <w:rPr>
                    <w:bCs w:val="0"/>
                    <w:color w:val="000000"/>
                    <w:sz w:val="21"/>
                    <w:szCs w:val="21"/>
                  </w:rPr>
                </w:rPrChange>
              </w:rPr>
              <w:t>性别</w:t>
            </w:r>
            <w:r>
              <w:rPr>
                <w:rFonts w:ascii="Times New Roman" w:hAnsi="Times New Roman" w:cs="Times New Roman" w:eastAsia="SimSun"/>
                <w:b w:val="0"/>
                <w:bCs w:val="0"/>
                <w:color w:val="000000"/>
                <w:sz w:val="21"/>
                <w:szCs w:val="21"/>
                <w:rPrChange w:id="150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EE0E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0" w:author="Codex" w:date="2026-10-05T16:32:41.313017+00:00">
                  <w:rPr>
                    <w:bCs w:val="0"/>
                    <w:color w:val="000000"/>
                    <w:sz w:val="21"/>
                    <w:szCs w:val="21"/>
                  </w:rPr>
                </w:rPrChange>
              </w:rPr>
              <w:pPrChange w:id="150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0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A505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1" w:author="Codex" w:date="2026-10-05T16:32:41.313017+00:00">
                  <w:rPr>
                    <w:bCs w:val="0"/>
                    <w:color w:val="000000"/>
                    <w:sz w:val="21"/>
                    <w:szCs w:val="21"/>
                  </w:rPr>
                </w:rPrChange>
              </w:rPr>
              <w:pPrChange w:id="150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DAEE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2" w:author="Codex" w:date="2026-10-05T16:32:41.313017+00:00">
                  <w:rPr>
                    <w:bCs w:val="0"/>
                    <w:color w:val="000000"/>
                    <w:sz w:val="21"/>
                    <w:szCs w:val="21"/>
                  </w:rPr>
                </w:rPrChange>
              </w:rPr>
              <w:pPrChange w:id="151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F2A9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3" w:author="Codex" w:date="2026-10-05T16:32:41.313017+00:00">
                  <w:rPr>
                    <w:bCs w:val="0"/>
                    <w:color w:val="000000"/>
                    <w:sz w:val="21"/>
                    <w:szCs w:val="21"/>
                  </w:rPr>
                </w:rPrChange>
              </w:rPr>
              <w:pPrChange w:id="151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6" w:author="Codex" w:date="2026-10-05T16:32:41.313017+00:00">
                  <w:rPr>
                    <w:bCs w:val="0"/>
                    <w:color w:val="000000"/>
                    <w:sz w:val="21"/>
                    <w:szCs w:val="21"/>
                  </w:rPr>
                </w:rPrChange>
              </w:rPr>
              <w:t xml:space="preserve"> 0.681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6319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4" w:author="Codex" w:date="2026-10-05T16:32:41.313017+00:00">
                  <w:rPr>
                    <w:bCs w:val="0"/>
                    <w:color w:val="000000"/>
                    <w:sz w:val="21"/>
                    <w:szCs w:val="21"/>
                  </w:rPr>
                </w:rPrChange>
              </w:rPr>
              <w:pPrChange w:id="151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9" w:author="Codex" w:date="2026-10-05T16:32:41.313017+00:00">
                  <w:rPr>
                    <w:bCs w:val="0"/>
                    <w:color w:val="000000"/>
                    <w:sz w:val="21"/>
                    <w:szCs w:val="21"/>
                  </w:rPr>
                </w:rPrChange>
              </w:rPr>
              <w:t>13092</w:t>
            </w:r>
          </w:p>
        </w:tc>
      </w:tr>
      <w:tr w:rsidR="00352AB8" w14:paraId="4786293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F9D0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85" w:author="Codex" w:date="2026-10-05T16:32:41.313017+00:00">
                  <w:rPr>
                    <w:bCs w:val="0"/>
                    <w:color w:val="000000"/>
                    <w:sz w:val="21"/>
                    <w:szCs w:val="21"/>
                  </w:rPr>
                </w:rPrChange>
              </w:rPr>
              <w:pPrChange w:id="15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23" w:author="Codex" w:date="2026-10-05T16:32:41.313017+00:00">
                  <w:rPr>
                    <w:bCs w:val="0"/>
                    <w:color w:val="000000"/>
                    <w:sz w:val="21"/>
                    <w:szCs w:val="21"/>
                  </w:rPr>
                </w:rPrChange>
              </w:rPr>
              <w:t>女</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CB5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6" w:author="Codex" w:date="2026-10-05T16:32:41.313017+00:00">
                  <w:rPr>
                    <w:bCs w:val="0"/>
                    <w:color w:val="000000"/>
                    <w:sz w:val="21"/>
                    <w:szCs w:val="21"/>
                  </w:rPr>
                </w:rPrChange>
              </w:rPr>
              <w:pPrChange w:id="15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26" w:author="Codex" w:date="2026-10-05T16:32:41.313017+00:00">
                  <w:rPr>
                    <w:bCs w:val="0"/>
                    <w:color w:val="000000"/>
                    <w:sz w:val="21"/>
                    <w:szCs w:val="21"/>
                  </w:rPr>
                </w:rPrChange>
              </w:rPr>
              <w:t xml:space="preserve"> 6460 (49.34%)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047A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7" w:author="Codex" w:date="2026-10-05T16:32:41.313017+00:00">
                  <w:rPr>
                    <w:bCs w:val="0"/>
                    <w:color w:val="000000"/>
                    <w:sz w:val="21"/>
                    <w:szCs w:val="21"/>
                  </w:rPr>
                </w:rPrChange>
              </w:rPr>
              <w:pPrChange w:id="15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29" w:author="Codex" w:date="2026-10-05T16:32:41.313017+00:00">
                  <w:rPr>
                    <w:bCs w:val="0"/>
                    <w:color w:val="000000"/>
                    <w:sz w:val="21"/>
                    <w:szCs w:val="21"/>
                  </w:rPr>
                </w:rPrChange>
              </w:rPr>
              <w:t xml:space="preserve"> 3426 (49.17%)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C9D6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8" w:author="Codex" w:date="2026-10-05T16:32:41.313017+00:00">
                  <w:rPr>
                    <w:bCs w:val="0"/>
                    <w:color w:val="000000"/>
                    <w:sz w:val="21"/>
                    <w:szCs w:val="21"/>
                  </w:rPr>
                </w:rPrChange>
              </w:rPr>
              <w:pPrChange w:id="153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2" w:author="Codex" w:date="2026-10-05T16:32:41.313017+00:00">
                  <w:rPr>
                    <w:bCs w:val="0"/>
                    <w:color w:val="000000"/>
                    <w:sz w:val="21"/>
                    <w:szCs w:val="21"/>
                  </w:rPr>
                </w:rPrChange>
              </w:rPr>
              <w:t xml:space="preserve"> 3034 (49.54%)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3092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9" w:author="Codex" w:date="2026-10-05T16:32:41.313017+00:00">
                  <w:rPr>
                    <w:bCs w:val="0"/>
                    <w:color w:val="000000"/>
                    <w:sz w:val="21"/>
                    <w:szCs w:val="21"/>
                  </w:rPr>
                </w:rPrChange>
              </w:rPr>
              <w:pPrChange w:id="15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725D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0" w:author="Codex" w:date="2026-10-05T16:32:41.313017+00:00">
                  <w:rPr>
                    <w:bCs w:val="0"/>
                    <w:color w:val="000000"/>
                    <w:sz w:val="21"/>
                    <w:szCs w:val="21"/>
                  </w:rPr>
                </w:rPrChange>
              </w:rPr>
              <w:pPrChange w:id="15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8" w:author="Codex" w:date="2026-10-05T16:32:41.313017+00:00">
                  <w:rPr>
                    <w:bCs w:val="0"/>
                    <w:color w:val="000000"/>
                    <w:sz w:val="21"/>
                    <w:szCs w:val="21"/>
                  </w:rPr>
                </w:rPrChange>
              </w:rPr>
              <w:t xml:space="preserve">     </w:t>
            </w:r>
          </w:p>
        </w:tc>
      </w:tr>
      <w:tr w:rsidR="00352AB8" w14:paraId="0BEE82A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E7FA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91" w:author="Codex" w:date="2026-10-05T16:32:41.313017+00:00">
                  <w:rPr>
                    <w:bCs w:val="0"/>
                    <w:color w:val="000000"/>
                    <w:sz w:val="21"/>
                    <w:szCs w:val="21"/>
                  </w:rPr>
                </w:rPrChange>
              </w:rPr>
              <w:pPrChange w:id="15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4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42" w:author="Codex" w:date="2026-10-05T16:32:41.313017+00:00">
                  <w:rPr>
                    <w:bCs w:val="0"/>
                    <w:color w:val="000000"/>
                    <w:sz w:val="21"/>
                    <w:szCs w:val="21"/>
                  </w:rPr>
                </w:rPrChange>
              </w:rPr>
              <w:t>男</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7BF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2" w:author="Codex" w:date="2026-10-05T16:32:41.313017+00:00">
                  <w:rPr>
                    <w:bCs w:val="0"/>
                    <w:color w:val="000000"/>
                    <w:sz w:val="21"/>
                    <w:szCs w:val="21"/>
                  </w:rPr>
                </w:rPrChange>
              </w:rPr>
              <w:pPrChange w:id="15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45" w:author="Codex" w:date="2026-10-05T16:32:41.313017+00:00">
                  <w:rPr>
                    <w:bCs w:val="0"/>
                    <w:color w:val="000000"/>
                    <w:sz w:val="21"/>
                    <w:szCs w:val="21"/>
                  </w:rPr>
                </w:rPrChange>
              </w:rPr>
              <w:t xml:space="preserve"> 6632 (50.66%)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3B71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3" w:author="Codex" w:date="2026-10-05T16:32:41.313017+00:00">
                  <w:rPr>
                    <w:bCs w:val="0"/>
                    <w:color w:val="000000"/>
                    <w:sz w:val="21"/>
                    <w:szCs w:val="21"/>
                  </w:rPr>
                </w:rPrChange>
              </w:rPr>
              <w:pPrChange w:id="15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48" w:author="Codex" w:date="2026-10-05T16:32:41.313017+00:00">
                  <w:rPr>
                    <w:bCs w:val="0"/>
                    <w:color w:val="000000"/>
                    <w:sz w:val="21"/>
                    <w:szCs w:val="21"/>
                  </w:rPr>
                </w:rPrChange>
              </w:rPr>
              <w:t xml:space="preserve"> 3542 (50.83%)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78F0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4" w:author="Codex" w:date="2026-10-05T16:32:41.313017+00:00">
                  <w:rPr>
                    <w:bCs w:val="0"/>
                    <w:color w:val="000000"/>
                    <w:sz w:val="21"/>
                    <w:szCs w:val="21"/>
                  </w:rPr>
                </w:rPrChange>
              </w:rPr>
              <w:pPrChange w:id="155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1" w:author="Codex" w:date="2026-10-05T16:32:41.313017+00:00">
                  <w:rPr>
                    <w:bCs w:val="0"/>
                    <w:color w:val="000000"/>
                    <w:sz w:val="21"/>
                    <w:szCs w:val="21"/>
                  </w:rPr>
                </w:rPrChange>
              </w:rPr>
              <w:t xml:space="preserve"> 3090 (50.46%)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AE3D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5" w:author="Codex" w:date="2026-10-05T16:32:41.313017+00:00">
                  <w:rPr>
                    <w:bCs w:val="0"/>
                    <w:color w:val="000000"/>
                    <w:sz w:val="21"/>
                    <w:szCs w:val="21"/>
                  </w:rPr>
                </w:rPrChange>
              </w:rPr>
              <w:pPrChange w:id="15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6DE4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6" w:author="Codex" w:date="2026-10-05T16:32:41.313017+00:00">
                  <w:rPr>
                    <w:bCs w:val="0"/>
                    <w:color w:val="000000"/>
                    <w:sz w:val="21"/>
                    <w:szCs w:val="21"/>
                  </w:rPr>
                </w:rPrChange>
              </w:rPr>
              <w:pPrChange w:id="15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7" w:author="Codex" w:date="2026-10-05T16:32:41.313017+00:00">
                  <w:rPr>
                    <w:bCs w:val="0"/>
                    <w:color w:val="000000"/>
                    <w:sz w:val="21"/>
                    <w:szCs w:val="21"/>
                  </w:rPr>
                </w:rPrChange>
              </w:rPr>
              <w:t xml:space="preserve">     </w:t>
            </w:r>
          </w:p>
        </w:tc>
      </w:tr>
      <w:tr w:rsidR="00352AB8" w14:paraId="6920259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1825A0" w14:textId="662018AA"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97" w:author="Codex" w:date="2026-10-05T16:32:41.313017+00:00">
                  <w:rPr>
                    <w:bCs w:val="0"/>
                    <w:color w:val="000000"/>
                    <w:sz w:val="21"/>
                    <w:szCs w:val="21"/>
                  </w:rPr>
                </w:rPrChange>
              </w:rPr>
              <w:pPrChange w:id="15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6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61" w:author="Codex" w:date="2026-10-05T16:32:41.313017+00:00">
                  <w:rPr>
                    <w:bCs w:val="0"/>
                    <w:color w:val="000000"/>
                    <w:sz w:val="21"/>
                    <w:szCs w:val="21"/>
                  </w:rPr>
                </w:rPrChange>
              </w:rPr>
              <w:t>学历折算年限</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68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8" w:author="Codex" w:date="2026-10-05T16:32:41.313017+00:00">
                  <w:rPr>
                    <w:bCs w:val="0"/>
                    <w:color w:val="000000"/>
                    <w:sz w:val="21"/>
                    <w:szCs w:val="21"/>
                  </w:rPr>
                </w:rPrChange>
              </w:rPr>
              <w:pPrChange w:id="15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64" w:author="Codex" w:date="2026-10-05T16:32:41.313017+00:00">
                  <w:rPr>
                    <w:bCs w:val="0"/>
                    <w:color w:val="000000"/>
                    <w:sz w:val="21"/>
                    <w:szCs w:val="21"/>
                  </w:rPr>
                </w:rPrChange>
              </w:rPr>
              <w:t xml:space="preserve"> 9.395 (4.190)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18F3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9" w:author="Codex" w:date="2026-10-05T16:32:41.313017+00:00">
                  <w:rPr>
                    <w:bCs w:val="0"/>
                    <w:color w:val="000000"/>
                    <w:sz w:val="21"/>
                    <w:szCs w:val="21"/>
                  </w:rPr>
                </w:rPrChange>
              </w:rPr>
              <w:pPrChange w:id="15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67" w:author="Codex" w:date="2026-10-05T16:32:41.313017+00:00">
                  <w:rPr>
                    <w:bCs w:val="0"/>
                    <w:color w:val="000000"/>
                    <w:sz w:val="21"/>
                    <w:szCs w:val="21"/>
                  </w:rPr>
                </w:rPrChange>
              </w:rPr>
              <w:t xml:space="preserve"> 9.120 (4.293)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5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0" w:author="Codex" w:date="2026-10-05T16:32:41.313017+00:00">
                  <w:rPr>
                    <w:bCs w:val="0"/>
                    <w:color w:val="000000"/>
                    <w:sz w:val="21"/>
                    <w:szCs w:val="21"/>
                  </w:rPr>
                </w:rPrChange>
              </w:rPr>
              <w:pPrChange w:id="15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0" w:author="Codex" w:date="2026-10-05T16:32:41.313017+00:00">
                  <w:rPr>
                    <w:bCs w:val="0"/>
                    <w:color w:val="000000"/>
                    <w:sz w:val="21"/>
                    <w:szCs w:val="21"/>
                  </w:rPr>
                </w:rPrChange>
              </w:rPr>
              <w:t xml:space="preserve"> 9.709 (4.049)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F26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1" w:author="Codex" w:date="2026-10-05T16:32:41.313017+00:00">
                  <w:rPr>
                    <w:bCs w:val="0"/>
                    <w:color w:val="000000"/>
                    <w:sz w:val="21"/>
                    <w:szCs w:val="21"/>
                  </w:rPr>
                </w:rPrChange>
              </w:rPr>
              <w:pPrChange w:id="15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3"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A4B0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2" w:author="Codex" w:date="2026-10-05T16:32:41.313017+00:00">
                  <w:rPr>
                    <w:bCs w:val="0"/>
                    <w:color w:val="000000"/>
                    <w:sz w:val="21"/>
                    <w:szCs w:val="21"/>
                  </w:rPr>
                </w:rPrChange>
              </w:rPr>
              <w:pPrChange w:id="15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6" w:author="Codex" w:date="2026-10-05T16:32:41.313017+00:00">
                  <w:rPr>
                    <w:bCs w:val="0"/>
                    <w:color w:val="000000"/>
                    <w:sz w:val="21"/>
                    <w:szCs w:val="21"/>
                  </w:rPr>
                </w:rPrChange>
              </w:rPr>
              <w:t>13092</w:t>
            </w:r>
          </w:p>
        </w:tc>
      </w:tr>
      <w:tr w:rsidR="00352AB8" w14:paraId="112C4D5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4E8E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03" w:author="Codex" w:date="2026-10-05T16:32:41.313017+00:00">
                  <w:rPr>
                    <w:bCs w:val="0"/>
                    <w:color w:val="000000"/>
                    <w:sz w:val="21"/>
                    <w:szCs w:val="21"/>
                  </w:rPr>
                </w:rPrChange>
              </w:rPr>
              <w:pPrChange w:id="15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7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80" w:author="Codex" w:date="2026-10-05T16:32:41.313017+00:00">
                  <w:rPr>
                    <w:bCs w:val="0"/>
                    <w:color w:val="000000"/>
                    <w:sz w:val="21"/>
                    <w:szCs w:val="21"/>
                  </w:rPr>
                </w:rPrChange>
              </w:rPr>
              <w:t>职业声望</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CE3D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4" w:author="Codex" w:date="2026-10-05T16:32:41.313017+00:00">
                  <w:rPr>
                    <w:bCs w:val="0"/>
                    <w:color w:val="000000"/>
                    <w:sz w:val="21"/>
                    <w:szCs w:val="21"/>
                  </w:rPr>
                </w:rPrChange>
              </w:rPr>
              <w:pPrChange w:id="15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3" w:author="Codex" w:date="2026-10-05T16:32:41.313017+00:00">
                  <w:rPr>
                    <w:bCs w:val="0"/>
                    <w:color w:val="000000"/>
                    <w:sz w:val="21"/>
                    <w:szCs w:val="21"/>
                  </w:rPr>
                </w:rPrChange>
              </w:rPr>
              <w:t>43.810 (12.779)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17F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5" w:author="Codex" w:date="2026-10-05T16:32:41.313017+00:00">
                  <w:rPr>
                    <w:bCs w:val="0"/>
                    <w:color w:val="000000"/>
                    <w:sz w:val="21"/>
                    <w:szCs w:val="21"/>
                  </w:rPr>
                </w:rPrChange>
              </w:rPr>
              <w:pPrChange w:id="15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6" w:author="Codex" w:date="2026-10-05T16:32:41.313017+00:00">
                  <w:rPr>
                    <w:bCs w:val="0"/>
                    <w:color w:val="000000"/>
                    <w:sz w:val="21"/>
                    <w:szCs w:val="21"/>
                  </w:rPr>
                </w:rPrChange>
              </w:rPr>
              <w:t>43.175 (12.809)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850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6" w:author="Codex" w:date="2026-10-05T16:32:41.313017+00:00">
                  <w:rPr>
                    <w:bCs w:val="0"/>
                    <w:color w:val="000000"/>
                    <w:sz w:val="21"/>
                    <w:szCs w:val="21"/>
                  </w:rPr>
                </w:rPrChange>
              </w:rPr>
              <w:pPrChange w:id="15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9" w:author="Codex" w:date="2026-10-05T16:32:41.313017+00:00">
                  <w:rPr>
                    <w:bCs w:val="0"/>
                    <w:color w:val="000000"/>
                    <w:sz w:val="21"/>
                    <w:szCs w:val="21"/>
                  </w:rPr>
                </w:rPrChange>
              </w:rPr>
              <w:t>44.532 (12.707)</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405D6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7" w:author="Codex" w:date="2026-10-05T16:32:41.313017+00:00">
                  <w:rPr>
                    <w:bCs w:val="0"/>
                    <w:color w:val="000000"/>
                    <w:sz w:val="21"/>
                    <w:szCs w:val="21"/>
                  </w:rPr>
                </w:rPrChange>
              </w:rPr>
              <w:pPrChange w:id="15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92"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F75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8" w:author="Codex" w:date="2026-10-05T16:32:41.313017+00:00">
                  <w:rPr>
                    <w:bCs w:val="0"/>
                    <w:color w:val="000000"/>
                    <w:sz w:val="21"/>
                    <w:szCs w:val="21"/>
                  </w:rPr>
                </w:rPrChange>
              </w:rPr>
              <w:pPrChange w:id="15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95" w:author="Codex" w:date="2026-10-05T16:32:41.313017+00:00">
                  <w:rPr>
                    <w:bCs w:val="0"/>
                    <w:color w:val="000000"/>
                    <w:sz w:val="21"/>
                    <w:szCs w:val="21"/>
                  </w:rPr>
                </w:rPrChange>
              </w:rPr>
              <w:t>13092</w:t>
            </w:r>
          </w:p>
        </w:tc>
      </w:tr>
      <w:tr w:rsidR="00352AB8" w14:paraId="0EF90F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A07B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09" w:author="Codex" w:date="2026-10-05T16:32:41.313017+00:00">
                  <w:rPr>
                    <w:bCs w:val="0"/>
                    <w:color w:val="000000"/>
                    <w:sz w:val="21"/>
                    <w:szCs w:val="21"/>
                  </w:rPr>
                </w:rPrChange>
              </w:rPr>
              <w:pPrChange w:id="159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9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99" w:author="Codex" w:date="2026-10-05T16:32:41.313017+00:00">
                  <w:rPr>
                    <w:bCs w:val="0"/>
                    <w:color w:val="000000"/>
                    <w:sz w:val="21"/>
                    <w:szCs w:val="21"/>
                  </w:rPr>
                </w:rPrChange>
              </w:rPr>
              <w:t>户口类型</w:t>
            </w:r>
            <w:r>
              <w:rPr>
                <w:rFonts w:ascii="Times New Roman" w:hAnsi="Times New Roman" w:cs="Times New Roman" w:eastAsia="SimSun"/>
                <w:b w:val="0"/>
                <w:bCs w:val="0"/>
                <w:color w:val="000000"/>
                <w:sz w:val="21"/>
                <w:szCs w:val="21"/>
                <w:rPrChange w:id="1600"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C09FC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0" w:author="Codex" w:date="2026-10-05T16:32:41.313017+00:00">
                  <w:rPr>
                    <w:bCs w:val="0"/>
                    <w:color w:val="000000"/>
                    <w:sz w:val="21"/>
                    <w:szCs w:val="21"/>
                  </w:rPr>
                </w:rPrChange>
              </w:rPr>
              <w:pPrChange w:id="16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BD6D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1" w:author="Codex" w:date="2026-10-05T16:32:41.313017+00:00">
                  <w:rPr>
                    <w:bCs w:val="0"/>
                    <w:color w:val="000000"/>
                    <w:sz w:val="21"/>
                    <w:szCs w:val="21"/>
                  </w:rPr>
                </w:rPrChange>
              </w:rPr>
              <w:pPrChange w:id="160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C2579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2" w:author="Codex" w:date="2026-10-05T16:32:41.313017+00:00">
                  <w:rPr>
                    <w:bCs w:val="0"/>
                    <w:color w:val="000000"/>
                    <w:sz w:val="21"/>
                    <w:szCs w:val="21"/>
                  </w:rPr>
                </w:rPrChange>
              </w:rPr>
              <w:pPrChange w:id="160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AEA8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3" w:author="Codex" w:date="2026-10-05T16:32:41.313017+00:00">
                  <w:rPr>
                    <w:bCs w:val="0"/>
                    <w:color w:val="000000"/>
                    <w:sz w:val="21"/>
                    <w:szCs w:val="21"/>
                  </w:rPr>
                </w:rPrChange>
              </w:rPr>
              <w:pPrChange w:id="161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12" w:author="Codex" w:date="2026-10-05T16:32:41.313017+00:00">
                  <w:rPr>
                    <w:bCs w:val="0"/>
                    <w:color w:val="000000"/>
                    <w:sz w:val="21"/>
                    <w:szCs w:val="21"/>
                  </w:rPr>
                </w:rPrChange>
              </w:rPr>
              <w:t xml:space="preserve"> 0.006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B797E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4" w:author="Codex" w:date="2026-10-05T16:32:41.313017+00:00">
                  <w:rPr>
                    <w:bCs w:val="0"/>
                    <w:color w:val="000000"/>
                    <w:sz w:val="21"/>
                    <w:szCs w:val="21"/>
                  </w:rPr>
                </w:rPrChange>
              </w:rPr>
              <w:pPrChange w:id="161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15" w:author="Codex" w:date="2026-10-05T16:32:41.313017+00:00">
                  <w:rPr>
                    <w:bCs w:val="0"/>
                    <w:color w:val="000000"/>
                    <w:sz w:val="21"/>
                    <w:szCs w:val="21"/>
                  </w:rPr>
                </w:rPrChange>
              </w:rPr>
              <w:t>13092</w:t>
            </w:r>
          </w:p>
        </w:tc>
      </w:tr>
      <w:tr w:rsidR="00352AB8" w14:paraId="3817DB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D7CC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15" w:author="Codex" w:date="2026-10-05T16:32:41.313017+00:00">
                  <w:rPr>
                    <w:bCs w:val="0"/>
                    <w:color w:val="000000"/>
                    <w:sz w:val="21"/>
                    <w:szCs w:val="21"/>
                  </w:rPr>
                </w:rPrChange>
              </w:rPr>
              <w:pPrChange w:id="16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1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19"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DE6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6" w:author="Codex" w:date="2026-10-05T16:32:41.313017+00:00">
                  <w:rPr>
                    <w:bCs w:val="0"/>
                    <w:color w:val="000000"/>
                    <w:sz w:val="21"/>
                    <w:szCs w:val="21"/>
                  </w:rPr>
                </w:rPrChange>
              </w:rPr>
              <w:pPrChange w:id="16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2" w:author="Codex" w:date="2026-10-05T16:32:41.313017+00:00">
                  <w:rPr>
                    <w:bCs w:val="0"/>
                    <w:color w:val="000000"/>
                    <w:sz w:val="21"/>
                    <w:szCs w:val="21"/>
                  </w:rPr>
                </w:rPrChange>
              </w:rPr>
              <w:t xml:space="preserve"> 3632 (27.74%)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75D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7" w:author="Codex" w:date="2026-10-05T16:32:41.313017+00:00">
                  <w:rPr>
                    <w:bCs w:val="0"/>
                    <w:color w:val="000000"/>
                    <w:sz w:val="21"/>
                    <w:szCs w:val="21"/>
                  </w:rPr>
                </w:rPrChange>
              </w:rPr>
              <w:pPrChange w:id="16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5" w:author="Codex" w:date="2026-10-05T16:32:41.313017+00:00">
                  <w:rPr>
                    <w:bCs w:val="0"/>
                    <w:color w:val="000000"/>
                    <w:sz w:val="21"/>
                    <w:szCs w:val="21"/>
                  </w:rPr>
                </w:rPrChange>
              </w:rPr>
              <w:t xml:space="preserve"> 1862 (26.72%)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8907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8" w:author="Codex" w:date="2026-10-05T16:32:41.313017+00:00">
                  <w:rPr>
                    <w:bCs w:val="0"/>
                    <w:color w:val="000000"/>
                    <w:sz w:val="21"/>
                    <w:szCs w:val="21"/>
                  </w:rPr>
                </w:rPrChange>
              </w:rPr>
              <w:pPrChange w:id="16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8" w:author="Codex" w:date="2026-10-05T16:32:41.313017+00:00">
                  <w:rPr>
                    <w:bCs w:val="0"/>
                    <w:color w:val="000000"/>
                    <w:sz w:val="21"/>
                    <w:szCs w:val="21"/>
                  </w:rPr>
                </w:rPrChange>
              </w:rPr>
              <w:t xml:space="preserve"> 1770 (28.90%)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2F05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9" w:author="Codex" w:date="2026-10-05T16:32:41.313017+00:00">
                  <w:rPr>
                    <w:bCs w:val="0"/>
                    <w:color w:val="000000"/>
                    <w:sz w:val="21"/>
                    <w:szCs w:val="21"/>
                  </w:rPr>
                </w:rPrChange>
              </w:rPr>
              <w:pPrChange w:id="16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3D84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0" w:author="Codex" w:date="2026-10-05T16:32:41.313017+00:00">
                  <w:rPr>
                    <w:bCs w:val="0"/>
                    <w:color w:val="000000"/>
                    <w:sz w:val="21"/>
                    <w:szCs w:val="21"/>
                  </w:rPr>
                </w:rPrChange>
              </w:rPr>
              <w:pPrChange w:id="16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34" w:author="Codex" w:date="2026-10-05T16:32:41.313017+00:00">
                  <w:rPr>
                    <w:bCs w:val="0"/>
                    <w:color w:val="000000"/>
                    <w:sz w:val="21"/>
                    <w:szCs w:val="21"/>
                  </w:rPr>
                </w:rPrChange>
              </w:rPr>
              <w:t xml:space="preserve">     </w:t>
            </w:r>
          </w:p>
        </w:tc>
      </w:tr>
      <w:tr w:rsidR="00352AB8" w14:paraId="4402498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3E6B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21" w:author="Codex" w:date="2026-10-05T16:32:41.313017+00:00">
                  <w:rPr>
                    <w:bCs w:val="0"/>
                    <w:color w:val="000000"/>
                    <w:sz w:val="21"/>
                    <w:szCs w:val="21"/>
                  </w:rPr>
                </w:rPrChange>
              </w:rPr>
              <w:pPrChange w:id="16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3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38" w:author="Codex" w:date="2026-10-05T16:32:41.313017+00:00">
                  <w:rPr>
                    <w:bCs w:val="0"/>
                    <w:color w:val="000000"/>
                    <w:sz w:val="21"/>
                    <w:szCs w:val="21"/>
                  </w:rPr>
                </w:rPrChange>
              </w:rPr>
              <w:t>农业户口</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B32B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2" w:author="Codex" w:date="2026-10-05T16:32:41.313017+00:00">
                  <w:rPr>
                    <w:bCs w:val="0"/>
                    <w:color w:val="000000"/>
                    <w:sz w:val="21"/>
                    <w:szCs w:val="21"/>
                  </w:rPr>
                </w:rPrChange>
              </w:rPr>
              <w:pPrChange w:id="16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1" w:author="Codex" w:date="2026-10-05T16:32:41.313017+00:00">
                  <w:rPr>
                    <w:bCs w:val="0"/>
                    <w:color w:val="000000"/>
                    <w:sz w:val="21"/>
                    <w:szCs w:val="21"/>
                  </w:rPr>
                </w:rPrChange>
              </w:rPr>
              <w:t xml:space="preserve"> 9460 (72.26%)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A108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3" w:author="Codex" w:date="2026-10-05T16:32:41.313017+00:00">
                  <w:rPr>
                    <w:bCs w:val="0"/>
                    <w:color w:val="000000"/>
                    <w:sz w:val="21"/>
                    <w:szCs w:val="21"/>
                  </w:rPr>
                </w:rPrChange>
              </w:rPr>
              <w:pPrChange w:id="16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4" w:author="Codex" w:date="2026-10-05T16:32:41.313017+00:00">
                  <w:rPr>
                    <w:bCs w:val="0"/>
                    <w:color w:val="000000"/>
                    <w:sz w:val="21"/>
                    <w:szCs w:val="21"/>
                  </w:rPr>
                </w:rPrChange>
              </w:rPr>
              <w:t xml:space="preserve"> 5106 (73.28%)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DCCF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4" w:author="Codex" w:date="2026-10-05T16:32:41.313017+00:00">
                  <w:rPr>
                    <w:bCs w:val="0"/>
                    <w:color w:val="000000"/>
                    <w:sz w:val="21"/>
                    <w:szCs w:val="21"/>
                  </w:rPr>
                </w:rPrChange>
              </w:rPr>
              <w:pPrChange w:id="16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7" w:author="Codex" w:date="2026-10-05T16:32:41.313017+00:00">
                  <w:rPr>
                    <w:bCs w:val="0"/>
                    <w:color w:val="000000"/>
                    <w:sz w:val="21"/>
                    <w:szCs w:val="21"/>
                  </w:rPr>
                </w:rPrChange>
              </w:rPr>
              <w:t xml:space="preserve"> 4354 (71.10%)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043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5" w:author="Codex" w:date="2026-10-05T16:32:41.313017+00:00">
                  <w:rPr>
                    <w:bCs w:val="0"/>
                    <w:color w:val="000000"/>
                    <w:sz w:val="21"/>
                    <w:szCs w:val="21"/>
                  </w:rPr>
                </w:rPrChange>
              </w:rPr>
              <w:pPrChange w:id="16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5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5C4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6" w:author="Codex" w:date="2026-10-05T16:32:41.313017+00:00">
                  <w:rPr>
                    <w:bCs w:val="0"/>
                    <w:color w:val="000000"/>
                    <w:sz w:val="21"/>
                    <w:szCs w:val="21"/>
                  </w:rPr>
                </w:rPrChange>
              </w:rPr>
              <w:pPrChange w:id="16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53" w:author="Codex" w:date="2026-10-05T16:32:41.313017+00:00">
                  <w:rPr>
                    <w:bCs w:val="0"/>
                    <w:color w:val="000000"/>
                    <w:sz w:val="21"/>
                    <w:szCs w:val="21"/>
                  </w:rPr>
                </w:rPrChange>
              </w:rPr>
              <w:t xml:space="preserve">     </w:t>
            </w:r>
          </w:p>
        </w:tc>
      </w:tr>
      <w:tr w:rsidR="00352AB8" w14:paraId="41AEFE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CC5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27" w:author="Codex" w:date="2026-10-05T16:32:41.313017+00:00">
                  <w:rPr>
                    <w:bCs w:val="0"/>
                    <w:color w:val="000000"/>
                    <w:sz w:val="21"/>
                    <w:szCs w:val="21"/>
                  </w:rPr>
                </w:rPrChange>
              </w:rPr>
              <w:pPrChange w:id="165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5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57" w:author="Codex" w:date="2026-10-05T16:32:41.313017+00:00">
                  <w:rPr>
                    <w:bCs w:val="0"/>
                    <w:color w:val="000000"/>
                    <w:sz w:val="21"/>
                    <w:szCs w:val="21"/>
                  </w:rPr>
                </w:rPrChange>
              </w:rPr>
              <w:t>基期城乡编码分组</w:t>
            </w:r>
            <w:r>
              <w:rPr>
                <w:rFonts w:ascii="Times New Roman" w:hAnsi="Times New Roman" w:cs="Times New Roman" w:eastAsia="SimSun"/>
                <w:b w:val="0"/>
                <w:bCs w:val="0"/>
                <w:color w:val="000000"/>
                <w:sz w:val="21"/>
                <w:szCs w:val="21"/>
                <w:rPrChange w:id="165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E1D6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8" w:author="Codex" w:date="2026-10-05T16:32:41.313017+00:00">
                  <w:rPr>
                    <w:bCs w:val="0"/>
                    <w:color w:val="000000"/>
                    <w:sz w:val="21"/>
                    <w:szCs w:val="21"/>
                  </w:rPr>
                </w:rPrChange>
              </w:rPr>
              <w:pPrChange w:id="16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ED78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9" w:author="Codex" w:date="2026-10-05T16:32:41.313017+00:00">
                  <w:rPr>
                    <w:bCs w:val="0"/>
                    <w:color w:val="000000"/>
                    <w:sz w:val="21"/>
                    <w:szCs w:val="21"/>
                  </w:rPr>
                </w:rPrChange>
              </w:rPr>
              <w:pPrChange w:id="16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3BA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0" w:author="Codex" w:date="2026-10-05T16:32:41.313017+00:00">
                  <w:rPr>
                    <w:bCs w:val="0"/>
                    <w:color w:val="000000"/>
                    <w:sz w:val="21"/>
                    <w:szCs w:val="21"/>
                  </w:rPr>
                </w:rPrChange>
              </w:rPr>
              <w:pPrChange w:id="166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D597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1" w:author="Codex" w:date="2026-10-05T16:32:41.313017+00:00">
                  <w:rPr>
                    <w:bCs w:val="0"/>
                    <w:color w:val="000000"/>
                    <w:sz w:val="21"/>
                    <w:szCs w:val="21"/>
                  </w:rPr>
                </w:rPrChange>
              </w:rPr>
              <w:pPrChange w:id="166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70" w:author="Codex" w:date="2026-10-05T16:32:41.313017+00:00">
                  <w:rPr>
                    <w:bCs w:val="0"/>
                    <w:color w:val="000000"/>
                    <w:sz w:val="21"/>
                    <w:szCs w:val="21"/>
                  </w:rPr>
                </w:rPrChange>
              </w:rPr>
              <w:t xml:space="preserve"> 0.078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10FC6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2" w:author="Codex" w:date="2026-10-05T16:32:41.313017+00:00">
                  <w:rPr>
                    <w:bCs w:val="0"/>
                    <w:color w:val="000000"/>
                    <w:sz w:val="21"/>
                    <w:szCs w:val="21"/>
                  </w:rPr>
                </w:rPrChange>
              </w:rPr>
              <w:pPrChange w:id="167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73" w:author="Codex" w:date="2026-10-05T16:32:41.313017+00:00">
                  <w:rPr>
                    <w:bCs w:val="0"/>
                    <w:color w:val="000000"/>
                    <w:sz w:val="21"/>
                    <w:szCs w:val="21"/>
                  </w:rPr>
                </w:rPrChange>
              </w:rPr>
              <w:t>13036</w:t>
            </w:r>
          </w:p>
        </w:tc>
      </w:tr>
      <w:tr w:rsidR="00352AB8" w14:paraId="687AFE1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69C02B" w14:textId="785F260B"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33" w:author="Codex" w:date="2026-10-05T16:32:41.313017+00:00">
                  <w:rPr>
                    <w:bCs w:val="0"/>
                    <w:color w:val="000000"/>
                    <w:sz w:val="21"/>
                    <w:szCs w:val="21"/>
                  </w:rPr>
                </w:rPrChange>
              </w:rPr>
              <w:pPrChange w:id="16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7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77" w:author="Codex" w:date="2026-10-05T16:32:41.313017+00:00">
                  <w:rPr>
                    <w:bCs w:val="0"/>
                    <w:color w:val="000000"/>
                    <w:sz w:val="21"/>
                    <w:szCs w:val="21"/>
                  </w:rPr>
                </w:rPrChange>
              </w:rPr>
              <w:t>城镇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FE1F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4" w:author="Codex" w:date="2026-10-05T16:32:41.313017+00:00">
                  <w:rPr>
                    <w:bCs w:val="0"/>
                    <w:color w:val="000000"/>
                    <w:sz w:val="21"/>
                    <w:szCs w:val="21"/>
                  </w:rPr>
                </w:rPrChange>
              </w:rPr>
              <w:pPrChange w:id="16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0" w:author="Codex" w:date="2026-10-05T16:32:41.313017+00:00">
                  <w:rPr>
                    <w:bCs w:val="0"/>
                    <w:color w:val="000000"/>
                    <w:sz w:val="21"/>
                    <w:szCs w:val="21"/>
                  </w:rPr>
                </w:rPrChange>
              </w:rPr>
              <w:t xml:space="preserve"> 6920 (53.08%)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015D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5" w:author="Codex" w:date="2026-10-05T16:32:41.313017+00:00">
                  <w:rPr>
                    <w:bCs w:val="0"/>
                    <w:color w:val="000000"/>
                    <w:sz w:val="21"/>
                    <w:szCs w:val="21"/>
                  </w:rPr>
                </w:rPrChange>
              </w:rPr>
              <w:pPrChange w:id="16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3" w:author="Codex" w:date="2026-10-05T16:32:41.313017+00:00">
                  <w:rPr>
                    <w:bCs w:val="0"/>
                    <w:color w:val="000000"/>
                    <w:sz w:val="21"/>
                    <w:szCs w:val="21"/>
                  </w:rPr>
                </w:rPrChange>
              </w:rPr>
              <w:t xml:space="preserve"> 3643 (52.36%)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6BB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6" w:author="Codex" w:date="2026-10-05T16:32:41.313017+00:00">
                  <w:rPr>
                    <w:bCs w:val="0"/>
                    <w:color w:val="000000"/>
                    <w:sz w:val="21"/>
                    <w:szCs w:val="21"/>
                  </w:rPr>
                </w:rPrChange>
              </w:rPr>
              <w:pPrChange w:id="16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6" w:author="Codex" w:date="2026-10-05T16:32:41.313017+00:00">
                  <w:rPr>
                    <w:bCs w:val="0"/>
                    <w:color w:val="000000"/>
                    <w:sz w:val="21"/>
                    <w:szCs w:val="21"/>
                  </w:rPr>
                </w:rPrChange>
              </w:rPr>
              <w:t xml:space="preserve"> 3277 (53.92%)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52CF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7" w:author="Codex" w:date="2026-10-05T16:32:41.313017+00:00">
                  <w:rPr>
                    <w:bCs w:val="0"/>
                    <w:color w:val="000000"/>
                    <w:sz w:val="21"/>
                    <w:szCs w:val="21"/>
                  </w:rPr>
                </w:rPrChange>
              </w:rPr>
              <w:pPrChange w:id="16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FBC9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8" w:author="Codex" w:date="2026-10-05T16:32:41.313017+00:00">
                  <w:rPr>
                    <w:bCs w:val="0"/>
                    <w:color w:val="000000"/>
                    <w:sz w:val="21"/>
                    <w:szCs w:val="21"/>
                  </w:rPr>
                </w:rPrChange>
              </w:rPr>
              <w:pPrChange w:id="16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92" w:author="Codex" w:date="2026-10-05T16:32:41.313017+00:00">
                  <w:rPr>
                    <w:bCs w:val="0"/>
                    <w:color w:val="000000"/>
                    <w:sz w:val="21"/>
                    <w:szCs w:val="21"/>
                  </w:rPr>
                </w:rPrChange>
              </w:rPr>
              <w:t xml:space="preserve">     </w:t>
            </w:r>
          </w:p>
        </w:tc>
      </w:tr>
      <w:tr w:rsidR="00352AB8" w14:paraId="4AC97A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71BE85" w14:textId="75437099"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39" w:author="Codex" w:date="2026-10-05T16:32:41.313017+00:00">
                  <w:rPr>
                    <w:bCs w:val="0"/>
                    <w:color w:val="000000"/>
                    <w:sz w:val="21"/>
                    <w:szCs w:val="21"/>
                  </w:rPr>
                </w:rPrChange>
              </w:rPr>
              <w:pPrChange w:id="16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9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96" w:author="Codex" w:date="2026-10-05T16:32:41.313017+00:00">
                  <w:rPr>
                    <w:bCs w:val="0"/>
                    <w:color w:val="000000"/>
                    <w:sz w:val="21"/>
                    <w:szCs w:val="21"/>
                  </w:rPr>
                </w:rPrChange>
              </w:rPr>
              <w:t>乡村及源缺失合并组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A6E7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0" w:author="Codex" w:date="2026-10-05T16:32:41.313017+00:00">
                  <w:rPr>
                    <w:bCs w:val="0"/>
                    <w:color w:val="000000"/>
                    <w:sz w:val="21"/>
                    <w:szCs w:val="21"/>
                  </w:rPr>
                </w:rPrChange>
              </w:rPr>
              <w:pPrChange w:id="16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99" w:author="Codex" w:date="2026-10-05T16:32:41.313017+00:00">
                  <w:rPr>
                    <w:bCs w:val="0"/>
                    <w:color w:val="000000"/>
                    <w:sz w:val="21"/>
                    <w:szCs w:val="21"/>
                  </w:rPr>
                </w:rPrChange>
              </w:rPr>
              <w:t xml:space="preserve"> 6116 (46.92%)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FFBB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1" w:author="Codex" w:date="2026-10-05T16:32:41.313017+00:00">
                  <w:rPr>
                    <w:bCs w:val="0"/>
                    <w:color w:val="000000"/>
                    <w:sz w:val="21"/>
                    <w:szCs w:val="21"/>
                  </w:rPr>
                </w:rPrChange>
              </w:rPr>
              <w:pPrChange w:id="17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2" w:author="Codex" w:date="2026-10-05T16:32:41.313017+00:00">
                  <w:rPr>
                    <w:bCs w:val="0"/>
                    <w:color w:val="000000"/>
                    <w:sz w:val="21"/>
                    <w:szCs w:val="21"/>
                  </w:rPr>
                </w:rPrChange>
              </w:rPr>
              <w:t xml:space="preserve"> 3315 (47.64%)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B619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2" w:author="Codex" w:date="2026-10-05T16:32:41.313017+00:00">
                  <w:rPr>
                    <w:bCs w:val="0"/>
                    <w:color w:val="000000"/>
                    <w:sz w:val="21"/>
                    <w:szCs w:val="21"/>
                  </w:rPr>
                </w:rPrChange>
              </w:rPr>
              <w:pPrChange w:id="17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5" w:author="Codex" w:date="2026-10-05T16:32:41.313017+00:00">
                  <w:rPr>
                    <w:bCs w:val="0"/>
                    <w:color w:val="000000"/>
                    <w:sz w:val="21"/>
                    <w:szCs w:val="21"/>
                  </w:rPr>
                </w:rPrChange>
              </w:rPr>
              <w:t xml:space="preserve"> 2801 (46.08%)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20726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3" w:author="Codex" w:date="2026-10-05T16:32:41.313017+00:00">
                  <w:rPr>
                    <w:bCs w:val="0"/>
                    <w:color w:val="000000"/>
                    <w:sz w:val="21"/>
                    <w:szCs w:val="21"/>
                  </w:rPr>
                </w:rPrChange>
              </w:rPr>
              <w:pPrChange w:id="17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4DB2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4" w:author="Codex" w:date="2026-10-05T16:32:41.313017+00:00">
                  <w:rPr>
                    <w:bCs w:val="0"/>
                    <w:color w:val="000000"/>
                    <w:sz w:val="21"/>
                    <w:szCs w:val="21"/>
                  </w:rPr>
                </w:rPrChange>
              </w:rPr>
              <w:pPrChange w:id="17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11" w:author="Codex" w:date="2026-10-05T16:32:41.313017+00:00">
                  <w:rPr>
                    <w:bCs w:val="0"/>
                    <w:color w:val="000000"/>
                    <w:sz w:val="21"/>
                    <w:szCs w:val="21"/>
                  </w:rPr>
                </w:rPrChange>
              </w:rPr>
              <w:t xml:space="preserve">     </w:t>
            </w:r>
          </w:p>
        </w:tc>
      </w:tr>
      <w:tr w:rsidR="00352AB8" w14:paraId="4F211E8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785D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45" w:author="Codex" w:date="2026-10-05T16:32:41.313017+00:00">
                  <w:rPr>
                    <w:bCs w:val="0"/>
                    <w:color w:val="000000"/>
                    <w:sz w:val="21"/>
                    <w:szCs w:val="21"/>
                  </w:rPr>
                </w:rPrChange>
              </w:rPr>
              <w:pPrChange w:id="17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1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15" w:author="Codex" w:date="2026-10-05T16:32:41.313017+00:00">
                  <w:rPr>
                    <w:bCs w:val="0"/>
                    <w:color w:val="000000"/>
                    <w:sz w:val="21"/>
                    <w:szCs w:val="21"/>
                  </w:rPr>
                </w:rPrChange>
              </w:rPr>
              <w:t>子女数量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B10B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6" w:author="Codex" w:date="2026-10-05T16:32:41.313017+00:00">
                  <w:rPr>
                    <w:bCs w:val="0"/>
                    <w:color w:val="000000"/>
                    <w:sz w:val="21"/>
                    <w:szCs w:val="21"/>
                  </w:rPr>
                </w:rPrChange>
              </w:rPr>
              <w:pPrChange w:id="17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18" w:author="Codex" w:date="2026-10-05T16:32:41.313017+00:00">
                  <w:rPr>
                    <w:bCs w:val="0"/>
                    <w:color w:val="000000"/>
                    <w:sz w:val="21"/>
                    <w:szCs w:val="21"/>
                  </w:rPr>
                </w:rPrChange>
              </w:rPr>
              <w:t xml:space="preserve"> 1.703 (0.768)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FFF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7" w:author="Codex" w:date="2026-10-05T16:32:41.313017+00:00">
                  <w:rPr>
                    <w:bCs w:val="0"/>
                    <w:color w:val="000000"/>
                    <w:sz w:val="21"/>
                    <w:szCs w:val="21"/>
                  </w:rPr>
                </w:rPrChange>
              </w:rPr>
              <w:pPrChange w:id="17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1" w:author="Codex" w:date="2026-10-05T16:32:41.313017+00:00">
                  <w:rPr>
                    <w:bCs w:val="0"/>
                    <w:color w:val="000000"/>
                    <w:sz w:val="21"/>
                    <w:szCs w:val="21"/>
                  </w:rPr>
                </w:rPrChange>
              </w:rPr>
              <w:t xml:space="preserve"> 1.689 (0.770)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7584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8" w:author="Codex" w:date="2026-10-05T16:32:41.313017+00:00">
                  <w:rPr>
                    <w:bCs w:val="0"/>
                    <w:color w:val="000000"/>
                    <w:sz w:val="21"/>
                    <w:szCs w:val="21"/>
                  </w:rPr>
                </w:rPrChange>
              </w:rPr>
              <w:pPrChange w:id="17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4" w:author="Codex" w:date="2026-10-05T16:32:41.313017+00:00">
                  <w:rPr>
                    <w:bCs w:val="0"/>
                    <w:color w:val="000000"/>
                    <w:sz w:val="21"/>
                    <w:szCs w:val="21"/>
                  </w:rPr>
                </w:rPrChange>
              </w:rPr>
              <w:t xml:space="preserve"> 1.718 (0.767)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7BF1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9" w:author="Codex" w:date="2026-10-05T16:32:41.313017+00:00">
                  <w:rPr>
                    <w:bCs w:val="0"/>
                    <w:color w:val="000000"/>
                    <w:sz w:val="21"/>
                    <w:szCs w:val="21"/>
                  </w:rPr>
                </w:rPrChange>
              </w:rPr>
              <w:pPrChange w:id="17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7" w:author="Codex" w:date="2026-10-05T16:32:41.313017+00:00">
                  <w:rPr>
                    <w:bCs w:val="0"/>
                    <w:color w:val="000000"/>
                    <w:sz w:val="21"/>
                    <w:szCs w:val="21"/>
                  </w:rPr>
                </w:rPrChange>
              </w:rPr>
              <w:t xml:space="preserve"> 0.029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E4AF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0" w:author="Codex" w:date="2026-10-05T16:32:41.313017+00:00">
                  <w:rPr>
                    <w:bCs w:val="0"/>
                    <w:color w:val="000000"/>
                    <w:sz w:val="21"/>
                    <w:szCs w:val="21"/>
                  </w:rPr>
                </w:rPrChange>
              </w:rPr>
              <w:pPrChange w:id="17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30" w:author="Codex" w:date="2026-10-05T16:32:41.313017+00:00">
                  <w:rPr>
                    <w:bCs w:val="0"/>
                    <w:color w:val="000000"/>
                    <w:sz w:val="21"/>
                    <w:szCs w:val="21"/>
                  </w:rPr>
                </w:rPrChange>
              </w:rPr>
              <w:t>13092</w:t>
            </w:r>
          </w:p>
        </w:tc>
      </w:tr>
      <w:tr w:rsidR="00352AB8" w14:paraId="4EA3605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9CD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51" w:author="Codex" w:date="2026-10-05T16:32:41.313017+00:00">
                  <w:rPr>
                    <w:bCs w:val="0"/>
                    <w:color w:val="000000"/>
                    <w:sz w:val="21"/>
                    <w:szCs w:val="21"/>
                  </w:rPr>
                </w:rPrChange>
              </w:rPr>
              <w:pPrChange w:id="17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3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34" w:author="Codex" w:date="2026-10-05T16:32:41.313017+00:00">
                  <w:rPr>
                    <w:bCs w:val="0"/>
                    <w:color w:val="000000"/>
                    <w:sz w:val="21"/>
                    <w:szCs w:val="21"/>
                  </w:rPr>
                </w:rPrChange>
              </w:rPr>
              <w:t>本人实际年收入（基期，万元）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15FE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2" w:author="Codex" w:date="2026-10-05T16:32:41.313017+00:00">
                  <w:rPr>
                    <w:bCs w:val="0"/>
                    <w:color w:val="000000"/>
                    <w:sz w:val="21"/>
                    <w:szCs w:val="21"/>
                  </w:rPr>
                </w:rPrChange>
              </w:rPr>
              <w:pPrChange w:id="17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37" w:author="Codex" w:date="2026-10-05T16:32:41.313017+00:00">
                  <w:rPr>
                    <w:bCs w:val="0"/>
                    <w:color w:val="000000"/>
                    <w:sz w:val="21"/>
                    <w:szCs w:val="21"/>
                  </w:rPr>
                </w:rPrChange>
              </w:rPr>
              <w:t xml:space="preserve"> 3.122 (4.369)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BFA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3" w:author="Codex" w:date="2026-10-05T16:32:41.313017+00:00">
                  <w:rPr>
                    <w:bCs w:val="0"/>
                    <w:color w:val="000000"/>
                    <w:sz w:val="21"/>
                    <w:szCs w:val="21"/>
                  </w:rPr>
                </w:rPrChange>
              </w:rPr>
              <w:pPrChange w:id="17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0" w:author="Codex" w:date="2026-10-05T16:32:41.313017+00:00">
                  <w:rPr>
                    <w:bCs w:val="0"/>
                    <w:color w:val="000000"/>
                    <w:sz w:val="21"/>
                    <w:szCs w:val="21"/>
                  </w:rPr>
                </w:rPrChange>
              </w:rPr>
              <w:t xml:space="preserve"> 2.900 (4.002)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9AB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4" w:author="Codex" w:date="2026-10-05T16:32:41.313017+00:00">
                  <w:rPr>
                    <w:bCs w:val="0"/>
                    <w:color w:val="000000"/>
                    <w:sz w:val="21"/>
                    <w:szCs w:val="21"/>
                  </w:rPr>
                </w:rPrChange>
              </w:rPr>
              <w:pPrChange w:id="17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3" w:author="Codex" w:date="2026-10-05T16:32:41.313017+00:00">
                  <w:rPr>
                    <w:bCs w:val="0"/>
                    <w:color w:val="000000"/>
                    <w:sz w:val="21"/>
                    <w:szCs w:val="21"/>
                  </w:rPr>
                </w:rPrChange>
              </w:rPr>
              <w:t xml:space="preserve"> 3.376 (4.739)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E605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5" w:author="Codex" w:date="2026-10-05T16:32:41.313017+00:00">
                  <w:rPr>
                    <w:bCs w:val="0"/>
                    <w:color w:val="000000"/>
                    <w:sz w:val="21"/>
                    <w:szCs w:val="21"/>
                  </w:rPr>
                </w:rPrChange>
              </w:rPr>
              <w:pPrChange w:id="17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6"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6465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6" w:author="Codex" w:date="2026-10-05T16:32:41.313017+00:00">
                  <w:rPr>
                    <w:bCs w:val="0"/>
                    <w:color w:val="000000"/>
                    <w:sz w:val="21"/>
                    <w:szCs w:val="21"/>
                  </w:rPr>
                </w:rPrChange>
              </w:rPr>
              <w:pPrChange w:id="17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9" w:author="Codex" w:date="2026-10-05T16:32:41.313017+00:00">
                  <w:rPr>
                    <w:bCs w:val="0"/>
                    <w:color w:val="000000"/>
                    <w:sz w:val="21"/>
                    <w:szCs w:val="21"/>
                  </w:rPr>
                </w:rPrChange>
              </w:rPr>
              <w:t>13092</w:t>
            </w:r>
          </w:p>
        </w:tc>
      </w:tr>
      <w:tr w:rsidR="00352AB8" w14:paraId="3B93C1D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B3B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57" w:author="Codex" w:date="2026-10-05T16:32:41.313017+00:00">
                  <w:rPr>
                    <w:bCs w:val="0"/>
                    <w:color w:val="000000"/>
                    <w:sz w:val="21"/>
                    <w:szCs w:val="21"/>
                  </w:rPr>
                </w:rPrChange>
              </w:rPr>
              <w:pPrChange w:id="17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5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53" w:author="Codex" w:date="2026-10-05T16:32:41.313017+00:00">
                  <w:rPr>
                    <w:bCs w:val="0"/>
                    <w:color w:val="000000"/>
                    <w:sz w:val="21"/>
                    <w:szCs w:val="21"/>
                  </w:rPr>
                </w:rPrChange>
              </w:rPr>
              <w:t>家务时长（小时</w:t>
            </w:r>
            <w:r>
              <w:rPr>
                <w:rFonts w:ascii="Times New Roman" w:hAnsi="Times New Roman" w:cs="Times New Roman" w:eastAsia="SimSun"/>
                <w:b w:val="0"/>
                <w:bCs w:val="0"/>
                <w:color w:val="000000"/>
                <w:sz w:val="21"/>
                <w:szCs w:val="21"/>
                <w:rPrChange w:id="1754"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755" w:author="Codex" w:date="2026-10-05T16:32:41.313017+00:00">
                  <w:rPr>
                    <w:bCs w:val="0"/>
                    <w:color w:val="000000"/>
                    <w:sz w:val="21"/>
                    <w:szCs w:val="21"/>
                  </w:rPr>
                </w:rPrChange>
              </w:rPr>
              <w:t>日）</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EAEE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8" w:author="Codex" w:date="2026-10-05T16:32:41.313017+00:00">
                  <w:rPr>
                    <w:bCs w:val="0"/>
                    <w:color w:val="000000"/>
                    <w:sz w:val="21"/>
                    <w:szCs w:val="21"/>
                  </w:rPr>
                </w:rPrChange>
              </w:rPr>
              <w:pPrChange w:id="17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58" w:author="Codex" w:date="2026-10-05T16:32:41.313017+00:00">
                  <w:rPr>
                    <w:bCs w:val="0"/>
                    <w:color w:val="000000"/>
                    <w:sz w:val="21"/>
                    <w:szCs w:val="21"/>
                  </w:rPr>
                </w:rPrChange>
              </w:rPr>
              <w:t xml:space="preserve"> 2.032 (1.808)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D6CF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9" w:author="Codex" w:date="2026-10-05T16:32:41.313017+00:00">
                  <w:rPr>
                    <w:bCs w:val="0"/>
                    <w:color w:val="000000"/>
                    <w:sz w:val="21"/>
                    <w:szCs w:val="21"/>
                  </w:rPr>
                </w:rPrChange>
              </w:rPr>
              <w:pPrChange w:id="17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1" w:author="Codex" w:date="2026-10-05T16:32:41.313017+00:00">
                  <w:rPr>
                    <w:bCs w:val="0"/>
                    <w:color w:val="000000"/>
                    <w:sz w:val="21"/>
                    <w:szCs w:val="21"/>
                  </w:rPr>
                </w:rPrChange>
              </w:rPr>
              <w:t xml:space="preserve"> 2.048 (1.727)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E59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0" w:author="Codex" w:date="2026-10-05T16:32:41.313017+00:00">
                  <w:rPr>
                    <w:bCs w:val="0"/>
                    <w:color w:val="000000"/>
                    <w:sz w:val="21"/>
                    <w:szCs w:val="21"/>
                  </w:rPr>
                </w:rPrChange>
              </w:rPr>
              <w:pPrChange w:id="17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4" w:author="Codex" w:date="2026-10-05T16:32:41.313017+00:00">
                  <w:rPr>
                    <w:bCs w:val="0"/>
                    <w:color w:val="000000"/>
                    <w:sz w:val="21"/>
                    <w:szCs w:val="21"/>
                  </w:rPr>
                </w:rPrChange>
              </w:rPr>
              <w:t xml:space="preserve"> 2.014 (1.897)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33A0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1" w:author="Codex" w:date="2026-10-05T16:32:41.313017+00:00">
                  <w:rPr>
                    <w:bCs w:val="0"/>
                    <w:color w:val="000000"/>
                    <w:sz w:val="21"/>
                    <w:szCs w:val="21"/>
                  </w:rPr>
                </w:rPrChange>
              </w:rPr>
              <w:pPrChange w:id="17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7" w:author="Codex" w:date="2026-10-05T16:32:41.313017+00:00">
                  <w:rPr>
                    <w:bCs w:val="0"/>
                    <w:color w:val="000000"/>
                    <w:sz w:val="21"/>
                    <w:szCs w:val="21"/>
                  </w:rPr>
                </w:rPrChange>
              </w:rPr>
              <w:t xml:space="preserve"> 0.276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9036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2" w:author="Codex" w:date="2026-10-05T16:32:41.313017+00:00">
                  <w:rPr>
                    <w:bCs w:val="0"/>
                    <w:color w:val="000000"/>
                    <w:sz w:val="21"/>
                    <w:szCs w:val="21"/>
                  </w:rPr>
                </w:rPrChange>
              </w:rPr>
              <w:pPrChange w:id="17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70" w:author="Codex" w:date="2026-10-05T16:32:41.313017+00:00">
                  <w:rPr>
                    <w:bCs w:val="0"/>
                    <w:color w:val="000000"/>
                    <w:sz w:val="21"/>
                    <w:szCs w:val="21"/>
                  </w:rPr>
                </w:rPrChange>
              </w:rPr>
              <w:t>13092</w:t>
            </w:r>
          </w:p>
        </w:tc>
      </w:tr>
      <w:tr w:rsidR="00352AB8" w14:paraId="09D59CB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7F83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63" w:author="Codex" w:date="2026-10-05T16:32:41.313017+00:00">
                  <w:rPr>
                    <w:bCs w:val="0"/>
                    <w:color w:val="000000"/>
                    <w:sz w:val="21"/>
                    <w:szCs w:val="21"/>
                  </w:rPr>
                </w:rPrChange>
              </w:rPr>
              <w:pPrChange w:id="17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7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74" w:author="Codex" w:date="2026-10-05T16:32:41.313017+00:00">
                  <w:rPr>
                    <w:bCs w:val="0"/>
                    <w:color w:val="000000"/>
                    <w:sz w:val="21"/>
                    <w:szCs w:val="21"/>
                  </w:rPr>
                </w:rPrChange>
              </w:rPr>
              <w:t>自评健康评分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E7D3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4" w:author="Codex" w:date="2026-10-05T16:32:41.313017+00:00">
                  <w:rPr>
                    <w:bCs w:val="0"/>
                    <w:color w:val="000000"/>
                    <w:sz w:val="21"/>
                    <w:szCs w:val="21"/>
                  </w:rPr>
                </w:rPrChange>
              </w:rPr>
              <w:pPrChange w:id="17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77" w:author="Codex" w:date="2026-10-05T16:32:41.313017+00:00">
                  <w:rPr>
                    <w:bCs w:val="0"/>
                    <w:color w:val="000000"/>
                    <w:sz w:val="21"/>
                    <w:szCs w:val="21"/>
                  </w:rPr>
                </w:rPrChange>
              </w:rPr>
              <w:t xml:space="preserve"> 2.817 (1.113)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A41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5" w:author="Codex" w:date="2026-10-05T16:32:41.313017+00:00">
                  <w:rPr>
                    <w:bCs w:val="0"/>
                    <w:color w:val="000000"/>
                    <w:sz w:val="21"/>
                    <w:szCs w:val="21"/>
                  </w:rPr>
                </w:rPrChange>
              </w:rPr>
              <w:pPrChange w:id="17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0" w:author="Codex" w:date="2026-10-05T16:32:41.313017+00:00">
                  <w:rPr>
                    <w:bCs w:val="0"/>
                    <w:color w:val="000000"/>
                    <w:sz w:val="21"/>
                    <w:szCs w:val="21"/>
                  </w:rPr>
                </w:rPrChange>
              </w:rPr>
              <w:t xml:space="preserve"> 2.865 (1.130)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10B6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6" w:author="Codex" w:date="2026-10-05T16:32:41.313017+00:00">
                  <w:rPr>
                    <w:bCs w:val="0"/>
                    <w:color w:val="000000"/>
                    <w:sz w:val="21"/>
                    <w:szCs w:val="21"/>
                  </w:rPr>
                </w:rPrChange>
              </w:rPr>
              <w:pPrChange w:id="17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3" w:author="Codex" w:date="2026-10-05T16:32:41.313017+00:00">
                  <w:rPr>
                    <w:bCs w:val="0"/>
                    <w:color w:val="000000"/>
                    <w:sz w:val="21"/>
                    <w:szCs w:val="21"/>
                  </w:rPr>
                </w:rPrChange>
              </w:rPr>
              <w:t xml:space="preserve"> 2.762 (1.091)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9F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7" w:author="Codex" w:date="2026-10-05T16:32:41.313017+00:00">
                  <w:rPr>
                    <w:bCs w:val="0"/>
                    <w:color w:val="000000"/>
                    <w:sz w:val="21"/>
                    <w:szCs w:val="21"/>
                  </w:rPr>
                </w:rPrChange>
              </w:rPr>
              <w:pPrChange w:id="17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6"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6D6C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8" w:author="Codex" w:date="2026-10-05T16:32:41.313017+00:00">
                  <w:rPr>
                    <w:bCs w:val="0"/>
                    <w:color w:val="000000"/>
                    <w:sz w:val="21"/>
                    <w:szCs w:val="21"/>
                  </w:rPr>
                </w:rPrChange>
              </w:rPr>
              <w:pPrChange w:id="17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9" w:author="Codex" w:date="2026-10-05T16:32:41.313017+00:00">
                  <w:rPr>
                    <w:bCs w:val="0"/>
                    <w:color w:val="000000"/>
                    <w:sz w:val="21"/>
                    <w:szCs w:val="21"/>
                  </w:rPr>
                </w:rPrChange>
              </w:rPr>
              <w:t>13092</w:t>
            </w:r>
          </w:p>
        </w:tc>
      </w:tr>
      <w:tr w:rsidR="00352AB8" w14:paraId="0AE02E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E9C1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69" w:author="Codex" w:date="2026-10-05T16:32:41.313017+00:00">
                  <w:rPr>
                    <w:bCs w:val="0"/>
                    <w:color w:val="000000"/>
                    <w:sz w:val="21"/>
                    <w:szCs w:val="21"/>
                  </w:rPr>
                </w:rPrChange>
              </w:rPr>
              <w:pPrChange w:id="179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9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93" w:author="Codex" w:date="2026-10-05T16:32:41.313017+00:00">
                  <w:rPr>
                    <w:bCs w:val="0"/>
                    <w:color w:val="000000"/>
                    <w:sz w:val="21"/>
                    <w:szCs w:val="21"/>
                  </w:rPr>
                </w:rPrChange>
              </w:rPr>
              <w:t>同住情况</w:t>
            </w:r>
            <w:r>
              <w:rPr>
                <w:rFonts w:ascii="Times New Roman" w:hAnsi="Times New Roman" w:cs="Times New Roman" w:eastAsia="SimSun"/>
                <w:b w:val="0"/>
                <w:bCs w:val="0"/>
                <w:color w:val="000000"/>
                <w:sz w:val="21"/>
                <w:szCs w:val="21"/>
                <w:rPrChange w:id="179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C3F8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0" w:author="Codex" w:date="2026-10-05T16:32:41.313017+00:00">
                  <w:rPr>
                    <w:bCs w:val="0"/>
                    <w:color w:val="000000"/>
                    <w:sz w:val="21"/>
                    <w:szCs w:val="21"/>
                  </w:rPr>
                </w:rPrChange>
              </w:rPr>
              <w:pPrChange w:id="17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2F8D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1" w:author="Codex" w:date="2026-10-05T16:32:41.313017+00:00">
                  <w:rPr>
                    <w:bCs w:val="0"/>
                    <w:color w:val="000000"/>
                    <w:sz w:val="21"/>
                    <w:szCs w:val="21"/>
                  </w:rPr>
                </w:rPrChange>
              </w:rPr>
              <w:pPrChange w:id="179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C5EF46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2" w:author="Codex" w:date="2026-10-05T16:32:41.313017+00:00">
                  <w:rPr>
                    <w:bCs w:val="0"/>
                    <w:color w:val="000000"/>
                    <w:sz w:val="21"/>
                    <w:szCs w:val="21"/>
                  </w:rPr>
                </w:rPrChange>
              </w:rPr>
              <w:pPrChange w:id="18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D380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3" w:author="Codex" w:date="2026-10-05T16:32:41.313017+00:00">
                  <w:rPr>
                    <w:bCs w:val="0"/>
                    <w:color w:val="000000"/>
                    <w:sz w:val="21"/>
                    <w:szCs w:val="21"/>
                  </w:rPr>
                </w:rPrChange>
              </w:rPr>
              <w:pPrChange w:id="180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6" w:author="Codex" w:date="2026-10-05T16:32:41.313017+00:00">
                  <w:rPr>
                    <w:bCs w:val="0"/>
                    <w:color w:val="000000"/>
                    <w:sz w:val="21"/>
                    <w:szCs w:val="21"/>
                  </w:rPr>
                </w:rPrChange>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FAF0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4" w:author="Codex" w:date="2026-10-05T16:32:41.313017+00:00">
                  <w:rPr>
                    <w:bCs w:val="0"/>
                    <w:color w:val="000000"/>
                    <w:sz w:val="21"/>
                    <w:szCs w:val="21"/>
                  </w:rPr>
                </w:rPrChange>
              </w:rPr>
              <w:pPrChange w:id="180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9" w:author="Codex" w:date="2026-10-05T16:32:41.313017+00:00">
                  <w:rPr>
                    <w:bCs w:val="0"/>
                    <w:color w:val="000000"/>
                    <w:sz w:val="21"/>
                    <w:szCs w:val="21"/>
                  </w:rPr>
                </w:rPrChange>
              </w:rPr>
              <w:t>13092</w:t>
            </w:r>
          </w:p>
        </w:tc>
      </w:tr>
      <w:tr w:rsidR="00352AB8" w14:paraId="137F8F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6C8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75" w:author="Codex" w:date="2026-10-05T16:32:41.313017+00:00">
                  <w:rPr>
                    <w:bCs w:val="0"/>
                    <w:color w:val="000000"/>
                    <w:sz w:val="21"/>
                    <w:szCs w:val="21"/>
                  </w:rPr>
                </w:rPrChange>
              </w:rPr>
              <w:pPrChange w:id="18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1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13"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5AC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6" w:author="Codex" w:date="2026-10-05T16:32:41.313017+00:00">
                  <w:rPr>
                    <w:bCs w:val="0"/>
                    <w:color w:val="000000"/>
                    <w:sz w:val="21"/>
                    <w:szCs w:val="21"/>
                  </w:rPr>
                </w:rPrChange>
              </w:rPr>
              <w:pPrChange w:id="18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16" w:author="Codex" w:date="2026-10-05T16:32:41.313017+00:00">
                  <w:rPr>
                    <w:bCs w:val="0"/>
                    <w:color w:val="000000"/>
                    <w:sz w:val="21"/>
                    <w:szCs w:val="21"/>
                  </w:rPr>
                </w:rPrChange>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C27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7" w:author="Codex" w:date="2026-10-05T16:32:41.313017+00:00">
                  <w:rPr>
                    <w:bCs w:val="0"/>
                    <w:color w:val="000000"/>
                    <w:sz w:val="21"/>
                    <w:szCs w:val="21"/>
                  </w:rPr>
                </w:rPrChange>
              </w:rPr>
              <w:pPrChange w:id="18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19" w:author="Codex" w:date="2026-10-05T16:32:41.313017+00:00">
                  <w:rPr>
                    <w:bCs w:val="0"/>
                    <w:color w:val="000000"/>
                    <w:sz w:val="21"/>
                    <w:szCs w:val="21"/>
                  </w:rPr>
                </w:rPrChange>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8D1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8" w:author="Codex" w:date="2026-10-05T16:32:41.313017+00:00">
                  <w:rPr>
                    <w:bCs w:val="0"/>
                    <w:color w:val="000000"/>
                    <w:sz w:val="21"/>
                    <w:szCs w:val="21"/>
                  </w:rPr>
                </w:rPrChange>
              </w:rPr>
              <w:pPrChange w:id="18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2" w:author="Codex" w:date="2026-10-05T16:32:41.313017+00:00">
                  <w:rPr>
                    <w:bCs w:val="0"/>
                    <w:color w:val="000000"/>
                    <w:sz w:val="21"/>
                    <w:szCs w:val="21"/>
                  </w:rPr>
                </w:rPrChange>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4CF0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9" w:author="Codex" w:date="2026-10-05T16:32:41.313017+00:00">
                  <w:rPr>
                    <w:bCs w:val="0"/>
                    <w:color w:val="000000"/>
                    <w:sz w:val="21"/>
                    <w:szCs w:val="21"/>
                  </w:rPr>
                </w:rPrChange>
              </w:rPr>
              <w:pPrChange w:id="18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2B4F7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0" w:author="Codex" w:date="2026-10-05T16:32:41.313017+00:00">
                  <w:rPr>
                    <w:bCs w:val="0"/>
                    <w:color w:val="000000"/>
                    <w:sz w:val="21"/>
                    <w:szCs w:val="21"/>
                  </w:rPr>
                </w:rPrChange>
              </w:rPr>
              <w:pPrChange w:id="18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8" w:author="Codex" w:date="2026-10-05T16:32:41.313017+00:00">
                  <w:rPr>
                    <w:bCs w:val="0"/>
                    <w:color w:val="000000"/>
                    <w:sz w:val="21"/>
                    <w:szCs w:val="21"/>
                  </w:rPr>
                </w:rPrChange>
              </w:rPr>
              <w:t xml:space="preserve">     </w:t>
            </w:r>
          </w:p>
        </w:tc>
      </w:tr>
      <w:tr w:rsidR="00352AB8" w14:paraId="13B030D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BE68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81" w:author="Codex" w:date="2026-10-05T16:32:41.313017+00:00">
                  <w:rPr>
                    <w:bCs w:val="0"/>
                    <w:color w:val="000000"/>
                    <w:sz w:val="21"/>
                    <w:szCs w:val="21"/>
                  </w:rPr>
                </w:rPrChange>
              </w:rPr>
              <w:pPrChange w:id="18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3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32" w:author="Codex" w:date="2026-10-05T16:32:41.313017+00:00">
                  <w:rPr>
                    <w:bCs w:val="0"/>
                    <w:color w:val="000000"/>
                    <w:sz w:val="21"/>
                    <w:szCs w:val="21"/>
                  </w:rPr>
                </w:rPrChange>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B6FD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2" w:author="Codex" w:date="2026-10-05T16:32:41.313017+00:00">
                  <w:rPr>
                    <w:bCs w:val="0"/>
                    <w:color w:val="000000"/>
                    <w:sz w:val="21"/>
                    <w:szCs w:val="21"/>
                  </w:rPr>
                </w:rPrChange>
              </w:rPr>
              <w:pPrChange w:id="18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35" w:author="Codex" w:date="2026-10-05T16:32:41.313017+00:00">
                  <w:rPr>
                    <w:bCs w:val="0"/>
                    <w:color w:val="000000"/>
                    <w:sz w:val="21"/>
                    <w:szCs w:val="21"/>
                  </w:rPr>
                </w:rPrChange>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39F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3" w:author="Codex" w:date="2026-10-05T16:32:41.313017+00:00">
                  <w:rPr>
                    <w:bCs w:val="0"/>
                    <w:color w:val="000000"/>
                    <w:sz w:val="21"/>
                    <w:szCs w:val="21"/>
                  </w:rPr>
                </w:rPrChange>
              </w:rPr>
              <w:pPrChange w:id="18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38" w:author="Codex" w:date="2026-10-05T16:32:41.313017+00:00">
                  <w:rPr>
                    <w:bCs w:val="0"/>
                    <w:color w:val="000000"/>
                    <w:sz w:val="21"/>
                    <w:szCs w:val="21"/>
                  </w:rPr>
                </w:rPrChange>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CA2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4" w:author="Codex" w:date="2026-10-05T16:32:41.313017+00:00">
                  <w:rPr>
                    <w:bCs w:val="0"/>
                    <w:color w:val="000000"/>
                    <w:sz w:val="21"/>
                    <w:szCs w:val="21"/>
                  </w:rPr>
                </w:rPrChange>
              </w:rPr>
              <w:pPrChange w:id="18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1" w:author="Codex" w:date="2026-10-05T16:32:41.313017+00:00">
                  <w:rPr>
                    <w:bCs w:val="0"/>
                    <w:color w:val="000000"/>
                    <w:sz w:val="21"/>
                    <w:szCs w:val="21"/>
                  </w:rPr>
                </w:rPrChange>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7018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5" w:author="Codex" w:date="2026-10-05T16:32:41.313017+00:00">
                  <w:rPr>
                    <w:bCs w:val="0"/>
                    <w:color w:val="000000"/>
                    <w:sz w:val="21"/>
                    <w:szCs w:val="21"/>
                  </w:rPr>
                </w:rPrChange>
              </w:rPr>
              <w:pPrChange w:id="18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791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6" w:author="Codex" w:date="2026-10-05T16:32:41.313017+00:00">
                  <w:rPr>
                    <w:bCs w:val="0"/>
                    <w:color w:val="000000"/>
                    <w:sz w:val="21"/>
                    <w:szCs w:val="21"/>
                  </w:rPr>
                </w:rPrChange>
              </w:rPr>
              <w:pPrChange w:id="18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7" w:author="Codex" w:date="2026-10-05T16:32:41.313017+00:00">
                  <w:rPr>
                    <w:bCs w:val="0"/>
                    <w:color w:val="000000"/>
                    <w:sz w:val="21"/>
                    <w:szCs w:val="21"/>
                  </w:rPr>
                </w:rPrChange>
              </w:rPr>
              <w:t xml:space="preserve">     </w:t>
            </w:r>
          </w:p>
        </w:tc>
      </w:tr>
      <w:tr w:rsidR="00352AB8" w14:paraId="558B97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4EA0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87" w:author="Codex" w:date="2026-10-05T16:32:41.313017+00:00">
                  <w:rPr>
                    <w:bCs w:val="0"/>
                    <w:color w:val="000000"/>
                    <w:sz w:val="21"/>
                    <w:szCs w:val="21"/>
                  </w:rPr>
                </w:rPrChange>
              </w:rPr>
              <w:pPrChange w:id="184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5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51" w:author="Codex" w:date="2026-10-05T16:32:41.313017+00:00">
                  <w:rPr>
                    <w:bCs w:val="0"/>
                    <w:color w:val="000000"/>
                    <w:sz w:val="21"/>
                    <w:szCs w:val="21"/>
                  </w:rPr>
                </w:rPrChange>
              </w:rPr>
              <w:t>父辈支持（四波累计）</w:t>
            </w:r>
            <w:r>
              <w:rPr>
                <w:rFonts w:ascii="Times New Roman" w:hAnsi="Times New Roman" w:cs="Times New Roman" w:eastAsia="SimSun"/>
                <w:b w:val="0"/>
                <w:bCs w:val="0"/>
                <w:color w:val="000000"/>
                <w:sz w:val="21"/>
                <w:szCs w:val="21"/>
                <w:rPrChange w:id="185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653E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8" w:author="Codex" w:date="2026-10-05T16:32:41.313017+00:00">
                  <w:rPr>
                    <w:bCs w:val="0"/>
                    <w:color w:val="000000"/>
                    <w:sz w:val="21"/>
                    <w:szCs w:val="21"/>
                  </w:rPr>
                </w:rPrChange>
              </w:rPr>
              <w:pPrChange w:id="18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1559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9" w:author="Codex" w:date="2026-10-05T16:32:41.313017+00:00">
                  <w:rPr>
                    <w:bCs w:val="0"/>
                    <w:color w:val="000000"/>
                    <w:sz w:val="21"/>
                    <w:szCs w:val="21"/>
                  </w:rPr>
                </w:rPrChange>
              </w:rPr>
              <w:pPrChange w:id="18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1F67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0" w:author="Codex" w:date="2026-10-05T16:32:41.313017+00:00">
                  <w:rPr>
                    <w:bCs w:val="0"/>
                    <w:color w:val="000000"/>
                    <w:sz w:val="21"/>
                    <w:szCs w:val="21"/>
                  </w:rPr>
                </w:rPrChange>
              </w:rPr>
              <w:pPrChange w:id="18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C8A4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1" w:author="Codex" w:date="2026-10-05T16:32:41.313017+00:00">
                  <w:rPr>
                    <w:bCs w:val="0"/>
                    <w:color w:val="000000"/>
                    <w:sz w:val="21"/>
                    <w:szCs w:val="21"/>
                  </w:rPr>
                </w:rPrChange>
              </w:rPr>
              <w:pPrChange w:id="18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4" w:author="Codex" w:date="2026-10-05T16:32:41.313017+00:00">
                  <w:rPr>
                    <w:bCs w:val="0"/>
                    <w:color w:val="000000"/>
                    <w:sz w:val="21"/>
                    <w:szCs w:val="21"/>
                  </w:rPr>
                </w:rPrChange>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559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2" w:author="Codex" w:date="2026-10-05T16:32:41.313017+00:00">
                  <w:rPr>
                    <w:bCs w:val="0"/>
                    <w:color w:val="000000"/>
                    <w:sz w:val="21"/>
                    <w:szCs w:val="21"/>
                  </w:rPr>
                </w:rPrChange>
              </w:rPr>
              <w:pPrChange w:id="186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7" w:author="Codex" w:date="2026-10-05T16:32:41.313017+00:00">
                  <w:rPr>
                    <w:bCs w:val="0"/>
                    <w:color w:val="000000"/>
                    <w:sz w:val="21"/>
                    <w:szCs w:val="21"/>
                  </w:rPr>
                </w:rPrChange>
              </w:rPr>
              <w:t>13092</w:t>
            </w:r>
          </w:p>
        </w:tc>
      </w:tr>
      <w:tr w:rsidR="00352AB8" w14:paraId="1D5232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376930" w14:textId="3743A07C"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93" w:author="Codex" w:date="2026-10-05T16:32:41.313017+00:00">
                  <w:rPr>
                    <w:bCs w:val="0"/>
                    <w:color w:val="000000"/>
                    <w:sz w:val="21"/>
                    <w:szCs w:val="21"/>
                  </w:rPr>
                </w:rPrChange>
              </w:rPr>
              <w:pPrChange w:id="18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7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71" w:author="Codex" w:date="2026-10-05T16:32:41.313017+00:00">
                  <w:rPr>
                    <w:bCs w:val="0"/>
                    <w:color w:val="000000"/>
                    <w:sz w:val="21"/>
                    <w:szCs w:val="21"/>
                  </w:rPr>
                </w:rPrChange>
              </w:rPr>
              <w:t>未检出有效支持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CB53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4" w:author="Codex" w:date="2026-10-05T16:32:41.313017+00:00">
                  <w:rPr>
                    <w:bCs w:val="0"/>
                    <w:color w:val="000000"/>
                    <w:sz w:val="21"/>
                    <w:szCs w:val="21"/>
                  </w:rPr>
                </w:rPrChange>
              </w:rPr>
              <w:pPrChange w:id="18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74" w:author="Codex" w:date="2026-10-05T16:32:41.313017+00:00">
                  <w:rPr>
                    <w:bCs w:val="0"/>
                    <w:color w:val="000000"/>
                    <w:sz w:val="21"/>
                    <w:szCs w:val="21"/>
                  </w:rPr>
                </w:rPrChange>
              </w:rPr>
              <w:t xml:space="preserve"> 4694 (35.85%)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027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5" w:author="Codex" w:date="2026-10-05T16:32:41.313017+00:00">
                  <w:rPr>
                    <w:bCs w:val="0"/>
                    <w:color w:val="000000"/>
                    <w:sz w:val="21"/>
                    <w:szCs w:val="21"/>
                  </w:rPr>
                </w:rPrChange>
              </w:rPr>
              <w:pPrChange w:id="18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77" w:author="Codex" w:date="2026-10-05T16:32:41.313017+00:00">
                  <w:rPr>
                    <w:bCs w:val="0"/>
                    <w:color w:val="000000"/>
                    <w:sz w:val="21"/>
                    <w:szCs w:val="21"/>
                  </w:rPr>
                </w:rPrChange>
              </w:rPr>
              <w:t xml:space="preserve"> 2591 (37.18%)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E7C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6" w:author="Codex" w:date="2026-10-05T16:32:41.313017+00:00">
                  <w:rPr>
                    <w:bCs w:val="0"/>
                    <w:color w:val="000000"/>
                    <w:sz w:val="21"/>
                    <w:szCs w:val="21"/>
                  </w:rPr>
                </w:rPrChange>
              </w:rPr>
              <w:pPrChange w:id="18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0" w:author="Codex" w:date="2026-10-05T16:32:41.313017+00:00">
                  <w:rPr>
                    <w:bCs w:val="0"/>
                    <w:color w:val="000000"/>
                    <w:sz w:val="21"/>
                    <w:szCs w:val="21"/>
                  </w:rPr>
                </w:rPrChange>
              </w:rPr>
              <w:t xml:space="preserve"> 2103 (34.34%)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46C5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7" w:author="Codex" w:date="2026-10-05T16:32:41.313017+00:00">
                  <w:rPr>
                    <w:bCs w:val="0"/>
                    <w:color w:val="000000"/>
                    <w:sz w:val="21"/>
                    <w:szCs w:val="21"/>
                  </w:rPr>
                </w:rPrChange>
              </w:rPr>
              <w:pPrChange w:id="18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13BD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8" w:author="Codex" w:date="2026-10-05T16:32:41.313017+00:00">
                  <w:rPr>
                    <w:bCs w:val="0"/>
                    <w:color w:val="000000"/>
                    <w:sz w:val="21"/>
                    <w:szCs w:val="21"/>
                  </w:rPr>
                </w:rPrChange>
              </w:rPr>
              <w:pPrChange w:id="18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6" w:author="Codex" w:date="2026-10-05T16:32:41.313017+00:00">
                  <w:rPr>
                    <w:bCs w:val="0"/>
                    <w:color w:val="000000"/>
                    <w:sz w:val="21"/>
                    <w:szCs w:val="21"/>
                  </w:rPr>
                </w:rPrChange>
              </w:rPr>
              <w:t xml:space="preserve">     </w:t>
            </w:r>
          </w:p>
        </w:tc>
      </w:tr>
      <w:tr w:rsidR="00352AB8" w14:paraId="649E38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5F9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99" w:author="Codex" w:date="2026-10-05T16:32:41.313017+00:00">
                  <w:rPr>
                    <w:bCs w:val="0"/>
                    <w:color w:val="000000"/>
                    <w:sz w:val="21"/>
                    <w:szCs w:val="21"/>
                  </w:rPr>
                </w:rPrChange>
              </w:rPr>
              <w:pPrChange w:id="18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8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90" w:author="Codex" w:date="2026-10-05T16:32:41.313017+00:00">
                  <w:rPr>
                    <w:bCs w:val="0"/>
                    <w:color w:val="000000"/>
                    <w:sz w:val="21"/>
                    <w:szCs w:val="21"/>
                  </w:rPr>
                </w:rPrChange>
              </w:rPr>
              <w:t>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F6FDD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0" w:author="Codex" w:date="2026-10-05T16:32:41.313017+00:00">
                  <w:rPr>
                    <w:bCs w:val="0"/>
                    <w:color w:val="000000"/>
                    <w:sz w:val="21"/>
                    <w:szCs w:val="21"/>
                  </w:rPr>
                </w:rPrChange>
              </w:rPr>
              <w:pPrChange w:id="18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3" w:author="Codex" w:date="2026-10-05T16:32:41.313017+00:00">
                  <w:rPr>
                    <w:bCs w:val="0"/>
                    <w:color w:val="000000"/>
                    <w:sz w:val="21"/>
                    <w:szCs w:val="21"/>
                  </w:rPr>
                </w:rPrChange>
              </w:rPr>
              <w:t xml:space="preserve"> 8398 (64.15%)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8D0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1" w:author="Codex" w:date="2026-10-05T16:32:41.313017+00:00">
                  <w:rPr>
                    <w:bCs w:val="0"/>
                    <w:color w:val="000000"/>
                    <w:sz w:val="21"/>
                    <w:szCs w:val="21"/>
                  </w:rPr>
                </w:rPrChange>
              </w:rPr>
              <w:pPrChange w:id="18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6" w:author="Codex" w:date="2026-10-05T16:32:41.313017+00:00">
                  <w:rPr>
                    <w:bCs w:val="0"/>
                    <w:color w:val="000000"/>
                    <w:sz w:val="21"/>
                    <w:szCs w:val="21"/>
                  </w:rPr>
                </w:rPrChange>
              </w:rPr>
              <w:t xml:space="preserve"> 4377 (62.82%)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E96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2" w:author="Codex" w:date="2026-10-05T16:32:41.313017+00:00">
                  <w:rPr>
                    <w:bCs w:val="0"/>
                    <w:color w:val="000000"/>
                    <w:sz w:val="21"/>
                    <w:szCs w:val="21"/>
                  </w:rPr>
                </w:rPrChange>
              </w:rPr>
              <w:pPrChange w:id="18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9" w:author="Codex" w:date="2026-10-05T16:32:41.313017+00:00">
                  <w:rPr>
                    <w:bCs w:val="0"/>
                    <w:color w:val="000000"/>
                    <w:sz w:val="21"/>
                    <w:szCs w:val="21"/>
                  </w:rPr>
                </w:rPrChange>
              </w:rPr>
              <w:t xml:space="preserve"> 4021 (65.66%)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78F6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3" w:author="Codex" w:date="2026-10-05T16:32:41.313017+00:00">
                  <w:rPr>
                    <w:bCs w:val="0"/>
                    <w:color w:val="000000"/>
                    <w:sz w:val="21"/>
                    <w:szCs w:val="21"/>
                  </w:rPr>
                </w:rPrChange>
              </w:rPr>
              <w:pPrChange w:id="19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0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8342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4" w:author="Codex" w:date="2026-10-05T16:32:41.313017+00:00">
                  <w:rPr>
                    <w:bCs w:val="0"/>
                    <w:color w:val="000000"/>
                    <w:sz w:val="21"/>
                    <w:szCs w:val="21"/>
                  </w:rPr>
                </w:rPrChange>
              </w:rPr>
              <w:pPrChange w:id="19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05" w:author="Codex" w:date="2026-10-05T16:32:41.313017+00:00">
                  <w:rPr>
                    <w:bCs w:val="0"/>
                    <w:color w:val="000000"/>
                    <w:sz w:val="21"/>
                    <w:szCs w:val="21"/>
                  </w:rPr>
                </w:rPrChange>
              </w:rPr>
              <w:t xml:space="preserve">     </w:t>
            </w:r>
          </w:p>
        </w:tc>
      </w:tr>
      <w:tr w:rsidR="00352AB8" w14:paraId="53A7EAE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E5AA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05" w:author="Codex" w:date="2026-10-05T16:32:41.313017+00:00">
                  <w:rPr>
                    <w:bCs w:val="0"/>
                    <w:color w:val="000000"/>
                    <w:sz w:val="21"/>
                    <w:szCs w:val="21"/>
                  </w:rPr>
                </w:rPrChange>
              </w:rPr>
              <w:pPrChange w:id="190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08"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1909" w:author="Codex" w:date="2026-10-05T16:32:41.313017+00:00">
                  <w:rPr>
                    <w:bCs w:val="0"/>
                    <w:color w:val="000000"/>
                    <w:sz w:val="21"/>
                    <w:szCs w:val="21"/>
                  </w:rPr>
                </w:rPrChange>
              </w:rPr>
              <w:t>职业声望</w:t>
            </w:r>
            <w:r>
              <w:rPr>
                <w:rFonts w:ascii="Times New Roman" w:hAnsi="Times New Roman" w:cs="Times New Roman" w:eastAsia="SimSun"/>
                <w:b w:val="0"/>
                <w:bCs w:val="0"/>
                <w:color w:val="000000"/>
                <w:sz w:val="21"/>
                <w:szCs w:val="21"/>
                <w:rPrChange w:id="191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91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191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C89C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6" w:author="Codex" w:date="2026-10-05T16:32:41.313017+00:00">
                  <w:rPr>
                    <w:bCs w:val="0"/>
                    <w:color w:val="000000"/>
                    <w:sz w:val="21"/>
                    <w:szCs w:val="21"/>
                  </w:rPr>
                </w:rPrChange>
              </w:rPr>
              <w:pPrChange w:id="191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1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2E5F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7" w:author="Codex" w:date="2026-10-05T16:32:41.313017+00:00">
                  <w:rPr>
                    <w:bCs w:val="0"/>
                    <w:color w:val="000000"/>
                    <w:sz w:val="21"/>
                    <w:szCs w:val="21"/>
                  </w:rPr>
                </w:rPrChange>
              </w:rPr>
              <w:pPrChange w:id="191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1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1FF5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8" w:author="Codex" w:date="2026-10-05T16:32:41.313017+00:00">
                  <w:rPr>
                    <w:bCs w:val="0"/>
                    <w:color w:val="000000"/>
                    <w:sz w:val="21"/>
                    <w:szCs w:val="21"/>
                  </w:rPr>
                </w:rPrChange>
              </w:rPr>
              <w:pPrChange w:id="192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2C52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9" w:author="Codex" w:date="2026-10-05T16:32:41.313017+00:00">
                  <w:rPr>
                    <w:bCs w:val="0"/>
                    <w:color w:val="000000"/>
                    <w:sz w:val="21"/>
                    <w:szCs w:val="21"/>
                  </w:rPr>
                </w:rPrChange>
              </w:rPr>
              <w:pPrChange w:id="192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4" w:author="Codex" w:date="2026-10-05T16:32:41.313017+00:00">
                  <w:rPr>
                    <w:bCs w:val="0"/>
                    <w:color w:val="000000"/>
                    <w:sz w:val="21"/>
                    <w:szCs w:val="21"/>
                  </w:rPr>
                </w:rPrChange>
              </w:rPr>
              <w:t xml:space="preserve"> 0.018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56D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0" w:author="Codex" w:date="2026-10-05T16:32:41.313017+00:00">
                  <w:rPr>
                    <w:bCs w:val="0"/>
                    <w:color w:val="000000"/>
                    <w:sz w:val="21"/>
                    <w:szCs w:val="21"/>
                  </w:rPr>
                </w:rPrChange>
              </w:rPr>
              <w:pPrChange w:id="192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7" w:author="Codex" w:date="2026-10-05T16:32:41.313017+00:00">
                  <w:rPr>
                    <w:bCs w:val="0"/>
                    <w:color w:val="000000"/>
                    <w:sz w:val="21"/>
                    <w:szCs w:val="21"/>
                  </w:rPr>
                </w:rPrChange>
              </w:rPr>
              <w:t>13092</w:t>
            </w:r>
          </w:p>
        </w:tc>
      </w:tr>
      <w:tr w:rsidR="00352AB8" w14:paraId="230C0E5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EBBD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11" w:author="Codex" w:date="2026-10-05T16:32:41.313017+00:00">
                  <w:rPr>
                    <w:bCs w:val="0"/>
                    <w:color w:val="000000"/>
                    <w:sz w:val="21"/>
                    <w:szCs w:val="21"/>
                  </w:rPr>
                </w:rPrChange>
              </w:rPr>
              <w:pPrChange w:id="19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3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3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C304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2" w:author="Codex" w:date="2026-10-05T16:32:41.313017+00:00">
                  <w:rPr>
                    <w:bCs w:val="0"/>
                    <w:color w:val="000000"/>
                    <w:sz w:val="21"/>
                    <w:szCs w:val="21"/>
                  </w:rPr>
                </w:rPrChange>
              </w:rPr>
              <w:pPrChange w:id="19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34" w:author="Codex" w:date="2026-10-05T16:32:41.313017+00:00">
                  <w:rPr>
                    <w:bCs w:val="0"/>
                    <w:color w:val="000000"/>
                    <w:sz w:val="21"/>
                    <w:szCs w:val="21"/>
                  </w:rPr>
                </w:rPrChange>
              </w:rPr>
              <w:t xml:space="preserve">11925 (91.09%)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9F3B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3" w:author="Codex" w:date="2026-10-05T16:32:41.313017+00:00">
                  <w:rPr>
                    <w:bCs w:val="0"/>
                    <w:color w:val="000000"/>
                    <w:sz w:val="21"/>
                    <w:szCs w:val="21"/>
                  </w:rPr>
                </w:rPrChange>
              </w:rPr>
              <w:pPrChange w:id="19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37" w:author="Codex" w:date="2026-10-05T16:32:41.313017+00:00">
                  <w:rPr>
                    <w:bCs w:val="0"/>
                    <w:color w:val="000000"/>
                    <w:sz w:val="21"/>
                    <w:szCs w:val="21"/>
                  </w:rPr>
                </w:rPrChange>
              </w:rPr>
              <w:t xml:space="preserve"> 6308 (90.53%)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CCB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4" w:author="Codex" w:date="2026-10-05T16:32:41.313017+00:00">
                  <w:rPr>
                    <w:bCs w:val="0"/>
                    <w:color w:val="000000"/>
                    <w:sz w:val="21"/>
                    <w:szCs w:val="21"/>
                  </w:rPr>
                </w:rPrChange>
              </w:rPr>
              <w:pPrChange w:id="19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0" w:author="Codex" w:date="2026-10-05T16:32:41.313017+00:00">
                  <w:rPr>
                    <w:bCs w:val="0"/>
                    <w:color w:val="000000"/>
                    <w:sz w:val="21"/>
                    <w:szCs w:val="21"/>
                  </w:rPr>
                </w:rPrChange>
              </w:rPr>
              <w:t xml:space="preserve"> 5617 (91.72%)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EA7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5" w:author="Codex" w:date="2026-10-05T16:32:41.313017+00:00">
                  <w:rPr>
                    <w:bCs w:val="0"/>
                    <w:color w:val="000000"/>
                    <w:sz w:val="21"/>
                    <w:szCs w:val="21"/>
                  </w:rPr>
                </w:rPrChange>
              </w:rPr>
              <w:pPrChange w:id="19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0B6A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6" w:author="Codex" w:date="2026-10-05T16:32:41.313017+00:00">
                  <w:rPr>
                    <w:bCs w:val="0"/>
                    <w:color w:val="000000"/>
                    <w:sz w:val="21"/>
                    <w:szCs w:val="21"/>
                  </w:rPr>
                </w:rPrChange>
              </w:rPr>
              <w:pPrChange w:id="19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6" w:author="Codex" w:date="2026-10-05T16:32:41.313017+00:00">
                  <w:rPr>
                    <w:bCs w:val="0"/>
                    <w:color w:val="000000"/>
                    <w:sz w:val="21"/>
                    <w:szCs w:val="21"/>
                  </w:rPr>
                </w:rPrChange>
              </w:rPr>
              <w:t xml:space="preserve">     </w:t>
            </w:r>
          </w:p>
        </w:tc>
      </w:tr>
      <w:tr w:rsidR="00352AB8" w14:paraId="284ACCF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8FD6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17" w:author="Codex" w:date="2026-10-05T16:32:41.313017+00:00">
                  <w:rPr>
                    <w:bCs w:val="0"/>
                    <w:color w:val="000000"/>
                    <w:sz w:val="21"/>
                    <w:szCs w:val="21"/>
                  </w:rPr>
                </w:rPrChange>
              </w:rPr>
              <w:pPrChange w:id="19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4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5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355D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8" w:author="Codex" w:date="2026-10-05T16:32:41.313017+00:00">
                  <w:rPr>
                    <w:bCs w:val="0"/>
                    <w:color w:val="000000"/>
                    <w:sz w:val="21"/>
                    <w:szCs w:val="21"/>
                  </w:rPr>
                </w:rPrChange>
              </w:rPr>
              <w:pPrChange w:id="19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3" w:author="Codex" w:date="2026-10-05T16:32:41.313017+00:00">
                  <w:rPr>
                    <w:bCs w:val="0"/>
                    <w:color w:val="000000"/>
                    <w:sz w:val="21"/>
                    <w:szCs w:val="21"/>
                  </w:rPr>
                </w:rPrChange>
              </w:rPr>
              <w:t xml:space="preserve"> 1167 (8.91%)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5C46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9" w:author="Codex" w:date="2026-10-05T16:32:41.313017+00:00">
                  <w:rPr>
                    <w:bCs w:val="0"/>
                    <w:color w:val="000000"/>
                    <w:sz w:val="21"/>
                    <w:szCs w:val="21"/>
                  </w:rPr>
                </w:rPrChange>
              </w:rPr>
              <w:pPrChange w:id="19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6" w:author="Codex" w:date="2026-10-05T16:32:41.313017+00:00">
                  <w:rPr>
                    <w:bCs w:val="0"/>
                    <w:color w:val="000000"/>
                    <w:sz w:val="21"/>
                    <w:szCs w:val="21"/>
                  </w:rPr>
                </w:rPrChange>
              </w:rPr>
              <w:t xml:space="preserve">  660 (9.47%)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FD42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0" w:author="Codex" w:date="2026-10-05T16:32:41.313017+00:00">
                  <w:rPr>
                    <w:bCs w:val="0"/>
                    <w:color w:val="000000"/>
                    <w:sz w:val="21"/>
                    <w:szCs w:val="21"/>
                  </w:rPr>
                </w:rPrChange>
              </w:rPr>
              <w:pPrChange w:id="19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9" w:author="Codex" w:date="2026-10-05T16:32:41.313017+00:00">
                  <w:rPr>
                    <w:bCs w:val="0"/>
                    <w:color w:val="000000"/>
                    <w:sz w:val="21"/>
                    <w:szCs w:val="21"/>
                  </w:rPr>
                </w:rPrChange>
              </w:rPr>
              <w:t xml:space="preserve">  507 (8.28%)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E1A9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1" w:author="Codex" w:date="2026-10-05T16:32:41.313017+00:00">
                  <w:rPr>
                    <w:bCs w:val="0"/>
                    <w:color w:val="000000"/>
                    <w:sz w:val="21"/>
                    <w:szCs w:val="21"/>
                  </w:rPr>
                </w:rPrChange>
              </w:rPr>
              <w:pPrChange w:id="196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6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31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2" w:author="Codex" w:date="2026-10-05T16:32:41.313017+00:00">
                  <w:rPr>
                    <w:bCs w:val="0"/>
                    <w:color w:val="000000"/>
                    <w:sz w:val="21"/>
                    <w:szCs w:val="21"/>
                  </w:rPr>
                </w:rPrChange>
              </w:rPr>
              <w:pPrChange w:id="19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65" w:author="Codex" w:date="2026-10-05T16:32:41.313017+00:00">
                  <w:rPr>
                    <w:bCs w:val="0"/>
                    <w:color w:val="000000"/>
                    <w:sz w:val="21"/>
                    <w:szCs w:val="21"/>
                  </w:rPr>
                </w:rPrChange>
              </w:rPr>
              <w:t xml:space="preserve">     </w:t>
            </w:r>
          </w:p>
        </w:tc>
      </w:tr>
      <w:tr w:rsidR="00352AB8" w14:paraId="2988A2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A58A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23" w:author="Codex" w:date="2026-10-05T16:32:41.313017+00:00">
                  <w:rPr>
                    <w:bCs w:val="0"/>
                    <w:color w:val="000000"/>
                    <w:sz w:val="21"/>
                    <w:szCs w:val="21"/>
                  </w:rPr>
                </w:rPrChange>
              </w:rPr>
              <w:pPrChange w:id="196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6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69" w:author="Codex" w:date="2026-10-05T16:32:41.313017+00:00">
                  <w:rPr>
                    <w:bCs w:val="0"/>
                    <w:color w:val="000000"/>
                    <w:sz w:val="21"/>
                    <w:szCs w:val="21"/>
                  </w:rPr>
                </w:rPrChange>
              </w:rPr>
              <w:t>子女数量</w:t>
            </w:r>
            <w:r>
              <w:rPr>
                <w:rFonts w:ascii="Times New Roman" w:hAnsi="Times New Roman" w:cs="Times New Roman" w:eastAsia="SimSun"/>
                <w:b w:val="0"/>
                <w:bCs w:val="0"/>
                <w:color w:val="000000"/>
                <w:sz w:val="21"/>
                <w:szCs w:val="21"/>
                <w:rPrChange w:id="197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97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197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C02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4" w:author="Codex" w:date="2026-10-05T16:32:41.313017+00:00">
                  <w:rPr>
                    <w:bCs w:val="0"/>
                    <w:color w:val="000000"/>
                    <w:sz w:val="21"/>
                    <w:szCs w:val="21"/>
                  </w:rPr>
                </w:rPrChange>
              </w:rPr>
              <w:pPrChange w:id="19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B348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5" w:author="Codex" w:date="2026-10-05T16:32:41.313017+00:00">
                  <w:rPr>
                    <w:bCs w:val="0"/>
                    <w:color w:val="000000"/>
                    <w:sz w:val="21"/>
                    <w:szCs w:val="21"/>
                  </w:rPr>
                </w:rPrChange>
              </w:rPr>
              <w:pPrChange w:id="19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7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F2DE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6" w:author="Codex" w:date="2026-10-05T16:32:41.313017+00:00">
                  <w:rPr>
                    <w:bCs w:val="0"/>
                    <w:color w:val="000000"/>
                    <w:sz w:val="21"/>
                    <w:szCs w:val="21"/>
                  </w:rPr>
                </w:rPrChange>
              </w:rPr>
              <w:pPrChange w:id="19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6004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7" w:author="Codex" w:date="2026-10-05T16:32:41.313017+00:00">
                  <w:rPr>
                    <w:bCs w:val="0"/>
                    <w:color w:val="000000"/>
                    <w:sz w:val="21"/>
                    <w:szCs w:val="21"/>
                  </w:rPr>
                </w:rPrChange>
              </w:rPr>
              <w:pPrChange w:id="198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87E5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8" w:author="Codex" w:date="2026-10-05T16:32:41.313017+00:00">
                  <w:rPr>
                    <w:bCs w:val="0"/>
                    <w:color w:val="000000"/>
                    <w:sz w:val="21"/>
                    <w:szCs w:val="21"/>
                  </w:rPr>
                </w:rPrChange>
              </w:rPr>
              <w:pPrChange w:id="198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7" w:author="Codex" w:date="2026-10-05T16:32:41.313017+00:00">
                  <w:rPr>
                    <w:bCs w:val="0"/>
                    <w:color w:val="000000"/>
                    <w:sz w:val="21"/>
                    <w:szCs w:val="21"/>
                  </w:rPr>
                </w:rPrChange>
              </w:rPr>
              <w:t>13092</w:t>
            </w:r>
          </w:p>
        </w:tc>
      </w:tr>
      <w:tr w:rsidR="00352AB8" w14:paraId="6872A92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D2A4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29" w:author="Codex" w:date="2026-10-05T16:32:41.313017+00:00">
                  <w:rPr>
                    <w:bCs w:val="0"/>
                    <w:color w:val="000000"/>
                    <w:sz w:val="21"/>
                    <w:szCs w:val="21"/>
                  </w:rPr>
                </w:rPrChange>
              </w:rPr>
              <w:pPrChange w:id="19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9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9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F79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0" w:author="Codex" w:date="2026-10-05T16:32:41.313017+00:00">
                  <w:rPr>
                    <w:bCs w:val="0"/>
                    <w:color w:val="000000"/>
                    <w:sz w:val="21"/>
                    <w:szCs w:val="21"/>
                  </w:rPr>
                </w:rPrChange>
              </w:rPr>
              <w:pPrChange w:id="19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94" w:author="Codex" w:date="2026-10-05T16:32:41.313017+00:00">
                  <w:rPr>
                    <w:bCs w:val="0"/>
                    <w:color w:val="000000"/>
                    <w:sz w:val="21"/>
                    <w:szCs w:val="21"/>
                  </w:rPr>
                </w:rPrChange>
              </w:rPr>
              <w:t xml:space="preserve">12324 (94.13%)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B028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1" w:author="Codex" w:date="2026-10-05T16:32:41.313017+00:00">
                  <w:rPr>
                    <w:bCs w:val="0"/>
                    <w:color w:val="000000"/>
                    <w:sz w:val="21"/>
                    <w:szCs w:val="21"/>
                  </w:rPr>
                </w:rPrChange>
              </w:rPr>
              <w:pPrChange w:id="19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97" w:author="Codex" w:date="2026-10-05T16:32:41.313017+00:00">
                  <w:rPr>
                    <w:bCs w:val="0"/>
                    <w:color w:val="000000"/>
                    <w:sz w:val="21"/>
                    <w:szCs w:val="21"/>
                  </w:rPr>
                </w:rPrChange>
              </w:rPr>
              <w:t xml:space="preserve"> 6503 (93.33%)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0DDA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2" w:author="Codex" w:date="2026-10-05T16:32:41.313017+00:00">
                  <w:rPr>
                    <w:bCs w:val="0"/>
                    <w:color w:val="000000"/>
                    <w:sz w:val="21"/>
                    <w:szCs w:val="21"/>
                  </w:rPr>
                </w:rPrChange>
              </w:rPr>
              <w:pPrChange w:id="19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0" w:author="Codex" w:date="2026-10-05T16:32:41.313017+00:00">
                  <w:rPr>
                    <w:bCs w:val="0"/>
                    <w:color w:val="000000"/>
                    <w:sz w:val="21"/>
                    <w:szCs w:val="21"/>
                  </w:rPr>
                </w:rPrChange>
              </w:rPr>
              <w:t xml:space="preserve"> 5821 (95.05%)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83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3" w:author="Codex" w:date="2026-10-05T16:32:41.313017+00:00">
                  <w:rPr>
                    <w:bCs w:val="0"/>
                    <w:color w:val="000000"/>
                    <w:sz w:val="21"/>
                    <w:szCs w:val="21"/>
                  </w:rPr>
                </w:rPrChange>
              </w:rPr>
              <w:pPrChange w:id="20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2F37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4" w:author="Codex" w:date="2026-10-05T16:32:41.313017+00:00">
                  <w:rPr>
                    <w:bCs w:val="0"/>
                    <w:color w:val="000000"/>
                    <w:sz w:val="21"/>
                    <w:szCs w:val="21"/>
                  </w:rPr>
                </w:rPrChange>
              </w:rPr>
              <w:pPrChange w:id="20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6" w:author="Codex" w:date="2026-10-05T16:32:41.313017+00:00">
                  <w:rPr>
                    <w:bCs w:val="0"/>
                    <w:color w:val="000000"/>
                    <w:sz w:val="21"/>
                    <w:szCs w:val="21"/>
                  </w:rPr>
                </w:rPrChange>
              </w:rPr>
              <w:t xml:space="preserve">     </w:t>
            </w:r>
          </w:p>
        </w:tc>
      </w:tr>
      <w:tr w:rsidR="00352AB8" w14:paraId="7B1C7DE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D15A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35" w:author="Codex" w:date="2026-10-05T16:32:41.313017+00:00">
                  <w:rPr>
                    <w:bCs w:val="0"/>
                    <w:color w:val="000000"/>
                    <w:sz w:val="21"/>
                    <w:szCs w:val="21"/>
                  </w:rPr>
                </w:rPrChange>
              </w:rPr>
              <w:pPrChange w:id="20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0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1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7D42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6" w:author="Codex" w:date="2026-10-05T16:32:41.313017+00:00">
                  <w:rPr>
                    <w:bCs w:val="0"/>
                    <w:color w:val="000000"/>
                    <w:sz w:val="21"/>
                    <w:szCs w:val="21"/>
                  </w:rPr>
                </w:rPrChange>
              </w:rPr>
              <w:pPrChange w:id="20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3" w:author="Codex" w:date="2026-10-05T16:32:41.313017+00:00">
                  <w:rPr>
                    <w:bCs w:val="0"/>
                    <w:color w:val="000000"/>
                    <w:sz w:val="21"/>
                    <w:szCs w:val="21"/>
                  </w:rPr>
                </w:rPrChange>
              </w:rPr>
              <w:t xml:space="preserve">  768 (5.87%)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192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7" w:author="Codex" w:date="2026-10-05T16:32:41.313017+00:00">
                  <w:rPr>
                    <w:bCs w:val="0"/>
                    <w:color w:val="000000"/>
                    <w:sz w:val="21"/>
                    <w:szCs w:val="21"/>
                  </w:rPr>
                </w:rPrChange>
              </w:rPr>
              <w:pPrChange w:id="20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6" w:author="Codex" w:date="2026-10-05T16:32:41.313017+00:00">
                  <w:rPr>
                    <w:bCs w:val="0"/>
                    <w:color w:val="000000"/>
                    <w:sz w:val="21"/>
                    <w:szCs w:val="21"/>
                  </w:rPr>
                </w:rPrChange>
              </w:rPr>
              <w:t xml:space="preserve">  465 (6.67%)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0175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8" w:author="Codex" w:date="2026-10-05T16:32:41.313017+00:00">
                  <w:rPr>
                    <w:bCs w:val="0"/>
                    <w:color w:val="000000"/>
                    <w:sz w:val="21"/>
                    <w:szCs w:val="21"/>
                  </w:rPr>
                </w:rPrChange>
              </w:rPr>
              <w:pPrChange w:id="20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9" w:author="Codex" w:date="2026-10-05T16:32:41.313017+00:00">
                  <w:rPr>
                    <w:bCs w:val="0"/>
                    <w:color w:val="000000"/>
                    <w:sz w:val="21"/>
                    <w:szCs w:val="21"/>
                  </w:rPr>
                </w:rPrChange>
              </w:rPr>
              <w:t xml:space="preserve">  303 (4.95%)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098A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9" w:author="Codex" w:date="2026-10-05T16:32:41.313017+00:00">
                  <w:rPr>
                    <w:bCs w:val="0"/>
                    <w:color w:val="000000"/>
                    <w:sz w:val="21"/>
                    <w:szCs w:val="21"/>
                  </w:rPr>
                </w:rPrChange>
              </w:rPr>
              <w:pPrChange w:id="20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2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023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0" w:author="Codex" w:date="2026-10-05T16:32:41.313017+00:00">
                  <w:rPr>
                    <w:bCs w:val="0"/>
                    <w:color w:val="000000"/>
                    <w:sz w:val="21"/>
                    <w:szCs w:val="21"/>
                  </w:rPr>
                </w:rPrChange>
              </w:rPr>
              <w:pPrChange w:id="20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25" w:author="Codex" w:date="2026-10-05T16:32:41.313017+00:00">
                  <w:rPr>
                    <w:bCs w:val="0"/>
                    <w:color w:val="000000"/>
                    <w:sz w:val="21"/>
                    <w:szCs w:val="21"/>
                  </w:rPr>
                </w:rPrChange>
              </w:rPr>
              <w:t xml:space="preserve">     </w:t>
            </w:r>
          </w:p>
        </w:tc>
      </w:tr>
      <w:tr w:rsidR="00352AB8" w14:paraId="0FB0EBC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1677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41" w:author="Codex" w:date="2026-10-05T16:32:41.313017+00:00">
                  <w:rPr>
                    <w:bCs w:val="0"/>
                    <w:color w:val="000000"/>
                    <w:sz w:val="21"/>
                    <w:szCs w:val="21"/>
                  </w:rPr>
                </w:rPrChange>
              </w:rPr>
              <w:pPrChange w:id="202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2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29" w:author="Codex" w:date="2026-10-05T16:32:41.313017+00:00">
                  <w:rPr>
                    <w:bCs w:val="0"/>
                    <w:color w:val="000000"/>
                    <w:sz w:val="21"/>
                    <w:szCs w:val="21"/>
                  </w:rPr>
                </w:rPrChange>
              </w:rPr>
              <w:t>家务时长</w:t>
            </w:r>
            <w:r>
              <w:rPr>
                <w:rFonts w:ascii="Times New Roman" w:hAnsi="Times New Roman" w:cs="Times New Roman" w:eastAsia="SimSun"/>
                <w:b w:val="0"/>
                <w:bCs w:val="0"/>
                <w:color w:val="000000"/>
                <w:sz w:val="21"/>
                <w:szCs w:val="21"/>
                <w:rPrChange w:id="203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03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03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ECDA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2" w:author="Codex" w:date="2026-10-05T16:32:41.313017+00:00">
                  <w:rPr>
                    <w:bCs w:val="0"/>
                    <w:color w:val="000000"/>
                    <w:sz w:val="21"/>
                    <w:szCs w:val="21"/>
                  </w:rPr>
                </w:rPrChange>
              </w:rPr>
              <w:pPrChange w:id="203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7843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3" w:author="Codex" w:date="2026-10-05T16:32:41.313017+00:00">
                  <w:rPr>
                    <w:bCs w:val="0"/>
                    <w:color w:val="000000"/>
                    <w:sz w:val="21"/>
                    <w:szCs w:val="21"/>
                  </w:rPr>
                </w:rPrChange>
              </w:rPr>
              <w:pPrChange w:id="203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3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8B062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4" w:author="Codex" w:date="2026-10-05T16:32:41.313017+00:00">
                  <w:rPr>
                    <w:bCs w:val="0"/>
                    <w:color w:val="000000"/>
                    <w:sz w:val="21"/>
                    <w:szCs w:val="21"/>
                  </w:rPr>
                </w:rPrChange>
              </w:rPr>
              <w:pPrChange w:id="204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B02A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5" w:author="Codex" w:date="2026-10-05T16:32:41.313017+00:00">
                  <w:rPr>
                    <w:bCs w:val="0"/>
                    <w:color w:val="000000"/>
                    <w:sz w:val="21"/>
                    <w:szCs w:val="21"/>
                  </w:rPr>
                </w:rPrChange>
              </w:rPr>
              <w:pPrChange w:id="204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6DA7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6" w:author="Codex" w:date="2026-10-05T16:32:41.313017+00:00">
                  <w:rPr>
                    <w:bCs w:val="0"/>
                    <w:color w:val="000000"/>
                    <w:sz w:val="21"/>
                    <w:szCs w:val="21"/>
                  </w:rPr>
                </w:rPrChange>
              </w:rPr>
              <w:pPrChange w:id="204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7" w:author="Codex" w:date="2026-10-05T16:32:41.313017+00:00">
                  <w:rPr>
                    <w:bCs w:val="0"/>
                    <w:color w:val="000000"/>
                    <w:sz w:val="21"/>
                    <w:szCs w:val="21"/>
                  </w:rPr>
                </w:rPrChange>
              </w:rPr>
              <w:t>13092</w:t>
            </w:r>
          </w:p>
        </w:tc>
      </w:tr>
      <w:tr w:rsidR="00352AB8" w14:paraId="1384A78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516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47" w:author="Codex" w:date="2026-10-05T16:32:41.313017+00:00">
                  <w:rPr>
                    <w:bCs w:val="0"/>
                    <w:color w:val="000000"/>
                    <w:sz w:val="21"/>
                    <w:szCs w:val="21"/>
                  </w:rPr>
                </w:rPrChange>
              </w:rPr>
              <w:pPrChange w:id="20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5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51"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91A8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8" w:author="Codex" w:date="2026-10-05T16:32:41.313017+00:00">
                  <w:rPr>
                    <w:bCs w:val="0"/>
                    <w:color w:val="000000"/>
                    <w:sz w:val="21"/>
                    <w:szCs w:val="21"/>
                  </w:rPr>
                </w:rPrChange>
              </w:rPr>
              <w:pPrChange w:id="20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54" w:author="Codex" w:date="2026-10-05T16:32:41.313017+00:00">
                  <w:rPr>
                    <w:bCs w:val="0"/>
                    <w:color w:val="000000"/>
                    <w:sz w:val="21"/>
                    <w:szCs w:val="21"/>
                  </w:rPr>
                </w:rPrChange>
              </w:rPr>
              <w:t xml:space="preserve"> 5273 (40.28%)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F0B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9" w:author="Codex" w:date="2026-10-05T16:32:41.313017+00:00">
                  <w:rPr>
                    <w:bCs w:val="0"/>
                    <w:color w:val="000000"/>
                    <w:sz w:val="21"/>
                    <w:szCs w:val="21"/>
                  </w:rPr>
                </w:rPrChange>
              </w:rPr>
              <w:pPrChange w:id="20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57" w:author="Codex" w:date="2026-10-05T16:32:41.313017+00:00">
                  <w:rPr>
                    <w:bCs w:val="0"/>
                    <w:color w:val="000000"/>
                    <w:sz w:val="21"/>
                    <w:szCs w:val="21"/>
                  </w:rPr>
                </w:rPrChange>
              </w:rPr>
              <w:t xml:space="preserve"> 2855 (40.97%)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D6C30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0" w:author="Codex" w:date="2026-10-05T16:32:41.313017+00:00">
                  <w:rPr>
                    <w:bCs w:val="0"/>
                    <w:color w:val="000000"/>
                    <w:sz w:val="21"/>
                    <w:szCs w:val="21"/>
                  </w:rPr>
                </w:rPrChange>
              </w:rPr>
              <w:pPrChange w:id="20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0" w:author="Codex" w:date="2026-10-05T16:32:41.313017+00:00">
                  <w:rPr>
                    <w:bCs w:val="0"/>
                    <w:color w:val="000000"/>
                    <w:sz w:val="21"/>
                    <w:szCs w:val="21"/>
                  </w:rPr>
                </w:rPrChange>
              </w:rPr>
              <w:t xml:space="preserve"> 2418 (39.48%)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9D9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1" w:author="Codex" w:date="2026-10-05T16:32:41.313017+00:00">
                  <w:rPr>
                    <w:bCs w:val="0"/>
                    <w:color w:val="000000"/>
                    <w:sz w:val="21"/>
                    <w:szCs w:val="21"/>
                  </w:rPr>
                </w:rPrChange>
              </w:rPr>
              <w:pPrChange w:id="206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6C4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2" w:author="Codex" w:date="2026-10-05T16:32:41.313017+00:00">
                  <w:rPr>
                    <w:bCs w:val="0"/>
                    <w:color w:val="000000"/>
                    <w:sz w:val="21"/>
                    <w:szCs w:val="21"/>
                  </w:rPr>
                </w:rPrChange>
              </w:rPr>
              <w:pPrChange w:id="20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6" w:author="Codex" w:date="2026-10-05T16:32:41.313017+00:00">
                  <w:rPr>
                    <w:bCs w:val="0"/>
                    <w:color w:val="000000"/>
                    <w:sz w:val="21"/>
                    <w:szCs w:val="21"/>
                  </w:rPr>
                </w:rPrChange>
              </w:rPr>
              <w:t xml:space="preserve">     </w:t>
            </w:r>
          </w:p>
        </w:tc>
      </w:tr>
      <w:tr w:rsidR="00352AB8" w14:paraId="145F8D1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1B56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53" w:author="Codex" w:date="2026-10-05T16:32:41.313017+00:00">
                  <w:rPr>
                    <w:bCs w:val="0"/>
                    <w:color w:val="000000"/>
                    <w:sz w:val="21"/>
                    <w:szCs w:val="21"/>
                  </w:rPr>
                </w:rPrChange>
              </w:rPr>
              <w:pPrChange w:id="20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6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70"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E4C7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4" w:author="Codex" w:date="2026-10-05T16:32:41.313017+00:00">
                  <w:rPr>
                    <w:bCs w:val="0"/>
                    <w:color w:val="000000"/>
                    <w:sz w:val="21"/>
                    <w:szCs w:val="21"/>
                  </w:rPr>
                </w:rPrChange>
              </w:rPr>
              <w:pPrChange w:id="20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3" w:author="Codex" w:date="2026-10-05T16:32:41.313017+00:00">
                  <w:rPr>
                    <w:bCs w:val="0"/>
                    <w:color w:val="000000"/>
                    <w:sz w:val="21"/>
                    <w:szCs w:val="21"/>
                  </w:rPr>
                </w:rPrChange>
              </w:rPr>
              <w:t xml:space="preserve"> 2888 (22.06%)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D2F8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5" w:author="Codex" w:date="2026-10-05T16:32:41.313017+00:00">
                  <w:rPr>
                    <w:bCs w:val="0"/>
                    <w:color w:val="000000"/>
                    <w:sz w:val="21"/>
                    <w:szCs w:val="21"/>
                  </w:rPr>
                </w:rPrChange>
              </w:rPr>
              <w:pPrChange w:id="20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6" w:author="Codex" w:date="2026-10-05T16:32:41.313017+00:00">
                  <w:rPr>
                    <w:bCs w:val="0"/>
                    <w:color w:val="000000"/>
                    <w:sz w:val="21"/>
                    <w:szCs w:val="21"/>
                  </w:rPr>
                </w:rPrChange>
              </w:rPr>
              <w:t xml:space="preserve"> 1405 (20.16%)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8FE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6" w:author="Codex" w:date="2026-10-05T16:32:41.313017+00:00">
                  <w:rPr>
                    <w:bCs w:val="0"/>
                    <w:color w:val="000000"/>
                    <w:sz w:val="21"/>
                    <w:szCs w:val="21"/>
                  </w:rPr>
                </w:rPrChange>
              </w:rPr>
              <w:pPrChange w:id="20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9" w:author="Codex" w:date="2026-10-05T16:32:41.313017+00:00">
                  <w:rPr>
                    <w:bCs w:val="0"/>
                    <w:color w:val="000000"/>
                    <w:sz w:val="21"/>
                    <w:szCs w:val="21"/>
                  </w:rPr>
                </w:rPrChange>
              </w:rPr>
              <w:t xml:space="preserve"> 1483 (24.22%)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D617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7" w:author="Codex" w:date="2026-10-05T16:32:41.313017+00:00">
                  <w:rPr>
                    <w:bCs w:val="0"/>
                    <w:color w:val="000000"/>
                    <w:sz w:val="21"/>
                    <w:szCs w:val="21"/>
                  </w:rPr>
                </w:rPrChange>
              </w:rPr>
              <w:pPrChange w:id="20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8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D54A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8" w:author="Codex" w:date="2026-10-05T16:32:41.313017+00:00">
                  <w:rPr>
                    <w:bCs w:val="0"/>
                    <w:color w:val="000000"/>
                    <w:sz w:val="21"/>
                    <w:szCs w:val="21"/>
                  </w:rPr>
                </w:rPrChange>
              </w:rPr>
              <w:pPrChange w:id="20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85" w:author="Codex" w:date="2026-10-05T16:32:41.313017+00:00">
                  <w:rPr>
                    <w:bCs w:val="0"/>
                    <w:color w:val="000000"/>
                    <w:sz w:val="21"/>
                    <w:szCs w:val="21"/>
                  </w:rPr>
                </w:rPrChange>
              </w:rPr>
              <w:t xml:space="preserve">     </w:t>
            </w:r>
          </w:p>
        </w:tc>
      </w:tr>
      <w:tr w:rsidR="00352AB8" w14:paraId="1A2B9A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B3F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59" w:author="Codex" w:date="2026-10-05T16:32:41.313017+00:00">
                  <w:rPr>
                    <w:bCs w:val="0"/>
                    <w:color w:val="000000"/>
                    <w:sz w:val="21"/>
                    <w:szCs w:val="21"/>
                  </w:rPr>
                </w:rPrChange>
              </w:rPr>
              <w:pPrChange w:id="20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8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89"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EE6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0" w:author="Codex" w:date="2026-10-05T16:32:41.313017+00:00">
                  <w:rPr>
                    <w:bCs w:val="0"/>
                    <w:color w:val="000000"/>
                    <w:sz w:val="21"/>
                    <w:szCs w:val="21"/>
                  </w:rPr>
                </w:rPrChange>
              </w:rPr>
              <w:pPrChange w:id="20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2" w:author="Codex" w:date="2026-10-05T16:32:41.313017+00:00">
                  <w:rPr>
                    <w:bCs w:val="0"/>
                    <w:color w:val="000000"/>
                    <w:sz w:val="21"/>
                    <w:szCs w:val="21"/>
                  </w:rPr>
                </w:rPrChange>
              </w:rPr>
              <w:t xml:space="preserve"> 4931 (37.66%)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C8FC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1" w:author="Codex" w:date="2026-10-05T16:32:41.313017+00:00">
                  <w:rPr>
                    <w:bCs w:val="0"/>
                    <w:color w:val="000000"/>
                    <w:sz w:val="21"/>
                    <w:szCs w:val="21"/>
                  </w:rPr>
                </w:rPrChange>
              </w:rPr>
              <w:pPrChange w:id="20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5" w:author="Codex" w:date="2026-10-05T16:32:41.313017+00:00">
                  <w:rPr>
                    <w:bCs w:val="0"/>
                    <w:color w:val="000000"/>
                    <w:sz w:val="21"/>
                    <w:szCs w:val="21"/>
                  </w:rPr>
                </w:rPrChange>
              </w:rPr>
              <w:t xml:space="preserve"> 2708 (38.86%)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89C3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2" w:author="Codex" w:date="2026-10-05T16:32:41.313017+00:00">
                  <w:rPr>
                    <w:bCs w:val="0"/>
                    <w:color w:val="000000"/>
                    <w:sz w:val="21"/>
                    <w:szCs w:val="21"/>
                  </w:rPr>
                </w:rPrChange>
              </w:rPr>
              <w:pPrChange w:id="20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8" w:author="Codex" w:date="2026-10-05T16:32:41.313017+00:00">
                  <w:rPr>
                    <w:bCs w:val="0"/>
                    <w:color w:val="000000"/>
                    <w:sz w:val="21"/>
                    <w:szCs w:val="21"/>
                  </w:rPr>
                </w:rPrChange>
              </w:rPr>
              <w:t xml:space="preserve"> 2223 (36.30%)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2E80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3" w:author="Codex" w:date="2026-10-05T16:32:41.313017+00:00">
                  <w:rPr>
                    <w:bCs w:val="0"/>
                    <w:color w:val="000000"/>
                    <w:sz w:val="21"/>
                    <w:szCs w:val="21"/>
                  </w:rPr>
                </w:rPrChange>
              </w:rPr>
              <w:pPrChange w:id="21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0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1469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4" w:author="Codex" w:date="2026-10-05T16:32:41.313017+00:00">
                  <w:rPr>
                    <w:bCs w:val="0"/>
                    <w:color w:val="000000"/>
                    <w:sz w:val="21"/>
                    <w:szCs w:val="21"/>
                  </w:rPr>
                </w:rPrChange>
              </w:rPr>
              <w:pPrChange w:id="21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04" w:author="Codex" w:date="2026-10-05T16:32:41.313017+00:00">
                  <w:rPr>
                    <w:bCs w:val="0"/>
                    <w:color w:val="000000"/>
                    <w:sz w:val="21"/>
                    <w:szCs w:val="21"/>
                  </w:rPr>
                </w:rPrChange>
              </w:rPr>
              <w:t xml:space="preserve">     </w:t>
            </w:r>
          </w:p>
        </w:tc>
      </w:tr>
      <w:tr w:rsidR="00352AB8" w14:paraId="7C657D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CBDB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65" w:author="Codex" w:date="2026-10-05T16:32:41.313017+00:00">
                  <w:rPr>
                    <w:bCs w:val="0"/>
                    <w:color w:val="000000"/>
                    <w:sz w:val="21"/>
                    <w:szCs w:val="21"/>
                  </w:rPr>
                </w:rPrChange>
              </w:rPr>
              <w:pPrChange w:id="210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0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08" w:author="Codex" w:date="2026-10-05T16:32:41.313017+00:00">
                  <w:rPr>
                    <w:bCs w:val="0"/>
                    <w:color w:val="000000"/>
                    <w:sz w:val="21"/>
                    <w:szCs w:val="21"/>
                  </w:rPr>
                </w:rPrChange>
              </w:rPr>
              <w:t>自评健康评分</w:t>
            </w:r>
            <w:r>
              <w:rPr>
                <w:rFonts w:ascii="Times New Roman" w:hAnsi="Times New Roman" w:cs="Times New Roman" w:eastAsia="SimSun"/>
                <w:b w:val="0"/>
                <w:bCs w:val="0"/>
                <w:color w:val="000000"/>
                <w:sz w:val="21"/>
                <w:szCs w:val="21"/>
                <w:rPrChange w:id="2109"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110"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111"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BB77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6" w:author="Codex" w:date="2026-10-05T16:32:41.313017+00:00">
                  <w:rPr>
                    <w:bCs w:val="0"/>
                    <w:color w:val="000000"/>
                    <w:sz w:val="21"/>
                    <w:szCs w:val="21"/>
                  </w:rPr>
                </w:rPrChange>
              </w:rPr>
              <w:pPrChange w:id="21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D111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7" w:author="Codex" w:date="2026-10-05T16:32:41.313017+00:00">
                  <w:rPr>
                    <w:bCs w:val="0"/>
                    <w:color w:val="000000"/>
                    <w:sz w:val="21"/>
                    <w:szCs w:val="21"/>
                  </w:rPr>
                </w:rPrChange>
              </w:rPr>
              <w:pPrChange w:id="21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1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A093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8" w:author="Codex" w:date="2026-10-05T16:32:41.313017+00:00">
                  <w:rPr>
                    <w:bCs w:val="0"/>
                    <w:color w:val="000000"/>
                    <w:sz w:val="21"/>
                    <w:szCs w:val="21"/>
                  </w:rPr>
                </w:rPrChange>
              </w:rPr>
              <w:pPrChange w:id="21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3C45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9" w:author="Codex" w:date="2026-10-05T16:32:41.313017+00:00">
                  <w:rPr>
                    <w:bCs w:val="0"/>
                    <w:color w:val="000000"/>
                    <w:sz w:val="21"/>
                    <w:szCs w:val="21"/>
                  </w:rPr>
                </w:rPrChange>
              </w:rPr>
              <w:pPrChange w:id="21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3"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3A7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0" w:author="Codex" w:date="2026-10-05T16:32:41.313017+00:00">
                  <w:rPr>
                    <w:bCs w:val="0"/>
                    <w:color w:val="000000"/>
                    <w:sz w:val="21"/>
                    <w:szCs w:val="21"/>
                  </w:rPr>
                </w:rPrChange>
              </w:rPr>
              <w:pPrChange w:id="21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6" w:author="Codex" w:date="2026-10-05T16:32:41.313017+00:00">
                  <w:rPr>
                    <w:bCs w:val="0"/>
                    <w:color w:val="000000"/>
                    <w:sz w:val="21"/>
                    <w:szCs w:val="21"/>
                  </w:rPr>
                </w:rPrChange>
              </w:rPr>
              <w:t>13091</w:t>
            </w:r>
          </w:p>
        </w:tc>
      </w:tr>
      <w:tr w:rsidR="00352AB8" w14:paraId="7E15841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9529FA" w14:textId="3870751D"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71" w:author="Codex" w:date="2026-10-05T16:32:41.313017+00:00">
                  <w:rPr>
                    <w:bCs w:val="0"/>
                    <w:color w:val="000000"/>
                    <w:sz w:val="21"/>
                    <w:szCs w:val="21"/>
                  </w:rPr>
                </w:rPrChange>
              </w:rPr>
              <w:pPrChange w:id="21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2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30" w:author="Codex" w:date="2026-10-05T16:32:41.313017+00:00">
                  <w:rPr>
                    <w:bCs w:val="0"/>
                    <w:color w:val="000000"/>
                    <w:sz w:val="21"/>
                    <w:szCs w:val="21"/>
                  </w:rPr>
                </w:rPrChange>
              </w:rPr>
              <w:t>下降（改善）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783A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2" w:author="Codex" w:date="2026-10-05T16:32:41.313017+00:00">
                  <w:rPr>
                    <w:bCs w:val="0"/>
                    <w:color w:val="000000"/>
                    <w:sz w:val="21"/>
                    <w:szCs w:val="21"/>
                  </w:rPr>
                </w:rPrChange>
              </w:rPr>
              <w:pPrChange w:id="21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3" w:author="Codex" w:date="2026-10-05T16:32:41.313017+00:00">
                  <w:rPr>
                    <w:bCs w:val="0"/>
                    <w:color w:val="000000"/>
                    <w:sz w:val="21"/>
                    <w:szCs w:val="21"/>
                  </w:rPr>
                </w:rPrChange>
              </w:rPr>
              <w:t xml:space="preserve"> 3285 (25.09%)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72DD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3" w:author="Codex" w:date="2026-10-05T16:32:41.313017+00:00">
                  <w:rPr>
                    <w:bCs w:val="0"/>
                    <w:color w:val="000000"/>
                    <w:sz w:val="21"/>
                    <w:szCs w:val="21"/>
                  </w:rPr>
                </w:rPrChange>
              </w:rPr>
              <w:pPrChange w:id="21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6" w:author="Codex" w:date="2026-10-05T16:32:41.313017+00:00">
                  <w:rPr>
                    <w:bCs w:val="0"/>
                    <w:color w:val="000000"/>
                    <w:sz w:val="21"/>
                    <w:szCs w:val="21"/>
                  </w:rPr>
                </w:rPrChange>
              </w:rPr>
              <w:t xml:space="preserve"> 1844 (26.47%)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9F94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4" w:author="Codex" w:date="2026-10-05T16:32:41.313017+00:00">
                  <w:rPr>
                    <w:bCs w:val="0"/>
                    <w:color w:val="000000"/>
                    <w:sz w:val="21"/>
                    <w:szCs w:val="21"/>
                  </w:rPr>
                </w:rPrChange>
              </w:rPr>
              <w:pPrChange w:id="21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9" w:author="Codex" w:date="2026-10-05T16:32:41.313017+00:00">
                  <w:rPr>
                    <w:bCs w:val="0"/>
                    <w:color w:val="000000"/>
                    <w:sz w:val="21"/>
                    <w:szCs w:val="21"/>
                  </w:rPr>
                </w:rPrChange>
              </w:rPr>
              <w:t xml:space="preserve"> 1441 (23.53%)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029D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5" w:author="Codex" w:date="2026-10-05T16:32:41.313017+00:00">
                  <w:rPr>
                    <w:bCs w:val="0"/>
                    <w:color w:val="000000"/>
                    <w:sz w:val="21"/>
                    <w:szCs w:val="21"/>
                  </w:rPr>
                </w:rPrChange>
              </w:rPr>
              <w:pPrChange w:id="21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4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56851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6" w:author="Codex" w:date="2026-10-05T16:32:41.313017+00:00">
                  <w:rPr>
                    <w:bCs w:val="0"/>
                    <w:color w:val="000000"/>
                    <w:sz w:val="21"/>
                    <w:szCs w:val="21"/>
                  </w:rPr>
                </w:rPrChange>
              </w:rPr>
              <w:pPrChange w:id="21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45" w:author="Codex" w:date="2026-10-05T16:32:41.313017+00:00">
                  <w:rPr>
                    <w:bCs w:val="0"/>
                    <w:color w:val="000000"/>
                    <w:sz w:val="21"/>
                    <w:szCs w:val="21"/>
                  </w:rPr>
                </w:rPrChange>
              </w:rPr>
              <w:t xml:space="preserve">     </w:t>
            </w:r>
          </w:p>
        </w:tc>
      </w:tr>
      <w:tr w:rsidR="00352AB8" w14:paraId="1E1D760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79A0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77" w:author="Codex" w:date="2026-10-05T16:32:41.313017+00:00">
                  <w:rPr>
                    <w:bCs w:val="0"/>
                    <w:color w:val="000000"/>
                    <w:sz w:val="21"/>
                    <w:szCs w:val="21"/>
                  </w:rPr>
                </w:rPrChange>
              </w:rPr>
              <w:pPrChange w:id="21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4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49"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705AA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8" w:author="Codex" w:date="2026-10-05T16:32:41.313017+00:00">
                  <w:rPr>
                    <w:bCs w:val="0"/>
                    <w:color w:val="000000"/>
                    <w:sz w:val="21"/>
                    <w:szCs w:val="21"/>
                  </w:rPr>
                </w:rPrChange>
              </w:rPr>
              <w:pPrChange w:id="21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2" w:author="Codex" w:date="2026-10-05T16:32:41.313017+00:00">
                  <w:rPr>
                    <w:bCs w:val="0"/>
                    <w:color w:val="000000"/>
                    <w:sz w:val="21"/>
                    <w:szCs w:val="21"/>
                  </w:rPr>
                </w:rPrChange>
              </w:rPr>
              <w:t xml:space="preserve"> 6742 (51.50%)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5C0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9" w:author="Codex" w:date="2026-10-05T16:32:41.313017+00:00">
                  <w:rPr>
                    <w:bCs w:val="0"/>
                    <w:color w:val="000000"/>
                    <w:sz w:val="21"/>
                    <w:szCs w:val="21"/>
                  </w:rPr>
                </w:rPrChange>
              </w:rPr>
              <w:pPrChange w:id="21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5" w:author="Codex" w:date="2026-10-05T16:32:41.313017+00:00">
                  <w:rPr>
                    <w:bCs w:val="0"/>
                    <w:color w:val="000000"/>
                    <w:sz w:val="21"/>
                    <w:szCs w:val="21"/>
                  </w:rPr>
                </w:rPrChange>
              </w:rPr>
              <w:t xml:space="preserve"> 3465 (49.73%)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589A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0" w:author="Codex" w:date="2026-10-05T16:32:41.313017+00:00">
                  <w:rPr>
                    <w:bCs w:val="0"/>
                    <w:color w:val="000000"/>
                    <w:sz w:val="21"/>
                    <w:szCs w:val="21"/>
                  </w:rPr>
                </w:rPrChange>
              </w:rPr>
              <w:pPrChange w:id="21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8" w:author="Codex" w:date="2026-10-05T16:32:41.313017+00:00">
                  <w:rPr>
                    <w:bCs w:val="0"/>
                    <w:color w:val="000000"/>
                    <w:sz w:val="21"/>
                    <w:szCs w:val="21"/>
                  </w:rPr>
                </w:rPrChange>
              </w:rPr>
              <w:t xml:space="preserve"> 3277 (53.51%)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28AC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1" w:author="Codex" w:date="2026-10-05T16:32:41.313017+00:00">
                  <w:rPr>
                    <w:bCs w:val="0"/>
                    <w:color w:val="000000"/>
                    <w:sz w:val="21"/>
                    <w:szCs w:val="21"/>
                  </w:rPr>
                </w:rPrChange>
              </w:rPr>
              <w:pPrChange w:id="21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790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2" w:author="Codex" w:date="2026-10-05T16:32:41.313017+00:00">
                  <w:rPr>
                    <w:bCs w:val="0"/>
                    <w:color w:val="000000"/>
                    <w:sz w:val="21"/>
                    <w:szCs w:val="21"/>
                  </w:rPr>
                </w:rPrChange>
              </w:rPr>
              <w:pPrChange w:id="21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64" w:author="Codex" w:date="2026-10-05T16:32:41.313017+00:00">
                  <w:rPr>
                    <w:bCs w:val="0"/>
                    <w:color w:val="000000"/>
                    <w:sz w:val="21"/>
                    <w:szCs w:val="21"/>
                  </w:rPr>
                </w:rPrChange>
              </w:rPr>
              <w:t xml:space="preserve">     </w:t>
            </w:r>
          </w:p>
        </w:tc>
      </w:tr>
      <w:tr w:rsidR="00352AB8" w14:paraId="6C0B882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469714" w14:textId="4D4998A0"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83" w:author="Codex" w:date="2026-10-05T16:32:41.313017+00:00">
                  <w:rPr>
                    <w:bCs w:val="0"/>
                    <w:color w:val="000000"/>
                    <w:sz w:val="21"/>
                    <w:szCs w:val="21"/>
                  </w:rPr>
                </w:rPrChange>
              </w:rPr>
              <w:pPrChange w:id="21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6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68" w:author="Codex" w:date="2026-10-05T16:32:41.313017+00:00">
                  <w:rPr>
                    <w:bCs w:val="0"/>
                    <w:color w:val="000000"/>
                    <w:sz w:val="21"/>
                    <w:szCs w:val="21"/>
                  </w:rPr>
                </w:rPrChange>
              </w:rPr>
              <w:t>上升（恶化）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1EC9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4" w:author="Codex" w:date="2026-10-05T16:32:41.313017+00:00">
                  <w:rPr>
                    <w:bCs w:val="0"/>
                    <w:color w:val="000000"/>
                    <w:sz w:val="21"/>
                    <w:szCs w:val="21"/>
                  </w:rPr>
                </w:rPrChange>
              </w:rPr>
              <w:pPrChange w:id="21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1" w:author="Codex" w:date="2026-10-05T16:32:41.313017+00:00">
                  <w:rPr>
                    <w:bCs w:val="0"/>
                    <w:color w:val="000000"/>
                    <w:sz w:val="21"/>
                    <w:szCs w:val="21"/>
                  </w:rPr>
                </w:rPrChange>
              </w:rPr>
              <w:t xml:space="preserve"> 3064 (23.41%)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293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5" w:author="Codex" w:date="2026-10-05T16:32:41.313017+00:00">
                  <w:rPr>
                    <w:bCs w:val="0"/>
                    <w:color w:val="000000"/>
                    <w:sz w:val="21"/>
                    <w:szCs w:val="21"/>
                  </w:rPr>
                </w:rPrChange>
              </w:rPr>
              <w:pPrChange w:id="21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4" w:author="Codex" w:date="2026-10-05T16:32:41.313017+00:00">
                  <w:rPr>
                    <w:bCs w:val="0"/>
                    <w:color w:val="000000"/>
                    <w:sz w:val="21"/>
                    <w:szCs w:val="21"/>
                  </w:rPr>
                </w:rPrChange>
              </w:rPr>
              <w:t xml:space="preserve"> 1658 (23.80%)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FD9B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6" w:author="Codex" w:date="2026-10-05T16:32:41.313017+00:00">
                  <w:rPr>
                    <w:bCs w:val="0"/>
                    <w:color w:val="000000"/>
                    <w:sz w:val="21"/>
                    <w:szCs w:val="21"/>
                  </w:rPr>
                </w:rPrChange>
              </w:rPr>
              <w:pPrChange w:id="21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7" w:author="Codex" w:date="2026-10-05T16:32:41.313017+00:00">
                  <w:rPr>
                    <w:bCs w:val="0"/>
                    <w:color w:val="000000"/>
                    <w:sz w:val="21"/>
                    <w:szCs w:val="21"/>
                  </w:rPr>
                </w:rPrChange>
              </w:rPr>
              <w:t xml:space="preserve"> 1406 (22.96%)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4AC2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7" w:author="Codex" w:date="2026-10-05T16:32:41.313017+00:00">
                  <w:rPr>
                    <w:bCs w:val="0"/>
                    <w:color w:val="000000"/>
                    <w:sz w:val="21"/>
                    <w:szCs w:val="21"/>
                  </w:rPr>
                </w:rPrChange>
              </w:rPr>
              <w:pPrChange w:id="21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8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0DA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8" w:author="Codex" w:date="2026-10-05T16:32:41.313017+00:00">
                  <w:rPr>
                    <w:bCs w:val="0"/>
                    <w:color w:val="000000"/>
                    <w:sz w:val="21"/>
                    <w:szCs w:val="21"/>
                  </w:rPr>
                </w:rPrChange>
              </w:rPr>
              <w:pPrChange w:id="21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83" w:author="Codex" w:date="2026-10-05T16:32:41.313017+00:00">
                  <w:rPr>
                    <w:bCs w:val="0"/>
                    <w:color w:val="000000"/>
                    <w:sz w:val="21"/>
                    <w:szCs w:val="21"/>
                  </w:rPr>
                </w:rPrChange>
              </w:rPr>
              <w:t xml:space="preserve">     </w:t>
            </w:r>
          </w:p>
        </w:tc>
      </w:tr>
      <w:tr w:rsidR="00352AB8" w14:paraId="7DAB742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7312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89" w:author="Codex" w:date="2026-10-05T16:32:41.313017+00:00">
                  <w:rPr>
                    <w:bCs w:val="0"/>
                    <w:color w:val="000000"/>
                    <w:sz w:val="21"/>
                    <w:szCs w:val="21"/>
                  </w:rPr>
                </w:rPrChange>
              </w:rPr>
              <w:pPrChange w:id="218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8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87" w:author="Codex" w:date="2026-10-05T16:32:41.313017+00:00">
                  <w:rPr>
                    <w:bCs w:val="0"/>
                    <w:color w:val="000000"/>
                    <w:sz w:val="21"/>
                    <w:szCs w:val="21"/>
                  </w:rPr>
                </w:rPrChange>
              </w:rPr>
              <w:t>与父母同住</w:t>
            </w:r>
            <w:r>
              <w:rPr>
                <w:rFonts w:ascii="Times New Roman" w:hAnsi="Times New Roman" w:cs="Times New Roman" w:eastAsia="SimSun"/>
                <w:b w:val="0"/>
                <w:bCs w:val="0"/>
                <w:color w:val="000000"/>
                <w:sz w:val="21"/>
                <w:szCs w:val="21"/>
                <w:rPrChange w:id="2188"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189"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190"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8E41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0" w:author="Codex" w:date="2026-10-05T16:32:41.313017+00:00">
                  <w:rPr>
                    <w:bCs w:val="0"/>
                    <w:color w:val="000000"/>
                    <w:sz w:val="21"/>
                    <w:szCs w:val="21"/>
                  </w:rPr>
                </w:rPrChange>
              </w:rPr>
              <w:pPrChange w:id="219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836C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1" w:author="Codex" w:date="2026-10-05T16:32:41.313017+00:00">
                  <w:rPr>
                    <w:bCs w:val="0"/>
                    <w:color w:val="000000"/>
                    <w:sz w:val="21"/>
                    <w:szCs w:val="21"/>
                  </w:rPr>
                </w:rPrChange>
              </w:rPr>
              <w:pPrChange w:id="219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E63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2" w:author="Codex" w:date="2026-10-05T16:32:41.313017+00:00">
                  <w:rPr>
                    <w:bCs w:val="0"/>
                    <w:color w:val="000000"/>
                    <w:sz w:val="21"/>
                    <w:szCs w:val="21"/>
                  </w:rPr>
                </w:rPrChange>
              </w:rPr>
              <w:pPrChange w:id="219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E77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3" w:author="Codex" w:date="2026-10-05T16:32:41.313017+00:00">
                  <w:rPr>
                    <w:bCs w:val="0"/>
                    <w:color w:val="000000"/>
                    <w:sz w:val="21"/>
                    <w:szCs w:val="21"/>
                  </w:rPr>
                </w:rPrChange>
              </w:rPr>
              <w:pPrChange w:id="220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02" w:author="Codex" w:date="2026-10-05T16:32:41.313017+00:00">
                  <w:rPr>
                    <w:bCs w:val="0"/>
                    <w:color w:val="000000"/>
                    <w:sz w:val="21"/>
                    <w:szCs w:val="21"/>
                  </w:rPr>
                </w:rPrChange>
              </w:rPr>
              <w:t xml:space="preserve"> 0.009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ED10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4" w:author="Codex" w:date="2026-10-05T16:32:41.313017+00:00">
                  <w:rPr>
                    <w:bCs w:val="0"/>
                    <w:color w:val="000000"/>
                    <w:sz w:val="21"/>
                    <w:szCs w:val="21"/>
                  </w:rPr>
                </w:rPrChange>
              </w:rPr>
              <w:pPrChange w:id="220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05" w:author="Codex" w:date="2026-10-05T16:32:41.313017+00:00">
                  <w:rPr>
                    <w:bCs w:val="0"/>
                    <w:color w:val="000000"/>
                    <w:sz w:val="21"/>
                    <w:szCs w:val="21"/>
                  </w:rPr>
                </w:rPrChange>
              </w:rPr>
              <w:t>13092</w:t>
            </w:r>
          </w:p>
        </w:tc>
      </w:tr>
      <w:tr w:rsidR="00352AB8" w14:paraId="2A7512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594B0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95" w:author="Codex" w:date="2026-10-05T16:32:41.313017+00:00">
                  <w:rPr>
                    <w:bCs w:val="0"/>
                    <w:color w:val="000000"/>
                    <w:sz w:val="21"/>
                    <w:szCs w:val="21"/>
                  </w:rPr>
                </w:rPrChange>
              </w:rPr>
              <w:pPrChange w:id="22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0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09"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32A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6" w:author="Codex" w:date="2026-10-05T16:32:41.313017+00:00">
                  <w:rPr>
                    <w:bCs w:val="0"/>
                    <w:color w:val="000000"/>
                    <w:sz w:val="21"/>
                    <w:szCs w:val="21"/>
                  </w:rPr>
                </w:rPrChange>
              </w:rPr>
              <w:pPrChange w:id="22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2" w:author="Codex" w:date="2026-10-05T16:32:41.313017+00:00">
                  <w:rPr>
                    <w:bCs w:val="0"/>
                    <w:color w:val="000000"/>
                    <w:sz w:val="21"/>
                    <w:szCs w:val="21"/>
                  </w:rPr>
                </w:rPrChange>
              </w:rPr>
              <w:t xml:space="preserve">12617 (96.37%)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CF9C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7" w:author="Codex" w:date="2026-10-05T16:32:41.313017+00:00">
                  <w:rPr>
                    <w:bCs w:val="0"/>
                    <w:color w:val="000000"/>
                    <w:sz w:val="21"/>
                    <w:szCs w:val="21"/>
                  </w:rPr>
                </w:rPrChange>
              </w:rPr>
              <w:pPrChange w:id="22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5" w:author="Codex" w:date="2026-10-05T16:32:41.313017+00:00">
                  <w:rPr>
                    <w:bCs w:val="0"/>
                    <w:color w:val="000000"/>
                    <w:sz w:val="21"/>
                    <w:szCs w:val="21"/>
                  </w:rPr>
                </w:rPrChange>
              </w:rPr>
              <w:t xml:space="preserve"> 6687 (95.97%)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A611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8" w:author="Codex" w:date="2026-10-05T16:32:41.313017+00:00">
                  <w:rPr>
                    <w:bCs w:val="0"/>
                    <w:color w:val="000000"/>
                    <w:sz w:val="21"/>
                    <w:szCs w:val="21"/>
                  </w:rPr>
                </w:rPrChange>
              </w:rPr>
              <w:pPrChange w:id="22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8" w:author="Codex" w:date="2026-10-05T16:32:41.313017+00:00">
                  <w:rPr>
                    <w:bCs w:val="0"/>
                    <w:color w:val="000000"/>
                    <w:sz w:val="21"/>
                    <w:szCs w:val="21"/>
                  </w:rPr>
                </w:rPrChange>
              </w:rPr>
              <w:t xml:space="preserve"> 5930 (96.83%)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FD48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9" w:author="Codex" w:date="2026-10-05T16:32:41.313017+00:00">
                  <w:rPr>
                    <w:bCs w:val="0"/>
                    <w:color w:val="000000"/>
                    <w:sz w:val="21"/>
                    <w:szCs w:val="21"/>
                  </w:rPr>
                </w:rPrChange>
              </w:rPr>
              <w:pPrChange w:id="22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2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CBED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0" w:author="Codex" w:date="2026-10-05T16:32:41.313017+00:00">
                  <w:rPr>
                    <w:bCs w:val="0"/>
                    <w:color w:val="000000"/>
                    <w:sz w:val="21"/>
                    <w:szCs w:val="21"/>
                  </w:rPr>
                </w:rPrChange>
              </w:rPr>
              <w:pPrChange w:id="22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24" w:author="Codex" w:date="2026-10-05T16:32:41.313017+00:00">
                  <w:rPr>
                    <w:bCs w:val="0"/>
                    <w:color w:val="000000"/>
                    <w:sz w:val="21"/>
                    <w:szCs w:val="21"/>
                  </w:rPr>
                </w:rPrChange>
              </w:rPr>
              <w:t xml:space="preserve">     </w:t>
            </w:r>
          </w:p>
        </w:tc>
      </w:tr>
      <w:tr w:rsidR="00352AB8" w14:paraId="0F56A738"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85FB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1" w:author="Codex" w:date="2026-10-05T16:32:41.313017+00:00">
                  <w:rPr>
                    <w:bCs w:val="0"/>
                    <w:color w:val="000000"/>
                    <w:sz w:val="21"/>
                    <w:szCs w:val="21"/>
                  </w:rPr>
                </w:rPrChange>
              </w:rPr>
              <w:pPrChange w:id="22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2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28" w:author="Codex" w:date="2026-10-05T16:32:41.313017+00:00">
                  <w:rPr>
                    <w:bCs w:val="0"/>
                    <w:color w:val="000000"/>
                    <w:sz w:val="21"/>
                    <w:szCs w:val="21"/>
                  </w:rPr>
                </w:rPrChange>
              </w:rPr>
              <w:t>变为不同住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53EB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2" w:author="Codex" w:date="2026-10-05T16:32:41.313017+00:00">
                  <w:rPr>
                    <w:bCs w:val="0"/>
                    <w:color w:val="000000"/>
                    <w:sz w:val="21"/>
                    <w:szCs w:val="21"/>
                  </w:rPr>
                </w:rPrChange>
              </w:rPr>
              <w:pPrChange w:id="22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1" w:author="Codex" w:date="2026-10-05T16:32:41.313017+00:00">
                  <w:rPr>
                    <w:bCs w:val="0"/>
                    <w:color w:val="000000"/>
                    <w:sz w:val="21"/>
                    <w:szCs w:val="21"/>
                  </w:rPr>
                </w:rPrChange>
              </w:rPr>
              <w:t xml:space="preserve">  475 (3.63%)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8975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3" w:author="Codex" w:date="2026-10-05T16:32:41.313017+00:00">
                  <w:rPr>
                    <w:bCs w:val="0"/>
                    <w:color w:val="000000"/>
                    <w:sz w:val="21"/>
                    <w:szCs w:val="21"/>
                  </w:rPr>
                </w:rPrChange>
              </w:rPr>
              <w:pPrChange w:id="22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4" w:author="Codex" w:date="2026-10-05T16:32:41.313017+00:00">
                  <w:rPr>
                    <w:bCs w:val="0"/>
                    <w:color w:val="000000"/>
                    <w:sz w:val="21"/>
                    <w:szCs w:val="21"/>
                  </w:rPr>
                </w:rPrChange>
              </w:rPr>
              <w:t xml:space="preserve">  281 (4.03%)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5D72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4" w:author="Codex" w:date="2026-10-05T16:32:41.313017+00:00">
                  <w:rPr>
                    <w:bCs w:val="0"/>
                    <w:color w:val="000000"/>
                    <w:sz w:val="21"/>
                    <w:szCs w:val="21"/>
                  </w:rPr>
                </w:rPrChange>
              </w:rPr>
              <w:pPrChange w:id="22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7" w:author="Codex" w:date="2026-10-05T16:32:41.313017+00:00">
                  <w:rPr>
                    <w:bCs w:val="0"/>
                    <w:color w:val="000000"/>
                    <w:sz w:val="21"/>
                    <w:szCs w:val="21"/>
                  </w:rPr>
                </w:rPrChange>
              </w:rPr>
              <w:t xml:space="preserve">  194 (3.17%)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F145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5" w:author="Codex" w:date="2026-10-05T16:32:41.313017+00:00">
                  <w:rPr>
                    <w:bCs w:val="0"/>
                    <w:color w:val="000000"/>
                    <w:sz w:val="21"/>
                    <w:szCs w:val="21"/>
                  </w:rPr>
                </w:rPrChange>
              </w:rPr>
              <w:pPrChange w:id="22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4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160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6" w:author="Codex" w:date="2026-10-05T16:32:41.313017+00:00">
                  <w:rPr>
                    <w:bCs w:val="0"/>
                    <w:color w:val="000000"/>
                    <w:sz w:val="21"/>
                    <w:szCs w:val="21"/>
                  </w:rPr>
                </w:rPrChange>
              </w:rPr>
              <w:pPrChange w:id="22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43" w:author="Codex" w:date="2026-10-05T16:32:41.313017+00:00">
                  <w:rPr>
                    <w:bCs w:val="0"/>
                    <w:color w:val="000000"/>
                    <w:sz w:val="21"/>
                    <w:szCs w:val="21"/>
                  </w:rPr>
                </w:rPrChange>
              </w:rPr>
              <w:t xml:space="preserve">     </w:t>
            </w:r>
          </w:p>
        </w:tc>
      </w:tr>
      <w:tr w:rsidR="00352AB8" w14:paraId="318818F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4"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0A59C9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7" w:author="Codex" w:date="2026-10-05T16:32:41.313017+00:00">
                  <w:rPr>
                    <w:bCs w:val="0"/>
                    <w:color w:val="000000"/>
                    <w:sz w:val="21"/>
                    <w:szCs w:val="21"/>
                  </w:rPr>
                </w:rPrChange>
              </w:rPr>
              <w:pPrChange w:id="22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46" w:author="Codex" w:date="2026-10-05T16:32:41.313017+00:00">
                  <w:rPr>
                    <w:bCs w:val="0"/>
                    <w:color w:val="000000"/>
                    <w:sz w:val="21"/>
                    <w:szCs w:val="21"/>
                  </w:rPr>
                </w:rPrChange>
              </w:rPr>
              <w:t>父母特征</w:t>
            </w:r>
          </w:p>
        </w:tc>
      </w:tr>
      <w:tr w:rsidR="00352AB8" w14:paraId="6CB9C74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32B6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8" w:author="Codex" w:date="2026-10-05T16:32:41.313017+00:00">
                  <w:rPr>
                    <w:bCs w:val="0"/>
                    <w:color w:val="000000"/>
                    <w:sz w:val="21"/>
                    <w:szCs w:val="21"/>
                  </w:rPr>
                </w:rPrChange>
              </w:rPr>
              <w:pPrChange w:id="22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4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50" w:author="Codex" w:date="2026-10-05T16:32:41.313017+00:00">
                  <w:rPr>
                    <w:bCs w:val="0"/>
                    <w:color w:val="000000"/>
                    <w:sz w:val="21"/>
                    <w:szCs w:val="21"/>
                  </w:rPr>
                </w:rPrChange>
              </w:rPr>
              <w:t>父母性别</w:t>
            </w:r>
            <w:r>
              <w:rPr>
                <w:rFonts w:ascii="Times New Roman" w:hAnsi="Times New Roman" w:cs="Times New Roman" w:eastAsia="SimSun"/>
                <w:b w:val="0"/>
                <w:bCs w:val="0"/>
                <w:color w:val="000000"/>
                <w:sz w:val="21"/>
                <w:szCs w:val="21"/>
                <w:rPrChange w:id="2251"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D8EBA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9" w:author="Codex" w:date="2026-10-05T16:32:41.313017+00:00">
                  <w:rPr>
                    <w:bCs w:val="0"/>
                    <w:color w:val="000000"/>
                    <w:sz w:val="21"/>
                    <w:szCs w:val="21"/>
                  </w:rPr>
                </w:rPrChange>
              </w:rPr>
              <w:pPrChange w:id="225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A65C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0" w:author="Codex" w:date="2026-10-05T16:32:41.313017+00:00">
                  <w:rPr>
                    <w:bCs w:val="0"/>
                    <w:color w:val="000000"/>
                    <w:sz w:val="21"/>
                    <w:szCs w:val="21"/>
                  </w:rPr>
                </w:rPrChange>
              </w:rPr>
              <w:pPrChange w:id="225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5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37C0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1" w:author="Codex" w:date="2026-10-05T16:32:41.313017+00:00">
                  <w:rPr>
                    <w:bCs w:val="0"/>
                    <w:color w:val="000000"/>
                    <w:sz w:val="21"/>
                    <w:szCs w:val="21"/>
                  </w:rPr>
                </w:rPrChange>
              </w:rPr>
              <w:pPrChange w:id="225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DF7B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2" w:author="Codex" w:date="2026-10-05T16:32:41.313017+00:00">
                  <w:rPr>
                    <w:bCs w:val="0"/>
                    <w:color w:val="000000"/>
                    <w:sz w:val="21"/>
                    <w:szCs w:val="21"/>
                  </w:rPr>
                </w:rPrChange>
              </w:rPr>
              <w:pPrChange w:id="226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3" w:author="Codex" w:date="2026-10-05T16:32:41.313017+00:00">
                  <w:rPr>
                    <w:bCs w:val="0"/>
                    <w:color w:val="000000"/>
                    <w:sz w:val="21"/>
                    <w:szCs w:val="21"/>
                  </w:rPr>
                </w:rPrChange>
              </w:rPr>
              <w:t xml:space="preserve"> 0.510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DA061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3" w:author="Codex" w:date="2026-10-05T16:32:41.313017+00:00">
                  <w:rPr>
                    <w:bCs w:val="0"/>
                    <w:color w:val="000000"/>
                    <w:sz w:val="21"/>
                    <w:szCs w:val="21"/>
                  </w:rPr>
                </w:rPrChange>
              </w:rPr>
              <w:pPrChange w:id="226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6" w:author="Codex" w:date="2026-10-05T16:32:41.313017+00:00">
                  <w:rPr>
                    <w:bCs w:val="0"/>
                    <w:color w:val="000000"/>
                    <w:sz w:val="21"/>
                    <w:szCs w:val="21"/>
                  </w:rPr>
                </w:rPrChange>
              </w:rPr>
              <w:t>13092</w:t>
            </w:r>
          </w:p>
        </w:tc>
      </w:tr>
      <w:tr w:rsidR="00352AB8" w14:paraId="7F1A90F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200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14" w:author="Codex" w:date="2026-10-05T16:32:41.313017+00:00">
                  <w:rPr>
                    <w:bCs w:val="0"/>
                    <w:color w:val="000000"/>
                    <w:sz w:val="21"/>
                    <w:szCs w:val="21"/>
                  </w:rPr>
                </w:rPrChange>
              </w:rPr>
              <w:pPrChange w:id="22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6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70" w:author="Codex" w:date="2026-10-05T16:32:41.313017+00:00">
                  <w:rPr>
                    <w:bCs w:val="0"/>
                    <w:color w:val="000000"/>
                    <w:sz w:val="21"/>
                    <w:szCs w:val="21"/>
                  </w:rPr>
                </w:rPrChange>
              </w:rPr>
              <w:t>女性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1E16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5" w:author="Codex" w:date="2026-10-05T16:32:41.313017+00:00">
                  <w:rPr>
                    <w:bCs w:val="0"/>
                    <w:color w:val="000000"/>
                    <w:sz w:val="21"/>
                    <w:szCs w:val="21"/>
                  </w:rPr>
                </w:rPrChange>
              </w:rPr>
              <w:pPrChange w:id="22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3" w:author="Codex" w:date="2026-10-05T16:32:41.313017+00:00">
                  <w:rPr>
                    <w:bCs w:val="0"/>
                    <w:color w:val="000000"/>
                    <w:sz w:val="21"/>
                    <w:szCs w:val="21"/>
                  </w:rPr>
                </w:rPrChange>
              </w:rPr>
              <w:t xml:space="preserve"> 7301 (55.77%)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549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6" w:author="Codex" w:date="2026-10-05T16:32:41.313017+00:00">
                  <w:rPr>
                    <w:bCs w:val="0"/>
                    <w:color w:val="000000"/>
                    <w:sz w:val="21"/>
                    <w:szCs w:val="21"/>
                  </w:rPr>
                </w:rPrChange>
              </w:rPr>
              <w:pPrChange w:id="22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6" w:author="Codex" w:date="2026-10-05T16:32:41.313017+00:00">
                  <w:rPr>
                    <w:bCs w:val="0"/>
                    <w:color w:val="000000"/>
                    <w:sz w:val="21"/>
                    <w:szCs w:val="21"/>
                  </w:rPr>
                </w:rPrChange>
              </w:rPr>
              <w:t xml:space="preserve"> 3905 (56.04%)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6045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7" w:author="Codex" w:date="2026-10-05T16:32:41.313017+00:00">
                  <w:rPr>
                    <w:bCs w:val="0"/>
                    <w:color w:val="000000"/>
                    <w:sz w:val="21"/>
                    <w:szCs w:val="21"/>
                  </w:rPr>
                </w:rPrChange>
              </w:rPr>
              <w:pPrChange w:id="22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9" w:author="Codex" w:date="2026-10-05T16:32:41.313017+00:00">
                  <w:rPr>
                    <w:bCs w:val="0"/>
                    <w:color w:val="000000"/>
                    <w:sz w:val="21"/>
                    <w:szCs w:val="21"/>
                  </w:rPr>
                </w:rPrChange>
              </w:rPr>
              <w:t xml:space="preserve"> 3396 (55.45%)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4FA9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8" w:author="Codex" w:date="2026-10-05T16:32:41.313017+00:00">
                  <w:rPr>
                    <w:bCs w:val="0"/>
                    <w:color w:val="000000"/>
                    <w:sz w:val="21"/>
                    <w:szCs w:val="21"/>
                  </w:rPr>
                </w:rPrChange>
              </w:rPr>
              <w:pPrChange w:id="22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8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373C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9" w:author="Codex" w:date="2026-10-05T16:32:41.313017+00:00">
                  <w:rPr>
                    <w:bCs w:val="0"/>
                    <w:color w:val="000000"/>
                    <w:sz w:val="21"/>
                    <w:szCs w:val="21"/>
                  </w:rPr>
                </w:rPrChange>
              </w:rPr>
              <w:pPrChange w:id="22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85" w:author="Codex" w:date="2026-10-05T16:32:41.313017+00:00">
                  <w:rPr>
                    <w:bCs w:val="0"/>
                    <w:color w:val="000000"/>
                    <w:sz w:val="21"/>
                    <w:szCs w:val="21"/>
                  </w:rPr>
                </w:rPrChange>
              </w:rPr>
              <w:t xml:space="preserve">     </w:t>
            </w:r>
          </w:p>
        </w:tc>
      </w:tr>
      <w:tr w:rsidR="00352AB8" w14:paraId="705ABF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381F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20" w:author="Codex" w:date="2026-10-05T16:32:41.313017+00:00">
                  <w:rPr>
                    <w:bCs w:val="0"/>
                    <w:color w:val="000000"/>
                    <w:sz w:val="21"/>
                    <w:szCs w:val="21"/>
                  </w:rPr>
                </w:rPrChange>
              </w:rPr>
              <w:pPrChange w:id="22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8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89" w:author="Codex" w:date="2026-10-05T16:32:41.313017+00:00">
                  <w:rPr>
                    <w:bCs w:val="0"/>
                    <w:color w:val="000000"/>
                    <w:sz w:val="21"/>
                    <w:szCs w:val="21"/>
                  </w:rPr>
                </w:rPrChange>
              </w:rPr>
              <w:t>男性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2B03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1" w:author="Codex" w:date="2026-10-05T16:32:41.313017+00:00">
                  <w:rPr>
                    <w:bCs w:val="0"/>
                    <w:color w:val="000000"/>
                    <w:sz w:val="21"/>
                    <w:szCs w:val="21"/>
                  </w:rPr>
                </w:rPrChange>
              </w:rPr>
              <w:pPrChange w:id="22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2" w:author="Codex" w:date="2026-10-05T16:32:41.313017+00:00">
                  <w:rPr>
                    <w:bCs w:val="0"/>
                    <w:color w:val="000000"/>
                    <w:sz w:val="21"/>
                    <w:szCs w:val="21"/>
                  </w:rPr>
                </w:rPrChange>
              </w:rPr>
              <w:t xml:space="preserve"> 5791 (44.23%)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2D6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2" w:author="Codex" w:date="2026-10-05T16:32:41.313017+00:00">
                  <w:rPr>
                    <w:bCs w:val="0"/>
                    <w:color w:val="000000"/>
                    <w:sz w:val="21"/>
                    <w:szCs w:val="21"/>
                  </w:rPr>
                </w:rPrChange>
              </w:rPr>
              <w:pPrChange w:id="22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5" w:author="Codex" w:date="2026-10-05T16:32:41.313017+00:00">
                  <w:rPr>
                    <w:bCs w:val="0"/>
                    <w:color w:val="000000"/>
                    <w:sz w:val="21"/>
                    <w:szCs w:val="21"/>
                  </w:rPr>
                </w:rPrChange>
              </w:rPr>
              <w:t xml:space="preserve"> 3063 (43.96%)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A8DA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3" w:author="Codex" w:date="2026-10-05T16:32:41.313017+00:00">
                  <w:rPr>
                    <w:bCs w:val="0"/>
                    <w:color w:val="000000"/>
                    <w:sz w:val="21"/>
                    <w:szCs w:val="21"/>
                  </w:rPr>
                </w:rPrChange>
              </w:rPr>
              <w:pPrChange w:id="22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8" w:author="Codex" w:date="2026-10-05T16:32:41.313017+00:00">
                  <w:rPr>
                    <w:bCs w:val="0"/>
                    <w:color w:val="000000"/>
                    <w:sz w:val="21"/>
                    <w:szCs w:val="21"/>
                  </w:rPr>
                </w:rPrChange>
              </w:rPr>
              <w:t xml:space="preserve"> 2728 (44.55%)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CD4C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4" w:author="Codex" w:date="2026-10-05T16:32:41.313017+00:00">
                  <w:rPr>
                    <w:bCs w:val="0"/>
                    <w:color w:val="000000"/>
                    <w:sz w:val="21"/>
                    <w:szCs w:val="21"/>
                  </w:rPr>
                </w:rPrChange>
              </w:rPr>
              <w:pPrChange w:id="23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0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F78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5" w:author="Codex" w:date="2026-10-05T16:32:41.313017+00:00">
                  <w:rPr>
                    <w:bCs w:val="0"/>
                    <w:color w:val="000000"/>
                    <w:sz w:val="21"/>
                    <w:szCs w:val="21"/>
                  </w:rPr>
                </w:rPrChange>
              </w:rPr>
              <w:pPrChange w:id="23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04" w:author="Codex" w:date="2026-10-05T16:32:41.313017+00:00">
                  <w:rPr>
                    <w:bCs w:val="0"/>
                    <w:color w:val="000000"/>
                    <w:sz w:val="21"/>
                    <w:szCs w:val="21"/>
                  </w:rPr>
                </w:rPrChange>
              </w:rPr>
              <w:t xml:space="preserve">     </w:t>
            </w:r>
          </w:p>
        </w:tc>
      </w:tr>
      <w:tr w:rsidR="00352AB8" w14:paraId="006B827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675B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26" w:author="Codex" w:date="2026-10-05T16:32:41.313017+00:00">
                  <w:rPr>
                    <w:bCs w:val="0"/>
                    <w:color w:val="000000"/>
                    <w:sz w:val="21"/>
                    <w:szCs w:val="21"/>
                  </w:rPr>
                </w:rPrChange>
              </w:rPr>
              <w:pPrChange w:id="23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0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08" w:author="Codex" w:date="2026-10-05T16:32:41.313017+00:00">
                  <w:rPr>
                    <w:bCs w:val="0"/>
                    <w:color w:val="000000"/>
                    <w:sz w:val="21"/>
                    <w:szCs w:val="21"/>
                  </w:rPr>
                </w:rPrChange>
              </w:rPr>
              <w:t>父母年龄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2C58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7" w:author="Codex" w:date="2026-10-05T16:32:41.313017+00:00">
                  <w:rPr>
                    <w:bCs w:val="0"/>
                    <w:color w:val="000000"/>
                    <w:sz w:val="21"/>
                    <w:szCs w:val="21"/>
                  </w:rPr>
                </w:rPrChange>
              </w:rPr>
              <w:pPrChange w:id="23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1" w:author="Codex" w:date="2026-10-05T16:32:41.313017+00:00">
                  <w:rPr>
                    <w:bCs w:val="0"/>
                    <w:color w:val="000000"/>
                    <w:sz w:val="21"/>
                    <w:szCs w:val="21"/>
                  </w:rPr>
                </w:rPrChange>
              </w:rPr>
              <w:t xml:space="preserve">66.818 (9.866)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44F9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8" w:author="Codex" w:date="2026-10-05T16:32:41.313017+00:00">
                  <w:rPr>
                    <w:bCs w:val="0"/>
                    <w:color w:val="000000"/>
                    <w:sz w:val="21"/>
                    <w:szCs w:val="21"/>
                  </w:rPr>
                </w:rPrChange>
              </w:rPr>
              <w:pPrChange w:id="23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4" w:author="Codex" w:date="2026-10-05T16:32:41.313017+00:00">
                  <w:rPr>
                    <w:bCs w:val="0"/>
                    <w:color w:val="000000"/>
                    <w:sz w:val="21"/>
                    <w:szCs w:val="21"/>
                  </w:rPr>
                </w:rPrChange>
              </w:rPr>
              <w:t xml:space="preserve">66.709 (9.997)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315B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9" w:author="Codex" w:date="2026-10-05T16:32:41.313017+00:00">
                  <w:rPr>
                    <w:bCs w:val="0"/>
                    <w:color w:val="000000"/>
                    <w:sz w:val="21"/>
                    <w:szCs w:val="21"/>
                  </w:rPr>
                </w:rPrChange>
              </w:rPr>
              <w:pPrChange w:id="23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7" w:author="Codex" w:date="2026-10-05T16:32:41.313017+00:00">
                  <w:rPr>
                    <w:bCs w:val="0"/>
                    <w:color w:val="000000"/>
                    <w:sz w:val="21"/>
                    <w:szCs w:val="21"/>
                  </w:rPr>
                </w:rPrChange>
              </w:rPr>
              <w:t xml:space="preserve">66.942 (9.715)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8F8E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0" w:author="Codex" w:date="2026-10-05T16:32:41.313017+00:00">
                  <w:rPr>
                    <w:bCs w:val="0"/>
                    <w:color w:val="000000"/>
                    <w:sz w:val="21"/>
                    <w:szCs w:val="21"/>
                  </w:rPr>
                </w:rPrChange>
              </w:rPr>
              <w:pPrChange w:id="23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20" w:author="Codex" w:date="2026-10-05T16:32:41.313017+00:00">
                  <w:rPr>
                    <w:bCs w:val="0"/>
                    <w:color w:val="000000"/>
                    <w:sz w:val="21"/>
                    <w:szCs w:val="21"/>
                  </w:rPr>
                </w:rPrChange>
              </w:rPr>
              <w:t xml:space="preserve"> 0.180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6122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1" w:author="Codex" w:date="2026-10-05T16:32:41.313017+00:00">
                  <w:rPr>
                    <w:bCs w:val="0"/>
                    <w:color w:val="000000"/>
                    <w:sz w:val="21"/>
                    <w:szCs w:val="21"/>
                  </w:rPr>
                </w:rPrChange>
              </w:rPr>
              <w:pPrChange w:id="232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23" w:author="Codex" w:date="2026-10-05T16:32:41.313017+00:00">
                  <w:rPr>
                    <w:bCs w:val="0"/>
                    <w:color w:val="000000"/>
                    <w:sz w:val="21"/>
                    <w:szCs w:val="21"/>
                  </w:rPr>
                </w:rPrChange>
              </w:rPr>
              <w:t>12948</w:t>
            </w:r>
          </w:p>
        </w:tc>
      </w:tr>
      <w:tr w:rsidR="00352AB8" w14:paraId="38BF1C4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79A0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32" w:author="Codex" w:date="2026-10-05T16:32:41.313017+00:00">
                  <w:rPr>
                    <w:bCs w:val="0"/>
                    <w:color w:val="000000"/>
                    <w:sz w:val="21"/>
                    <w:szCs w:val="21"/>
                  </w:rPr>
                </w:rPrChange>
              </w:rPr>
              <w:pPrChange w:id="23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27" w:author="Codex" w:date="2026-10-05T16:32:41.313017+00:00">
                  <w:rPr>
                    <w:bCs w:val="0"/>
                    <w:color w:val="000000"/>
                    <w:sz w:val="21"/>
                    <w:szCs w:val="21"/>
                  </w:rPr>
                </w:rPrChange>
              </w:rPr>
              <w:t>父母教育</w:t>
            </w:r>
            <w:r>
              <w:rPr>
                <w:rFonts w:ascii="Times New Roman" w:hAnsi="Times New Roman" w:cs="Times New Roman" w:eastAsia="SimSun"/>
                <w:b w:val="0"/>
                <w:bCs w:val="0"/>
                <w:color w:val="000000"/>
                <w:sz w:val="21"/>
                <w:szCs w:val="21"/>
                <w:rPrChange w:id="232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092C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3" w:author="Codex" w:date="2026-10-05T16:32:41.313017+00:00">
                  <w:rPr>
                    <w:bCs w:val="0"/>
                    <w:color w:val="000000"/>
                    <w:sz w:val="21"/>
                    <w:szCs w:val="21"/>
                  </w:rPr>
                </w:rPrChange>
              </w:rPr>
              <w:pPrChange w:id="23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0BA20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4" w:author="Codex" w:date="2026-10-05T16:32:41.313017+00:00">
                  <w:rPr>
                    <w:bCs w:val="0"/>
                    <w:color w:val="000000"/>
                    <w:sz w:val="21"/>
                    <w:szCs w:val="21"/>
                  </w:rPr>
                </w:rPrChange>
              </w:rPr>
              <w:pPrChange w:id="23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53F52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5" w:author="Codex" w:date="2026-10-05T16:32:41.313017+00:00">
                  <w:rPr>
                    <w:bCs w:val="0"/>
                    <w:color w:val="000000"/>
                    <w:sz w:val="21"/>
                    <w:szCs w:val="21"/>
                  </w:rPr>
                </w:rPrChange>
              </w:rPr>
              <w:pPrChange w:id="23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EFE6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6" w:author="Codex" w:date="2026-10-05T16:32:41.313017+00:00">
                  <w:rPr>
                    <w:bCs w:val="0"/>
                    <w:color w:val="000000"/>
                    <w:sz w:val="21"/>
                    <w:szCs w:val="21"/>
                  </w:rPr>
                </w:rPrChange>
              </w:rPr>
              <w:pPrChange w:id="233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40" w:author="Codex" w:date="2026-10-05T16:32:41.313017+00:00">
                  <w:rPr>
                    <w:bCs w:val="0"/>
                    <w:color w:val="000000"/>
                    <w:sz w:val="21"/>
                    <w:szCs w:val="21"/>
                  </w:rPr>
                </w:rPrChange>
              </w:rPr>
              <w:t xml:space="preserve"> 0.002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602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7" w:author="Codex" w:date="2026-10-05T16:32:41.313017+00:00">
                  <w:rPr>
                    <w:bCs w:val="0"/>
                    <w:color w:val="000000"/>
                    <w:sz w:val="21"/>
                    <w:szCs w:val="21"/>
                  </w:rPr>
                </w:rPrChange>
              </w:rPr>
              <w:pPrChange w:id="234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43" w:author="Codex" w:date="2026-10-05T16:32:41.313017+00:00">
                  <w:rPr>
                    <w:bCs w:val="0"/>
                    <w:color w:val="000000"/>
                    <w:sz w:val="21"/>
                    <w:szCs w:val="21"/>
                  </w:rPr>
                </w:rPrChange>
              </w:rPr>
              <w:t>13061</w:t>
            </w:r>
          </w:p>
        </w:tc>
      </w:tr>
      <w:tr w:rsidR="00352AB8" w14:paraId="2BFEFD5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AC10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38" w:author="Codex" w:date="2026-10-05T16:32:41.313017+00:00">
                  <w:rPr>
                    <w:bCs w:val="0"/>
                    <w:color w:val="000000"/>
                    <w:sz w:val="21"/>
                    <w:szCs w:val="21"/>
                  </w:rPr>
                </w:rPrChange>
              </w:rPr>
              <w:pPrChange w:id="23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4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47" w:author="Codex" w:date="2026-10-05T16:32:41.313017+00:00">
                  <w:rPr>
                    <w:bCs w:val="0"/>
                    <w:color w:val="000000"/>
                    <w:sz w:val="21"/>
                    <w:szCs w:val="21"/>
                  </w:rPr>
                </w:rPrChange>
              </w:rPr>
              <w:t>小学及以下</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0105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9" w:author="Codex" w:date="2026-10-05T16:32:41.313017+00:00">
                  <w:rPr>
                    <w:bCs w:val="0"/>
                    <w:color w:val="000000"/>
                    <w:sz w:val="21"/>
                    <w:szCs w:val="21"/>
                  </w:rPr>
                </w:rPrChange>
              </w:rPr>
              <w:pPrChange w:id="23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0" w:author="Codex" w:date="2026-10-05T16:32:41.313017+00:00">
                  <w:rPr>
                    <w:bCs w:val="0"/>
                    <w:color w:val="000000"/>
                    <w:sz w:val="21"/>
                    <w:szCs w:val="21"/>
                  </w:rPr>
                </w:rPrChange>
              </w:rPr>
              <w:t xml:space="preserve"> 9148 (70.04%)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4AD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0" w:author="Codex" w:date="2026-10-05T16:32:41.313017+00:00">
                  <w:rPr>
                    <w:bCs w:val="0"/>
                    <w:color w:val="000000"/>
                    <w:sz w:val="21"/>
                    <w:szCs w:val="21"/>
                  </w:rPr>
                </w:rPrChange>
              </w:rPr>
              <w:pPrChange w:id="23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3" w:author="Codex" w:date="2026-10-05T16:32:41.313017+00:00">
                  <w:rPr>
                    <w:bCs w:val="0"/>
                    <w:color w:val="000000"/>
                    <w:sz w:val="21"/>
                    <w:szCs w:val="21"/>
                  </w:rPr>
                </w:rPrChange>
              </w:rPr>
              <w:t xml:space="preserve"> 4960 (71.35%)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48B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1" w:author="Codex" w:date="2026-10-05T16:32:41.313017+00:00">
                  <w:rPr>
                    <w:bCs w:val="0"/>
                    <w:color w:val="000000"/>
                    <w:sz w:val="21"/>
                    <w:szCs w:val="21"/>
                  </w:rPr>
                </w:rPrChange>
              </w:rPr>
              <w:pPrChange w:id="23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6" w:author="Codex" w:date="2026-10-05T16:32:41.313017+00:00">
                  <w:rPr>
                    <w:bCs w:val="0"/>
                    <w:color w:val="000000"/>
                    <w:sz w:val="21"/>
                    <w:szCs w:val="21"/>
                  </w:rPr>
                </w:rPrChange>
              </w:rPr>
              <w:t xml:space="preserve"> 4188 (68.55%)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9363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2" w:author="Codex" w:date="2026-10-05T16:32:41.313017+00:00">
                  <w:rPr>
                    <w:bCs w:val="0"/>
                    <w:color w:val="000000"/>
                    <w:sz w:val="21"/>
                    <w:szCs w:val="21"/>
                  </w:rPr>
                </w:rPrChange>
              </w:rPr>
              <w:pPrChange w:id="23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65C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3" w:author="Codex" w:date="2026-10-05T16:32:41.313017+00:00">
                  <w:rPr>
                    <w:bCs w:val="0"/>
                    <w:color w:val="000000"/>
                    <w:sz w:val="21"/>
                    <w:szCs w:val="21"/>
                  </w:rPr>
                </w:rPrChange>
              </w:rPr>
              <w:pPrChange w:id="236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62" w:author="Codex" w:date="2026-10-05T16:32:41.313017+00:00">
                  <w:rPr>
                    <w:bCs w:val="0"/>
                    <w:color w:val="000000"/>
                    <w:sz w:val="21"/>
                    <w:szCs w:val="21"/>
                  </w:rPr>
                </w:rPrChange>
              </w:rPr>
              <w:t xml:space="preserve">     </w:t>
            </w:r>
          </w:p>
        </w:tc>
      </w:tr>
      <w:tr w:rsidR="00352AB8" w14:paraId="185AC54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4A66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44" w:author="Codex" w:date="2026-10-05T16:32:41.313017+00:00">
                  <w:rPr>
                    <w:bCs w:val="0"/>
                    <w:color w:val="000000"/>
                    <w:sz w:val="21"/>
                    <w:szCs w:val="21"/>
                  </w:rPr>
                </w:rPrChange>
              </w:rPr>
              <w:pPrChange w:id="23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6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66" w:author="Codex" w:date="2026-10-05T16:32:41.313017+00:00">
                  <w:rPr>
                    <w:bCs w:val="0"/>
                    <w:color w:val="000000"/>
                    <w:sz w:val="21"/>
                    <w:szCs w:val="21"/>
                  </w:rPr>
                </w:rPrChange>
              </w:rPr>
              <w:t>初中</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5958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5" w:author="Codex" w:date="2026-10-05T16:32:41.313017+00:00">
                  <w:rPr>
                    <w:bCs w:val="0"/>
                    <w:color w:val="000000"/>
                    <w:sz w:val="21"/>
                    <w:szCs w:val="21"/>
                  </w:rPr>
                </w:rPrChange>
              </w:rPr>
              <w:pPrChange w:id="23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69" w:author="Codex" w:date="2026-10-05T16:32:41.313017+00:00">
                  <w:rPr>
                    <w:bCs w:val="0"/>
                    <w:color w:val="000000"/>
                    <w:sz w:val="21"/>
                    <w:szCs w:val="21"/>
                  </w:rPr>
                </w:rPrChange>
              </w:rPr>
              <w:t xml:space="preserve"> 2627 (20.11%)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A6BD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6" w:author="Codex" w:date="2026-10-05T16:32:41.313017+00:00">
                  <w:rPr>
                    <w:bCs w:val="0"/>
                    <w:color w:val="000000"/>
                    <w:sz w:val="21"/>
                    <w:szCs w:val="21"/>
                  </w:rPr>
                </w:rPrChange>
              </w:rPr>
              <w:pPrChange w:id="237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2" w:author="Codex" w:date="2026-10-05T16:32:41.313017+00:00">
                  <w:rPr>
                    <w:bCs w:val="0"/>
                    <w:color w:val="000000"/>
                    <w:sz w:val="21"/>
                    <w:szCs w:val="21"/>
                  </w:rPr>
                </w:rPrChange>
              </w:rPr>
              <w:t xml:space="preserve"> 1345 (19.35%)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B1DB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7" w:author="Codex" w:date="2026-10-05T16:32:41.313017+00:00">
                  <w:rPr>
                    <w:bCs w:val="0"/>
                    <w:color w:val="000000"/>
                    <w:sz w:val="21"/>
                    <w:szCs w:val="21"/>
                  </w:rPr>
                </w:rPrChange>
              </w:rPr>
              <w:pPrChange w:id="237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5" w:author="Codex" w:date="2026-10-05T16:32:41.313017+00:00">
                  <w:rPr>
                    <w:bCs w:val="0"/>
                    <w:color w:val="000000"/>
                    <w:sz w:val="21"/>
                    <w:szCs w:val="21"/>
                  </w:rPr>
                </w:rPrChange>
              </w:rPr>
              <w:t xml:space="preserve"> 1282 (20.99%)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4543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8" w:author="Codex" w:date="2026-10-05T16:32:41.313017+00:00">
                  <w:rPr>
                    <w:bCs w:val="0"/>
                    <w:color w:val="000000"/>
                    <w:sz w:val="21"/>
                    <w:szCs w:val="21"/>
                  </w:rPr>
                </w:rPrChange>
              </w:rPr>
              <w:pPrChange w:id="237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295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9" w:author="Codex" w:date="2026-10-05T16:32:41.313017+00:00">
                  <w:rPr>
                    <w:bCs w:val="0"/>
                    <w:color w:val="000000"/>
                    <w:sz w:val="21"/>
                    <w:szCs w:val="21"/>
                  </w:rPr>
                </w:rPrChange>
              </w:rPr>
              <w:pPrChange w:id="23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81" w:author="Codex" w:date="2026-10-05T16:32:41.313017+00:00">
                  <w:rPr>
                    <w:bCs w:val="0"/>
                    <w:color w:val="000000"/>
                    <w:sz w:val="21"/>
                    <w:szCs w:val="21"/>
                  </w:rPr>
                </w:rPrChange>
              </w:rPr>
              <w:t xml:space="preserve">     </w:t>
            </w:r>
          </w:p>
        </w:tc>
      </w:tr>
      <w:tr w:rsidR="00352AB8" w14:paraId="7C9FC9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D4F65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50" w:author="Codex" w:date="2026-10-05T16:32:41.313017+00:00">
                  <w:rPr>
                    <w:bCs w:val="0"/>
                    <w:color w:val="000000"/>
                    <w:sz w:val="21"/>
                    <w:szCs w:val="21"/>
                  </w:rPr>
                </w:rPrChange>
              </w:rPr>
              <w:pPrChange w:id="23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85" w:author="Codex" w:date="2026-10-05T16:32:41.313017+00:00">
                  <w:rPr>
                    <w:bCs w:val="0"/>
                    <w:color w:val="000000"/>
                    <w:sz w:val="21"/>
                    <w:szCs w:val="21"/>
                  </w:rPr>
                </w:rPrChange>
              </w:rPr>
              <w:t>高中及以上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F798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1" w:author="Codex" w:date="2026-10-05T16:32:41.313017+00:00">
                  <w:rPr>
                    <w:bCs w:val="0"/>
                    <w:color w:val="000000"/>
                    <w:sz w:val="21"/>
                    <w:szCs w:val="21"/>
                  </w:rPr>
                </w:rPrChange>
              </w:rPr>
              <w:pPrChange w:id="23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88" w:author="Codex" w:date="2026-10-05T16:32:41.313017+00:00">
                  <w:rPr>
                    <w:bCs w:val="0"/>
                    <w:color w:val="000000"/>
                    <w:sz w:val="21"/>
                    <w:szCs w:val="21"/>
                  </w:rPr>
                </w:rPrChange>
              </w:rPr>
              <w:t xml:space="preserve"> 1286 (9.85%)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A275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2" w:author="Codex" w:date="2026-10-05T16:32:41.313017+00:00">
                  <w:rPr>
                    <w:bCs w:val="0"/>
                    <w:color w:val="000000"/>
                    <w:sz w:val="21"/>
                    <w:szCs w:val="21"/>
                  </w:rPr>
                </w:rPrChange>
              </w:rPr>
              <w:pPrChange w:id="23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1" w:author="Codex" w:date="2026-10-05T16:32:41.313017+00:00">
                  <w:rPr>
                    <w:bCs w:val="0"/>
                    <w:color w:val="000000"/>
                    <w:sz w:val="21"/>
                    <w:szCs w:val="21"/>
                  </w:rPr>
                </w:rPrChange>
              </w:rPr>
              <w:t xml:space="preserve">  647 (9.31%)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787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3" w:author="Codex" w:date="2026-10-05T16:32:41.313017+00:00">
                  <w:rPr>
                    <w:bCs w:val="0"/>
                    <w:color w:val="000000"/>
                    <w:sz w:val="21"/>
                    <w:szCs w:val="21"/>
                  </w:rPr>
                </w:rPrChange>
              </w:rPr>
              <w:pPrChange w:id="23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4" w:author="Codex" w:date="2026-10-05T16:32:41.313017+00:00">
                  <w:rPr>
                    <w:bCs w:val="0"/>
                    <w:color w:val="000000"/>
                    <w:sz w:val="21"/>
                    <w:szCs w:val="21"/>
                  </w:rPr>
                </w:rPrChange>
              </w:rPr>
              <w:t xml:space="preserve"> 639 (10.46%)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D252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4" w:author="Codex" w:date="2026-10-05T16:32:41.313017+00:00">
                  <w:rPr>
                    <w:bCs w:val="0"/>
                    <w:color w:val="000000"/>
                    <w:sz w:val="21"/>
                    <w:szCs w:val="21"/>
                  </w:rPr>
                </w:rPrChange>
              </w:rPr>
              <w:pPrChange w:id="23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C6A4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5" w:author="Codex" w:date="2026-10-05T16:32:41.313017+00:00">
                  <w:rPr>
                    <w:bCs w:val="0"/>
                    <w:color w:val="000000"/>
                    <w:sz w:val="21"/>
                    <w:szCs w:val="21"/>
                  </w:rPr>
                </w:rPrChange>
              </w:rPr>
              <w:pPrChange w:id="23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00" w:author="Codex" w:date="2026-10-05T16:32:41.313017+00:00">
                  <w:rPr>
                    <w:bCs w:val="0"/>
                    <w:color w:val="000000"/>
                    <w:sz w:val="21"/>
                    <w:szCs w:val="21"/>
                  </w:rPr>
                </w:rPrChange>
              </w:rPr>
              <w:t xml:space="preserve">     </w:t>
            </w:r>
          </w:p>
        </w:tc>
      </w:tr>
      <w:tr w:rsidR="00352AB8" w14:paraId="3137E6E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8F7ED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56" w:author="Codex" w:date="2026-10-05T16:32:41.313017+00:00">
                  <w:rPr>
                    <w:bCs w:val="0"/>
                    <w:color w:val="000000"/>
                    <w:sz w:val="21"/>
                    <w:szCs w:val="21"/>
                  </w:rPr>
                </w:rPrChange>
              </w:rPr>
              <w:pPrChange w:id="24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04" w:author="Codex" w:date="2026-10-05T16:32:41.313017+00:00">
                  <w:rPr>
                    <w:bCs w:val="0"/>
                    <w:color w:val="000000"/>
                    <w:sz w:val="21"/>
                    <w:szCs w:val="21"/>
                  </w:rPr>
                </w:rPrChange>
              </w:rPr>
              <w:t>父母婚姻</w:t>
            </w:r>
            <w:r>
              <w:rPr>
                <w:rFonts w:ascii="Times New Roman" w:hAnsi="Times New Roman" w:cs="Times New Roman" w:eastAsia="SimSun"/>
                <w:b w:val="0"/>
                <w:bCs w:val="0"/>
                <w:color w:val="000000"/>
                <w:sz w:val="21"/>
                <w:szCs w:val="21"/>
                <w:rPrChange w:id="2405"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5EED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7" w:author="Codex" w:date="2026-10-05T16:32:41.313017+00:00">
                  <w:rPr>
                    <w:bCs w:val="0"/>
                    <w:color w:val="000000"/>
                    <w:sz w:val="21"/>
                    <w:szCs w:val="21"/>
                  </w:rPr>
                </w:rPrChange>
              </w:rPr>
              <w:pPrChange w:id="240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0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D531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8" w:author="Codex" w:date="2026-10-05T16:32:41.313017+00:00">
                  <w:rPr>
                    <w:bCs w:val="0"/>
                    <w:color w:val="000000"/>
                    <w:sz w:val="21"/>
                    <w:szCs w:val="21"/>
                  </w:rPr>
                </w:rPrChange>
              </w:rPr>
              <w:pPrChange w:id="241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CF60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9" w:author="Codex" w:date="2026-10-05T16:32:41.313017+00:00">
                  <w:rPr>
                    <w:bCs w:val="0"/>
                    <w:color w:val="000000"/>
                    <w:sz w:val="21"/>
                    <w:szCs w:val="21"/>
                  </w:rPr>
                </w:rPrChange>
              </w:rPr>
              <w:pPrChange w:id="24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B24E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0" w:author="Codex" w:date="2026-10-05T16:32:41.313017+00:00">
                  <w:rPr>
                    <w:bCs w:val="0"/>
                    <w:color w:val="000000"/>
                    <w:sz w:val="21"/>
                    <w:szCs w:val="21"/>
                  </w:rPr>
                </w:rPrChange>
              </w:rPr>
              <w:pPrChange w:id="24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7" w:author="Codex" w:date="2026-10-05T16:32:41.313017+00:00">
                  <w:rPr>
                    <w:bCs w:val="0"/>
                    <w:color w:val="000000"/>
                    <w:sz w:val="21"/>
                    <w:szCs w:val="21"/>
                  </w:rPr>
                </w:rPrChange>
              </w:rPr>
              <w:t xml:space="preserve"> 0.024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85B9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1" w:author="Codex" w:date="2026-10-05T16:32:41.313017+00:00">
                  <w:rPr>
                    <w:bCs w:val="0"/>
                    <w:color w:val="000000"/>
                    <w:sz w:val="21"/>
                    <w:szCs w:val="21"/>
                  </w:rPr>
                </w:rPrChange>
              </w:rPr>
              <w:pPrChange w:id="24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20" w:author="Codex" w:date="2026-10-05T16:32:41.313017+00:00">
                  <w:rPr>
                    <w:bCs w:val="0"/>
                    <w:color w:val="000000"/>
                    <w:sz w:val="21"/>
                    <w:szCs w:val="21"/>
                  </w:rPr>
                </w:rPrChange>
              </w:rPr>
              <w:t>13092</w:t>
            </w:r>
          </w:p>
        </w:tc>
      </w:tr>
      <w:tr w:rsidR="00352AB8" w14:paraId="2D18D41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A28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62" w:author="Codex" w:date="2026-10-05T16:32:41.313017+00:00">
                  <w:rPr>
                    <w:bCs w:val="0"/>
                    <w:color w:val="000000"/>
                    <w:sz w:val="21"/>
                    <w:szCs w:val="21"/>
                  </w:rPr>
                </w:rPrChange>
              </w:rPr>
              <w:pPrChange w:id="242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2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24" w:author="Codex" w:date="2026-10-05T16:32:41.313017+00:00">
                  <w:rPr>
                    <w:bCs w:val="0"/>
                    <w:color w:val="000000"/>
                    <w:sz w:val="21"/>
                    <w:szCs w:val="21"/>
                  </w:rPr>
                </w:rPrChange>
              </w:rPr>
              <w:t>在婚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6707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3" w:author="Codex" w:date="2026-10-05T16:32:41.313017+00:00">
                  <w:rPr>
                    <w:bCs w:val="0"/>
                    <w:color w:val="000000"/>
                    <w:sz w:val="21"/>
                    <w:szCs w:val="21"/>
                  </w:rPr>
                </w:rPrChange>
              </w:rPr>
              <w:pPrChange w:id="24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27" w:author="Codex" w:date="2026-10-05T16:32:41.313017+00:00">
                  <w:rPr>
                    <w:bCs w:val="0"/>
                    <w:color w:val="000000"/>
                    <w:sz w:val="21"/>
                    <w:szCs w:val="21"/>
                  </w:rPr>
                </w:rPrChange>
              </w:rPr>
              <w:t xml:space="preserve">11026 (84.22%)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958F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4" w:author="Codex" w:date="2026-10-05T16:32:41.313017+00:00">
                  <w:rPr>
                    <w:bCs w:val="0"/>
                    <w:color w:val="000000"/>
                    <w:sz w:val="21"/>
                    <w:szCs w:val="21"/>
                  </w:rPr>
                </w:rPrChange>
              </w:rPr>
              <w:pPrChange w:id="24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0" w:author="Codex" w:date="2026-10-05T16:32:41.313017+00:00">
                  <w:rPr>
                    <w:bCs w:val="0"/>
                    <w:color w:val="000000"/>
                    <w:sz w:val="21"/>
                    <w:szCs w:val="21"/>
                  </w:rPr>
                </w:rPrChange>
              </w:rPr>
              <w:t xml:space="preserve"> 5821 (83.54%)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A4BD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5" w:author="Codex" w:date="2026-10-05T16:32:41.313017+00:00">
                  <w:rPr>
                    <w:bCs w:val="0"/>
                    <w:color w:val="000000"/>
                    <w:sz w:val="21"/>
                    <w:szCs w:val="21"/>
                  </w:rPr>
                </w:rPrChange>
              </w:rPr>
              <w:pPrChange w:id="24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3" w:author="Codex" w:date="2026-10-05T16:32:41.313017+00:00">
                  <w:rPr>
                    <w:bCs w:val="0"/>
                    <w:color w:val="000000"/>
                    <w:sz w:val="21"/>
                    <w:szCs w:val="21"/>
                  </w:rPr>
                </w:rPrChange>
              </w:rPr>
              <w:t xml:space="preserve"> 5205 (84.99%)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F658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6" w:author="Codex" w:date="2026-10-05T16:32:41.313017+00:00">
                  <w:rPr>
                    <w:bCs w:val="0"/>
                    <w:color w:val="000000"/>
                    <w:sz w:val="21"/>
                    <w:szCs w:val="21"/>
                  </w:rPr>
                </w:rPrChange>
              </w:rPr>
              <w:pPrChange w:id="24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A61F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7" w:author="Codex" w:date="2026-10-05T16:32:41.313017+00:00">
                  <w:rPr>
                    <w:bCs w:val="0"/>
                    <w:color w:val="000000"/>
                    <w:sz w:val="21"/>
                    <w:szCs w:val="21"/>
                  </w:rPr>
                </w:rPrChange>
              </w:rPr>
              <w:pPrChange w:id="24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9" w:author="Codex" w:date="2026-10-05T16:32:41.313017+00:00">
                  <w:rPr>
                    <w:bCs w:val="0"/>
                    <w:color w:val="000000"/>
                    <w:sz w:val="21"/>
                    <w:szCs w:val="21"/>
                  </w:rPr>
                </w:rPrChange>
              </w:rPr>
              <w:t xml:space="preserve">     </w:t>
            </w:r>
          </w:p>
        </w:tc>
      </w:tr>
      <w:tr w:rsidR="00352AB8" w14:paraId="150D32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C8D0C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68" w:author="Codex" w:date="2026-10-05T16:32:41.313017+00:00">
                  <w:rPr>
                    <w:bCs w:val="0"/>
                    <w:color w:val="000000"/>
                    <w:sz w:val="21"/>
                    <w:szCs w:val="21"/>
                  </w:rPr>
                </w:rPrChange>
              </w:rPr>
              <w:pPrChange w:id="24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43" w:author="Codex" w:date="2026-10-05T16:32:41.313017+00:00">
                  <w:rPr>
                    <w:bCs w:val="0"/>
                    <w:color w:val="000000"/>
                    <w:sz w:val="21"/>
                    <w:szCs w:val="21"/>
                  </w:rPr>
                </w:rPrChange>
              </w:rPr>
              <w:t>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37F3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9" w:author="Codex" w:date="2026-10-05T16:32:41.313017+00:00">
                  <w:rPr>
                    <w:bCs w:val="0"/>
                    <w:color w:val="000000"/>
                    <w:sz w:val="21"/>
                    <w:szCs w:val="21"/>
                  </w:rPr>
                </w:rPrChange>
              </w:rPr>
              <w:pPrChange w:id="24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46" w:author="Codex" w:date="2026-10-05T16:32:41.313017+00:00">
                  <w:rPr>
                    <w:bCs w:val="0"/>
                    <w:color w:val="000000"/>
                    <w:sz w:val="21"/>
                    <w:szCs w:val="21"/>
                  </w:rPr>
                </w:rPrChange>
              </w:rPr>
              <w:t xml:space="preserve"> 2066 (15.78%)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9266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0" w:author="Codex" w:date="2026-10-05T16:32:41.313017+00:00">
                  <w:rPr>
                    <w:bCs w:val="0"/>
                    <w:color w:val="000000"/>
                    <w:sz w:val="21"/>
                    <w:szCs w:val="21"/>
                  </w:rPr>
                </w:rPrChange>
              </w:rPr>
              <w:pPrChange w:id="24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49" w:author="Codex" w:date="2026-10-05T16:32:41.313017+00:00">
                  <w:rPr>
                    <w:bCs w:val="0"/>
                    <w:color w:val="000000"/>
                    <w:sz w:val="21"/>
                    <w:szCs w:val="21"/>
                  </w:rPr>
                </w:rPrChange>
              </w:rPr>
              <w:t xml:space="preserve"> 1147 (16.46%)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67D6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1" w:author="Codex" w:date="2026-10-05T16:32:41.313017+00:00">
                  <w:rPr>
                    <w:bCs w:val="0"/>
                    <w:color w:val="000000"/>
                    <w:sz w:val="21"/>
                    <w:szCs w:val="21"/>
                  </w:rPr>
                </w:rPrChange>
              </w:rPr>
              <w:pPrChange w:id="24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2" w:author="Codex" w:date="2026-10-05T16:32:41.313017+00:00">
                  <w:rPr>
                    <w:bCs w:val="0"/>
                    <w:color w:val="000000"/>
                    <w:sz w:val="21"/>
                    <w:szCs w:val="21"/>
                  </w:rPr>
                </w:rPrChange>
              </w:rPr>
              <w:t xml:space="preserve"> 919 (15.01%)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A44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2" w:author="Codex" w:date="2026-10-05T16:32:41.313017+00:00">
                  <w:rPr>
                    <w:bCs w:val="0"/>
                    <w:color w:val="000000"/>
                    <w:sz w:val="21"/>
                    <w:szCs w:val="21"/>
                  </w:rPr>
                </w:rPrChange>
              </w:rPr>
              <w:pPrChange w:id="24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8BF7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3" w:author="Codex" w:date="2026-10-05T16:32:41.313017+00:00">
                  <w:rPr>
                    <w:bCs w:val="0"/>
                    <w:color w:val="000000"/>
                    <w:sz w:val="21"/>
                    <w:szCs w:val="21"/>
                  </w:rPr>
                </w:rPrChange>
              </w:rPr>
              <w:pPrChange w:id="24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8" w:author="Codex" w:date="2026-10-05T16:32:41.313017+00:00">
                  <w:rPr>
                    <w:bCs w:val="0"/>
                    <w:color w:val="000000"/>
                    <w:sz w:val="21"/>
                    <w:szCs w:val="21"/>
                  </w:rPr>
                </w:rPrChange>
              </w:rPr>
              <w:t xml:space="preserve">     </w:t>
            </w:r>
          </w:p>
        </w:tc>
      </w:tr>
      <w:tr w:rsidR="00352AB8" w14:paraId="2978144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5D275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74" w:author="Codex" w:date="2026-10-05T16:32:41.313017+00:00">
                  <w:rPr>
                    <w:bCs w:val="0"/>
                    <w:color w:val="000000"/>
                    <w:sz w:val="21"/>
                    <w:szCs w:val="21"/>
                  </w:rPr>
                </w:rPrChange>
              </w:rPr>
              <w:pPrChange w:id="24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62" w:author="Codex" w:date="2026-10-05T16:32:41.313017+00:00">
                  <w:rPr>
                    <w:bCs w:val="0"/>
                    <w:color w:val="000000"/>
                    <w:sz w:val="21"/>
                    <w:szCs w:val="21"/>
                  </w:rPr>
                </w:rPrChange>
              </w:rPr>
              <w:t>父母同住</w:t>
            </w:r>
            <w:r>
              <w:rPr>
                <w:rFonts w:ascii="Times New Roman" w:hAnsi="Times New Roman" w:cs="Times New Roman" w:eastAsia="SimSun"/>
                <w:b w:val="0"/>
                <w:bCs w:val="0"/>
                <w:color w:val="000000"/>
                <w:sz w:val="21"/>
                <w:szCs w:val="21"/>
                <w:rPrChange w:id="246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BB9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5" w:author="Codex" w:date="2026-10-05T16:32:41.313017+00:00">
                  <w:rPr>
                    <w:bCs w:val="0"/>
                    <w:color w:val="000000"/>
                    <w:sz w:val="21"/>
                    <w:szCs w:val="21"/>
                  </w:rPr>
                </w:rPrChange>
              </w:rPr>
              <w:pPrChange w:id="246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6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870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6" w:author="Codex" w:date="2026-10-05T16:32:41.313017+00:00">
                  <w:rPr>
                    <w:bCs w:val="0"/>
                    <w:color w:val="000000"/>
                    <w:sz w:val="21"/>
                    <w:szCs w:val="21"/>
                  </w:rPr>
                </w:rPrChange>
              </w:rPr>
              <w:pPrChange w:id="24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1E9E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7" w:author="Codex" w:date="2026-10-05T16:32:41.313017+00:00">
                  <w:rPr>
                    <w:bCs w:val="0"/>
                    <w:color w:val="000000"/>
                    <w:sz w:val="21"/>
                    <w:szCs w:val="21"/>
                  </w:rPr>
                </w:rPrChange>
              </w:rPr>
              <w:pPrChange w:id="24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A815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8" w:author="Codex" w:date="2026-10-05T16:32:41.313017+00:00">
                  <w:rPr>
                    <w:bCs w:val="0"/>
                    <w:color w:val="000000"/>
                    <w:sz w:val="21"/>
                    <w:szCs w:val="21"/>
                  </w:rPr>
                </w:rPrChange>
              </w:rPr>
              <w:pPrChange w:id="24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5" w:author="Codex" w:date="2026-10-05T16:32:41.313017+00:00">
                  <w:rPr>
                    <w:bCs w:val="0"/>
                    <w:color w:val="000000"/>
                    <w:sz w:val="21"/>
                    <w:szCs w:val="21"/>
                  </w:rPr>
                </w:rPrChange>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5FA6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9" w:author="Codex" w:date="2026-10-05T16:32:41.313017+00:00">
                  <w:rPr>
                    <w:bCs w:val="0"/>
                    <w:color w:val="000000"/>
                    <w:sz w:val="21"/>
                    <w:szCs w:val="21"/>
                  </w:rPr>
                </w:rPrChange>
              </w:rPr>
              <w:pPrChange w:id="24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8" w:author="Codex" w:date="2026-10-05T16:32:41.313017+00:00">
                  <w:rPr>
                    <w:bCs w:val="0"/>
                    <w:color w:val="000000"/>
                    <w:sz w:val="21"/>
                    <w:szCs w:val="21"/>
                  </w:rPr>
                </w:rPrChange>
              </w:rPr>
              <w:t>13092</w:t>
            </w:r>
          </w:p>
        </w:tc>
      </w:tr>
      <w:tr w:rsidR="00352AB8" w14:paraId="773E40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AF87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80" w:author="Codex" w:date="2026-10-05T16:32:41.313017+00:00">
                  <w:rPr>
                    <w:bCs w:val="0"/>
                    <w:color w:val="000000"/>
                    <w:sz w:val="21"/>
                    <w:szCs w:val="21"/>
                  </w:rPr>
                </w:rPrChange>
              </w:rPr>
              <w:pPrChange w:id="24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8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8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F47F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1" w:author="Codex" w:date="2026-10-05T16:32:41.313017+00:00">
                  <w:rPr>
                    <w:bCs w:val="0"/>
                    <w:color w:val="000000"/>
                    <w:sz w:val="21"/>
                    <w:szCs w:val="21"/>
                  </w:rPr>
                </w:rPrChange>
              </w:rPr>
              <w:pPrChange w:id="24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85" w:author="Codex" w:date="2026-10-05T16:32:41.313017+00:00">
                  <w:rPr>
                    <w:bCs w:val="0"/>
                    <w:color w:val="000000"/>
                    <w:sz w:val="21"/>
                    <w:szCs w:val="21"/>
                  </w:rPr>
                </w:rPrChange>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4D46C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2" w:author="Codex" w:date="2026-10-05T16:32:41.313017+00:00">
                  <w:rPr>
                    <w:bCs w:val="0"/>
                    <w:color w:val="000000"/>
                    <w:sz w:val="21"/>
                    <w:szCs w:val="21"/>
                  </w:rPr>
                </w:rPrChange>
              </w:rPr>
              <w:pPrChange w:id="24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88" w:author="Codex" w:date="2026-10-05T16:32:41.313017+00:00">
                  <w:rPr>
                    <w:bCs w:val="0"/>
                    <w:color w:val="000000"/>
                    <w:sz w:val="21"/>
                    <w:szCs w:val="21"/>
                  </w:rPr>
                </w:rPrChange>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467B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3" w:author="Codex" w:date="2026-10-05T16:32:41.313017+00:00">
                  <w:rPr>
                    <w:bCs w:val="0"/>
                    <w:color w:val="000000"/>
                    <w:sz w:val="21"/>
                    <w:szCs w:val="21"/>
                  </w:rPr>
                </w:rPrChange>
              </w:rPr>
              <w:pPrChange w:id="24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1" w:author="Codex" w:date="2026-10-05T16:32:41.313017+00:00">
                  <w:rPr>
                    <w:bCs w:val="0"/>
                    <w:color w:val="000000"/>
                    <w:sz w:val="21"/>
                    <w:szCs w:val="21"/>
                  </w:rPr>
                </w:rPrChange>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FE80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4" w:author="Codex" w:date="2026-10-05T16:32:41.313017+00:00">
                  <w:rPr>
                    <w:bCs w:val="0"/>
                    <w:color w:val="000000"/>
                    <w:sz w:val="21"/>
                    <w:szCs w:val="21"/>
                  </w:rPr>
                </w:rPrChange>
              </w:rPr>
              <w:pPrChange w:id="24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8541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5" w:author="Codex" w:date="2026-10-05T16:32:41.313017+00:00">
                  <w:rPr>
                    <w:bCs w:val="0"/>
                    <w:color w:val="000000"/>
                    <w:sz w:val="21"/>
                    <w:szCs w:val="21"/>
                  </w:rPr>
                </w:rPrChange>
              </w:rPr>
              <w:pPrChange w:id="24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7" w:author="Codex" w:date="2026-10-05T16:32:41.313017+00:00">
                  <w:rPr>
                    <w:bCs w:val="0"/>
                    <w:color w:val="000000"/>
                    <w:sz w:val="21"/>
                    <w:szCs w:val="21"/>
                  </w:rPr>
                </w:rPrChange>
              </w:rPr>
              <w:t xml:space="preserve">     </w:t>
            </w:r>
          </w:p>
        </w:tc>
      </w:tr>
      <w:tr w:rsidR="00352AB8" w14:paraId="7D97FE2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439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86" w:author="Codex" w:date="2026-10-05T16:32:41.313017+00:00">
                  <w:rPr>
                    <w:bCs w:val="0"/>
                    <w:color w:val="000000"/>
                    <w:sz w:val="21"/>
                    <w:szCs w:val="21"/>
                  </w:rPr>
                </w:rPrChange>
              </w:rPr>
              <w:pPrChange w:id="24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0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01" w:author="Codex" w:date="2026-10-05T16:32:41.313017+00:00">
                  <w:rPr>
                    <w:bCs w:val="0"/>
                    <w:color w:val="000000"/>
                    <w:sz w:val="21"/>
                    <w:szCs w:val="21"/>
                  </w:rPr>
                </w:rPrChange>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D27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7" w:author="Codex" w:date="2026-10-05T16:32:41.313017+00:00">
                  <w:rPr>
                    <w:bCs w:val="0"/>
                    <w:color w:val="000000"/>
                    <w:sz w:val="21"/>
                    <w:szCs w:val="21"/>
                  </w:rPr>
                </w:rPrChange>
              </w:rPr>
              <w:pPrChange w:id="25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04" w:author="Codex" w:date="2026-10-05T16:32:41.313017+00:00">
                  <w:rPr>
                    <w:bCs w:val="0"/>
                    <w:color w:val="000000"/>
                    <w:sz w:val="21"/>
                    <w:szCs w:val="21"/>
                  </w:rPr>
                </w:rPrChange>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30CA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8" w:author="Codex" w:date="2026-10-05T16:32:41.313017+00:00">
                  <w:rPr>
                    <w:bCs w:val="0"/>
                    <w:color w:val="000000"/>
                    <w:sz w:val="21"/>
                    <w:szCs w:val="21"/>
                  </w:rPr>
                </w:rPrChange>
              </w:rPr>
              <w:pPrChange w:id="25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07" w:author="Codex" w:date="2026-10-05T16:32:41.313017+00:00">
                  <w:rPr>
                    <w:bCs w:val="0"/>
                    <w:color w:val="000000"/>
                    <w:sz w:val="21"/>
                    <w:szCs w:val="21"/>
                  </w:rPr>
                </w:rPrChange>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CA4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9" w:author="Codex" w:date="2026-10-05T16:32:41.313017+00:00">
                  <w:rPr>
                    <w:bCs w:val="0"/>
                    <w:color w:val="000000"/>
                    <w:sz w:val="21"/>
                    <w:szCs w:val="21"/>
                  </w:rPr>
                </w:rPrChange>
              </w:rPr>
              <w:pPrChange w:id="25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0" w:author="Codex" w:date="2026-10-05T16:32:41.313017+00:00">
                  <w:rPr>
                    <w:bCs w:val="0"/>
                    <w:color w:val="000000"/>
                    <w:sz w:val="21"/>
                    <w:szCs w:val="21"/>
                  </w:rPr>
                </w:rPrChange>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04CB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0" w:author="Codex" w:date="2026-10-05T16:32:41.313017+00:00">
                  <w:rPr>
                    <w:bCs w:val="0"/>
                    <w:color w:val="000000"/>
                    <w:sz w:val="21"/>
                    <w:szCs w:val="21"/>
                  </w:rPr>
                </w:rPrChange>
              </w:rPr>
              <w:pPrChange w:id="25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0D69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1" w:author="Codex" w:date="2026-10-05T16:32:41.313017+00:00">
                  <w:rPr>
                    <w:bCs w:val="0"/>
                    <w:color w:val="000000"/>
                    <w:sz w:val="21"/>
                    <w:szCs w:val="21"/>
                  </w:rPr>
                </w:rPrChange>
              </w:rPr>
              <w:pPrChange w:id="25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6" w:author="Codex" w:date="2026-10-05T16:32:41.313017+00:00">
                  <w:rPr>
                    <w:bCs w:val="0"/>
                    <w:color w:val="000000"/>
                    <w:sz w:val="21"/>
                    <w:szCs w:val="21"/>
                  </w:rPr>
                </w:rPrChange>
              </w:rPr>
              <w:t xml:space="preserve">     </w:t>
            </w:r>
          </w:p>
        </w:tc>
      </w:tr>
      <w:tr w:rsidR="00352AB8" w14:paraId="73B8DEC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DD8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92" w:author="Codex" w:date="2026-10-05T16:32:41.313017+00:00">
                  <w:rPr>
                    <w:bCs w:val="0"/>
                    <w:color w:val="000000"/>
                    <w:sz w:val="21"/>
                    <w:szCs w:val="21"/>
                  </w:rPr>
                </w:rPrChange>
              </w:rPr>
              <w:pPrChange w:id="251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19"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2520" w:author="Codex" w:date="2026-10-05T16:32:41.313017+00:00">
                  <w:rPr>
                    <w:bCs w:val="0"/>
                    <w:color w:val="000000"/>
                    <w:sz w:val="21"/>
                    <w:szCs w:val="21"/>
                  </w:rPr>
                </w:rPrChange>
              </w:rPr>
              <w:t>父母婚姻</w:t>
            </w:r>
            <w:r>
              <w:rPr>
                <w:rFonts w:ascii="Times New Roman" w:hAnsi="Times New Roman" w:cs="Times New Roman" w:eastAsia="SimSun"/>
                <w:b w:val="0"/>
                <w:bCs w:val="0"/>
                <w:color w:val="000000"/>
                <w:sz w:val="21"/>
                <w:szCs w:val="21"/>
                <w:rPrChange w:id="252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52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52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5A8D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3" w:author="Codex" w:date="2026-10-05T16:32:41.313017+00:00">
                  <w:rPr>
                    <w:bCs w:val="0"/>
                    <w:color w:val="000000"/>
                    <w:sz w:val="21"/>
                    <w:szCs w:val="21"/>
                  </w:rPr>
                </w:rPrChange>
              </w:rPr>
              <w:pPrChange w:id="25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2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EDF4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4" w:author="Codex" w:date="2026-10-05T16:32:41.313017+00:00">
                  <w:rPr>
                    <w:bCs w:val="0"/>
                    <w:color w:val="000000"/>
                    <w:sz w:val="21"/>
                    <w:szCs w:val="21"/>
                  </w:rPr>
                </w:rPrChange>
              </w:rPr>
              <w:pPrChange w:id="252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2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D97D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5" w:author="Codex" w:date="2026-10-05T16:32:41.313017+00:00">
                  <w:rPr>
                    <w:bCs w:val="0"/>
                    <w:color w:val="000000"/>
                    <w:sz w:val="21"/>
                    <w:szCs w:val="21"/>
                  </w:rPr>
                </w:rPrChange>
              </w:rPr>
              <w:pPrChange w:id="253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8AF0A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6" w:author="Codex" w:date="2026-10-05T16:32:41.313017+00:00">
                  <w:rPr>
                    <w:bCs w:val="0"/>
                    <w:color w:val="000000"/>
                    <w:sz w:val="21"/>
                    <w:szCs w:val="21"/>
                  </w:rPr>
                </w:rPrChange>
              </w:rPr>
              <w:pPrChange w:id="253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5"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32F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7" w:author="Codex" w:date="2026-10-05T16:32:41.313017+00:00">
                  <w:rPr>
                    <w:bCs w:val="0"/>
                    <w:color w:val="000000"/>
                    <w:sz w:val="21"/>
                    <w:szCs w:val="21"/>
                  </w:rPr>
                </w:rPrChange>
              </w:rPr>
              <w:pPrChange w:id="253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8" w:author="Codex" w:date="2026-10-05T16:32:41.313017+00:00">
                  <w:rPr>
                    <w:bCs w:val="0"/>
                    <w:color w:val="000000"/>
                    <w:sz w:val="21"/>
                    <w:szCs w:val="21"/>
                  </w:rPr>
                </w:rPrChange>
              </w:rPr>
              <w:t>13092</w:t>
            </w:r>
          </w:p>
        </w:tc>
      </w:tr>
      <w:tr w:rsidR="00352AB8" w14:paraId="582C765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480F41" w14:textId="1B7109B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98" w:author="Codex" w:date="2026-10-05T16:32:41.313017+00:00">
                  <w:rPr>
                    <w:bCs w:val="0"/>
                    <w:color w:val="000000"/>
                    <w:sz w:val="21"/>
                    <w:szCs w:val="21"/>
                  </w:rPr>
                </w:rPrChange>
              </w:rPr>
              <w:pPrChange w:id="25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4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4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7DED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9" w:author="Codex" w:date="2026-10-05T16:32:41.313017+00:00">
                  <w:rPr>
                    <w:bCs w:val="0"/>
                    <w:color w:val="000000"/>
                    <w:sz w:val="21"/>
                    <w:szCs w:val="21"/>
                  </w:rPr>
                </w:rPrChange>
              </w:rPr>
              <w:pPrChange w:id="25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45" w:author="Codex" w:date="2026-10-05T16:32:41.313017+00:00">
                  <w:rPr>
                    <w:bCs w:val="0"/>
                    <w:color w:val="000000"/>
                    <w:sz w:val="21"/>
                    <w:szCs w:val="21"/>
                  </w:rPr>
                </w:rPrChange>
              </w:rPr>
              <w:t xml:space="preserve">12548 (95.84%)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1407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0" w:author="Codex" w:date="2026-10-05T16:32:41.313017+00:00">
                  <w:rPr>
                    <w:bCs w:val="0"/>
                    <w:color w:val="000000"/>
                    <w:sz w:val="21"/>
                    <w:szCs w:val="21"/>
                  </w:rPr>
                </w:rPrChange>
              </w:rPr>
              <w:pPrChange w:id="25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48" w:author="Codex" w:date="2026-10-05T16:32:41.313017+00:00">
                  <w:rPr>
                    <w:bCs w:val="0"/>
                    <w:color w:val="000000"/>
                    <w:sz w:val="21"/>
                    <w:szCs w:val="21"/>
                  </w:rPr>
                </w:rPrChange>
              </w:rPr>
              <w:t xml:space="preserve"> 6856 (98.39%)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F8F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1" w:author="Codex" w:date="2026-10-05T16:32:41.313017+00:00">
                  <w:rPr>
                    <w:bCs w:val="0"/>
                    <w:color w:val="000000"/>
                    <w:sz w:val="21"/>
                    <w:szCs w:val="21"/>
                  </w:rPr>
                </w:rPrChange>
              </w:rPr>
              <w:pPrChange w:id="255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1" w:author="Codex" w:date="2026-10-05T16:32:41.313017+00:00">
                  <w:rPr>
                    <w:bCs w:val="0"/>
                    <w:color w:val="000000"/>
                    <w:sz w:val="21"/>
                    <w:szCs w:val="21"/>
                  </w:rPr>
                </w:rPrChange>
              </w:rPr>
              <w:t xml:space="preserve"> 5692 (92.95%)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F1C2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2" w:author="Codex" w:date="2026-10-05T16:32:41.313017+00:00">
                  <w:rPr>
                    <w:bCs w:val="0"/>
                    <w:color w:val="000000"/>
                    <w:sz w:val="21"/>
                    <w:szCs w:val="21"/>
                  </w:rPr>
                </w:rPrChange>
              </w:rPr>
              <w:pPrChange w:id="25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AC75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3" w:author="Codex" w:date="2026-10-05T16:32:41.313017+00:00">
                  <w:rPr>
                    <w:bCs w:val="0"/>
                    <w:color w:val="000000"/>
                    <w:sz w:val="21"/>
                    <w:szCs w:val="21"/>
                  </w:rPr>
                </w:rPrChange>
              </w:rPr>
              <w:pPrChange w:id="25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7" w:author="Codex" w:date="2026-10-05T16:32:41.313017+00:00">
                  <w:rPr>
                    <w:bCs w:val="0"/>
                    <w:color w:val="000000"/>
                    <w:sz w:val="21"/>
                    <w:szCs w:val="21"/>
                  </w:rPr>
                </w:rPrChange>
              </w:rPr>
              <w:t xml:space="preserve">     </w:t>
            </w:r>
          </w:p>
        </w:tc>
      </w:tr>
      <w:tr w:rsidR="00352AB8" w14:paraId="3CEDA34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C41243" w14:textId="5A8E984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04" w:author="Codex" w:date="2026-10-05T16:32:41.313017+00:00">
                  <w:rPr>
                    <w:bCs w:val="0"/>
                    <w:color w:val="000000"/>
                    <w:sz w:val="21"/>
                    <w:szCs w:val="21"/>
                  </w:rPr>
                </w:rPrChange>
              </w:rPr>
              <w:pPrChange w:id="25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6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61" w:author="Codex" w:date="2026-10-05T16:32:41.313017+00:00">
                  <w:rPr>
                    <w:bCs w:val="0"/>
                    <w:color w:val="000000"/>
                    <w:sz w:val="21"/>
                    <w:szCs w:val="21"/>
                  </w:rPr>
                </w:rPrChange>
              </w:rPr>
              <w:t>在婚变失婚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FD72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5" w:author="Codex" w:date="2026-10-05T16:32:41.313017+00:00">
                  <w:rPr>
                    <w:bCs w:val="0"/>
                    <w:color w:val="000000"/>
                    <w:sz w:val="21"/>
                    <w:szCs w:val="21"/>
                  </w:rPr>
                </w:rPrChange>
              </w:rPr>
              <w:pPrChange w:id="25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64" w:author="Codex" w:date="2026-10-05T16:32:41.313017+00:00">
                  <w:rPr>
                    <w:bCs w:val="0"/>
                    <w:color w:val="000000"/>
                    <w:sz w:val="21"/>
                    <w:szCs w:val="21"/>
                  </w:rPr>
                </w:rPrChange>
              </w:rPr>
              <w:t xml:space="preserve">  544 (4.16%)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1C85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6" w:author="Codex" w:date="2026-10-05T16:32:41.313017+00:00">
                  <w:rPr>
                    <w:bCs w:val="0"/>
                    <w:color w:val="000000"/>
                    <w:sz w:val="21"/>
                    <w:szCs w:val="21"/>
                  </w:rPr>
                </w:rPrChange>
              </w:rPr>
              <w:pPrChange w:id="25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67" w:author="Codex" w:date="2026-10-05T16:32:41.313017+00:00">
                  <w:rPr>
                    <w:bCs w:val="0"/>
                    <w:color w:val="000000"/>
                    <w:sz w:val="21"/>
                    <w:szCs w:val="21"/>
                  </w:rPr>
                </w:rPrChange>
              </w:rPr>
              <w:t xml:space="preserve">  112 (1.61%)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2798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7" w:author="Codex" w:date="2026-10-05T16:32:41.313017+00:00">
                  <w:rPr>
                    <w:bCs w:val="0"/>
                    <w:color w:val="000000"/>
                    <w:sz w:val="21"/>
                    <w:szCs w:val="21"/>
                  </w:rPr>
                </w:rPrChange>
              </w:rPr>
              <w:pPrChange w:id="25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0" w:author="Codex" w:date="2026-10-05T16:32:41.313017+00:00">
                  <w:rPr>
                    <w:bCs w:val="0"/>
                    <w:color w:val="000000"/>
                    <w:sz w:val="21"/>
                    <w:szCs w:val="21"/>
                  </w:rPr>
                </w:rPrChange>
              </w:rPr>
              <w:t xml:space="preserve">  432 (7.05%)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1C2E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8" w:author="Codex" w:date="2026-10-05T16:32:41.313017+00:00">
                  <w:rPr>
                    <w:bCs w:val="0"/>
                    <w:color w:val="000000"/>
                    <w:sz w:val="21"/>
                    <w:szCs w:val="21"/>
                  </w:rPr>
                </w:rPrChange>
              </w:rPr>
              <w:pPrChange w:id="25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1FB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9" w:author="Codex" w:date="2026-10-05T16:32:41.313017+00:00">
                  <w:rPr>
                    <w:bCs w:val="0"/>
                    <w:color w:val="000000"/>
                    <w:sz w:val="21"/>
                    <w:szCs w:val="21"/>
                  </w:rPr>
                </w:rPrChange>
              </w:rPr>
              <w:pPrChange w:id="25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6" w:author="Codex" w:date="2026-10-05T16:32:41.313017+00:00">
                  <w:rPr>
                    <w:bCs w:val="0"/>
                    <w:color w:val="000000"/>
                    <w:sz w:val="21"/>
                    <w:szCs w:val="21"/>
                  </w:rPr>
                </w:rPrChange>
              </w:rPr>
              <w:t xml:space="preserve">     </w:t>
            </w:r>
          </w:p>
        </w:tc>
      </w:tr>
      <w:tr w:rsidR="00352AB8" w14:paraId="0B8B67E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9CF3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10" w:author="Codex" w:date="2026-10-05T16:32:41.313017+00:00">
                  <w:rPr>
                    <w:bCs w:val="0"/>
                    <w:color w:val="000000"/>
                    <w:sz w:val="21"/>
                    <w:szCs w:val="21"/>
                  </w:rPr>
                </w:rPrChange>
              </w:rPr>
              <w:pPrChange w:id="257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7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80" w:author="Codex" w:date="2026-10-05T16:32:41.313017+00:00">
                  <w:rPr>
                    <w:bCs w:val="0"/>
                    <w:color w:val="000000"/>
                    <w:sz w:val="21"/>
                    <w:szCs w:val="21"/>
                  </w:rPr>
                </w:rPrChange>
              </w:rPr>
              <w:t>与子女同住</w:t>
            </w:r>
            <w:r>
              <w:rPr>
                <w:rFonts w:ascii="Times New Roman" w:hAnsi="Times New Roman" w:cs="Times New Roman" w:eastAsia="SimSun"/>
                <w:b w:val="0"/>
                <w:bCs w:val="0"/>
                <w:color w:val="000000"/>
                <w:sz w:val="21"/>
                <w:szCs w:val="21"/>
                <w:rPrChange w:id="258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58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58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37E9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1" w:author="Codex" w:date="2026-10-05T16:32:41.313017+00:00">
                  <w:rPr>
                    <w:bCs w:val="0"/>
                    <w:color w:val="000000"/>
                    <w:sz w:val="21"/>
                    <w:szCs w:val="21"/>
                  </w:rPr>
                </w:rPrChange>
              </w:rPr>
              <w:pPrChange w:id="258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8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1109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2" w:author="Codex" w:date="2026-10-05T16:32:41.313017+00:00">
                  <w:rPr>
                    <w:bCs w:val="0"/>
                    <w:color w:val="000000"/>
                    <w:sz w:val="21"/>
                    <w:szCs w:val="21"/>
                  </w:rPr>
                </w:rPrChange>
              </w:rPr>
              <w:pPrChange w:id="258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8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B2F8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3" w:author="Codex" w:date="2026-10-05T16:32:41.313017+00:00">
                  <w:rPr>
                    <w:bCs w:val="0"/>
                    <w:color w:val="000000"/>
                    <w:sz w:val="21"/>
                    <w:szCs w:val="21"/>
                  </w:rPr>
                </w:rPrChange>
              </w:rPr>
              <w:pPrChange w:id="259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E9F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4" w:author="Codex" w:date="2026-10-05T16:32:41.313017+00:00">
                  <w:rPr>
                    <w:bCs w:val="0"/>
                    <w:color w:val="000000"/>
                    <w:sz w:val="21"/>
                    <w:szCs w:val="21"/>
                  </w:rPr>
                </w:rPrChange>
              </w:rPr>
              <w:pPrChange w:id="259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5" w:author="Codex" w:date="2026-10-05T16:32:41.313017+00:00">
                  <w:rPr>
                    <w:bCs w:val="0"/>
                    <w:color w:val="000000"/>
                    <w:sz w:val="21"/>
                    <w:szCs w:val="21"/>
                  </w:rPr>
                </w:rPrChange>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BA84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5" w:author="Codex" w:date="2026-10-05T16:32:41.313017+00:00">
                  <w:rPr>
                    <w:bCs w:val="0"/>
                    <w:color w:val="000000"/>
                    <w:sz w:val="21"/>
                    <w:szCs w:val="21"/>
                  </w:rPr>
                </w:rPrChange>
              </w:rPr>
              <w:pPrChange w:id="259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8" w:author="Codex" w:date="2026-10-05T16:32:41.313017+00:00">
                  <w:rPr>
                    <w:bCs w:val="0"/>
                    <w:color w:val="000000"/>
                    <w:sz w:val="21"/>
                    <w:szCs w:val="21"/>
                  </w:rPr>
                </w:rPrChange>
              </w:rPr>
              <w:t>13092</w:t>
            </w:r>
          </w:p>
        </w:tc>
      </w:tr>
      <w:tr w:rsidR="00352AB8" w14:paraId="3AAB266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1E96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16" w:author="Codex" w:date="2026-10-05T16:32:41.313017+00:00">
                  <w:rPr>
                    <w:bCs w:val="0"/>
                    <w:color w:val="000000"/>
                    <w:sz w:val="21"/>
                    <w:szCs w:val="21"/>
                  </w:rPr>
                </w:rPrChange>
              </w:rPr>
              <w:pPrChange w:id="26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0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0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6FA8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7" w:author="Codex" w:date="2026-10-05T16:32:41.313017+00:00">
                  <w:rPr>
                    <w:bCs w:val="0"/>
                    <w:color w:val="000000"/>
                    <w:sz w:val="21"/>
                    <w:szCs w:val="21"/>
                  </w:rPr>
                </w:rPrChange>
              </w:rPr>
              <w:pPrChange w:id="26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05" w:author="Codex" w:date="2026-10-05T16:32:41.313017+00:00">
                  <w:rPr>
                    <w:bCs w:val="0"/>
                    <w:color w:val="000000"/>
                    <w:sz w:val="21"/>
                    <w:szCs w:val="21"/>
                  </w:rPr>
                </w:rPrChange>
              </w:rPr>
              <w:t xml:space="preserve">12709 (97.07%)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A6A5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8" w:author="Codex" w:date="2026-10-05T16:32:41.313017+00:00">
                  <w:rPr>
                    <w:bCs w:val="0"/>
                    <w:color w:val="000000"/>
                    <w:sz w:val="21"/>
                    <w:szCs w:val="21"/>
                  </w:rPr>
                </w:rPrChange>
              </w:rPr>
              <w:pPrChange w:id="26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08" w:author="Codex" w:date="2026-10-05T16:32:41.313017+00:00">
                  <w:rPr>
                    <w:bCs w:val="0"/>
                    <w:color w:val="000000"/>
                    <w:sz w:val="21"/>
                    <w:szCs w:val="21"/>
                  </w:rPr>
                </w:rPrChange>
              </w:rPr>
              <w:t xml:space="preserve"> 6731 (96.60%)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2CC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9" w:author="Codex" w:date="2026-10-05T16:32:41.313017+00:00">
                  <w:rPr>
                    <w:bCs w:val="0"/>
                    <w:color w:val="000000"/>
                    <w:sz w:val="21"/>
                    <w:szCs w:val="21"/>
                  </w:rPr>
                </w:rPrChange>
              </w:rPr>
              <w:pPrChange w:id="26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1" w:author="Codex" w:date="2026-10-05T16:32:41.313017+00:00">
                  <w:rPr>
                    <w:bCs w:val="0"/>
                    <w:color w:val="000000"/>
                    <w:sz w:val="21"/>
                    <w:szCs w:val="21"/>
                  </w:rPr>
                </w:rPrChange>
              </w:rPr>
              <w:t xml:space="preserve"> 5978 (97.62%)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FCF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0" w:author="Codex" w:date="2026-10-05T16:32:41.313017+00:00">
                  <w:rPr>
                    <w:bCs w:val="0"/>
                    <w:color w:val="000000"/>
                    <w:sz w:val="21"/>
                    <w:szCs w:val="21"/>
                  </w:rPr>
                </w:rPrChange>
              </w:rPr>
              <w:pPrChange w:id="26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E37F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1" w:author="Codex" w:date="2026-10-05T16:32:41.313017+00:00">
                  <w:rPr>
                    <w:bCs w:val="0"/>
                    <w:color w:val="000000"/>
                    <w:sz w:val="21"/>
                    <w:szCs w:val="21"/>
                  </w:rPr>
                </w:rPrChange>
              </w:rPr>
              <w:pPrChange w:id="26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7" w:author="Codex" w:date="2026-10-05T16:32:41.313017+00:00">
                  <w:rPr>
                    <w:bCs w:val="0"/>
                    <w:color w:val="000000"/>
                    <w:sz w:val="21"/>
                    <w:szCs w:val="21"/>
                  </w:rPr>
                </w:rPrChange>
              </w:rPr>
              <w:t xml:space="preserve">     </w:t>
            </w:r>
          </w:p>
        </w:tc>
      </w:tr>
      <w:tr w:rsidR="00352AB8" w14:paraId="434B09EE"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EC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2" w:author="Codex" w:date="2026-10-05T16:32:41.313017+00:00">
                  <w:rPr>
                    <w:bCs w:val="0"/>
                    <w:color w:val="000000"/>
                    <w:sz w:val="21"/>
                    <w:szCs w:val="21"/>
                  </w:rPr>
                </w:rPrChange>
              </w:rPr>
              <w:pPrChange w:id="26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2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21" w:author="Codex" w:date="2026-10-05T16:32:41.313017+00:00">
                  <w:rPr>
                    <w:bCs w:val="0"/>
                    <w:color w:val="000000"/>
                    <w:sz w:val="21"/>
                    <w:szCs w:val="21"/>
                  </w:rPr>
                </w:rPrChange>
              </w:rPr>
              <w:t>变为同住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7725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3" w:author="Codex" w:date="2026-10-05T16:32:41.313017+00:00">
                  <w:rPr>
                    <w:bCs w:val="0"/>
                    <w:color w:val="000000"/>
                    <w:sz w:val="21"/>
                    <w:szCs w:val="21"/>
                  </w:rPr>
                </w:rPrChange>
              </w:rPr>
              <w:pPrChange w:id="26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24" w:author="Codex" w:date="2026-10-05T16:32:41.313017+00:00">
                  <w:rPr>
                    <w:bCs w:val="0"/>
                    <w:color w:val="000000"/>
                    <w:sz w:val="21"/>
                    <w:szCs w:val="21"/>
                  </w:rPr>
                </w:rPrChange>
              </w:rPr>
              <w:t xml:space="preserve">  383 (2.93%)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EE0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4" w:author="Codex" w:date="2026-10-05T16:32:41.313017+00:00">
                  <w:rPr>
                    <w:bCs w:val="0"/>
                    <w:color w:val="000000"/>
                    <w:sz w:val="21"/>
                    <w:szCs w:val="21"/>
                  </w:rPr>
                </w:rPrChange>
              </w:rPr>
              <w:pPrChange w:id="26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27" w:author="Codex" w:date="2026-10-05T16:32:41.313017+00:00">
                  <w:rPr>
                    <w:bCs w:val="0"/>
                    <w:color w:val="000000"/>
                    <w:sz w:val="21"/>
                    <w:szCs w:val="21"/>
                  </w:rPr>
                </w:rPrChange>
              </w:rPr>
              <w:t xml:space="preserve">  237 (3.40%)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8BB04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5" w:author="Codex" w:date="2026-10-05T16:32:41.313017+00:00">
                  <w:rPr>
                    <w:bCs w:val="0"/>
                    <w:color w:val="000000"/>
                    <w:sz w:val="21"/>
                    <w:szCs w:val="21"/>
                  </w:rPr>
                </w:rPrChange>
              </w:rPr>
              <w:pPrChange w:id="26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0" w:author="Codex" w:date="2026-10-05T16:32:41.313017+00:00">
                  <w:rPr>
                    <w:bCs w:val="0"/>
                    <w:color w:val="000000"/>
                    <w:sz w:val="21"/>
                    <w:szCs w:val="21"/>
                  </w:rPr>
                </w:rPrChange>
              </w:rPr>
              <w:t xml:space="preserve">  146 (2.38%)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B4F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6" w:author="Codex" w:date="2026-10-05T16:32:41.313017+00:00">
                  <w:rPr>
                    <w:bCs w:val="0"/>
                    <w:color w:val="000000"/>
                    <w:sz w:val="21"/>
                    <w:szCs w:val="21"/>
                  </w:rPr>
                </w:rPrChange>
              </w:rPr>
              <w:pPrChange w:id="26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B066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7" w:author="Codex" w:date="2026-10-05T16:32:41.313017+00:00">
                  <w:rPr>
                    <w:bCs w:val="0"/>
                    <w:color w:val="000000"/>
                    <w:sz w:val="21"/>
                    <w:szCs w:val="21"/>
                  </w:rPr>
                </w:rPrChange>
              </w:rPr>
              <w:pPrChange w:id="26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6" w:author="Codex" w:date="2026-10-05T16:32:41.313017+00:00">
                  <w:rPr>
                    <w:bCs w:val="0"/>
                    <w:color w:val="000000"/>
                    <w:sz w:val="21"/>
                    <w:szCs w:val="21"/>
                  </w:rPr>
                </w:rPrChange>
              </w:rPr>
              <w:t xml:space="preserve">     </w:t>
            </w:r>
          </w:p>
        </w:tc>
      </w:tr>
      <w:tr w:rsidR="00352AB8" w14:paraId="242CA622"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7"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30C8D8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8" w:author="Codex" w:date="2026-10-05T16:32:41.313017+00:00">
                  <w:rPr>
                    <w:bCs w:val="0"/>
                    <w:color w:val="000000"/>
                    <w:sz w:val="21"/>
                    <w:szCs w:val="21"/>
                  </w:rPr>
                </w:rPrChange>
              </w:rPr>
              <w:pPrChange w:id="26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39" w:author="Codex" w:date="2026-10-05T16:32:41.313017+00:00">
                  <w:rPr>
                    <w:bCs w:val="0"/>
                    <w:color w:val="000000"/>
                    <w:sz w:val="21"/>
                    <w:szCs w:val="21"/>
                  </w:rPr>
                </w:rPrChange>
              </w:rPr>
              <w:t>家庭特征</w:t>
            </w:r>
          </w:p>
        </w:tc>
      </w:tr>
      <w:tr w:rsidR="00352AB8" w14:paraId="57535A6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EE3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9" w:author="Codex" w:date="2026-10-05T16:32:41.313017+00:00">
                  <w:rPr>
                    <w:bCs w:val="0"/>
                    <w:color w:val="000000"/>
                    <w:sz w:val="21"/>
                    <w:szCs w:val="21"/>
                  </w:rPr>
                </w:rPrChange>
              </w:rPr>
              <w:pPrChange w:id="26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43" w:author="Codex" w:date="2026-10-05T16:32:41.313017+00:00">
                  <w:rPr>
                    <w:bCs w:val="0"/>
                    <w:color w:val="000000"/>
                    <w:sz w:val="21"/>
                    <w:szCs w:val="21"/>
                  </w:rPr>
                </w:rPrChange>
              </w:rPr>
              <w:t>家庭总负债（万元）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F08B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0" w:author="Codex" w:date="2026-10-05T16:32:41.313017+00:00">
                  <w:rPr>
                    <w:bCs w:val="0"/>
                    <w:color w:val="000000"/>
                    <w:sz w:val="21"/>
                    <w:szCs w:val="21"/>
                  </w:rPr>
                </w:rPrChange>
              </w:rPr>
              <w:pPrChange w:id="26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46" w:author="Codex" w:date="2026-10-05T16:32:41.313017+00:00">
                  <w:rPr>
                    <w:bCs w:val="0"/>
                    <w:color w:val="000000"/>
                    <w:sz w:val="21"/>
                    <w:szCs w:val="21"/>
                  </w:rPr>
                </w:rPrChange>
              </w:rPr>
              <w:t xml:space="preserve">8.770 (25.013)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2B18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1" w:author="Codex" w:date="2026-10-05T16:32:41.313017+00:00">
                  <w:rPr>
                    <w:bCs w:val="0"/>
                    <w:color w:val="000000"/>
                    <w:sz w:val="21"/>
                    <w:szCs w:val="21"/>
                  </w:rPr>
                </w:rPrChange>
              </w:rPr>
              <w:pPrChange w:id="26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49" w:author="Codex" w:date="2026-10-05T16:32:41.313017+00:00">
                  <w:rPr>
                    <w:bCs w:val="0"/>
                    <w:color w:val="000000"/>
                    <w:sz w:val="21"/>
                    <w:szCs w:val="21"/>
                  </w:rPr>
                </w:rPrChange>
              </w:rPr>
              <w:t xml:space="preserve">7.388 (18.781)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4C7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2" w:author="Codex" w:date="2026-10-05T16:32:41.313017+00:00">
                  <w:rPr>
                    <w:bCs w:val="0"/>
                    <w:color w:val="000000"/>
                    <w:sz w:val="21"/>
                    <w:szCs w:val="21"/>
                  </w:rPr>
                </w:rPrChange>
              </w:rPr>
              <w:pPrChange w:id="26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2" w:author="Codex" w:date="2026-10-05T16:32:41.313017+00:00">
                  <w:rPr>
                    <w:bCs w:val="0"/>
                    <w:color w:val="000000"/>
                    <w:sz w:val="21"/>
                    <w:szCs w:val="21"/>
                  </w:rPr>
                </w:rPrChange>
              </w:rPr>
              <w:t>10.342 (30.523)</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9C2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3" w:author="Codex" w:date="2026-10-05T16:32:41.313017+00:00">
                  <w:rPr>
                    <w:bCs w:val="0"/>
                    <w:color w:val="000000"/>
                    <w:sz w:val="21"/>
                    <w:szCs w:val="21"/>
                  </w:rPr>
                </w:rPrChange>
              </w:rPr>
              <w:pPrChange w:id="26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5"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94E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4" w:author="Codex" w:date="2026-10-05T16:32:41.313017+00:00">
                  <w:rPr>
                    <w:bCs w:val="0"/>
                    <w:color w:val="000000"/>
                    <w:sz w:val="21"/>
                    <w:szCs w:val="21"/>
                  </w:rPr>
                </w:rPrChange>
              </w:rPr>
              <w:pPrChange w:id="26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8" w:author="Codex" w:date="2026-10-05T16:32:41.313017+00:00">
                  <w:rPr>
                    <w:bCs w:val="0"/>
                    <w:color w:val="000000"/>
                    <w:sz w:val="21"/>
                    <w:szCs w:val="21"/>
                  </w:rPr>
                </w:rPrChange>
              </w:rPr>
              <w:t>13092</w:t>
            </w:r>
          </w:p>
        </w:tc>
      </w:tr>
      <w:tr w:rsidR="00352AB8" w14:paraId="51DDB66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3C01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35" w:author="Codex" w:date="2026-10-05T16:32:41.313017+00:00">
                  <w:rPr>
                    <w:bCs w:val="0"/>
                    <w:color w:val="000000"/>
                    <w:sz w:val="21"/>
                    <w:szCs w:val="21"/>
                  </w:rPr>
                </w:rPrChange>
              </w:rPr>
              <w:pPrChange w:id="26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62" w:author="Codex" w:date="2026-10-05T16:32:41.313017+00:00">
                  <w:rPr>
                    <w:bCs w:val="0"/>
                    <w:color w:val="000000"/>
                    <w:sz w:val="21"/>
                    <w:szCs w:val="21"/>
                  </w:rPr>
                </w:rPrChange>
              </w:rPr>
              <w:t>家庭总收入（对数）</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E838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6" w:author="Codex" w:date="2026-10-05T16:32:41.313017+00:00">
                  <w:rPr>
                    <w:bCs w:val="0"/>
                    <w:color w:val="000000"/>
                    <w:sz w:val="21"/>
                    <w:szCs w:val="21"/>
                  </w:rPr>
                </w:rPrChange>
              </w:rPr>
              <w:pPrChange w:id="26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65" w:author="Codex" w:date="2026-10-05T16:32:41.313017+00:00">
                  <w:rPr>
                    <w:bCs w:val="0"/>
                    <w:color w:val="000000"/>
                    <w:sz w:val="21"/>
                    <w:szCs w:val="21"/>
                  </w:rPr>
                </w:rPrChange>
              </w:rPr>
              <w:t xml:space="preserve">11.296 (0.799)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D330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7" w:author="Codex" w:date="2026-10-05T16:32:41.313017+00:00">
                  <w:rPr>
                    <w:bCs w:val="0"/>
                    <w:color w:val="000000"/>
                    <w:sz w:val="21"/>
                    <w:szCs w:val="21"/>
                  </w:rPr>
                </w:rPrChange>
              </w:rPr>
              <w:pPrChange w:id="26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68" w:author="Codex" w:date="2026-10-05T16:32:41.313017+00:00">
                  <w:rPr>
                    <w:bCs w:val="0"/>
                    <w:color w:val="000000"/>
                    <w:sz w:val="21"/>
                    <w:szCs w:val="21"/>
                  </w:rPr>
                </w:rPrChange>
              </w:rPr>
              <w:t xml:space="preserve">11.246 (0.807)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F938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8" w:author="Codex" w:date="2026-10-05T16:32:41.313017+00:00">
                  <w:rPr>
                    <w:bCs w:val="0"/>
                    <w:color w:val="000000"/>
                    <w:sz w:val="21"/>
                    <w:szCs w:val="21"/>
                  </w:rPr>
                </w:rPrChange>
              </w:rPr>
              <w:pPrChange w:id="26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1" w:author="Codex" w:date="2026-10-05T16:32:41.313017+00:00">
                  <w:rPr>
                    <w:bCs w:val="0"/>
                    <w:color w:val="000000"/>
                    <w:sz w:val="21"/>
                    <w:szCs w:val="21"/>
                  </w:rPr>
                </w:rPrChange>
              </w:rPr>
              <w:t xml:space="preserve">11.354 (0.786)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08E6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9" w:author="Codex" w:date="2026-10-05T16:32:41.313017+00:00">
                  <w:rPr>
                    <w:bCs w:val="0"/>
                    <w:color w:val="000000"/>
                    <w:sz w:val="21"/>
                    <w:szCs w:val="21"/>
                  </w:rPr>
                </w:rPrChange>
              </w:rPr>
              <w:pPrChange w:id="26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8F4F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0" w:author="Codex" w:date="2026-10-05T16:32:41.313017+00:00">
                  <w:rPr>
                    <w:bCs w:val="0"/>
                    <w:color w:val="000000"/>
                    <w:sz w:val="21"/>
                    <w:szCs w:val="21"/>
                  </w:rPr>
                </w:rPrChange>
              </w:rPr>
              <w:pPrChange w:id="26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7" w:author="Codex" w:date="2026-10-05T16:32:41.313017+00:00">
                  <w:rPr>
                    <w:bCs w:val="0"/>
                    <w:color w:val="000000"/>
                    <w:sz w:val="21"/>
                    <w:szCs w:val="21"/>
                  </w:rPr>
                </w:rPrChange>
              </w:rPr>
              <w:t>13036</w:t>
            </w:r>
          </w:p>
        </w:tc>
      </w:tr>
      <w:tr w:rsidR="00352AB8" w14:paraId="297D7F6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ABA9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41" w:author="Codex" w:date="2026-10-05T16:32:41.313017+00:00">
                  <w:rPr>
                    <w:bCs w:val="0"/>
                    <w:color w:val="000000"/>
                    <w:sz w:val="21"/>
                    <w:szCs w:val="21"/>
                  </w:rPr>
                </w:rPrChange>
              </w:rPr>
              <w:pPrChange w:id="267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680" w:author="Codex" w:date="2026-10-05T16:32:41.313017+00:00">
                  <w:rPr>
                    <w:bCs w:val="0"/>
                    <w:sz w:val="21"/>
                    <w:szCs w:val="21"/>
                  </w:rPr>
                </w:rPrChange>
              </w:rPr>
              <w:t>2016</w:t>
            </w:r>
            <w:r>
              <w:rPr>
                <w:rFonts w:ascii="Times New Roman" w:hAnsi="Times New Roman" w:cs="Times New Roman" w:eastAsia="SimSun"/>
                <w:b w:val="0"/>
                <w:bCs w:val="0"/>
                <w:sz w:val="21"/>
                <w:szCs w:val="21"/>
                <w:rPrChange w:id="2681" w:author="Codex" w:date="2026-10-05T16:32:41.313017+00:00">
                  <w:rPr>
                    <w:bCs w:val="0"/>
                    <w:sz w:val="21"/>
                    <w:szCs w:val="21"/>
                  </w:rPr>
                </w:rPrChange>
              </w:rPr>
              <w:t>年年龄分组</w:t>
            </w:r>
            <w:r>
              <w:rPr>
                <w:rFonts w:ascii="Times New Roman" w:hAnsi="Times New Roman" w:cs="Times New Roman" w:eastAsia="SimSun"/>
                <w:b w:val="0"/>
                <w:bCs w:val="0"/>
                <w:sz w:val="21"/>
                <w:szCs w:val="21"/>
                <w:rPrChange w:id="2682" w:author="Codex" w:date="2026-10-05T16:32:41.313017+00:00">
                  <w:rPr>
                    <w:bCs w:val="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80EF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2" w:author="Codex" w:date="2026-10-05T16:32:41.313017+00:00">
                  <w:rPr>
                    <w:bCs w:val="0"/>
                    <w:color w:val="000000"/>
                    <w:sz w:val="21"/>
                    <w:szCs w:val="21"/>
                  </w:rPr>
                </w:rPrChange>
              </w:rPr>
              <w:pPrChange w:id="268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8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6185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3" w:author="Codex" w:date="2026-10-05T16:32:41.313017+00:00">
                  <w:rPr>
                    <w:bCs w:val="0"/>
                    <w:color w:val="000000"/>
                    <w:sz w:val="21"/>
                    <w:szCs w:val="21"/>
                  </w:rPr>
                </w:rPrChange>
              </w:rPr>
              <w:pPrChange w:id="268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8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52E1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4" w:author="Codex" w:date="2026-10-05T16:32:41.313017+00:00">
                  <w:rPr>
                    <w:bCs w:val="0"/>
                    <w:color w:val="000000"/>
                    <w:sz w:val="21"/>
                    <w:szCs w:val="21"/>
                  </w:rPr>
                </w:rPrChange>
              </w:rPr>
              <w:pPrChange w:id="269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B4AF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5" w:author="Codex" w:date="2026-10-05T16:32:41.313017+00:00">
                  <w:rPr>
                    <w:bCs w:val="0"/>
                    <w:color w:val="000000"/>
                    <w:sz w:val="21"/>
                    <w:szCs w:val="21"/>
                  </w:rPr>
                </w:rPrChange>
              </w:rPr>
              <w:pPrChange w:id="269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BDC6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6" w:author="Codex" w:date="2026-10-05T16:32:41.313017+00:00">
                  <w:rPr>
                    <w:bCs w:val="0"/>
                    <w:color w:val="000000"/>
                    <w:sz w:val="21"/>
                    <w:szCs w:val="21"/>
                  </w:rPr>
                </w:rPrChange>
              </w:rPr>
              <w:pPrChange w:id="26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7" w:author="Codex" w:date="2026-10-05T16:32:41.313017+00:00">
                  <w:rPr>
                    <w:bCs w:val="0"/>
                    <w:color w:val="000000"/>
                    <w:sz w:val="21"/>
                    <w:szCs w:val="21"/>
                  </w:rPr>
                </w:rPrChange>
              </w:rPr>
              <w:t>13092</w:t>
            </w:r>
          </w:p>
        </w:tc>
      </w:tr>
      <w:tr w:rsidR="00352AB8" w14:paraId="7AB59B2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8D3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47" w:author="Codex" w:date="2026-10-05T16:32:41.313017+00:00">
                  <w:rPr>
                    <w:bCs w:val="0"/>
                    <w:color w:val="000000"/>
                    <w:sz w:val="21"/>
                    <w:szCs w:val="21"/>
                  </w:rPr>
                </w:rPrChange>
              </w:rPr>
              <w:pPrChange w:id="26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700" w:author="Codex" w:date="2026-10-05T16:32:41.313017+00:00">
                  <w:rPr>
                    <w:bCs w:val="0"/>
                    <w:sz w:val="21"/>
                    <w:szCs w:val="21"/>
                  </w:rPr>
                </w:rPrChange>
              </w:rPr>
              <w:t>不足</w:t>
            </w:r>
            <w:r>
              <w:rPr>
                <w:rFonts w:ascii="Times New Roman" w:hAnsi="Times New Roman" w:cs="Times New Roman" w:eastAsia="SimSun"/>
                <w:b w:val="0"/>
                <w:bCs w:val="0"/>
                <w:sz w:val="21"/>
                <w:szCs w:val="21"/>
                <w:rPrChange w:id="2701" w:author="Codex" w:date="2026-10-05T16:32:41.313017+00:00">
                  <w:rPr>
                    <w:bCs w:val="0"/>
                    <w:sz w:val="21"/>
                    <w:szCs w:val="21"/>
                  </w:rPr>
                </w:rPrChange>
              </w:rPr>
              <w:t>40</w:t>
            </w:r>
            <w:r>
              <w:rPr>
                <w:rFonts w:ascii="Times New Roman" w:hAnsi="Times New Roman" w:cs="Times New Roman" w:eastAsia="SimSun"/>
                <w:b w:val="0"/>
                <w:bCs w:val="0"/>
                <w:sz w:val="21"/>
                <w:szCs w:val="21"/>
                <w:rPrChange w:id="2702" w:author="Codex" w:date="2026-10-05T16:32:41.313017+00:00">
                  <w:rPr>
                    <w:bCs w:val="0"/>
                    <w:sz w:val="21"/>
                    <w:szCs w:val="21"/>
                  </w:rPr>
                </w:rPrChange>
              </w:rPr>
              <w:t>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8BA1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8" w:author="Codex" w:date="2026-10-05T16:32:41.313017+00:00">
                  <w:rPr>
                    <w:bCs w:val="0"/>
                    <w:color w:val="000000"/>
                    <w:sz w:val="21"/>
                    <w:szCs w:val="21"/>
                  </w:rPr>
                </w:rPrChange>
              </w:rPr>
              <w:pPrChange w:id="27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05" w:author="Codex" w:date="2026-10-05T16:32:41.313017+00:00">
                  <w:rPr>
                    <w:bCs w:val="0"/>
                    <w:color w:val="000000"/>
                    <w:sz w:val="21"/>
                    <w:szCs w:val="21"/>
                  </w:rPr>
                </w:rPrChange>
              </w:rPr>
              <w:t xml:space="preserve"> 7559 (57.74%)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6C73C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9" w:author="Codex" w:date="2026-10-05T16:32:41.313017+00:00">
                  <w:rPr>
                    <w:bCs w:val="0"/>
                    <w:color w:val="000000"/>
                    <w:sz w:val="21"/>
                    <w:szCs w:val="21"/>
                  </w:rPr>
                </w:rPrChange>
              </w:rPr>
              <w:pPrChange w:id="27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08" w:author="Codex" w:date="2026-10-05T16:32:41.313017+00:00">
                  <w:rPr>
                    <w:bCs w:val="0"/>
                    <w:color w:val="000000"/>
                    <w:sz w:val="21"/>
                    <w:szCs w:val="21"/>
                  </w:rPr>
                </w:rPrChange>
              </w:rPr>
              <w:t xml:space="preserve"> 3790 (54.39%)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63FB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0" w:author="Codex" w:date="2026-10-05T16:32:41.313017+00:00">
                  <w:rPr>
                    <w:bCs w:val="0"/>
                    <w:color w:val="000000"/>
                    <w:sz w:val="21"/>
                    <w:szCs w:val="21"/>
                  </w:rPr>
                </w:rPrChange>
              </w:rPr>
              <w:pPrChange w:id="27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1" w:author="Codex" w:date="2026-10-05T16:32:41.313017+00:00">
                  <w:rPr>
                    <w:bCs w:val="0"/>
                    <w:color w:val="000000"/>
                    <w:sz w:val="21"/>
                    <w:szCs w:val="21"/>
                  </w:rPr>
                </w:rPrChange>
              </w:rPr>
              <w:t xml:space="preserve"> 3769 (61.54%)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AF7D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1" w:author="Codex" w:date="2026-10-05T16:32:41.313017+00:00">
                  <w:rPr>
                    <w:bCs w:val="0"/>
                    <w:color w:val="000000"/>
                    <w:sz w:val="21"/>
                    <w:szCs w:val="21"/>
                  </w:rPr>
                </w:rPrChange>
              </w:rPr>
              <w:pPrChange w:id="27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61D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2" w:author="Codex" w:date="2026-10-05T16:32:41.313017+00:00">
                  <w:rPr>
                    <w:bCs w:val="0"/>
                    <w:color w:val="000000"/>
                    <w:sz w:val="21"/>
                    <w:szCs w:val="21"/>
                  </w:rPr>
                </w:rPrChange>
              </w:rPr>
              <w:pPrChange w:id="27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7" w:author="Codex" w:date="2026-10-05T16:32:41.313017+00:00">
                  <w:rPr>
                    <w:bCs w:val="0"/>
                    <w:color w:val="000000"/>
                    <w:sz w:val="21"/>
                    <w:szCs w:val="21"/>
                  </w:rPr>
                </w:rPrChange>
              </w:rPr>
              <w:t xml:space="preserve">     </w:t>
            </w:r>
          </w:p>
        </w:tc>
      </w:tr>
      <w:tr w:rsidR="00352AB8" w14:paraId="54F45C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0E2D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53" w:author="Codex" w:date="2026-10-05T16:32:41.313017+00:00">
                  <w:rPr>
                    <w:bCs w:val="0"/>
                    <w:color w:val="000000"/>
                    <w:sz w:val="21"/>
                    <w:szCs w:val="21"/>
                  </w:rPr>
                </w:rPrChange>
              </w:rPr>
              <w:pPrChange w:id="27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720" w:author="Codex" w:date="2026-10-05T16:32:41.313017+00:00">
                  <w:rPr>
                    <w:bCs w:val="0"/>
                    <w:sz w:val="21"/>
                    <w:szCs w:val="21"/>
                  </w:rPr>
                </w:rPrChange>
              </w:rPr>
              <w:t>40</w:t>
            </w:r>
            <w:r>
              <w:rPr>
                <w:rFonts w:ascii="Times New Roman" w:hAnsi="Times New Roman" w:cs="Times New Roman" w:eastAsia="SimSun"/>
                <w:b w:val="0"/>
                <w:bCs w:val="0"/>
                <w:sz w:val="21"/>
                <w:szCs w:val="21"/>
                <w:rPrChange w:id="2721" w:author="Codex" w:date="2026-10-05T16:32:41.313017+00:00">
                  <w:rPr>
                    <w:bCs w:val="0"/>
                    <w:sz w:val="21"/>
                    <w:szCs w:val="21"/>
                  </w:rPr>
                </w:rPrChange>
              </w:rPr>
              <w:t>岁及以上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EC4E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4" w:author="Codex" w:date="2026-10-05T16:32:41.313017+00:00">
                  <w:rPr>
                    <w:bCs w:val="0"/>
                    <w:color w:val="000000"/>
                    <w:sz w:val="21"/>
                    <w:szCs w:val="21"/>
                  </w:rPr>
                </w:rPrChange>
              </w:rPr>
              <w:pPrChange w:id="27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24" w:author="Codex" w:date="2026-10-05T16:32:41.313017+00:00">
                  <w:rPr>
                    <w:bCs w:val="0"/>
                    <w:color w:val="000000"/>
                    <w:sz w:val="21"/>
                    <w:szCs w:val="21"/>
                  </w:rPr>
                </w:rPrChange>
              </w:rPr>
              <w:t xml:space="preserve"> 5533 (42.26%)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9E46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5" w:author="Codex" w:date="2026-10-05T16:32:41.313017+00:00">
                  <w:rPr>
                    <w:bCs w:val="0"/>
                    <w:color w:val="000000"/>
                    <w:sz w:val="21"/>
                    <w:szCs w:val="21"/>
                  </w:rPr>
                </w:rPrChange>
              </w:rPr>
              <w:pPrChange w:id="27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27" w:author="Codex" w:date="2026-10-05T16:32:41.313017+00:00">
                  <w:rPr>
                    <w:bCs w:val="0"/>
                    <w:color w:val="000000"/>
                    <w:sz w:val="21"/>
                    <w:szCs w:val="21"/>
                  </w:rPr>
                </w:rPrChange>
              </w:rPr>
              <w:t xml:space="preserve"> 3178 (45.61%)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0FF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6" w:author="Codex" w:date="2026-10-05T16:32:41.313017+00:00">
                  <w:rPr>
                    <w:bCs w:val="0"/>
                    <w:color w:val="000000"/>
                    <w:sz w:val="21"/>
                    <w:szCs w:val="21"/>
                  </w:rPr>
                </w:rPrChange>
              </w:rPr>
              <w:pPrChange w:id="27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0" w:author="Codex" w:date="2026-10-05T16:32:41.313017+00:00">
                  <w:rPr>
                    <w:bCs w:val="0"/>
                    <w:color w:val="000000"/>
                    <w:sz w:val="21"/>
                    <w:szCs w:val="21"/>
                  </w:rPr>
                </w:rPrChange>
              </w:rPr>
              <w:t xml:space="preserve"> 2355 (38.46%)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BC22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7" w:author="Codex" w:date="2026-10-05T16:32:41.313017+00:00">
                  <w:rPr>
                    <w:bCs w:val="0"/>
                    <w:color w:val="000000"/>
                    <w:sz w:val="21"/>
                    <w:szCs w:val="21"/>
                  </w:rPr>
                </w:rPrChange>
              </w:rPr>
              <w:pPrChange w:id="27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80D1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8" w:author="Codex" w:date="2026-10-05T16:32:41.313017+00:00">
                  <w:rPr>
                    <w:bCs w:val="0"/>
                    <w:color w:val="000000"/>
                    <w:sz w:val="21"/>
                    <w:szCs w:val="21"/>
                  </w:rPr>
                </w:rPrChange>
              </w:rPr>
              <w:pPrChange w:id="27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6" w:author="Codex" w:date="2026-10-05T16:32:41.313017+00:00">
                  <w:rPr>
                    <w:bCs w:val="0"/>
                    <w:color w:val="000000"/>
                    <w:sz w:val="21"/>
                    <w:szCs w:val="21"/>
                  </w:rPr>
                </w:rPrChange>
              </w:rPr>
              <w:t xml:space="preserve">     </w:t>
            </w:r>
          </w:p>
        </w:tc>
      </w:tr>
      <w:tr w:rsidR="00352AB8" w14:paraId="34E8BFD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9616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59" w:author="Codex" w:date="2026-10-05T16:32:41.313017+00:00">
                  <w:rPr>
                    <w:bCs w:val="0"/>
                    <w:color w:val="000000"/>
                    <w:sz w:val="21"/>
                    <w:szCs w:val="21"/>
                  </w:rPr>
                </w:rPrChange>
              </w:rPr>
              <w:pPrChange w:id="27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3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40" w:author="Codex" w:date="2026-10-05T16:32:41.313017+00:00">
                  <w:rPr>
                    <w:bCs w:val="0"/>
                    <w:color w:val="000000"/>
                    <w:sz w:val="21"/>
                    <w:szCs w:val="21"/>
                  </w:rPr>
                </w:rPrChange>
              </w:rPr>
              <w:t>家庭总负债</w:t>
            </w:r>
            <w:r>
              <w:rPr>
                <w:rFonts w:ascii="Times New Roman" w:hAnsi="Times New Roman" w:cs="Times New Roman" w:eastAsia="SimSun"/>
                <w:b w:val="0"/>
                <w:bCs w:val="0"/>
                <w:color w:val="000000"/>
                <w:sz w:val="21"/>
                <w:szCs w:val="21"/>
                <w:rPrChange w:id="274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74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74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DB993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0" w:author="Codex" w:date="2026-10-05T16:32:41.313017+00:00">
                  <w:rPr>
                    <w:bCs w:val="0"/>
                    <w:color w:val="000000"/>
                    <w:sz w:val="21"/>
                    <w:szCs w:val="21"/>
                  </w:rPr>
                </w:rPrChange>
              </w:rPr>
              <w:pPrChange w:id="27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4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910F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1" w:author="Codex" w:date="2026-10-05T16:32:41.313017+00:00">
                  <w:rPr>
                    <w:bCs w:val="0"/>
                    <w:color w:val="000000"/>
                    <w:sz w:val="21"/>
                    <w:szCs w:val="21"/>
                  </w:rPr>
                </w:rPrChange>
              </w:rPr>
              <w:pPrChange w:id="27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4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1115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2" w:author="Codex" w:date="2026-10-05T16:32:41.313017+00:00">
                  <w:rPr>
                    <w:bCs w:val="0"/>
                    <w:color w:val="000000"/>
                    <w:sz w:val="21"/>
                    <w:szCs w:val="21"/>
                  </w:rPr>
                </w:rPrChange>
              </w:rPr>
              <w:pPrChange w:id="275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6A79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3" w:author="Codex" w:date="2026-10-05T16:32:41.313017+00:00">
                  <w:rPr>
                    <w:bCs w:val="0"/>
                    <w:color w:val="000000"/>
                    <w:sz w:val="21"/>
                    <w:szCs w:val="21"/>
                  </w:rPr>
                </w:rPrChange>
              </w:rPr>
              <w:pPrChange w:id="27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5" w:author="Codex" w:date="2026-10-05T16:32:41.313017+00:00">
                  <w:rPr>
                    <w:bCs w:val="0"/>
                    <w:color w:val="000000"/>
                    <w:sz w:val="21"/>
                    <w:szCs w:val="21"/>
                  </w:rPr>
                </w:rPrChange>
              </w:rPr>
              <w:t xml:space="preserve"> 0.008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B662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4" w:author="Codex" w:date="2026-10-05T16:32:41.313017+00:00">
                  <w:rPr>
                    <w:bCs w:val="0"/>
                    <w:color w:val="000000"/>
                    <w:sz w:val="21"/>
                    <w:szCs w:val="21"/>
                  </w:rPr>
                </w:rPrChange>
              </w:rPr>
              <w:pPrChange w:id="27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8" w:author="Codex" w:date="2026-10-05T16:32:41.313017+00:00">
                  <w:rPr>
                    <w:bCs w:val="0"/>
                    <w:color w:val="000000"/>
                    <w:sz w:val="21"/>
                    <w:szCs w:val="21"/>
                  </w:rPr>
                </w:rPrChange>
              </w:rPr>
              <w:t>13092</w:t>
            </w:r>
          </w:p>
        </w:tc>
      </w:tr>
      <w:tr w:rsidR="00352AB8" w14:paraId="48221DD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1543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65" w:author="Codex" w:date="2026-10-05T16:32:41.313017+00:00">
                  <w:rPr>
                    <w:bCs w:val="0"/>
                    <w:color w:val="000000"/>
                    <w:sz w:val="21"/>
                    <w:szCs w:val="21"/>
                  </w:rPr>
                </w:rPrChange>
              </w:rPr>
              <w:pPrChange w:id="27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62"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CF14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6" w:author="Codex" w:date="2026-10-05T16:32:41.313017+00:00">
                  <w:rPr>
                    <w:bCs w:val="0"/>
                    <w:color w:val="000000"/>
                    <w:sz w:val="21"/>
                    <w:szCs w:val="21"/>
                  </w:rPr>
                </w:rPrChange>
              </w:rPr>
              <w:pPrChange w:id="27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65" w:author="Codex" w:date="2026-10-05T16:32:41.313017+00:00">
                  <w:rPr>
                    <w:bCs w:val="0"/>
                    <w:color w:val="000000"/>
                    <w:sz w:val="21"/>
                    <w:szCs w:val="21"/>
                  </w:rPr>
                </w:rPrChange>
              </w:rPr>
              <w:t xml:space="preserve"> 3704 (28.29%)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61D7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7" w:author="Codex" w:date="2026-10-05T16:32:41.313017+00:00">
                  <w:rPr>
                    <w:bCs w:val="0"/>
                    <w:color w:val="000000"/>
                    <w:sz w:val="21"/>
                    <w:szCs w:val="21"/>
                  </w:rPr>
                </w:rPrChange>
              </w:rPr>
              <w:pPrChange w:id="27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68" w:author="Codex" w:date="2026-10-05T16:32:41.313017+00:00">
                  <w:rPr>
                    <w:bCs w:val="0"/>
                    <w:color w:val="000000"/>
                    <w:sz w:val="21"/>
                    <w:szCs w:val="21"/>
                  </w:rPr>
                </w:rPrChange>
              </w:rPr>
              <w:t xml:space="preserve"> 1940 (27.84%)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8EA3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8" w:author="Codex" w:date="2026-10-05T16:32:41.313017+00:00">
                  <w:rPr>
                    <w:bCs w:val="0"/>
                    <w:color w:val="000000"/>
                    <w:sz w:val="21"/>
                    <w:szCs w:val="21"/>
                  </w:rPr>
                </w:rPrChange>
              </w:rPr>
              <w:pPrChange w:id="27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1" w:author="Codex" w:date="2026-10-05T16:32:41.313017+00:00">
                  <w:rPr>
                    <w:bCs w:val="0"/>
                    <w:color w:val="000000"/>
                    <w:sz w:val="21"/>
                    <w:szCs w:val="21"/>
                  </w:rPr>
                </w:rPrChange>
              </w:rPr>
              <w:t xml:space="preserve"> 1764 (28.80%)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256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9" w:author="Codex" w:date="2026-10-05T16:32:41.313017+00:00">
                  <w:rPr>
                    <w:bCs w:val="0"/>
                    <w:color w:val="000000"/>
                    <w:sz w:val="21"/>
                    <w:szCs w:val="21"/>
                  </w:rPr>
                </w:rPrChange>
              </w:rPr>
              <w:pPrChange w:id="27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5EC1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0" w:author="Codex" w:date="2026-10-05T16:32:41.313017+00:00">
                  <w:rPr>
                    <w:bCs w:val="0"/>
                    <w:color w:val="000000"/>
                    <w:sz w:val="21"/>
                    <w:szCs w:val="21"/>
                  </w:rPr>
                </w:rPrChange>
              </w:rPr>
              <w:pPrChange w:id="27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7" w:author="Codex" w:date="2026-10-05T16:32:41.313017+00:00">
                  <w:rPr>
                    <w:bCs w:val="0"/>
                    <w:color w:val="000000"/>
                    <w:sz w:val="21"/>
                    <w:szCs w:val="21"/>
                  </w:rPr>
                </w:rPrChange>
              </w:rPr>
              <w:t xml:space="preserve">     </w:t>
            </w:r>
          </w:p>
        </w:tc>
      </w:tr>
      <w:tr w:rsidR="00352AB8" w14:paraId="069FB3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DEB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71" w:author="Codex" w:date="2026-10-05T16:32:41.313017+00:00">
                  <w:rPr>
                    <w:bCs w:val="0"/>
                    <w:color w:val="000000"/>
                    <w:sz w:val="21"/>
                    <w:szCs w:val="21"/>
                  </w:rPr>
                </w:rPrChange>
              </w:rPr>
              <w:pPrChange w:id="27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8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8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1CF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2" w:author="Codex" w:date="2026-10-05T16:32:41.313017+00:00">
                  <w:rPr>
                    <w:bCs w:val="0"/>
                    <w:color w:val="000000"/>
                    <w:sz w:val="21"/>
                    <w:szCs w:val="21"/>
                  </w:rPr>
                </w:rPrChange>
              </w:rPr>
              <w:pPrChange w:id="27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84" w:author="Codex" w:date="2026-10-05T16:32:41.313017+00:00">
                  <w:rPr>
                    <w:bCs w:val="0"/>
                    <w:color w:val="000000"/>
                    <w:sz w:val="21"/>
                    <w:szCs w:val="21"/>
                  </w:rPr>
                </w:rPrChange>
              </w:rPr>
              <w:t xml:space="preserve"> 6048 (46.20%)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5B2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3" w:author="Codex" w:date="2026-10-05T16:32:41.313017+00:00">
                  <w:rPr>
                    <w:bCs w:val="0"/>
                    <w:color w:val="000000"/>
                    <w:sz w:val="21"/>
                    <w:szCs w:val="21"/>
                  </w:rPr>
                </w:rPrChange>
              </w:rPr>
              <w:pPrChange w:id="27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87" w:author="Codex" w:date="2026-10-05T16:32:41.313017+00:00">
                  <w:rPr>
                    <w:bCs w:val="0"/>
                    <w:color w:val="000000"/>
                    <w:sz w:val="21"/>
                    <w:szCs w:val="21"/>
                  </w:rPr>
                </w:rPrChange>
              </w:rPr>
              <w:t xml:space="preserve"> 3173 (45.54%)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F0F9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4" w:author="Codex" w:date="2026-10-05T16:32:41.313017+00:00">
                  <w:rPr>
                    <w:bCs w:val="0"/>
                    <w:color w:val="000000"/>
                    <w:sz w:val="21"/>
                    <w:szCs w:val="21"/>
                  </w:rPr>
                </w:rPrChange>
              </w:rPr>
              <w:pPrChange w:id="27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0" w:author="Codex" w:date="2026-10-05T16:32:41.313017+00:00">
                  <w:rPr>
                    <w:bCs w:val="0"/>
                    <w:color w:val="000000"/>
                    <w:sz w:val="21"/>
                    <w:szCs w:val="21"/>
                  </w:rPr>
                </w:rPrChange>
              </w:rPr>
              <w:t xml:space="preserve"> 2875 (46.95%)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9924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5" w:author="Codex" w:date="2026-10-05T16:32:41.313017+00:00">
                  <w:rPr>
                    <w:bCs w:val="0"/>
                    <w:color w:val="000000"/>
                    <w:sz w:val="21"/>
                    <w:szCs w:val="21"/>
                  </w:rPr>
                </w:rPrChange>
              </w:rPr>
              <w:pPrChange w:id="27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16D2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6" w:author="Codex" w:date="2026-10-05T16:32:41.313017+00:00">
                  <w:rPr>
                    <w:bCs w:val="0"/>
                    <w:color w:val="000000"/>
                    <w:sz w:val="21"/>
                    <w:szCs w:val="21"/>
                  </w:rPr>
                </w:rPrChange>
              </w:rPr>
              <w:pPrChange w:id="27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6" w:author="Codex" w:date="2026-10-05T16:32:41.313017+00:00">
                  <w:rPr>
                    <w:bCs w:val="0"/>
                    <w:color w:val="000000"/>
                    <w:sz w:val="21"/>
                    <w:szCs w:val="21"/>
                  </w:rPr>
                </w:rPrChange>
              </w:rPr>
              <w:t xml:space="preserve">     </w:t>
            </w:r>
          </w:p>
        </w:tc>
      </w:tr>
      <w:tr w:rsidR="00352AB8" w14:paraId="06E189C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C414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77" w:author="Codex" w:date="2026-10-05T16:32:41.313017+00:00">
                  <w:rPr>
                    <w:bCs w:val="0"/>
                    <w:color w:val="000000"/>
                    <w:sz w:val="21"/>
                    <w:szCs w:val="21"/>
                  </w:rPr>
                </w:rPrChange>
              </w:rPr>
              <w:pPrChange w:id="27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9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0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49E9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8" w:author="Codex" w:date="2026-10-05T16:32:41.313017+00:00">
                  <w:rPr>
                    <w:bCs w:val="0"/>
                    <w:color w:val="000000"/>
                    <w:sz w:val="21"/>
                    <w:szCs w:val="21"/>
                  </w:rPr>
                </w:rPrChange>
              </w:rPr>
              <w:pPrChange w:id="28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3" w:author="Codex" w:date="2026-10-05T16:32:41.313017+00:00">
                  <w:rPr>
                    <w:bCs w:val="0"/>
                    <w:color w:val="000000"/>
                    <w:sz w:val="21"/>
                    <w:szCs w:val="21"/>
                  </w:rPr>
                </w:rPrChange>
              </w:rPr>
              <w:t xml:space="preserve"> 3340 (25.51%)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68F0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9" w:author="Codex" w:date="2026-10-05T16:32:41.313017+00:00">
                  <w:rPr>
                    <w:bCs w:val="0"/>
                    <w:color w:val="000000"/>
                    <w:sz w:val="21"/>
                    <w:szCs w:val="21"/>
                  </w:rPr>
                </w:rPrChange>
              </w:rPr>
              <w:pPrChange w:id="28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6" w:author="Codex" w:date="2026-10-05T16:32:41.313017+00:00">
                  <w:rPr>
                    <w:bCs w:val="0"/>
                    <w:color w:val="000000"/>
                    <w:sz w:val="21"/>
                    <w:szCs w:val="21"/>
                  </w:rPr>
                </w:rPrChange>
              </w:rPr>
              <w:t xml:space="preserve"> 1855 (26.62%)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62BB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0" w:author="Codex" w:date="2026-10-05T16:32:41.313017+00:00">
                  <w:rPr>
                    <w:bCs w:val="0"/>
                    <w:color w:val="000000"/>
                    <w:sz w:val="21"/>
                    <w:szCs w:val="21"/>
                  </w:rPr>
                </w:rPrChange>
              </w:rPr>
              <w:pPrChange w:id="28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9" w:author="Codex" w:date="2026-10-05T16:32:41.313017+00:00">
                  <w:rPr>
                    <w:bCs w:val="0"/>
                    <w:color w:val="000000"/>
                    <w:sz w:val="21"/>
                    <w:szCs w:val="21"/>
                  </w:rPr>
                </w:rPrChange>
              </w:rPr>
              <w:t xml:space="preserve"> 1485 (24.25%)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AD34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1" w:author="Codex" w:date="2026-10-05T16:32:41.313017+00:00">
                  <w:rPr>
                    <w:bCs w:val="0"/>
                    <w:color w:val="000000"/>
                    <w:sz w:val="21"/>
                    <w:szCs w:val="21"/>
                  </w:rPr>
                </w:rPrChange>
              </w:rPr>
              <w:pPrChange w:id="28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1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BE98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2" w:author="Codex" w:date="2026-10-05T16:32:41.313017+00:00">
                  <w:rPr>
                    <w:bCs w:val="0"/>
                    <w:color w:val="000000"/>
                    <w:sz w:val="21"/>
                    <w:szCs w:val="21"/>
                  </w:rPr>
                </w:rPrChange>
              </w:rPr>
              <w:pPrChange w:id="28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15" w:author="Codex" w:date="2026-10-05T16:32:41.313017+00:00">
                  <w:rPr>
                    <w:bCs w:val="0"/>
                    <w:color w:val="000000"/>
                    <w:sz w:val="21"/>
                    <w:szCs w:val="21"/>
                  </w:rPr>
                </w:rPrChange>
              </w:rPr>
              <w:t xml:space="preserve">     </w:t>
            </w:r>
          </w:p>
        </w:tc>
      </w:tr>
      <w:tr w:rsidR="00352AB8" w14:paraId="5C988C1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6FB2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83" w:author="Codex" w:date="2026-10-05T16:32:41.313017+00:00">
                  <w:rPr>
                    <w:bCs w:val="0"/>
                    <w:color w:val="000000"/>
                    <w:sz w:val="21"/>
                    <w:szCs w:val="21"/>
                  </w:rPr>
                </w:rPrChange>
              </w:rPr>
              <w:pPrChange w:id="281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1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19" w:author="Codex" w:date="2026-10-05T16:32:41.313017+00:00">
                  <w:rPr>
                    <w:bCs w:val="0"/>
                    <w:color w:val="000000"/>
                    <w:sz w:val="21"/>
                    <w:szCs w:val="21"/>
                  </w:rPr>
                </w:rPrChange>
              </w:rPr>
              <w:t>家庭总收入对数</w:t>
            </w:r>
            <w:r>
              <w:rPr>
                <w:rFonts w:ascii="Times New Roman" w:hAnsi="Times New Roman" w:cs="Times New Roman" w:eastAsia="SimSun"/>
                <w:b w:val="0"/>
                <w:bCs w:val="0"/>
                <w:color w:val="000000"/>
                <w:sz w:val="21"/>
                <w:szCs w:val="21"/>
                <w:rPrChange w:id="282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82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82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2A05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4" w:author="Codex" w:date="2026-10-05T16:32:41.313017+00:00">
                  <w:rPr>
                    <w:bCs w:val="0"/>
                    <w:color w:val="000000"/>
                    <w:sz w:val="21"/>
                    <w:szCs w:val="21"/>
                  </w:rPr>
                </w:rPrChange>
              </w:rPr>
              <w:pPrChange w:id="282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2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2AD2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5" w:author="Codex" w:date="2026-10-05T16:32:41.313017+00:00">
                  <w:rPr>
                    <w:bCs w:val="0"/>
                    <w:color w:val="000000"/>
                    <w:sz w:val="21"/>
                    <w:szCs w:val="21"/>
                  </w:rPr>
                </w:rPrChange>
              </w:rPr>
              <w:pPrChange w:id="282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2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E572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6" w:author="Codex" w:date="2026-10-05T16:32:41.313017+00:00">
                  <w:rPr>
                    <w:bCs w:val="0"/>
                    <w:color w:val="000000"/>
                    <w:sz w:val="21"/>
                    <w:szCs w:val="21"/>
                  </w:rPr>
                </w:rPrChange>
              </w:rPr>
              <w:pPrChange w:id="28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7830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7" w:author="Codex" w:date="2026-10-05T16:32:41.313017+00:00">
                  <w:rPr>
                    <w:bCs w:val="0"/>
                    <w:color w:val="000000"/>
                    <w:sz w:val="21"/>
                    <w:szCs w:val="21"/>
                  </w:rPr>
                </w:rPrChange>
              </w:rPr>
              <w:pPrChange w:id="28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4" w:author="Codex" w:date="2026-10-05T16:32:41.313017+00:00">
                  <w:rPr>
                    <w:bCs w:val="0"/>
                    <w:color w:val="000000"/>
                    <w:sz w:val="21"/>
                    <w:szCs w:val="21"/>
                  </w:rPr>
                </w:rPrChange>
              </w:rPr>
              <w:t xml:space="preserve"> 0.566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EC05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8" w:author="Codex" w:date="2026-10-05T16:32:41.313017+00:00">
                  <w:rPr>
                    <w:bCs w:val="0"/>
                    <w:color w:val="000000"/>
                    <w:sz w:val="21"/>
                    <w:szCs w:val="21"/>
                  </w:rPr>
                </w:rPrChange>
              </w:rPr>
              <w:pPrChange w:id="28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7" w:author="Codex" w:date="2026-10-05T16:32:41.313017+00:00">
                  <w:rPr>
                    <w:bCs w:val="0"/>
                    <w:color w:val="000000"/>
                    <w:sz w:val="21"/>
                    <w:szCs w:val="21"/>
                  </w:rPr>
                </w:rPrChange>
              </w:rPr>
              <w:t>12954</w:t>
            </w:r>
          </w:p>
        </w:tc>
      </w:tr>
      <w:tr w:rsidR="00352AB8" w14:paraId="7787C10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4283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89" w:author="Codex" w:date="2026-10-05T16:32:41.313017+00:00">
                  <w:rPr>
                    <w:bCs w:val="0"/>
                    <w:color w:val="000000"/>
                    <w:sz w:val="21"/>
                    <w:szCs w:val="21"/>
                  </w:rPr>
                </w:rPrChange>
              </w:rPr>
              <w:pPrChange w:id="28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4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41"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B034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0" w:author="Codex" w:date="2026-10-05T16:32:41.313017+00:00">
                  <w:rPr>
                    <w:bCs w:val="0"/>
                    <w:color w:val="000000"/>
                    <w:sz w:val="21"/>
                    <w:szCs w:val="21"/>
                  </w:rPr>
                </w:rPrChange>
              </w:rPr>
              <w:pPrChange w:id="28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44" w:author="Codex" w:date="2026-10-05T16:32:41.313017+00:00">
                  <w:rPr>
                    <w:bCs w:val="0"/>
                    <w:color w:val="000000"/>
                    <w:sz w:val="21"/>
                    <w:szCs w:val="21"/>
                  </w:rPr>
                </w:rPrChange>
              </w:rPr>
              <w:t xml:space="preserve"> 5772 (44.56%)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7DF32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1" w:author="Codex" w:date="2026-10-05T16:32:41.313017+00:00">
                  <w:rPr>
                    <w:bCs w:val="0"/>
                    <w:color w:val="000000"/>
                    <w:sz w:val="21"/>
                    <w:szCs w:val="21"/>
                  </w:rPr>
                </w:rPrChange>
              </w:rPr>
              <w:pPrChange w:id="28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47" w:author="Codex" w:date="2026-10-05T16:32:41.313017+00:00">
                  <w:rPr>
                    <w:bCs w:val="0"/>
                    <w:color w:val="000000"/>
                    <w:sz w:val="21"/>
                    <w:szCs w:val="21"/>
                  </w:rPr>
                </w:rPrChange>
              </w:rPr>
              <w:t xml:space="preserve"> 3064 (44.32%)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B036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2" w:author="Codex" w:date="2026-10-05T16:32:41.313017+00:00">
                  <w:rPr>
                    <w:bCs w:val="0"/>
                    <w:color w:val="000000"/>
                    <w:sz w:val="21"/>
                    <w:szCs w:val="21"/>
                  </w:rPr>
                </w:rPrChange>
              </w:rPr>
              <w:pPrChange w:id="28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0" w:author="Codex" w:date="2026-10-05T16:32:41.313017+00:00">
                  <w:rPr>
                    <w:bCs w:val="0"/>
                    <w:color w:val="000000"/>
                    <w:sz w:val="21"/>
                    <w:szCs w:val="21"/>
                  </w:rPr>
                </w:rPrChange>
              </w:rPr>
              <w:t xml:space="preserve"> 2708 (44.83%)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17B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3" w:author="Codex" w:date="2026-10-05T16:32:41.313017+00:00">
                  <w:rPr>
                    <w:bCs w:val="0"/>
                    <w:color w:val="000000"/>
                    <w:sz w:val="21"/>
                    <w:szCs w:val="21"/>
                  </w:rPr>
                </w:rPrChange>
              </w:rPr>
              <w:pPrChange w:id="28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6D63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4" w:author="Codex" w:date="2026-10-05T16:32:41.313017+00:00">
                  <w:rPr>
                    <w:bCs w:val="0"/>
                    <w:color w:val="000000"/>
                    <w:sz w:val="21"/>
                    <w:szCs w:val="21"/>
                  </w:rPr>
                </w:rPrChange>
              </w:rPr>
              <w:pPrChange w:id="28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6" w:author="Codex" w:date="2026-10-05T16:32:41.313017+00:00">
                  <w:rPr>
                    <w:bCs w:val="0"/>
                    <w:color w:val="000000"/>
                    <w:sz w:val="21"/>
                    <w:szCs w:val="21"/>
                  </w:rPr>
                </w:rPrChange>
              </w:rPr>
              <w:t xml:space="preserve">     </w:t>
            </w:r>
          </w:p>
        </w:tc>
      </w:tr>
      <w:tr w:rsidR="00352AB8" w14:paraId="14962B9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047E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95" w:author="Codex" w:date="2026-10-05T16:32:41.313017+00:00">
                  <w:rPr>
                    <w:bCs w:val="0"/>
                    <w:color w:val="000000"/>
                    <w:sz w:val="21"/>
                    <w:szCs w:val="21"/>
                  </w:rPr>
                </w:rPrChange>
              </w:rPr>
              <w:pPrChange w:id="28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5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6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829D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6" w:author="Codex" w:date="2026-10-05T16:32:41.313017+00:00">
                  <w:rPr>
                    <w:bCs w:val="0"/>
                    <w:color w:val="000000"/>
                    <w:sz w:val="21"/>
                    <w:szCs w:val="21"/>
                  </w:rPr>
                </w:rPrChange>
              </w:rPr>
              <w:pPrChange w:id="286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3" w:author="Codex" w:date="2026-10-05T16:32:41.313017+00:00">
                  <w:rPr>
                    <w:bCs w:val="0"/>
                    <w:color w:val="000000"/>
                    <w:sz w:val="21"/>
                    <w:szCs w:val="21"/>
                  </w:rPr>
                </w:rPrChange>
              </w:rPr>
              <w:t xml:space="preserve"> 7182 (55.44%)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CFD6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7" w:author="Codex" w:date="2026-10-05T16:32:41.313017+00:00">
                  <w:rPr>
                    <w:bCs w:val="0"/>
                    <w:color w:val="000000"/>
                    <w:sz w:val="21"/>
                    <w:szCs w:val="21"/>
                  </w:rPr>
                </w:rPrChange>
              </w:rPr>
              <w:pPrChange w:id="28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6" w:author="Codex" w:date="2026-10-05T16:32:41.313017+00:00">
                  <w:rPr>
                    <w:bCs w:val="0"/>
                    <w:color w:val="000000"/>
                    <w:sz w:val="21"/>
                    <w:szCs w:val="21"/>
                  </w:rPr>
                </w:rPrChange>
              </w:rPr>
              <w:t xml:space="preserve"> 3850 (55.68%)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5AA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8" w:author="Codex" w:date="2026-10-05T16:32:41.313017+00:00">
                  <w:rPr>
                    <w:bCs w:val="0"/>
                    <w:color w:val="000000"/>
                    <w:sz w:val="21"/>
                    <w:szCs w:val="21"/>
                  </w:rPr>
                </w:rPrChange>
              </w:rPr>
              <w:pPrChange w:id="28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9" w:author="Codex" w:date="2026-10-05T16:32:41.313017+00:00">
                  <w:rPr>
                    <w:bCs w:val="0"/>
                    <w:color w:val="000000"/>
                    <w:sz w:val="21"/>
                    <w:szCs w:val="21"/>
                  </w:rPr>
                </w:rPrChange>
              </w:rPr>
              <w:t xml:space="preserve"> 3332 (55.17%)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9843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9" w:author="Codex" w:date="2026-10-05T16:32:41.313017+00:00">
                  <w:rPr>
                    <w:bCs w:val="0"/>
                    <w:color w:val="000000"/>
                    <w:sz w:val="21"/>
                    <w:szCs w:val="21"/>
                  </w:rPr>
                </w:rPrChange>
              </w:rPr>
              <w:pPrChange w:id="287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73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0" w:author="Codex" w:date="2026-10-05T16:32:41.313017+00:00">
                  <w:rPr>
                    <w:bCs w:val="0"/>
                    <w:color w:val="000000"/>
                    <w:sz w:val="21"/>
                    <w:szCs w:val="21"/>
                  </w:rPr>
                </w:rPrChange>
              </w:rPr>
              <w:pPrChange w:id="287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75" w:author="Codex" w:date="2026-10-05T16:32:41.313017+00:00">
                  <w:rPr>
                    <w:bCs w:val="0"/>
                    <w:color w:val="000000"/>
                    <w:sz w:val="21"/>
                    <w:szCs w:val="21"/>
                  </w:rPr>
                </w:rPrChange>
              </w:rPr>
              <w:t xml:space="preserve">     </w:t>
            </w:r>
          </w:p>
        </w:tc>
      </w:tr>
      <w:tr w:rsidR="00352AB8" w14:paraId="4B2EA4B3"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6"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6012C579" w14:textId="77777777" w:rsidR="00FB24F4" w:rsidRDefault="00FB24F4">
            <w:pPr>
              <w:pStyle w:val="af5"/>
              <w:keepNext/>
              <w:keepLines/>
              <w:pageBreakBefore w:val="0"/>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1" w:author="Codex" w:date="2026-10-05T16:32:41.313017+00:00">
                  <w:rPr>
                    <w:bCs w:val="0"/>
                    <w:color w:val="000000"/>
                    <w:sz w:val="21"/>
                    <w:szCs w:val="21"/>
                  </w:rPr>
                </w:rPrChange>
              </w:rPr>
              <w:pPrChange w:id="2877" w:author="Codex" w:date="2026-10-05T16:32:41.313017+00:00">
                <w:pPr>
                  <w:pStyle w:val="af5"/>
                  <w:keepNext/>
                  <w:keepLines/>
                  <w:pageBreakBefore/>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78" w:author="Codex" w:date="2026-10-05T16:32:41.313017+00:00">
                  <w:rPr>
                    <w:bCs w:val="0"/>
                    <w:color w:val="000000"/>
                    <w:sz w:val="21"/>
                    <w:szCs w:val="21"/>
                  </w:rPr>
                </w:rPrChange>
              </w:rPr>
              <w:lastRenderedPageBreak/>
              <w:t>必要基期变量</w:t>
            </w:r>
          </w:p>
        </w:tc>
      </w:tr>
      <w:tr w:rsidR="00352AB8" w14:paraId="7CBD289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7136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2" w:author="Codex" w:date="2026-10-05T16:32:41.313017+00:00">
                  <w:rPr>
                    <w:bCs w:val="0"/>
                    <w:color w:val="000000"/>
                    <w:sz w:val="21"/>
                    <w:szCs w:val="21"/>
                  </w:rPr>
                </w:rPrChange>
              </w:rPr>
              <w:pPrChange w:id="28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8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82" w:author="Codex" w:date="2026-10-05T16:32:41.313017+00:00">
                  <w:rPr>
                    <w:bCs w:val="0"/>
                    <w:color w:val="000000"/>
                    <w:sz w:val="21"/>
                    <w:szCs w:val="21"/>
                  </w:rPr>
                </w:rPrChange>
              </w:rPr>
              <w:t>向父母特定对象实际经济支持（基期，万元</w:t>
            </w:r>
            <w:r>
              <w:rPr>
                <w:rFonts w:ascii="Times New Roman" w:hAnsi="Times New Roman" w:cs="Times New Roman" w:eastAsia="SimSun"/>
                <w:b w:val="0"/>
                <w:bCs w:val="0"/>
                <w:color w:val="000000"/>
                <w:sz w:val="21"/>
                <w:szCs w:val="21"/>
                <w:rPrChange w:id="2883"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884" w:author="Codex" w:date="2026-10-05T16:32:41.313017+00:00">
                  <w:rPr>
                    <w:bCs w:val="0"/>
                    <w:color w:val="000000"/>
                    <w:sz w:val="21"/>
                    <w:szCs w:val="21"/>
                  </w:rPr>
                </w:rPrChange>
              </w:rPr>
              <w:t>月）</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D45A8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3" w:author="Codex" w:date="2026-10-05T16:32:41.313017+00:00">
                  <w:rPr>
                    <w:bCs w:val="0"/>
                    <w:color w:val="000000"/>
                    <w:sz w:val="21"/>
                    <w:szCs w:val="21"/>
                  </w:rPr>
                </w:rPrChange>
              </w:rPr>
              <w:pPrChange w:id="28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87" w:author="Codex" w:date="2026-10-05T16:32:41.313017+00:00">
                  <w:rPr>
                    <w:bCs w:val="0"/>
                    <w:color w:val="000000"/>
                    <w:sz w:val="21"/>
                    <w:szCs w:val="21"/>
                  </w:rPr>
                </w:rPrChange>
              </w:rPr>
              <w:t xml:space="preserve"> 0.016 (0.041)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514C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4" w:author="Codex" w:date="2026-10-05T16:32:41.313017+00:00">
                  <w:rPr>
                    <w:bCs w:val="0"/>
                    <w:color w:val="000000"/>
                    <w:sz w:val="21"/>
                    <w:szCs w:val="21"/>
                  </w:rPr>
                </w:rPrChange>
              </w:rPr>
              <w:pPrChange w:id="28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0" w:author="Codex" w:date="2026-10-05T16:32:41.313017+00:00">
                  <w:rPr>
                    <w:bCs w:val="0"/>
                    <w:color w:val="000000"/>
                    <w:sz w:val="21"/>
                    <w:szCs w:val="21"/>
                  </w:rPr>
                </w:rPrChange>
              </w:rPr>
              <w:t xml:space="preserve"> 0.015 (0.040)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E7B3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5" w:author="Codex" w:date="2026-10-05T16:32:41.313017+00:00">
                  <w:rPr>
                    <w:bCs w:val="0"/>
                    <w:color w:val="000000"/>
                    <w:sz w:val="21"/>
                    <w:szCs w:val="21"/>
                  </w:rPr>
                </w:rPrChange>
              </w:rPr>
              <w:pPrChange w:id="28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3" w:author="Codex" w:date="2026-10-05T16:32:41.313017+00:00">
                  <w:rPr>
                    <w:bCs w:val="0"/>
                    <w:color w:val="000000"/>
                    <w:sz w:val="21"/>
                    <w:szCs w:val="21"/>
                  </w:rPr>
                </w:rPrChange>
              </w:rPr>
              <w:t xml:space="preserve"> 0.017 (0.042)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EF7D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6" w:author="Codex" w:date="2026-10-05T16:32:41.313017+00:00">
                  <w:rPr>
                    <w:bCs w:val="0"/>
                    <w:color w:val="000000"/>
                    <w:sz w:val="21"/>
                    <w:szCs w:val="21"/>
                  </w:rPr>
                </w:rPrChange>
              </w:rPr>
              <w:pPrChange w:id="28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6" w:author="Codex" w:date="2026-10-05T16:32:41.313017+00:00">
                  <w:rPr>
                    <w:bCs w:val="0"/>
                    <w:color w:val="000000"/>
                    <w:sz w:val="21"/>
                    <w:szCs w:val="21"/>
                  </w:rPr>
                </w:rPrChange>
              </w:rPr>
              <w:t xml:space="preserve"> 0.005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9BF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7" w:author="Codex" w:date="2026-10-05T16:32:41.313017+00:00">
                  <w:rPr>
                    <w:bCs w:val="0"/>
                    <w:color w:val="000000"/>
                    <w:sz w:val="21"/>
                    <w:szCs w:val="21"/>
                  </w:rPr>
                </w:rPrChange>
              </w:rPr>
              <w:pPrChange w:id="28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9" w:author="Codex" w:date="2026-10-05T16:32:41.313017+00:00">
                  <w:rPr>
                    <w:bCs w:val="0"/>
                    <w:color w:val="000000"/>
                    <w:sz w:val="21"/>
                    <w:szCs w:val="21"/>
                  </w:rPr>
                </w:rPrChange>
              </w:rPr>
              <w:t>12983</w:t>
            </w:r>
          </w:p>
        </w:tc>
      </w:tr>
      <w:tr w:rsidR="00352AB8" w14:paraId="32CC9E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FCBC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8" w:author="Codex" w:date="2026-10-05T16:32:41.313017+00:00">
                  <w:rPr>
                    <w:bCs w:val="0"/>
                    <w:color w:val="000000"/>
                    <w:sz w:val="21"/>
                    <w:szCs w:val="21"/>
                  </w:rPr>
                </w:rPrChange>
              </w:rPr>
              <w:pPrChange w:id="29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0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03" w:author="Codex" w:date="2026-10-05T16:32:41.313017+00:00">
                  <w:rPr>
                    <w:bCs w:val="0"/>
                    <w:color w:val="000000"/>
                    <w:sz w:val="21"/>
                    <w:szCs w:val="21"/>
                  </w:rPr>
                </w:rPrChange>
              </w:rPr>
              <w:t>本人夫妻内收入份额（基期）</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19FF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9" w:author="Codex" w:date="2026-10-05T16:32:41.313017+00:00">
                  <w:rPr>
                    <w:bCs w:val="0"/>
                    <w:color w:val="000000"/>
                    <w:sz w:val="21"/>
                    <w:szCs w:val="21"/>
                  </w:rPr>
                </w:rPrChange>
              </w:rPr>
              <w:pPrChange w:id="29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06" w:author="Codex" w:date="2026-10-05T16:32:41.313017+00:00">
                  <w:rPr>
                    <w:bCs w:val="0"/>
                    <w:color w:val="000000"/>
                    <w:sz w:val="21"/>
                    <w:szCs w:val="21"/>
                  </w:rPr>
                </w:rPrChange>
              </w:rPr>
              <w:t xml:space="preserve"> 0.501 (0.307)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7C97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0" w:author="Codex" w:date="2026-10-05T16:32:41.313017+00:00">
                  <w:rPr>
                    <w:bCs w:val="0"/>
                    <w:color w:val="000000"/>
                    <w:sz w:val="21"/>
                    <w:szCs w:val="21"/>
                  </w:rPr>
                </w:rPrChange>
              </w:rPr>
              <w:pPrChange w:id="29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09" w:author="Codex" w:date="2026-10-05T16:32:41.313017+00:00">
                  <w:rPr>
                    <w:bCs w:val="0"/>
                    <w:color w:val="000000"/>
                    <w:sz w:val="21"/>
                    <w:szCs w:val="21"/>
                  </w:rPr>
                </w:rPrChange>
              </w:rPr>
              <w:t xml:space="preserve"> 0.500 (0.300)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CE8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1" w:author="Codex" w:date="2026-10-05T16:32:41.313017+00:00">
                  <w:rPr>
                    <w:bCs w:val="0"/>
                    <w:color w:val="000000"/>
                    <w:sz w:val="21"/>
                    <w:szCs w:val="21"/>
                  </w:rPr>
                </w:rPrChange>
              </w:rPr>
              <w:pPrChange w:id="29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2" w:author="Codex" w:date="2026-10-05T16:32:41.313017+00:00">
                  <w:rPr>
                    <w:bCs w:val="0"/>
                    <w:color w:val="000000"/>
                    <w:sz w:val="21"/>
                    <w:szCs w:val="21"/>
                  </w:rPr>
                </w:rPrChange>
              </w:rPr>
              <w:t xml:space="preserve"> 0.502 (0.316)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CDE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2" w:author="Codex" w:date="2026-10-05T16:32:41.313017+00:00">
                  <w:rPr>
                    <w:bCs w:val="0"/>
                    <w:color w:val="000000"/>
                    <w:sz w:val="21"/>
                    <w:szCs w:val="21"/>
                  </w:rPr>
                </w:rPrChange>
              </w:rPr>
              <w:pPrChange w:id="29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5" w:author="Codex" w:date="2026-10-05T16:32:41.313017+00:00">
                  <w:rPr>
                    <w:bCs w:val="0"/>
                    <w:color w:val="000000"/>
                    <w:sz w:val="21"/>
                    <w:szCs w:val="21"/>
                  </w:rPr>
                </w:rPrChange>
              </w:rPr>
              <w:t xml:space="preserve"> 0.643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5277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3" w:author="Codex" w:date="2026-10-05T16:32:41.313017+00:00">
                  <w:rPr>
                    <w:bCs w:val="0"/>
                    <w:color w:val="000000"/>
                    <w:sz w:val="21"/>
                    <w:szCs w:val="21"/>
                  </w:rPr>
                </w:rPrChange>
              </w:rPr>
              <w:pPrChange w:id="29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8" w:author="Codex" w:date="2026-10-05T16:32:41.313017+00:00">
                  <w:rPr>
                    <w:bCs w:val="0"/>
                    <w:color w:val="000000"/>
                    <w:sz w:val="21"/>
                    <w:szCs w:val="21"/>
                  </w:rPr>
                </w:rPrChange>
              </w:rPr>
              <w:t>13092</w:t>
            </w:r>
          </w:p>
        </w:tc>
      </w:tr>
      <w:tr w:rsidR="00352AB8" w14:paraId="3651CE1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E265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14" w:author="Codex" w:date="2026-10-05T16:32:41.313017+00:00">
                  <w:rPr>
                    <w:bCs w:val="0"/>
                    <w:color w:val="000000"/>
                    <w:sz w:val="21"/>
                    <w:szCs w:val="21"/>
                  </w:rPr>
                </w:rPrChange>
              </w:rPr>
              <w:pPrChange w:id="29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2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22" w:author="Codex" w:date="2026-10-05T16:32:41.313017+00:00">
                  <w:rPr>
                    <w:bCs w:val="0"/>
                    <w:color w:val="000000"/>
                    <w:sz w:val="21"/>
                    <w:szCs w:val="21"/>
                  </w:rPr>
                </w:rPrChange>
              </w:rPr>
              <w:t>夫妻满意度差（基期，本人减配偶）</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51B6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5" w:author="Codex" w:date="2026-10-05T16:32:41.313017+00:00">
                  <w:rPr>
                    <w:bCs w:val="0"/>
                    <w:color w:val="000000"/>
                    <w:sz w:val="21"/>
                    <w:szCs w:val="21"/>
                  </w:rPr>
                </w:rPrChange>
              </w:rPr>
              <w:pPrChange w:id="29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25" w:author="Codex" w:date="2026-10-05T16:32:41.313017+00:00">
                  <w:rPr>
                    <w:bCs w:val="0"/>
                    <w:color w:val="000000"/>
                    <w:sz w:val="21"/>
                    <w:szCs w:val="21"/>
                  </w:rPr>
                </w:rPrChange>
              </w:rPr>
              <w:t xml:space="preserve">-0.012 (1.063)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C07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6" w:author="Codex" w:date="2026-10-05T16:32:41.313017+00:00">
                  <w:rPr>
                    <w:bCs w:val="0"/>
                    <w:color w:val="000000"/>
                    <w:sz w:val="21"/>
                    <w:szCs w:val="21"/>
                  </w:rPr>
                </w:rPrChange>
              </w:rPr>
              <w:pPrChange w:id="29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28" w:author="Codex" w:date="2026-10-05T16:32:41.313017+00:00">
                  <w:rPr>
                    <w:bCs w:val="0"/>
                    <w:color w:val="000000"/>
                    <w:sz w:val="21"/>
                    <w:szCs w:val="21"/>
                  </w:rPr>
                </w:rPrChange>
              </w:rPr>
              <w:t xml:space="preserve">-0.017 (1.043)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F271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7" w:author="Codex" w:date="2026-10-05T16:32:41.313017+00:00">
                  <w:rPr>
                    <w:bCs w:val="0"/>
                    <w:color w:val="000000"/>
                    <w:sz w:val="21"/>
                    <w:szCs w:val="21"/>
                  </w:rPr>
                </w:rPrChange>
              </w:rPr>
              <w:pPrChange w:id="29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1" w:author="Codex" w:date="2026-10-05T16:32:41.313017+00:00">
                  <w:rPr>
                    <w:bCs w:val="0"/>
                    <w:color w:val="000000"/>
                    <w:sz w:val="21"/>
                    <w:szCs w:val="21"/>
                  </w:rPr>
                </w:rPrChange>
              </w:rPr>
              <w:t xml:space="preserve">-0.006 (1.085)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F074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8" w:author="Codex" w:date="2026-10-05T16:32:41.313017+00:00">
                  <w:rPr>
                    <w:bCs w:val="0"/>
                    <w:color w:val="000000"/>
                    <w:sz w:val="21"/>
                    <w:szCs w:val="21"/>
                  </w:rPr>
                </w:rPrChange>
              </w:rPr>
              <w:pPrChange w:id="29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4" w:author="Codex" w:date="2026-10-05T16:32:41.313017+00:00">
                  <w:rPr>
                    <w:bCs w:val="0"/>
                    <w:color w:val="000000"/>
                    <w:sz w:val="21"/>
                    <w:szCs w:val="21"/>
                  </w:rPr>
                </w:rPrChange>
              </w:rPr>
              <w:t xml:space="preserve"> 0.544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B900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9" w:author="Codex" w:date="2026-10-05T16:32:41.313017+00:00">
                  <w:rPr>
                    <w:bCs w:val="0"/>
                    <w:color w:val="000000"/>
                    <w:sz w:val="21"/>
                    <w:szCs w:val="21"/>
                  </w:rPr>
                </w:rPrChange>
              </w:rPr>
              <w:pPrChange w:id="29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7" w:author="Codex" w:date="2026-10-05T16:32:41.313017+00:00">
                  <w:rPr>
                    <w:bCs w:val="0"/>
                    <w:color w:val="000000"/>
                    <w:sz w:val="21"/>
                    <w:szCs w:val="21"/>
                  </w:rPr>
                </w:rPrChange>
              </w:rPr>
              <w:t>13082</w:t>
            </w:r>
          </w:p>
        </w:tc>
      </w:tr>
      <w:tr w:rsidR="00352AB8" w14:paraId="72C72E7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5CB5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20" w:author="Codex" w:date="2026-10-05T16:32:41.313017+00:00">
                  <w:rPr>
                    <w:bCs w:val="0"/>
                    <w:color w:val="000000"/>
                    <w:sz w:val="21"/>
                    <w:szCs w:val="21"/>
                  </w:rPr>
                </w:rPrChange>
              </w:rPr>
              <w:pPrChange w:id="29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4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41" w:author="Codex" w:date="2026-10-05T16:32:41.313017+00:00">
                  <w:rPr>
                    <w:bCs w:val="0"/>
                    <w:color w:val="000000"/>
                    <w:sz w:val="21"/>
                    <w:szCs w:val="21"/>
                  </w:rPr>
                </w:rPrChange>
              </w:rPr>
              <w:t>本人婚姻满意度（基期，</w:t>
            </w:r>
            <w:r>
              <w:rPr>
                <w:rFonts w:ascii="Times New Roman" w:hAnsi="Times New Roman" w:cs="Times New Roman" w:eastAsia="SimSun"/>
                <w:b w:val="0"/>
                <w:bCs w:val="0"/>
                <w:color w:val="000000"/>
                <w:sz w:val="21"/>
                <w:szCs w:val="21"/>
                <w:rPrChange w:id="2942" w:author="Codex" w:date="2026-10-05T16:32:41.313017+00:00">
                  <w:rPr>
                    <w:bCs w:val="0"/>
                    <w:color w:val="000000"/>
                    <w:sz w:val="21"/>
                    <w:szCs w:val="21"/>
                  </w:rPr>
                </w:rPrChange>
              </w:rPr>
              <w:t>1—5</w:t>
            </w:r>
            <w:r>
              <w:rPr>
                <w:rFonts w:ascii="Times New Roman" w:hAnsi="Times New Roman" w:cs="Times New Roman" w:eastAsia="SimSun"/>
                <w:b w:val="0"/>
                <w:bCs w:val="0"/>
                <w:color w:val="000000"/>
                <w:sz w:val="21"/>
                <w:szCs w:val="21"/>
                <w:rPrChange w:id="2943" w:author="Codex" w:date="2026-10-05T16:32:41.313017+00:00">
                  <w:rPr>
                    <w:bCs w:val="0"/>
                    <w:color w:val="000000"/>
                    <w:sz w:val="21"/>
                    <w:szCs w:val="21"/>
                  </w:rPr>
                </w:rPrChange>
              </w:rPr>
              <w:t>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A62B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1" w:author="Codex" w:date="2026-10-05T16:32:41.313017+00:00">
                  <w:rPr>
                    <w:bCs w:val="0"/>
                    <w:color w:val="000000"/>
                    <w:sz w:val="21"/>
                    <w:szCs w:val="21"/>
                  </w:rPr>
                </w:rPrChange>
              </w:rPr>
              <w:pPrChange w:id="29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46" w:author="Codex" w:date="2026-10-05T16:32:41.313017+00:00">
                  <w:rPr>
                    <w:bCs w:val="0"/>
                    <w:color w:val="000000"/>
                    <w:sz w:val="21"/>
                    <w:szCs w:val="21"/>
                  </w:rPr>
                </w:rPrChange>
              </w:rPr>
              <w:t xml:space="preserve"> 4.518 (0.808)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ECB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2" w:author="Codex" w:date="2026-10-05T16:32:41.313017+00:00">
                  <w:rPr>
                    <w:bCs w:val="0"/>
                    <w:color w:val="000000"/>
                    <w:sz w:val="21"/>
                    <w:szCs w:val="21"/>
                  </w:rPr>
                </w:rPrChange>
              </w:rPr>
              <w:pPrChange w:id="29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49" w:author="Codex" w:date="2026-10-05T16:32:41.313017+00:00">
                  <w:rPr>
                    <w:bCs w:val="0"/>
                    <w:color w:val="000000"/>
                    <w:sz w:val="21"/>
                    <w:szCs w:val="21"/>
                  </w:rPr>
                </w:rPrChange>
              </w:rPr>
              <w:t xml:space="preserve"> 4.538 (0.802)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5E4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3" w:author="Codex" w:date="2026-10-05T16:32:41.313017+00:00">
                  <w:rPr>
                    <w:bCs w:val="0"/>
                    <w:color w:val="000000"/>
                    <w:sz w:val="21"/>
                    <w:szCs w:val="21"/>
                  </w:rPr>
                </w:rPrChange>
              </w:rPr>
              <w:pPrChange w:id="29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2" w:author="Codex" w:date="2026-10-05T16:32:41.313017+00:00">
                  <w:rPr>
                    <w:bCs w:val="0"/>
                    <w:color w:val="000000"/>
                    <w:sz w:val="21"/>
                    <w:szCs w:val="21"/>
                  </w:rPr>
                </w:rPrChange>
              </w:rPr>
              <w:t xml:space="preserve"> 4.495 (0.813)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82A0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4" w:author="Codex" w:date="2026-10-05T16:32:41.313017+00:00">
                  <w:rPr>
                    <w:bCs w:val="0"/>
                    <w:color w:val="000000"/>
                    <w:sz w:val="21"/>
                    <w:szCs w:val="21"/>
                  </w:rPr>
                </w:rPrChange>
              </w:rPr>
              <w:pPrChange w:id="29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5" w:author="Codex" w:date="2026-10-05T16:32:41.313017+00:00">
                  <w:rPr>
                    <w:bCs w:val="0"/>
                    <w:color w:val="000000"/>
                    <w:sz w:val="21"/>
                    <w:szCs w:val="21"/>
                  </w:rPr>
                </w:rPrChange>
              </w:rPr>
              <w:t xml:space="preserve"> 0.003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49A1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5" w:author="Codex" w:date="2026-10-05T16:32:41.313017+00:00">
                  <w:rPr>
                    <w:bCs w:val="0"/>
                    <w:color w:val="000000"/>
                    <w:sz w:val="21"/>
                    <w:szCs w:val="21"/>
                  </w:rPr>
                </w:rPrChange>
              </w:rPr>
              <w:pPrChange w:id="29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8" w:author="Codex" w:date="2026-10-05T16:32:41.313017+00:00">
                  <w:rPr>
                    <w:bCs w:val="0"/>
                    <w:color w:val="000000"/>
                    <w:sz w:val="21"/>
                    <w:szCs w:val="21"/>
                  </w:rPr>
                </w:rPrChange>
              </w:rPr>
              <w:t>13089</w:t>
            </w:r>
          </w:p>
        </w:tc>
      </w:tr>
      <w:tr w:rsidR="00352AB8" w14:paraId="6A7F0E1F" w14:textId="77777777" w:rsidTr="000744B2">
        <w:trPr>
          <w:cantSplit/>
          <w:jc w:val="center"/>
        </w:trPr>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59"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5E4F0E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26" w:author="Codex" w:date="2026-10-05T16:32:41.313017+00:00">
                  <w:rPr>
                    <w:bCs w:val="0"/>
                    <w:color w:val="000000"/>
                    <w:sz w:val="21"/>
                    <w:szCs w:val="21"/>
                  </w:rPr>
                </w:rPrChange>
              </w:rPr>
              <w:pPrChange w:id="29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62" w:author="Codex" w:date="2026-10-05T16:32:41.313017+00:00">
                  <w:rPr>
                    <w:bCs w:val="0"/>
                    <w:color w:val="000000"/>
                    <w:sz w:val="21"/>
                    <w:szCs w:val="21"/>
                  </w:rPr>
                </w:rPrChange>
              </w:rPr>
              <w:t>配偶婚姻满意度（基期，</w:t>
            </w:r>
            <w:r>
              <w:rPr>
                <w:rFonts w:ascii="Times New Roman" w:hAnsi="Times New Roman" w:cs="Times New Roman" w:eastAsia="SimSun"/>
                <w:b w:val="0"/>
                <w:bCs w:val="0"/>
                <w:color w:val="000000"/>
                <w:sz w:val="21"/>
                <w:szCs w:val="21"/>
                <w:rPrChange w:id="2963" w:author="Codex" w:date="2026-10-05T16:32:41.313017+00:00">
                  <w:rPr>
                    <w:bCs w:val="0"/>
                    <w:color w:val="000000"/>
                    <w:sz w:val="21"/>
                    <w:szCs w:val="21"/>
                  </w:rPr>
                </w:rPrChange>
              </w:rPr>
              <w:t>1—5</w:t>
            </w:r>
            <w:r>
              <w:rPr>
                <w:rFonts w:ascii="Times New Roman" w:hAnsi="Times New Roman" w:cs="Times New Roman" w:eastAsia="SimSun"/>
                <w:b w:val="0"/>
                <w:bCs w:val="0"/>
                <w:color w:val="000000"/>
                <w:sz w:val="21"/>
                <w:szCs w:val="21"/>
                <w:rPrChange w:id="2964" w:author="Codex" w:date="2026-10-05T16:32:41.313017+00:00">
                  <w:rPr>
                    <w:bCs w:val="0"/>
                    <w:color w:val="000000"/>
                    <w:sz w:val="21"/>
                    <w:szCs w:val="21"/>
                  </w:rPr>
                </w:rPrChange>
              </w:rPr>
              <w:t>分）</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65"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19EB70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7" w:author="Codex" w:date="2026-10-05T16:32:41.313017+00:00">
                  <w:rPr>
                    <w:bCs w:val="0"/>
                    <w:color w:val="000000"/>
                    <w:sz w:val="21"/>
                    <w:szCs w:val="21"/>
                  </w:rPr>
                </w:rPrChange>
              </w:rPr>
              <w:pPrChange w:id="29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67" w:author="Codex" w:date="2026-10-05T16:32:41.313017+00:00">
                  <w:rPr>
                    <w:bCs w:val="0"/>
                    <w:color w:val="000000"/>
                    <w:sz w:val="21"/>
                    <w:szCs w:val="21"/>
                  </w:rPr>
                </w:rPrChange>
              </w:rPr>
              <w:t xml:space="preserve"> 4.530 (0.792)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68"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78536C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8" w:author="Codex" w:date="2026-10-05T16:32:41.313017+00:00">
                  <w:rPr>
                    <w:bCs w:val="0"/>
                    <w:color w:val="000000"/>
                    <w:sz w:val="21"/>
                    <w:szCs w:val="21"/>
                  </w:rPr>
                </w:rPrChange>
              </w:rPr>
              <w:pPrChange w:id="29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0" w:author="Codex" w:date="2026-10-05T16:32:41.313017+00:00">
                  <w:rPr>
                    <w:bCs w:val="0"/>
                    <w:color w:val="000000"/>
                    <w:sz w:val="21"/>
                    <w:szCs w:val="21"/>
                  </w:rPr>
                </w:rPrChange>
              </w:rPr>
              <w:t xml:space="preserve"> 4.555 (0.778)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1"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33819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9" w:author="Codex" w:date="2026-10-05T16:32:41.313017+00:00">
                  <w:rPr>
                    <w:bCs w:val="0"/>
                    <w:color w:val="000000"/>
                    <w:sz w:val="21"/>
                    <w:szCs w:val="21"/>
                  </w:rPr>
                </w:rPrChange>
              </w:rPr>
              <w:pPrChange w:id="29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3" w:author="Codex" w:date="2026-10-05T16:32:41.313017+00:00">
                  <w:rPr>
                    <w:bCs w:val="0"/>
                    <w:color w:val="000000"/>
                    <w:sz w:val="21"/>
                    <w:szCs w:val="21"/>
                  </w:rPr>
                </w:rPrChange>
              </w:rPr>
              <w:t xml:space="preserve"> 4.501 (0.806)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4"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0ECD3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30" w:author="Codex" w:date="2026-10-05T16:32:41.313017+00:00">
                  <w:rPr>
                    <w:bCs w:val="0"/>
                    <w:color w:val="000000"/>
                    <w:sz w:val="21"/>
                    <w:szCs w:val="21"/>
                  </w:rPr>
                </w:rPrChange>
              </w:rPr>
              <w:pPrChange w:id="29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6" w:author="Codex" w:date="2026-10-05T16:32:41.313017+00:00">
                  <w:rPr>
                    <w:bCs w:val="0"/>
                    <w:color w:val="000000"/>
                    <w:sz w:val="21"/>
                    <w:szCs w:val="21"/>
                  </w:rPr>
                </w:rPrChange>
              </w:rPr>
              <w:t xml:space="preserve">&lt;0.001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7"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71948A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31" w:author="Codex" w:date="2026-10-05T16:32:41.313017+00:00">
                  <w:rPr>
                    <w:bCs w:val="0"/>
                    <w:color w:val="000000"/>
                    <w:sz w:val="21"/>
                    <w:szCs w:val="21"/>
                  </w:rPr>
                </w:rPrChange>
              </w:rPr>
              <w:pPrChange w:id="29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9" w:author="Codex" w:date="2026-10-05T16:32:41.313017+00:00">
                  <w:rPr>
                    <w:bCs w:val="0"/>
                    <w:color w:val="000000"/>
                    <w:sz w:val="21"/>
                    <w:szCs w:val="21"/>
                  </w:rPr>
                </w:rPrChange>
              </w:rPr>
              <w:t>13085</w:t>
            </w:r>
          </w:p>
        </w:tc>
      </w:tr>
    </w:tbl>
    <w:p w14:paraId="274D994C" w14:textId="7CA38406"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2" w:author="Codex" w:date="2026-10-05T16:32:41.313017+00:00">
            <w:rPr>
              <w:bCs w:val="0"/>
              <w:sz w:val="21"/>
              <w:szCs w:val="21"/>
            </w:rPr>
          </w:rPrChange>
        </w:rPr>
        <w:pPrChange w:id="2980" w:author="Codex" w:date="2026-10-05T16:32:41.313017+00:00">
          <w:pPr>
            <w:pStyle w:val="af5"/>
            <w:keepLines/>
            <w:ind w:firstLineChars="0" w:firstLine="0"/>
          </w:pPr>
        </w:pPrChange>
      </w:pPr>
      <w:r>
        <w:rPr>
          <w:rFonts w:ascii="Times New Roman" w:hAnsi="Times New Roman" w:cs="Times New Roman" w:eastAsia="SimSun"/>
          <w:sz w:val="21"/>
          <w:szCs w:val="21"/>
          <w:rPrChange w:id="2981" w:author="Codex" w:date="2026-10-05T16:32:41.313017+00:00">
            <w:rPr>
              <w:sz w:val="21"/>
              <w:szCs w:val="21"/>
            </w:rPr>
          </w:rPrChange>
        </w:rPr>
        <w:t>注：描述总体为身份筛选通过的</w:t>
      </w:r>
      <w:r>
        <w:rPr>
          <w:rFonts w:ascii="Times New Roman" w:hAnsi="Times New Roman" w:cs="Times New Roman" w:eastAsia="SimSun"/>
          <w:sz w:val="21"/>
          <w:szCs w:val="21"/>
          <w:rPrChange w:id="2982" w:author="Codex" w:date="2026-10-05T16:32:41.313017+00:00">
            <w:rPr>
              <w:sz w:val="21"/>
              <w:szCs w:val="21"/>
            </w:rPr>
          </w:rPrChange>
        </w:rPr>
        <w:t>13,092</w:t>
      </w:r>
      <w:r>
        <w:rPr>
          <w:rFonts w:ascii="Times New Roman" w:hAnsi="Times New Roman" w:cs="Times New Roman" w:eastAsia="SimSun"/>
          <w:sz w:val="21"/>
          <w:szCs w:val="21"/>
          <w:rPrChange w:id="2983" w:author="Codex" w:date="2026-10-05T16:32:41.313017+00:00">
            <w:rPr>
              <w:sz w:val="21"/>
              <w:szCs w:val="21"/>
            </w:rPr>
          </w:rPrChange>
        </w:rPr>
        <w:t>条亲子二元组</w:t>
      </w:r>
      <w:r>
        <w:rPr>
          <w:rFonts w:ascii="Times New Roman" w:hAnsi="Times New Roman" w:cs="Times New Roman" w:eastAsia="SimSun"/>
          <w:sz w:val="21"/>
          <w:szCs w:val="21"/>
          <w:rPrChange w:id="2984" w:author="Codex" w:date="2026-10-05T16:32:41.313017+00:00">
            <w:rPr>
              <w:sz w:val="21"/>
              <w:szCs w:val="21"/>
            </w:rPr>
          </w:rPrChange>
        </w:rPr>
        <w:t>—</w:t>
      </w:r>
      <w:r>
        <w:rPr>
          <w:rFonts w:ascii="Times New Roman" w:hAnsi="Times New Roman" w:cs="Times New Roman" w:eastAsia="SimSun"/>
          <w:sz w:val="21"/>
          <w:szCs w:val="21"/>
          <w:rPrChange w:id="2985" w:author="Codex" w:date="2026-10-05T16:32:41.313017+00:00">
            <w:rPr>
              <w:sz w:val="21"/>
              <w:szCs w:val="21"/>
            </w:rPr>
          </w:rPrChange>
        </w:rPr>
        <w:t>区间记录（</w:t>
      </w:r>
      <w:r>
        <w:rPr>
          <w:rFonts w:ascii="Times New Roman" w:hAnsi="Times New Roman" w:cs="Times New Roman" w:eastAsia="SimSun"/>
          <w:sz w:val="21"/>
          <w:szCs w:val="21"/>
          <w:rPrChange w:id="2986" w:author="Codex" w:date="2026-10-05T16:32:41.313017+00:00">
            <w:rPr>
              <w:sz w:val="21"/>
              <w:szCs w:val="21"/>
            </w:rPr>
          </w:rPrChange>
        </w:rPr>
        <w:t>8,528</w:t>
      </w:r>
      <w:r>
        <w:rPr>
          <w:rFonts w:ascii="Times New Roman" w:hAnsi="Times New Roman" w:cs="Times New Roman" w:eastAsia="SimSun"/>
          <w:sz w:val="21"/>
          <w:szCs w:val="21"/>
          <w:rPrChange w:id="2987" w:author="Codex" w:date="2026-10-05T16:32:41.313017+00:00">
            <w:rPr>
              <w:sz w:val="21"/>
              <w:szCs w:val="21"/>
            </w:rPr>
          </w:rPrChange>
        </w:rPr>
        <w:t>个亲子二元组、</w:t>
      </w:r>
      <w:r>
        <w:rPr>
          <w:rFonts w:ascii="Times New Roman" w:hAnsi="Times New Roman" w:cs="Times New Roman" w:eastAsia="SimSun"/>
          <w:sz w:val="21"/>
          <w:szCs w:val="21"/>
          <w:rPrChange w:id="2988" w:author="Codex" w:date="2026-10-05T16:32:41.313017+00:00">
            <w:rPr>
              <w:sz w:val="21"/>
              <w:szCs w:val="21"/>
            </w:rPr>
          </w:rPrChange>
        </w:rPr>
        <w:t>5,318</w:t>
      </w:r>
      <w:r>
        <w:rPr>
          <w:rFonts w:ascii="Times New Roman" w:hAnsi="Times New Roman" w:cs="Times New Roman" w:eastAsia="SimSun"/>
          <w:sz w:val="21"/>
          <w:szCs w:val="21"/>
          <w:rPrChange w:id="2989" w:author="Codex" w:date="2026-10-05T16:32:41.313017+00:00">
            <w:rPr>
              <w:sz w:val="21"/>
              <w:szCs w:val="21"/>
            </w:rPr>
          </w:rPrChange>
        </w:rPr>
        <w:t>名成年子女），不是八条链的完整案例交集。连续变量为均值（标准差），分类变量为</w:t>
      </w:r>
      <w:r>
        <w:rPr>
          <w:rFonts w:ascii="Times New Roman" w:hAnsi="Times New Roman" w:cs="Times New Roman" w:eastAsia="SimSun"/>
          <w:sz w:val="21"/>
          <w:szCs w:val="21"/>
          <w:rPrChange w:id="2990" w:author="Codex" w:date="2026-10-05T16:32:41.313017+00:00">
            <w:rPr>
              <w:sz w:val="21"/>
              <w:szCs w:val="21"/>
            </w:rPr>
          </w:rPrChange>
        </w:rPr>
        <w:t>n</w:t>
      </w:r>
      <w:r>
        <w:rPr>
          <w:rFonts w:ascii="Times New Roman" w:hAnsi="Times New Roman" w:cs="Times New Roman" w:eastAsia="SimSun"/>
          <w:sz w:val="21"/>
          <w:szCs w:val="21"/>
          <w:rPrChange w:id="2991" w:author="Codex" w:date="2026-10-05T16:32:41.313017+00:00">
            <w:rPr>
              <w:sz w:val="21"/>
              <w:szCs w:val="21"/>
            </w:rPr>
          </w:rPrChange>
        </w:rPr>
        <w:t>（</w:t>
      </w:r>
      <w:r>
        <w:rPr>
          <w:rFonts w:ascii="Times New Roman" w:hAnsi="Times New Roman" w:cs="Times New Roman" w:eastAsia="SimSun"/>
          <w:sz w:val="21"/>
          <w:szCs w:val="21"/>
          <w:rPrChange w:id="2992" w:author="Codex" w:date="2026-10-05T16:32:41.313017+00:00">
            <w:rPr>
              <w:sz w:val="21"/>
              <w:szCs w:val="21"/>
            </w:rPr>
          </w:rPrChange>
        </w:rPr>
        <w:t>%</w:t>
      </w:r>
      <w:r>
        <w:rPr>
          <w:rFonts w:ascii="Times New Roman" w:hAnsi="Times New Roman" w:cs="Times New Roman" w:eastAsia="SimSun"/>
          <w:sz w:val="21"/>
          <w:szCs w:val="21"/>
          <w:rPrChange w:id="2993" w:author="Codex" w:date="2026-10-05T16:32:41.313017+00:00">
            <w:rPr>
              <w:sz w:val="21"/>
              <w:szCs w:val="21"/>
            </w:rPr>
          </w:rPrChange>
        </w:rPr>
        <w:t>）；</w:t>
      </w:r>
      <w:r>
        <w:rPr>
          <w:rFonts w:ascii="Times New Roman" w:hAnsi="Times New Roman" w:cs="Times New Roman" w:eastAsia="SimSun"/>
          <w:sz w:val="21"/>
          <w:szCs w:val="21"/>
          <w:rPrChange w:id="2994" w:author="Codex" w:date="2026-10-05T16:32:41.313017+00:00">
            <w:rPr>
              <w:sz w:val="21"/>
              <w:szCs w:val="21"/>
            </w:rPr>
          </w:rPrChange>
        </w:rPr>
        <w:t>N</w:t>
      </w:r>
      <w:r>
        <w:rPr>
          <w:rFonts w:ascii="Times New Roman" w:hAnsi="Times New Roman" w:cs="Times New Roman" w:eastAsia="SimSun"/>
          <w:sz w:val="21"/>
          <w:szCs w:val="21"/>
          <w:rPrChange w:id="2995" w:author="Codex" w:date="2026-10-05T16:32:41.313017+00:00">
            <w:rPr>
              <w:sz w:val="21"/>
              <w:szCs w:val="21"/>
            </w:rPr>
          </w:rPrChange>
        </w:rPr>
        <w:t>按变量有效观测计算，不对全表统一删除缺失。提升／升级指标的资格外记录不计入该指标分母；未提升／未升级包含其他有效转移状态。家务时长以小时</w:t>
      </w:r>
      <w:r>
        <w:rPr>
          <w:rFonts w:ascii="Times New Roman" w:hAnsi="Times New Roman" w:cs="Times New Roman" w:eastAsia="SimSun"/>
          <w:sz w:val="21"/>
          <w:szCs w:val="21"/>
          <w:rPrChange w:id="2996" w:author="Codex" w:date="2026-10-05T16:32:41.313017+00:00">
            <w:rPr>
              <w:sz w:val="21"/>
              <w:szCs w:val="21"/>
            </w:rPr>
          </w:rPrChange>
        </w:rPr>
        <w:t>/</w:t>
      </w:r>
      <w:r>
        <w:rPr>
          <w:rFonts w:ascii="Times New Roman" w:hAnsi="Times New Roman" w:cs="Times New Roman" w:eastAsia="SimSun"/>
          <w:sz w:val="21"/>
          <w:szCs w:val="21"/>
          <w:rPrChange w:id="2997" w:author="Codex" w:date="2026-10-05T16:32:41.313017+00:00">
            <w:rPr>
              <w:sz w:val="21"/>
              <w:szCs w:val="21"/>
            </w:rPr>
          </w:rPrChange>
        </w:rPr>
        <w:t>日计，保存值按工作日与休息日回答的简单平均及各期直接日均回答的跳题规则构造；与归档脚本最终采用的</w:t>
      </w:r>
      <w:r>
        <w:rPr>
          <w:rFonts w:ascii="Times New Roman" w:hAnsi="Times New Roman" w:cs="Times New Roman" w:eastAsia="SimSun"/>
          <w:sz w:val="21"/>
          <w:szCs w:val="21"/>
          <w:rPrChange w:id="2998" w:author="Codex" w:date="2026-10-05T16:32:41.313017+00:00">
            <w:rPr>
              <w:sz w:val="21"/>
              <w:szCs w:val="21"/>
            </w:rPr>
          </w:rPrChange>
        </w:rPr>
        <w:t>5/7</w:t>
      </w:r>
      <w:r>
        <w:rPr>
          <w:rFonts w:ascii="Times New Roman" w:hAnsi="Times New Roman" w:cs="Times New Roman" w:eastAsia="SimSun"/>
          <w:sz w:val="21"/>
          <w:szCs w:val="21"/>
          <w:rPrChange w:id="2999" w:author="Codex" w:date="2026-10-05T16:32:41.313017+00:00">
            <w:rPr>
              <w:sz w:val="21"/>
              <w:szCs w:val="21"/>
            </w:rPr>
          </w:rPrChange>
        </w:rPr>
        <w:t>、</w:t>
      </w:r>
      <w:r>
        <w:rPr>
          <w:rFonts w:ascii="Times New Roman" w:hAnsi="Times New Roman" w:cs="Times New Roman" w:eastAsia="SimSun"/>
          <w:sz w:val="21"/>
          <w:szCs w:val="21"/>
          <w:rPrChange w:id="3000" w:author="Codex" w:date="2026-10-05T16:32:41.313017+00:00">
            <w:rPr>
              <w:sz w:val="21"/>
              <w:szCs w:val="21"/>
            </w:rPr>
          </w:rPrChange>
        </w:rPr>
        <w:t>2/7</w:t>
      </w:r>
      <w:del w:id="1001427" w:author="Codex" w:date="2026-10-06T05:40:41Z">
        <w:r>
          <w:rPr>
            <w:rFonts w:ascii="Times New Roman" w:hAnsi="Times New Roman" w:cs="Times New Roman" w:eastAsia="SimSun"/>
            <w:sz w:val="21"/>
            <w:szCs w:val="21"/>
            <w:rPrChange w:id="3001" w:author="Codex" w:date="2026-10-05T16:32:41.313017+00:00">
              <w:rPr>
                <w:sz w:val="21"/>
                <w:szCs w:val="21"/>
              </w:rPr>
            </w:rPrChange>
          </w:rPr>
          <w:delText>加权公式不一致，该差异对模型估计的影响尚待核查。自评健康评分下降表示改善、上升表示恶化。子女数量按已记录的子女关系人标识计数，并取</w:delText>
        </w:r>
      </w:del>
      <w:ins w:id="1001428" w:author="Codex" w:date="2026-10-06T05:40:41Z">
        <w:r>
          <w:rPr>
            <w:rFonts w:ascii="Times New Roman" w:hAnsi="Times New Roman" w:cs="Times New Roman" w:eastAsia="SimSun"/>
            <w:sz w:val="21"/>
            <w:szCs w:val="21"/>
          </w:rPr>
          <w:t>加权公式不一致，该差异现已完成8份总体样本和48份分组样本共56组两编码配对比较，完整保留1,960行结果：固定各自样本、模型、中心化常数及实际重抽样索引，仅替换家务编码，每种编码B=200。全部编码差及配对区间完整保留为历史定义的描述性敏感性结果，不作为新的机制显著性检验或独立验证。自评健康评分下降表示改善、上升表示恶化。子女数量按已记录的子女关系人标识计数，并取</w:t>
        </w:r>
      </w:ins>
      <w:r>
        <w:rPr>
          <w:rFonts w:ascii="Times New Roman" w:hAnsi="Times New Roman" w:cs="Times New Roman" w:eastAsia="SimSun"/>
          <w:sz w:val="21"/>
          <w:szCs w:val="21"/>
          <w:rPrChange w:id="3002" w:author="Codex" w:date="2026-10-05T16:32:41.313017+00:00">
            <w:rPr>
              <w:sz w:val="21"/>
              <w:szCs w:val="21"/>
            </w:rPr>
          </w:rPrChange>
        </w:rPr>
        <w:t>2010</w:t>
      </w:r>
      <w:r>
        <w:rPr>
          <w:rFonts w:ascii="Times New Roman" w:hAnsi="Times New Roman" w:cs="Times New Roman" w:eastAsia="SimSun"/>
          <w:sz w:val="21"/>
          <w:szCs w:val="21"/>
          <w:rPrChange w:id="3003" w:author="Codex" w:date="2026-10-05T16:32:41.313017+00:00">
            <w:rPr>
              <w:sz w:val="21"/>
              <w:szCs w:val="21"/>
            </w:rPr>
          </w:rPrChange>
        </w:rPr>
        <w:t>年至对应波次的最大值；排除</w:t>
      </w:r>
      <w:r>
        <w:rPr>
          <w:rFonts w:ascii="Times New Roman" w:hAnsi="Times New Roman" w:cs="Times New Roman" w:eastAsia="SimSun"/>
          <w:sz w:val="21"/>
          <w:szCs w:val="21"/>
          <w:rPrChange w:id="3004" w:author="Codex" w:date="2026-10-05T16:32:41.313017+00:00">
            <w:rPr>
              <w:sz w:val="21"/>
              <w:szCs w:val="21"/>
            </w:rPr>
          </w:rPrChange>
        </w:rPr>
        <w:t>79</w:t>
      </w:r>
      <w:r>
        <w:rPr>
          <w:rFonts w:ascii="Times New Roman" w:hAnsi="Times New Roman" w:cs="Times New Roman" w:eastAsia="SimSun"/>
          <w:sz w:val="21"/>
          <w:szCs w:val="21"/>
          <w:rPrChange w:id="3005" w:author="Codex" w:date="2026-10-05T16:32:41.313017+00:00">
            <w:rPr>
              <w:sz w:val="21"/>
              <w:szCs w:val="21"/>
            </w:rPr>
          </w:rPrChange>
        </w:rPr>
        <w:t>、</w:t>
      </w:r>
      <w:r>
        <w:rPr>
          <w:rFonts w:ascii="Times New Roman" w:hAnsi="Times New Roman" w:cs="Times New Roman" w:eastAsia="SimSun"/>
          <w:sz w:val="21"/>
          <w:szCs w:val="21"/>
          <w:rPrChange w:id="3006" w:author="Codex" w:date="2026-10-05T16:32:41.313017+00:00">
            <w:rPr>
              <w:sz w:val="21"/>
              <w:szCs w:val="21"/>
            </w:rPr>
          </w:rPrChange>
        </w:rPr>
        <w:t>-8</w:t>
      </w:r>
      <w:r>
        <w:rPr>
          <w:rFonts w:ascii="Times New Roman" w:hAnsi="Times New Roman" w:cs="Times New Roman" w:eastAsia="SimSun"/>
          <w:sz w:val="21"/>
          <w:szCs w:val="21"/>
          <w:rPrChange w:id="3007" w:author="Codex" w:date="2026-10-05T16:32:41.313017+00:00">
            <w:rPr>
              <w:sz w:val="21"/>
              <w:szCs w:val="21"/>
            </w:rPr>
          </w:rPrChange>
        </w:rPr>
        <w:t>及缺失标识，</w:t>
      </w:r>
      <w:r>
        <w:rPr>
          <w:rFonts w:ascii="Times New Roman" w:hAnsi="Times New Roman" w:cs="Times New Roman" w:eastAsia="SimSun"/>
          <w:sz w:val="21"/>
          <w:szCs w:val="21"/>
          <w:rPrChange w:id="3008" w:author="Codex" w:date="2026-10-05T16:32:41.313017+00:00">
            <w:rPr>
              <w:sz w:val="21"/>
              <w:szCs w:val="21"/>
            </w:rPr>
          </w:rPrChange>
        </w:rPr>
        <w:t>2012</w:t>
      </w:r>
      <w:r>
        <w:rPr>
          <w:rFonts w:ascii="Times New Roman" w:hAnsi="Times New Roman" w:cs="Times New Roman" w:eastAsia="SimSun"/>
          <w:sz w:val="21"/>
          <w:szCs w:val="21"/>
          <w:rPrChange w:id="3009" w:author="Codex" w:date="2026-10-05T16:32:41.313017+00:00">
            <w:rPr>
              <w:sz w:val="21"/>
              <w:szCs w:val="21"/>
            </w:rPr>
          </w:rPrChange>
        </w:rPr>
        <w:t>年起对非</w:t>
      </w:r>
      <w:r>
        <w:rPr>
          <w:rFonts w:ascii="Times New Roman" w:hAnsi="Times New Roman" w:cs="Times New Roman" w:eastAsia="SimSun"/>
          <w:sz w:val="21"/>
          <w:szCs w:val="21"/>
          <w:rPrChange w:id="3010" w:author="Codex" w:date="2026-10-05T16:32:41.313017+00:00">
            <w:rPr>
              <w:sz w:val="21"/>
              <w:szCs w:val="21"/>
            </w:rPr>
          </w:rPrChange>
        </w:rPr>
        <w:t>77</w:t>
      </w:r>
      <w:r>
        <w:rPr>
          <w:rFonts w:ascii="Times New Roman" w:hAnsi="Times New Roman" w:cs="Times New Roman" w:eastAsia="SimSun"/>
          <w:sz w:val="21"/>
          <w:szCs w:val="21"/>
          <w:rPrChange w:id="3011" w:author="Codex" w:date="2026-10-05T16:32:41.313017+00:00">
            <w:rPr>
              <w:sz w:val="21"/>
              <w:szCs w:val="21"/>
            </w:rPr>
          </w:rPrChange>
        </w:rPr>
        <w:t>标识去重，多个</w:t>
      </w:r>
      <w:r>
        <w:rPr>
          <w:rFonts w:ascii="Times New Roman" w:hAnsi="Times New Roman" w:cs="Times New Roman" w:eastAsia="SimSun"/>
          <w:sz w:val="21"/>
          <w:szCs w:val="21"/>
          <w:rPrChange w:id="3012" w:author="Codex" w:date="2026-10-05T16:32:41.313017+00:00">
            <w:rPr>
              <w:sz w:val="21"/>
              <w:szCs w:val="21"/>
            </w:rPr>
          </w:rPrChange>
        </w:rPr>
        <w:t>77</w:t>
      </w:r>
      <w:r>
        <w:rPr>
          <w:rFonts w:ascii="Times New Roman" w:hAnsi="Times New Roman" w:cs="Times New Roman" w:eastAsia="SimSun"/>
          <w:sz w:val="21"/>
          <w:szCs w:val="21"/>
          <w:rPrChange w:id="3013" w:author="Codex" w:date="2026-10-05T16:32:41.313017+00:00">
            <w:rPr>
              <w:sz w:val="21"/>
              <w:szCs w:val="21"/>
            </w:rPr>
          </w:rPrChange>
        </w:rPr>
        <w:t>仍分别计数，未按存活或同住状态筛选；</w:t>
      </w:r>
      <w:r>
        <w:rPr>
          <w:rFonts w:ascii="Times New Roman" w:hAnsi="Times New Roman" w:cs="Times New Roman" w:eastAsia="SimSun"/>
          <w:sz w:val="21"/>
          <w:szCs w:val="21"/>
          <w:rPrChange w:id="3014" w:author="Codex" w:date="2026-10-05T16:32:41.313017+00:00">
            <w:rPr>
              <w:sz w:val="21"/>
              <w:szCs w:val="21"/>
            </w:rPr>
          </w:rPrChange>
        </w:rPr>
        <w:t>0</w:t>
      </w:r>
      <w:r>
        <w:rPr>
          <w:rFonts w:ascii="Times New Roman" w:hAnsi="Times New Roman" w:cs="Times New Roman" w:eastAsia="SimSun"/>
          <w:sz w:val="21"/>
          <w:szCs w:val="21"/>
          <w:rPrChange w:id="3015" w:author="Codex" w:date="2026-10-05T16:32:41.313017+00:00">
            <w:rPr>
              <w:sz w:val="21"/>
              <w:szCs w:val="21"/>
            </w:rPr>
          </w:rPrChange>
        </w:rPr>
        <w:t>不必然表示已确认无子女。同住指标仅在本人及对应父母均居住在样本家庭时记</w:t>
      </w:r>
      <w:r>
        <w:rPr>
          <w:rFonts w:ascii="Times New Roman" w:hAnsi="Times New Roman" w:cs="Times New Roman" w:eastAsia="SimSun"/>
          <w:sz w:val="21"/>
          <w:szCs w:val="21"/>
          <w:rPrChange w:id="3016" w:author="Codex" w:date="2026-10-05T16:32:41.313017+00:00">
            <w:rPr>
              <w:sz w:val="21"/>
              <w:szCs w:val="21"/>
            </w:rPr>
          </w:rPrChange>
        </w:rPr>
        <w:t>1</w:t>
      </w:r>
      <w:r>
        <w:rPr>
          <w:rFonts w:ascii="Times New Roman" w:hAnsi="Times New Roman" w:cs="Times New Roman" w:eastAsia="SimSun"/>
          <w:sz w:val="21"/>
          <w:szCs w:val="21"/>
          <w:rPrChange w:id="3017" w:author="Codex" w:date="2026-10-05T16:32:41.313017+00:00">
            <w:rPr>
              <w:sz w:val="21"/>
              <w:szCs w:val="21"/>
            </w:rPr>
          </w:rPrChange>
        </w:rPr>
        <w:t>，其余记</w:t>
      </w:r>
      <w:r>
        <w:rPr>
          <w:rFonts w:ascii="Times New Roman" w:hAnsi="Times New Roman" w:cs="Times New Roman" w:eastAsia="SimSun"/>
          <w:sz w:val="21"/>
          <w:szCs w:val="21"/>
          <w:rPrChange w:id="3018" w:author="Codex" w:date="2026-10-05T16:32:41.313017+00:00">
            <w:rPr>
              <w:sz w:val="21"/>
              <w:szCs w:val="21"/>
            </w:rPr>
          </w:rPrChange>
        </w:rPr>
        <w:t>0</w:t>
      </w:r>
      <w:r>
        <w:rPr>
          <w:rFonts w:ascii="Times New Roman" w:hAnsi="Times New Roman" w:cs="Times New Roman" w:eastAsia="SimSun"/>
          <w:sz w:val="21"/>
          <w:szCs w:val="21"/>
          <w:rPrChange w:id="3019" w:author="Codex" w:date="2026-10-05T16:32:41.313017+00:00">
            <w:rPr>
              <w:sz w:val="21"/>
              <w:szCs w:val="21"/>
            </w:rPr>
          </w:rPrChange>
        </w:rPr>
        <w:t>，不能识别双方在样本家庭之外同住；非二元原始回答也被并入</w:t>
      </w:r>
      <w:r>
        <w:rPr>
          <w:rFonts w:ascii="Times New Roman" w:hAnsi="Times New Roman" w:cs="Times New Roman" w:eastAsia="SimSun"/>
          <w:sz w:val="21"/>
          <w:szCs w:val="21"/>
          <w:rPrChange w:id="3020" w:author="Codex" w:date="2026-10-05T16:32:41.313017+00:00">
            <w:rPr>
              <w:sz w:val="21"/>
              <w:szCs w:val="21"/>
            </w:rPr>
          </w:rPrChange>
        </w:rPr>
        <w:t>0</w:t>
      </w:r>
      <w:r>
        <w:rPr>
          <w:rFonts w:ascii="Times New Roman" w:hAnsi="Times New Roman" w:cs="Times New Roman" w:eastAsia="SimSun"/>
          <w:sz w:val="21"/>
          <w:szCs w:val="21"/>
          <w:rPrChange w:id="3021" w:author="Codex" w:date="2026-10-05T16:32:41.313017+00:00">
            <w:rPr>
              <w:sz w:val="21"/>
              <w:szCs w:val="21"/>
            </w:rPr>
          </w:rPrChange>
        </w:rPr>
        <w:t>，不能据此确认真实不同住。职业声望采用</w:t>
      </w:r>
      <w:r>
        <w:rPr>
          <w:rFonts w:ascii="Times New Roman" w:hAnsi="Times New Roman" w:cs="Times New Roman" w:eastAsia="SimSun"/>
          <w:sz w:val="21"/>
          <w:szCs w:val="21"/>
          <w:rPrChange w:id="3022" w:author="Codex" w:date="2026-10-05T16:32:41.313017+00:00">
            <w:rPr>
              <w:sz w:val="21"/>
              <w:szCs w:val="21"/>
            </w:rPr>
          </w:rPrChange>
        </w:rPr>
        <w:t>2010</w:t>
      </w:r>
      <w:r>
        <w:rPr>
          <w:rFonts w:ascii="Times New Roman" w:hAnsi="Times New Roman" w:cs="Times New Roman" w:eastAsia="SimSun"/>
          <w:sz w:val="21"/>
          <w:szCs w:val="21"/>
          <w:rPrChange w:id="3023" w:author="Codex" w:date="2026-10-05T16:32:41.313017+00:00">
            <w:rPr>
              <w:sz w:val="21"/>
              <w:szCs w:val="21"/>
            </w:rPr>
          </w:rPrChange>
        </w:rPr>
        <w:t>年至各对应波次所观察到的</w:t>
      </w:r>
      <w:r>
        <w:rPr>
          <w:rFonts w:ascii="Times New Roman" w:hAnsi="Times New Roman" w:cs="Times New Roman" w:eastAsia="SimSun"/>
          <w:sz w:val="21"/>
          <w:szCs w:val="21"/>
          <w:rPrChange w:id="3024" w:author="Codex" w:date="2026-10-05T16:32:41.313017+00:00">
            <w:rPr>
              <w:sz w:val="21"/>
              <w:szCs w:val="21"/>
            </w:rPr>
          </w:rPrChange>
        </w:rPr>
        <w:t>SIOPS</w:t>
      </w:r>
      <w:r>
        <w:rPr>
          <w:rFonts w:ascii="Times New Roman" w:hAnsi="Times New Roman" w:cs="Times New Roman" w:eastAsia="SimSun"/>
          <w:sz w:val="21"/>
          <w:szCs w:val="21"/>
          <w:rPrChange w:id="3025" w:author="Codex" w:date="2026-10-05T16:32:41.313017+00:00">
            <w:rPr>
              <w:sz w:val="21"/>
              <w:szCs w:val="21"/>
            </w:rPr>
          </w:rPrChange>
        </w:rPr>
        <w:t>最高值，历次均缺失时记</w:t>
      </w:r>
      <w:r>
        <w:rPr>
          <w:rFonts w:ascii="Times New Roman" w:hAnsi="Times New Roman" w:cs="Times New Roman" w:eastAsia="SimSun"/>
          <w:sz w:val="21"/>
          <w:szCs w:val="21"/>
          <w:rPrChange w:id="3026" w:author="Codex" w:date="2026-10-05T16:32:41.313017+00:00">
            <w:rPr>
              <w:sz w:val="21"/>
              <w:szCs w:val="21"/>
            </w:rPr>
          </w:rPrChange>
        </w:rPr>
        <w:t>0</w:t>
      </w:r>
      <w:r>
        <w:rPr>
          <w:rFonts w:ascii="Times New Roman" w:hAnsi="Times New Roman" w:cs="Times New Roman" w:eastAsia="SimSun"/>
          <w:sz w:val="21"/>
          <w:szCs w:val="21"/>
          <w:rPrChange w:id="3027" w:author="Codex" w:date="2026-10-05T16:32:41.313017+00:00">
            <w:rPr>
              <w:sz w:val="21"/>
              <w:szCs w:val="21"/>
            </w:rPr>
          </w:rPrChange>
        </w:rPr>
        <w:t>；并非仅对当期缺失值作补填。该水平指标不能等同于当期职业声望。家庭总负债以万元计，历史底稿将缺失置</w:t>
      </w:r>
      <w:r>
        <w:rPr>
          <w:rFonts w:ascii="Times New Roman" w:hAnsi="Times New Roman" w:cs="Times New Roman" w:eastAsia="SimSun"/>
          <w:sz w:val="21"/>
          <w:szCs w:val="21"/>
          <w:rPrChange w:id="3028" w:author="Codex" w:date="2026-10-05T16:32:41.313017+00:00">
            <w:rPr>
              <w:sz w:val="21"/>
              <w:szCs w:val="21"/>
            </w:rPr>
          </w:rPrChange>
        </w:rPr>
        <w:t>0</w:t>
      </w:r>
      <w:r>
        <w:rPr>
          <w:rFonts w:ascii="Times New Roman" w:hAnsi="Times New Roman" w:cs="Times New Roman" w:eastAsia="SimSun"/>
          <w:sz w:val="21"/>
          <w:szCs w:val="21"/>
          <w:rPrChange w:id="3029" w:author="Codex" w:date="2026-10-05T16:32:41.313017+00:00">
            <w:rPr>
              <w:sz w:val="21"/>
              <w:szCs w:val="21"/>
            </w:rPr>
          </w:rPrChange>
        </w:rPr>
        <w:t>；家庭总收入沿用历史保存的平减、缩尾后</w:t>
      </w:r>
      <w:r>
        <w:rPr>
          <w:rFonts w:ascii="Times New Roman" w:hAnsi="Times New Roman" w:cs="Times New Roman" w:eastAsia="SimSun"/>
          <w:sz w:val="21"/>
          <w:szCs w:val="21"/>
          <w:rPrChange w:id="3030" w:author="Codex" w:date="2026-10-05T16:32:41.313017+00:00">
            <w:rPr>
              <w:sz w:val="21"/>
              <w:szCs w:val="21"/>
            </w:rPr>
          </w:rPrChange>
        </w:rPr>
        <w:t>ln(</w:t>
      </w:r>
      <w:r>
        <w:rPr>
          <w:rFonts w:ascii="Times New Roman" w:hAnsi="Times New Roman" w:cs="Times New Roman" w:eastAsia="SimSun"/>
          <w:sz w:val="21"/>
          <w:szCs w:val="21"/>
          <w:rPrChange w:id="3031" w:author="Codex" w:date="2026-10-05T16:32:41.313017+00:00">
            <w:rPr>
              <w:sz w:val="21"/>
              <w:szCs w:val="21"/>
            </w:rPr>
          </w:rPrChange>
        </w:rPr>
        <w:t>收入</w:t>
      </w:r>
      <w:r>
        <w:rPr>
          <w:rFonts w:ascii="Times New Roman" w:hAnsi="Times New Roman" w:cs="Times New Roman" w:eastAsia="SimSun"/>
          <w:sz w:val="21"/>
          <w:szCs w:val="21"/>
          <w:rPrChange w:id="3032" w:author="Codex" w:date="2026-10-05T16:32:41.313017+00:00">
            <w:rPr>
              <w:sz w:val="21"/>
              <w:szCs w:val="21"/>
            </w:rPr>
          </w:rPrChange>
        </w:rPr>
        <w:t>+1)</w:t>
      </w:r>
      <w:r>
        <w:rPr>
          <w:rFonts w:ascii="Times New Roman" w:hAnsi="Times New Roman" w:cs="Times New Roman" w:eastAsia="SimSun"/>
          <w:sz w:val="21"/>
          <w:szCs w:val="21"/>
          <w:rPrChange w:id="3033" w:author="Codex" w:date="2026-10-05T16:32:41.313017+00:00">
            <w:rPr>
              <w:sz w:val="21"/>
              <w:szCs w:val="21"/>
            </w:rPr>
          </w:rPrChange>
        </w:rPr>
        <w:t>。按归档</w:t>
      </w:r>
      <w:r>
        <w:rPr>
          <w:rFonts w:ascii="Times New Roman" w:hAnsi="Times New Roman" w:cs="Times New Roman" w:eastAsia="SimSun"/>
          <w:sz w:val="21"/>
          <w:szCs w:val="21"/>
          <w:rPrChange w:id="3034" w:author="Codex" w:date="2026-10-05T16:32:41.313017+00:00">
            <w:rPr>
              <w:sz w:val="21"/>
              <w:szCs w:val="21"/>
            </w:rPr>
          </w:rPrChange>
        </w:rPr>
        <w:t>CPI</w:t>
      </w:r>
      <w:r>
        <w:rPr>
          <w:rFonts w:ascii="Times New Roman" w:hAnsi="Times New Roman" w:cs="Times New Roman" w:eastAsia="SimSun"/>
          <w:sz w:val="21"/>
          <w:szCs w:val="21"/>
          <w:rPrChange w:id="3035" w:author="Codex" w:date="2026-10-05T16:32:41.313017+00:00">
            <w:rPr>
              <w:sz w:val="21"/>
              <w:szCs w:val="21"/>
            </w:rPr>
          </w:rPrChange>
        </w:rPr>
        <w:t>值以</w:t>
      </w:r>
      <w:r>
        <w:rPr>
          <w:rFonts w:ascii="Times New Roman" w:hAnsi="Times New Roman" w:cs="Times New Roman" w:eastAsia="SimSun"/>
          <w:sz w:val="21"/>
          <w:szCs w:val="21"/>
          <w:rPrChange w:id="3036" w:author="Codex" w:date="2026-10-05T16:32:41.313017+00:00">
            <w:rPr>
              <w:sz w:val="21"/>
              <w:szCs w:val="21"/>
            </w:rPr>
          </w:rPrChange>
        </w:rPr>
        <w:t>2016</w:t>
      </w:r>
      <w:r>
        <w:rPr>
          <w:rFonts w:ascii="Times New Roman" w:hAnsi="Times New Roman" w:cs="Times New Roman" w:eastAsia="SimSun"/>
          <w:sz w:val="21"/>
          <w:szCs w:val="21"/>
          <w:rPrChange w:id="3037" w:author="Codex" w:date="2026-10-05T16:32:41.313017+00:00">
            <w:rPr>
              <w:sz w:val="21"/>
              <w:szCs w:val="21"/>
            </w:rPr>
          </w:rPrChange>
        </w:rPr>
        <w:t>年价格独立重建时，宽表样本的</w:t>
      </w:r>
      <w:r>
        <w:rPr>
          <w:rFonts w:ascii="Times New Roman" w:hAnsi="Times New Roman" w:cs="Times New Roman" w:eastAsia="SimSun"/>
          <w:sz w:val="21"/>
          <w:szCs w:val="21"/>
          <w:rPrChange w:id="3038" w:author="Codex" w:date="2026-10-05T16:32:41.313017+00:00">
            <w:rPr>
              <w:sz w:val="21"/>
              <w:szCs w:val="21"/>
            </w:rPr>
          </w:rPrChange>
        </w:rPr>
        <w:t>0.1%</w:t>
      </w:r>
      <w:r>
        <w:rPr>
          <w:rFonts w:ascii="Times New Roman" w:hAnsi="Times New Roman" w:cs="Times New Roman" w:eastAsia="SimSun"/>
          <w:sz w:val="21"/>
          <w:szCs w:val="21"/>
          <w:rPrChange w:id="3039" w:author="Codex" w:date="2026-10-05T16:32:41.313017+00:00">
            <w:rPr>
              <w:sz w:val="21"/>
              <w:szCs w:val="21"/>
            </w:rPr>
          </w:rPrChange>
        </w:rPr>
        <w:t>与</w:t>
      </w:r>
      <w:r>
        <w:rPr>
          <w:rFonts w:ascii="Times New Roman" w:hAnsi="Times New Roman" w:cs="Times New Roman" w:eastAsia="SimSun"/>
          <w:sz w:val="21"/>
          <w:szCs w:val="21"/>
          <w:rPrChange w:id="3040" w:author="Codex" w:date="2026-10-05T16:32:41.313017+00:00">
            <w:rPr>
              <w:sz w:val="21"/>
              <w:szCs w:val="21"/>
            </w:rPr>
          </w:rPrChange>
        </w:rPr>
        <w:t>99.9%</w:t>
      </w:r>
      <w:r>
        <w:rPr>
          <w:rFonts w:ascii="Times New Roman" w:hAnsi="Times New Roman" w:cs="Times New Roman" w:eastAsia="SimSun"/>
          <w:sz w:val="21"/>
          <w:szCs w:val="21"/>
          <w:rPrChange w:id="3041" w:author="Codex" w:date="2026-10-05T16:32:41.313017+00:00">
            <w:rPr>
              <w:sz w:val="21"/>
              <w:szCs w:val="21"/>
            </w:rPr>
          </w:rPrChange>
        </w:rPr>
        <w:t>分位点可复现四期保存值，但归档脚本写为</w:t>
      </w:r>
      <w:r>
        <w:rPr>
          <w:rFonts w:ascii="Times New Roman" w:hAnsi="Times New Roman" w:cs="Times New Roman" w:eastAsia="SimSun"/>
          <w:sz w:val="21"/>
          <w:szCs w:val="21"/>
          <w:rPrChange w:id="3042" w:author="Codex" w:date="2026-10-05T16:32:41.313017+00:00">
            <w:rPr>
              <w:sz w:val="21"/>
              <w:szCs w:val="21"/>
            </w:rPr>
          </w:rPrChange>
        </w:rPr>
        <w:t>1%</w:t>
      </w:r>
      <w:r>
        <w:rPr>
          <w:rFonts w:ascii="Times New Roman" w:hAnsi="Times New Roman" w:cs="Times New Roman" w:eastAsia="SimSun"/>
          <w:sz w:val="21"/>
          <w:szCs w:val="21"/>
          <w:rPrChange w:id="3043" w:author="Codex" w:date="2026-10-05T16:32:41.313017+00:00">
            <w:rPr>
              <w:sz w:val="21"/>
              <w:szCs w:val="21"/>
            </w:rPr>
          </w:rPrChange>
        </w:rPr>
        <w:t>与</w:t>
      </w:r>
      <w:r>
        <w:rPr>
          <w:rFonts w:ascii="Times New Roman" w:hAnsi="Times New Roman" w:cs="Times New Roman" w:eastAsia="SimSun"/>
          <w:sz w:val="21"/>
          <w:szCs w:val="21"/>
          <w:rPrChange w:id="3044" w:author="Codex" w:date="2026-10-05T16:32:41.313017+00:00">
            <w:rPr>
              <w:sz w:val="21"/>
              <w:szCs w:val="21"/>
            </w:rPr>
          </w:rPrChange>
        </w:rPr>
        <w:t>99%</w:t>
      </w:r>
      <w:r>
        <w:rPr>
          <w:rFonts w:ascii="Times New Roman" w:hAnsi="Times New Roman" w:cs="Times New Roman" w:eastAsia="SimSun"/>
          <w:sz w:val="21"/>
          <w:szCs w:val="21"/>
          <w:rPrChange w:id="3045" w:author="Codex" w:date="2026-10-05T16:32:41.313017+00:00">
            <w:rPr>
              <w:sz w:val="21"/>
              <w:szCs w:val="21"/>
            </w:rPr>
          </w:rPrChange>
        </w:rPr>
        <w:t>；历史实际执行版本尚待确认。父辈支持按</w:t>
      </w:r>
      <w:r>
        <w:rPr>
          <w:rFonts w:ascii="Times New Roman" w:hAnsi="Times New Roman" w:cs="Times New Roman" w:eastAsia="SimSun"/>
          <w:sz w:val="21"/>
          <w:szCs w:val="21"/>
          <w:rPrChange w:id="3046" w:author="Codex" w:date="2026-10-05T16:32:41.313017+00:00">
            <w:rPr>
              <w:sz w:val="21"/>
              <w:szCs w:val="21"/>
            </w:rPr>
          </w:rPrChange>
        </w:rPr>
        <w:t>2016—2022</w:t>
      </w:r>
      <w:r>
        <w:rPr>
          <w:rFonts w:ascii="Times New Roman" w:hAnsi="Times New Roman" w:cs="Times New Roman" w:eastAsia="SimSun"/>
          <w:sz w:val="21"/>
          <w:szCs w:val="21"/>
          <w:rPrChange w:id="3047" w:author="Codex" w:date="2026-10-05T16:32:41.313017+00:00">
            <w:rPr>
              <w:sz w:val="21"/>
              <w:szCs w:val="21"/>
            </w:rPr>
          </w:rPrChange>
        </w:rPr>
        <w:t>年四波累计：任一波经济与劳务支持合计为有效正值记</w:t>
      </w:r>
      <w:r>
        <w:rPr>
          <w:rFonts w:ascii="Times New Roman" w:hAnsi="Times New Roman" w:cs="Times New Roman" w:eastAsia="SimSun"/>
          <w:sz w:val="21"/>
          <w:szCs w:val="21"/>
          <w:rPrChange w:id="3048" w:author="Codex" w:date="2026-10-05T16:32:41.313017+00:00">
            <w:rPr>
              <w:sz w:val="21"/>
              <w:szCs w:val="21"/>
            </w:rPr>
          </w:rPrChange>
        </w:rPr>
        <w:t>1</w:t>
      </w:r>
      <w:r>
        <w:rPr>
          <w:rFonts w:ascii="Times New Roman" w:hAnsi="Times New Roman" w:cs="Times New Roman" w:eastAsia="SimSun"/>
          <w:sz w:val="21"/>
          <w:szCs w:val="21"/>
          <w:rPrChange w:id="3049" w:author="Codex" w:date="2026-10-05T16:32:41.313017+00:00">
            <w:rPr>
              <w:sz w:val="21"/>
              <w:szCs w:val="21"/>
            </w:rPr>
          </w:rPrChange>
        </w:rPr>
        <w:t>，否则记</w:t>
      </w:r>
      <w:r>
        <w:rPr>
          <w:rFonts w:ascii="Times New Roman" w:hAnsi="Times New Roman" w:cs="Times New Roman" w:eastAsia="SimSun"/>
          <w:sz w:val="21"/>
          <w:szCs w:val="21"/>
          <w:rPrChange w:id="3050" w:author="Codex" w:date="2026-10-05T16:32:41.313017+00:00">
            <w:rPr>
              <w:sz w:val="21"/>
              <w:szCs w:val="21"/>
            </w:rPr>
          </w:rPrChange>
        </w:rPr>
        <w:t>0</w:t>
      </w:r>
      <w:r>
        <w:rPr>
          <w:rFonts w:ascii="Times New Roman" w:hAnsi="Times New Roman" w:cs="Times New Roman" w:eastAsia="SimSun"/>
          <w:sz w:val="21"/>
          <w:szCs w:val="21"/>
          <w:rPrChange w:id="3051" w:author="Codex" w:date="2026-10-05T16:32:41.313017+00:00">
            <w:rPr>
              <w:sz w:val="21"/>
              <w:szCs w:val="21"/>
            </w:rPr>
          </w:rPrChange>
        </w:rPr>
        <w:t>；</w:t>
      </w:r>
      <w:r>
        <w:rPr>
          <w:rFonts w:ascii="Times New Roman" w:hAnsi="Times New Roman" w:cs="Times New Roman" w:eastAsia="SimSun"/>
          <w:sz w:val="21"/>
          <w:szCs w:val="21"/>
          <w:rPrChange w:id="3052" w:author="Codex" w:date="2026-10-05T16:32:41.313017+00:00">
            <w:rPr>
              <w:sz w:val="21"/>
              <w:szCs w:val="21"/>
            </w:rPr>
          </w:rPrChange>
        </w:rPr>
        <w:t>“</w:t>
      </w:r>
      <w:r>
        <w:rPr>
          <w:rFonts w:ascii="Times New Roman" w:hAnsi="Times New Roman" w:cs="Times New Roman" w:eastAsia="SimSun"/>
          <w:sz w:val="21"/>
          <w:szCs w:val="21"/>
          <w:rPrChange w:id="3053" w:author="Codex" w:date="2026-10-05T16:32:41.313017+00:00">
            <w:rPr>
              <w:sz w:val="21"/>
              <w:szCs w:val="21"/>
            </w:rPr>
          </w:rPrChange>
        </w:rPr>
        <w:t>未检出有效支持</w:t>
      </w:r>
      <w:r>
        <w:rPr>
          <w:rFonts w:ascii="Times New Roman" w:hAnsi="Times New Roman" w:cs="Times New Roman" w:eastAsia="SimSun"/>
          <w:sz w:val="21"/>
          <w:szCs w:val="21"/>
          <w:rPrChange w:id="3054" w:author="Codex" w:date="2026-10-05T16:32:41.313017+00:00">
            <w:rPr>
              <w:sz w:val="21"/>
              <w:szCs w:val="21"/>
            </w:rPr>
          </w:rPrChange>
        </w:rPr>
        <w:t>”</w:t>
      </w:r>
      <w:r>
        <w:rPr>
          <w:rFonts w:ascii="Times New Roman" w:hAnsi="Times New Roman" w:cs="Times New Roman" w:eastAsia="SimSun"/>
          <w:sz w:val="21"/>
          <w:szCs w:val="21"/>
          <w:rPrChange w:id="3055" w:author="Codex" w:date="2026-10-05T16:32:41.313017+00:00">
            <w:rPr>
              <w:sz w:val="21"/>
              <w:szCs w:val="21"/>
            </w:rPr>
          </w:rPrChange>
        </w:rPr>
        <w:t>包含可能的缺失情形，不能等同于确认没有支持。父母婚姻变化的</w:t>
      </w:r>
      <w:r>
        <w:rPr>
          <w:rFonts w:ascii="Times New Roman" w:hAnsi="Times New Roman" w:cs="Times New Roman" w:eastAsia="SimSun"/>
          <w:sz w:val="21"/>
          <w:szCs w:val="21"/>
          <w:rPrChange w:id="3056" w:author="Codex" w:date="2026-10-05T16:32:41.313017+00:00">
            <w:rPr>
              <w:sz w:val="21"/>
              <w:szCs w:val="21"/>
            </w:rPr>
          </w:rPrChange>
        </w:rPr>
        <w:t>“</w:t>
      </w:r>
      <w:r>
        <w:rPr>
          <w:rFonts w:ascii="Times New Roman" w:hAnsi="Times New Roman" w:cs="Times New Roman" w:eastAsia="SimSun"/>
          <w:sz w:val="21"/>
          <w:szCs w:val="21"/>
          <w:rPrChange w:id="3057" w:author="Codex" w:date="2026-10-05T16:32:41.313017+00:00">
            <w:rPr>
              <w:sz w:val="21"/>
              <w:szCs w:val="21"/>
            </w:rPr>
          </w:rPrChange>
        </w:rPr>
        <w:t>其他</w:t>
      </w:r>
      <w:r>
        <w:rPr>
          <w:rFonts w:ascii="Times New Roman" w:hAnsi="Times New Roman" w:cs="Times New Roman" w:eastAsia="SimSun"/>
          <w:sz w:val="21"/>
          <w:szCs w:val="21"/>
          <w:rPrChange w:id="3058" w:author="Codex" w:date="2026-10-05T16:32:41.313017+00:00">
            <w:rPr>
              <w:sz w:val="21"/>
              <w:szCs w:val="21"/>
            </w:rPr>
          </w:rPrChange>
        </w:rPr>
        <w:t>”</w:t>
      </w:r>
      <w:r>
        <w:rPr>
          <w:rFonts w:ascii="Times New Roman" w:hAnsi="Times New Roman" w:cs="Times New Roman" w:eastAsia="SimSun"/>
          <w:sz w:val="21"/>
          <w:szCs w:val="21"/>
          <w:rPrChange w:id="3059" w:author="Codex" w:date="2026-10-05T16:32:41.313017+00:00">
            <w:rPr>
              <w:sz w:val="21"/>
              <w:szCs w:val="21"/>
            </w:rPr>
          </w:rPrChange>
        </w:rPr>
        <w:t>包括维持原状态及失婚转为在婚，</w:t>
      </w:r>
      <w:r>
        <w:rPr>
          <w:rFonts w:ascii="Times New Roman" w:hAnsi="Times New Roman" w:cs="Times New Roman" w:eastAsia="SimSun"/>
          <w:sz w:val="21"/>
          <w:szCs w:val="21"/>
          <w:rPrChange w:id="3060" w:author="Codex" w:date="2026-10-05T16:32:41.313017+00:00">
            <w:rPr>
              <w:sz w:val="21"/>
              <w:szCs w:val="21"/>
            </w:rPr>
          </w:rPrChange>
        </w:rPr>
        <w:t>“</w:t>
      </w:r>
      <w:r>
        <w:rPr>
          <w:rFonts w:ascii="Times New Roman" w:hAnsi="Times New Roman" w:cs="Times New Roman" w:eastAsia="SimSun"/>
          <w:sz w:val="21"/>
          <w:szCs w:val="21"/>
          <w:rPrChange w:id="3061" w:author="Codex" w:date="2026-10-05T16:32:41.313017+00:00">
            <w:rPr>
              <w:sz w:val="21"/>
              <w:szCs w:val="21"/>
            </w:rPr>
          </w:rPrChange>
        </w:rPr>
        <w:t>在婚变失婚</w:t>
      </w:r>
      <w:r>
        <w:rPr>
          <w:rFonts w:ascii="Times New Roman" w:hAnsi="Times New Roman" w:cs="Times New Roman" w:eastAsia="SimSun"/>
          <w:sz w:val="21"/>
          <w:szCs w:val="21"/>
          <w:rPrChange w:id="3062" w:author="Codex" w:date="2026-10-05T16:32:41.313017+00:00">
            <w:rPr>
              <w:sz w:val="21"/>
              <w:szCs w:val="21"/>
            </w:rPr>
          </w:rPrChange>
        </w:rPr>
        <w:t>”</w:t>
      </w:r>
      <w:r>
        <w:rPr>
          <w:rFonts w:ascii="Times New Roman" w:hAnsi="Times New Roman" w:cs="Times New Roman" w:eastAsia="SimSun"/>
          <w:sz w:val="21"/>
          <w:szCs w:val="21"/>
          <w:rPrChange w:id="3063" w:author="Codex" w:date="2026-10-05T16:32:41.313017+00:00">
            <w:rPr>
              <w:sz w:val="21"/>
              <w:szCs w:val="21"/>
            </w:rPr>
          </w:rPrChange>
        </w:rPr>
        <w:t>仅指该方向转换。父母婚姻沿用历史填补值：原底稿按双亲死亡线索补判丧偶，其余缺失置为在婚。当前期初有</w:t>
      </w:r>
      <w:r>
        <w:rPr>
          <w:rFonts w:ascii="Times New Roman" w:hAnsi="Times New Roman" w:cs="Times New Roman" w:eastAsia="SimSun"/>
          <w:sz w:val="21"/>
          <w:szCs w:val="21"/>
          <w:rPrChange w:id="3064" w:author="Codex" w:date="2026-10-05T16:32:41.313017+00:00">
            <w:rPr>
              <w:sz w:val="21"/>
              <w:szCs w:val="21"/>
            </w:rPr>
          </w:rPrChange>
        </w:rPr>
        <w:t>761</w:t>
      </w:r>
      <w:r>
        <w:rPr>
          <w:rFonts w:ascii="Times New Roman" w:hAnsi="Times New Roman" w:cs="Times New Roman" w:eastAsia="SimSun"/>
          <w:sz w:val="21"/>
          <w:szCs w:val="21"/>
          <w:rPrChange w:id="3065" w:author="Codex" w:date="2026-10-05T16:32:41.313017+00:00">
            <w:rPr>
              <w:sz w:val="21"/>
              <w:szCs w:val="21"/>
            </w:rPr>
          </w:rPrChange>
        </w:rPr>
        <w:t>条记录的上游婚姻码缺失或为负码，其中</w:t>
      </w:r>
      <w:r>
        <w:rPr>
          <w:rFonts w:ascii="Times New Roman" w:hAnsi="Times New Roman" w:cs="Times New Roman" w:eastAsia="SimSun"/>
          <w:sz w:val="21"/>
          <w:szCs w:val="21"/>
          <w:rPrChange w:id="3066" w:author="Codex" w:date="2026-10-05T16:32:41.313017+00:00">
            <w:rPr>
              <w:sz w:val="21"/>
              <w:szCs w:val="21"/>
            </w:rPr>
          </w:rPrChange>
        </w:rPr>
        <w:t>625</w:t>
      </w:r>
      <w:r>
        <w:rPr>
          <w:rFonts w:ascii="Times New Roman" w:hAnsi="Times New Roman" w:cs="Times New Roman" w:eastAsia="SimSun"/>
          <w:sz w:val="21"/>
          <w:szCs w:val="21"/>
          <w:rPrChange w:id="3067" w:author="Codex" w:date="2026-10-05T16:32:41.313017+00:00">
            <w:rPr>
              <w:sz w:val="21"/>
              <w:szCs w:val="21"/>
            </w:rPr>
          </w:rPrChange>
        </w:rPr>
        <w:t>条最终归为在婚、</w:t>
      </w:r>
      <w:r>
        <w:rPr>
          <w:rFonts w:ascii="Times New Roman" w:hAnsi="Times New Roman" w:cs="Times New Roman" w:eastAsia="SimSun"/>
          <w:sz w:val="21"/>
          <w:szCs w:val="21"/>
          <w:rPrChange w:id="3068" w:author="Codex" w:date="2026-10-05T16:32:41.313017+00:00">
            <w:rPr>
              <w:sz w:val="21"/>
              <w:szCs w:val="21"/>
            </w:rPr>
          </w:rPrChange>
        </w:rPr>
        <w:t>136</w:t>
      </w:r>
      <w:r>
        <w:rPr>
          <w:rFonts w:ascii="Times New Roman" w:hAnsi="Times New Roman" w:cs="Times New Roman" w:eastAsia="SimSun"/>
          <w:sz w:val="21"/>
          <w:szCs w:val="21"/>
          <w:rPrChange w:id="3069" w:author="Codex" w:date="2026-10-05T16:32:41.313017+00:00">
            <w:rPr>
              <w:sz w:val="21"/>
              <w:szCs w:val="21"/>
            </w:rPr>
          </w:rPrChange>
        </w:rPr>
        <w:t>条归为失婚；该填补不能等同于直接观测到婚姻状态，按现存四期原始个人库独立重建后，死亡线索、父母性别及填补结果与当前数据一致；历史执行记录仍未独立确认。教育为学历折算年限：文盲或半文盲</w:t>
      </w:r>
      <w:r>
        <w:rPr>
          <w:rFonts w:ascii="Times New Roman" w:hAnsi="Times New Roman" w:cs="Times New Roman" w:eastAsia="SimSun"/>
          <w:sz w:val="21"/>
          <w:szCs w:val="21"/>
          <w:rPrChange w:id="3070" w:author="Codex" w:date="2026-10-05T16:32:41.313017+00:00">
            <w:rPr>
              <w:sz w:val="21"/>
              <w:szCs w:val="21"/>
            </w:rPr>
          </w:rPrChange>
        </w:rPr>
        <w:t>0</w:t>
      </w:r>
      <w:r>
        <w:rPr>
          <w:rFonts w:ascii="Times New Roman" w:hAnsi="Times New Roman" w:cs="Times New Roman" w:eastAsia="SimSun"/>
          <w:sz w:val="21"/>
          <w:szCs w:val="21"/>
          <w:rPrChange w:id="3071" w:author="Codex" w:date="2026-10-05T16:32:41.313017+00:00">
            <w:rPr>
              <w:sz w:val="21"/>
              <w:szCs w:val="21"/>
            </w:rPr>
          </w:rPrChange>
        </w:rPr>
        <w:t>、小学</w:t>
      </w:r>
      <w:r>
        <w:rPr>
          <w:rFonts w:ascii="Times New Roman" w:hAnsi="Times New Roman" w:cs="Times New Roman" w:eastAsia="SimSun"/>
          <w:sz w:val="21"/>
          <w:szCs w:val="21"/>
          <w:rPrChange w:id="3072" w:author="Codex" w:date="2026-10-05T16:32:41.313017+00:00">
            <w:rPr>
              <w:sz w:val="21"/>
              <w:szCs w:val="21"/>
            </w:rPr>
          </w:rPrChange>
        </w:rPr>
        <w:t>6</w:t>
      </w:r>
      <w:r>
        <w:rPr>
          <w:rFonts w:ascii="Times New Roman" w:hAnsi="Times New Roman" w:cs="Times New Roman" w:eastAsia="SimSun"/>
          <w:sz w:val="21"/>
          <w:szCs w:val="21"/>
          <w:rPrChange w:id="3073" w:author="Codex" w:date="2026-10-05T16:32:41.313017+00:00">
            <w:rPr>
              <w:sz w:val="21"/>
              <w:szCs w:val="21"/>
            </w:rPr>
          </w:rPrChange>
        </w:rPr>
        <w:t>、初中</w:t>
      </w:r>
      <w:r>
        <w:rPr>
          <w:rFonts w:ascii="Times New Roman" w:hAnsi="Times New Roman" w:cs="Times New Roman" w:eastAsia="SimSun"/>
          <w:sz w:val="21"/>
          <w:szCs w:val="21"/>
          <w:rPrChange w:id="3074" w:author="Codex" w:date="2026-10-05T16:32:41.313017+00:00">
            <w:rPr>
              <w:sz w:val="21"/>
              <w:szCs w:val="21"/>
            </w:rPr>
          </w:rPrChange>
        </w:rPr>
        <w:t>9</w:t>
      </w:r>
      <w:r>
        <w:rPr>
          <w:rFonts w:ascii="Times New Roman" w:hAnsi="Times New Roman" w:cs="Times New Roman" w:eastAsia="SimSun"/>
          <w:sz w:val="21"/>
          <w:szCs w:val="21"/>
          <w:rPrChange w:id="3075" w:author="Codex" w:date="2026-10-05T16:32:41.313017+00:00">
            <w:rPr>
              <w:sz w:val="21"/>
              <w:szCs w:val="21"/>
            </w:rPr>
          </w:rPrChange>
        </w:rPr>
        <w:t>、高中或中专或技校或职高</w:t>
      </w:r>
      <w:r>
        <w:rPr>
          <w:rFonts w:ascii="Times New Roman" w:hAnsi="Times New Roman" w:cs="Times New Roman" w:eastAsia="SimSun"/>
          <w:sz w:val="21"/>
          <w:szCs w:val="21"/>
          <w:rPrChange w:id="3076" w:author="Codex" w:date="2026-10-05T16:32:41.313017+00:00">
            <w:rPr>
              <w:sz w:val="21"/>
              <w:szCs w:val="21"/>
            </w:rPr>
          </w:rPrChange>
        </w:rPr>
        <w:t>12</w:t>
      </w:r>
      <w:r>
        <w:rPr>
          <w:rFonts w:ascii="Times New Roman" w:hAnsi="Times New Roman" w:cs="Times New Roman" w:eastAsia="SimSun"/>
          <w:sz w:val="21"/>
          <w:szCs w:val="21"/>
          <w:rPrChange w:id="3077" w:author="Codex" w:date="2026-10-05T16:32:41.313017+00:00">
            <w:rPr>
              <w:sz w:val="21"/>
              <w:szCs w:val="21"/>
            </w:rPr>
          </w:rPrChange>
        </w:rPr>
        <w:t>、大专</w:t>
      </w:r>
      <w:r>
        <w:rPr>
          <w:rFonts w:ascii="Times New Roman" w:hAnsi="Times New Roman" w:cs="Times New Roman" w:eastAsia="SimSun"/>
          <w:sz w:val="21"/>
          <w:szCs w:val="21"/>
          <w:rPrChange w:id="3078" w:author="Codex" w:date="2026-10-05T16:32:41.313017+00:00">
            <w:rPr>
              <w:sz w:val="21"/>
              <w:szCs w:val="21"/>
            </w:rPr>
          </w:rPrChange>
        </w:rPr>
        <w:t>15</w:t>
      </w:r>
      <w:r>
        <w:rPr>
          <w:rFonts w:ascii="Times New Roman" w:hAnsi="Times New Roman" w:cs="Times New Roman" w:eastAsia="SimSun"/>
          <w:sz w:val="21"/>
          <w:szCs w:val="21"/>
          <w:rPrChange w:id="3079" w:author="Codex" w:date="2026-10-05T16:32:41.313017+00:00">
            <w:rPr>
              <w:sz w:val="21"/>
              <w:szCs w:val="21"/>
            </w:rPr>
          </w:rPrChange>
        </w:rPr>
        <w:t>、本科</w:t>
      </w:r>
      <w:r>
        <w:rPr>
          <w:rFonts w:ascii="Times New Roman" w:hAnsi="Times New Roman" w:cs="Times New Roman" w:eastAsia="SimSun"/>
          <w:sz w:val="21"/>
          <w:szCs w:val="21"/>
          <w:rPrChange w:id="3080" w:author="Codex" w:date="2026-10-05T16:32:41.313017+00:00">
            <w:rPr>
              <w:sz w:val="21"/>
              <w:szCs w:val="21"/>
            </w:rPr>
          </w:rPrChange>
        </w:rPr>
        <w:t>16</w:t>
      </w:r>
      <w:r>
        <w:rPr>
          <w:rFonts w:ascii="Times New Roman" w:hAnsi="Times New Roman" w:cs="Times New Roman" w:eastAsia="SimSun"/>
          <w:sz w:val="21"/>
          <w:szCs w:val="21"/>
          <w:rPrChange w:id="3081" w:author="Codex" w:date="2026-10-05T16:32:41.313017+00:00">
            <w:rPr>
              <w:sz w:val="21"/>
              <w:szCs w:val="21"/>
            </w:rPr>
          </w:rPrChange>
        </w:rPr>
        <w:t>、硕士及博士均为</w:t>
      </w:r>
      <w:r>
        <w:rPr>
          <w:rFonts w:ascii="Times New Roman" w:hAnsi="Times New Roman" w:cs="Times New Roman" w:eastAsia="SimSun"/>
          <w:sz w:val="21"/>
          <w:szCs w:val="21"/>
          <w:rPrChange w:id="3082" w:author="Codex" w:date="2026-10-05T16:32:41.313017+00:00">
            <w:rPr>
              <w:sz w:val="21"/>
              <w:szCs w:val="21"/>
            </w:rPr>
          </w:rPrChange>
        </w:rPr>
        <w:t>19</w:t>
      </w:r>
      <w:r>
        <w:rPr>
          <w:rFonts w:ascii="Times New Roman" w:hAnsi="Times New Roman" w:cs="Times New Roman" w:eastAsia="SimSun"/>
          <w:sz w:val="21"/>
          <w:szCs w:val="21"/>
          <w:rPrChange w:id="3083" w:author="Codex" w:date="2026-10-05T16:32:41.313017+00:00">
            <w:rPr>
              <w:sz w:val="21"/>
              <w:szCs w:val="21"/>
            </w:rPr>
          </w:rPrChange>
        </w:rPr>
        <w:t>；已追回的归档上游源码与恢复数据中的赋分一致，但历史实际执行版本尚未证实；该变量不能视为直接调查的实际就学年数。城乡沿用历史编码，城镇记</w:t>
      </w:r>
      <w:r>
        <w:rPr>
          <w:rFonts w:ascii="Times New Roman" w:hAnsi="Times New Roman" w:cs="Times New Roman" w:eastAsia="SimSun"/>
          <w:sz w:val="21"/>
          <w:szCs w:val="21"/>
          <w:rPrChange w:id="3084" w:author="Codex" w:date="2026-10-05T16:32:41.313017+00:00">
            <w:rPr>
              <w:sz w:val="21"/>
              <w:szCs w:val="21"/>
            </w:rPr>
          </w:rPrChange>
        </w:rPr>
        <w:t>0</w:t>
      </w:r>
      <w:r>
        <w:rPr>
          <w:rFonts w:ascii="Times New Roman" w:hAnsi="Times New Roman" w:cs="Times New Roman" w:eastAsia="SimSun"/>
          <w:sz w:val="21"/>
          <w:szCs w:val="21"/>
          <w:rPrChange w:id="3085" w:author="Codex" w:date="2026-10-05T16:32:41.313017+00:00">
            <w:rPr>
              <w:sz w:val="21"/>
              <w:szCs w:val="21"/>
            </w:rPr>
          </w:rPrChange>
        </w:rPr>
        <w:t>；乡村及源缺失值</w:t>
      </w:r>
      <w:r>
        <w:rPr>
          <w:rFonts w:ascii="Times New Roman" w:hAnsi="Times New Roman" w:cs="Times New Roman" w:eastAsia="SimSun"/>
          <w:sz w:val="21"/>
          <w:szCs w:val="21"/>
          <w:rPrChange w:id="3086" w:author="Codex" w:date="2026-10-05T16:32:41.313017+00:00">
            <w:rPr>
              <w:sz w:val="21"/>
              <w:szCs w:val="21"/>
            </w:rPr>
          </w:rPrChange>
        </w:rPr>
        <w:t>−9</w:t>
      </w:r>
      <w:r>
        <w:rPr>
          <w:rFonts w:ascii="Times New Roman" w:hAnsi="Times New Roman" w:cs="Times New Roman" w:eastAsia="SimSun"/>
          <w:sz w:val="21"/>
          <w:szCs w:val="21"/>
          <w:rPrChange w:id="3087" w:author="Codex" w:date="2026-10-05T16:32:41.313017+00:00">
            <w:rPr>
              <w:sz w:val="21"/>
              <w:szCs w:val="21"/>
            </w:rPr>
          </w:rPrChange>
        </w:rPr>
        <w:t>合并记</w:t>
      </w:r>
      <w:r>
        <w:rPr>
          <w:rFonts w:ascii="Times New Roman" w:hAnsi="Times New Roman" w:cs="Times New Roman" w:eastAsia="SimSun"/>
          <w:sz w:val="21"/>
          <w:szCs w:val="21"/>
          <w:rPrChange w:id="3088" w:author="Codex" w:date="2026-10-05T16:32:41.313017+00:00">
            <w:rPr>
              <w:sz w:val="21"/>
              <w:szCs w:val="21"/>
            </w:rPr>
          </w:rPrChange>
        </w:rPr>
        <w:t>1</w:t>
      </w:r>
      <w:r>
        <w:rPr>
          <w:rFonts w:ascii="Times New Roman" w:hAnsi="Times New Roman" w:cs="Times New Roman" w:eastAsia="SimSun"/>
          <w:sz w:val="21"/>
          <w:szCs w:val="21"/>
          <w:rPrChange w:id="3089" w:author="Codex" w:date="2026-10-05T16:32:41.313017+00:00">
            <w:rPr>
              <w:sz w:val="21"/>
              <w:szCs w:val="21"/>
            </w:rPr>
          </w:rPrChange>
        </w:rPr>
        <w:t>。表中合并组</w:t>
      </w:r>
      <w:r>
        <w:rPr>
          <w:rFonts w:ascii="Times New Roman" w:hAnsi="Times New Roman" w:cs="Times New Roman" w:eastAsia="SimSun"/>
          <w:sz w:val="21"/>
          <w:szCs w:val="21"/>
          <w:rPrChange w:id="3090" w:author="Codex" w:date="2026-10-05T16:32:41.313017+00:00">
            <w:rPr>
              <w:sz w:val="21"/>
              <w:szCs w:val="21"/>
            </w:rPr>
          </w:rPrChange>
        </w:rPr>
        <w:t>6,116</w:t>
      </w:r>
      <w:r>
        <w:rPr>
          <w:rFonts w:ascii="Times New Roman" w:hAnsi="Times New Roman" w:cs="Times New Roman" w:eastAsia="SimSun"/>
          <w:sz w:val="21"/>
          <w:szCs w:val="21"/>
          <w:rPrChange w:id="3091" w:author="Codex" w:date="2026-10-05T16:32:41.313017+00:00">
            <w:rPr>
              <w:sz w:val="21"/>
              <w:szCs w:val="21"/>
            </w:rPr>
          </w:rPrChange>
        </w:rPr>
        <w:t>条含</w:t>
      </w:r>
      <w:r>
        <w:rPr>
          <w:rFonts w:ascii="Times New Roman" w:hAnsi="Times New Roman" w:cs="Times New Roman" w:eastAsia="SimSun"/>
          <w:sz w:val="21"/>
          <w:szCs w:val="21"/>
          <w:rPrChange w:id="3092" w:author="Codex" w:date="2026-10-05T16:32:41.313017+00:00">
            <w:rPr>
              <w:sz w:val="21"/>
              <w:szCs w:val="21"/>
            </w:rPr>
          </w:rPrChange>
        </w:rPr>
        <w:t>206</w:t>
      </w:r>
      <w:r>
        <w:rPr>
          <w:rFonts w:ascii="Times New Roman" w:hAnsi="Times New Roman" w:cs="Times New Roman" w:eastAsia="SimSun"/>
          <w:sz w:val="21"/>
          <w:szCs w:val="21"/>
          <w:rPrChange w:id="3093" w:author="Codex" w:date="2026-10-05T16:32:41.313017+00:00">
            <w:rPr>
              <w:sz w:val="21"/>
              <w:szCs w:val="21"/>
            </w:rPr>
          </w:rPrChange>
        </w:rPr>
        <w:t>条源缺失，另</w:t>
      </w:r>
      <w:r>
        <w:rPr>
          <w:rFonts w:ascii="Times New Roman" w:hAnsi="Times New Roman" w:cs="Times New Roman" w:eastAsia="SimSun"/>
          <w:sz w:val="21"/>
          <w:szCs w:val="21"/>
          <w:rPrChange w:id="3094" w:author="Codex" w:date="2026-10-05T16:32:41.313017+00:00">
            <w:rPr>
              <w:sz w:val="21"/>
              <w:szCs w:val="21"/>
            </w:rPr>
          </w:rPrChange>
        </w:rPr>
        <w:t>56</w:t>
      </w:r>
      <w:r>
        <w:rPr>
          <w:rFonts w:ascii="Times New Roman" w:hAnsi="Times New Roman" w:cs="Times New Roman" w:eastAsia="SimSun"/>
          <w:sz w:val="21"/>
          <w:szCs w:val="21"/>
          <w:rPrChange w:id="3095" w:author="Codex" w:date="2026-10-05T16:32:41.313017+00:00">
            <w:rPr>
              <w:sz w:val="21"/>
              <w:szCs w:val="21"/>
            </w:rPr>
          </w:rPrChange>
        </w:rPr>
        <w:t>条现缺失源于对应波家庭</w:t>
      </w:r>
      <w:r>
        <w:rPr>
          <w:rFonts w:ascii="Times New Roman" w:hAnsi="Times New Roman" w:cs="Times New Roman" w:eastAsia="SimSun"/>
          <w:sz w:val="21"/>
          <w:szCs w:val="21"/>
          <w:rPrChange w:id="3096" w:author="Codex" w:date="2026-10-05T16:32:41.313017+00:00">
            <w:rPr>
              <w:sz w:val="21"/>
              <w:szCs w:val="21"/>
            </w:rPr>
          </w:rPrChange>
        </w:rPr>
        <w:t>ID</w:t>
      </w:r>
      <w:r>
        <w:rPr>
          <w:rFonts w:ascii="Times New Roman" w:hAnsi="Times New Roman" w:cs="Times New Roman" w:eastAsia="SimSun"/>
          <w:sz w:val="21"/>
          <w:szCs w:val="21"/>
          <w:rPrChange w:id="3097" w:author="Codex" w:date="2026-10-05T16:32:41.313017+00:00">
            <w:rPr>
              <w:sz w:val="21"/>
              <w:szCs w:val="21"/>
            </w:rPr>
          </w:rPrChange>
        </w:rPr>
        <w:t>未能连接；不能据此判断缺访原因。时期</w:t>
      </w:r>
      <w:r>
        <w:rPr>
          <w:rFonts w:ascii="Times New Roman" w:hAnsi="Times New Roman" w:cs="Times New Roman" w:eastAsia="SimSun"/>
          <w:sz w:val="21"/>
          <w:szCs w:val="21"/>
          <w:rPrChange w:id="3098" w:author="Codex" w:date="2026-10-05T16:32:41.313017+00:00">
            <w:rPr>
              <w:sz w:val="21"/>
              <w:szCs w:val="21"/>
            </w:rPr>
          </w:rPrChange>
        </w:rPr>
        <w:t>p</w:t>
      </w:r>
      <w:r>
        <w:rPr>
          <w:rFonts w:ascii="Times New Roman" w:hAnsi="Times New Roman" w:cs="Times New Roman" w:eastAsia="SimSun"/>
          <w:sz w:val="21"/>
          <w:szCs w:val="21"/>
          <w:rPrChange w:id="3099" w:author="Codex" w:date="2026-10-05T16:32:41.313017+00:00">
            <w:rPr>
              <w:sz w:val="21"/>
              <w:szCs w:val="21"/>
            </w:rPr>
          </w:rPrChange>
        </w:rPr>
        <w:t>值采用</w:t>
      </w:r>
      <w:r>
        <w:rPr>
          <w:rFonts w:ascii="Times New Roman" w:hAnsi="Times New Roman" w:cs="Times New Roman" w:eastAsia="SimSun"/>
          <w:sz w:val="21"/>
          <w:szCs w:val="21"/>
          <w:rPrChange w:id="3100" w:author="Codex" w:date="2026-10-05T16:32:41.313017+00:00">
            <w:rPr>
              <w:sz w:val="21"/>
              <w:szCs w:val="21"/>
            </w:rPr>
          </w:rPrChange>
        </w:rPr>
        <w:t>compareGroups</w:t>
      </w:r>
      <w:r>
        <w:rPr>
          <w:rFonts w:ascii="Times New Roman" w:hAnsi="Times New Roman" w:cs="Times New Roman" w:eastAsia="SimSun"/>
          <w:sz w:val="21"/>
          <w:szCs w:val="21"/>
          <w:rPrChange w:id="3101" w:author="Codex" w:date="2026-10-05T16:32:41.313017+00:00">
            <w:rPr>
              <w:sz w:val="21"/>
              <w:szCs w:val="21"/>
            </w:rPr>
          </w:rPrChange>
        </w:rPr>
        <w:t>的实际检验，未调整成年子女、亲子关系及跨期重复依赖，仅供探索性时期比较；不含</w:t>
      </w:r>
      <w:r>
        <w:rPr>
          <w:rFonts w:ascii="Times New Roman" w:hAnsi="Times New Roman" w:cs="Times New Roman" w:eastAsia="SimSun"/>
          <w:sz w:val="21"/>
          <w:szCs w:val="21"/>
          <w:rPrChange w:id="3102" w:author="Codex" w:date="2026-10-05T16:32:41.313017+00:00">
            <w:rPr>
              <w:sz w:val="21"/>
              <w:szCs w:val="21"/>
            </w:rPr>
          </w:rPrChange>
        </w:rPr>
        <w:t>p</w:t>
      </w:r>
      <w:r>
        <w:rPr>
          <w:rFonts w:ascii="Times New Roman" w:hAnsi="Times New Roman" w:cs="Times New Roman" w:eastAsia="SimSun"/>
          <w:sz w:val="21"/>
          <w:szCs w:val="21"/>
          <w:rPrChange w:id="3103" w:author="Codex" w:date="2026-10-05T16:32:41.313017+00:00">
            <w:rPr>
              <w:sz w:val="21"/>
              <w:szCs w:val="21"/>
            </w:rPr>
          </w:rPrChange>
        </w:rPr>
        <w:t>值的安全视图及资格、缺失明细另行保存。</w:t>
      </w:r>
    </w:p>
    <w:p w14:paraId="66FED0DF" w14:textId="7FF68CBD" w:rsidR="003D0255" w:rsidRDefault="005375B4" w:rsidP="005375B4">
      <w:pPr>
        <w:pStyle w:val="aff4"/>
        <w:keepNext/>
        <w:snapToGrid w:val="0"/>
        <w:spacing w:before="156" w:after="156" w:line="360" w:lineRule="exact"/>
        <w:ind w:firstLine="428"/>
      </w:pPr>
      <w:r>
        <w:t>（二）候选机制的操作化、支持度与经验关系诊断（基础回归）</w:t>
      </w:r>
    </w:p>
    <w:p w14:paraId="589FFA2A" w14:textId="7FF68CB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3" w:author="Codex" w:date="2026-10-05T16:32:41.313017+00:00">
            <w:rPr>
              <w:sz w:val="21"/>
              <w:szCs w:val="21"/>
            </w:rPr>
          </w:rPrChange>
        </w:rPr>
        <w:pPrChange w:id="3104" w:author="Codex" w:date="2026-10-05T16:32:41.313017+00:00">
          <w:pPr>
            <w:pStyle w:val="af5"/>
            <w:snapToGrid w:val="0"/>
            <w:ind w:firstLine="420"/>
            <w:jc w:val="both"/>
          </w:pPr>
        </w:pPrChange>
      </w:pPr>
      <w:r>
        <w:rPr>
          <w:rFonts w:ascii="Times New Roman" w:hAnsi="Times New Roman" w:cs="Times New Roman" w:eastAsia="SimSun"/>
          <w:sz w:val="21"/>
          <w:szCs w:val="21"/>
          <w:rPrChange w:id="3105" w:author="Codex" w:date="2026-10-05T16:32:41.313017+00:00">
            <w:rPr>
              <w:sz w:val="21"/>
              <w:szCs w:val="21"/>
            </w:rPr>
          </w:rPrChange>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0C4D0077" w14:textId="3B911DFA"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4" w:author="Codex" w:date="2026-10-05T16:32:41.313017+00:00">
            <w:rPr>
              <w:sz w:val="21"/>
              <w:szCs w:val="21"/>
            </w:rPr>
          </w:rPrChange>
        </w:rPr>
        <w:pPrChange w:id="3106" w:author="Codex" w:date="2026-10-05T16:32:41.313017+00:00">
          <w:pPr>
            <w:pStyle w:val="af5"/>
            <w:snapToGrid w:val="0"/>
            <w:ind w:firstLine="420"/>
            <w:jc w:val="both"/>
          </w:pPr>
        </w:pPrChange>
      </w:pPr>
      <w:r>
        <w:rPr>
          <w:rFonts w:ascii="Times New Roman" w:hAnsi="Times New Roman" w:cs="Times New Roman" w:eastAsia="SimSun"/>
          <w:sz w:val="21"/>
          <w:szCs w:val="21"/>
          <w:rPrChange w:id="3107" w:author="Codex" w:date="2026-10-05T16:32:41.313017+00:00">
            <w:rPr>
              <w:sz w:val="21"/>
              <w:szCs w:val="21"/>
            </w:rPr>
          </w:rPrChange>
        </w:rPr>
        <w:lastRenderedPageBreak/>
        <w:t>观察单位为亲子二元组</w:t>
      </w:r>
      <w:r>
        <w:rPr>
          <w:rFonts w:ascii="Times New Roman" w:hAnsi="Times New Roman" w:cs="Times New Roman" w:eastAsia="SimSun"/>
          <w:sz w:val="21"/>
          <w:szCs w:val="21"/>
          <w:rPrChange w:id="3108" w:author="Codex" w:date="2026-10-05T16:32:41.313017+00:00">
            <w:rPr>
              <w:sz w:val="21"/>
              <w:szCs w:val="21"/>
            </w:rPr>
          </w:rPrChange>
        </w:rPr>
        <w:t>—</w:t>
      </w:r>
      <w:r>
        <w:rPr>
          <w:rFonts w:ascii="Times New Roman" w:hAnsi="Times New Roman" w:cs="Times New Roman" w:eastAsia="SimSun"/>
          <w:sz w:val="21"/>
          <w:szCs w:val="21"/>
          <w:rPrChange w:id="3109" w:author="Codex" w:date="2026-10-05T16:32:41.313017+00:00">
            <w:rPr>
              <w:sz w:val="21"/>
              <w:szCs w:val="21"/>
            </w:rPr>
          </w:rPrChange>
        </w:rPr>
        <w:t>区间，同一成年子女可以贡献父亲、母亲及两个时期的多条记录。每条链的五个模型使用共同完整案例样本，控制本人和配偶基期收入、对应的基期满意度、其他控制变量及时期固定效应，并按成年子女</w:t>
      </w:r>
      <w:r>
        <w:rPr>
          <w:rFonts w:ascii="Times New Roman" w:hAnsi="Times New Roman" w:cs="Times New Roman" w:eastAsia="SimSun"/>
          <w:sz w:val="21"/>
          <w:szCs w:val="21"/>
          <w:rPrChange w:id="3110" w:author="Codex" w:date="2026-10-05T16:32:41.313017+00:00">
            <w:rPr>
              <w:sz w:val="21"/>
              <w:szCs w:val="21"/>
            </w:rPr>
          </w:rPrChange>
        </w:rPr>
        <w:t>PID</w:t>
      </w:r>
      <w:r>
        <w:rPr>
          <w:rFonts w:ascii="Times New Roman" w:hAnsi="Times New Roman" w:cs="Times New Roman" w:eastAsia="SimSun"/>
          <w:sz w:val="21"/>
          <w:szCs w:val="21"/>
          <w:rPrChange w:id="3111" w:author="Codex" w:date="2026-10-05T16:32:41.313017+00:00">
            <w:rPr>
              <w:sz w:val="21"/>
              <w:szCs w:val="21"/>
            </w:rPr>
          </w:rPrChange>
        </w:rPr>
        <w:t>聚类计算不确定性。控制变量中包含跨波累计及区间变化项，其时间属性与解释限制见后文。</w:t>
      </w:r>
    </w:p>
    <w:p w14:paraId="01179B98" w14:textId="7FF68CC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5" w:author="Codex" w:date="2026-10-05T16:32:41.313017+00:00">
            <w:rPr>
              <w:sz w:val="21"/>
              <w:szCs w:val="21"/>
            </w:rPr>
          </w:rPrChange>
        </w:rPr>
        <w:pPrChange w:id="3112" w:author="Codex" w:date="2026-10-05T16:32:41.313017+00:00">
          <w:pPr>
            <w:pStyle w:val="af5"/>
            <w:snapToGrid w:val="0"/>
            <w:ind w:firstLine="420"/>
            <w:jc w:val="both"/>
          </w:pPr>
        </w:pPrChange>
      </w:pPr>
      <w:r>
        <w:rPr>
          <w:rFonts w:ascii="Times New Roman" w:hAnsi="Times New Roman" w:cs="Times New Roman" w:eastAsia="SimSun"/>
          <w:sz w:val="21"/>
          <w:szCs w:val="21"/>
          <w:rPrChange w:id="3113" w:author="Codex" w:date="2026-10-05T16:32:41.313017+00:00">
            <w:rPr>
              <w:sz w:val="21"/>
              <w:szCs w:val="21"/>
            </w:rPr>
          </w:rPrChange>
        </w:rPr>
        <w:t>不同链条回答不同资格总体中的问题。绝对满意度提升限定于基期低于</w:t>
      </w:r>
      <w:r>
        <w:rPr>
          <w:rFonts w:ascii="Times New Roman" w:hAnsi="Times New Roman" w:cs="Times New Roman" w:eastAsia="SimSun"/>
          <w:sz w:val="21"/>
          <w:szCs w:val="21"/>
          <w:rPrChange w:id="3114" w:author="Codex" w:date="2026-10-05T16:32:41.313017+00:00">
            <w:rPr>
              <w:sz w:val="21"/>
              <w:szCs w:val="21"/>
            </w:rPr>
          </w:rPrChange>
        </w:rPr>
        <w:t>5</w:t>
      </w:r>
      <w:r>
        <w:rPr>
          <w:rFonts w:ascii="Times New Roman" w:hAnsi="Times New Roman" w:cs="Times New Roman" w:eastAsia="SimSun"/>
          <w:sz w:val="21"/>
          <w:szCs w:val="21"/>
          <w:rPrChange w:id="3115" w:author="Codex" w:date="2026-10-05T16:32:41.313017+00:00">
            <w:rPr>
              <w:sz w:val="21"/>
              <w:szCs w:val="21"/>
            </w:rPr>
          </w:rPrChange>
        </w:rPr>
        <w:t>分者；相对位置升级限定于基期不高于另一方者。进入这些总体后，发生转移者与未发生转移者均被保留。这些限定解释了链间样本量的差异，也意味着不能直接以不同链的效应大小给机制排序。</w:t>
      </w:r>
    </w:p>
    <w:p w14:paraId="01B8B8D7" w14:textId="7FF68CD3" w:rsidR="00FB24F4" w:rsidRDefault="00FB24F4">
      <w:pPr>
        <w:pStyle w:val="afffa"/>
        <w:keepNext/>
        <w:snapToGrid w:val="0"/>
        <w:spacing w:before="156" w:after="100" w:line="360" w:lineRule="exact"/>
        <w:ind w:firstLine="420"/>
      </w:pPr>
      <w:r>
        <w:t xml:space="preserve">2.1 </w:t>
      </w:r>
      <w:r>
        <w:t>候选链与分析样本</w:t>
      </w:r>
    </w:p>
    <w:p w14:paraId="2697C070" w14:textId="7FF68CE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6" w:author="Codex" w:date="2026-10-05T16:32:41.313017+00:00">
            <w:rPr>
              <w:sz w:val="21"/>
              <w:szCs w:val="21"/>
            </w:rPr>
          </w:rPrChange>
        </w:rPr>
        <w:pPrChange w:id="3116" w:author="Codex" w:date="2026-10-05T16:32:41.313017+00:00">
          <w:pPr>
            <w:pStyle w:val="af5"/>
            <w:snapToGrid w:val="0"/>
            <w:ind w:firstLine="420"/>
            <w:jc w:val="both"/>
          </w:pPr>
        </w:pPrChange>
      </w:pPr>
      <w:r>
        <w:rPr>
          <w:rFonts w:ascii="Times New Roman" w:hAnsi="Times New Roman" w:cs="Times New Roman" w:eastAsia="SimSun"/>
          <w:sz w:val="21"/>
          <w:szCs w:val="21"/>
          <w:rPrChange w:id="3117" w:author="Codex" w:date="2026-10-05T16:32:41.313017+00:00">
            <w:rPr>
              <w:sz w:val="21"/>
              <w:szCs w:val="21"/>
            </w:rPr>
          </w:rPrChange>
        </w:rPr>
        <w:t>绝对收入增加指实际综合年化收入高于区间起点；相对收入升级指本人收入由不高于配偶转为高于配偶。满意度采用双方各自回答的</w:t>
      </w:r>
      <w:r>
        <w:rPr>
          <w:rFonts w:ascii="Times New Roman" w:hAnsi="Times New Roman" w:cs="Times New Roman" w:eastAsia="SimSun"/>
          <w:sz w:val="21"/>
          <w:szCs w:val="21"/>
          <w:rPrChange w:id="3118" w:author="Codex" w:date="2026-10-05T16:32:41.313017+00:00">
            <w:rPr>
              <w:sz w:val="21"/>
              <w:szCs w:val="21"/>
            </w:rPr>
          </w:rPrChange>
        </w:rPr>
        <w:t>QM801</w:t>
      </w:r>
      <w:r>
        <w:rPr>
          <w:rFonts w:ascii="Times New Roman" w:hAnsi="Times New Roman" w:cs="Times New Roman" w:eastAsia="SimSun"/>
          <w:sz w:val="21"/>
          <w:szCs w:val="21"/>
          <w:rPrChange w:id="3119" w:author="Codex" w:date="2026-10-05T16:32:41.313017+00:00">
            <w:rPr>
              <w:sz w:val="21"/>
              <w:szCs w:val="21"/>
            </w:rPr>
          </w:rPrChange>
        </w:rPr>
        <w:t>：绝对提升为</w:t>
      </w:r>
      <w:r>
        <w:rPr>
          <w:rFonts w:ascii="Times New Roman" w:hAnsi="Times New Roman" w:cs="Times New Roman" w:eastAsia="SimSun"/>
          <w:sz w:val="21"/>
          <w:szCs w:val="21"/>
          <w:rPrChange w:id="3120" w:author="Codex" w:date="2026-10-05T16:32:41.313017+00:00">
            <w:rPr>
              <w:sz w:val="21"/>
              <w:szCs w:val="21"/>
            </w:rPr>
          </w:rPrChange>
        </w:rPr>
        <w:t>1—5</w:t>
      </w:r>
      <w:r>
        <w:rPr>
          <w:rFonts w:ascii="Times New Roman" w:hAnsi="Times New Roman" w:cs="Times New Roman" w:eastAsia="SimSun"/>
          <w:sz w:val="21"/>
          <w:szCs w:val="21"/>
          <w:rPrChange w:id="3121" w:author="Codex" w:date="2026-10-05T16:32:41.313017+00:00">
            <w:rPr>
              <w:sz w:val="21"/>
              <w:szCs w:val="21"/>
            </w:rPr>
          </w:rPrChange>
        </w:rPr>
        <w:t>分评分上升，相对升级为相应角色由不高于另一方转为高于另一方。表</w:t>
      </w:r>
      <w:del w:id="1001381" w:author="Codex" w:date="2026-10-06T05:40:41Z">
        <w:r>
          <w:rPr>
            <w:rFonts w:ascii="Times New Roman" w:hAnsi="Times New Roman" w:cs="Times New Roman" w:eastAsia="SimSun"/>
            <w:sz w:val="21"/>
            <w:szCs w:val="21"/>
            <w:rPrChange w:id="3122" w:author="Codex" w:date="2026-10-05T16:32:41.313017+00:00">
              <w:rPr>
                <w:sz w:val="21"/>
                <w:szCs w:val="21"/>
              </w:rPr>
            </w:rPrChange>
          </w:rPr>
          <w:delText>2.1</w:delText>
        </w:r>
      </w:del>
      <w:ins w:id="1001382"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3123" w:author="Codex" w:date="2026-10-05T16:32:41.313017+00:00">
            <w:rPr>
              <w:sz w:val="21"/>
              <w:szCs w:val="21"/>
            </w:rPr>
          </w:rPrChange>
        </w:rPr>
        <w:t>列示八种组合；相对升级不等同于绝对婚姻质量改善。</w:t>
      </w:r>
      <w:r>
        <w:rPr>
          <w:rFonts w:ascii="Times New Roman" w:hAnsi="Times New Roman" w:cs="Times New Roman" w:eastAsia="SimSun"/>
          <w:sz w:val="21"/>
          <w:szCs w:val="21"/>
          <w:rPrChange w:id="3124" w:author="Codex" w:date="2026-10-05T16:32:41.313017+00:00">
            <w:rPr>
              <w:sz w:val="21"/>
              <w:szCs w:val="21"/>
            </w:rPr>
          </w:rPrChange>
        </w:rPr>
        <w:t>S</w:t>
      </w:r>
      <w:r>
        <w:rPr>
          <w:rFonts w:ascii="Times New Roman" w:hAnsi="Times New Roman" w:cs="Times New Roman" w:eastAsia="SimSun"/>
          <w:sz w:val="21"/>
          <w:szCs w:val="21"/>
          <w:rPrChange w:id="3125" w:author="Codex" w:date="2026-10-05T16:32:41.313017+00:00">
            <w:rPr>
              <w:sz w:val="21"/>
              <w:szCs w:val="21"/>
            </w:rPr>
          </w:rPrChange>
        </w:rPr>
        <w:t>和</w:t>
      </w:r>
      <w:r>
        <w:rPr>
          <w:rFonts w:ascii="Times New Roman" w:hAnsi="Times New Roman" w:cs="Times New Roman" w:eastAsia="SimSun"/>
          <w:sz w:val="21"/>
          <w:szCs w:val="21"/>
          <w:rPrChange w:id="3126" w:author="Codex" w:date="2026-10-05T16:32:41.313017+00:00">
            <w:rPr>
              <w:sz w:val="21"/>
              <w:szCs w:val="21"/>
            </w:rPr>
          </w:rPrChange>
        </w:rPr>
        <w:t>P</w:t>
      </w:r>
      <w:r>
        <w:rPr>
          <w:rFonts w:ascii="Times New Roman" w:hAnsi="Times New Roman" w:cs="Times New Roman" w:eastAsia="SimSun"/>
          <w:sz w:val="21"/>
          <w:szCs w:val="21"/>
          <w:rPrChange w:id="3127" w:author="Codex" w:date="2026-10-05T16:32:41.313017+00:00">
            <w:rPr>
              <w:sz w:val="21"/>
              <w:szCs w:val="21"/>
            </w:rPr>
          </w:rPrChange>
        </w:rPr>
        <w:t>分别表示成年子女本人和配偶的关系角色，不表示男性和女性；性别差异另由分组分析考察。</w:t>
      </w:r>
      <w:r>
        <w:rPr>
          <w:rFonts w:ascii="Times New Roman" w:hAnsi="Times New Roman" w:cs="Times New Roman" w:eastAsia="SimSun"/>
          <w:sz w:val="21"/>
          <w:szCs w:val="21"/>
          <w:rPrChange w:id="3128" w:author="Codex" w:date="2026-10-05T16:32:41.313017+00:00">
            <w:rPr>
              <w:sz w:val="21"/>
              <w:szCs w:val="21"/>
            </w:rPr>
          </w:rPrChange>
        </w:rPr>
        <w:t xml:space="preserve"> </w:t>
      </w:r>
      <w:r>
        <w:rPr>
          <w:rFonts w:ascii="Times New Roman" w:hAnsi="Times New Roman" w:cs="Times New Roman" w:eastAsia="SimSun"/>
          <w:sz w:val="21"/>
          <w:szCs w:val="21"/>
          <w:rPrChange w:id="3129" w:author="Codex" w:date="2026-10-05T16:32:41.313017+00:00">
            <w:rPr>
              <w:sz w:val="21"/>
              <w:szCs w:val="21"/>
            </w:rPr>
          </w:rPrChange>
        </w:rPr>
        <w:t>基础回归沿用可追溯的历史收入底稿：工资、年化养老金和经营收入分配项相加后以</w:t>
      </w:r>
      <w:r>
        <w:rPr>
          <w:rFonts w:ascii="Times New Roman" w:hAnsi="Times New Roman" w:cs="Times New Roman" w:eastAsia="SimSun"/>
          <w:sz w:val="21"/>
          <w:szCs w:val="21"/>
          <w:rPrChange w:id="3130" w:author="Codex" w:date="2026-10-05T16:32:41.313017+00:00">
            <w:rPr>
              <w:sz w:val="21"/>
              <w:szCs w:val="21"/>
            </w:rPr>
          </w:rPrChange>
        </w:rPr>
        <w:t>CPI</w:t>
      </w:r>
      <w:r>
        <w:rPr>
          <w:rFonts w:ascii="Times New Roman" w:hAnsi="Times New Roman" w:cs="Times New Roman" w:eastAsia="SimSun"/>
          <w:sz w:val="21"/>
          <w:szCs w:val="21"/>
          <w:rPrChange w:id="3131" w:author="Codex" w:date="2026-10-05T16:32:41.313017+00:00">
            <w:rPr>
              <w:sz w:val="21"/>
              <w:szCs w:val="21"/>
            </w:rPr>
          </w:rPrChange>
        </w:rPr>
        <w:t>折算。该底稿尚不能区分养老金结构性零与项目缺失，保留了旧插补处理，且经营收入代理量已在上游截断负值。因此，数值复现不表示这些收入测量问题已经修复，相关关联须在这一数据限制下解释。</w:t>
      </w:r>
    </w:p>
    <w:p w14:paraId="26BE4DBC" w14:textId="7FF68C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237" w:author="Codex" w:date="2026-10-05T16:32:41.313017+00:00">
            <w:rPr>
              <w:rFonts w:cs="Times New Roman"/>
              <w:szCs w:val="21"/>
            </w:rPr>
          </w:rPrChange>
        </w:rPr>
        <w:pPrChange w:id="3132"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133" w:author="Codex" w:date="2026-10-05T16:32:41.313017+00:00">
            <w:rPr>
              <w:rFonts w:cs="Times New Roman"/>
              <w:szCs w:val="21"/>
            </w:rPr>
          </w:rPrChange>
        </w:rPr>
        <w:t>表</w:t>
      </w:r>
      <w:del w:id="1001383" w:author="Codex" w:date="2026-10-06T05:40:41Z">
        <w:r>
          <w:rPr>
            <w:rFonts w:ascii="Times New Roman" w:hAnsi="Times New Roman" w:cs="Times New Roman" w:eastAsia="KaiTi"/>
            <w:b w:val="0"/>
            <w:bCs w:val="0"/>
            <w:sz w:val="21"/>
            <w:szCs w:val="21"/>
            <w:rPrChange w:id="3134" w:author="Codex" w:date="2026-10-05T16:32:41.313017+00:00">
              <w:rPr>
                <w:rFonts w:cs="Times New Roman"/>
                <w:szCs w:val="21"/>
              </w:rPr>
            </w:rPrChange>
          </w:rPr>
          <w:delText xml:space="preserve">2.1 </w:delText>
        </w:r>
      </w:del>
      <w:ins w:id="1001384" w:author="Codex" w:date="2026-10-06T05:40:41Z">
        <w:r>
          <w:rPr>
            <w:rFonts w:ascii="Times New Roman" w:hAnsi="Times New Roman" w:cs="Times New Roman" w:eastAsia="KaiTi"/>
            <w:b w:val="0"/>
            <w:bCs w:val="0"/>
            <w:sz w:val="21"/>
            <w:szCs w:val="21"/>
          </w:rPr>
          <w:t xml:space="preserve">3 </w:t>
        </w:r>
      </w:ins>
      <w:r>
        <w:rPr>
          <w:rFonts w:ascii="Times New Roman" w:hAnsi="Times New Roman" w:cs="Times New Roman" w:eastAsia="KaiTi"/>
          <w:b w:val="0"/>
          <w:bCs w:val="0"/>
          <w:sz w:val="21"/>
          <w:szCs w:val="21"/>
          <w:rPrChange w:id="3135" w:author="Codex" w:date="2026-10-05T16:32:41.313017+00:00">
            <w:rPr>
              <w:rFonts w:cs="Times New Roman"/>
              <w:szCs w:val="21"/>
            </w:rPr>
          </w:rPrChange>
        </w:rPr>
        <w:t>八条候选机制链、资格总体与样本规模</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136"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514"/>
        <w:gridCol w:w="2514"/>
        <w:gridCol w:w="3895"/>
        <w:gridCol w:w="677"/>
      </w:tblGrid>
      <w:tr w:rsidR="004B6004" w14:paraId="6954A843"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13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6DB8E39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8" w:author="Codex" w:date="2026-10-05T16:32:41.313017+00:00">
                  <w:rPr>
                    <w:rFonts w:cs="Times New Roman"/>
                    <w:szCs w:val="21"/>
                  </w:rPr>
                </w:rPrChange>
              </w:rPr>
              <w:pPrChange w:id="31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39"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314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9005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9" w:author="Codex" w:date="2026-10-05T16:32:41.313017+00:00">
                  <w:rPr>
                    <w:rFonts w:cs="Times New Roman"/>
                    <w:szCs w:val="21"/>
                  </w:rPr>
                </w:rPrChange>
              </w:rPr>
              <w:pPrChange w:id="314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42" w:author="Codex" w:date="2026-10-05T16:32:41.313017+00:00">
                  <w:rPr>
                    <w:rFonts w:cs="Times New Roman"/>
                    <w:szCs w:val="21"/>
                  </w:rPr>
                </w:rPrChange>
              </w:rPr>
              <w:t>X</w:t>
            </w:r>
            <w:r>
              <w:rPr>
                <w:rFonts w:ascii="Times New Roman" w:hAnsi="Times New Roman" w:cs="Times New Roman" w:eastAsia="SimSun"/>
                <w:b w:val="0"/>
                <w:bCs w:val="0"/>
                <w:sz w:val="21"/>
                <w:szCs w:val="21"/>
                <w:rPrChange w:id="3143" w:author="Codex" w:date="2026-10-05T16:32:41.313017+00:00">
                  <w:rPr>
                    <w:rFonts w:cs="Times New Roman"/>
                    <w:szCs w:val="21"/>
                  </w:rPr>
                </w:rPrChange>
              </w:rPr>
              <w:t>构念</w:t>
            </w:r>
          </w:p>
        </w:tc>
        <w:tc>
          <w:tcPr>
            <w:tcW w:w="0" w:type="auto"/>
            <w:tcBorders>
              <w:top w:val="single" w:sz="12" w:color="000000"/>
              <w:left w:val="nil"/>
              <w:bottom w:val="single" w:sz="4" w:color="000000"/>
              <w:right w:val="nil"/>
              <w:insideH w:val="nil"/>
              <w:insideV w:val="nil"/>
            </w:tcBorders>
            <w:tcMar>
              <w:left w:w="102" w:type="dxa"/>
              <w:right w:w="102" w:type="dxa"/>
            </w:tcMar>
            <w:tcPrChange w:id="314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C79B3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0" w:author="Codex" w:date="2026-10-05T16:32:41.313017+00:00">
                  <w:rPr>
                    <w:rFonts w:cs="Times New Roman"/>
                    <w:szCs w:val="21"/>
                  </w:rPr>
                </w:rPrChange>
              </w:rPr>
              <w:pPrChange w:id="314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46" w:author="Codex" w:date="2026-10-05T16:32:41.313017+00:00">
                  <w:rPr>
                    <w:rFonts w:cs="Times New Roman"/>
                    <w:szCs w:val="21"/>
                  </w:rPr>
                </w:rPrChange>
              </w:rPr>
              <w:t>M</w:t>
            </w:r>
            <w:r>
              <w:rPr>
                <w:rFonts w:ascii="Times New Roman" w:hAnsi="Times New Roman" w:cs="Times New Roman" w:eastAsia="SimSun"/>
                <w:b w:val="0"/>
                <w:bCs w:val="0"/>
                <w:sz w:val="21"/>
                <w:szCs w:val="21"/>
                <w:rPrChange w:id="3147" w:author="Codex" w:date="2026-10-05T16:32:41.313017+00:00">
                  <w:rPr>
                    <w:rFonts w:cs="Times New Roman"/>
                    <w:szCs w:val="21"/>
                  </w:rPr>
                </w:rPrChange>
              </w:rPr>
              <w:t>构念（已含角色）</w:t>
            </w:r>
          </w:p>
        </w:tc>
        <w:tc>
          <w:tcPr>
            <w:tcW w:w="0" w:type="auto"/>
            <w:tcBorders>
              <w:top w:val="single" w:sz="12" w:color="000000"/>
              <w:left w:val="nil"/>
              <w:bottom w:val="single" w:sz="4" w:color="000000"/>
              <w:right w:val="nil"/>
              <w:insideH w:val="nil"/>
              <w:insideV w:val="nil"/>
            </w:tcBorders>
            <w:tcMar>
              <w:left w:w="102" w:type="dxa"/>
              <w:right w:w="102" w:type="dxa"/>
            </w:tcMar>
            <w:tcPrChange w:id="3148"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3E7FC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1" w:author="Codex" w:date="2026-10-05T16:32:41.313017+00:00">
                  <w:rPr>
                    <w:rFonts w:cs="Times New Roman"/>
                    <w:szCs w:val="21"/>
                  </w:rPr>
                </w:rPrChange>
              </w:rPr>
              <w:pPrChange w:id="31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50" w:author="Codex" w:date="2026-10-05T16:32:41.313017+00:00">
                  <w:rPr>
                    <w:rFonts w:cs="Times New Roman"/>
                    <w:szCs w:val="21"/>
                  </w:rPr>
                </w:rPrChange>
              </w:rPr>
              <w:t>资格条件</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15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25DB4E3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2" w:author="Codex" w:date="2026-10-05T16:32:41.313017+00:00">
                  <w:rPr>
                    <w:rFonts w:cs="Times New Roman"/>
                    <w:szCs w:val="21"/>
                  </w:rPr>
                </w:rPrChange>
              </w:rPr>
              <w:pPrChange w:id="315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53" w:author="Codex" w:date="2026-10-05T16:32:41.313017+00:00">
                  <w:rPr>
                    <w:rFonts w:cs="Times New Roman"/>
                    <w:szCs w:val="21"/>
                  </w:rPr>
                </w:rPrChange>
              </w:rPr>
              <w:t>N</w:t>
            </w:r>
          </w:p>
        </w:tc>
      </w:tr>
      <w:tr w:rsidR="004B6004" w14:paraId="7AEC2A6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54" w:author="Codex" w:date="2026-10-05T16:32:41.313017+00:00">
              <w:tcPr>
                <w:tcW w:w="0" w:type="auto"/>
                <w:tcBorders>
                  <w:top w:val="nil"/>
                  <w:left w:val="nil"/>
                  <w:bottom w:val="nil"/>
                  <w:right w:val="nil"/>
                </w:tcBorders>
                <w:noWrap/>
                <w:tcMar>
                  <w:left w:w="102" w:type="dxa"/>
                  <w:right w:w="102" w:type="dxa"/>
                </w:tcMar>
                <w:vAlign w:val="center"/>
              </w:tcPr>
            </w:tcPrChange>
          </w:tcPr>
          <w:p w14:paraId="6FC7FE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3" w:author="Codex" w:date="2026-10-05T16:32:41.313017+00:00">
                  <w:rPr>
                    <w:rFonts w:cs="Times New Roman"/>
                    <w:szCs w:val="21"/>
                  </w:rPr>
                </w:rPrChange>
              </w:rPr>
              <w:pPrChange w:id="31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56"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3157" w:author="Codex" w:date="2026-10-05T16:32:41.313017+00:00">
              <w:tcPr>
                <w:tcW w:w="0" w:type="auto"/>
                <w:tcBorders>
                  <w:top w:val="nil"/>
                  <w:left w:val="nil"/>
                  <w:bottom w:val="nil"/>
                  <w:right w:val="nil"/>
                </w:tcBorders>
                <w:tcMar>
                  <w:left w:w="102" w:type="dxa"/>
                  <w:right w:w="102" w:type="dxa"/>
                </w:tcMar>
                <w:vAlign w:val="center"/>
              </w:tcPr>
            </w:tcPrChange>
          </w:tcPr>
          <w:p w14:paraId="666B73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4" w:author="Codex" w:date="2026-10-05T16:32:41.313017+00:00">
                  <w:rPr>
                    <w:rFonts w:cs="Times New Roman"/>
                    <w:szCs w:val="21"/>
                  </w:rPr>
                </w:rPrChange>
              </w:rPr>
              <w:pPrChange w:id="315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59"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60" w:author="Codex" w:date="2026-10-05T16:32:41.313017+00:00">
              <w:tcPr>
                <w:tcW w:w="0" w:type="auto"/>
                <w:tcBorders>
                  <w:top w:val="nil"/>
                  <w:left w:val="nil"/>
                  <w:bottom w:val="nil"/>
                  <w:right w:val="nil"/>
                </w:tcBorders>
                <w:tcMar>
                  <w:left w:w="102" w:type="dxa"/>
                  <w:right w:w="102" w:type="dxa"/>
                </w:tcMar>
                <w:vAlign w:val="center"/>
              </w:tcPr>
            </w:tcPrChange>
          </w:tcPr>
          <w:p w14:paraId="4339CE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5" w:author="Codex" w:date="2026-10-05T16:32:41.313017+00:00">
                  <w:rPr>
                    <w:rFonts w:cs="Times New Roman"/>
                    <w:szCs w:val="21"/>
                  </w:rPr>
                </w:rPrChange>
              </w:rPr>
              <w:pPrChange w:id="316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62" w:author="Codex" w:date="2026-10-05T16:32:41.313017+00:00">
                  <w:rPr>
                    <w:rFonts w:cs="Times New Roman"/>
                    <w:szCs w:val="21"/>
                  </w:rPr>
                </w:rPrChange>
              </w:rPr>
              <w:t>本人绝对满意度提升</w:t>
            </w:r>
          </w:p>
        </w:tc>
        <w:tc>
          <w:tcPr>
            <w:tcW w:w="0" w:type="auto"/>
            <w:tcBorders>
              <w:top w:val="nil"/>
              <w:left w:val="nil"/>
              <w:bottom w:val="nil"/>
              <w:right w:val="nil"/>
              <w:insideH w:val="nil"/>
              <w:insideV w:val="nil"/>
            </w:tcBorders>
            <w:tcMar>
              <w:left w:w="102" w:type="dxa"/>
              <w:right w:w="102" w:type="dxa"/>
            </w:tcMar>
            <w:vAlign w:val="center"/>
            <w:tcPrChange w:id="3163" w:author="Codex" w:date="2026-10-05T16:32:41.313017+00:00">
              <w:tcPr>
                <w:tcW w:w="0" w:type="auto"/>
                <w:tcBorders>
                  <w:top w:val="nil"/>
                  <w:left w:val="nil"/>
                  <w:bottom w:val="nil"/>
                  <w:right w:val="nil"/>
                </w:tcBorders>
                <w:tcMar>
                  <w:left w:w="102" w:type="dxa"/>
                  <w:right w:w="102" w:type="dxa"/>
                </w:tcMar>
                <w:vAlign w:val="center"/>
              </w:tcPr>
            </w:tcPrChange>
          </w:tcPr>
          <w:p w14:paraId="1BC488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6" w:author="Codex" w:date="2026-10-05T16:32:41.313017+00:00">
                  <w:rPr>
                    <w:rFonts w:cs="Times New Roman"/>
                    <w:szCs w:val="21"/>
                  </w:rPr>
                </w:rPrChange>
              </w:rPr>
              <w:pPrChange w:id="316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65" w:author="Codex" w:date="2026-10-05T16:32:41.313017+00:00">
                  <w:rPr>
                    <w:rFonts w:cs="Times New Roman"/>
                    <w:szCs w:val="21"/>
                  </w:rPr>
                </w:rPrChange>
              </w:rPr>
              <w:t>本人</w:t>
            </w:r>
            <w:r>
              <w:rPr>
                <w:rFonts w:ascii="Times New Roman" w:hAnsi="Times New Roman" w:cs="Times New Roman" w:eastAsia="SimSun"/>
                <w:b w:val="0"/>
                <w:bCs w:val="0"/>
                <w:sz w:val="21"/>
                <w:szCs w:val="21"/>
                <w:rPrChange w:id="3166"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167" w:author="Codex" w:date="2026-10-05T16:32:41.313017+00:00">
              <w:tcPr>
                <w:tcW w:w="0" w:type="auto"/>
                <w:tcBorders>
                  <w:top w:val="nil"/>
                  <w:left w:val="nil"/>
                  <w:bottom w:val="nil"/>
                  <w:right w:val="nil"/>
                </w:tcBorders>
                <w:noWrap/>
                <w:tcMar>
                  <w:left w:w="102" w:type="dxa"/>
                  <w:right w:w="102" w:type="dxa"/>
                </w:tcMar>
                <w:vAlign w:val="center"/>
              </w:tcPr>
            </w:tcPrChange>
          </w:tcPr>
          <w:p w14:paraId="5DC21D5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7" w:author="Codex" w:date="2026-10-05T16:32:41.313017+00:00">
                  <w:rPr>
                    <w:rFonts w:cs="Times New Roman"/>
                    <w:szCs w:val="21"/>
                  </w:rPr>
                </w:rPrChange>
              </w:rPr>
              <w:pPrChange w:id="31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69" w:author="Codex" w:date="2026-10-05T16:32:41.313017+00:00">
                  <w:rPr>
                    <w:rFonts w:cs="Times New Roman"/>
                    <w:szCs w:val="21"/>
                  </w:rPr>
                </w:rPrChange>
              </w:rPr>
              <w:t>4,098</w:t>
            </w:r>
          </w:p>
        </w:tc>
      </w:tr>
      <w:tr w:rsidR="004B6004" w14:paraId="6877CEA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70" w:author="Codex" w:date="2026-10-05T16:32:41.313017+00:00">
              <w:tcPr>
                <w:tcW w:w="0" w:type="auto"/>
                <w:tcBorders>
                  <w:top w:val="nil"/>
                  <w:left w:val="nil"/>
                  <w:bottom w:val="nil"/>
                  <w:right w:val="nil"/>
                </w:tcBorders>
                <w:noWrap/>
                <w:tcMar>
                  <w:left w:w="102" w:type="dxa"/>
                  <w:right w:w="102" w:type="dxa"/>
                </w:tcMar>
                <w:vAlign w:val="center"/>
              </w:tcPr>
            </w:tcPrChange>
          </w:tcPr>
          <w:p w14:paraId="5124B50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8" w:author="Codex" w:date="2026-10-05T16:32:41.313017+00:00">
                  <w:rPr>
                    <w:rFonts w:cs="Times New Roman"/>
                    <w:szCs w:val="21"/>
                  </w:rPr>
                </w:rPrChange>
              </w:rPr>
              <w:pPrChange w:id="31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72"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3173" w:author="Codex" w:date="2026-10-05T16:32:41.313017+00:00">
              <w:tcPr>
                <w:tcW w:w="0" w:type="auto"/>
                <w:tcBorders>
                  <w:top w:val="nil"/>
                  <w:left w:val="nil"/>
                  <w:bottom w:val="nil"/>
                  <w:right w:val="nil"/>
                </w:tcBorders>
                <w:tcMar>
                  <w:left w:w="102" w:type="dxa"/>
                  <w:right w:w="102" w:type="dxa"/>
                </w:tcMar>
                <w:vAlign w:val="center"/>
              </w:tcPr>
            </w:tcPrChange>
          </w:tcPr>
          <w:p w14:paraId="084172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9" w:author="Codex" w:date="2026-10-05T16:32:41.313017+00:00">
                  <w:rPr>
                    <w:rFonts w:cs="Times New Roman"/>
                    <w:szCs w:val="21"/>
                  </w:rPr>
                </w:rPrChange>
              </w:rPr>
              <w:pPrChange w:id="317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75"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76" w:author="Codex" w:date="2026-10-05T16:32:41.313017+00:00">
              <w:tcPr>
                <w:tcW w:w="0" w:type="auto"/>
                <w:tcBorders>
                  <w:top w:val="nil"/>
                  <w:left w:val="nil"/>
                  <w:bottom w:val="nil"/>
                  <w:right w:val="nil"/>
                </w:tcBorders>
                <w:tcMar>
                  <w:left w:w="102" w:type="dxa"/>
                  <w:right w:w="102" w:type="dxa"/>
                </w:tcMar>
                <w:vAlign w:val="center"/>
              </w:tcPr>
            </w:tcPrChange>
          </w:tcPr>
          <w:p w14:paraId="51DD470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0" w:author="Codex" w:date="2026-10-05T16:32:41.313017+00:00">
                  <w:rPr>
                    <w:rFonts w:cs="Times New Roman"/>
                    <w:szCs w:val="21"/>
                  </w:rPr>
                </w:rPrChange>
              </w:rPr>
              <w:pPrChange w:id="3177"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78" w:author="Codex" w:date="2026-10-05T16:32:41.313017+00:00">
                  <w:rPr>
                    <w:rFonts w:cs="Times New Roman"/>
                    <w:szCs w:val="21"/>
                  </w:rPr>
                </w:rPrChange>
              </w:rPr>
              <w:t>配偶绝对满意度提升</w:t>
            </w:r>
          </w:p>
        </w:tc>
        <w:tc>
          <w:tcPr>
            <w:tcW w:w="0" w:type="auto"/>
            <w:tcBorders>
              <w:top w:val="nil"/>
              <w:left w:val="nil"/>
              <w:bottom w:val="nil"/>
              <w:right w:val="nil"/>
              <w:insideH w:val="nil"/>
              <w:insideV w:val="nil"/>
            </w:tcBorders>
            <w:tcMar>
              <w:left w:w="102" w:type="dxa"/>
              <w:right w:w="102" w:type="dxa"/>
            </w:tcMar>
            <w:vAlign w:val="center"/>
            <w:tcPrChange w:id="3179" w:author="Codex" w:date="2026-10-05T16:32:41.313017+00:00">
              <w:tcPr>
                <w:tcW w:w="0" w:type="auto"/>
                <w:tcBorders>
                  <w:top w:val="nil"/>
                  <w:left w:val="nil"/>
                  <w:bottom w:val="nil"/>
                  <w:right w:val="nil"/>
                </w:tcBorders>
                <w:tcMar>
                  <w:left w:w="102" w:type="dxa"/>
                  <w:right w:w="102" w:type="dxa"/>
                </w:tcMar>
                <w:vAlign w:val="center"/>
              </w:tcPr>
            </w:tcPrChange>
          </w:tcPr>
          <w:p w14:paraId="30FBF3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1" w:author="Codex" w:date="2026-10-05T16:32:41.313017+00:00">
                  <w:rPr>
                    <w:rFonts w:cs="Times New Roman"/>
                    <w:szCs w:val="21"/>
                  </w:rPr>
                </w:rPrChange>
              </w:rPr>
              <w:pPrChange w:id="318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81" w:author="Codex" w:date="2026-10-05T16:32:41.313017+00:00">
                  <w:rPr>
                    <w:rFonts w:cs="Times New Roman"/>
                    <w:szCs w:val="21"/>
                  </w:rPr>
                </w:rPrChange>
              </w:rPr>
              <w:t>配偶</w:t>
            </w:r>
            <w:r>
              <w:rPr>
                <w:rFonts w:ascii="Times New Roman" w:hAnsi="Times New Roman" w:cs="Times New Roman" w:eastAsia="SimSun"/>
                <w:b w:val="0"/>
                <w:bCs w:val="0"/>
                <w:sz w:val="21"/>
                <w:szCs w:val="21"/>
                <w:rPrChange w:id="3182"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183" w:author="Codex" w:date="2026-10-05T16:32:41.313017+00:00">
              <w:tcPr>
                <w:tcW w:w="0" w:type="auto"/>
                <w:tcBorders>
                  <w:top w:val="nil"/>
                  <w:left w:val="nil"/>
                  <w:bottom w:val="nil"/>
                  <w:right w:val="nil"/>
                </w:tcBorders>
                <w:noWrap/>
                <w:tcMar>
                  <w:left w:w="102" w:type="dxa"/>
                  <w:right w:w="102" w:type="dxa"/>
                </w:tcMar>
                <w:vAlign w:val="center"/>
              </w:tcPr>
            </w:tcPrChange>
          </w:tcPr>
          <w:p w14:paraId="4CBC222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2" w:author="Codex" w:date="2026-10-05T16:32:41.313017+00:00">
                  <w:rPr>
                    <w:rFonts w:cs="Times New Roman"/>
                    <w:szCs w:val="21"/>
                  </w:rPr>
                </w:rPrChange>
              </w:rPr>
              <w:pPrChange w:id="318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85" w:author="Codex" w:date="2026-10-05T16:32:41.313017+00:00">
                  <w:rPr>
                    <w:rFonts w:cs="Times New Roman"/>
                    <w:szCs w:val="21"/>
                  </w:rPr>
                </w:rPrChange>
              </w:rPr>
              <w:t>4,030</w:t>
            </w:r>
          </w:p>
        </w:tc>
      </w:tr>
      <w:tr w:rsidR="004B6004" w14:paraId="02D4E5B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86" w:author="Codex" w:date="2026-10-05T16:32:41.313017+00:00">
              <w:tcPr>
                <w:tcW w:w="0" w:type="auto"/>
                <w:tcBorders>
                  <w:top w:val="nil"/>
                  <w:left w:val="nil"/>
                  <w:bottom w:val="nil"/>
                  <w:right w:val="nil"/>
                </w:tcBorders>
                <w:noWrap/>
                <w:tcMar>
                  <w:left w:w="102" w:type="dxa"/>
                  <w:right w:w="102" w:type="dxa"/>
                </w:tcMar>
                <w:vAlign w:val="center"/>
              </w:tcPr>
            </w:tcPrChange>
          </w:tcPr>
          <w:p w14:paraId="57406A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3" w:author="Codex" w:date="2026-10-05T16:32:41.313017+00:00">
                  <w:rPr>
                    <w:rFonts w:cs="Times New Roman"/>
                    <w:szCs w:val="21"/>
                  </w:rPr>
                </w:rPrChange>
              </w:rPr>
              <w:pPrChange w:id="31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88"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3189" w:author="Codex" w:date="2026-10-05T16:32:41.313017+00:00">
              <w:tcPr>
                <w:tcW w:w="0" w:type="auto"/>
                <w:tcBorders>
                  <w:top w:val="nil"/>
                  <w:left w:val="nil"/>
                  <w:bottom w:val="nil"/>
                  <w:right w:val="nil"/>
                </w:tcBorders>
                <w:tcMar>
                  <w:left w:w="102" w:type="dxa"/>
                  <w:right w:w="102" w:type="dxa"/>
                </w:tcMar>
                <w:vAlign w:val="center"/>
              </w:tcPr>
            </w:tcPrChange>
          </w:tcPr>
          <w:p w14:paraId="5D3F14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4" w:author="Codex" w:date="2026-10-05T16:32:41.313017+00:00">
                  <w:rPr>
                    <w:rFonts w:cs="Times New Roman"/>
                    <w:szCs w:val="21"/>
                  </w:rPr>
                </w:rPrChange>
              </w:rPr>
              <w:pPrChange w:id="319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1"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92" w:author="Codex" w:date="2026-10-05T16:32:41.313017+00:00">
              <w:tcPr>
                <w:tcW w:w="0" w:type="auto"/>
                <w:tcBorders>
                  <w:top w:val="nil"/>
                  <w:left w:val="nil"/>
                  <w:bottom w:val="nil"/>
                  <w:right w:val="nil"/>
                </w:tcBorders>
                <w:tcMar>
                  <w:left w:w="102" w:type="dxa"/>
                  <w:right w:w="102" w:type="dxa"/>
                </w:tcMar>
                <w:vAlign w:val="center"/>
              </w:tcPr>
            </w:tcPrChange>
          </w:tcPr>
          <w:p w14:paraId="57FDF6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5" w:author="Codex" w:date="2026-10-05T16:32:41.313017+00:00">
                  <w:rPr>
                    <w:rFonts w:cs="Times New Roman"/>
                    <w:szCs w:val="21"/>
                  </w:rPr>
                </w:rPrChange>
              </w:rPr>
              <w:pPrChange w:id="319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4" w:author="Codex" w:date="2026-10-05T16:32:41.313017+00:00">
                  <w:rPr>
                    <w:rFonts w:cs="Times New Roman"/>
                    <w:szCs w:val="21"/>
                  </w:rPr>
                </w:rPrChange>
              </w:rPr>
              <w:t>本人满意度相对位置升级</w:t>
            </w:r>
          </w:p>
        </w:tc>
        <w:tc>
          <w:tcPr>
            <w:tcW w:w="0" w:type="auto"/>
            <w:tcBorders>
              <w:top w:val="nil"/>
              <w:left w:val="nil"/>
              <w:bottom w:val="nil"/>
              <w:right w:val="nil"/>
              <w:insideH w:val="nil"/>
              <w:insideV w:val="nil"/>
            </w:tcBorders>
            <w:tcMar>
              <w:left w:w="102" w:type="dxa"/>
              <w:right w:w="102" w:type="dxa"/>
            </w:tcMar>
            <w:vAlign w:val="center"/>
            <w:tcPrChange w:id="3195" w:author="Codex" w:date="2026-10-05T16:32:41.313017+00:00">
              <w:tcPr>
                <w:tcW w:w="0" w:type="auto"/>
                <w:tcBorders>
                  <w:top w:val="nil"/>
                  <w:left w:val="nil"/>
                  <w:bottom w:val="nil"/>
                  <w:right w:val="nil"/>
                </w:tcBorders>
                <w:tcMar>
                  <w:left w:w="102" w:type="dxa"/>
                  <w:right w:w="102" w:type="dxa"/>
                </w:tcMar>
                <w:vAlign w:val="center"/>
              </w:tcPr>
            </w:tcPrChange>
          </w:tcPr>
          <w:p w14:paraId="44E392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6" w:author="Codex" w:date="2026-10-05T16:32:41.313017+00:00">
                  <w:rPr>
                    <w:rFonts w:cs="Times New Roman"/>
                    <w:szCs w:val="21"/>
                  </w:rPr>
                </w:rPrChange>
              </w:rPr>
              <w:pPrChange w:id="319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198" w:author="Codex" w:date="2026-10-05T16:32:41.313017+00:00">
                  <w:rPr>
                    <w:rFonts w:cs="Times New Roman"/>
                    <w:szCs w:val="21"/>
                  </w:rPr>
                </w:rPrChange>
              </w:rPr>
              <w:t>M₀≤</w:t>
            </w:r>
            <w:r>
              <w:rPr>
                <w:rFonts w:ascii="Times New Roman" w:hAnsi="Times New Roman" w:cs="Times New Roman" w:eastAsia="SimSun"/>
                <w:b w:val="0"/>
                <w:bCs w:val="0"/>
                <w:sz w:val="21"/>
                <w:szCs w:val="21"/>
                <w:rPrChange w:id="319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00"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01" w:author="Codex" w:date="2026-10-05T16:32:41.313017+00:00">
              <w:tcPr>
                <w:tcW w:w="0" w:type="auto"/>
                <w:tcBorders>
                  <w:top w:val="nil"/>
                  <w:left w:val="nil"/>
                  <w:bottom w:val="nil"/>
                  <w:right w:val="nil"/>
                </w:tcBorders>
                <w:noWrap/>
                <w:tcMar>
                  <w:left w:w="102" w:type="dxa"/>
                  <w:right w:w="102" w:type="dxa"/>
                </w:tcMar>
                <w:vAlign w:val="center"/>
              </w:tcPr>
            </w:tcPrChange>
          </w:tcPr>
          <w:p w14:paraId="698A89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7" w:author="Codex" w:date="2026-10-05T16:32:41.313017+00:00">
                  <w:rPr>
                    <w:rFonts w:cs="Times New Roman"/>
                    <w:szCs w:val="21"/>
                  </w:rPr>
                </w:rPrChange>
              </w:rPr>
              <w:pPrChange w:id="320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03" w:author="Codex" w:date="2026-10-05T16:32:41.313017+00:00">
                  <w:rPr>
                    <w:rFonts w:cs="Times New Roman"/>
                    <w:szCs w:val="21"/>
                  </w:rPr>
                </w:rPrChange>
              </w:rPr>
              <w:t>9,879</w:t>
            </w:r>
          </w:p>
        </w:tc>
      </w:tr>
      <w:tr w:rsidR="004B6004" w14:paraId="7BCBD3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04" w:author="Codex" w:date="2026-10-05T16:32:41.313017+00:00">
              <w:tcPr>
                <w:tcW w:w="0" w:type="auto"/>
                <w:tcBorders>
                  <w:top w:val="nil"/>
                  <w:left w:val="nil"/>
                  <w:bottom w:val="nil"/>
                  <w:right w:val="nil"/>
                </w:tcBorders>
                <w:noWrap/>
                <w:tcMar>
                  <w:left w:w="102" w:type="dxa"/>
                  <w:right w:w="102" w:type="dxa"/>
                </w:tcMar>
                <w:vAlign w:val="center"/>
              </w:tcPr>
            </w:tcPrChange>
          </w:tcPr>
          <w:p w14:paraId="3C7DAD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8" w:author="Codex" w:date="2026-10-05T16:32:41.313017+00:00">
                  <w:rPr>
                    <w:rFonts w:cs="Times New Roman"/>
                    <w:szCs w:val="21"/>
                  </w:rPr>
                </w:rPrChange>
              </w:rPr>
              <w:pPrChange w:id="32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06"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3207" w:author="Codex" w:date="2026-10-05T16:32:41.313017+00:00">
              <w:tcPr>
                <w:tcW w:w="0" w:type="auto"/>
                <w:tcBorders>
                  <w:top w:val="nil"/>
                  <w:left w:val="nil"/>
                  <w:bottom w:val="nil"/>
                  <w:right w:val="nil"/>
                </w:tcBorders>
                <w:tcMar>
                  <w:left w:w="102" w:type="dxa"/>
                  <w:right w:w="102" w:type="dxa"/>
                </w:tcMar>
                <w:vAlign w:val="center"/>
              </w:tcPr>
            </w:tcPrChange>
          </w:tcPr>
          <w:p w14:paraId="3C811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9" w:author="Codex" w:date="2026-10-05T16:32:41.313017+00:00">
                  <w:rPr>
                    <w:rFonts w:cs="Times New Roman"/>
                    <w:szCs w:val="21"/>
                  </w:rPr>
                </w:rPrChange>
              </w:rPr>
              <w:pPrChange w:id="320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09"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210" w:author="Codex" w:date="2026-10-05T16:32:41.313017+00:00">
              <w:tcPr>
                <w:tcW w:w="0" w:type="auto"/>
                <w:tcBorders>
                  <w:top w:val="nil"/>
                  <w:left w:val="nil"/>
                  <w:bottom w:val="nil"/>
                  <w:right w:val="nil"/>
                </w:tcBorders>
                <w:tcMar>
                  <w:left w:w="102" w:type="dxa"/>
                  <w:right w:w="102" w:type="dxa"/>
                </w:tcMar>
                <w:vAlign w:val="center"/>
              </w:tcPr>
            </w:tcPrChange>
          </w:tcPr>
          <w:p w14:paraId="3F9393C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0" w:author="Codex" w:date="2026-10-05T16:32:41.313017+00:00">
                  <w:rPr>
                    <w:rFonts w:cs="Times New Roman"/>
                    <w:szCs w:val="21"/>
                  </w:rPr>
                </w:rPrChange>
              </w:rPr>
              <w:pPrChange w:id="321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12" w:author="Codex" w:date="2026-10-05T16:32:41.313017+00:00">
                  <w:rPr>
                    <w:rFonts w:cs="Times New Roman"/>
                    <w:szCs w:val="21"/>
                  </w:rPr>
                </w:rPrChange>
              </w:rPr>
              <w:t>配偶满意度相对位置升级</w:t>
            </w:r>
          </w:p>
        </w:tc>
        <w:tc>
          <w:tcPr>
            <w:tcW w:w="0" w:type="auto"/>
            <w:tcBorders>
              <w:top w:val="nil"/>
              <w:left w:val="nil"/>
              <w:bottom w:val="nil"/>
              <w:right w:val="nil"/>
              <w:insideH w:val="nil"/>
              <w:insideV w:val="nil"/>
            </w:tcBorders>
            <w:tcMar>
              <w:left w:w="102" w:type="dxa"/>
              <w:right w:w="102" w:type="dxa"/>
            </w:tcMar>
            <w:vAlign w:val="center"/>
            <w:tcPrChange w:id="3213" w:author="Codex" w:date="2026-10-05T16:32:41.313017+00:00">
              <w:tcPr>
                <w:tcW w:w="0" w:type="auto"/>
                <w:tcBorders>
                  <w:top w:val="nil"/>
                  <w:left w:val="nil"/>
                  <w:bottom w:val="nil"/>
                  <w:right w:val="nil"/>
                </w:tcBorders>
                <w:tcMar>
                  <w:left w:w="102" w:type="dxa"/>
                  <w:right w:w="102" w:type="dxa"/>
                </w:tcMar>
                <w:vAlign w:val="center"/>
              </w:tcPr>
            </w:tcPrChange>
          </w:tcPr>
          <w:p w14:paraId="1B98DBE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1" w:author="Codex" w:date="2026-10-05T16:32:41.313017+00:00">
                  <w:rPr>
                    <w:rFonts w:cs="Times New Roman"/>
                    <w:szCs w:val="21"/>
                  </w:rPr>
                </w:rPrChange>
              </w:rPr>
              <w:pPrChange w:id="321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15"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16" w:author="Codex" w:date="2026-10-05T16:32:41.313017+00:00">
                  <w:rPr>
                    <w:rFonts w:cs="Times New Roman"/>
                    <w:szCs w:val="21"/>
                  </w:rPr>
                </w:rPrChange>
              </w:rPr>
              <w:t>M₀≤</w:t>
            </w:r>
            <w:r>
              <w:rPr>
                <w:rFonts w:ascii="Times New Roman" w:hAnsi="Times New Roman" w:cs="Times New Roman" w:eastAsia="SimSun"/>
                <w:b w:val="0"/>
                <w:bCs w:val="0"/>
                <w:sz w:val="21"/>
                <w:szCs w:val="21"/>
                <w:rPrChange w:id="321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18"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19" w:author="Codex" w:date="2026-10-05T16:32:41.313017+00:00">
              <w:tcPr>
                <w:tcW w:w="0" w:type="auto"/>
                <w:tcBorders>
                  <w:top w:val="nil"/>
                  <w:left w:val="nil"/>
                  <w:bottom w:val="nil"/>
                  <w:right w:val="nil"/>
                </w:tcBorders>
                <w:noWrap/>
                <w:tcMar>
                  <w:left w:w="102" w:type="dxa"/>
                  <w:right w:w="102" w:type="dxa"/>
                </w:tcMar>
                <w:vAlign w:val="center"/>
              </w:tcPr>
            </w:tcPrChange>
          </w:tcPr>
          <w:p w14:paraId="523950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2" w:author="Codex" w:date="2026-10-05T16:32:41.313017+00:00">
                  <w:rPr>
                    <w:rFonts w:cs="Times New Roman"/>
                    <w:szCs w:val="21"/>
                  </w:rPr>
                </w:rPrChange>
              </w:rPr>
              <w:pPrChange w:id="322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21" w:author="Codex" w:date="2026-10-05T16:32:41.313017+00:00">
                  <w:rPr>
                    <w:rFonts w:cs="Times New Roman"/>
                    <w:szCs w:val="21"/>
                  </w:rPr>
                </w:rPrChange>
              </w:rPr>
              <w:t>9,804</w:t>
            </w:r>
          </w:p>
        </w:tc>
      </w:tr>
      <w:tr w:rsidR="004B6004" w14:paraId="1975C32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22" w:author="Codex" w:date="2026-10-05T16:32:41.313017+00:00">
              <w:tcPr>
                <w:tcW w:w="0" w:type="auto"/>
                <w:tcBorders>
                  <w:top w:val="nil"/>
                  <w:left w:val="nil"/>
                  <w:bottom w:val="nil"/>
                  <w:right w:val="nil"/>
                </w:tcBorders>
                <w:noWrap/>
                <w:tcMar>
                  <w:left w:w="102" w:type="dxa"/>
                  <w:right w:w="102" w:type="dxa"/>
                </w:tcMar>
                <w:vAlign w:val="center"/>
              </w:tcPr>
            </w:tcPrChange>
          </w:tcPr>
          <w:p w14:paraId="557045D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3" w:author="Codex" w:date="2026-10-05T16:32:41.313017+00:00">
                  <w:rPr>
                    <w:rFonts w:cs="Times New Roman"/>
                    <w:szCs w:val="21"/>
                  </w:rPr>
                </w:rPrChange>
              </w:rPr>
              <w:pPrChange w:id="322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24"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3225" w:author="Codex" w:date="2026-10-05T16:32:41.313017+00:00">
              <w:tcPr>
                <w:tcW w:w="0" w:type="auto"/>
                <w:tcBorders>
                  <w:top w:val="nil"/>
                  <w:left w:val="nil"/>
                  <w:bottom w:val="nil"/>
                  <w:right w:val="nil"/>
                </w:tcBorders>
                <w:tcMar>
                  <w:left w:w="102" w:type="dxa"/>
                  <w:right w:w="102" w:type="dxa"/>
                </w:tcMar>
                <w:vAlign w:val="center"/>
              </w:tcPr>
            </w:tcPrChange>
          </w:tcPr>
          <w:p w14:paraId="4F3394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4" w:author="Codex" w:date="2026-10-05T16:32:41.313017+00:00">
                  <w:rPr>
                    <w:rFonts w:cs="Times New Roman"/>
                    <w:szCs w:val="21"/>
                  </w:rPr>
                </w:rPrChange>
              </w:rPr>
              <w:pPrChange w:id="322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2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28" w:author="Codex" w:date="2026-10-05T16:32:41.313017+00:00">
              <w:tcPr>
                <w:tcW w:w="0" w:type="auto"/>
                <w:tcBorders>
                  <w:top w:val="nil"/>
                  <w:left w:val="nil"/>
                  <w:bottom w:val="nil"/>
                  <w:right w:val="nil"/>
                </w:tcBorders>
                <w:tcMar>
                  <w:left w:w="102" w:type="dxa"/>
                  <w:right w:w="102" w:type="dxa"/>
                </w:tcMar>
                <w:vAlign w:val="center"/>
              </w:tcPr>
            </w:tcPrChange>
          </w:tcPr>
          <w:p w14:paraId="08D7E54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5" w:author="Codex" w:date="2026-10-05T16:32:41.313017+00:00">
                  <w:rPr>
                    <w:rFonts w:cs="Times New Roman"/>
                    <w:szCs w:val="21"/>
                  </w:rPr>
                </w:rPrChange>
              </w:rPr>
              <w:pPrChange w:id="322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30" w:author="Codex" w:date="2026-10-05T16:32:41.313017+00:00">
                  <w:rPr>
                    <w:rFonts w:cs="Times New Roman"/>
                    <w:szCs w:val="21"/>
                  </w:rPr>
                </w:rPrChange>
              </w:rPr>
              <w:t>本人绝对满意度提升</w:t>
            </w:r>
          </w:p>
        </w:tc>
        <w:tc>
          <w:tcPr>
            <w:tcW w:w="0" w:type="auto"/>
            <w:tcBorders>
              <w:top w:val="nil"/>
              <w:left w:val="nil"/>
              <w:bottom w:val="nil"/>
              <w:right w:val="nil"/>
              <w:insideH w:val="nil"/>
              <w:insideV w:val="nil"/>
            </w:tcBorders>
            <w:tcMar>
              <w:left w:w="102" w:type="dxa"/>
              <w:right w:w="102" w:type="dxa"/>
            </w:tcMar>
            <w:vAlign w:val="center"/>
            <w:tcPrChange w:id="3231" w:author="Codex" w:date="2026-10-05T16:32:41.313017+00:00">
              <w:tcPr>
                <w:tcW w:w="0" w:type="auto"/>
                <w:tcBorders>
                  <w:top w:val="nil"/>
                  <w:left w:val="nil"/>
                  <w:bottom w:val="nil"/>
                  <w:right w:val="nil"/>
                </w:tcBorders>
                <w:tcMar>
                  <w:left w:w="102" w:type="dxa"/>
                  <w:right w:w="102" w:type="dxa"/>
                </w:tcMar>
                <w:vAlign w:val="center"/>
              </w:tcPr>
            </w:tcPrChange>
          </w:tcPr>
          <w:p w14:paraId="5D84BE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6" w:author="Codex" w:date="2026-10-05T16:32:41.313017+00:00">
                  <w:rPr>
                    <w:rFonts w:cs="Times New Roman"/>
                    <w:szCs w:val="21"/>
                  </w:rPr>
                </w:rPrChange>
              </w:rPr>
              <w:pPrChange w:id="323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3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34" w:author="Codex" w:date="2026-10-05T16:32:41.313017+00:00">
                  <w:rPr>
                    <w:rFonts w:cs="Times New Roman"/>
                    <w:szCs w:val="21"/>
                  </w:rPr>
                </w:rPrChange>
              </w:rPr>
              <w:t>₀≤</w:t>
            </w:r>
            <w:r>
              <w:rPr>
                <w:rFonts w:ascii="Times New Roman" w:hAnsi="Times New Roman" w:cs="Times New Roman" w:eastAsia="SimSun"/>
                <w:b w:val="0"/>
                <w:bCs w:val="0"/>
                <w:sz w:val="21"/>
                <w:szCs w:val="21"/>
                <w:rPrChange w:id="323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36" w:author="Codex" w:date="2026-10-05T16:32:41.313017+00:00">
                  <w:rPr>
                    <w:rFonts w:cs="Times New Roman"/>
                    <w:szCs w:val="21"/>
                  </w:rPr>
                </w:rPrChange>
              </w:rPr>
              <w:t>₀</w:t>
            </w:r>
            <w:r>
              <w:rPr>
                <w:rFonts w:ascii="Times New Roman" w:hAnsi="Times New Roman" w:cs="Times New Roman" w:eastAsia="SimSun"/>
                <w:b w:val="0"/>
                <w:bCs w:val="0"/>
                <w:sz w:val="21"/>
                <w:szCs w:val="21"/>
                <w:rPrChange w:id="323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38"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239" w:author="Codex" w:date="2026-10-05T16:32:41.313017+00:00">
              <w:tcPr>
                <w:tcW w:w="0" w:type="auto"/>
                <w:tcBorders>
                  <w:top w:val="nil"/>
                  <w:left w:val="nil"/>
                  <w:bottom w:val="nil"/>
                  <w:right w:val="nil"/>
                </w:tcBorders>
                <w:noWrap/>
                <w:tcMar>
                  <w:left w:w="102" w:type="dxa"/>
                  <w:right w:w="102" w:type="dxa"/>
                </w:tcMar>
                <w:vAlign w:val="center"/>
              </w:tcPr>
            </w:tcPrChange>
          </w:tcPr>
          <w:p w14:paraId="4891B91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7" w:author="Codex" w:date="2026-10-05T16:32:41.313017+00:00">
                  <w:rPr>
                    <w:rFonts w:cs="Times New Roman"/>
                    <w:szCs w:val="21"/>
                  </w:rPr>
                </w:rPrChange>
              </w:rPr>
              <w:pPrChange w:id="32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41" w:author="Codex" w:date="2026-10-05T16:32:41.313017+00:00">
                  <w:rPr>
                    <w:rFonts w:cs="Times New Roman"/>
                    <w:szCs w:val="21"/>
                  </w:rPr>
                </w:rPrChange>
              </w:rPr>
              <w:t>2,654</w:t>
            </w:r>
          </w:p>
        </w:tc>
      </w:tr>
      <w:tr w:rsidR="004B6004" w14:paraId="22C8BE6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42" w:author="Codex" w:date="2026-10-05T16:32:41.313017+00:00">
              <w:tcPr>
                <w:tcW w:w="0" w:type="auto"/>
                <w:tcBorders>
                  <w:top w:val="nil"/>
                  <w:left w:val="nil"/>
                  <w:bottom w:val="nil"/>
                  <w:right w:val="nil"/>
                </w:tcBorders>
                <w:noWrap/>
                <w:tcMar>
                  <w:left w:w="102" w:type="dxa"/>
                  <w:right w:w="102" w:type="dxa"/>
                </w:tcMar>
                <w:vAlign w:val="center"/>
              </w:tcPr>
            </w:tcPrChange>
          </w:tcPr>
          <w:p w14:paraId="55CD74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8" w:author="Codex" w:date="2026-10-05T16:32:41.313017+00:00">
                  <w:rPr>
                    <w:rFonts w:cs="Times New Roman"/>
                    <w:szCs w:val="21"/>
                  </w:rPr>
                </w:rPrChange>
              </w:rPr>
              <w:pPrChange w:id="324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44"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3245" w:author="Codex" w:date="2026-10-05T16:32:41.313017+00:00">
              <w:tcPr>
                <w:tcW w:w="0" w:type="auto"/>
                <w:tcBorders>
                  <w:top w:val="nil"/>
                  <w:left w:val="nil"/>
                  <w:bottom w:val="nil"/>
                  <w:right w:val="nil"/>
                </w:tcBorders>
                <w:tcMar>
                  <w:left w:w="102" w:type="dxa"/>
                  <w:right w:w="102" w:type="dxa"/>
                </w:tcMar>
                <w:vAlign w:val="center"/>
              </w:tcPr>
            </w:tcPrChange>
          </w:tcPr>
          <w:p w14:paraId="4606EC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9" w:author="Codex" w:date="2026-10-05T16:32:41.313017+00:00">
                  <w:rPr>
                    <w:rFonts w:cs="Times New Roman"/>
                    <w:szCs w:val="21"/>
                  </w:rPr>
                </w:rPrChange>
              </w:rPr>
              <w:pPrChange w:id="324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4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48" w:author="Codex" w:date="2026-10-05T16:32:41.313017+00:00">
              <w:tcPr>
                <w:tcW w:w="0" w:type="auto"/>
                <w:tcBorders>
                  <w:top w:val="nil"/>
                  <w:left w:val="nil"/>
                  <w:bottom w:val="nil"/>
                  <w:right w:val="nil"/>
                </w:tcBorders>
                <w:tcMar>
                  <w:left w:w="102" w:type="dxa"/>
                  <w:right w:w="102" w:type="dxa"/>
                </w:tcMar>
                <w:vAlign w:val="center"/>
              </w:tcPr>
            </w:tcPrChange>
          </w:tcPr>
          <w:p w14:paraId="12A84F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0" w:author="Codex" w:date="2026-10-05T16:32:41.313017+00:00">
                  <w:rPr>
                    <w:rFonts w:cs="Times New Roman"/>
                    <w:szCs w:val="21"/>
                  </w:rPr>
                </w:rPrChange>
              </w:rPr>
              <w:pPrChange w:id="32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50" w:author="Codex" w:date="2026-10-05T16:32:41.313017+00:00">
                  <w:rPr>
                    <w:rFonts w:cs="Times New Roman"/>
                    <w:szCs w:val="21"/>
                  </w:rPr>
                </w:rPrChange>
              </w:rPr>
              <w:t>配偶绝对满意度提升</w:t>
            </w:r>
          </w:p>
        </w:tc>
        <w:tc>
          <w:tcPr>
            <w:tcW w:w="0" w:type="auto"/>
            <w:tcBorders>
              <w:top w:val="nil"/>
              <w:left w:val="nil"/>
              <w:bottom w:val="nil"/>
              <w:right w:val="nil"/>
              <w:insideH w:val="nil"/>
              <w:insideV w:val="nil"/>
            </w:tcBorders>
            <w:tcMar>
              <w:left w:w="102" w:type="dxa"/>
              <w:right w:w="102" w:type="dxa"/>
            </w:tcMar>
            <w:vAlign w:val="center"/>
            <w:tcPrChange w:id="3251" w:author="Codex" w:date="2026-10-05T16:32:41.313017+00:00">
              <w:tcPr>
                <w:tcW w:w="0" w:type="auto"/>
                <w:tcBorders>
                  <w:top w:val="nil"/>
                  <w:left w:val="nil"/>
                  <w:bottom w:val="nil"/>
                  <w:right w:val="nil"/>
                </w:tcBorders>
                <w:tcMar>
                  <w:left w:w="102" w:type="dxa"/>
                  <w:right w:w="102" w:type="dxa"/>
                </w:tcMar>
                <w:vAlign w:val="center"/>
              </w:tcPr>
            </w:tcPrChange>
          </w:tcPr>
          <w:p w14:paraId="5DF966B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1" w:author="Codex" w:date="2026-10-05T16:32:41.313017+00:00">
                  <w:rPr>
                    <w:rFonts w:cs="Times New Roman"/>
                    <w:szCs w:val="21"/>
                  </w:rPr>
                </w:rPrChange>
              </w:rPr>
              <w:pPrChange w:id="325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5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54" w:author="Codex" w:date="2026-10-05T16:32:41.313017+00:00">
                  <w:rPr>
                    <w:rFonts w:cs="Times New Roman"/>
                    <w:szCs w:val="21"/>
                  </w:rPr>
                </w:rPrChange>
              </w:rPr>
              <w:t>₀≤</w:t>
            </w:r>
            <w:r>
              <w:rPr>
                <w:rFonts w:ascii="Times New Roman" w:hAnsi="Times New Roman" w:cs="Times New Roman" w:eastAsia="SimSun"/>
                <w:b w:val="0"/>
                <w:bCs w:val="0"/>
                <w:sz w:val="21"/>
                <w:szCs w:val="21"/>
                <w:rPrChange w:id="325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56" w:author="Codex" w:date="2026-10-05T16:32:41.313017+00:00">
                  <w:rPr>
                    <w:rFonts w:cs="Times New Roman"/>
                    <w:szCs w:val="21"/>
                  </w:rPr>
                </w:rPrChange>
              </w:rPr>
              <w:t>₀</w:t>
            </w:r>
            <w:r>
              <w:rPr>
                <w:rFonts w:ascii="Times New Roman" w:hAnsi="Times New Roman" w:cs="Times New Roman" w:eastAsia="SimSun"/>
                <w:b w:val="0"/>
                <w:bCs w:val="0"/>
                <w:sz w:val="21"/>
                <w:szCs w:val="21"/>
                <w:rPrChange w:id="3257"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58"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259" w:author="Codex" w:date="2026-10-05T16:32:41.313017+00:00">
              <w:tcPr>
                <w:tcW w:w="0" w:type="auto"/>
                <w:tcBorders>
                  <w:top w:val="nil"/>
                  <w:left w:val="nil"/>
                  <w:bottom w:val="nil"/>
                  <w:right w:val="nil"/>
                </w:tcBorders>
                <w:noWrap/>
                <w:tcMar>
                  <w:left w:w="102" w:type="dxa"/>
                  <w:right w:w="102" w:type="dxa"/>
                </w:tcMar>
                <w:vAlign w:val="center"/>
              </w:tcPr>
            </w:tcPrChange>
          </w:tcPr>
          <w:p w14:paraId="43E77D8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2" w:author="Codex" w:date="2026-10-05T16:32:41.313017+00:00">
                  <w:rPr>
                    <w:rFonts w:cs="Times New Roman"/>
                    <w:szCs w:val="21"/>
                  </w:rPr>
                </w:rPrChange>
              </w:rPr>
              <w:pPrChange w:id="32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61" w:author="Codex" w:date="2026-10-05T16:32:41.313017+00:00">
                  <w:rPr>
                    <w:rFonts w:cs="Times New Roman"/>
                    <w:szCs w:val="21"/>
                  </w:rPr>
                </w:rPrChange>
              </w:rPr>
              <w:t>2,123</w:t>
            </w:r>
          </w:p>
        </w:tc>
      </w:tr>
      <w:tr w:rsidR="004B6004" w14:paraId="72C3081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62" w:author="Codex" w:date="2026-10-05T16:32:41.313017+00:00">
              <w:tcPr>
                <w:tcW w:w="0" w:type="auto"/>
                <w:tcBorders>
                  <w:top w:val="nil"/>
                  <w:left w:val="nil"/>
                  <w:bottom w:val="nil"/>
                  <w:right w:val="nil"/>
                </w:tcBorders>
                <w:noWrap/>
                <w:tcMar>
                  <w:left w:w="102" w:type="dxa"/>
                  <w:right w:w="102" w:type="dxa"/>
                </w:tcMar>
                <w:vAlign w:val="center"/>
              </w:tcPr>
            </w:tcPrChange>
          </w:tcPr>
          <w:p w14:paraId="0A3E2F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3" w:author="Codex" w:date="2026-10-05T16:32:41.313017+00:00">
                  <w:rPr>
                    <w:rFonts w:cs="Times New Roman"/>
                    <w:szCs w:val="21"/>
                  </w:rPr>
                </w:rPrChange>
              </w:rPr>
              <w:pPrChange w:id="32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64"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3265" w:author="Codex" w:date="2026-10-05T16:32:41.313017+00:00">
              <w:tcPr>
                <w:tcW w:w="0" w:type="auto"/>
                <w:tcBorders>
                  <w:top w:val="nil"/>
                  <w:left w:val="nil"/>
                  <w:bottom w:val="nil"/>
                  <w:right w:val="nil"/>
                </w:tcBorders>
                <w:tcMar>
                  <w:left w:w="102" w:type="dxa"/>
                  <w:right w:w="102" w:type="dxa"/>
                </w:tcMar>
                <w:vAlign w:val="center"/>
              </w:tcPr>
            </w:tcPrChange>
          </w:tcPr>
          <w:p w14:paraId="0EB1C5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4" w:author="Codex" w:date="2026-10-05T16:32:41.313017+00:00">
                  <w:rPr>
                    <w:rFonts w:cs="Times New Roman"/>
                    <w:szCs w:val="21"/>
                  </w:rPr>
                </w:rPrChange>
              </w:rPr>
              <w:pPrChange w:id="326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6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68" w:author="Codex" w:date="2026-10-05T16:32:41.313017+00:00">
              <w:tcPr>
                <w:tcW w:w="0" w:type="auto"/>
                <w:tcBorders>
                  <w:top w:val="nil"/>
                  <w:left w:val="nil"/>
                  <w:bottom w:val="nil"/>
                  <w:right w:val="nil"/>
                </w:tcBorders>
                <w:tcMar>
                  <w:left w:w="102" w:type="dxa"/>
                  <w:right w:w="102" w:type="dxa"/>
                </w:tcMar>
                <w:vAlign w:val="center"/>
              </w:tcPr>
            </w:tcPrChange>
          </w:tcPr>
          <w:p w14:paraId="54F584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5" w:author="Codex" w:date="2026-10-05T16:32:41.313017+00:00">
                  <w:rPr>
                    <w:rFonts w:cs="Times New Roman"/>
                    <w:szCs w:val="21"/>
                  </w:rPr>
                </w:rPrChange>
              </w:rPr>
              <w:pPrChange w:id="326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70" w:author="Codex" w:date="2026-10-05T16:32:41.313017+00:00">
                  <w:rPr>
                    <w:rFonts w:cs="Times New Roman"/>
                    <w:szCs w:val="21"/>
                  </w:rPr>
                </w:rPrChange>
              </w:rPr>
              <w:t>本人满意度相对位置升级</w:t>
            </w:r>
          </w:p>
        </w:tc>
        <w:tc>
          <w:tcPr>
            <w:tcW w:w="0" w:type="auto"/>
            <w:tcBorders>
              <w:top w:val="nil"/>
              <w:left w:val="nil"/>
              <w:bottom w:val="nil"/>
              <w:right w:val="nil"/>
              <w:insideH w:val="nil"/>
              <w:insideV w:val="nil"/>
            </w:tcBorders>
            <w:tcMar>
              <w:left w:w="102" w:type="dxa"/>
              <w:right w:w="102" w:type="dxa"/>
            </w:tcMar>
            <w:vAlign w:val="center"/>
            <w:tcPrChange w:id="3271" w:author="Codex" w:date="2026-10-05T16:32:41.313017+00:00">
              <w:tcPr>
                <w:tcW w:w="0" w:type="auto"/>
                <w:tcBorders>
                  <w:top w:val="nil"/>
                  <w:left w:val="nil"/>
                  <w:bottom w:val="nil"/>
                  <w:right w:val="nil"/>
                </w:tcBorders>
                <w:tcMar>
                  <w:left w:w="102" w:type="dxa"/>
                  <w:right w:w="102" w:type="dxa"/>
                </w:tcMar>
                <w:vAlign w:val="center"/>
              </w:tcPr>
            </w:tcPrChange>
          </w:tcPr>
          <w:p w14:paraId="69E706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6" w:author="Codex" w:date="2026-10-05T16:32:41.313017+00:00">
                  <w:rPr>
                    <w:rFonts w:cs="Times New Roman"/>
                    <w:szCs w:val="21"/>
                  </w:rPr>
                </w:rPrChange>
              </w:rPr>
              <w:pPrChange w:id="327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7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74" w:author="Codex" w:date="2026-10-05T16:32:41.313017+00:00">
                  <w:rPr>
                    <w:rFonts w:cs="Times New Roman"/>
                    <w:szCs w:val="21"/>
                  </w:rPr>
                </w:rPrChange>
              </w:rPr>
              <w:t>₀≤</w:t>
            </w:r>
            <w:r>
              <w:rPr>
                <w:rFonts w:ascii="Times New Roman" w:hAnsi="Times New Roman" w:cs="Times New Roman" w:eastAsia="SimSun"/>
                <w:b w:val="0"/>
                <w:bCs w:val="0"/>
                <w:sz w:val="21"/>
                <w:szCs w:val="21"/>
                <w:rPrChange w:id="327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76" w:author="Codex" w:date="2026-10-05T16:32:41.313017+00:00">
                  <w:rPr>
                    <w:rFonts w:cs="Times New Roman"/>
                    <w:szCs w:val="21"/>
                  </w:rPr>
                </w:rPrChange>
              </w:rPr>
              <w:t>₀</w:t>
            </w:r>
            <w:r>
              <w:rPr>
                <w:rFonts w:ascii="Times New Roman" w:hAnsi="Times New Roman" w:cs="Times New Roman" w:eastAsia="SimSun"/>
                <w:b w:val="0"/>
                <w:bCs w:val="0"/>
                <w:sz w:val="21"/>
                <w:szCs w:val="21"/>
                <w:rPrChange w:id="327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78" w:author="Codex" w:date="2026-10-05T16:32:41.313017+00:00">
                  <w:rPr>
                    <w:rFonts w:cs="Times New Roman"/>
                    <w:szCs w:val="21"/>
                  </w:rPr>
                </w:rPrChange>
              </w:rPr>
              <w:t>M₀≤</w:t>
            </w:r>
            <w:r>
              <w:rPr>
                <w:rFonts w:ascii="Times New Roman" w:hAnsi="Times New Roman" w:cs="Times New Roman" w:eastAsia="SimSun"/>
                <w:b w:val="0"/>
                <w:bCs w:val="0"/>
                <w:sz w:val="21"/>
                <w:szCs w:val="21"/>
                <w:rPrChange w:id="327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80"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81" w:author="Codex" w:date="2026-10-05T16:32:41.313017+00:00">
              <w:tcPr>
                <w:tcW w:w="0" w:type="auto"/>
                <w:tcBorders>
                  <w:top w:val="nil"/>
                  <w:left w:val="nil"/>
                  <w:bottom w:val="nil"/>
                  <w:right w:val="nil"/>
                </w:tcBorders>
                <w:noWrap/>
                <w:tcMar>
                  <w:left w:w="102" w:type="dxa"/>
                  <w:right w:w="102" w:type="dxa"/>
                </w:tcMar>
                <w:vAlign w:val="center"/>
              </w:tcPr>
            </w:tcPrChange>
          </w:tcPr>
          <w:p w14:paraId="5EFB88F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7" w:author="Codex" w:date="2026-10-05T16:32:41.313017+00:00">
                  <w:rPr>
                    <w:rFonts w:cs="Times New Roman"/>
                    <w:szCs w:val="21"/>
                  </w:rPr>
                </w:rPrChange>
              </w:rPr>
              <w:pPrChange w:id="328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83" w:author="Codex" w:date="2026-10-05T16:32:41.313017+00:00">
                  <w:rPr>
                    <w:rFonts w:cs="Times New Roman"/>
                    <w:szCs w:val="21"/>
                  </w:rPr>
                </w:rPrChange>
              </w:rPr>
              <w:t>6,331</w:t>
            </w:r>
          </w:p>
        </w:tc>
      </w:tr>
      <w:tr w:rsidR="004B6004" w14:paraId="549BE45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284"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F19F3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8" w:author="Codex" w:date="2026-10-05T16:32:41.313017+00:00">
                  <w:rPr>
                    <w:rFonts w:cs="Times New Roman"/>
                    <w:szCs w:val="21"/>
                  </w:rPr>
                </w:rPrChange>
              </w:rPr>
              <w:pPrChange w:id="32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86"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328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1B1C2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9" w:author="Codex" w:date="2026-10-05T16:32:41.313017+00:00">
                  <w:rPr>
                    <w:rFonts w:cs="Times New Roman"/>
                    <w:szCs w:val="21"/>
                  </w:rPr>
                </w:rPrChange>
              </w:rPr>
              <w:pPrChange w:id="328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89" w:author="Codex" w:date="2026-10-05T16:32:41.313017+00:00">
                  <w:rPr>
                    <w:rFonts w:cs="Times New Roman"/>
                    <w:szCs w:val="21"/>
                  </w:rPr>
                </w:rPrChange>
              </w:rPr>
              <w:t>夫妻内收入相对位置升级</w:t>
            </w:r>
          </w:p>
        </w:tc>
        <w:tc>
          <w:tcPr>
            <w:tcW w:w="0" w:type="auto"/>
            <w:tcBorders>
              <w:top w:val="nil"/>
              <w:left w:val="nil"/>
              <w:bottom w:val="single" w:sz="12" w:color="000000"/>
              <w:right w:val="nil"/>
              <w:insideH w:val="nil"/>
              <w:insideV w:val="nil"/>
            </w:tcBorders>
            <w:tcMar>
              <w:left w:w="102" w:type="dxa"/>
              <w:right w:w="102" w:type="dxa"/>
            </w:tcMar>
            <w:vAlign w:val="center"/>
            <w:tcPrChange w:id="3290"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B85F5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0" w:author="Codex" w:date="2026-10-05T16:32:41.313017+00:00">
                  <w:rPr>
                    <w:rFonts w:cs="Times New Roman"/>
                    <w:szCs w:val="21"/>
                  </w:rPr>
                </w:rPrChange>
              </w:rPr>
              <w:pPrChange w:id="329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92" w:author="Codex" w:date="2026-10-05T16:32:41.313017+00:00">
                  <w:rPr>
                    <w:rFonts w:cs="Times New Roman"/>
                    <w:szCs w:val="21"/>
                  </w:rPr>
                </w:rPrChange>
              </w:rPr>
              <w:t>配偶满意度相对位置升级</w:t>
            </w:r>
          </w:p>
        </w:tc>
        <w:tc>
          <w:tcPr>
            <w:tcW w:w="0" w:type="auto"/>
            <w:tcBorders>
              <w:top w:val="nil"/>
              <w:left w:val="nil"/>
              <w:bottom w:val="single" w:sz="12" w:color="000000"/>
              <w:right w:val="nil"/>
              <w:insideH w:val="nil"/>
              <w:insideV w:val="nil"/>
            </w:tcBorders>
            <w:tcMar>
              <w:left w:w="102" w:type="dxa"/>
              <w:right w:w="102" w:type="dxa"/>
            </w:tcMar>
            <w:vAlign w:val="center"/>
            <w:tcPrChange w:id="329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D34D2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1" w:author="Codex" w:date="2026-10-05T16:32:41.313017+00:00">
                  <w:rPr>
                    <w:rFonts w:cs="Times New Roman"/>
                    <w:szCs w:val="21"/>
                  </w:rPr>
                </w:rPrChange>
              </w:rPr>
              <w:pPrChange w:id="329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95"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96" w:author="Codex" w:date="2026-10-05T16:32:41.313017+00:00">
                  <w:rPr>
                    <w:rFonts w:cs="Times New Roman"/>
                    <w:szCs w:val="21"/>
                  </w:rPr>
                </w:rPrChange>
              </w:rPr>
              <w:t>₀≤</w:t>
            </w:r>
            <w:r>
              <w:rPr>
                <w:rFonts w:ascii="Times New Roman" w:hAnsi="Times New Roman" w:cs="Times New Roman" w:eastAsia="SimSun"/>
                <w:b w:val="0"/>
                <w:bCs w:val="0"/>
                <w:sz w:val="21"/>
                <w:szCs w:val="21"/>
                <w:rPrChange w:id="3297"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98" w:author="Codex" w:date="2026-10-05T16:32:41.313017+00:00">
                  <w:rPr>
                    <w:rFonts w:cs="Times New Roman"/>
                    <w:szCs w:val="21"/>
                  </w:rPr>
                </w:rPrChange>
              </w:rPr>
              <w:t>₀</w:t>
            </w:r>
            <w:r>
              <w:rPr>
                <w:rFonts w:ascii="Times New Roman" w:hAnsi="Times New Roman" w:cs="Times New Roman" w:eastAsia="SimSun"/>
                <w:b w:val="0"/>
                <w:bCs w:val="0"/>
                <w:sz w:val="21"/>
                <w:szCs w:val="21"/>
                <w:rPrChange w:id="329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300" w:author="Codex" w:date="2026-10-05T16:32:41.313017+00:00">
                  <w:rPr>
                    <w:rFonts w:cs="Times New Roman"/>
                    <w:szCs w:val="21"/>
                  </w:rPr>
                </w:rPrChange>
              </w:rPr>
              <w:t>M₀≤</w:t>
            </w:r>
            <w:r>
              <w:rPr>
                <w:rFonts w:ascii="Times New Roman" w:hAnsi="Times New Roman" w:cs="Times New Roman" w:eastAsia="SimSun"/>
                <w:b w:val="0"/>
                <w:bCs w:val="0"/>
                <w:sz w:val="21"/>
                <w:szCs w:val="21"/>
                <w:rPrChange w:id="3301" w:author="Codex" w:date="2026-10-05T16:32:41.313017+00:00">
                  <w:rPr>
                    <w:rFonts w:cs="Times New Roman"/>
                    <w:szCs w:val="21"/>
                  </w:rPr>
                </w:rPrChange>
              </w:rPr>
              <w:t>本人</w:t>
            </w:r>
            <w:r>
              <w:rPr>
                <w:rFonts w:ascii="Times New Roman" w:hAnsi="Times New Roman" w:cs="Times New Roman" w:eastAsia="SimSun"/>
                <w:b w:val="0"/>
                <w:bCs w:val="0"/>
                <w:sz w:val="21"/>
                <w:szCs w:val="21"/>
                <w:rPrChange w:id="3302" w:author="Codex" w:date="2026-10-05T16:32:41.313017+00:00">
                  <w:rPr>
                    <w:rFonts w:cs="Times New Roman"/>
                    <w:szCs w:val="21"/>
                  </w:rPr>
                </w:rPrChange>
              </w:rPr>
              <w:t>M₀</w:t>
            </w:r>
          </w:p>
        </w:tc>
        <w:tc>
          <w:tcPr>
            <w:tcW w:w="0" w:type="auto"/>
            <w:tcBorders>
              <w:top w:val="nil"/>
              <w:left w:val="nil"/>
              <w:bottom w:val="single" w:sz="12" w:color="000000"/>
              <w:right w:val="nil"/>
              <w:insideH w:val="nil"/>
              <w:insideV w:val="nil"/>
            </w:tcBorders>
            <w:noWrap/>
            <w:tcMar>
              <w:left w:w="102" w:type="dxa"/>
              <w:right w:w="102" w:type="dxa"/>
            </w:tcMar>
            <w:vAlign w:val="center"/>
            <w:tcPrChange w:id="330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E880E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82" w:author="Codex" w:date="2026-10-05T16:32:41.313017+00:00">
                  <w:rPr>
                    <w:rFonts w:cs="Times New Roman"/>
                    <w:szCs w:val="21"/>
                  </w:rPr>
                </w:rPrChange>
              </w:rPr>
              <w:pPrChange w:id="33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05" w:author="Codex" w:date="2026-10-05T16:32:41.313017+00:00">
                  <w:rPr>
                    <w:rFonts w:cs="Times New Roman"/>
                    <w:szCs w:val="21"/>
                  </w:rPr>
                </w:rPrChange>
              </w:rPr>
              <w:t>5,757</w:t>
            </w:r>
          </w:p>
        </w:tc>
      </w:tr>
    </w:tbl>
    <w:p w14:paraId="7B93E6A5" w14:textId="7FF68D1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283" w:author="Codex" w:date="2026-10-05T16:32:41.313017+00:00">
            <w:rPr>
              <w:rFonts w:eastAsia="SimSun" w:cs="Times New Roman"/>
              <w:szCs w:val="21"/>
            </w:rPr>
          </w:rPrChange>
        </w:rPr>
        <w:pPrChange w:id="330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307" w:author="Codex" w:date="2026-10-05T16:32:41.313017+00:00">
            <w:rPr>
              <w:rFonts w:eastAsia="SimSun" w:cs="Times New Roman"/>
              <w:szCs w:val="21"/>
            </w:rPr>
          </w:rPrChange>
        </w:rPr>
        <w:t>注：</w:t>
      </w:r>
      <w:r>
        <w:rPr>
          <w:rFonts w:ascii="Times New Roman" w:hAnsi="Times New Roman" w:cs="Times New Roman" w:eastAsia="SimSun"/>
          <w:sz w:val="21"/>
          <w:szCs w:val="21"/>
          <w:rPrChange w:id="3308" w:author="Codex" w:date="2026-10-05T16:32:41.313017+00:00">
            <w:rPr>
              <w:rFonts w:eastAsia="SimSun" w:cs="Times New Roman"/>
              <w:szCs w:val="21"/>
            </w:rPr>
          </w:rPrChange>
        </w:rPr>
        <w:t>N</w:t>
      </w:r>
      <w:r>
        <w:rPr>
          <w:rFonts w:ascii="Times New Roman" w:hAnsi="Times New Roman" w:cs="Times New Roman" w:eastAsia="SimSun"/>
          <w:sz w:val="21"/>
          <w:szCs w:val="21"/>
          <w:rPrChange w:id="3309" w:author="Codex" w:date="2026-10-05T16:32:41.313017+00:00">
            <w:rPr>
              <w:rFonts w:eastAsia="SimSun" w:cs="Times New Roman"/>
              <w:szCs w:val="21"/>
            </w:rPr>
          </w:rPrChange>
        </w:rPr>
        <w:t>为各链五模型共同使用的亲子二元组</w:t>
      </w:r>
      <w:r>
        <w:rPr>
          <w:rFonts w:ascii="Times New Roman" w:hAnsi="Times New Roman" w:cs="Times New Roman" w:eastAsia="SimSun"/>
          <w:sz w:val="21"/>
          <w:szCs w:val="21"/>
          <w:rPrChange w:id="3310" w:author="Codex" w:date="2026-10-05T16:32:41.313017+00:00">
            <w:rPr>
              <w:rFonts w:eastAsia="SimSun" w:cs="Times New Roman"/>
              <w:szCs w:val="21"/>
            </w:rPr>
          </w:rPrChange>
        </w:rPr>
        <w:t>—</w:t>
      </w:r>
      <w:r>
        <w:rPr>
          <w:rFonts w:ascii="Times New Roman" w:hAnsi="Times New Roman" w:cs="Times New Roman" w:eastAsia="SimSun"/>
          <w:sz w:val="21"/>
          <w:szCs w:val="21"/>
          <w:rPrChange w:id="3311" w:author="Codex" w:date="2026-10-05T16:32:41.313017+00:00">
            <w:rPr>
              <w:rFonts w:eastAsia="SimSun" w:cs="Times New Roman"/>
              <w:szCs w:val="21"/>
            </w:rPr>
          </w:rPrChange>
        </w:rPr>
        <w:t>区间记录数。</w:t>
      </w:r>
      <w:r>
        <w:rPr>
          <w:rFonts w:ascii="Times New Roman" w:hAnsi="Times New Roman" w:cs="Times New Roman" w:eastAsia="SimSun"/>
          <w:sz w:val="21"/>
          <w:szCs w:val="21"/>
          <w:rPrChange w:id="3312" w:author="Codex" w:date="2026-10-05T16:32:41.313017+00:00">
            <w:rPr>
              <w:rFonts w:eastAsia="SimSun" w:cs="Times New Roman"/>
              <w:szCs w:val="21"/>
            </w:rPr>
          </w:rPrChange>
        </w:rPr>
        <w:t>AA</w:t>
      </w:r>
      <w:r>
        <w:rPr>
          <w:rFonts w:ascii="Times New Roman" w:hAnsi="Times New Roman" w:cs="Times New Roman" w:eastAsia="SimSun"/>
          <w:sz w:val="21"/>
          <w:szCs w:val="21"/>
          <w:rPrChange w:id="3313" w:author="Codex" w:date="2026-10-05T16:32:41.313017+00:00">
            <w:rPr>
              <w:rFonts w:eastAsia="SimSun" w:cs="Times New Roman"/>
              <w:szCs w:val="21"/>
            </w:rPr>
          </w:rPrChange>
        </w:rPr>
        <w:t>、</w:t>
      </w:r>
      <w:r>
        <w:rPr>
          <w:rFonts w:ascii="Times New Roman" w:hAnsi="Times New Roman" w:cs="Times New Roman" w:eastAsia="SimSun"/>
          <w:sz w:val="21"/>
          <w:szCs w:val="21"/>
          <w:rPrChange w:id="3314" w:author="Codex" w:date="2026-10-05T16:32:41.313017+00:00">
            <w:rPr>
              <w:rFonts w:eastAsia="SimSun" w:cs="Times New Roman"/>
              <w:szCs w:val="21"/>
            </w:rPr>
          </w:rPrChange>
        </w:rPr>
        <w:t>AR</w:t>
      </w:r>
      <w:r>
        <w:rPr>
          <w:rFonts w:ascii="Times New Roman" w:hAnsi="Times New Roman" w:cs="Times New Roman" w:eastAsia="SimSun"/>
          <w:sz w:val="21"/>
          <w:szCs w:val="21"/>
          <w:rPrChange w:id="3315" w:author="Codex" w:date="2026-10-05T16:32:41.313017+00:00">
            <w:rPr>
              <w:rFonts w:eastAsia="SimSun" w:cs="Times New Roman"/>
              <w:szCs w:val="21"/>
            </w:rPr>
          </w:rPrChange>
        </w:rPr>
        <w:t>、</w:t>
      </w:r>
      <w:r>
        <w:rPr>
          <w:rFonts w:ascii="Times New Roman" w:hAnsi="Times New Roman" w:cs="Times New Roman" w:eastAsia="SimSun"/>
          <w:sz w:val="21"/>
          <w:szCs w:val="21"/>
          <w:rPrChange w:id="3316" w:author="Codex" w:date="2026-10-05T16:32:41.313017+00:00">
            <w:rPr>
              <w:rFonts w:eastAsia="SimSun" w:cs="Times New Roman"/>
              <w:szCs w:val="21"/>
            </w:rPr>
          </w:rPrChange>
        </w:rPr>
        <w:t>RA</w:t>
      </w:r>
      <w:r>
        <w:rPr>
          <w:rFonts w:ascii="Times New Roman" w:hAnsi="Times New Roman" w:cs="Times New Roman" w:eastAsia="SimSun"/>
          <w:sz w:val="21"/>
          <w:szCs w:val="21"/>
          <w:rPrChange w:id="3317" w:author="Codex" w:date="2026-10-05T16:32:41.313017+00:00">
            <w:rPr>
              <w:rFonts w:eastAsia="SimSun" w:cs="Times New Roman"/>
              <w:szCs w:val="21"/>
            </w:rPr>
          </w:rPrChange>
        </w:rPr>
        <w:t>、</w:t>
      </w:r>
      <w:r>
        <w:rPr>
          <w:rFonts w:ascii="Times New Roman" w:hAnsi="Times New Roman" w:cs="Times New Roman" w:eastAsia="SimSun"/>
          <w:sz w:val="21"/>
          <w:szCs w:val="21"/>
          <w:rPrChange w:id="3318" w:author="Codex" w:date="2026-10-05T16:32:41.313017+00:00">
            <w:rPr>
              <w:rFonts w:eastAsia="SimSun" w:cs="Times New Roman"/>
              <w:szCs w:val="21"/>
            </w:rPr>
          </w:rPrChange>
        </w:rPr>
        <w:t>RR</w:t>
      </w:r>
      <w:r>
        <w:rPr>
          <w:rFonts w:ascii="Times New Roman" w:hAnsi="Times New Roman" w:cs="Times New Roman" w:eastAsia="SimSun"/>
          <w:sz w:val="21"/>
          <w:szCs w:val="21"/>
          <w:rPrChange w:id="3319" w:author="Codex" w:date="2026-10-05T16:32:41.313017+00:00">
            <w:rPr>
              <w:rFonts w:eastAsia="SimSun" w:cs="Times New Roman"/>
              <w:szCs w:val="21"/>
            </w:rPr>
          </w:rPrChange>
        </w:rPr>
        <w:t>依次表示收入与满意度的绝对</w:t>
      </w:r>
      <w:r>
        <w:rPr>
          <w:rFonts w:ascii="Times New Roman" w:hAnsi="Times New Roman" w:cs="Times New Roman" w:eastAsia="SimSun"/>
          <w:sz w:val="21"/>
          <w:szCs w:val="21"/>
          <w:rPrChange w:id="3320" w:author="Codex" w:date="2026-10-05T16:32:41.313017+00:00">
            <w:rPr>
              <w:rFonts w:eastAsia="SimSun" w:cs="Times New Roman"/>
              <w:szCs w:val="21"/>
            </w:rPr>
          </w:rPrChange>
        </w:rPr>
        <w:t>—</w:t>
      </w:r>
      <w:r>
        <w:rPr>
          <w:rFonts w:ascii="Times New Roman" w:hAnsi="Times New Roman" w:cs="Times New Roman" w:eastAsia="SimSun"/>
          <w:sz w:val="21"/>
          <w:szCs w:val="21"/>
          <w:rPrChange w:id="3321" w:author="Codex" w:date="2026-10-05T16:32:41.313017+00:00">
            <w:rPr>
              <w:rFonts w:eastAsia="SimSun" w:cs="Times New Roman"/>
              <w:szCs w:val="21"/>
            </w:rPr>
          </w:rPrChange>
        </w:rPr>
        <w:t>绝对、绝对</w:t>
      </w:r>
      <w:r>
        <w:rPr>
          <w:rFonts w:ascii="Times New Roman" w:hAnsi="Times New Roman" w:cs="Times New Roman" w:eastAsia="SimSun"/>
          <w:sz w:val="21"/>
          <w:szCs w:val="21"/>
          <w:rPrChange w:id="3322" w:author="Codex" w:date="2026-10-05T16:32:41.313017+00:00">
            <w:rPr>
              <w:rFonts w:eastAsia="SimSun" w:cs="Times New Roman"/>
              <w:szCs w:val="21"/>
            </w:rPr>
          </w:rPrChange>
        </w:rPr>
        <w:t>—</w:t>
      </w:r>
      <w:r>
        <w:rPr>
          <w:rFonts w:ascii="Times New Roman" w:hAnsi="Times New Roman" w:cs="Times New Roman" w:eastAsia="SimSun"/>
          <w:sz w:val="21"/>
          <w:szCs w:val="21"/>
          <w:rPrChange w:id="3323" w:author="Codex" w:date="2026-10-05T16:32:41.313017+00:00">
            <w:rPr>
              <w:rFonts w:eastAsia="SimSun" w:cs="Times New Roman"/>
              <w:szCs w:val="21"/>
            </w:rPr>
          </w:rPrChange>
        </w:rPr>
        <w:t>相对、相对</w:t>
      </w:r>
      <w:r>
        <w:rPr>
          <w:rFonts w:ascii="Times New Roman" w:hAnsi="Times New Roman" w:cs="Times New Roman" w:eastAsia="SimSun"/>
          <w:sz w:val="21"/>
          <w:szCs w:val="21"/>
          <w:rPrChange w:id="3324" w:author="Codex" w:date="2026-10-05T16:32:41.313017+00:00">
            <w:rPr>
              <w:rFonts w:eastAsia="SimSun" w:cs="Times New Roman"/>
              <w:szCs w:val="21"/>
            </w:rPr>
          </w:rPrChange>
        </w:rPr>
        <w:t>—</w:t>
      </w:r>
      <w:r>
        <w:rPr>
          <w:rFonts w:ascii="Times New Roman" w:hAnsi="Times New Roman" w:cs="Times New Roman" w:eastAsia="SimSun"/>
          <w:sz w:val="21"/>
          <w:szCs w:val="21"/>
          <w:rPrChange w:id="3325" w:author="Codex" w:date="2026-10-05T16:32:41.313017+00:00">
            <w:rPr>
              <w:rFonts w:eastAsia="SimSun" w:cs="Times New Roman"/>
              <w:szCs w:val="21"/>
            </w:rPr>
          </w:rPrChange>
        </w:rPr>
        <w:t>绝对和相对</w:t>
      </w:r>
      <w:r>
        <w:rPr>
          <w:rFonts w:ascii="Times New Roman" w:hAnsi="Times New Roman" w:cs="Times New Roman" w:eastAsia="SimSun"/>
          <w:sz w:val="21"/>
          <w:szCs w:val="21"/>
          <w:rPrChange w:id="3326" w:author="Codex" w:date="2026-10-05T16:32:41.313017+00:00">
            <w:rPr>
              <w:rFonts w:eastAsia="SimSun" w:cs="Times New Roman"/>
              <w:szCs w:val="21"/>
            </w:rPr>
          </w:rPrChange>
        </w:rPr>
        <w:t>—</w:t>
      </w:r>
      <w:r>
        <w:rPr>
          <w:rFonts w:ascii="Times New Roman" w:hAnsi="Times New Roman" w:cs="Times New Roman" w:eastAsia="SimSun"/>
          <w:sz w:val="21"/>
          <w:szCs w:val="21"/>
          <w:rPrChange w:id="3327" w:author="Codex" w:date="2026-10-05T16:32:41.313017+00:00">
            <w:rPr>
              <w:rFonts w:eastAsia="SimSun" w:cs="Times New Roman"/>
              <w:szCs w:val="21"/>
            </w:rPr>
          </w:rPrChange>
        </w:rPr>
        <w:t>相对组合；</w:t>
      </w:r>
      <w:r>
        <w:rPr>
          <w:rFonts w:ascii="Times New Roman" w:hAnsi="Times New Roman" w:cs="Times New Roman" w:eastAsia="SimSun"/>
          <w:sz w:val="21"/>
          <w:szCs w:val="21"/>
          <w:rPrChange w:id="3328" w:author="Codex" w:date="2026-10-05T16:32:41.313017+00:00">
            <w:rPr>
              <w:rFonts w:eastAsia="SimSun" w:cs="Times New Roman"/>
              <w:szCs w:val="21"/>
            </w:rPr>
          </w:rPrChange>
        </w:rPr>
        <w:t>S</w:t>
      </w:r>
      <w:r>
        <w:rPr>
          <w:rFonts w:ascii="Times New Roman" w:hAnsi="Times New Roman" w:cs="Times New Roman" w:eastAsia="SimSun"/>
          <w:sz w:val="21"/>
          <w:szCs w:val="21"/>
          <w:rPrChange w:id="3329" w:author="Codex" w:date="2026-10-05T16:32:41.313017+00:00">
            <w:rPr>
              <w:rFonts w:eastAsia="SimSun" w:cs="Times New Roman"/>
              <w:szCs w:val="21"/>
            </w:rPr>
          </w:rPrChange>
        </w:rPr>
        <w:t>、</w:t>
      </w:r>
      <w:r>
        <w:rPr>
          <w:rFonts w:ascii="Times New Roman" w:hAnsi="Times New Roman" w:cs="Times New Roman" w:eastAsia="SimSun"/>
          <w:sz w:val="21"/>
          <w:szCs w:val="21"/>
          <w:rPrChange w:id="3330" w:author="Codex" w:date="2026-10-05T16:32:41.313017+00:00">
            <w:rPr>
              <w:rFonts w:eastAsia="SimSun" w:cs="Times New Roman"/>
              <w:szCs w:val="21"/>
            </w:rPr>
          </w:rPrChange>
        </w:rPr>
        <w:t>P</w:t>
      </w:r>
      <w:r>
        <w:rPr>
          <w:rFonts w:ascii="Times New Roman" w:hAnsi="Times New Roman" w:cs="Times New Roman" w:eastAsia="SimSun"/>
          <w:sz w:val="21"/>
          <w:szCs w:val="21"/>
          <w:rPrChange w:id="3331" w:author="Codex" w:date="2026-10-05T16:32:41.313017+00:00">
            <w:rPr>
              <w:rFonts w:eastAsia="SimSun" w:cs="Times New Roman"/>
              <w:szCs w:val="21"/>
            </w:rPr>
          </w:rPrChange>
        </w:rPr>
        <w:t>分别表示本人和配偶。</w:t>
      </w:r>
    </w:p>
    <w:p w14:paraId="7404509C" w14:textId="7FF68D1D" w:rsidR="00FB24F4" w:rsidRDefault="00FB24F4">
      <w:pPr>
        <w:pStyle w:val="afffa"/>
        <w:keepNext/>
        <w:snapToGrid w:val="0"/>
        <w:spacing w:before="156" w:after="100" w:line="360" w:lineRule="exact"/>
        <w:ind w:firstLine="420"/>
      </w:pPr>
      <w:r>
        <w:lastRenderedPageBreak/>
        <w:t xml:space="preserve">2.2 </w:t>
      </w:r>
      <w:r>
        <w:t>事件分布与样本支持</w:t>
      </w:r>
    </w:p>
    <w:p w14:paraId="6495567F" w14:textId="7FF68D2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284" w:author="Codex" w:date="2026-10-05T16:32:41.313017+00:00">
            <w:rPr>
              <w:rFonts w:cs="Times New Roman"/>
              <w:szCs w:val="21"/>
            </w:rPr>
          </w:rPrChange>
        </w:rPr>
        <w:pPrChange w:id="3332"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333" w:author="Codex" w:date="2026-10-05T16:32:41.313017+00:00">
            <w:rPr>
              <w:rFonts w:cs="Times New Roman"/>
              <w:szCs w:val="21"/>
            </w:rPr>
          </w:rPrChange>
        </w:rPr>
        <w:t>表</w:t>
      </w:r>
      <w:del w:id="1001385" w:author="Codex" w:date="2026-10-06T05:40:41Z">
        <w:r>
          <w:rPr>
            <w:rFonts w:ascii="Times New Roman" w:hAnsi="Times New Roman" w:cs="Times New Roman" w:eastAsia="KaiTi"/>
            <w:b w:val="0"/>
            <w:bCs w:val="0"/>
            <w:sz w:val="21"/>
            <w:szCs w:val="21"/>
            <w:rPrChange w:id="3334" w:author="Codex" w:date="2026-10-05T16:32:41.313017+00:00">
              <w:rPr>
                <w:rFonts w:cs="Times New Roman"/>
                <w:szCs w:val="21"/>
              </w:rPr>
            </w:rPrChange>
          </w:rPr>
          <w:delText xml:space="preserve">2.2 </w:delText>
        </w:r>
      </w:del>
      <w:ins w:id="1001386" w:author="Codex" w:date="2026-10-06T05:40:41Z">
        <w:r>
          <w:rPr>
            <w:rFonts w:ascii="Times New Roman" w:hAnsi="Times New Roman" w:cs="Times New Roman" w:eastAsia="KaiTi"/>
            <w:b w:val="0"/>
            <w:bCs w:val="0"/>
            <w:sz w:val="21"/>
            <w:szCs w:val="21"/>
          </w:rPr>
          <w:t xml:space="preserve">4 </w:t>
        </w:r>
      </w:ins>
      <w:r>
        <w:rPr>
          <w:rFonts w:ascii="Times New Roman" w:hAnsi="Times New Roman" w:cs="Times New Roman" w:eastAsia="KaiTi"/>
          <w:b w:val="0"/>
          <w:bCs w:val="0"/>
          <w:sz w:val="21"/>
          <w:szCs w:val="21"/>
          <w:rPrChange w:id="3335" w:author="Codex" w:date="2026-10-05T16:32:41.313017+00:00">
            <w:rPr>
              <w:rFonts w:cs="Times New Roman"/>
              <w:szCs w:val="21"/>
            </w:rPr>
          </w:rPrChange>
        </w:rPr>
        <w:t>八条候选链的最终样本、事件率与经验重叠诊断</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336"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77"/>
        <w:gridCol w:w="834"/>
        <w:gridCol w:w="1044"/>
        <w:gridCol w:w="677"/>
        <w:gridCol w:w="677"/>
        <w:gridCol w:w="677"/>
        <w:gridCol w:w="834"/>
        <w:gridCol w:w="1464"/>
      </w:tblGrid>
      <w:tr w:rsidR="004B6004" w14:paraId="5A54A119"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33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02440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5" w:author="Codex" w:date="2026-10-05T16:32:41.313017+00:00">
                  <w:rPr>
                    <w:rFonts w:cs="Times New Roman"/>
                    <w:szCs w:val="21"/>
                  </w:rPr>
                </w:rPrChange>
              </w:rPr>
              <w:pPrChange w:id="33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39"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0"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9D0D31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6" w:author="Codex" w:date="2026-10-05T16:32:41.313017+00:00">
                  <w:rPr>
                    <w:rFonts w:cs="Times New Roman"/>
                    <w:szCs w:val="21"/>
                  </w:rPr>
                </w:rPrChange>
              </w:rPr>
              <w:pPrChange w:id="334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2" w:author="Codex" w:date="2026-10-05T16:32:41.313017+00:00">
                  <w:rPr>
                    <w:rFonts w:cs="Times New Roman"/>
                    <w:szCs w:val="21"/>
                  </w:rPr>
                </w:rPrChange>
              </w:rPr>
              <w:t>记录</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3"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B3F92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7" w:author="Codex" w:date="2026-10-05T16:32:41.313017+00:00">
                  <w:rPr>
                    <w:rFonts w:cs="Times New Roman"/>
                    <w:szCs w:val="21"/>
                  </w:rPr>
                </w:rPrChange>
              </w:rPr>
              <w:pPrChange w:id="334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5" w:author="Codex" w:date="2026-10-05T16:32:41.313017+00:00">
                  <w:rPr>
                    <w:rFonts w:cs="Times New Roman"/>
                    <w:szCs w:val="21"/>
                  </w:rPr>
                </w:rPrChange>
              </w:rPr>
              <w:t>二元组</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6"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0E3C3E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8" w:author="Codex" w:date="2026-10-05T16:32:41.313017+00:00">
                  <w:rPr>
                    <w:rFonts w:cs="Times New Roman"/>
                    <w:szCs w:val="21"/>
                  </w:rPr>
                </w:rPrChange>
              </w:rPr>
              <w:pPrChange w:id="3347"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8" w:author="Codex" w:date="2026-10-05T16:32:41.313017+00:00">
                  <w:rPr>
                    <w:rFonts w:cs="Times New Roman"/>
                    <w:szCs w:val="21"/>
                  </w:rPr>
                </w:rPrChange>
              </w:rPr>
              <w:t>成年子女</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9"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CDECC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9" w:author="Codex" w:date="2026-10-05T16:32:41.313017+00:00">
                  <w:rPr>
                    <w:rFonts w:cs="Times New Roman"/>
                    <w:szCs w:val="21"/>
                  </w:rPr>
                </w:rPrChange>
              </w:rPr>
              <w:pPrChange w:id="335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1" w:author="Codex" w:date="2026-10-05T16:32:41.313017+00:00">
                  <w:rPr>
                    <w:rFonts w:cs="Times New Roman"/>
                    <w:szCs w:val="21"/>
                  </w:rPr>
                </w:rPrChange>
              </w:rPr>
              <w:t>X</w:t>
            </w:r>
            <w:r>
              <w:rPr>
                <w:rFonts w:ascii="Times New Roman" w:hAnsi="Times New Roman" w:cs="Times New Roman" w:eastAsia="SimSun"/>
                <w:b w:val="0"/>
                <w:bCs w:val="0"/>
                <w:sz w:val="21"/>
                <w:szCs w:val="21"/>
                <w:rPrChange w:id="3352"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53"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A5F1AA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0" w:author="Codex" w:date="2026-10-05T16:32:41.313017+00:00">
                  <w:rPr>
                    <w:rFonts w:cs="Times New Roman"/>
                    <w:szCs w:val="21"/>
                  </w:rPr>
                </w:rPrChange>
              </w:rPr>
              <w:pPrChange w:id="335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5" w:author="Codex" w:date="2026-10-05T16:32:41.313017+00:00">
                  <w:rPr>
                    <w:rFonts w:cs="Times New Roman"/>
                    <w:szCs w:val="21"/>
                  </w:rPr>
                </w:rPrChange>
              </w:rPr>
              <w:t>M</w:t>
            </w:r>
            <w:r>
              <w:rPr>
                <w:rFonts w:ascii="Times New Roman" w:hAnsi="Times New Roman" w:cs="Times New Roman" w:eastAsia="SimSun"/>
                <w:b w:val="0"/>
                <w:bCs w:val="0"/>
                <w:sz w:val="21"/>
                <w:szCs w:val="21"/>
                <w:rPrChange w:id="3356"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5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D8E8B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1" w:author="Codex" w:date="2026-10-05T16:32:41.313017+00:00">
                  <w:rPr>
                    <w:rFonts w:cs="Times New Roman"/>
                    <w:szCs w:val="21"/>
                  </w:rPr>
                </w:rPrChange>
              </w:rPr>
              <w:pPrChange w:id="335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9" w:author="Codex" w:date="2026-10-05T16:32:41.313017+00:00">
                  <w:rPr>
                    <w:rFonts w:cs="Times New Roman"/>
                    <w:szCs w:val="21"/>
                  </w:rPr>
                </w:rPrChange>
              </w:rPr>
              <w:t>Y</w:t>
            </w:r>
            <w:r>
              <w:rPr>
                <w:rFonts w:ascii="Times New Roman" w:hAnsi="Times New Roman" w:cs="Times New Roman" w:eastAsia="SimSun"/>
                <w:b w:val="0"/>
                <w:bCs w:val="0"/>
                <w:sz w:val="21"/>
                <w:szCs w:val="21"/>
                <w:rPrChange w:id="3360"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6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07775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2" w:author="Codex" w:date="2026-10-05T16:32:41.313017+00:00">
                  <w:rPr>
                    <w:rFonts w:cs="Times New Roman"/>
                    <w:szCs w:val="21"/>
                  </w:rPr>
                </w:rPrChange>
              </w:rPr>
              <w:pPrChange w:id="336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63" w:author="Codex" w:date="2026-10-05T16:32:41.313017+00:00">
                  <w:rPr>
                    <w:rFonts w:cs="Times New Roman"/>
                    <w:szCs w:val="21"/>
                  </w:rPr>
                </w:rPrChange>
              </w:rPr>
              <w:t>最小格</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6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31DF30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3" w:author="Codex" w:date="2026-10-05T16:32:41.313017+00:00">
                  <w:rPr>
                    <w:rFonts w:cs="Times New Roman"/>
                    <w:szCs w:val="21"/>
                  </w:rPr>
                </w:rPrChange>
              </w:rPr>
              <w:pPrChange w:id="336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66" w:author="Codex" w:date="2026-10-05T16:32:41.313017+00:00">
                  <w:rPr>
                    <w:rFonts w:cs="Times New Roman"/>
                    <w:szCs w:val="21"/>
                  </w:rPr>
                </w:rPrChange>
              </w:rPr>
              <w:t>重叠诊断比例</w:t>
            </w:r>
          </w:p>
        </w:tc>
      </w:tr>
      <w:tr w:rsidR="004B6004" w14:paraId="4F6FABE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367" w:author="Codex" w:date="2026-10-05T16:32:41.313017+00:00">
              <w:tcPr>
                <w:tcW w:w="0" w:type="auto"/>
                <w:tcBorders>
                  <w:top w:val="nil"/>
                  <w:left w:val="nil"/>
                  <w:bottom w:val="nil"/>
                  <w:right w:val="nil"/>
                </w:tcBorders>
                <w:noWrap/>
                <w:tcMar>
                  <w:left w:w="102" w:type="dxa"/>
                  <w:right w:w="102" w:type="dxa"/>
                </w:tcMar>
                <w:vAlign w:val="center"/>
              </w:tcPr>
            </w:tcPrChange>
          </w:tcPr>
          <w:p w14:paraId="7BB52C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4" w:author="Codex" w:date="2026-10-05T16:32:41.313017+00:00">
                  <w:rPr>
                    <w:rFonts w:cs="Times New Roman"/>
                    <w:szCs w:val="21"/>
                  </w:rPr>
                </w:rPrChange>
              </w:rPr>
              <w:pPrChange w:id="33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69" w:author="Codex" w:date="2026-10-05T16:32:41.313017+00:00">
                  <w:rPr>
                    <w:rFonts w:cs="Times New Roman"/>
                    <w:szCs w:val="21"/>
                  </w:rPr>
                </w:rPrChange>
              </w:rPr>
              <w:t>AA‑S</w:t>
            </w:r>
          </w:p>
        </w:tc>
        <w:tc>
          <w:tcPr>
            <w:tcW w:w="0" w:type="auto"/>
            <w:tcBorders>
              <w:top w:val="nil"/>
              <w:left w:val="nil"/>
              <w:bottom w:val="nil"/>
              <w:right w:val="nil"/>
              <w:insideH w:val="nil"/>
              <w:insideV w:val="nil"/>
            </w:tcBorders>
            <w:noWrap/>
            <w:tcMar>
              <w:left w:w="102" w:type="dxa"/>
              <w:right w:w="102" w:type="dxa"/>
            </w:tcMar>
            <w:vAlign w:val="center"/>
            <w:tcPrChange w:id="3370" w:author="Codex" w:date="2026-10-05T16:32:41.313017+00:00">
              <w:tcPr>
                <w:tcW w:w="0" w:type="auto"/>
                <w:tcBorders>
                  <w:top w:val="nil"/>
                  <w:left w:val="nil"/>
                  <w:bottom w:val="nil"/>
                  <w:right w:val="nil"/>
                </w:tcBorders>
                <w:noWrap/>
                <w:tcMar>
                  <w:left w:w="102" w:type="dxa"/>
                  <w:right w:w="102" w:type="dxa"/>
                </w:tcMar>
                <w:vAlign w:val="center"/>
              </w:tcPr>
            </w:tcPrChange>
          </w:tcPr>
          <w:p w14:paraId="708948B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5" w:author="Codex" w:date="2026-10-05T16:32:41.313017+00:00">
                  <w:rPr>
                    <w:rFonts w:cs="Times New Roman"/>
                    <w:szCs w:val="21"/>
                  </w:rPr>
                </w:rPrChange>
              </w:rPr>
              <w:pPrChange w:id="33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2" w:author="Codex" w:date="2026-10-05T16:32:41.313017+00:00">
                  <w:rPr>
                    <w:rFonts w:cs="Times New Roman"/>
                    <w:szCs w:val="21"/>
                  </w:rPr>
                </w:rPrChange>
              </w:rPr>
              <w:t>4,098</w:t>
            </w:r>
          </w:p>
        </w:tc>
        <w:tc>
          <w:tcPr>
            <w:tcW w:w="0" w:type="auto"/>
            <w:tcBorders>
              <w:top w:val="nil"/>
              <w:left w:val="nil"/>
              <w:bottom w:val="nil"/>
              <w:right w:val="nil"/>
              <w:insideH w:val="nil"/>
              <w:insideV w:val="nil"/>
            </w:tcBorders>
            <w:noWrap/>
            <w:tcMar>
              <w:left w:w="102" w:type="dxa"/>
              <w:right w:w="102" w:type="dxa"/>
            </w:tcMar>
            <w:vAlign w:val="center"/>
            <w:tcPrChange w:id="3373" w:author="Codex" w:date="2026-10-05T16:32:41.313017+00:00">
              <w:tcPr>
                <w:tcW w:w="0" w:type="auto"/>
                <w:tcBorders>
                  <w:top w:val="nil"/>
                  <w:left w:val="nil"/>
                  <w:bottom w:val="nil"/>
                  <w:right w:val="nil"/>
                </w:tcBorders>
                <w:noWrap/>
                <w:tcMar>
                  <w:left w:w="102" w:type="dxa"/>
                  <w:right w:w="102" w:type="dxa"/>
                </w:tcMar>
                <w:vAlign w:val="center"/>
              </w:tcPr>
            </w:tcPrChange>
          </w:tcPr>
          <w:p w14:paraId="5DB6F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6" w:author="Codex" w:date="2026-10-05T16:32:41.313017+00:00">
                  <w:rPr>
                    <w:rFonts w:cs="Times New Roman"/>
                    <w:szCs w:val="21"/>
                  </w:rPr>
                </w:rPrChange>
              </w:rPr>
              <w:pPrChange w:id="33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5" w:author="Codex" w:date="2026-10-05T16:32:41.313017+00:00">
                  <w:rPr>
                    <w:rFonts w:cs="Times New Roman"/>
                    <w:szCs w:val="21"/>
                  </w:rPr>
                </w:rPrChange>
              </w:rPr>
              <w:t>3,239</w:t>
            </w:r>
          </w:p>
        </w:tc>
        <w:tc>
          <w:tcPr>
            <w:tcW w:w="0" w:type="auto"/>
            <w:tcBorders>
              <w:top w:val="nil"/>
              <w:left w:val="nil"/>
              <w:bottom w:val="nil"/>
              <w:right w:val="nil"/>
              <w:insideH w:val="nil"/>
              <w:insideV w:val="nil"/>
            </w:tcBorders>
            <w:noWrap/>
            <w:tcMar>
              <w:left w:w="102" w:type="dxa"/>
              <w:right w:w="102" w:type="dxa"/>
            </w:tcMar>
            <w:vAlign w:val="center"/>
            <w:tcPrChange w:id="3376" w:author="Codex" w:date="2026-10-05T16:32:41.313017+00:00">
              <w:tcPr>
                <w:tcW w:w="0" w:type="auto"/>
                <w:tcBorders>
                  <w:top w:val="nil"/>
                  <w:left w:val="nil"/>
                  <w:bottom w:val="nil"/>
                  <w:right w:val="nil"/>
                </w:tcBorders>
                <w:noWrap/>
                <w:tcMar>
                  <w:left w:w="102" w:type="dxa"/>
                  <w:right w:w="102" w:type="dxa"/>
                </w:tcMar>
                <w:vAlign w:val="center"/>
              </w:tcPr>
            </w:tcPrChange>
          </w:tcPr>
          <w:p w14:paraId="4FE2176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7" w:author="Codex" w:date="2026-10-05T16:32:41.313017+00:00">
                  <w:rPr>
                    <w:rFonts w:cs="Times New Roman"/>
                    <w:szCs w:val="21"/>
                  </w:rPr>
                </w:rPrChange>
              </w:rPr>
              <w:pPrChange w:id="33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8" w:author="Codex" w:date="2026-10-05T16:32:41.313017+00:00">
                  <w:rPr>
                    <w:rFonts w:cs="Times New Roman"/>
                    <w:szCs w:val="21"/>
                  </w:rPr>
                </w:rPrChange>
              </w:rPr>
              <w:t>2,032</w:t>
            </w:r>
          </w:p>
        </w:tc>
        <w:tc>
          <w:tcPr>
            <w:tcW w:w="0" w:type="auto"/>
            <w:tcBorders>
              <w:top w:val="nil"/>
              <w:left w:val="nil"/>
              <w:bottom w:val="nil"/>
              <w:right w:val="nil"/>
              <w:insideH w:val="nil"/>
              <w:insideV w:val="nil"/>
            </w:tcBorders>
            <w:noWrap/>
            <w:tcMar>
              <w:left w:w="102" w:type="dxa"/>
              <w:right w:w="102" w:type="dxa"/>
            </w:tcMar>
            <w:vAlign w:val="center"/>
            <w:tcPrChange w:id="3379" w:author="Codex" w:date="2026-10-05T16:32:41.313017+00:00">
              <w:tcPr>
                <w:tcW w:w="0" w:type="auto"/>
                <w:tcBorders>
                  <w:top w:val="nil"/>
                  <w:left w:val="nil"/>
                  <w:bottom w:val="nil"/>
                  <w:right w:val="nil"/>
                </w:tcBorders>
                <w:noWrap/>
                <w:tcMar>
                  <w:left w:w="102" w:type="dxa"/>
                  <w:right w:w="102" w:type="dxa"/>
                </w:tcMar>
                <w:vAlign w:val="center"/>
              </w:tcPr>
            </w:tcPrChange>
          </w:tcPr>
          <w:p w14:paraId="2FA8B86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8" w:author="Codex" w:date="2026-10-05T16:32:41.313017+00:00">
                  <w:rPr>
                    <w:rFonts w:cs="Times New Roman"/>
                    <w:szCs w:val="21"/>
                  </w:rPr>
                </w:rPrChange>
              </w:rPr>
              <w:pPrChange w:id="33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1" w:author="Codex" w:date="2026-10-05T16:32:41.313017+00:00">
                  <w:rPr>
                    <w:rFonts w:cs="Times New Roman"/>
                    <w:szCs w:val="21"/>
                  </w:rPr>
                </w:rPrChange>
              </w:rPr>
              <w:t>0.497</w:t>
            </w:r>
          </w:p>
        </w:tc>
        <w:tc>
          <w:tcPr>
            <w:tcW w:w="0" w:type="auto"/>
            <w:tcBorders>
              <w:top w:val="nil"/>
              <w:left w:val="nil"/>
              <w:bottom w:val="nil"/>
              <w:right w:val="nil"/>
              <w:insideH w:val="nil"/>
              <w:insideV w:val="nil"/>
            </w:tcBorders>
            <w:noWrap/>
            <w:tcMar>
              <w:left w:w="102" w:type="dxa"/>
              <w:right w:w="102" w:type="dxa"/>
            </w:tcMar>
            <w:vAlign w:val="center"/>
            <w:tcPrChange w:id="3382" w:author="Codex" w:date="2026-10-05T16:32:41.313017+00:00">
              <w:tcPr>
                <w:tcW w:w="0" w:type="auto"/>
                <w:tcBorders>
                  <w:top w:val="nil"/>
                  <w:left w:val="nil"/>
                  <w:bottom w:val="nil"/>
                  <w:right w:val="nil"/>
                </w:tcBorders>
                <w:noWrap/>
                <w:tcMar>
                  <w:left w:w="102" w:type="dxa"/>
                  <w:right w:w="102" w:type="dxa"/>
                </w:tcMar>
                <w:vAlign w:val="center"/>
              </w:tcPr>
            </w:tcPrChange>
          </w:tcPr>
          <w:p w14:paraId="76B786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9" w:author="Codex" w:date="2026-10-05T16:32:41.313017+00:00">
                  <w:rPr>
                    <w:rFonts w:cs="Times New Roman"/>
                    <w:szCs w:val="21"/>
                  </w:rPr>
                </w:rPrChange>
              </w:rPr>
              <w:pPrChange w:id="33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4" w:author="Codex" w:date="2026-10-05T16:32:41.313017+00:00">
                  <w:rPr>
                    <w:rFonts w:cs="Times New Roman"/>
                    <w:szCs w:val="21"/>
                  </w:rPr>
                </w:rPrChange>
              </w:rPr>
              <w:t>0.474</w:t>
            </w:r>
          </w:p>
        </w:tc>
        <w:tc>
          <w:tcPr>
            <w:tcW w:w="0" w:type="auto"/>
            <w:tcBorders>
              <w:top w:val="nil"/>
              <w:left w:val="nil"/>
              <w:bottom w:val="nil"/>
              <w:right w:val="nil"/>
              <w:insideH w:val="nil"/>
              <w:insideV w:val="nil"/>
            </w:tcBorders>
            <w:noWrap/>
            <w:tcMar>
              <w:left w:w="102" w:type="dxa"/>
              <w:right w:w="102" w:type="dxa"/>
            </w:tcMar>
            <w:vAlign w:val="center"/>
            <w:tcPrChange w:id="3385" w:author="Codex" w:date="2026-10-05T16:32:41.313017+00:00">
              <w:tcPr>
                <w:tcW w:w="0" w:type="auto"/>
                <w:tcBorders>
                  <w:top w:val="nil"/>
                  <w:left w:val="nil"/>
                  <w:bottom w:val="nil"/>
                  <w:right w:val="nil"/>
                </w:tcBorders>
                <w:noWrap/>
                <w:tcMar>
                  <w:left w:w="102" w:type="dxa"/>
                  <w:right w:w="102" w:type="dxa"/>
                </w:tcMar>
                <w:vAlign w:val="center"/>
              </w:tcPr>
            </w:tcPrChange>
          </w:tcPr>
          <w:p w14:paraId="79BD83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0" w:author="Codex" w:date="2026-10-05T16:32:41.313017+00:00">
                  <w:rPr>
                    <w:rFonts w:cs="Times New Roman"/>
                    <w:szCs w:val="21"/>
                  </w:rPr>
                </w:rPrChange>
              </w:rPr>
              <w:pPrChange w:id="33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7" w:author="Codex" w:date="2026-10-05T16:32:41.313017+00:00">
                  <w:rPr>
                    <w:rFonts w:cs="Times New Roman"/>
                    <w:szCs w:val="21"/>
                  </w:rPr>
                </w:rPrChange>
              </w:rPr>
              <w:t>0.309</w:t>
            </w:r>
          </w:p>
        </w:tc>
        <w:tc>
          <w:tcPr>
            <w:tcW w:w="0" w:type="auto"/>
            <w:tcBorders>
              <w:top w:val="nil"/>
              <w:left w:val="nil"/>
              <w:bottom w:val="nil"/>
              <w:right w:val="nil"/>
              <w:insideH w:val="nil"/>
              <w:insideV w:val="nil"/>
            </w:tcBorders>
            <w:noWrap/>
            <w:tcMar>
              <w:left w:w="102" w:type="dxa"/>
              <w:right w:w="102" w:type="dxa"/>
            </w:tcMar>
            <w:vAlign w:val="center"/>
            <w:tcPrChange w:id="3388" w:author="Codex" w:date="2026-10-05T16:32:41.313017+00:00">
              <w:tcPr>
                <w:tcW w:w="0" w:type="auto"/>
                <w:tcBorders>
                  <w:top w:val="nil"/>
                  <w:left w:val="nil"/>
                  <w:bottom w:val="nil"/>
                  <w:right w:val="nil"/>
                </w:tcBorders>
                <w:noWrap/>
                <w:tcMar>
                  <w:left w:w="102" w:type="dxa"/>
                  <w:right w:w="102" w:type="dxa"/>
                </w:tcMar>
                <w:vAlign w:val="center"/>
              </w:tcPr>
            </w:tcPrChange>
          </w:tcPr>
          <w:p w14:paraId="766247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1" w:author="Codex" w:date="2026-10-05T16:32:41.313017+00:00">
                  <w:rPr>
                    <w:rFonts w:cs="Times New Roman"/>
                    <w:szCs w:val="21"/>
                  </w:rPr>
                </w:rPrChange>
              </w:rPr>
              <w:pPrChange w:id="33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0" w:author="Codex" w:date="2026-10-05T16:32:41.313017+00:00">
                  <w:rPr>
                    <w:rFonts w:cs="Times New Roman"/>
                    <w:szCs w:val="21"/>
                  </w:rPr>
                </w:rPrChange>
              </w:rPr>
              <w:t>284</w:t>
            </w:r>
          </w:p>
        </w:tc>
        <w:tc>
          <w:tcPr>
            <w:tcW w:w="0" w:type="auto"/>
            <w:tcBorders>
              <w:top w:val="nil"/>
              <w:left w:val="nil"/>
              <w:bottom w:val="nil"/>
              <w:right w:val="nil"/>
              <w:insideH w:val="nil"/>
              <w:insideV w:val="nil"/>
            </w:tcBorders>
            <w:noWrap/>
            <w:tcMar>
              <w:left w:w="102" w:type="dxa"/>
              <w:right w:w="102" w:type="dxa"/>
            </w:tcMar>
            <w:vAlign w:val="center"/>
            <w:tcPrChange w:id="3391" w:author="Codex" w:date="2026-10-05T16:32:41.313017+00:00">
              <w:tcPr>
                <w:tcW w:w="0" w:type="auto"/>
                <w:tcBorders>
                  <w:top w:val="nil"/>
                  <w:left w:val="nil"/>
                  <w:bottom w:val="nil"/>
                  <w:right w:val="nil"/>
                </w:tcBorders>
                <w:noWrap/>
                <w:tcMar>
                  <w:left w:w="102" w:type="dxa"/>
                  <w:right w:w="102" w:type="dxa"/>
                </w:tcMar>
                <w:vAlign w:val="center"/>
              </w:tcPr>
            </w:tcPrChange>
          </w:tcPr>
          <w:p w14:paraId="335B44E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2" w:author="Codex" w:date="2026-10-05T16:32:41.313017+00:00">
                  <w:rPr>
                    <w:rFonts w:cs="Times New Roman"/>
                    <w:szCs w:val="21"/>
                  </w:rPr>
                </w:rPrChange>
              </w:rPr>
              <w:pPrChange w:id="339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3" w:author="Codex" w:date="2026-10-05T16:32:41.313017+00:00">
                  <w:rPr>
                    <w:rFonts w:cs="Times New Roman"/>
                    <w:szCs w:val="21"/>
                  </w:rPr>
                </w:rPrChange>
              </w:rPr>
              <w:t>0.082</w:t>
            </w:r>
          </w:p>
        </w:tc>
      </w:tr>
      <w:tr w:rsidR="004B6004" w14:paraId="42582ED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394" w:author="Codex" w:date="2026-10-05T16:32:41.313017+00:00">
              <w:tcPr>
                <w:tcW w:w="0" w:type="auto"/>
                <w:tcBorders>
                  <w:top w:val="nil"/>
                  <w:left w:val="nil"/>
                  <w:bottom w:val="nil"/>
                  <w:right w:val="nil"/>
                </w:tcBorders>
                <w:noWrap/>
                <w:tcMar>
                  <w:left w:w="102" w:type="dxa"/>
                  <w:right w:w="102" w:type="dxa"/>
                </w:tcMar>
                <w:vAlign w:val="center"/>
              </w:tcPr>
            </w:tcPrChange>
          </w:tcPr>
          <w:p w14:paraId="0A21E6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3" w:author="Codex" w:date="2026-10-05T16:32:41.313017+00:00">
                  <w:rPr>
                    <w:rFonts w:cs="Times New Roman"/>
                    <w:szCs w:val="21"/>
                  </w:rPr>
                </w:rPrChange>
              </w:rPr>
              <w:pPrChange w:id="33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6" w:author="Codex" w:date="2026-10-05T16:32:41.313017+00:00">
                  <w:rPr>
                    <w:rFonts w:cs="Times New Roman"/>
                    <w:szCs w:val="21"/>
                  </w:rPr>
                </w:rPrChange>
              </w:rPr>
              <w:t>AA‑P</w:t>
            </w:r>
          </w:p>
        </w:tc>
        <w:tc>
          <w:tcPr>
            <w:tcW w:w="0" w:type="auto"/>
            <w:tcBorders>
              <w:top w:val="nil"/>
              <w:left w:val="nil"/>
              <w:bottom w:val="nil"/>
              <w:right w:val="nil"/>
              <w:insideH w:val="nil"/>
              <w:insideV w:val="nil"/>
            </w:tcBorders>
            <w:noWrap/>
            <w:tcMar>
              <w:left w:w="102" w:type="dxa"/>
              <w:right w:w="102" w:type="dxa"/>
            </w:tcMar>
            <w:vAlign w:val="center"/>
            <w:tcPrChange w:id="3397" w:author="Codex" w:date="2026-10-05T16:32:41.313017+00:00">
              <w:tcPr>
                <w:tcW w:w="0" w:type="auto"/>
                <w:tcBorders>
                  <w:top w:val="nil"/>
                  <w:left w:val="nil"/>
                  <w:bottom w:val="nil"/>
                  <w:right w:val="nil"/>
                </w:tcBorders>
                <w:noWrap/>
                <w:tcMar>
                  <w:left w:w="102" w:type="dxa"/>
                  <w:right w:w="102" w:type="dxa"/>
                </w:tcMar>
                <w:vAlign w:val="center"/>
              </w:tcPr>
            </w:tcPrChange>
          </w:tcPr>
          <w:p w14:paraId="518173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4" w:author="Codex" w:date="2026-10-05T16:32:41.313017+00:00">
                  <w:rPr>
                    <w:rFonts w:cs="Times New Roman"/>
                    <w:szCs w:val="21"/>
                  </w:rPr>
                </w:rPrChange>
              </w:rPr>
              <w:pPrChange w:id="339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9" w:author="Codex" w:date="2026-10-05T16:32:41.313017+00:00">
                  <w:rPr>
                    <w:rFonts w:cs="Times New Roman"/>
                    <w:szCs w:val="21"/>
                  </w:rPr>
                </w:rPrChange>
              </w:rPr>
              <w:t>4,030</w:t>
            </w:r>
          </w:p>
        </w:tc>
        <w:tc>
          <w:tcPr>
            <w:tcW w:w="0" w:type="auto"/>
            <w:tcBorders>
              <w:top w:val="nil"/>
              <w:left w:val="nil"/>
              <w:bottom w:val="nil"/>
              <w:right w:val="nil"/>
              <w:insideH w:val="nil"/>
              <w:insideV w:val="nil"/>
            </w:tcBorders>
            <w:noWrap/>
            <w:tcMar>
              <w:left w:w="102" w:type="dxa"/>
              <w:right w:w="102" w:type="dxa"/>
            </w:tcMar>
            <w:vAlign w:val="center"/>
            <w:tcPrChange w:id="3400" w:author="Codex" w:date="2026-10-05T16:32:41.313017+00:00">
              <w:tcPr>
                <w:tcW w:w="0" w:type="auto"/>
                <w:tcBorders>
                  <w:top w:val="nil"/>
                  <w:left w:val="nil"/>
                  <w:bottom w:val="nil"/>
                  <w:right w:val="nil"/>
                </w:tcBorders>
                <w:noWrap/>
                <w:tcMar>
                  <w:left w:w="102" w:type="dxa"/>
                  <w:right w:w="102" w:type="dxa"/>
                </w:tcMar>
                <w:vAlign w:val="center"/>
              </w:tcPr>
            </w:tcPrChange>
          </w:tcPr>
          <w:p w14:paraId="6E2E61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5" w:author="Codex" w:date="2026-10-05T16:32:41.313017+00:00">
                  <w:rPr>
                    <w:rFonts w:cs="Times New Roman"/>
                    <w:szCs w:val="21"/>
                  </w:rPr>
                </w:rPrChange>
              </w:rPr>
              <w:pPrChange w:id="340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2" w:author="Codex" w:date="2026-10-05T16:32:41.313017+00:00">
                  <w:rPr>
                    <w:rFonts w:cs="Times New Roman"/>
                    <w:szCs w:val="21"/>
                  </w:rPr>
                </w:rPrChange>
              </w:rPr>
              <w:t>3,195</w:t>
            </w:r>
          </w:p>
        </w:tc>
        <w:tc>
          <w:tcPr>
            <w:tcW w:w="0" w:type="auto"/>
            <w:tcBorders>
              <w:top w:val="nil"/>
              <w:left w:val="nil"/>
              <w:bottom w:val="nil"/>
              <w:right w:val="nil"/>
              <w:insideH w:val="nil"/>
              <w:insideV w:val="nil"/>
            </w:tcBorders>
            <w:noWrap/>
            <w:tcMar>
              <w:left w:w="102" w:type="dxa"/>
              <w:right w:w="102" w:type="dxa"/>
            </w:tcMar>
            <w:vAlign w:val="center"/>
            <w:tcPrChange w:id="3403" w:author="Codex" w:date="2026-10-05T16:32:41.313017+00:00">
              <w:tcPr>
                <w:tcW w:w="0" w:type="auto"/>
                <w:tcBorders>
                  <w:top w:val="nil"/>
                  <w:left w:val="nil"/>
                  <w:bottom w:val="nil"/>
                  <w:right w:val="nil"/>
                </w:tcBorders>
                <w:noWrap/>
                <w:tcMar>
                  <w:left w:w="102" w:type="dxa"/>
                  <w:right w:w="102" w:type="dxa"/>
                </w:tcMar>
                <w:vAlign w:val="center"/>
              </w:tcPr>
            </w:tcPrChange>
          </w:tcPr>
          <w:p w14:paraId="0450AF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6" w:author="Codex" w:date="2026-10-05T16:32:41.313017+00:00">
                  <w:rPr>
                    <w:rFonts w:cs="Times New Roman"/>
                    <w:szCs w:val="21"/>
                  </w:rPr>
                </w:rPrChange>
              </w:rPr>
              <w:pPrChange w:id="34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5" w:author="Codex" w:date="2026-10-05T16:32:41.313017+00:00">
                  <w:rPr>
                    <w:rFonts w:cs="Times New Roman"/>
                    <w:szCs w:val="21"/>
                  </w:rPr>
                </w:rPrChange>
              </w:rPr>
              <w:t>1,972</w:t>
            </w:r>
          </w:p>
        </w:tc>
        <w:tc>
          <w:tcPr>
            <w:tcW w:w="0" w:type="auto"/>
            <w:tcBorders>
              <w:top w:val="nil"/>
              <w:left w:val="nil"/>
              <w:bottom w:val="nil"/>
              <w:right w:val="nil"/>
              <w:insideH w:val="nil"/>
              <w:insideV w:val="nil"/>
            </w:tcBorders>
            <w:noWrap/>
            <w:tcMar>
              <w:left w:w="102" w:type="dxa"/>
              <w:right w:w="102" w:type="dxa"/>
            </w:tcMar>
            <w:vAlign w:val="center"/>
            <w:tcPrChange w:id="3406" w:author="Codex" w:date="2026-10-05T16:32:41.313017+00:00">
              <w:tcPr>
                <w:tcW w:w="0" w:type="auto"/>
                <w:tcBorders>
                  <w:top w:val="nil"/>
                  <w:left w:val="nil"/>
                  <w:bottom w:val="nil"/>
                  <w:right w:val="nil"/>
                </w:tcBorders>
                <w:noWrap/>
                <w:tcMar>
                  <w:left w:w="102" w:type="dxa"/>
                  <w:right w:w="102" w:type="dxa"/>
                </w:tcMar>
                <w:vAlign w:val="center"/>
              </w:tcPr>
            </w:tcPrChange>
          </w:tcPr>
          <w:p w14:paraId="2658D9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7" w:author="Codex" w:date="2026-10-05T16:32:41.313017+00:00">
                  <w:rPr>
                    <w:rFonts w:cs="Times New Roman"/>
                    <w:szCs w:val="21"/>
                  </w:rPr>
                </w:rPrChange>
              </w:rPr>
              <w:pPrChange w:id="34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8" w:author="Codex" w:date="2026-10-05T16:32:41.313017+00:00">
                  <w:rPr>
                    <w:rFonts w:cs="Times New Roman"/>
                    <w:szCs w:val="21"/>
                  </w:rPr>
                </w:rPrChange>
              </w:rPr>
              <w:t>0.522</w:t>
            </w:r>
          </w:p>
        </w:tc>
        <w:tc>
          <w:tcPr>
            <w:tcW w:w="0" w:type="auto"/>
            <w:tcBorders>
              <w:top w:val="nil"/>
              <w:left w:val="nil"/>
              <w:bottom w:val="nil"/>
              <w:right w:val="nil"/>
              <w:insideH w:val="nil"/>
              <w:insideV w:val="nil"/>
            </w:tcBorders>
            <w:noWrap/>
            <w:tcMar>
              <w:left w:w="102" w:type="dxa"/>
              <w:right w:w="102" w:type="dxa"/>
            </w:tcMar>
            <w:vAlign w:val="center"/>
            <w:tcPrChange w:id="3409" w:author="Codex" w:date="2026-10-05T16:32:41.313017+00:00">
              <w:tcPr>
                <w:tcW w:w="0" w:type="auto"/>
                <w:tcBorders>
                  <w:top w:val="nil"/>
                  <w:left w:val="nil"/>
                  <w:bottom w:val="nil"/>
                  <w:right w:val="nil"/>
                </w:tcBorders>
                <w:noWrap/>
                <w:tcMar>
                  <w:left w:w="102" w:type="dxa"/>
                  <w:right w:w="102" w:type="dxa"/>
                </w:tcMar>
                <w:vAlign w:val="center"/>
              </w:tcPr>
            </w:tcPrChange>
          </w:tcPr>
          <w:p w14:paraId="39A4562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8" w:author="Codex" w:date="2026-10-05T16:32:41.313017+00:00">
                  <w:rPr>
                    <w:rFonts w:cs="Times New Roman"/>
                    <w:szCs w:val="21"/>
                  </w:rPr>
                </w:rPrChange>
              </w:rPr>
              <w:pPrChange w:id="341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1" w:author="Codex" w:date="2026-10-05T16:32:41.313017+00:00">
                  <w:rPr>
                    <w:rFonts w:cs="Times New Roman"/>
                    <w:szCs w:val="21"/>
                  </w:rPr>
                </w:rPrChange>
              </w:rPr>
              <w:t>0.473</w:t>
            </w:r>
          </w:p>
        </w:tc>
        <w:tc>
          <w:tcPr>
            <w:tcW w:w="0" w:type="auto"/>
            <w:tcBorders>
              <w:top w:val="nil"/>
              <w:left w:val="nil"/>
              <w:bottom w:val="nil"/>
              <w:right w:val="nil"/>
              <w:insideH w:val="nil"/>
              <w:insideV w:val="nil"/>
            </w:tcBorders>
            <w:noWrap/>
            <w:tcMar>
              <w:left w:w="102" w:type="dxa"/>
              <w:right w:w="102" w:type="dxa"/>
            </w:tcMar>
            <w:vAlign w:val="center"/>
            <w:tcPrChange w:id="3412" w:author="Codex" w:date="2026-10-05T16:32:41.313017+00:00">
              <w:tcPr>
                <w:tcW w:w="0" w:type="auto"/>
                <w:tcBorders>
                  <w:top w:val="nil"/>
                  <w:left w:val="nil"/>
                  <w:bottom w:val="nil"/>
                  <w:right w:val="nil"/>
                </w:tcBorders>
                <w:noWrap/>
                <w:tcMar>
                  <w:left w:w="102" w:type="dxa"/>
                  <w:right w:w="102" w:type="dxa"/>
                </w:tcMar>
                <w:vAlign w:val="center"/>
              </w:tcPr>
            </w:tcPrChange>
          </w:tcPr>
          <w:p w14:paraId="708B1E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9" w:author="Codex" w:date="2026-10-05T16:32:41.313017+00:00">
                  <w:rPr>
                    <w:rFonts w:cs="Times New Roman"/>
                    <w:szCs w:val="21"/>
                  </w:rPr>
                </w:rPrChange>
              </w:rPr>
              <w:pPrChange w:id="34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4" w:author="Codex" w:date="2026-10-05T16:32:41.313017+00:00">
                  <w:rPr>
                    <w:rFonts w:cs="Times New Roman"/>
                    <w:szCs w:val="21"/>
                  </w:rPr>
                </w:rPrChange>
              </w:rPr>
              <w:t>0.296</w:t>
            </w:r>
          </w:p>
        </w:tc>
        <w:tc>
          <w:tcPr>
            <w:tcW w:w="0" w:type="auto"/>
            <w:tcBorders>
              <w:top w:val="nil"/>
              <w:left w:val="nil"/>
              <w:bottom w:val="nil"/>
              <w:right w:val="nil"/>
              <w:insideH w:val="nil"/>
              <w:insideV w:val="nil"/>
            </w:tcBorders>
            <w:noWrap/>
            <w:tcMar>
              <w:left w:w="102" w:type="dxa"/>
              <w:right w:w="102" w:type="dxa"/>
            </w:tcMar>
            <w:vAlign w:val="center"/>
            <w:tcPrChange w:id="3415" w:author="Codex" w:date="2026-10-05T16:32:41.313017+00:00">
              <w:tcPr>
                <w:tcW w:w="0" w:type="auto"/>
                <w:tcBorders>
                  <w:top w:val="nil"/>
                  <w:left w:val="nil"/>
                  <w:bottom w:val="nil"/>
                  <w:right w:val="nil"/>
                </w:tcBorders>
                <w:noWrap/>
                <w:tcMar>
                  <w:left w:w="102" w:type="dxa"/>
                  <w:right w:w="102" w:type="dxa"/>
                </w:tcMar>
                <w:vAlign w:val="center"/>
              </w:tcPr>
            </w:tcPrChange>
          </w:tcPr>
          <w:p w14:paraId="242643E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0" w:author="Codex" w:date="2026-10-05T16:32:41.313017+00:00">
                  <w:rPr>
                    <w:rFonts w:cs="Times New Roman"/>
                    <w:szCs w:val="21"/>
                  </w:rPr>
                </w:rPrChange>
              </w:rPr>
              <w:pPrChange w:id="341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7" w:author="Codex" w:date="2026-10-05T16:32:41.313017+00:00">
                  <w:rPr>
                    <w:rFonts w:cs="Times New Roman"/>
                    <w:szCs w:val="21"/>
                  </w:rPr>
                </w:rPrChange>
              </w:rPr>
              <w:t>258</w:t>
            </w:r>
          </w:p>
        </w:tc>
        <w:tc>
          <w:tcPr>
            <w:tcW w:w="0" w:type="auto"/>
            <w:tcBorders>
              <w:top w:val="nil"/>
              <w:left w:val="nil"/>
              <w:bottom w:val="nil"/>
              <w:right w:val="nil"/>
              <w:insideH w:val="nil"/>
              <w:insideV w:val="nil"/>
            </w:tcBorders>
            <w:noWrap/>
            <w:tcMar>
              <w:left w:w="102" w:type="dxa"/>
              <w:right w:w="102" w:type="dxa"/>
            </w:tcMar>
            <w:vAlign w:val="center"/>
            <w:tcPrChange w:id="3418" w:author="Codex" w:date="2026-10-05T16:32:41.313017+00:00">
              <w:tcPr>
                <w:tcW w:w="0" w:type="auto"/>
                <w:tcBorders>
                  <w:top w:val="nil"/>
                  <w:left w:val="nil"/>
                  <w:bottom w:val="nil"/>
                  <w:right w:val="nil"/>
                </w:tcBorders>
                <w:noWrap/>
                <w:tcMar>
                  <w:left w:w="102" w:type="dxa"/>
                  <w:right w:w="102" w:type="dxa"/>
                </w:tcMar>
                <w:vAlign w:val="center"/>
              </w:tcPr>
            </w:tcPrChange>
          </w:tcPr>
          <w:p w14:paraId="6B088EB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1" w:author="Codex" w:date="2026-10-05T16:32:41.313017+00:00">
                  <w:rPr>
                    <w:rFonts w:cs="Times New Roman"/>
                    <w:szCs w:val="21"/>
                  </w:rPr>
                </w:rPrChange>
              </w:rPr>
              <w:pPrChange w:id="341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0" w:author="Codex" w:date="2026-10-05T16:32:41.313017+00:00">
                  <w:rPr>
                    <w:rFonts w:cs="Times New Roman"/>
                    <w:szCs w:val="21"/>
                  </w:rPr>
                </w:rPrChange>
              </w:rPr>
              <w:t>0.069</w:t>
            </w:r>
          </w:p>
        </w:tc>
      </w:tr>
      <w:tr w:rsidR="004B6004" w14:paraId="7F544A3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21" w:author="Codex" w:date="2026-10-05T16:32:41.313017+00:00">
              <w:tcPr>
                <w:tcW w:w="0" w:type="auto"/>
                <w:tcBorders>
                  <w:top w:val="nil"/>
                  <w:left w:val="nil"/>
                  <w:bottom w:val="nil"/>
                  <w:right w:val="nil"/>
                </w:tcBorders>
                <w:noWrap/>
                <w:tcMar>
                  <w:left w:w="102" w:type="dxa"/>
                  <w:right w:w="102" w:type="dxa"/>
                </w:tcMar>
                <w:vAlign w:val="center"/>
              </w:tcPr>
            </w:tcPrChange>
          </w:tcPr>
          <w:p w14:paraId="4C08D9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2" w:author="Codex" w:date="2026-10-05T16:32:41.313017+00:00">
                  <w:rPr>
                    <w:rFonts w:cs="Times New Roman"/>
                    <w:szCs w:val="21"/>
                  </w:rPr>
                </w:rPrChange>
              </w:rPr>
              <w:pPrChange w:id="34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3" w:author="Codex" w:date="2026-10-05T16:32:41.313017+00:00">
                  <w:rPr>
                    <w:rFonts w:cs="Times New Roman"/>
                    <w:szCs w:val="21"/>
                  </w:rPr>
                </w:rPrChange>
              </w:rPr>
              <w:t>AR‑S</w:t>
            </w:r>
          </w:p>
        </w:tc>
        <w:tc>
          <w:tcPr>
            <w:tcW w:w="0" w:type="auto"/>
            <w:tcBorders>
              <w:top w:val="nil"/>
              <w:left w:val="nil"/>
              <w:bottom w:val="nil"/>
              <w:right w:val="nil"/>
              <w:insideH w:val="nil"/>
              <w:insideV w:val="nil"/>
            </w:tcBorders>
            <w:noWrap/>
            <w:tcMar>
              <w:left w:w="102" w:type="dxa"/>
              <w:right w:w="102" w:type="dxa"/>
            </w:tcMar>
            <w:vAlign w:val="center"/>
            <w:tcPrChange w:id="3424" w:author="Codex" w:date="2026-10-05T16:32:41.313017+00:00">
              <w:tcPr>
                <w:tcW w:w="0" w:type="auto"/>
                <w:tcBorders>
                  <w:top w:val="nil"/>
                  <w:left w:val="nil"/>
                  <w:bottom w:val="nil"/>
                  <w:right w:val="nil"/>
                </w:tcBorders>
                <w:noWrap/>
                <w:tcMar>
                  <w:left w:w="102" w:type="dxa"/>
                  <w:right w:w="102" w:type="dxa"/>
                </w:tcMar>
                <w:vAlign w:val="center"/>
              </w:tcPr>
            </w:tcPrChange>
          </w:tcPr>
          <w:p w14:paraId="0A7C7C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3" w:author="Codex" w:date="2026-10-05T16:32:41.313017+00:00">
                  <w:rPr>
                    <w:rFonts w:cs="Times New Roman"/>
                    <w:szCs w:val="21"/>
                  </w:rPr>
                </w:rPrChange>
              </w:rPr>
              <w:pPrChange w:id="342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6" w:author="Codex" w:date="2026-10-05T16:32:41.313017+00:00">
                  <w:rPr>
                    <w:rFonts w:cs="Times New Roman"/>
                    <w:szCs w:val="21"/>
                  </w:rPr>
                </w:rPrChange>
              </w:rPr>
              <w:t>9,879</w:t>
            </w:r>
          </w:p>
        </w:tc>
        <w:tc>
          <w:tcPr>
            <w:tcW w:w="0" w:type="auto"/>
            <w:tcBorders>
              <w:top w:val="nil"/>
              <w:left w:val="nil"/>
              <w:bottom w:val="nil"/>
              <w:right w:val="nil"/>
              <w:insideH w:val="nil"/>
              <w:insideV w:val="nil"/>
            </w:tcBorders>
            <w:noWrap/>
            <w:tcMar>
              <w:left w:w="102" w:type="dxa"/>
              <w:right w:w="102" w:type="dxa"/>
            </w:tcMar>
            <w:vAlign w:val="center"/>
            <w:tcPrChange w:id="3427" w:author="Codex" w:date="2026-10-05T16:32:41.313017+00:00">
              <w:tcPr>
                <w:tcW w:w="0" w:type="auto"/>
                <w:tcBorders>
                  <w:top w:val="nil"/>
                  <w:left w:val="nil"/>
                  <w:bottom w:val="nil"/>
                  <w:right w:val="nil"/>
                </w:tcBorders>
                <w:noWrap/>
                <w:tcMar>
                  <w:left w:w="102" w:type="dxa"/>
                  <w:right w:w="102" w:type="dxa"/>
                </w:tcMar>
                <w:vAlign w:val="center"/>
              </w:tcPr>
            </w:tcPrChange>
          </w:tcPr>
          <w:p w14:paraId="64CF8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4" w:author="Codex" w:date="2026-10-05T16:32:41.313017+00:00">
                  <w:rPr>
                    <w:rFonts w:cs="Times New Roman"/>
                    <w:szCs w:val="21"/>
                  </w:rPr>
                </w:rPrChange>
              </w:rPr>
              <w:pPrChange w:id="34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9" w:author="Codex" w:date="2026-10-05T16:32:41.313017+00:00">
                  <w:rPr>
                    <w:rFonts w:cs="Times New Roman"/>
                    <w:szCs w:val="21"/>
                  </w:rPr>
                </w:rPrChange>
              </w:rPr>
              <w:t>6,922</w:t>
            </w:r>
          </w:p>
        </w:tc>
        <w:tc>
          <w:tcPr>
            <w:tcW w:w="0" w:type="auto"/>
            <w:tcBorders>
              <w:top w:val="nil"/>
              <w:left w:val="nil"/>
              <w:bottom w:val="nil"/>
              <w:right w:val="nil"/>
              <w:insideH w:val="nil"/>
              <w:insideV w:val="nil"/>
            </w:tcBorders>
            <w:noWrap/>
            <w:tcMar>
              <w:left w:w="102" w:type="dxa"/>
              <w:right w:w="102" w:type="dxa"/>
            </w:tcMar>
            <w:vAlign w:val="center"/>
            <w:tcPrChange w:id="3430" w:author="Codex" w:date="2026-10-05T16:32:41.313017+00:00">
              <w:tcPr>
                <w:tcW w:w="0" w:type="auto"/>
                <w:tcBorders>
                  <w:top w:val="nil"/>
                  <w:left w:val="nil"/>
                  <w:bottom w:val="nil"/>
                  <w:right w:val="nil"/>
                </w:tcBorders>
                <w:noWrap/>
                <w:tcMar>
                  <w:left w:w="102" w:type="dxa"/>
                  <w:right w:w="102" w:type="dxa"/>
                </w:tcMar>
                <w:vAlign w:val="center"/>
              </w:tcPr>
            </w:tcPrChange>
          </w:tcPr>
          <w:p w14:paraId="08B26C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5" w:author="Codex" w:date="2026-10-05T16:32:41.313017+00:00">
                  <w:rPr>
                    <w:rFonts w:cs="Times New Roman"/>
                    <w:szCs w:val="21"/>
                  </w:rPr>
                </w:rPrChange>
              </w:rPr>
              <w:pPrChange w:id="343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2" w:author="Codex" w:date="2026-10-05T16:32:41.313017+00:00">
                  <w:rPr>
                    <w:rFonts w:cs="Times New Roman"/>
                    <w:szCs w:val="21"/>
                  </w:rPr>
                </w:rPrChange>
              </w:rPr>
              <w:t>4,350</w:t>
            </w:r>
          </w:p>
        </w:tc>
        <w:tc>
          <w:tcPr>
            <w:tcW w:w="0" w:type="auto"/>
            <w:tcBorders>
              <w:top w:val="nil"/>
              <w:left w:val="nil"/>
              <w:bottom w:val="nil"/>
              <w:right w:val="nil"/>
              <w:insideH w:val="nil"/>
              <w:insideV w:val="nil"/>
            </w:tcBorders>
            <w:noWrap/>
            <w:tcMar>
              <w:left w:w="102" w:type="dxa"/>
              <w:right w:w="102" w:type="dxa"/>
            </w:tcMar>
            <w:vAlign w:val="center"/>
            <w:tcPrChange w:id="3433" w:author="Codex" w:date="2026-10-05T16:32:41.313017+00:00">
              <w:tcPr>
                <w:tcW w:w="0" w:type="auto"/>
                <w:tcBorders>
                  <w:top w:val="nil"/>
                  <w:left w:val="nil"/>
                  <w:bottom w:val="nil"/>
                  <w:right w:val="nil"/>
                </w:tcBorders>
                <w:noWrap/>
                <w:tcMar>
                  <w:left w:w="102" w:type="dxa"/>
                  <w:right w:w="102" w:type="dxa"/>
                </w:tcMar>
                <w:vAlign w:val="center"/>
              </w:tcPr>
            </w:tcPrChange>
          </w:tcPr>
          <w:p w14:paraId="4008E4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6" w:author="Codex" w:date="2026-10-05T16:32:41.313017+00:00">
                  <w:rPr>
                    <w:rFonts w:cs="Times New Roman"/>
                    <w:szCs w:val="21"/>
                  </w:rPr>
                </w:rPrChange>
              </w:rPr>
              <w:pPrChange w:id="34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5" w:author="Codex" w:date="2026-10-05T16:32:41.313017+00:00">
                  <w:rPr>
                    <w:rFonts w:cs="Times New Roman"/>
                    <w:szCs w:val="21"/>
                  </w:rPr>
                </w:rPrChange>
              </w:rPr>
              <w:t>0.501</w:t>
            </w:r>
          </w:p>
        </w:tc>
        <w:tc>
          <w:tcPr>
            <w:tcW w:w="0" w:type="auto"/>
            <w:tcBorders>
              <w:top w:val="nil"/>
              <w:left w:val="nil"/>
              <w:bottom w:val="nil"/>
              <w:right w:val="nil"/>
              <w:insideH w:val="nil"/>
              <w:insideV w:val="nil"/>
            </w:tcBorders>
            <w:noWrap/>
            <w:tcMar>
              <w:left w:w="102" w:type="dxa"/>
              <w:right w:w="102" w:type="dxa"/>
            </w:tcMar>
            <w:vAlign w:val="center"/>
            <w:tcPrChange w:id="3436" w:author="Codex" w:date="2026-10-05T16:32:41.313017+00:00">
              <w:tcPr>
                <w:tcW w:w="0" w:type="auto"/>
                <w:tcBorders>
                  <w:top w:val="nil"/>
                  <w:left w:val="nil"/>
                  <w:bottom w:val="nil"/>
                  <w:right w:val="nil"/>
                </w:tcBorders>
                <w:noWrap/>
                <w:tcMar>
                  <w:left w:w="102" w:type="dxa"/>
                  <w:right w:w="102" w:type="dxa"/>
                </w:tcMar>
                <w:vAlign w:val="center"/>
              </w:tcPr>
            </w:tcPrChange>
          </w:tcPr>
          <w:p w14:paraId="304296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7" w:author="Codex" w:date="2026-10-05T16:32:41.313017+00:00">
                  <w:rPr>
                    <w:rFonts w:cs="Times New Roman"/>
                    <w:szCs w:val="21"/>
                  </w:rPr>
                </w:rPrChange>
              </w:rPr>
              <w:pPrChange w:id="34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8" w:author="Codex" w:date="2026-10-05T16:32:41.313017+00:00">
                  <w:rPr>
                    <w:rFonts w:cs="Times New Roman"/>
                    <w:szCs w:val="21"/>
                  </w:rPr>
                </w:rPrChange>
              </w:rPr>
              <w:t>0.158</w:t>
            </w:r>
          </w:p>
        </w:tc>
        <w:tc>
          <w:tcPr>
            <w:tcW w:w="0" w:type="auto"/>
            <w:tcBorders>
              <w:top w:val="nil"/>
              <w:left w:val="nil"/>
              <w:bottom w:val="nil"/>
              <w:right w:val="nil"/>
              <w:insideH w:val="nil"/>
              <w:insideV w:val="nil"/>
            </w:tcBorders>
            <w:noWrap/>
            <w:tcMar>
              <w:left w:w="102" w:type="dxa"/>
              <w:right w:w="102" w:type="dxa"/>
            </w:tcMar>
            <w:vAlign w:val="center"/>
            <w:tcPrChange w:id="3439" w:author="Codex" w:date="2026-10-05T16:32:41.313017+00:00">
              <w:tcPr>
                <w:tcW w:w="0" w:type="auto"/>
                <w:tcBorders>
                  <w:top w:val="nil"/>
                  <w:left w:val="nil"/>
                  <w:bottom w:val="nil"/>
                  <w:right w:val="nil"/>
                </w:tcBorders>
                <w:noWrap/>
                <w:tcMar>
                  <w:left w:w="102" w:type="dxa"/>
                  <w:right w:w="102" w:type="dxa"/>
                </w:tcMar>
                <w:vAlign w:val="center"/>
              </w:tcPr>
            </w:tcPrChange>
          </w:tcPr>
          <w:p w14:paraId="058D42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8" w:author="Codex" w:date="2026-10-05T16:32:41.313017+00:00">
                  <w:rPr>
                    <w:rFonts w:cs="Times New Roman"/>
                    <w:szCs w:val="21"/>
                  </w:rPr>
                </w:rPrChange>
              </w:rPr>
              <w:pPrChange w:id="34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1" w:author="Codex" w:date="2026-10-05T16:32:41.313017+00:00">
                  <w:rPr>
                    <w:rFonts w:cs="Times New Roman"/>
                    <w:szCs w:val="21"/>
                  </w:rPr>
                </w:rPrChange>
              </w:rPr>
              <w:t>0.307</w:t>
            </w:r>
          </w:p>
        </w:tc>
        <w:tc>
          <w:tcPr>
            <w:tcW w:w="0" w:type="auto"/>
            <w:tcBorders>
              <w:top w:val="nil"/>
              <w:left w:val="nil"/>
              <w:bottom w:val="nil"/>
              <w:right w:val="nil"/>
              <w:insideH w:val="nil"/>
              <w:insideV w:val="nil"/>
            </w:tcBorders>
            <w:noWrap/>
            <w:tcMar>
              <w:left w:w="102" w:type="dxa"/>
              <w:right w:w="102" w:type="dxa"/>
            </w:tcMar>
            <w:vAlign w:val="center"/>
            <w:tcPrChange w:id="3442" w:author="Codex" w:date="2026-10-05T16:32:41.313017+00:00">
              <w:tcPr>
                <w:tcW w:w="0" w:type="auto"/>
                <w:tcBorders>
                  <w:top w:val="nil"/>
                  <w:left w:val="nil"/>
                  <w:bottom w:val="nil"/>
                  <w:right w:val="nil"/>
                </w:tcBorders>
                <w:noWrap/>
                <w:tcMar>
                  <w:left w:w="102" w:type="dxa"/>
                  <w:right w:w="102" w:type="dxa"/>
                </w:tcMar>
                <w:vAlign w:val="center"/>
              </w:tcPr>
            </w:tcPrChange>
          </w:tcPr>
          <w:p w14:paraId="173BD36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9" w:author="Codex" w:date="2026-10-05T16:32:41.313017+00:00">
                  <w:rPr>
                    <w:rFonts w:cs="Times New Roman"/>
                    <w:szCs w:val="21"/>
                  </w:rPr>
                </w:rPrChange>
              </w:rPr>
              <w:pPrChange w:id="344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4" w:author="Codex" w:date="2026-10-05T16:32:41.313017+00:00">
                  <w:rPr>
                    <w:rFonts w:cs="Times New Roman"/>
                    <w:szCs w:val="21"/>
                  </w:rPr>
                </w:rPrChange>
              </w:rPr>
              <w:t>231</w:t>
            </w:r>
          </w:p>
        </w:tc>
        <w:tc>
          <w:tcPr>
            <w:tcW w:w="0" w:type="auto"/>
            <w:tcBorders>
              <w:top w:val="nil"/>
              <w:left w:val="nil"/>
              <w:bottom w:val="nil"/>
              <w:right w:val="nil"/>
              <w:insideH w:val="nil"/>
              <w:insideV w:val="nil"/>
            </w:tcBorders>
            <w:noWrap/>
            <w:tcMar>
              <w:left w:w="102" w:type="dxa"/>
              <w:right w:w="102" w:type="dxa"/>
            </w:tcMar>
            <w:vAlign w:val="center"/>
            <w:tcPrChange w:id="3445" w:author="Codex" w:date="2026-10-05T16:32:41.313017+00:00">
              <w:tcPr>
                <w:tcW w:w="0" w:type="auto"/>
                <w:tcBorders>
                  <w:top w:val="nil"/>
                  <w:left w:val="nil"/>
                  <w:bottom w:val="nil"/>
                  <w:right w:val="nil"/>
                </w:tcBorders>
                <w:noWrap/>
                <w:tcMar>
                  <w:left w:w="102" w:type="dxa"/>
                  <w:right w:w="102" w:type="dxa"/>
                </w:tcMar>
                <w:vAlign w:val="center"/>
              </w:tcPr>
            </w:tcPrChange>
          </w:tcPr>
          <w:p w14:paraId="6D2A00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0" w:author="Codex" w:date="2026-10-05T16:32:41.313017+00:00">
                  <w:rPr>
                    <w:rFonts w:cs="Times New Roman"/>
                    <w:szCs w:val="21"/>
                  </w:rPr>
                </w:rPrChange>
              </w:rPr>
              <w:pPrChange w:id="344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7" w:author="Codex" w:date="2026-10-05T16:32:41.313017+00:00">
                  <w:rPr>
                    <w:rFonts w:cs="Times New Roman"/>
                    <w:szCs w:val="21"/>
                  </w:rPr>
                </w:rPrChange>
              </w:rPr>
              <w:t>0.034</w:t>
            </w:r>
          </w:p>
        </w:tc>
      </w:tr>
      <w:tr w:rsidR="004B6004" w14:paraId="667ED2D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48" w:author="Codex" w:date="2026-10-05T16:32:41.313017+00:00">
              <w:tcPr>
                <w:tcW w:w="0" w:type="auto"/>
                <w:tcBorders>
                  <w:top w:val="nil"/>
                  <w:left w:val="nil"/>
                  <w:bottom w:val="nil"/>
                  <w:right w:val="nil"/>
                </w:tcBorders>
                <w:noWrap/>
                <w:tcMar>
                  <w:left w:w="102" w:type="dxa"/>
                  <w:right w:w="102" w:type="dxa"/>
                </w:tcMar>
                <w:vAlign w:val="center"/>
              </w:tcPr>
            </w:tcPrChange>
          </w:tcPr>
          <w:p w14:paraId="5FB09B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1" w:author="Codex" w:date="2026-10-05T16:32:41.313017+00:00">
                  <w:rPr>
                    <w:rFonts w:cs="Times New Roman"/>
                    <w:szCs w:val="21"/>
                  </w:rPr>
                </w:rPrChange>
              </w:rPr>
              <w:pPrChange w:id="344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0" w:author="Codex" w:date="2026-10-05T16:32:41.313017+00:00">
                  <w:rPr>
                    <w:rFonts w:cs="Times New Roman"/>
                    <w:szCs w:val="21"/>
                  </w:rPr>
                </w:rPrChange>
              </w:rPr>
              <w:t>AR‑P</w:t>
            </w:r>
          </w:p>
        </w:tc>
        <w:tc>
          <w:tcPr>
            <w:tcW w:w="0" w:type="auto"/>
            <w:tcBorders>
              <w:top w:val="nil"/>
              <w:left w:val="nil"/>
              <w:bottom w:val="nil"/>
              <w:right w:val="nil"/>
              <w:insideH w:val="nil"/>
              <w:insideV w:val="nil"/>
            </w:tcBorders>
            <w:noWrap/>
            <w:tcMar>
              <w:left w:w="102" w:type="dxa"/>
              <w:right w:w="102" w:type="dxa"/>
            </w:tcMar>
            <w:vAlign w:val="center"/>
            <w:tcPrChange w:id="3451" w:author="Codex" w:date="2026-10-05T16:32:41.313017+00:00">
              <w:tcPr>
                <w:tcW w:w="0" w:type="auto"/>
                <w:tcBorders>
                  <w:top w:val="nil"/>
                  <w:left w:val="nil"/>
                  <w:bottom w:val="nil"/>
                  <w:right w:val="nil"/>
                </w:tcBorders>
                <w:noWrap/>
                <w:tcMar>
                  <w:left w:w="102" w:type="dxa"/>
                  <w:right w:w="102" w:type="dxa"/>
                </w:tcMar>
                <w:vAlign w:val="center"/>
              </w:tcPr>
            </w:tcPrChange>
          </w:tcPr>
          <w:p w14:paraId="154AE7F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2" w:author="Codex" w:date="2026-10-05T16:32:41.313017+00:00">
                  <w:rPr>
                    <w:rFonts w:cs="Times New Roman"/>
                    <w:szCs w:val="21"/>
                  </w:rPr>
                </w:rPrChange>
              </w:rPr>
              <w:pPrChange w:id="345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3" w:author="Codex" w:date="2026-10-05T16:32:41.313017+00:00">
                  <w:rPr>
                    <w:rFonts w:cs="Times New Roman"/>
                    <w:szCs w:val="21"/>
                  </w:rPr>
                </w:rPrChange>
              </w:rPr>
              <w:t>9,804</w:t>
            </w:r>
          </w:p>
        </w:tc>
        <w:tc>
          <w:tcPr>
            <w:tcW w:w="0" w:type="auto"/>
            <w:tcBorders>
              <w:top w:val="nil"/>
              <w:left w:val="nil"/>
              <w:bottom w:val="nil"/>
              <w:right w:val="nil"/>
              <w:insideH w:val="nil"/>
              <w:insideV w:val="nil"/>
            </w:tcBorders>
            <w:noWrap/>
            <w:tcMar>
              <w:left w:w="102" w:type="dxa"/>
              <w:right w:w="102" w:type="dxa"/>
            </w:tcMar>
            <w:vAlign w:val="center"/>
            <w:tcPrChange w:id="3454" w:author="Codex" w:date="2026-10-05T16:32:41.313017+00:00">
              <w:tcPr>
                <w:tcW w:w="0" w:type="auto"/>
                <w:tcBorders>
                  <w:top w:val="nil"/>
                  <w:left w:val="nil"/>
                  <w:bottom w:val="nil"/>
                  <w:right w:val="nil"/>
                </w:tcBorders>
                <w:noWrap/>
                <w:tcMar>
                  <w:left w:w="102" w:type="dxa"/>
                  <w:right w:w="102" w:type="dxa"/>
                </w:tcMar>
                <w:vAlign w:val="center"/>
              </w:tcPr>
            </w:tcPrChange>
          </w:tcPr>
          <w:p w14:paraId="75B13C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3" w:author="Codex" w:date="2026-10-05T16:32:41.313017+00:00">
                  <w:rPr>
                    <w:rFonts w:cs="Times New Roman"/>
                    <w:szCs w:val="21"/>
                  </w:rPr>
                </w:rPrChange>
              </w:rPr>
              <w:pPrChange w:id="34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6" w:author="Codex" w:date="2026-10-05T16:32:41.313017+00:00">
                  <w:rPr>
                    <w:rFonts w:cs="Times New Roman"/>
                    <w:szCs w:val="21"/>
                  </w:rPr>
                </w:rPrChange>
              </w:rPr>
              <w:t>6,892</w:t>
            </w:r>
          </w:p>
        </w:tc>
        <w:tc>
          <w:tcPr>
            <w:tcW w:w="0" w:type="auto"/>
            <w:tcBorders>
              <w:top w:val="nil"/>
              <w:left w:val="nil"/>
              <w:bottom w:val="nil"/>
              <w:right w:val="nil"/>
              <w:insideH w:val="nil"/>
              <w:insideV w:val="nil"/>
            </w:tcBorders>
            <w:noWrap/>
            <w:tcMar>
              <w:left w:w="102" w:type="dxa"/>
              <w:right w:w="102" w:type="dxa"/>
            </w:tcMar>
            <w:vAlign w:val="center"/>
            <w:tcPrChange w:id="3457" w:author="Codex" w:date="2026-10-05T16:32:41.313017+00:00">
              <w:tcPr>
                <w:tcW w:w="0" w:type="auto"/>
                <w:tcBorders>
                  <w:top w:val="nil"/>
                  <w:left w:val="nil"/>
                  <w:bottom w:val="nil"/>
                  <w:right w:val="nil"/>
                </w:tcBorders>
                <w:noWrap/>
                <w:tcMar>
                  <w:left w:w="102" w:type="dxa"/>
                  <w:right w:w="102" w:type="dxa"/>
                </w:tcMar>
                <w:vAlign w:val="center"/>
              </w:tcPr>
            </w:tcPrChange>
          </w:tcPr>
          <w:p w14:paraId="2B71AC2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4" w:author="Codex" w:date="2026-10-05T16:32:41.313017+00:00">
                  <w:rPr>
                    <w:rFonts w:cs="Times New Roman"/>
                    <w:szCs w:val="21"/>
                  </w:rPr>
                </w:rPrChange>
              </w:rPr>
              <w:pPrChange w:id="345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9" w:author="Codex" w:date="2026-10-05T16:32:41.313017+00:00">
                  <w:rPr>
                    <w:rFonts w:cs="Times New Roman"/>
                    <w:szCs w:val="21"/>
                  </w:rPr>
                </w:rPrChange>
              </w:rPr>
              <w:t>4,302</w:t>
            </w:r>
          </w:p>
        </w:tc>
        <w:tc>
          <w:tcPr>
            <w:tcW w:w="0" w:type="auto"/>
            <w:tcBorders>
              <w:top w:val="nil"/>
              <w:left w:val="nil"/>
              <w:bottom w:val="nil"/>
              <w:right w:val="nil"/>
              <w:insideH w:val="nil"/>
              <w:insideV w:val="nil"/>
            </w:tcBorders>
            <w:noWrap/>
            <w:tcMar>
              <w:left w:w="102" w:type="dxa"/>
              <w:right w:w="102" w:type="dxa"/>
            </w:tcMar>
            <w:vAlign w:val="center"/>
            <w:tcPrChange w:id="3460" w:author="Codex" w:date="2026-10-05T16:32:41.313017+00:00">
              <w:tcPr>
                <w:tcW w:w="0" w:type="auto"/>
                <w:tcBorders>
                  <w:top w:val="nil"/>
                  <w:left w:val="nil"/>
                  <w:bottom w:val="nil"/>
                  <w:right w:val="nil"/>
                </w:tcBorders>
                <w:noWrap/>
                <w:tcMar>
                  <w:left w:w="102" w:type="dxa"/>
                  <w:right w:w="102" w:type="dxa"/>
                </w:tcMar>
                <w:vAlign w:val="center"/>
              </w:tcPr>
            </w:tcPrChange>
          </w:tcPr>
          <w:p w14:paraId="42E68F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5" w:author="Codex" w:date="2026-10-05T16:32:41.313017+00:00">
                  <w:rPr>
                    <w:rFonts w:cs="Times New Roman"/>
                    <w:szCs w:val="21"/>
                  </w:rPr>
                </w:rPrChange>
              </w:rPr>
              <w:pPrChange w:id="34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2" w:author="Codex" w:date="2026-10-05T16:32:41.313017+00:00">
                  <w:rPr>
                    <w:rFonts w:cs="Times New Roman"/>
                    <w:szCs w:val="21"/>
                  </w:rPr>
                </w:rPrChange>
              </w:rPr>
              <w:t>0.509</w:t>
            </w:r>
          </w:p>
        </w:tc>
        <w:tc>
          <w:tcPr>
            <w:tcW w:w="0" w:type="auto"/>
            <w:tcBorders>
              <w:top w:val="nil"/>
              <w:left w:val="nil"/>
              <w:bottom w:val="nil"/>
              <w:right w:val="nil"/>
              <w:insideH w:val="nil"/>
              <w:insideV w:val="nil"/>
            </w:tcBorders>
            <w:noWrap/>
            <w:tcMar>
              <w:left w:w="102" w:type="dxa"/>
              <w:right w:w="102" w:type="dxa"/>
            </w:tcMar>
            <w:vAlign w:val="center"/>
            <w:tcPrChange w:id="3463" w:author="Codex" w:date="2026-10-05T16:32:41.313017+00:00">
              <w:tcPr>
                <w:tcW w:w="0" w:type="auto"/>
                <w:tcBorders>
                  <w:top w:val="nil"/>
                  <w:left w:val="nil"/>
                  <w:bottom w:val="nil"/>
                  <w:right w:val="nil"/>
                </w:tcBorders>
                <w:noWrap/>
                <w:tcMar>
                  <w:left w:w="102" w:type="dxa"/>
                  <w:right w:w="102" w:type="dxa"/>
                </w:tcMar>
                <w:vAlign w:val="center"/>
              </w:tcPr>
            </w:tcPrChange>
          </w:tcPr>
          <w:p w14:paraId="22242B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6" w:author="Codex" w:date="2026-10-05T16:32:41.313017+00:00">
                  <w:rPr>
                    <w:rFonts w:cs="Times New Roman"/>
                    <w:szCs w:val="21"/>
                  </w:rPr>
                </w:rPrChange>
              </w:rPr>
              <w:pPrChange w:id="34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5" w:author="Codex" w:date="2026-10-05T16:32:41.313017+00:00">
                  <w:rPr>
                    <w:rFonts w:cs="Times New Roman"/>
                    <w:szCs w:val="21"/>
                  </w:rPr>
                </w:rPrChange>
              </w:rPr>
              <w:t>0.154</w:t>
            </w:r>
          </w:p>
        </w:tc>
        <w:tc>
          <w:tcPr>
            <w:tcW w:w="0" w:type="auto"/>
            <w:tcBorders>
              <w:top w:val="nil"/>
              <w:left w:val="nil"/>
              <w:bottom w:val="nil"/>
              <w:right w:val="nil"/>
              <w:insideH w:val="nil"/>
              <w:insideV w:val="nil"/>
            </w:tcBorders>
            <w:noWrap/>
            <w:tcMar>
              <w:left w:w="102" w:type="dxa"/>
              <w:right w:w="102" w:type="dxa"/>
            </w:tcMar>
            <w:vAlign w:val="center"/>
            <w:tcPrChange w:id="3466" w:author="Codex" w:date="2026-10-05T16:32:41.313017+00:00">
              <w:tcPr>
                <w:tcW w:w="0" w:type="auto"/>
                <w:tcBorders>
                  <w:top w:val="nil"/>
                  <w:left w:val="nil"/>
                  <w:bottom w:val="nil"/>
                  <w:right w:val="nil"/>
                </w:tcBorders>
                <w:noWrap/>
                <w:tcMar>
                  <w:left w:w="102" w:type="dxa"/>
                  <w:right w:w="102" w:type="dxa"/>
                </w:tcMar>
                <w:vAlign w:val="center"/>
              </w:tcPr>
            </w:tcPrChange>
          </w:tcPr>
          <w:p w14:paraId="60AF87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7" w:author="Codex" w:date="2026-10-05T16:32:41.313017+00:00">
                  <w:rPr>
                    <w:rFonts w:cs="Times New Roman"/>
                    <w:szCs w:val="21"/>
                  </w:rPr>
                </w:rPrChange>
              </w:rPr>
              <w:pPrChange w:id="346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8" w:author="Codex" w:date="2026-10-05T16:32:41.313017+00:00">
                  <w:rPr>
                    <w:rFonts w:cs="Times New Roman"/>
                    <w:szCs w:val="21"/>
                  </w:rPr>
                </w:rPrChange>
              </w:rPr>
              <w:t>0.301</w:t>
            </w:r>
          </w:p>
        </w:tc>
        <w:tc>
          <w:tcPr>
            <w:tcW w:w="0" w:type="auto"/>
            <w:tcBorders>
              <w:top w:val="nil"/>
              <w:left w:val="nil"/>
              <w:bottom w:val="nil"/>
              <w:right w:val="nil"/>
              <w:insideH w:val="nil"/>
              <w:insideV w:val="nil"/>
            </w:tcBorders>
            <w:noWrap/>
            <w:tcMar>
              <w:left w:w="102" w:type="dxa"/>
              <w:right w:w="102" w:type="dxa"/>
            </w:tcMar>
            <w:vAlign w:val="center"/>
            <w:tcPrChange w:id="3469" w:author="Codex" w:date="2026-10-05T16:32:41.313017+00:00">
              <w:tcPr>
                <w:tcW w:w="0" w:type="auto"/>
                <w:tcBorders>
                  <w:top w:val="nil"/>
                  <w:left w:val="nil"/>
                  <w:bottom w:val="nil"/>
                  <w:right w:val="nil"/>
                </w:tcBorders>
                <w:noWrap/>
                <w:tcMar>
                  <w:left w:w="102" w:type="dxa"/>
                  <w:right w:w="102" w:type="dxa"/>
                </w:tcMar>
                <w:vAlign w:val="center"/>
              </w:tcPr>
            </w:tcPrChange>
          </w:tcPr>
          <w:p w14:paraId="48FC3A0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8" w:author="Codex" w:date="2026-10-05T16:32:41.313017+00:00">
                  <w:rPr>
                    <w:rFonts w:cs="Times New Roman"/>
                    <w:szCs w:val="21"/>
                  </w:rPr>
                </w:rPrChange>
              </w:rPr>
              <w:pPrChange w:id="347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1" w:author="Codex" w:date="2026-10-05T16:32:41.313017+00:00">
                  <w:rPr>
                    <w:rFonts w:cs="Times New Roman"/>
                    <w:szCs w:val="21"/>
                  </w:rPr>
                </w:rPrChange>
              </w:rPr>
              <w:t>206</w:t>
            </w:r>
          </w:p>
        </w:tc>
        <w:tc>
          <w:tcPr>
            <w:tcW w:w="0" w:type="auto"/>
            <w:tcBorders>
              <w:top w:val="nil"/>
              <w:left w:val="nil"/>
              <w:bottom w:val="nil"/>
              <w:right w:val="nil"/>
              <w:insideH w:val="nil"/>
              <w:insideV w:val="nil"/>
            </w:tcBorders>
            <w:noWrap/>
            <w:tcMar>
              <w:left w:w="102" w:type="dxa"/>
              <w:right w:w="102" w:type="dxa"/>
            </w:tcMar>
            <w:vAlign w:val="center"/>
            <w:tcPrChange w:id="3472" w:author="Codex" w:date="2026-10-05T16:32:41.313017+00:00">
              <w:tcPr>
                <w:tcW w:w="0" w:type="auto"/>
                <w:tcBorders>
                  <w:top w:val="nil"/>
                  <w:left w:val="nil"/>
                  <w:bottom w:val="nil"/>
                  <w:right w:val="nil"/>
                </w:tcBorders>
                <w:noWrap/>
                <w:tcMar>
                  <w:left w:w="102" w:type="dxa"/>
                  <w:right w:w="102" w:type="dxa"/>
                </w:tcMar>
                <w:vAlign w:val="center"/>
              </w:tcPr>
            </w:tcPrChange>
          </w:tcPr>
          <w:p w14:paraId="0F4BB5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9" w:author="Codex" w:date="2026-10-05T16:32:41.313017+00:00">
                  <w:rPr>
                    <w:rFonts w:cs="Times New Roman"/>
                    <w:szCs w:val="21"/>
                  </w:rPr>
                </w:rPrChange>
              </w:rPr>
              <w:pPrChange w:id="34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4" w:author="Codex" w:date="2026-10-05T16:32:41.313017+00:00">
                  <w:rPr>
                    <w:rFonts w:cs="Times New Roman"/>
                    <w:szCs w:val="21"/>
                  </w:rPr>
                </w:rPrChange>
              </w:rPr>
              <w:t>0.042</w:t>
            </w:r>
          </w:p>
        </w:tc>
      </w:tr>
      <w:tr w:rsidR="004B6004" w14:paraId="6EE29C5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75" w:author="Codex" w:date="2026-10-05T16:32:41.313017+00:00">
              <w:tcPr>
                <w:tcW w:w="0" w:type="auto"/>
                <w:tcBorders>
                  <w:top w:val="nil"/>
                  <w:left w:val="nil"/>
                  <w:bottom w:val="nil"/>
                  <w:right w:val="nil"/>
                </w:tcBorders>
                <w:noWrap/>
                <w:tcMar>
                  <w:left w:w="102" w:type="dxa"/>
                  <w:right w:w="102" w:type="dxa"/>
                </w:tcMar>
                <w:vAlign w:val="center"/>
              </w:tcPr>
            </w:tcPrChange>
          </w:tcPr>
          <w:p w14:paraId="2A6BEF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0" w:author="Codex" w:date="2026-10-05T16:32:41.313017+00:00">
                  <w:rPr>
                    <w:rFonts w:cs="Times New Roman"/>
                    <w:szCs w:val="21"/>
                  </w:rPr>
                </w:rPrChange>
              </w:rPr>
              <w:pPrChange w:id="347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7" w:author="Codex" w:date="2026-10-05T16:32:41.313017+00:00">
                  <w:rPr>
                    <w:rFonts w:cs="Times New Roman"/>
                    <w:szCs w:val="21"/>
                  </w:rPr>
                </w:rPrChange>
              </w:rPr>
              <w:t>RA‑S</w:t>
            </w:r>
          </w:p>
        </w:tc>
        <w:tc>
          <w:tcPr>
            <w:tcW w:w="0" w:type="auto"/>
            <w:tcBorders>
              <w:top w:val="nil"/>
              <w:left w:val="nil"/>
              <w:bottom w:val="nil"/>
              <w:right w:val="nil"/>
              <w:insideH w:val="nil"/>
              <w:insideV w:val="nil"/>
            </w:tcBorders>
            <w:noWrap/>
            <w:tcMar>
              <w:left w:w="102" w:type="dxa"/>
              <w:right w:w="102" w:type="dxa"/>
            </w:tcMar>
            <w:vAlign w:val="center"/>
            <w:tcPrChange w:id="3478" w:author="Codex" w:date="2026-10-05T16:32:41.313017+00:00">
              <w:tcPr>
                <w:tcW w:w="0" w:type="auto"/>
                <w:tcBorders>
                  <w:top w:val="nil"/>
                  <w:left w:val="nil"/>
                  <w:bottom w:val="nil"/>
                  <w:right w:val="nil"/>
                </w:tcBorders>
                <w:noWrap/>
                <w:tcMar>
                  <w:left w:w="102" w:type="dxa"/>
                  <w:right w:w="102" w:type="dxa"/>
                </w:tcMar>
                <w:vAlign w:val="center"/>
              </w:tcPr>
            </w:tcPrChange>
          </w:tcPr>
          <w:p w14:paraId="09DD654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1" w:author="Codex" w:date="2026-10-05T16:32:41.313017+00:00">
                  <w:rPr>
                    <w:rFonts w:cs="Times New Roman"/>
                    <w:szCs w:val="21"/>
                  </w:rPr>
                </w:rPrChange>
              </w:rPr>
              <w:pPrChange w:id="34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0" w:author="Codex" w:date="2026-10-05T16:32:41.313017+00:00">
                  <w:rPr>
                    <w:rFonts w:cs="Times New Roman"/>
                    <w:szCs w:val="21"/>
                  </w:rPr>
                </w:rPrChange>
              </w:rPr>
              <w:t>2,654</w:t>
            </w:r>
          </w:p>
        </w:tc>
        <w:tc>
          <w:tcPr>
            <w:tcW w:w="0" w:type="auto"/>
            <w:tcBorders>
              <w:top w:val="nil"/>
              <w:left w:val="nil"/>
              <w:bottom w:val="nil"/>
              <w:right w:val="nil"/>
              <w:insideH w:val="nil"/>
              <w:insideV w:val="nil"/>
            </w:tcBorders>
            <w:noWrap/>
            <w:tcMar>
              <w:left w:w="102" w:type="dxa"/>
              <w:right w:w="102" w:type="dxa"/>
            </w:tcMar>
            <w:vAlign w:val="center"/>
            <w:tcPrChange w:id="3481" w:author="Codex" w:date="2026-10-05T16:32:41.313017+00:00">
              <w:tcPr>
                <w:tcW w:w="0" w:type="auto"/>
                <w:tcBorders>
                  <w:top w:val="nil"/>
                  <w:left w:val="nil"/>
                  <w:bottom w:val="nil"/>
                  <w:right w:val="nil"/>
                </w:tcBorders>
                <w:noWrap/>
                <w:tcMar>
                  <w:left w:w="102" w:type="dxa"/>
                  <w:right w:w="102" w:type="dxa"/>
                </w:tcMar>
                <w:vAlign w:val="center"/>
              </w:tcPr>
            </w:tcPrChange>
          </w:tcPr>
          <w:p w14:paraId="0D83EC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2" w:author="Codex" w:date="2026-10-05T16:32:41.313017+00:00">
                  <w:rPr>
                    <w:rFonts w:cs="Times New Roman"/>
                    <w:szCs w:val="21"/>
                  </w:rPr>
                </w:rPrChange>
              </w:rPr>
              <w:pPrChange w:id="348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3" w:author="Codex" w:date="2026-10-05T16:32:41.313017+00:00">
                  <w:rPr>
                    <w:rFonts w:cs="Times New Roman"/>
                    <w:szCs w:val="21"/>
                  </w:rPr>
                </w:rPrChange>
              </w:rPr>
              <w:t>2,194</w:t>
            </w:r>
          </w:p>
        </w:tc>
        <w:tc>
          <w:tcPr>
            <w:tcW w:w="0" w:type="auto"/>
            <w:tcBorders>
              <w:top w:val="nil"/>
              <w:left w:val="nil"/>
              <w:bottom w:val="nil"/>
              <w:right w:val="nil"/>
              <w:insideH w:val="nil"/>
              <w:insideV w:val="nil"/>
            </w:tcBorders>
            <w:noWrap/>
            <w:tcMar>
              <w:left w:w="102" w:type="dxa"/>
              <w:right w:w="102" w:type="dxa"/>
            </w:tcMar>
            <w:vAlign w:val="center"/>
            <w:tcPrChange w:id="3484" w:author="Codex" w:date="2026-10-05T16:32:41.313017+00:00">
              <w:tcPr>
                <w:tcW w:w="0" w:type="auto"/>
                <w:tcBorders>
                  <w:top w:val="nil"/>
                  <w:left w:val="nil"/>
                  <w:bottom w:val="nil"/>
                  <w:right w:val="nil"/>
                </w:tcBorders>
                <w:noWrap/>
                <w:tcMar>
                  <w:left w:w="102" w:type="dxa"/>
                  <w:right w:w="102" w:type="dxa"/>
                </w:tcMar>
                <w:vAlign w:val="center"/>
              </w:tcPr>
            </w:tcPrChange>
          </w:tcPr>
          <w:p w14:paraId="190387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3" w:author="Codex" w:date="2026-10-05T16:32:41.313017+00:00">
                  <w:rPr>
                    <w:rFonts w:cs="Times New Roman"/>
                    <w:szCs w:val="21"/>
                  </w:rPr>
                </w:rPrChange>
              </w:rPr>
              <w:pPrChange w:id="34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6" w:author="Codex" w:date="2026-10-05T16:32:41.313017+00:00">
                  <w:rPr>
                    <w:rFonts w:cs="Times New Roman"/>
                    <w:szCs w:val="21"/>
                  </w:rPr>
                </w:rPrChange>
              </w:rPr>
              <w:t>1,384</w:t>
            </w:r>
          </w:p>
        </w:tc>
        <w:tc>
          <w:tcPr>
            <w:tcW w:w="0" w:type="auto"/>
            <w:tcBorders>
              <w:top w:val="nil"/>
              <w:left w:val="nil"/>
              <w:bottom w:val="nil"/>
              <w:right w:val="nil"/>
              <w:insideH w:val="nil"/>
              <w:insideV w:val="nil"/>
            </w:tcBorders>
            <w:noWrap/>
            <w:tcMar>
              <w:left w:w="102" w:type="dxa"/>
              <w:right w:w="102" w:type="dxa"/>
            </w:tcMar>
            <w:vAlign w:val="center"/>
            <w:tcPrChange w:id="3487" w:author="Codex" w:date="2026-10-05T16:32:41.313017+00:00">
              <w:tcPr>
                <w:tcW w:w="0" w:type="auto"/>
                <w:tcBorders>
                  <w:top w:val="nil"/>
                  <w:left w:val="nil"/>
                  <w:bottom w:val="nil"/>
                  <w:right w:val="nil"/>
                </w:tcBorders>
                <w:noWrap/>
                <w:tcMar>
                  <w:left w:w="102" w:type="dxa"/>
                  <w:right w:w="102" w:type="dxa"/>
                </w:tcMar>
                <w:vAlign w:val="center"/>
              </w:tcPr>
            </w:tcPrChange>
          </w:tcPr>
          <w:p w14:paraId="37756F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4" w:author="Codex" w:date="2026-10-05T16:32:41.313017+00:00">
                  <w:rPr>
                    <w:rFonts w:cs="Times New Roman"/>
                    <w:szCs w:val="21"/>
                  </w:rPr>
                </w:rPrChange>
              </w:rPr>
              <w:pPrChange w:id="348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9" w:author="Codex" w:date="2026-10-05T16:32:41.313017+00:00">
                  <w:rPr>
                    <w:rFonts w:cs="Times New Roman"/>
                    <w:szCs w:val="21"/>
                  </w:rPr>
                </w:rPrChange>
              </w:rPr>
              <w:t>0.186</w:t>
            </w:r>
          </w:p>
        </w:tc>
        <w:tc>
          <w:tcPr>
            <w:tcW w:w="0" w:type="auto"/>
            <w:tcBorders>
              <w:top w:val="nil"/>
              <w:left w:val="nil"/>
              <w:bottom w:val="nil"/>
              <w:right w:val="nil"/>
              <w:insideH w:val="nil"/>
              <w:insideV w:val="nil"/>
            </w:tcBorders>
            <w:noWrap/>
            <w:tcMar>
              <w:left w:w="102" w:type="dxa"/>
              <w:right w:w="102" w:type="dxa"/>
            </w:tcMar>
            <w:vAlign w:val="center"/>
            <w:tcPrChange w:id="3490" w:author="Codex" w:date="2026-10-05T16:32:41.313017+00:00">
              <w:tcPr>
                <w:tcW w:w="0" w:type="auto"/>
                <w:tcBorders>
                  <w:top w:val="nil"/>
                  <w:left w:val="nil"/>
                  <w:bottom w:val="nil"/>
                  <w:right w:val="nil"/>
                </w:tcBorders>
                <w:noWrap/>
                <w:tcMar>
                  <w:left w:w="102" w:type="dxa"/>
                  <w:right w:w="102" w:type="dxa"/>
                </w:tcMar>
                <w:vAlign w:val="center"/>
              </w:tcPr>
            </w:tcPrChange>
          </w:tcPr>
          <w:p w14:paraId="2F49B5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5" w:author="Codex" w:date="2026-10-05T16:32:41.313017+00:00">
                  <w:rPr>
                    <w:rFonts w:cs="Times New Roman"/>
                    <w:szCs w:val="21"/>
                  </w:rPr>
                </w:rPrChange>
              </w:rPr>
              <w:pPrChange w:id="349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2" w:author="Codex" w:date="2026-10-05T16:32:41.313017+00:00">
                  <w:rPr>
                    <w:rFonts w:cs="Times New Roman"/>
                    <w:szCs w:val="21"/>
                  </w:rPr>
                </w:rPrChange>
              </w:rPr>
              <w:t>0.469</w:t>
            </w:r>
          </w:p>
        </w:tc>
        <w:tc>
          <w:tcPr>
            <w:tcW w:w="0" w:type="auto"/>
            <w:tcBorders>
              <w:top w:val="nil"/>
              <w:left w:val="nil"/>
              <w:bottom w:val="nil"/>
              <w:right w:val="nil"/>
              <w:insideH w:val="nil"/>
              <w:insideV w:val="nil"/>
            </w:tcBorders>
            <w:noWrap/>
            <w:tcMar>
              <w:left w:w="102" w:type="dxa"/>
              <w:right w:w="102" w:type="dxa"/>
            </w:tcMar>
            <w:vAlign w:val="center"/>
            <w:tcPrChange w:id="3493" w:author="Codex" w:date="2026-10-05T16:32:41.313017+00:00">
              <w:tcPr>
                <w:tcW w:w="0" w:type="auto"/>
                <w:tcBorders>
                  <w:top w:val="nil"/>
                  <w:left w:val="nil"/>
                  <w:bottom w:val="nil"/>
                  <w:right w:val="nil"/>
                </w:tcBorders>
                <w:noWrap/>
                <w:tcMar>
                  <w:left w:w="102" w:type="dxa"/>
                  <w:right w:w="102" w:type="dxa"/>
                </w:tcMar>
                <w:vAlign w:val="center"/>
              </w:tcPr>
            </w:tcPrChange>
          </w:tcPr>
          <w:p w14:paraId="39BF53C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6" w:author="Codex" w:date="2026-10-05T16:32:41.313017+00:00">
                  <w:rPr>
                    <w:rFonts w:cs="Times New Roman"/>
                    <w:szCs w:val="21"/>
                  </w:rPr>
                </w:rPrChange>
              </w:rPr>
              <w:pPrChange w:id="349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5" w:author="Codex" w:date="2026-10-05T16:32:41.313017+00:00">
                  <w:rPr>
                    <w:rFonts w:cs="Times New Roman"/>
                    <w:szCs w:val="21"/>
                  </w:rPr>
                </w:rPrChange>
              </w:rPr>
              <w:t>0.317</w:t>
            </w:r>
          </w:p>
        </w:tc>
        <w:tc>
          <w:tcPr>
            <w:tcW w:w="0" w:type="auto"/>
            <w:tcBorders>
              <w:top w:val="nil"/>
              <w:left w:val="nil"/>
              <w:bottom w:val="nil"/>
              <w:right w:val="nil"/>
              <w:insideH w:val="nil"/>
              <w:insideV w:val="nil"/>
            </w:tcBorders>
            <w:noWrap/>
            <w:tcMar>
              <w:left w:w="102" w:type="dxa"/>
              <w:right w:w="102" w:type="dxa"/>
            </w:tcMar>
            <w:vAlign w:val="center"/>
            <w:tcPrChange w:id="3496" w:author="Codex" w:date="2026-10-05T16:32:41.313017+00:00">
              <w:tcPr>
                <w:tcW w:w="0" w:type="auto"/>
                <w:tcBorders>
                  <w:top w:val="nil"/>
                  <w:left w:val="nil"/>
                  <w:bottom w:val="nil"/>
                  <w:right w:val="nil"/>
                </w:tcBorders>
                <w:noWrap/>
                <w:tcMar>
                  <w:left w:w="102" w:type="dxa"/>
                  <w:right w:w="102" w:type="dxa"/>
                </w:tcMar>
                <w:vAlign w:val="center"/>
              </w:tcPr>
            </w:tcPrChange>
          </w:tcPr>
          <w:p w14:paraId="7BFDCC7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7" w:author="Codex" w:date="2026-10-05T16:32:41.313017+00:00">
                  <w:rPr>
                    <w:rFonts w:cs="Times New Roman"/>
                    <w:szCs w:val="21"/>
                  </w:rPr>
                </w:rPrChange>
              </w:rPr>
              <w:pPrChange w:id="34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8" w:author="Codex" w:date="2026-10-05T16:32:41.313017+00:00">
                  <w:rPr>
                    <w:rFonts w:cs="Times New Roman"/>
                    <w:szCs w:val="21"/>
                  </w:rPr>
                </w:rPrChange>
              </w:rPr>
              <w:t>85</w:t>
            </w:r>
          </w:p>
        </w:tc>
        <w:tc>
          <w:tcPr>
            <w:tcW w:w="0" w:type="auto"/>
            <w:tcBorders>
              <w:top w:val="nil"/>
              <w:left w:val="nil"/>
              <w:bottom w:val="nil"/>
              <w:right w:val="nil"/>
              <w:insideH w:val="nil"/>
              <w:insideV w:val="nil"/>
            </w:tcBorders>
            <w:noWrap/>
            <w:tcMar>
              <w:left w:w="102" w:type="dxa"/>
              <w:right w:w="102" w:type="dxa"/>
            </w:tcMar>
            <w:vAlign w:val="center"/>
            <w:tcPrChange w:id="3499" w:author="Codex" w:date="2026-10-05T16:32:41.313017+00:00">
              <w:tcPr>
                <w:tcW w:w="0" w:type="auto"/>
                <w:tcBorders>
                  <w:top w:val="nil"/>
                  <w:left w:val="nil"/>
                  <w:bottom w:val="nil"/>
                  <w:right w:val="nil"/>
                </w:tcBorders>
                <w:noWrap/>
                <w:tcMar>
                  <w:left w:w="102" w:type="dxa"/>
                  <w:right w:w="102" w:type="dxa"/>
                </w:tcMar>
                <w:vAlign w:val="center"/>
              </w:tcPr>
            </w:tcPrChange>
          </w:tcPr>
          <w:p w14:paraId="5299BC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8" w:author="Codex" w:date="2026-10-05T16:32:41.313017+00:00">
                  <w:rPr>
                    <w:rFonts w:cs="Times New Roman"/>
                    <w:szCs w:val="21"/>
                  </w:rPr>
                </w:rPrChange>
              </w:rPr>
              <w:pPrChange w:id="350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1" w:author="Codex" w:date="2026-10-05T16:32:41.313017+00:00">
                  <w:rPr>
                    <w:rFonts w:cs="Times New Roman"/>
                    <w:szCs w:val="21"/>
                  </w:rPr>
                </w:rPrChange>
              </w:rPr>
              <w:t>0.077</w:t>
            </w:r>
          </w:p>
        </w:tc>
      </w:tr>
      <w:tr w:rsidR="004B6004" w14:paraId="62E59C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502" w:author="Codex" w:date="2026-10-05T16:32:41.313017+00:00">
              <w:tcPr>
                <w:tcW w:w="0" w:type="auto"/>
                <w:tcBorders>
                  <w:top w:val="nil"/>
                  <w:left w:val="nil"/>
                  <w:bottom w:val="nil"/>
                  <w:right w:val="nil"/>
                </w:tcBorders>
                <w:noWrap/>
                <w:tcMar>
                  <w:left w:w="102" w:type="dxa"/>
                  <w:right w:w="102" w:type="dxa"/>
                </w:tcMar>
                <w:vAlign w:val="center"/>
              </w:tcPr>
            </w:tcPrChange>
          </w:tcPr>
          <w:p w14:paraId="0695E9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9" w:author="Codex" w:date="2026-10-05T16:32:41.313017+00:00">
                  <w:rPr>
                    <w:rFonts w:cs="Times New Roman"/>
                    <w:szCs w:val="21"/>
                  </w:rPr>
                </w:rPrChange>
              </w:rPr>
              <w:pPrChange w:id="35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4" w:author="Codex" w:date="2026-10-05T16:32:41.313017+00:00">
                  <w:rPr>
                    <w:rFonts w:cs="Times New Roman"/>
                    <w:szCs w:val="21"/>
                  </w:rPr>
                </w:rPrChange>
              </w:rPr>
              <w:t>RA‑P</w:t>
            </w:r>
          </w:p>
        </w:tc>
        <w:tc>
          <w:tcPr>
            <w:tcW w:w="0" w:type="auto"/>
            <w:tcBorders>
              <w:top w:val="nil"/>
              <w:left w:val="nil"/>
              <w:bottom w:val="nil"/>
              <w:right w:val="nil"/>
              <w:insideH w:val="nil"/>
              <w:insideV w:val="nil"/>
            </w:tcBorders>
            <w:noWrap/>
            <w:tcMar>
              <w:left w:w="102" w:type="dxa"/>
              <w:right w:w="102" w:type="dxa"/>
            </w:tcMar>
            <w:vAlign w:val="center"/>
            <w:tcPrChange w:id="3505" w:author="Codex" w:date="2026-10-05T16:32:41.313017+00:00">
              <w:tcPr>
                <w:tcW w:w="0" w:type="auto"/>
                <w:tcBorders>
                  <w:top w:val="nil"/>
                  <w:left w:val="nil"/>
                  <w:bottom w:val="nil"/>
                  <w:right w:val="nil"/>
                </w:tcBorders>
                <w:noWrap/>
                <w:tcMar>
                  <w:left w:w="102" w:type="dxa"/>
                  <w:right w:w="102" w:type="dxa"/>
                </w:tcMar>
                <w:vAlign w:val="center"/>
              </w:tcPr>
            </w:tcPrChange>
          </w:tcPr>
          <w:p w14:paraId="401BE5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0" w:author="Codex" w:date="2026-10-05T16:32:41.313017+00:00">
                  <w:rPr>
                    <w:rFonts w:cs="Times New Roman"/>
                    <w:szCs w:val="21"/>
                  </w:rPr>
                </w:rPrChange>
              </w:rPr>
              <w:pPrChange w:id="35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7" w:author="Codex" w:date="2026-10-05T16:32:41.313017+00:00">
                  <w:rPr>
                    <w:rFonts w:cs="Times New Roman"/>
                    <w:szCs w:val="21"/>
                  </w:rPr>
                </w:rPrChange>
              </w:rPr>
              <w:t>2,123</w:t>
            </w:r>
          </w:p>
        </w:tc>
        <w:tc>
          <w:tcPr>
            <w:tcW w:w="0" w:type="auto"/>
            <w:tcBorders>
              <w:top w:val="nil"/>
              <w:left w:val="nil"/>
              <w:bottom w:val="nil"/>
              <w:right w:val="nil"/>
              <w:insideH w:val="nil"/>
              <w:insideV w:val="nil"/>
            </w:tcBorders>
            <w:noWrap/>
            <w:tcMar>
              <w:left w:w="102" w:type="dxa"/>
              <w:right w:w="102" w:type="dxa"/>
            </w:tcMar>
            <w:vAlign w:val="center"/>
            <w:tcPrChange w:id="3508" w:author="Codex" w:date="2026-10-05T16:32:41.313017+00:00">
              <w:tcPr>
                <w:tcW w:w="0" w:type="auto"/>
                <w:tcBorders>
                  <w:top w:val="nil"/>
                  <w:left w:val="nil"/>
                  <w:bottom w:val="nil"/>
                  <w:right w:val="nil"/>
                </w:tcBorders>
                <w:noWrap/>
                <w:tcMar>
                  <w:left w:w="102" w:type="dxa"/>
                  <w:right w:w="102" w:type="dxa"/>
                </w:tcMar>
                <w:vAlign w:val="center"/>
              </w:tcPr>
            </w:tcPrChange>
          </w:tcPr>
          <w:p w14:paraId="0940710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1" w:author="Codex" w:date="2026-10-05T16:32:41.313017+00:00">
                  <w:rPr>
                    <w:rFonts w:cs="Times New Roman"/>
                    <w:szCs w:val="21"/>
                  </w:rPr>
                </w:rPrChange>
              </w:rPr>
              <w:pPrChange w:id="350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0" w:author="Codex" w:date="2026-10-05T16:32:41.313017+00:00">
                  <w:rPr>
                    <w:rFonts w:cs="Times New Roman"/>
                    <w:szCs w:val="21"/>
                  </w:rPr>
                </w:rPrChange>
              </w:rPr>
              <w:t>1,810</w:t>
            </w:r>
          </w:p>
        </w:tc>
        <w:tc>
          <w:tcPr>
            <w:tcW w:w="0" w:type="auto"/>
            <w:tcBorders>
              <w:top w:val="nil"/>
              <w:left w:val="nil"/>
              <w:bottom w:val="nil"/>
              <w:right w:val="nil"/>
              <w:insideH w:val="nil"/>
              <w:insideV w:val="nil"/>
            </w:tcBorders>
            <w:noWrap/>
            <w:tcMar>
              <w:left w:w="102" w:type="dxa"/>
              <w:right w:w="102" w:type="dxa"/>
            </w:tcMar>
            <w:vAlign w:val="center"/>
            <w:tcPrChange w:id="3511" w:author="Codex" w:date="2026-10-05T16:32:41.313017+00:00">
              <w:tcPr>
                <w:tcW w:w="0" w:type="auto"/>
                <w:tcBorders>
                  <w:top w:val="nil"/>
                  <w:left w:val="nil"/>
                  <w:bottom w:val="nil"/>
                  <w:right w:val="nil"/>
                </w:tcBorders>
                <w:noWrap/>
                <w:tcMar>
                  <w:left w:w="102" w:type="dxa"/>
                  <w:right w:w="102" w:type="dxa"/>
                </w:tcMar>
                <w:vAlign w:val="center"/>
              </w:tcPr>
            </w:tcPrChange>
          </w:tcPr>
          <w:p w14:paraId="083C503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2" w:author="Codex" w:date="2026-10-05T16:32:41.313017+00:00">
                  <w:rPr>
                    <w:rFonts w:cs="Times New Roman"/>
                    <w:szCs w:val="21"/>
                  </w:rPr>
                </w:rPrChange>
              </w:rPr>
              <w:pPrChange w:id="35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3" w:author="Codex" w:date="2026-10-05T16:32:41.313017+00:00">
                  <w:rPr>
                    <w:rFonts w:cs="Times New Roman"/>
                    <w:szCs w:val="21"/>
                  </w:rPr>
                </w:rPrChange>
              </w:rPr>
              <w:t>1,134</w:t>
            </w:r>
          </w:p>
        </w:tc>
        <w:tc>
          <w:tcPr>
            <w:tcW w:w="0" w:type="auto"/>
            <w:tcBorders>
              <w:top w:val="nil"/>
              <w:left w:val="nil"/>
              <w:bottom w:val="nil"/>
              <w:right w:val="nil"/>
              <w:insideH w:val="nil"/>
              <w:insideV w:val="nil"/>
            </w:tcBorders>
            <w:noWrap/>
            <w:tcMar>
              <w:left w:w="102" w:type="dxa"/>
              <w:right w:w="102" w:type="dxa"/>
            </w:tcMar>
            <w:vAlign w:val="center"/>
            <w:tcPrChange w:id="3514" w:author="Codex" w:date="2026-10-05T16:32:41.313017+00:00">
              <w:tcPr>
                <w:tcW w:w="0" w:type="auto"/>
                <w:tcBorders>
                  <w:top w:val="nil"/>
                  <w:left w:val="nil"/>
                  <w:bottom w:val="nil"/>
                  <w:right w:val="nil"/>
                </w:tcBorders>
                <w:noWrap/>
                <w:tcMar>
                  <w:left w:w="102" w:type="dxa"/>
                  <w:right w:w="102" w:type="dxa"/>
                </w:tcMar>
                <w:vAlign w:val="center"/>
              </w:tcPr>
            </w:tcPrChange>
          </w:tcPr>
          <w:p w14:paraId="0CDD21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3" w:author="Codex" w:date="2026-10-05T16:32:41.313017+00:00">
                  <w:rPr>
                    <w:rFonts w:cs="Times New Roman"/>
                    <w:szCs w:val="21"/>
                  </w:rPr>
                </w:rPrChange>
              </w:rPr>
              <w:pPrChange w:id="35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6" w:author="Codex" w:date="2026-10-05T16:32:41.313017+00:00">
                  <w:rPr>
                    <w:rFonts w:cs="Times New Roman"/>
                    <w:szCs w:val="21"/>
                  </w:rPr>
                </w:rPrChange>
              </w:rPr>
              <w:t>0.235</w:t>
            </w:r>
          </w:p>
        </w:tc>
        <w:tc>
          <w:tcPr>
            <w:tcW w:w="0" w:type="auto"/>
            <w:tcBorders>
              <w:top w:val="nil"/>
              <w:left w:val="nil"/>
              <w:bottom w:val="nil"/>
              <w:right w:val="nil"/>
              <w:insideH w:val="nil"/>
              <w:insideV w:val="nil"/>
            </w:tcBorders>
            <w:noWrap/>
            <w:tcMar>
              <w:left w:w="102" w:type="dxa"/>
              <w:right w:w="102" w:type="dxa"/>
            </w:tcMar>
            <w:vAlign w:val="center"/>
            <w:tcPrChange w:id="3517" w:author="Codex" w:date="2026-10-05T16:32:41.313017+00:00">
              <w:tcPr>
                <w:tcW w:w="0" w:type="auto"/>
                <w:tcBorders>
                  <w:top w:val="nil"/>
                  <w:left w:val="nil"/>
                  <w:bottom w:val="nil"/>
                  <w:right w:val="nil"/>
                </w:tcBorders>
                <w:noWrap/>
                <w:tcMar>
                  <w:left w:w="102" w:type="dxa"/>
                  <w:right w:w="102" w:type="dxa"/>
                </w:tcMar>
                <w:vAlign w:val="center"/>
              </w:tcPr>
            </w:tcPrChange>
          </w:tcPr>
          <w:p w14:paraId="1A6C18F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4" w:author="Codex" w:date="2026-10-05T16:32:41.313017+00:00">
                  <w:rPr>
                    <w:rFonts w:cs="Times New Roman"/>
                    <w:szCs w:val="21"/>
                  </w:rPr>
                </w:rPrChange>
              </w:rPr>
              <w:pPrChange w:id="35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9" w:author="Codex" w:date="2026-10-05T16:32:41.313017+00:00">
                  <w:rPr>
                    <w:rFonts w:cs="Times New Roman"/>
                    <w:szCs w:val="21"/>
                  </w:rPr>
                </w:rPrChange>
              </w:rPr>
              <w:t>0.509</w:t>
            </w:r>
          </w:p>
        </w:tc>
        <w:tc>
          <w:tcPr>
            <w:tcW w:w="0" w:type="auto"/>
            <w:tcBorders>
              <w:top w:val="nil"/>
              <w:left w:val="nil"/>
              <w:bottom w:val="nil"/>
              <w:right w:val="nil"/>
              <w:insideH w:val="nil"/>
              <w:insideV w:val="nil"/>
            </w:tcBorders>
            <w:noWrap/>
            <w:tcMar>
              <w:left w:w="102" w:type="dxa"/>
              <w:right w:w="102" w:type="dxa"/>
            </w:tcMar>
            <w:vAlign w:val="center"/>
            <w:tcPrChange w:id="3520" w:author="Codex" w:date="2026-10-05T16:32:41.313017+00:00">
              <w:tcPr>
                <w:tcW w:w="0" w:type="auto"/>
                <w:tcBorders>
                  <w:top w:val="nil"/>
                  <w:left w:val="nil"/>
                  <w:bottom w:val="nil"/>
                  <w:right w:val="nil"/>
                </w:tcBorders>
                <w:noWrap/>
                <w:tcMar>
                  <w:left w:w="102" w:type="dxa"/>
                  <w:right w:w="102" w:type="dxa"/>
                </w:tcMar>
                <w:vAlign w:val="center"/>
              </w:tcPr>
            </w:tcPrChange>
          </w:tcPr>
          <w:p w14:paraId="400632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5" w:author="Codex" w:date="2026-10-05T16:32:41.313017+00:00">
                  <w:rPr>
                    <w:rFonts w:cs="Times New Roman"/>
                    <w:szCs w:val="21"/>
                  </w:rPr>
                </w:rPrChange>
              </w:rPr>
              <w:pPrChange w:id="35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2" w:author="Codex" w:date="2026-10-05T16:32:41.313017+00:00">
                  <w:rPr>
                    <w:rFonts w:cs="Times New Roman"/>
                    <w:szCs w:val="21"/>
                  </w:rPr>
                </w:rPrChange>
              </w:rPr>
              <w:t>0.309</w:t>
            </w:r>
          </w:p>
        </w:tc>
        <w:tc>
          <w:tcPr>
            <w:tcW w:w="0" w:type="auto"/>
            <w:tcBorders>
              <w:top w:val="nil"/>
              <w:left w:val="nil"/>
              <w:bottom w:val="nil"/>
              <w:right w:val="nil"/>
              <w:insideH w:val="nil"/>
              <w:insideV w:val="nil"/>
            </w:tcBorders>
            <w:noWrap/>
            <w:tcMar>
              <w:left w:w="102" w:type="dxa"/>
              <w:right w:w="102" w:type="dxa"/>
            </w:tcMar>
            <w:vAlign w:val="center"/>
            <w:tcPrChange w:id="3523" w:author="Codex" w:date="2026-10-05T16:32:41.313017+00:00">
              <w:tcPr>
                <w:tcW w:w="0" w:type="auto"/>
                <w:tcBorders>
                  <w:top w:val="nil"/>
                  <w:left w:val="nil"/>
                  <w:bottom w:val="nil"/>
                  <w:right w:val="nil"/>
                </w:tcBorders>
                <w:noWrap/>
                <w:tcMar>
                  <w:left w:w="102" w:type="dxa"/>
                  <w:right w:w="102" w:type="dxa"/>
                </w:tcMar>
                <w:vAlign w:val="center"/>
              </w:tcPr>
            </w:tcPrChange>
          </w:tcPr>
          <w:p w14:paraId="48DB1E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6" w:author="Codex" w:date="2026-10-05T16:32:41.313017+00:00">
                  <w:rPr>
                    <w:rFonts w:cs="Times New Roman"/>
                    <w:szCs w:val="21"/>
                  </w:rPr>
                </w:rPrChange>
              </w:rPr>
              <w:pPrChange w:id="352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5" w:author="Codex" w:date="2026-10-05T16:32:41.313017+00:00">
                  <w:rPr>
                    <w:rFonts w:cs="Times New Roman"/>
                    <w:szCs w:val="21"/>
                  </w:rPr>
                </w:rPrChange>
              </w:rPr>
              <w:t>78</w:t>
            </w:r>
          </w:p>
        </w:tc>
        <w:tc>
          <w:tcPr>
            <w:tcW w:w="0" w:type="auto"/>
            <w:tcBorders>
              <w:top w:val="nil"/>
              <w:left w:val="nil"/>
              <w:bottom w:val="nil"/>
              <w:right w:val="nil"/>
              <w:insideH w:val="nil"/>
              <w:insideV w:val="nil"/>
            </w:tcBorders>
            <w:noWrap/>
            <w:tcMar>
              <w:left w:w="102" w:type="dxa"/>
              <w:right w:w="102" w:type="dxa"/>
            </w:tcMar>
            <w:vAlign w:val="center"/>
            <w:tcPrChange w:id="3526" w:author="Codex" w:date="2026-10-05T16:32:41.313017+00:00">
              <w:tcPr>
                <w:tcW w:w="0" w:type="auto"/>
                <w:tcBorders>
                  <w:top w:val="nil"/>
                  <w:left w:val="nil"/>
                  <w:bottom w:val="nil"/>
                  <w:right w:val="nil"/>
                </w:tcBorders>
                <w:noWrap/>
                <w:tcMar>
                  <w:left w:w="102" w:type="dxa"/>
                  <w:right w:w="102" w:type="dxa"/>
                </w:tcMar>
                <w:vAlign w:val="center"/>
              </w:tcPr>
            </w:tcPrChange>
          </w:tcPr>
          <w:p w14:paraId="191C04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7" w:author="Codex" w:date="2026-10-05T16:32:41.313017+00:00">
                  <w:rPr>
                    <w:rFonts w:cs="Times New Roman"/>
                    <w:szCs w:val="21"/>
                  </w:rPr>
                </w:rPrChange>
              </w:rPr>
              <w:pPrChange w:id="352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8" w:author="Codex" w:date="2026-10-05T16:32:41.313017+00:00">
                  <w:rPr>
                    <w:rFonts w:cs="Times New Roman"/>
                    <w:szCs w:val="21"/>
                  </w:rPr>
                </w:rPrChange>
              </w:rPr>
              <w:t>0.077</w:t>
            </w:r>
          </w:p>
        </w:tc>
      </w:tr>
      <w:tr w:rsidR="004B6004" w14:paraId="504AAE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529" w:author="Codex" w:date="2026-10-05T16:32:41.313017+00:00">
              <w:tcPr>
                <w:tcW w:w="0" w:type="auto"/>
                <w:tcBorders>
                  <w:top w:val="nil"/>
                  <w:left w:val="nil"/>
                  <w:bottom w:val="nil"/>
                  <w:right w:val="nil"/>
                </w:tcBorders>
                <w:noWrap/>
                <w:tcMar>
                  <w:left w:w="102" w:type="dxa"/>
                  <w:right w:w="102" w:type="dxa"/>
                </w:tcMar>
                <w:vAlign w:val="center"/>
              </w:tcPr>
            </w:tcPrChange>
          </w:tcPr>
          <w:p w14:paraId="1DAE2F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8" w:author="Codex" w:date="2026-10-05T16:32:41.313017+00:00">
                  <w:rPr>
                    <w:rFonts w:cs="Times New Roman"/>
                    <w:szCs w:val="21"/>
                  </w:rPr>
                </w:rPrChange>
              </w:rPr>
              <w:pPrChange w:id="353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1" w:author="Codex" w:date="2026-10-05T16:32:41.313017+00:00">
                  <w:rPr>
                    <w:rFonts w:cs="Times New Roman"/>
                    <w:szCs w:val="21"/>
                  </w:rPr>
                </w:rPrChange>
              </w:rPr>
              <w:t>RR‑S</w:t>
            </w:r>
          </w:p>
        </w:tc>
        <w:tc>
          <w:tcPr>
            <w:tcW w:w="0" w:type="auto"/>
            <w:tcBorders>
              <w:top w:val="nil"/>
              <w:left w:val="nil"/>
              <w:bottom w:val="nil"/>
              <w:right w:val="nil"/>
              <w:insideH w:val="nil"/>
              <w:insideV w:val="nil"/>
            </w:tcBorders>
            <w:noWrap/>
            <w:tcMar>
              <w:left w:w="102" w:type="dxa"/>
              <w:right w:w="102" w:type="dxa"/>
            </w:tcMar>
            <w:vAlign w:val="center"/>
            <w:tcPrChange w:id="3532" w:author="Codex" w:date="2026-10-05T16:32:41.313017+00:00">
              <w:tcPr>
                <w:tcW w:w="0" w:type="auto"/>
                <w:tcBorders>
                  <w:top w:val="nil"/>
                  <w:left w:val="nil"/>
                  <w:bottom w:val="nil"/>
                  <w:right w:val="nil"/>
                </w:tcBorders>
                <w:noWrap/>
                <w:tcMar>
                  <w:left w:w="102" w:type="dxa"/>
                  <w:right w:w="102" w:type="dxa"/>
                </w:tcMar>
                <w:vAlign w:val="center"/>
              </w:tcPr>
            </w:tcPrChange>
          </w:tcPr>
          <w:p w14:paraId="3E7171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9" w:author="Codex" w:date="2026-10-05T16:32:41.313017+00:00">
                  <w:rPr>
                    <w:rFonts w:cs="Times New Roman"/>
                    <w:szCs w:val="21"/>
                  </w:rPr>
                </w:rPrChange>
              </w:rPr>
              <w:pPrChange w:id="353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4" w:author="Codex" w:date="2026-10-05T16:32:41.313017+00:00">
                  <w:rPr>
                    <w:rFonts w:cs="Times New Roman"/>
                    <w:szCs w:val="21"/>
                  </w:rPr>
                </w:rPrChange>
              </w:rPr>
              <w:t>6,331</w:t>
            </w:r>
          </w:p>
        </w:tc>
        <w:tc>
          <w:tcPr>
            <w:tcW w:w="0" w:type="auto"/>
            <w:tcBorders>
              <w:top w:val="nil"/>
              <w:left w:val="nil"/>
              <w:bottom w:val="nil"/>
              <w:right w:val="nil"/>
              <w:insideH w:val="nil"/>
              <w:insideV w:val="nil"/>
            </w:tcBorders>
            <w:noWrap/>
            <w:tcMar>
              <w:left w:w="102" w:type="dxa"/>
              <w:right w:w="102" w:type="dxa"/>
            </w:tcMar>
            <w:vAlign w:val="center"/>
            <w:tcPrChange w:id="3535" w:author="Codex" w:date="2026-10-05T16:32:41.313017+00:00">
              <w:tcPr>
                <w:tcW w:w="0" w:type="auto"/>
                <w:tcBorders>
                  <w:top w:val="nil"/>
                  <w:left w:val="nil"/>
                  <w:bottom w:val="nil"/>
                  <w:right w:val="nil"/>
                </w:tcBorders>
                <w:noWrap/>
                <w:tcMar>
                  <w:left w:w="102" w:type="dxa"/>
                  <w:right w:w="102" w:type="dxa"/>
                </w:tcMar>
                <w:vAlign w:val="center"/>
              </w:tcPr>
            </w:tcPrChange>
          </w:tcPr>
          <w:p w14:paraId="2117B8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0" w:author="Codex" w:date="2026-10-05T16:32:41.313017+00:00">
                  <w:rPr>
                    <w:rFonts w:cs="Times New Roman"/>
                    <w:szCs w:val="21"/>
                  </w:rPr>
                </w:rPrChange>
              </w:rPr>
              <w:pPrChange w:id="353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7" w:author="Codex" w:date="2026-10-05T16:32:41.313017+00:00">
                  <w:rPr>
                    <w:rFonts w:cs="Times New Roman"/>
                    <w:szCs w:val="21"/>
                  </w:rPr>
                </w:rPrChange>
              </w:rPr>
              <w:t>4,735</w:t>
            </w:r>
          </w:p>
        </w:tc>
        <w:tc>
          <w:tcPr>
            <w:tcW w:w="0" w:type="auto"/>
            <w:tcBorders>
              <w:top w:val="nil"/>
              <w:left w:val="nil"/>
              <w:bottom w:val="nil"/>
              <w:right w:val="nil"/>
              <w:insideH w:val="nil"/>
              <w:insideV w:val="nil"/>
            </w:tcBorders>
            <w:noWrap/>
            <w:tcMar>
              <w:left w:w="102" w:type="dxa"/>
              <w:right w:w="102" w:type="dxa"/>
            </w:tcMar>
            <w:vAlign w:val="center"/>
            <w:tcPrChange w:id="3538" w:author="Codex" w:date="2026-10-05T16:32:41.313017+00:00">
              <w:tcPr>
                <w:tcW w:w="0" w:type="auto"/>
                <w:tcBorders>
                  <w:top w:val="nil"/>
                  <w:left w:val="nil"/>
                  <w:bottom w:val="nil"/>
                  <w:right w:val="nil"/>
                </w:tcBorders>
                <w:noWrap/>
                <w:tcMar>
                  <w:left w:w="102" w:type="dxa"/>
                  <w:right w:w="102" w:type="dxa"/>
                </w:tcMar>
                <w:vAlign w:val="center"/>
              </w:tcPr>
            </w:tcPrChange>
          </w:tcPr>
          <w:p w14:paraId="25FDE4A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1" w:author="Codex" w:date="2026-10-05T16:32:41.313017+00:00">
                  <w:rPr>
                    <w:rFonts w:cs="Times New Roman"/>
                    <w:szCs w:val="21"/>
                  </w:rPr>
                </w:rPrChange>
              </w:rPr>
              <w:pPrChange w:id="353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0" w:author="Codex" w:date="2026-10-05T16:32:41.313017+00:00">
                  <w:rPr>
                    <w:rFonts w:cs="Times New Roman"/>
                    <w:szCs w:val="21"/>
                  </w:rPr>
                </w:rPrChange>
              </w:rPr>
              <w:t>2,987</w:t>
            </w:r>
          </w:p>
        </w:tc>
        <w:tc>
          <w:tcPr>
            <w:tcW w:w="0" w:type="auto"/>
            <w:tcBorders>
              <w:top w:val="nil"/>
              <w:left w:val="nil"/>
              <w:bottom w:val="nil"/>
              <w:right w:val="nil"/>
              <w:insideH w:val="nil"/>
              <w:insideV w:val="nil"/>
            </w:tcBorders>
            <w:noWrap/>
            <w:tcMar>
              <w:left w:w="102" w:type="dxa"/>
              <w:right w:w="102" w:type="dxa"/>
            </w:tcMar>
            <w:vAlign w:val="center"/>
            <w:tcPrChange w:id="3541" w:author="Codex" w:date="2026-10-05T16:32:41.313017+00:00">
              <w:tcPr>
                <w:tcW w:w="0" w:type="auto"/>
                <w:tcBorders>
                  <w:top w:val="nil"/>
                  <w:left w:val="nil"/>
                  <w:bottom w:val="nil"/>
                  <w:right w:val="nil"/>
                </w:tcBorders>
                <w:noWrap/>
                <w:tcMar>
                  <w:left w:w="102" w:type="dxa"/>
                  <w:right w:w="102" w:type="dxa"/>
                </w:tcMar>
                <w:vAlign w:val="center"/>
              </w:tcPr>
            </w:tcPrChange>
          </w:tcPr>
          <w:p w14:paraId="1839D1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2" w:author="Codex" w:date="2026-10-05T16:32:41.313017+00:00">
                  <w:rPr>
                    <w:rFonts w:cs="Times New Roman"/>
                    <w:szCs w:val="21"/>
                  </w:rPr>
                </w:rPrChange>
              </w:rPr>
              <w:pPrChange w:id="354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3" w:author="Codex" w:date="2026-10-05T16:32:41.313017+00:00">
                  <w:rPr>
                    <w:rFonts w:cs="Times New Roman"/>
                    <w:szCs w:val="21"/>
                  </w:rPr>
                </w:rPrChange>
              </w:rPr>
              <w:t>0.190</w:t>
            </w:r>
          </w:p>
        </w:tc>
        <w:tc>
          <w:tcPr>
            <w:tcW w:w="0" w:type="auto"/>
            <w:tcBorders>
              <w:top w:val="nil"/>
              <w:left w:val="nil"/>
              <w:bottom w:val="nil"/>
              <w:right w:val="nil"/>
              <w:insideH w:val="nil"/>
              <w:insideV w:val="nil"/>
            </w:tcBorders>
            <w:noWrap/>
            <w:tcMar>
              <w:left w:w="102" w:type="dxa"/>
              <w:right w:w="102" w:type="dxa"/>
            </w:tcMar>
            <w:vAlign w:val="center"/>
            <w:tcPrChange w:id="3544" w:author="Codex" w:date="2026-10-05T16:32:41.313017+00:00">
              <w:tcPr>
                <w:tcW w:w="0" w:type="auto"/>
                <w:tcBorders>
                  <w:top w:val="nil"/>
                  <w:left w:val="nil"/>
                  <w:bottom w:val="nil"/>
                  <w:right w:val="nil"/>
                </w:tcBorders>
                <w:noWrap/>
                <w:tcMar>
                  <w:left w:w="102" w:type="dxa"/>
                  <w:right w:w="102" w:type="dxa"/>
                </w:tcMar>
                <w:vAlign w:val="center"/>
              </w:tcPr>
            </w:tcPrChange>
          </w:tcPr>
          <w:p w14:paraId="7D271E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3" w:author="Codex" w:date="2026-10-05T16:32:41.313017+00:00">
                  <w:rPr>
                    <w:rFonts w:cs="Times New Roman"/>
                    <w:szCs w:val="21"/>
                  </w:rPr>
                </w:rPrChange>
              </w:rPr>
              <w:pPrChange w:id="35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6" w:author="Codex" w:date="2026-10-05T16:32:41.313017+00:00">
                  <w:rPr>
                    <w:rFonts w:cs="Times New Roman"/>
                    <w:szCs w:val="21"/>
                  </w:rPr>
                </w:rPrChange>
              </w:rPr>
              <w:t>0.136</w:t>
            </w:r>
          </w:p>
        </w:tc>
        <w:tc>
          <w:tcPr>
            <w:tcW w:w="0" w:type="auto"/>
            <w:tcBorders>
              <w:top w:val="nil"/>
              <w:left w:val="nil"/>
              <w:bottom w:val="nil"/>
              <w:right w:val="nil"/>
              <w:insideH w:val="nil"/>
              <w:insideV w:val="nil"/>
            </w:tcBorders>
            <w:noWrap/>
            <w:tcMar>
              <w:left w:w="102" w:type="dxa"/>
              <w:right w:w="102" w:type="dxa"/>
            </w:tcMar>
            <w:vAlign w:val="center"/>
            <w:tcPrChange w:id="3547" w:author="Codex" w:date="2026-10-05T16:32:41.313017+00:00">
              <w:tcPr>
                <w:tcW w:w="0" w:type="auto"/>
                <w:tcBorders>
                  <w:top w:val="nil"/>
                  <w:left w:val="nil"/>
                  <w:bottom w:val="nil"/>
                  <w:right w:val="nil"/>
                </w:tcBorders>
                <w:noWrap/>
                <w:tcMar>
                  <w:left w:w="102" w:type="dxa"/>
                  <w:right w:w="102" w:type="dxa"/>
                </w:tcMar>
                <w:vAlign w:val="center"/>
              </w:tcPr>
            </w:tcPrChange>
          </w:tcPr>
          <w:p w14:paraId="60D754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4" w:author="Codex" w:date="2026-10-05T16:32:41.313017+00:00">
                  <w:rPr>
                    <w:rFonts w:cs="Times New Roman"/>
                    <w:szCs w:val="21"/>
                  </w:rPr>
                </w:rPrChange>
              </w:rPr>
              <w:pPrChange w:id="35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9" w:author="Codex" w:date="2026-10-05T16:32:41.313017+00:00">
                  <w:rPr>
                    <w:rFonts w:cs="Times New Roman"/>
                    <w:szCs w:val="21"/>
                  </w:rPr>
                </w:rPrChange>
              </w:rPr>
              <w:t>0.307</w:t>
            </w:r>
          </w:p>
        </w:tc>
        <w:tc>
          <w:tcPr>
            <w:tcW w:w="0" w:type="auto"/>
            <w:tcBorders>
              <w:top w:val="nil"/>
              <w:left w:val="nil"/>
              <w:bottom w:val="nil"/>
              <w:right w:val="nil"/>
              <w:insideH w:val="nil"/>
              <w:insideV w:val="nil"/>
            </w:tcBorders>
            <w:noWrap/>
            <w:tcMar>
              <w:left w:w="102" w:type="dxa"/>
              <w:right w:w="102" w:type="dxa"/>
            </w:tcMar>
            <w:vAlign w:val="center"/>
            <w:tcPrChange w:id="3550" w:author="Codex" w:date="2026-10-05T16:32:41.313017+00:00">
              <w:tcPr>
                <w:tcW w:w="0" w:type="auto"/>
                <w:tcBorders>
                  <w:top w:val="nil"/>
                  <w:left w:val="nil"/>
                  <w:bottom w:val="nil"/>
                  <w:right w:val="nil"/>
                </w:tcBorders>
                <w:noWrap/>
                <w:tcMar>
                  <w:left w:w="102" w:type="dxa"/>
                  <w:right w:w="102" w:type="dxa"/>
                </w:tcMar>
                <w:vAlign w:val="center"/>
              </w:tcPr>
            </w:tcPrChange>
          </w:tcPr>
          <w:p w14:paraId="3FD6909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5" w:author="Codex" w:date="2026-10-05T16:32:41.313017+00:00">
                  <w:rPr>
                    <w:rFonts w:cs="Times New Roman"/>
                    <w:szCs w:val="21"/>
                  </w:rPr>
                </w:rPrChange>
              </w:rPr>
              <w:pPrChange w:id="35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2" w:author="Codex" w:date="2026-10-05T16:32:41.313017+00:00">
                  <w:rPr>
                    <w:rFonts w:cs="Times New Roman"/>
                    <w:szCs w:val="21"/>
                  </w:rPr>
                </w:rPrChange>
              </w:rPr>
              <w:t>64</w:t>
            </w:r>
          </w:p>
        </w:tc>
        <w:tc>
          <w:tcPr>
            <w:tcW w:w="0" w:type="auto"/>
            <w:tcBorders>
              <w:top w:val="nil"/>
              <w:left w:val="nil"/>
              <w:bottom w:val="nil"/>
              <w:right w:val="nil"/>
              <w:insideH w:val="nil"/>
              <w:insideV w:val="nil"/>
            </w:tcBorders>
            <w:noWrap/>
            <w:tcMar>
              <w:left w:w="102" w:type="dxa"/>
              <w:right w:w="102" w:type="dxa"/>
            </w:tcMar>
            <w:vAlign w:val="center"/>
            <w:tcPrChange w:id="3553" w:author="Codex" w:date="2026-10-05T16:32:41.313017+00:00">
              <w:tcPr>
                <w:tcW w:w="0" w:type="auto"/>
                <w:tcBorders>
                  <w:top w:val="nil"/>
                  <w:left w:val="nil"/>
                  <w:bottom w:val="nil"/>
                  <w:right w:val="nil"/>
                </w:tcBorders>
                <w:noWrap/>
                <w:tcMar>
                  <w:left w:w="102" w:type="dxa"/>
                  <w:right w:w="102" w:type="dxa"/>
                </w:tcMar>
                <w:vAlign w:val="center"/>
              </w:tcPr>
            </w:tcPrChange>
          </w:tcPr>
          <w:p w14:paraId="25768E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6" w:author="Codex" w:date="2026-10-05T16:32:41.313017+00:00">
                  <w:rPr>
                    <w:rFonts w:cs="Times New Roman"/>
                    <w:szCs w:val="21"/>
                  </w:rPr>
                </w:rPrChange>
              </w:rPr>
              <w:pPrChange w:id="355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5" w:author="Codex" w:date="2026-10-05T16:32:41.313017+00:00">
                  <w:rPr>
                    <w:rFonts w:cs="Times New Roman"/>
                    <w:szCs w:val="21"/>
                  </w:rPr>
                </w:rPrChange>
              </w:rPr>
              <w:t>0.071</w:t>
            </w:r>
          </w:p>
        </w:tc>
      </w:tr>
      <w:tr w:rsidR="004B6004" w14:paraId="4538E9F0"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55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C07C4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7" w:author="Codex" w:date="2026-10-05T16:32:41.313017+00:00">
                  <w:rPr>
                    <w:rFonts w:cs="Times New Roman"/>
                    <w:szCs w:val="21"/>
                  </w:rPr>
                </w:rPrChange>
              </w:rPr>
              <w:pPrChange w:id="355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noWrap/>
            <w:tcMar>
              <w:left w:w="102" w:type="dxa"/>
              <w:right w:w="102" w:type="dxa"/>
            </w:tcMar>
            <w:vAlign w:val="center"/>
            <w:tcPrChange w:id="3559"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11283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8" w:author="Codex" w:date="2026-10-05T16:32:41.313017+00:00">
                  <w:rPr>
                    <w:rFonts w:cs="Times New Roman"/>
                    <w:szCs w:val="21"/>
                  </w:rPr>
                </w:rPrChange>
              </w:rPr>
              <w:pPrChange w:id="35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1" w:author="Codex" w:date="2026-10-05T16:32:41.313017+00:00">
                  <w:rPr>
                    <w:rFonts w:cs="Times New Roman"/>
                    <w:szCs w:val="21"/>
                  </w:rPr>
                </w:rPrChange>
              </w:rPr>
              <w:t>5,757</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2E445D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9" w:author="Codex" w:date="2026-10-05T16:32:41.313017+00:00">
                  <w:rPr>
                    <w:rFonts w:cs="Times New Roman"/>
                    <w:szCs w:val="21"/>
                  </w:rPr>
                </w:rPrChange>
              </w:rPr>
              <w:pPrChange w:id="35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4" w:author="Codex" w:date="2026-10-05T16:32:41.313017+00:00">
                  <w:rPr>
                    <w:rFonts w:cs="Times New Roman"/>
                    <w:szCs w:val="21"/>
                  </w:rPr>
                </w:rPrChange>
              </w:rPr>
              <w:t>4,411</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5"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0FD4C4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0" w:author="Codex" w:date="2026-10-05T16:32:41.313017+00:00">
                  <w:rPr>
                    <w:rFonts w:cs="Times New Roman"/>
                    <w:szCs w:val="21"/>
                  </w:rPr>
                </w:rPrChange>
              </w:rPr>
              <w:pPrChange w:id="356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7" w:author="Codex" w:date="2026-10-05T16:32:41.313017+00:00">
                  <w:rPr>
                    <w:rFonts w:cs="Times New Roman"/>
                    <w:szCs w:val="21"/>
                  </w:rPr>
                </w:rPrChange>
              </w:rPr>
              <w:t>2,776</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8"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707547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1" w:author="Codex" w:date="2026-10-05T16:32:41.313017+00:00">
                  <w:rPr>
                    <w:rFonts w:cs="Times New Roman"/>
                    <w:szCs w:val="21"/>
                  </w:rPr>
                </w:rPrChange>
              </w:rPr>
              <w:pPrChange w:id="356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0" w:author="Codex" w:date="2026-10-05T16:32:41.313017+00:00">
                  <w:rPr>
                    <w:rFonts w:cs="Times New Roman"/>
                    <w:szCs w:val="21"/>
                  </w:rPr>
                </w:rPrChange>
              </w:rPr>
              <w:t>0.208</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1"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E461D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2" w:author="Codex" w:date="2026-10-05T16:32:41.313017+00:00">
                  <w:rPr>
                    <w:rFonts w:cs="Times New Roman"/>
                    <w:szCs w:val="21"/>
                  </w:rPr>
                </w:rPrChange>
              </w:rPr>
              <w:pPrChange w:id="357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3" w:author="Codex" w:date="2026-10-05T16:32:41.313017+00:00">
                  <w:rPr>
                    <w:rFonts w:cs="Times New Roman"/>
                    <w:szCs w:val="21"/>
                  </w:rPr>
                </w:rPrChange>
              </w:rPr>
              <w:t>0.178</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4"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2F6C7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3" w:author="Codex" w:date="2026-10-05T16:32:41.313017+00:00">
                  <w:rPr>
                    <w:rFonts w:cs="Times New Roman"/>
                    <w:szCs w:val="21"/>
                  </w:rPr>
                </w:rPrChange>
              </w:rPr>
              <w:pPrChange w:id="357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6" w:author="Codex" w:date="2026-10-05T16:32:41.313017+00:00">
                  <w:rPr>
                    <w:rFonts w:cs="Times New Roman"/>
                    <w:szCs w:val="21"/>
                  </w:rPr>
                </w:rPrChange>
              </w:rPr>
              <w:t>0.304</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7"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105A8CA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4" w:author="Codex" w:date="2026-10-05T16:32:41.313017+00:00">
                  <w:rPr>
                    <w:rFonts w:cs="Times New Roman"/>
                    <w:szCs w:val="21"/>
                  </w:rPr>
                </w:rPrChange>
              </w:rPr>
              <w:pPrChange w:id="357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9" w:author="Codex" w:date="2026-10-05T16:32:41.313017+00:00">
                  <w:rPr>
                    <w:rFonts w:cs="Times New Roman"/>
                    <w:szCs w:val="21"/>
                  </w:rPr>
                </w:rPrChange>
              </w:rPr>
              <w:t>65</w:t>
            </w:r>
          </w:p>
        </w:tc>
        <w:tc>
          <w:tcPr>
            <w:tcW w:w="0" w:type="auto"/>
            <w:tcBorders>
              <w:top w:val="nil"/>
              <w:left w:val="nil"/>
              <w:bottom w:val="single" w:sz="12" w:color="000000"/>
              <w:right w:val="nil"/>
              <w:insideH w:val="nil"/>
              <w:insideV w:val="nil"/>
            </w:tcBorders>
            <w:noWrap/>
            <w:tcMar>
              <w:left w:w="102" w:type="dxa"/>
              <w:right w:w="102" w:type="dxa"/>
            </w:tcMar>
            <w:vAlign w:val="center"/>
            <w:tcPrChange w:id="3580"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7CD2FC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5" w:author="Codex" w:date="2026-10-05T16:32:41.313017+00:00">
                  <w:rPr>
                    <w:rFonts w:cs="Times New Roman"/>
                    <w:szCs w:val="21"/>
                  </w:rPr>
                </w:rPrChange>
              </w:rPr>
              <w:pPrChange w:id="358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82" w:author="Codex" w:date="2026-10-05T16:32:41.313017+00:00">
                  <w:rPr>
                    <w:rFonts w:cs="Times New Roman"/>
                    <w:szCs w:val="21"/>
                  </w:rPr>
                </w:rPrChange>
              </w:rPr>
              <w:t>0.061</w:t>
            </w:r>
          </w:p>
        </w:tc>
      </w:tr>
    </w:tbl>
    <w:p w14:paraId="33736F22" w14:textId="7FF68D2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366" w:author="Codex" w:date="2026-10-05T16:32:41.313017+00:00">
            <w:rPr>
              <w:rFonts w:eastAsia="SimSun" w:cs="Times New Roman"/>
              <w:szCs w:val="21"/>
            </w:rPr>
          </w:rPrChange>
        </w:rPr>
        <w:pPrChange w:id="358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584" w:author="Codex" w:date="2026-10-05T16:32:41.313017+00:00">
            <w:rPr>
              <w:rFonts w:eastAsia="SimSun" w:cs="Times New Roman"/>
              <w:szCs w:val="21"/>
            </w:rPr>
          </w:rPrChange>
        </w:rPr>
        <w:t>注：事件率以相应链条的最终样本为分母。重叠诊断比例反映落在两状态</w:t>
      </w:r>
      <w:r>
        <w:rPr>
          <w:rFonts w:ascii="Times New Roman" w:hAnsi="Times New Roman" w:cs="Times New Roman" w:eastAsia="SimSun"/>
          <w:sz w:val="21"/>
          <w:szCs w:val="21"/>
          <w:rPrChange w:id="3585" w:author="Codex" w:date="2026-10-05T16:32:41.313017+00:00">
            <w:rPr>
              <w:rFonts w:eastAsia="SimSun" w:cs="Times New Roman"/>
              <w:szCs w:val="21"/>
            </w:rPr>
          </w:rPrChange>
        </w:rPr>
        <w:t>1%—99%</w:t>
      </w:r>
      <w:r>
        <w:rPr>
          <w:rFonts w:ascii="Times New Roman" w:hAnsi="Times New Roman" w:cs="Times New Roman" w:eastAsia="SimSun"/>
          <w:sz w:val="21"/>
          <w:szCs w:val="21"/>
          <w:rPrChange w:id="3586" w:author="Codex" w:date="2026-10-05T16:32:41.313017+00:00">
            <w:rPr>
              <w:rFonts w:eastAsia="SimSun" w:cs="Times New Roman"/>
              <w:szCs w:val="21"/>
            </w:rPr>
          </w:rPrChange>
        </w:rPr>
        <w:t>经验倾向概率交集外的记录，仅用于提示样本支持不足，不是正值性的充分检验。</w:t>
      </w:r>
    </w:p>
    <w:p w14:paraId="6E7B481C" w14:textId="7FF68D2D" w:rsidR="00FB24F4" w:rsidRDefault="00FB24F4">
      <w:pPr>
        <w:pStyle w:val="afffa"/>
        <w:keepNext/>
        <w:snapToGrid w:val="0"/>
        <w:spacing w:before="156" w:after="100" w:line="360" w:lineRule="exact"/>
        <w:ind w:firstLine="420"/>
      </w:pPr>
      <w:r>
        <w:t xml:space="preserve">2.3 </w:t>
      </w:r>
      <w:r>
        <w:t>平均关联与不同满意度状态下的差异</w:t>
      </w:r>
    </w:p>
    <w:p w14:paraId="0A8A556F" w14:textId="7FF68D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367" w:author="Codex" w:date="2026-10-05T16:32:41.313017+00:00">
            <w:rPr>
              <w:sz w:val="21"/>
              <w:szCs w:val="21"/>
            </w:rPr>
          </w:rPrChange>
        </w:rPr>
        <w:pPrChange w:id="3587" w:author="Codex" w:date="2026-10-05T16:32:41.313017+00:00">
          <w:pPr>
            <w:pStyle w:val="af5"/>
            <w:snapToGrid w:val="0"/>
            <w:ind w:firstLine="420"/>
            <w:jc w:val="both"/>
          </w:pPr>
        </w:pPrChange>
      </w:pPr>
      <w:r>
        <w:rPr>
          <w:rFonts w:ascii="Times New Roman" w:hAnsi="Times New Roman" w:cs="Times New Roman" w:eastAsia="SimSun"/>
          <w:sz w:val="21"/>
          <w:szCs w:val="21"/>
          <w:rPrChange w:id="3588" w:author="Codex" w:date="2026-10-05T16:32:41.313017+00:00">
            <w:rPr>
              <w:sz w:val="21"/>
              <w:szCs w:val="21"/>
            </w:rPr>
          </w:rPrChange>
        </w:rPr>
        <w:t>参照</w:t>
      </w:r>
      <w:r>
        <w:rPr>
          <w:rFonts w:ascii="Times New Roman" w:hAnsi="Times New Roman" w:cs="Times New Roman" w:eastAsia="SimSun"/>
          <w:sz w:val="21"/>
          <w:szCs w:val="21"/>
          <w:rPrChange w:id="3589" w:author="Codex" w:date="2026-10-05T16:32:41.313017+00:00">
            <w:rPr>
              <w:sz w:val="21"/>
              <w:szCs w:val="21"/>
            </w:rPr>
          </w:rPrChange>
        </w:rPr>
        <w:t>Yazawa</w:t>
      </w:r>
      <w:r>
        <w:rPr>
          <w:rFonts w:ascii="Times New Roman" w:hAnsi="Times New Roman" w:cs="Times New Roman" w:eastAsia="SimSun"/>
          <w:sz w:val="21"/>
          <w:szCs w:val="21"/>
          <w:rPrChange w:id="3590" w:author="Codex" w:date="2026-10-05T16:32:41.313017+00:00">
            <w:rPr>
              <w:sz w:val="21"/>
              <w:szCs w:val="21"/>
            </w:rPr>
          </w:rPrChange>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ascii="Times New Roman" w:hAnsi="Times New Roman" w:cs="Times New Roman" w:eastAsia="SimSun"/>
          <w:sz w:val="21"/>
          <w:szCs w:val="21"/>
          <w:rPrChange w:id="3591" w:author="Codex" w:date="2026-10-05T16:32:41.313017+00:00">
            <w:rPr>
              <w:sz w:val="21"/>
              <w:szCs w:val="21"/>
            </w:rPr>
          </w:rPrChange>
        </w:rPr>
        <w:t>（</w:t>
      </w:r>
      <w:r w:rsidRPr="0072029D">
        <w:rPr>
          <w:rFonts w:ascii="Times New Roman" w:hAnsi="Times New Roman" w:cs="Times New Roman" w:eastAsia="SimSun"/>
          <w:sz w:val="21"/>
          <w:szCs w:val="21"/>
          <w:rPrChange w:id="3592" w:author="Codex" w:date="2026-10-05T16:32:41.313017+00:00">
            <w:rPr>
              <w:sz w:val="21"/>
              <w:szCs w:val="21"/>
            </w:rPr>
          </w:rPrChange>
        </w:rPr>
        <w:t>2022</w:t>
      </w:r>
      <w:r w:rsidRPr="0072029D">
        <w:rPr>
          <w:rFonts w:ascii="Times New Roman" w:hAnsi="Times New Roman" w:cs="Times New Roman" w:eastAsia="SimSun"/>
          <w:sz w:val="21"/>
          <w:szCs w:val="21"/>
          <w:rPrChange w:id="3593"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3594" w:author="Codex" w:date="2026-10-05T16:32:41.313017+00:00">
            <w:rPr>
              <w:sz w:val="21"/>
              <w:szCs w:val="21"/>
            </w:rPr>
          </w:rPrChange>
        </w:rPr>
        <w:t>的关系展示方式，每条链依次拟合</w:t>
      </w:r>
      <w:r>
        <w:rPr>
          <w:rFonts w:ascii="Times New Roman" w:hAnsi="Times New Roman" w:cs="Times New Roman" w:eastAsia="SimSun"/>
          <w:sz w:val="21"/>
          <w:szCs w:val="21"/>
          <w:rPrChange w:id="3595" w:author="Codex" w:date="2026-10-05T16:32:41.313017+00:00">
            <w:rPr>
              <w:sz w:val="21"/>
              <w:szCs w:val="21"/>
            </w:rPr>
          </w:rPrChange>
        </w:rPr>
        <w:t>X—M</w:t>
      </w:r>
      <w:r>
        <w:rPr>
          <w:rFonts w:ascii="Times New Roman" w:hAnsi="Times New Roman" w:cs="Times New Roman" w:eastAsia="SimSun"/>
          <w:sz w:val="21"/>
          <w:szCs w:val="21"/>
          <w:rPrChange w:id="3596" w:author="Codex" w:date="2026-10-05T16:32:41.313017+00:00">
            <w:rPr>
              <w:sz w:val="21"/>
              <w:szCs w:val="21"/>
            </w:rPr>
          </w:rPrChange>
        </w:rPr>
        <w:t>、</w:t>
      </w:r>
      <w:r>
        <w:rPr>
          <w:rFonts w:ascii="Times New Roman" w:hAnsi="Times New Roman" w:cs="Times New Roman" w:eastAsia="SimSun"/>
          <w:sz w:val="21"/>
          <w:szCs w:val="21"/>
          <w:rPrChange w:id="3597" w:author="Codex" w:date="2026-10-05T16:32:41.313017+00:00">
            <w:rPr>
              <w:sz w:val="21"/>
              <w:szCs w:val="21"/>
            </w:rPr>
          </w:rPrChange>
        </w:rPr>
        <w:t>X—Y</w:t>
      </w:r>
      <w:r>
        <w:rPr>
          <w:rFonts w:ascii="Times New Roman" w:hAnsi="Times New Roman" w:cs="Times New Roman" w:eastAsia="SimSun"/>
          <w:sz w:val="21"/>
          <w:szCs w:val="21"/>
          <w:rPrChange w:id="3598" w:author="Codex" w:date="2026-10-05T16:32:41.313017+00:00">
            <w:rPr>
              <w:sz w:val="21"/>
              <w:szCs w:val="21"/>
            </w:rPr>
          </w:rPrChange>
        </w:rPr>
        <w:t>、</w:t>
      </w:r>
      <w:r>
        <w:rPr>
          <w:rFonts w:ascii="Times New Roman" w:hAnsi="Times New Roman" w:cs="Times New Roman" w:eastAsia="SimSun"/>
          <w:sz w:val="21"/>
          <w:szCs w:val="21"/>
          <w:rPrChange w:id="3599" w:author="Codex" w:date="2026-10-05T16:32:41.313017+00:00">
            <w:rPr>
              <w:sz w:val="21"/>
              <w:szCs w:val="21"/>
            </w:rPr>
          </w:rPrChange>
        </w:rPr>
        <w:t>M—Y</w:t>
      </w:r>
      <w:r>
        <w:rPr>
          <w:rFonts w:ascii="Times New Roman" w:hAnsi="Times New Roman" w:cs="Times New Roman" w:eastAsia="SimSun"/>
          <w:sz w:val="21"/>
          <w:szCs w:val="21"/>
          <w:rPrChange w:id="3600" w:author="Codex" w:date="2026-10-05T16:32:41.313017+00:00">
            <w:rPr>
              <w:sz w:val="21"/>
              <w:szCs w:val="21"/>
            </w:rPr>
          </w:rPrChange>
        </w:rPr>
        <w:t>、同时纳入</w:t>
      </w:r>
      <w:r>
        <w:rPr>
          <w:rFonts w:ascii="Times New Roman" w:hAnsi="Times New Roman" w:cs="Times New Roman" w:eastAsia="SimSun"/>
          <w:sz w:val="21"/>
          <w:szCs w:val="21"/>
          <w:rPrChange w:id="3601" w:author="Codex" w:date="2026-10-05T16:32:41.313017+00:00">
            <w:rPr>
              <w:sz w:val="21"/>
              <w:szCs w:val="21"/>
            </w:rPr>
          </w:rPrChange>
        </w:rPr>
        <w:t>X</w:t>
      </w:r>
      <w:r>
        <w:rPr>
          <w:rFonts w:ascii="Times New Roman" w:hAnsi="Times New Roman" w:cs="Times New Roman" w:eastAsia="SimSun"/>
          <w:sz w:val="21"/>
          <w:szCs w:val="21"/>
          <w:rPrChange w:id="3602" w:author="Codex" w:date="2026-10-05T16:32:41.313017+00:00">
            <w:rPr>
              <w:sz w:val="21"/>
              <w:szCs w:val="21"/>
            </w:rPr>
          </w:rPrChange>
        </w:rPr>
        <w:t>与</w:t>
      </w:r>
      <w:r>
        <w:rPr>
          <w:rFonts w:ascii="Times New Roman" w:hAnsi="Times New Roman" w:cs="Times New Roman" w:eastAsia="SimSun"/>
          <w:sz w:val="21"/>
          <w:szCs w:val="21"/>
          <w:rPrChange w:id="3603" w:author="Codex" w:date="2026-10-05T16:32:41.313017+00:00">
            <w:rPr>
              <w:sz w:val="21"/>
              <w:szCs w:val="21"/>
            </w:rPr>
          </w:rPrChange>
        </w:rPr>
        <w:t>M</w:t>
      </w:r>
      <w:r>
        <w:rPr>
          <w:rFonts w:ascii="Times New Roman" w:hAnsi="Times New Roman" w:cs="Times New Roman" w:eastAsia="SimSun"/>
          <w:sz w:val="21"/>
          <w:szCs w:val="21"/>
          <w:rPrChange w:id="3604" w:author="Codex" w:date="2026-10-05T16:32:41.313017+00:00">
            <w:rPr>
              <w:sz w:val="21"/>
              <w:szCs w:val="21"/>
            </w:rPr>
          </w:rPrChange>
        </w:rPr>
        <w:t>、以及加入</w:t>
      </w:r>
      <w:r>
        <w:rPr>
          <w:rFonts w:ascii="Times New Roman" w:hAnsi="Times New Roman" w:cs="Times New Roman" w:eastAsia="SimSun"/>
          <w:sz w:val="21"/>
          <w:szCs w:val="21"/>
          <w:rPrChange w:id="3605" w:author="Codex" w:date="2026-10-05T16:32:41.313017+00:00">
            <w:rPr>
              <w:sz w:val="21"/>
              <w:szCs w:val="21"/>
            </w:rPr>
          </w:rPrChange>
        </w:rPr>
        <w:t>X×M</w:t>
      </w:r>
      <w:r>
        <w:rPr>
          <w:rFonts w:ascii="Times New Roman" w:hAnsi="Times New Roman" w:cs="Times New Roman" w:eastAsia="SimSun"/>
          <w:sz w:val="21"/>
          <w:szCs w:val="21"/>
          <w:rPrChange w:id="3606" w:author="Codex" w:date="2026-10-05T16:32:41.313017+00:00">
            <w:rPr>
              <w:sz w:val="21"/>
              <w:szCs w:val="21"/>
            </w:rPr>
          </w:rPrChange>
        </w:rPr>
        <w:t>的五个模型。本文的</w:t>
      </w:r>
      <w:r>
        <w:rPr>
          <w:rFonts w:ascii="Times New Roman" w:hAnsi="Times New Roman" w:cs="Times New Roman" w:eastAsia="SimSun"/>
          <w:sz w:val="21"/>
          <w:szCs w:val="21"/>
          <w:rPrChange w:id="3607" w:author="Codex" w:date="2026-10-05T16:32:41.313017+00:00">
            <w:rPr>
              <w:sz w:val="21"/>
              <w:szCs w:val="21"/>
            </w:rPr>
          </w:rPrChange>
        </w:rPr>
        <w:t>M</w:t>
      </w:r>
      <w:r>
        <w:rPr>
          <w:rFonts w:ascii="Times New Roman" w:hAnsi="Times New Roman" w:cs="Times New Roman" w:eastAsia="SimSun"/>
          <w:sz w:val="21"/>
          <w:szCs w:val="21"/>
          <w:rPrChange w:id="3608" w:author="Codex" w:date="2026-10-05T16:32:41.313017+00:00">
            <w:rPr>
              <w:sz w:val="21"/>
              <w:szCs w:val="21"/>
            </w:rPr>
          </w:rPrChange>
        </w:rPr>
        <w:t>、</w:t>
      </w:r>
      <w:r>
        <w:rPr>
          <w:rFonts w:ascii="Times New Roman" w:hAnsi="Times New Roman" w:cs="Times New Roman" w:eastAsia="SimSun"/>
          <w:sz w:val="21"/>
          <w:szCs w:val="21"/>
          <w:rPrChange w:id="3609" w:author="Codex" w:date="2026-10-05T16:32:41.313017+00:00">
            <w:rPr>
              <w:sz w:val="21"/>
              <w:szCs w:val="21"/>
            </w:rPr>
          </w:rPrChange>
        </w:rPr>
        <w:t>Y</w:t>
      </w:r>
      <w:r>
        <w:rPr>
          <w:rFonts w:ascii="Times New Roman" w:hAnsi="Times New Roman" w:cs="Times New Roman" w:eastAsia="SimSun"/>
          <w:sz w:val="21"/>
          <w:szCs w:val="21"/>
          <w:rPrChange w:id="3610" w:author="Codex" w:date="2026-10-05T16:32:41.313017+00:00">
            <w:rPr>
              <w:sz w:val="21"/>
              <w:szCs w:val="21"/>
            </w:rPr>
          </w:rPrChange>
        </w:rPr>
        <w:t>均为二分类转移变量，故使用</w:t>
      </w:r>
      <w:r>
        <w:rPr>
          <w:rFonts w:ascii="Times New Roman" w:hAnsi="Times New Roman" w:cs="Times New Roman" w:eastAsia="SimSun"/>
          <w:sz w:val="21"/>
          <w:szCs w:val="21"/>
          <w:rPrChange w:id="3611" w:author="Codex" w:date="2026-10-05T16:32:41.313017+00:00">
            <w:rPr>
              <w:sz w:val="21"/>
              <w:szCs w:val="21"/>
            </w:rPr>
          </w:rPrChange>
        </w:rPr>
        <w:t>Logistic</w:t>
      </w:r>
      <w:r>
        <w:rPr>
          <w:rFonts w:ascii="Times New Roman" w:hAnsi="Times New Roman" w:cs="Times New Roman" w:eastAsia="SimSun"/>
          <w:sz w:val="21"/>
          <w:szCs w:val="21"/>
          <w:rPrChange w:id="3612" w:author="Codex" w:date="2026-10-05T16:32:41.313017+00:00">
            <w:rPr>
              <w:sz w:val="21"/>
              <w:szCs w:val="21"/>
            </w:rPr>
          </w:rPrChange>
        </w:rPr>
        <w:t>回归，并将结果转换为边际标准化概率和风险差。模型</w:t>
      </w:r>
      <w:r>
        <w:rPr>
          <w:rFonts w:ascii="Times New Roman" w:hAnsi="Times New Roman" w:cs="Times New Roman" w:eastAsia="SimSun"/>
          <w:sz w:val="21"/>
          <w:szCs w:val="21"/>
          <w:rPrChange w:id="3613" w:author="Codex" w:date="2026-10-05T16:32:41.313017+00:00">
            <w:rPr>
              <w:sz w:val="21"/>
              <w:szCs w:val="21"/>
            </w:rPr>
          </w:rPrChange>
        </w:rPr>
        <w:t>3</w:t>
      </w:r>
      <w:r>
        <w:rPr>
          <w:rFonts w:ascii="Times New Roman" w:hAnsi="Times New Roman" w:cs="Times New Roman" w:eastAsia="SimSun"/>
          <w:sz w:val="21"/>
          <w:szCs w:val="21"/>
          <w:rPrChange w:id="3614" w:author="Codex" w:date="2026-10-05T16:32:41.313017+00:00">
            <w:rPr>
              <w:sz w:val="21"/>
              <w:szCs w:val="21"/>
            </w:rPr>
          </w:rPrChange>
        </w:rPr>
        <w:t>用于描述未纳入同期</w:t>
      </w:r>
      <w:r>
        <w:rPr>
          <w:rFonts w:ascii="Times New Roman" w:hAnsi="Times New Roman" w:cs="Times New Roman" w:eastAsia="SimSun"/>
          <w:sz w:val="21"/>
          <w:szCs w:val="21"/>
          <w:rPrChange w:id="3615" w:author="Codex" w:date="2026-10-05T16:32:41.313017+00:00">
            <w:rPr>
              <w:sz w:val="21"/>
              <w:szCs w:val="21"/>
            </w:rPr>
          </w:rPrChange>
        </w:rPr>
        <w:t>X</w:t>
      </w:r>
      <w:r>
        <w:rPr>
          <w:rFonts w:ascii="Times New Roman" w:hAnsi="Times New Roman" w:cs="Times New Roman" w:eastAsia="SimSun"/>
          <w:sz w:val="21"/>
          <w:szCs w:val="21"/>
          <w:rPrChange w:id="3616" w:author="Codex" w:date="2026-10-05T16:32:41.313017+00:00">
            <w:rPr>
              <w:sz w:val="21"/>
              <w:szCs w:val="21"/>
            </w:rPr>
          </w:rPrChange>
        </w:rPr>
        <w:t>的</w:t>
      </w:r>
      <w:r>
        <w:rPr>
          <w:rFonts w:ascii="Times New Roman" w:hAnsi="Times New Roman" w:cs="Times New Roman" w:eastAsia="SimSun"/>
          <w:sz w:val="21"/>
          <w:szCs w:val="21"/>
          <w:rPrChange w:id="3617" w:author="Codex" w:date="2026-10-05T16:32:41.313017+00:00">
            <w:rPr>
              <w:sz w:val="21"/>
              <w:szCs w:val="21"/>
            </w:rPr>
          </w:rPrChange>
        </w:rPr>
        <w:t>M—Y</w:t>
      </w:r>
      <w:r>
        <w:rPr>
          <w:rFonts w:ascii="Times New Roman" w:hAnsi="Times New Roman" w:cs="Times New Roman" w:eastAsia="SimSun"/>
          <w:sz w:val="21"/>
          <w:szCs w:val="21"/>
          <w:rPrChange w:id="3618" w:author="Codex" w:date="2026-10-05T16:32:41.313017+00:00">
            <w:rPr>
              <w:sz w:val="21"/>
              <w:szCs w:val="21"/>
            </w:rPr>
          </w:rPrChange>
        </w:rPr>
        <w:t>关联，模型间系数变化不作为中介比例。</w:t>
      </w:r>
    </w:p>
    <w:p w14:paraId="77FC2F27" w14:textId="7FF68D89"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20A9F557" w14:textId="7FF68D8F" w:rsidR="00FB24F4" w:rsidRPr="00270697" w:rsidRDefault="00FB24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368" w:author="Codex" w:date="2026-10-05T16:32:41.313017+00:00">
            <w:rPr>
              <w:rFonts w:cs="Times New Roman"/>
              <w:szCs w:val="21"/>
            </w:rPr>
          </w:rPrChange>
        </w:rPr>
        <w:pPrChange w:id="3619"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3620" w:author="Codex" w:date="2026-10-05T16:32:41.313017+00:00">
            <w:rPr>
              <w:rFonts w:cs="Times New Roman"/>
              <w:szCs w:val="21"/>
            </w:rPr>
          </w:rPrChange>
        </w:rPr>
        <w:t>图</w:t>
      </w:r>
      <w:del w:id="1001387" w:author="Codex" w:date="2026-10-06T05:40:41Z">
        <w:r>
          <w:rPr>
            <w:rFonts w:ascii="Times New Roman" w:hAnsi="Times New Roman" w:cs="Times New Roman" w:eastAsia="KaiTi"/>
            <w:b w:val="0"/>
            <w:bCs w:val="0"/>
            <w:sz w:val="21"/>
            <w:szCs w:val="21"/>
            <w:rPrChange w:id="3621" w:author="Codex" w:date="2026-10-05T16:32:41.313017+00:00">
              <w:rPr>
                <w:rFonts w:cs="Times New Roman"/>
                <w:szCs w:val="21"/>
              </w:rPr>
            </w:rPrChange>
          </w:rPr>
          <w:delText xml:space="preserve">2.1 </w:delText>
        </w:r>
      </w:del>
      <w:ins w:id="1001388" w:author="Codex" w:date="2026-10-06T05:40:41Z">
        <w:r>
          <w:rPr>
            <w:rFonts w:ascii="Times New Roman" w:hAnsi="Times New Roman" w:cs="Times New Roman" w:eastAsia="KaiTi"/>
            <w:b w:val="0"/>
            <w:bCs w:val="0"/>
            <w:sz w:val="21"/>
            <w:szCs w:val="21"/>
          </w:rPr>
          <w:t xml:space="preserve">5 </w:t>
        </w:r>
      </w:ins>
      <w:r>
        <w:rPr>
          <w:rFonts w:ascii="Times New Roman" w:hAnsi="Times New Roman" w:cs="Times New Roman" w:eastAsia="KaiTi"/>
          <w:b w:val="0"/>
          <w:bCs w:val="0"/>
          <w:sz w:val="21"/>
          <w:szCs w:val="21"/>
          <w:rPrChange w:id="3622" w:author="Codex" w:date="2026-10-05T16:32:41.313017+00:00">
            <w:rPr>
              <w:rFonts w:cs="Times New Roman"/>
              <w:szCs w:val="21"/>
            </w:rPr>
          </w:rPrChange>
        </w:rPr>
        <w:t>八条候选机制链的五模型边际标准化结果</w:t>
      </w:r>
    </w:p>
    <w:p w14:paraId="3335BBFC" w14:textId="7FF68DB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369" w:author="Codex" w:date="2026-10-05T16:32:41.313017+00:00">
            <w:rPr>
              <w:sz w:val="21"/>
              <w:szCs w:val="21"/>
            </w:rPr>
          </w:rPrChange>
        </w:rPr>
        <w:pPrChange w:id="3623" w:author="Codex" w:date="2026-10-05T16:32:41.313017+00:00">
          <w:pPr>
            <w:pStyle w:val="af5"/>
            <w:snapToGrid w:val="0"/>
            <w:ind w:firstLine="420"/>
            <w:jc w:val="both"/>
          </w:pPr>
        </w:pPrChange>
      </w:pPr>
      <w:r>
        <w:rPr>
          <w:rFonts w:ascii="Times New Roman" w:hAnsi="Times New Roman" w:cs="Times New Roman" w:eastAsia="SimSun"/>
          <w:sz w:val="21"/>
          <w:szCs w:val="21"/>
          <w:rPrChange w:id="3624" w:author="Codex" w:date="2026-10-05T16:32:41.313017+00:00">
            <w:rPr>
              <w:sz w:val="21"/>
              <w:szCs w:val="21"/>
            </w:rPr>
          </w:rPrChange>
        </w:rPr>
        <w:t>收入与代际支持的正向联系比收入与婚姻满意度的联系更为清楚（图</w:t>
      </w:r>
      <w:del w:id="1001389" w:author="Codex" w:date="2026-10-06T05:40:41Z">
        <w:r>
          <w:rPr>
            <w:rFonts w:ascii="Times New Roman" w:hAnsi="Times New Roman" w:cs="Times New Roman" w:eastAsia="SimSun"/>
            <w:sz w:val="21"/>
            <w:szCs w:val="21"/>
            <w:rPrChange w:id="3625" w:author="Codex" w:date="2026-10-05T16:32:41.313017+00:00">
              <w:rPr>
                <w:sz w:val="21"/>
                <w:szCs w:val="21"/>
              </w:rPr>
            </w:rPrChange>
          </w:rPr>
          <w:delText>2.1</w:delText>
        </w:r>
      </w:del>
      <w:ins w:id="1001390" w:author="Codex" w:date="2026-10-06T05:40:41Z">
        <w:r>
          <w:rPr>
            <w:rFonts w:ascii="Times New Roman" w:hAnsi="Times New Roman" w:cs="Times New Roman" w:eastAsia="SimSun"/>
            <w:sz w:val="21"/>
            <w:szCs w:val="21"/>
          </w:rPr>
          <w:t>5</w:t>
        </w:r>
      </w:ins>
      <w:r>
        <w:rPr>
          <w:rFonts w:ascii="Times New Roman" w:hAnsi="Times New Roman" w:cs="Times New Roman" w:eastAsia="SimSun"/>
          <w:sz w:val="21"/>
          <w:szCs w:val="21"/>
          <w:rPrChange w:id="3626" w:author="Codex" w:date="2026-10-05T16:32:41.313017+00:00">
            <w:rPr>
              <w:sz w:val="21"/>
              <w:szCs w:val="21"/>
            </w:rPr>
          </w:rPrChange>
        </w:rPr>
        <w:t>、表</w:t>
      </w:r>
      <w:del w:id="1001391" w:author="Codex" w:date="2026-10-06T05:40:41Z">
        <w:r>
          <w:rPr>
            <w:rFonts w:ascii="Times New Roman" w:hAnsi="Times New Roman" w:cs="Times New Roman" w:eastAsia="SimSun"/>
            <w:sz w:val="21"/>
            <w:szCs w:val="21"/>
            <w:rPrChange w:id="3627" w:author="Codex" w:date="2026-10-05T16:32:41.313017+00:00">
              <w:rPr>
                <w:sz w:val="21"/>
                <w:szCs w:val="21"/>
              </w:rPr>
            </w:rPrChange>
          </w:rPr>
          <w:delText>2.3A</w:delText>
        </w:r>
      </w:del>
      <w:ins w:id="1001392" w:author="Codex" w:date="2026-10-06T05:40:41Z">
        <w:r>
          <w:rPr>
            <w:rFonts w:ascii="Times New Roman" w:hAnsi="Times New Roman" w:cs="Times New Roman" w:eastAsia="SimSun"/>
            <w:sz w:val="21"/>
            <w:szCs w:val="21"/>
          </w:rPr>
          <w:t>5</w:t>
        </w:r>
      </w:ins>
      <w:r>
        <w:rPr>
          <w:rFonts w:ascii="Times New Roman" w:hAnsi="Times New Roman" w:cs="Times New Roman" w:eastAsia="SimSun"/>
          <w:sz w:val="21"/>
          <w:szCs w:val="21"/>
          <w:rPrChange w:id="3628" w:author="Codex" w:date="2026-10-05T16:32:41.313017+00:00">
            <w:rPr>
              <w:sz w:val="21"/>
              <w:szCs w:val="21"/>
            </w:rPr>
          </w:rPrChange>
        </w:rPr>
        <w:t>）。在本人满意度有提升空间的绝对收入样本中，收入增加对应的支持增长概率高</w:t>
      </w:r>
      <w:r>
        <w:rPr>
          <w:rFonts w:ascii="Times New Roman" w:hAnsi="Times New Roman" w:cs="Times New Roman" w:eastAsia="SimSun"/>
          <w:sz w:val="21"/>
          <w:szCs w:val="21"/>
          <w:rPrChange w:id="3629" w:author="Codex" w:date="2026-10-05T16:32:41.313017+00:00">
            <w:rPr>
              <w:sz w:val="21"/>
              <w:szCs w:val="21"/>
            </w:rPr>
          </w:rPrChange>
        </w:rPr>
        <w:t>4.90</w:t>
      </w:r>
      <w:r>
        <w:rPr>
          <w:rFonts w:ascii="Times New Roman" w:hAnsi="Times New Roman" w:cs="Times New Roman" w:eastAsia="SimSun"/>
          <w:sz w:val="21"/>
          <w:szCs w:val="21"/>
          <w:rPrChange w:id="3630" w:author="Codex" w:date="2026-10-05T16:32:41.313017+00:00">
            <w:rPr>
              <w:sz w:val="21"/>
              <w:szCs w:val="21"/>
            </w:rPr>
          </w:rPrChange>
        </w:rPr>
        <w:t>个百分点（</w:t>
      </w:r>
      <w:r>
        <w:rPr>
          <w:rFonts w:ascii="Times New Roman" w:hAnsi="Times New Roman" w:cs="Times New Roman" w:eastAsia="SimSun"/>
          <w:sz w:val="21"/>
          <w:szCs w:val="21"/>
          <w:rPrChange w:id="3631" w:author="Codex" w:date="2026-10-05T16:32:41.313017+00:00">
            <w:rPr>
              <w:sz w:val="21"/>
              <w:szCs w:val="21"/>
            </w:rPr>
          </w:rPrChange>
        </w:rPr>
        <w:t>95% CI</w:t>
      </w:r>
      <w:r>
        <w:rPr>
          <w:rFonts w:ascii="Times New Roman" w:hAnsi="Times New Roman" w:cs="Times New Roman" w:eastAsia="SimSun"/>
          <w:sz w:val="21"/>
          <w:szCs w:val="21"/>
          <w:rPrChange w:id="3632" w:author="Codex" w:date="2026-10-05T16:32:41.313017+00:00">
            <w:rPr>
              <w:sz w:val="21"/>
              <w:szCs w:val="21"/>
            </w:rPr>
          </w:rPrChange>
        </w:rPr>
        <w:t>：</w:t>
      </w:r>
      <w:r>
        <w:rPr>
          <w:rFonts w:ascii="Times New Roman" w:hAnsi="Times New Roman" w:cs="Times New Roman" w:eastAsia="SimSun"/>
          <w:sz w:val="21"/>
          <w:szCs w:val="21"/>
          <w:rPrChange w:id="3633" w:author="Codex" w:date="2026-10-05T16:32:41.313017+00:00">
            <w:rPr>
              <w:sz w:val="21"/>
              <w:szCs w:val="21"/>
            </w:rPr>
          </w:rPrChange>
        </w:rPr>
        <w:t>1.54</w:t>
      </w:r>
      <w:r>
        <w:rPr>
          <w:rFonts w:ascii="Times New Roman" w:hAnsi="Times New Roman" w:cs="Times New Roman" w:eastAsia="SimSun"/>
          <w:sz w:val="21"/>
          <w:szCs w:val="21"/>
          <w:rPrChange w:id="3634" w:author="Codex" w:date="2026-10-05T16:32:41.313017+00:00">
            <w:rPr>
              <w:sz w:val="21"/>
              <w:szCs w:val="21"/>
            </w:rPr>
          </w:rPrChange>
        </w:rPr>
        <w:t>，</w:t>
      </w:r>
      <w:r>
        <w:rPr>
          <w:rFonts w:ascii="Times New Roman" w:hAnsi="Times New Roman" w:cs="Times New Roman" w:eastAsia="SimSun"/>
          <w:sz w:val="21"/>
          <w:szCs w:val="21"/>
          <w:rPrChange w:id="3635" w:author="Codex" w:date="2026-10-05T16:32:41.313017+00:00">
            <w:rPr>
              <w:sz w:val="21"/>
              <w:szCs w:val="21"/>
            </w:rPr>
          </w:rPrChange>
        </w:rPr>
        <w:t>8.26</w:t>
      </w:r>
      <w:r>
        <w:rPr>
          <w:rFonts w:ascii="Times New Roman" w:hAnsi="Times New Roman" w:cs="Times New Roman" w:eastAsia="SimSun"/>
          <w:sz w:val="21"/>
          <w:szCs w:val="21"/>
          <w:rPrChange w:id="3636" w:author="Codex" w:date="2026-10-05T16:32:41.313017+00:00">
            <w:rPr>
              <w:sz w:val="21"/>
              <w:szCs w:val="21"/>
            </w:rPr>
          </w:rPrChange>
        </w:rPr>
        <w:t>）；在两条相对满意度样本中，相应风险差约为</w:t>
      </w:r>
      <w:r>
        <w:rPr>
          <w:rFonts w:ascii="Times New Roman" w:hAnsi="Times New Roman" w:cs="Times New Roman" w:eastAsia="SimSun"/>
          <w:sz w:val="21"/>
          <w:szCs w:val="21"/>
          <w:rPrChange w:id="3637" w:author="Codex" w:date="2026-10-05T16:32:41.313017+00:00">
            <w:rPr>
              <w:sz w:val="21"/>
              <w:szCs w:val="21"/>
            </w:rPr>
          </w:rPrChange>
        </w:rPr>
        <w:t>2.5—2.7</w:t>
      </w:r>
      <w:r>
        <w:rPr>
          <w:rFonts w:ascii="Times New Roman" w:hAnsi="Times New Roman" w:cs="Times New Roman" w:eastAsia="SimSun"/>
          <w:sz w:val="21"/>
          <w:szCs w:val="21"/>
          <w:rPrChange w:id="3638" w:author="Codex" w:date="2026-10-05T16:32:41.313017+00:00">
            <w:rPr>
              <w:sz w:val="21"/>
              <w:szCs w:val="21"/>
            </w:rPr>
          </w:rPrChange>
        </w:rPr>
        <w:t>个百分点。相较之下，八条链的</w:t>
      </w:r>
      <w:r>
        <w:rPr>
          <w:rFonts w:ascii="Times New Roman" w:hAnsi="Times New Roman" w:cs="Times New Roman" w:eastAsia="SimSun"/>
          <w:sz w:val="21"/>
          <w:szCs w:val="21"/>
          <w:rPrChange w:id="3639" w:author="Codex" w:date="2026-10-05T16:32:41.313017+00:00">
            <w:rPr>
              <w:sz w:val="21"/>
              <w:szCs w:val="21"/>
            </w:rPr>
          </w:rPrChange>
        </w:rPr>
        <w:t>X—M</w:t>
      </w:r>
      <w:r>
        <w:rPr>
          <w:rFonts w:ascii="Times New Roman" w:hAnsi="Times New Roman" w:cs="Times New Roman" w:eastAsia="SimSun"/>
          <w:sz w:val="21"/>
          <w:szCs w:val="21"/>
          <w:rPrChange w:id="3640" w:author="Codex" w:date="2026-10-05T16:32:41.313017+00:00">
            <w:rPr>
              <w:sz w:val="21"/>
              <w:szCs w:val="21"/>
            </w:rPr>
          </w:rPrChange>
        </w:rPr>
        <w:t>及</w:t>
      </w:r>
      <w:r>
        <w:rPr>
          <w:rFonts w:ascii="Times New Roman" w:hAnsi="Times New Roman" w:cs="Times New Roman" w:eastAsia="SimSun"/>
          <w:sz w:val="21"/>
          <w:szCs w:val="21"/>
          <w:rPrChange w:id="3641" w:author="Codex" w:date="2026-10-05T16:32:41.313017+00:00">
            <w:rPr>
              <w:sz w:val="21"/>
              <w:szCs w:val="21"/>
            </w:rPr>
          </w:rPrChange>
        </w:rPr>
        <w:t>M—Y</w:t>
      </w:r>
      <w:r>
        <w:rPr>
          <w:rFonts w:ascii="Times New Roman" w:hAnsi="Times New Roman" w:cs="Times New Roman" w:eastAsia="SimSun"/>
          <w:sz w:val="21"/>
          <w:szCs w:val="21"/>
          <w:rPrChange w:id="3642" w:author="Codex" w:date="2026-10-05T16:32:41.313017+00:00">
            <w:rPr>
              <w:sz w:val="21"/>
              <w:szCs w:val="21"/>
            </w:rPr>
          </w:rPrChange>
        </w:rPr>
        <w:t>平均关联区间均包含</w:t>
      </w:r>
      <w:r>
        <w:rPr>
          <w:rFonts w:ascii="Times New Roman" w:hAnsi="Times New Roman" w:cs="Times New Roman" w:eastAsia="SimSun"/>
          <w:sz w:val="21"/>
          <w:szCs w:val="21"/>
          <w:rPrChange w:id="3643" w:author="Codex" w:date="2026-10-05T16:32:41.313017+00:00">
            <w:rPr>
              <w:sz w:val="21"/>
              <w:szCs w:val="21"/>
            </w:rPr>
          </w:rPrChange>
        </w:rPr>
        <w:t>0</w:t>
      </w:r>
      <w:r>
        <w:rPr>
          <w:rFonts w:ascii="Times New Roman" w:hAnsi="Times New Roman" w:cs="Times New Roman" w:eastAsia="SimSun"/>
          <w:sz w:val="21"/>
          <w:szCs w:val="21"/>
          <w:rPrChange w:id="3644" w:author="Codex" w:date="2026-10-05T16:32:41.313017+00:00">
            <w:rPr>
              <w:sz w:val="21"/>
              <w:szCs w:val="21"/>
            </w:rPr>
          </w:rPrChange>
        </w:rPr>
        <w:t>。</w:t>
      </w:r>
    </w:p>
    <w:p w14:paraId="2F7980EC" w14:textId="7FF68DC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370" w:author="Codex" w:date="2026-10-05T16:32:41.313017+00:00">
            <w:rPr>
              <w:rFonts w:cs="Times New Roman"/>
              <w:szCs w:val="21"/>
            </w:rPr>
          </w:rPrChange>
        </w:rPr>
        <w:pPrChange w:id="3645"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646" w:author="Codex" w:date="2026-10-05T16:32:41.313017+00:00">
            <w:rPr>
              <w:rFonts w:cs="Times New Roman"/>
              <w:szCs w:val="21"/>
            </w:rPr>
          </w:rPrChange>
        </w:rPr>
        <w:lastRenderedPageBreak/>
        <w:t>表</w:t>
      </w:r>
      <w:del w:id="1001393" w:author="Codex" w:date="2026-10-06T05:40:41Z">
        <w:r>
          <w:rPr>
            <w:rFonts w:ascii="Times New Roman" w:hAnsi="Times New Roman" w:cs="Times New Roman" w:eastAsia="KaiTi"/>
            <w:b w:val="0"/>
            <w:bCs w:val="0"/>
            <w:sz w:val="21"/>
            <w:szCs w:val="21"/>
            <w:rPrChange w:id="3647" w:author="Codex" w:date="2026-10-05T16:32:41.313017+00:00">
              <w:rPr>
                <w:rFonts w:cs="Times New Roman"/>
                <w:szCs w:val="21"/>
              </w:rPr>
            </w:rPrChange>
          </w:rPr>
          <w:delText xml:space="preserve">2.3A </w:delText>
        </w:r>
      </w:del>
      <w:ins w:id="1001394" w:author="Codex" w:date="2026-10-06T05:40:41Z">
        <w:r>
          <w:rPr>
            <w:rFonts w:ascii="Times New Roman" w:hAnsi="Times New Roman" w:cs="Times New Roman" w:eastAsia="KaiTi"/>
            <w:b w:val="0"/>
            <w:bCs w:val="0"/>
            <w:sz w:val="21"/>
            <w:szCs w:val="21"/>
          </w:rPr>
          <w:t xml:space="preserve">5 </w:t>
        </w:r>
      </w:ins>
      <w:r>
        <w:rPr>
          <w:rFonts w:ascii="Times New Roman" w:hAnsi="Times New Roman" w:cs="Times New Roman" w:eastAsia="KaiTi"/>
          <w:b w:val="0"/>
          <w:bCs w:val="0"/>
          <w:sz w:val="21"/>
          <w:szCs w:val="21"/>
          <w:rPrChange w:id="3648" w:author="Codex" w:date="2026-10-05T16:32:41.313017+00:00">
            <w:rPr>
              <w:rFonts w:cs="Times New Roman"/>
              <w:szCs w:val="21"/>
            </w:rPr>
          </w:rPrChange>
        </w:rPr>
        <w:t>八条候选链模型</w:t>
      </w:r>
      <w:r>
        <w:rPr>
          <w:rFonts w:ascii="Times New Roman" w:hAnsi="Times New Roman" w:cs="Times New Roman" w:eastAsia="KaiTi"/>
          <w:b w:val="0"/>
          <w:bCs w:val="0"/>
          <w:sz w:val="21"/>
          <w:szCs w:val="21"/>
          <w:rPrChange w:id="3649" w:author="Codex" w:date="2026-10-05T16:32:41.313017+00:00">
            <w:rPr>
              <w:rFonts w:cs="Times New Roman"/>
              <w:szCs w:val="21"/>
            </w:rPr>
          </w:rPrChange>
        </w:rPr>
        <w:t>1—4</w:t>
      </w:r>
      <w:r>
        <w:rPr>
          <w:rFonts w:ascii="Times New Roman" w:hAnsi="Times New Roman" w:cs="Times New Roman" w:eastAsia="KaiTi"/>
          <w:b w:val="0"/>
          <w:bCs w:val="0"/>
          <w:sz w:val="21"/>
          <w:szCs w:val="21"/>
          <w:rPrChange w:id="3650" w:author="Codex" w:date="2026-10-05T16:32:41.313017+00:00">
            <w:rPr>
              <w:rFonts w:cs="Times New Roman"/>
              <w:szCs w:val="21"/>
            </w:rPr>
          </w:rPrChange>
        </w:rPr>
        <w:t>的边际标准化风险差</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651"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077"/>
        <w:gridCol w:w="2077"/>
        <w:gridCol w:w="2007"/>
        <w:gridCol w:w="2077"/>
        <w:gridCol w:w="2007"/>
      </w:tblGrid>
      <w:tr w:rsidR="004B6004" w14:paraId="715CE54A"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652"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6353B76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1" w:author="Codex" w:date="2026-10-05T16:32:41.313017+00:00">
                  <w:rPr>
                    <w:rFonts w:cs="Times New Roman"/>
                    <w:szCs w:val="21"/>
                  </w:rPr>
                </w:rPrChange>
              </w:rPr>
              <w:pPrChange w:id="365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54"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365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DB094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2" w:author="Codex" w:date="2026-10-05T16:32:41.313017+00:00">
                  <w:rPr>
                    <w:rFonts w:cs="Times New Roman"/>
                    <w:szCs w:val="21"/>
                  </w:rPr>
                </w:rPrChange>
              </w:rPr>
              <w:pPrChange w:id="365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57"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58" w:author="Codex" w:date="2026-10-05T16:32:41.313017+00:00">
                  <w:rPr>
                    <w:rFonts w:cs="Times New Roman"/>
                    <w:szCs w:val="21"/>
                  </w:rPr>
                </w:rPrChange>
              </w:rPr>
              <w:t>1</w:t>
            </w:r>
            <w:r>
              <w:rPr>
                <w:rFonts w:ascii="Times New Roman" w:hAnsi="Times New Roman" w:cs="Times New Roman" w:eastAsia="SimSun"/>
                <w:b w:val="0"/>
                <w:bCs w:val="0"/>
                <w:sz w:val="21"/>
                <w:szCs w:val="21"/>
                <w:rPrChange w:id="3659" w:author="Codex" w:date="2026-10-05T16:32:41.313017+00:00">
                  <w:rPr>
                    <w:rFonts w:cs="Times New Roman"/>
                    <w:szCs w:val="21"/>
                  </w:rPr>
                </w:rPrChange>
              </w:rPr>
              <w:t>：</w:t>
            </w:r>
            <w:r>
              <w:rPr>
                <w:rFonts w:ascii="Times New Roman" w:hAnsi="Times New Roman" w:cs="Times New Roman" w:eastAsia="SimSun"/>
                <w:b w:val="0"/>
                <w:bCs w:val="0"/>
                <w:sz w:val="21"/>
                <w:szCs w:val="21"/>
                <w:rPrChange w:id="3660" w:author="Codex" w:date="2026-10-05T16:32:41.313017+00:00">
                  <w:rPr>
                    <w:rFonts w:cs="Times New Roman"/>
                    <w:szCs w:val="21"/>
                  </w:rPr>
                </w:rPrChange>
              </w:rPr>
              <w:t>X—M</w:t>
            </w:r>
          </w:p>
        </w:tc>
        <w:tc>
          <w:tcPr>
            <w:tcW w:w="0" w:type="auto"/>
            <w:tcBorders>
              <w:top w:val="single" w:sz="12" w:color="000000"/>
              <w:left w:val="nil"/>
              <w:bottom w:val="single" w:sz="4" w:color="000000"/>
              <w:right w:val="nil"/>
              <w:insideH w:val="nil"/>
              <w:insideV w:val="nil"/>
            </w:tcBorders>
            <w:tcMar>
              <w:left w:w="102" w:type="dxa"/>
              <w:right w:w="102" w:type="dxa"/>
            </w:tcMar>
            <w:tcPrChange w:id="366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A3762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3" w:author="Codex" w:date="2026-10-05T16:32:41.313017+00:00">
                  <w:rPr>
                    <w:rFonts w:cs="Times New Roman"/>
                    <w:szCs w:val="21"/>
                  </w:rPr>
                </w:rPrChange>
              </w:rPr>
              <w:pPrChange w:id="366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63"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64" w:author="Codex" w:date="2026-10-05T16:32:41.313017+00:00">
                  <w:rPr>
                    <w:rFonts w:cs="Times New Roman"/>
                    <w:szCs w:val="21"/>
                  </w:rPr>
                </w:rPrChange>
              </w:rPr>
              <w:t>2</w:t>
            </w:r>
            <w:r>
              <w:rPr>
                <w:rFonts w:ascii="Times New Roman" w:hAnsi="Times New Roman" w:cs="Times New Roman" w:eastAsia="SimSun"/>
                <w:b w:val="0"/>
                <w:bCs w:val="0"/>
                <w:sz w:val="21"/>
                <w:szCs w:val="21"/>
                <w:rPrChange w:id="3665" w:author="Codex" w:date="2026-10-05T16:32:41.313017+00:00">
                  <w:rPr>
                    <w:rFonts w:cs="Times New Roman"/>
                    <w:szCs w:val="21"/>
                  </w:rPr>
                </w:rPrChange>
              </w:rPr>
              <w:t>：</w:t>
            </w:r>
            <w:r>
              <w:rPr>
                <w:rFonts w:ascii="Times New Roman" w:hAnsi="Times New Roman" w:cs="Times New Roman" w:eastAsia="SimSun"/>
                <w:b w:val="0"/>
                <w:bCs w:val="0"/>
                <w:sz w:val="21"/>
                <w:szCs w:val="21"/>
                <w:rPrChange w:id="3666" w:author="Codex" w:date="2026-10-05T16:32:41.313017+00:00">
                  <w:rPr>
                    <w:rFonts w:cs="Times New Roman"/>
                    <w:szCs w:val="21"/>
                  </w:rPr>
                </w:rPrChange>
              </w:rPr>
              <w:t>X—Y</w:t>
            </w:r>
          </w:p>
        </w:tc>
        <w:tc>
          <w:tcPr>
            <w:tcW w:w="0" w:type="auto"/>
            <w:tcBorders>
              <w:top w:val="single" w:sz="12" w:color="000000"/>
              <w:left w:val="nil"/>
              <w:bottom w:val="single" w:sz="4" w:color="000000"/>
              <w:right w:val="nil"/>
              <w:insideH w:val="nil"/>
              <w:insideV w:val="nil"/>
            </w:tcBorders>
            <w:tcMar>
              <w:left w:w="102" w:type="dxa"/>
              <w:right w:w="102" w:type="dxa"/>
            </w:tcMar>
            <w:tcPrChange w:id="36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9CB091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4" w:author="Codex" w:date="2026-10-05T16:32:41.313017+00:00">
                  <w:rPr>
                    <w:rFonts w:cs="Times New Roman"/>
                    <w:szCs w:val="21"/>
                  </w:rPr>
                </w:rPrChange>
              </w:rPr>
              <w:pPrChange w:id="366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69"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70" w:author="Codex" w:date="2026-10-05T16:32:41.313017+00:00">
                  <w:rPr>
                    <w:rFonts w:cs="Times New Roman"/>
                    <w:szCs w:val="21"/>
                  </w:rPr>
                </w:rPrChange>
              </w:rPr>
              <w:t>3</w:t>
            </w:r>
            <w:r>
              <w:rPr>
                <w:rFonts w:ascii="Times New Roman" w:hAnsi="Times New Roman" w:cs="Times New Roman" w:eastAsia="SimSun"/>
                <w:b w:val="0"/>
                <w:bCs w:val="0"/>
                <w:sz w:val="21"/>
                <w:szCs w:val="21"/>
                <w:rPrChange w:id="3671" w:author="Codex" w:date="2026-10-05T16:32:41.313017+00:00">
                  <w:rPr>
                    <w:rFonts w:cs="Times New Roman"/>
                    <w:szCs w:val="21"/>
                  </w:rPr>
                </w:rPrChange>
              </w:rPr>
              <w:t>：</w:t>
            </w:r>
            <w:r>
              <w:rPr>
                <w:rFonts w:ascii="Times New Roman" w:hAnsi="Times New Roman" w:cs="Times New Roman" w:eastAsia="SimSun"/>
                <w:b w:val="0"/>
                <w:bCs w:val="0"/>
                <w:sz w:val="21"/>
                <w:szCs w:val="21"/>
                <w:rPrChange w:id="3672" w:author="Codex" w:date="2026-10-05T16:32:41.313017+00:00">
                  <w:rPr>
                    <w:rFonts w:cs="Times New Roman"/>
                    <w:szCs w:val="21"/>
                  </w:rPr>
                </w:rPrChange>
              </w:rPr>
              <w:t>M—Y</w:t>
            </w:r>
          </w:p>
        </w:tc>
        <w:tc>
          <w:tcPr>
            <w:tcW w:w="0" w:type="auto"/>
            <w:tcBorders>
              <w:top w:val="single" w:sz="12" w:color="000000"/>
              <w:left w:val="nil"/>
              <w:bottom w:val="single" w:sz="4" w:color="000000"/>
              <w:right w:val="nil"/>
              <w:insideH w:val="nil"/>
              <w:insideV w:val="nil"/>
            </w:tcBorders>
            <w:tcMar>
              <w:left w:w="102" w:type="dxa"/>
              <w:right w:w="102" w:type="dxa"/>
            </w:tcMar>
            <w:tcPrChange w:id="36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D27A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5" w:author="Codex" w:date="2026-10-05T16:32:41.313017+00:00">
                  <w:rPr>
                    <w:rFonts w:cs="Times New Roman"/>
                    <w:szCs w:val="21"/>
                  </w:rPr>
                </w:rPrChange>
              </w:rPr>
              <w:pPrChange w:id="367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75"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76" w:author="Codex" w:date="2026-10-05T16:32:41.313017+00:00">
                  <w:rPr>
                    <w:rFonts w:cs="Times New Roman"/>
                    <w:szCs w:val="21"/>
                  </w:rPr>
                </w:rPrChange>
              </w:rPr>
              <w:t>4</w:t>
            </w:r>
            <w:r>
              <w:rPr>
                <w:rFonts w:ascii="Times New Roman" w:hAnsi="Times New Roman" w:cs="Times New Roman" w:eastAsia="SimSun"/>
                <w:b w:val="0"/>
                <w:bCs w:val="0"/>
                <w:sz w:val="21"/>
                <w:szCs w:val="21"/>
                <w:rPrChange w:id="3677" w:author="Codex" w:date="2026-10-05T16:32:41.313017+00:00">
                  <w:rPr>
                    <w:rFonts w:cs="Times New Roman"/>
                    <w:szCs w:val="21"/>
                  </w:rPr>
                </w:rPrChange>
              </w:rPr>
              <w:t>：</w:t>
            </w:r>
            <w:r>
              <w:rPr>
                <w:rFonts w:ascii="Times New Roman" w:hAnsi="Times New Roman" w:cs="Times New Roman" w:eastAsia="SimSun"/>
                <w:b w:val="0"/>
                <w:bCs w:val="0"/>
                <w:sz w:val="21"/>
                <w:szCs w:val="21"/>
                <w:rPrChange w:id="3678" w:author="Codex" w:date="2026-10-05T16:32:41.313017+00:00">
                  <w:rPr>
                    <w:rFonts w:cs="Times New Roman"/>
                    <w:szCs w:val="21"/>
                  </w:rPr>
                </w:rPrChange>
              </w:rPr>
              <w:t>X|M</w:t>
            </w:r>
          </w:p>
        </w:tc>
        <w:tc>
          <w:tcPr>
            <w:tcW w:w="0" w:type="auto"/>
            <w:tcBorders>
              <w:top w:val="single" w:sz="12" w:color="000000"/>
              <w:left w:val="nil"/>
              <w:bottom w:val="single" w:sz="4" w:color="000000"/>
              <w:right w:val="nil"/>
              <w:insideH w:val="nil"/>
              <w:insideV w:val="nil"/>
            </w:tcBorders>
            <w:tcMar>
              <w:left w:w="102" w:type="dxa"/>
              <w:right w:w="102" w:type="dxa"/>
            </w:tcMar>
            <w:tcPrChange w:id="367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4CA56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6" w:author="Codex" w:date="2026-10-05T16:32:41.313017+00:00">
                  <w:rPr>
                    <w:rFonts w:cs="Times New Roman"/>
                    <w:szCs w:val="21"/>
                  </w:rPr>
                </w:rPrChange>
              </w:rPr>
              <w:pPrChange w:id="368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81"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82" w:author="Codex" w:date="2026-10-05T16:32:41.313017+00:00">
                  <w:rPr>
                    <w:rFonts w:cs="Times New Roman"/>
                    <w:szCs w:val="21"/>
                  </w:rPr>
                </w:rPrChange>
              </w:rPr>
              <w:t>4</w:t>
            </w:r>
            <w:r>
              <w:rPr>
                <w:rFonts w:ascii="Times New Roman" w:hAnsi="Times New Roman" w:cs="Times New Roman" w:eastAsia="SimSun"/>
                <w:b w:val="0"/>
                <w:bCs w:val="0"/>
                <w:sz w:val="21"/>
                <w:szCs w:val="21"/>
                <w:rPrChange w:id="3683" w:author="Codex" w:date="2026-10-05T16:32:41.313017+00:00">
                  <w:rPr>
                    <w:rFonts w:cs="Times New Roman"/>
                    <w:szCs w:val="21"/>
                  </w:rPr>
                </w:rPrChange>
              </w:rPr>
              <w:t>：</w:t>
            </w:r>
            <w:r>
              <w:rPr>
                <w:rFonts w:ascii="Times New Roman" w:hAnsi="Times New Roman" w:cs="Times New Roman" w:eastAsia="SimSun"/>
                <w:b w:val="0"/>
                <w:bCs w:val="0"/>
                <w:sz w:val="21"/>
                <w:szCs w:val="21"/>
                <w:rPrChange w:id="3684" w:author="Codex" w:date="2026-10-05T16:32:41.313017+00:00">
                  <w:rPr>
                    <w:rFonts w:cs="Times New Roman"/>
                    <w:szCs w:val="21"/>
                  </w:rPr>
                </w:rPrChange>
              </w:rPr>
              <w:t>M|X</w:t>
            </w:r>
          </w:p>
        </w:tc>
      </w:tr>
      <w:tr w:rsidR="004B6004" w14:paraId="0D7E20F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685" w:author="Codex" w:date="2026-10-05T16:32:41.313017+00:00">
              <w:tcPr>
                <w:tcW w:w="0" w:type="auto"/>
                <w:tcBorders>
                  <w:top w:val="nil"/>
                  <w:left w:val="nil"/>
                  <w:bottom w:val="nil"/>
                  <w:right w:val="nil"/>
                </w:tcBorders>
                <w:noWrap/>
                <w:tcMar>
                  <w:left w:w="102" w:type="dxa"/>
                  <w:right w:w="102" w:type="dxa"/>
                </w:tcMar>
                <w:vAlign w:val="center"/>
              </w:tcPr>
            </w:tcPrChange>
          </w:tcPr>
          <w:p w14:paraId="13D53F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7" w:author="Codex" w:date="2026-10-05T16:32:41.313017+00:00">
                  <w:rPr>
                    <w:rFonts w:cs="Times New Roman"/>
                    <w:szCs w:val="21"/>
                  </w:rPr>
                </w:rPrChange>
              </w:rPr>
              <w:pPrChange w:id="36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87"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3688" w:author="Codex" w:date="2026-10-05T16:32:41.313017+00:00">
              <w:tcPr>
                <w:tcW w:w="0" w:type="auto"/>
                <w:tcBorders>
                  <w:top w:val="nil"/>
                  <w:left w:val="nil"/>
                  <w:bottom w:val="nil"/>
                  <w:right w:val="nil"/>
                </w:tcBorders>
                <w:tcMar>
                  <w:left w:w="102" w:type="dxa"/>
                  <w:right w:w="102" w:type="dxa"/>
                </w:tcMar>
                <w:vAlign w:val="center"/>
              </w:tcPr>
            </w:tcPrChange>
          </w:tcPr>
          <w:p w14:paraId="76F6744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8" w:author="Codex" w:date="2026-10-05T16:32:41.313017+00:00">
                  <w:rPr>
                    <w:rFonts w:cs="Times New Roman"/>
                    <w:szCs w:val="21"/>
                  </w:rPr>
                </w:rPrChange>
              </w:rPr>
              <w:pPrChange w:id="36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90" w:author="Codex" w:date="2026-10-05T16:32:41.313017+00:00">
                  <w:rPr>
                    <w:rFonts w:cs="Times New Roman"/>
                    <w:szCs w:val="21"/>
                  </w:rPr>
                </w:rPrChange>
              </w:rPr>
              <w:t>1.52</w:t>
            </w:r>
            <w:r>
              <w:rPr>
                <w:rFonts w:ascii="Times New Roman" w:hAnsi="Times New Roman" w:cs="Times New Roman" w:eastAsia="SimSun"/>
                <w:b w:val="0"/>
                <w:bCs w:val="0"/>
                <w:sz w:val="21"/>
                <w:szCs w:val="21"/>
                <w:rPrChange w:id="3691" w:author="Codex" w:date="2026-10-05T16:32:41.313017+00:00">
                  <w:rPr>
                    <w:rFonts w:cs="Times New Roman"/>
                    <w:szCs w:val="21"/>
                  </w:rPr>
                </w:rPrChange>
              </w:rPr>
              <w:t>（</w:t>
            </w:r>
            <w:r>
              <w:rPr>
                <w:rFonts w:ascii="Times New Roman" w:hAnsi="Times New Roman" w:cs="Times New Roman" w:eastAsia="SimSun"/>
                <w:b w:val="0"/>
                <w:bCs w:val="0"/>
                <w:sz w:val="21"/>
                <w:szCs w:val="21"/>
                <w:rPrChange w:id="3692" w:author="Codex" w:date="2026-10-05T16:32:41.313017+00:00">
                  <w:rPr>
                    <w:rFonts w:cs="Times New Roman"/>
                    <w:szCs w:val="21"/>
                  </w:rPr>
                </w:rPrChange>
              </w:rPr>
              <w:t>-2.27</w:t>
            </w:r>
            <w:r>
              <w:rPr>
                <w:rFonts w:ascii="Times New Roman" w:hAnsi="Times New Roman" w:cs="Times New Roman" w:eastAsia="SimSun"/>
                <w:b w:val="0"/>
                <w:bCs w:val="0"/>
                <w:sz w:val="21"/>
                <w:szCs w:val="21"/>
                <w:rPrChange w:id="3693" w:author="Codex" w:date="2026-10-05T16:32:41.313017+00:00">
                  <w:rPr>
                    <w:rFonts w:cs="Times New Roman"/>
                    <w:szCs w:val="21"/>
                  </w:rPr>
                </w:rPrChange>
              </w:rPr>
              <w:t>，</w:t>
            </w:r>
            <w:r>
              <w:rPr>
                <w:rFonts w:ascii="Times New Roman" w:hAnsi="Times New Roman" w:cs="Times New Roman" w:eastAsia="SimSun"/>
                <w:b w:val="0"/>
                <w:bCs w:val="0"/>
                <w:sz w:val="21"/>
                <w:szCs w:val="21"/>
                <w:rPrChange w:id="3694" w:author="Codex" w:date="2026-10-05T16:32:41.313017+00:00">
                  <w:rPr>
                    <w:rFonts w:cs="Times New Roman"/>
                    <w:szCs w:val="21"/>
                  </w:rPr>
                </w:rPrChange>
              </w:rPr>
              <w:t>5.31</w:t>
            </w:r>
            <w:r>
              <w:rPr>
                <w:rFonts w:ascii="Times New Roman" w:hAnsi="Times New Roman" w:cs="Times New Roman" w:eastAsia="SimSun"/>
                <w:b w:val="0"/>
                <w:bCs w:val="0"/>
                <w:sz w:val="21"/>
                <w:szCs w:val="21"/>
                <w:rPrChange w:id="369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696" w:author="Codex" w:date="2026-10-05T16:32:41.313017+00:00">
              <w:tcPr>
                <w:tcW w:w="0" w:type="auto"/>
                <w:tcBorders>
                  <w:top w:val="nil"/>
                  <w:left w:val="nil"/>
                  <w:bottom w:val="nil"/>
                  <w:right w:val="nil"/>
                </w:tcBorders>
                <w:tcMar>
                  <w:left w:w="102" w:type="dxa"/>
                  <w:right w:w="102" w:type="dxa"/>
                </w:tcMar>
                <w:vAlign w:val="center"/>
              </w:tcPr>
            </w:tcPrChange>
          </w:tcPr>
          <w:p w14:paraId="67D7A68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9" w:author="Codex" w:date="2026-10-05T16:32:41.313017+00:00">
                  <w:rPr>
                    <w:rFonts w:cs="Times New Roman"/>
                    <w:szCs w:val="21"/>
                  </w:rPr>
                </w:rPrChange>
              </w:rPr>
              <w:pPrChange w:id="36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98" w:author="Codex" w:date="2026-10-05T16:32:41.313017+00:00">
                  <w:rPr>
                    <w:rFonts w:cs="Times New Roman"/>
                    <w:szCs w:val="21"/>
                  </w:rPr>
                </w:rPrChange>
              </w:rPr>
              <w:t>4.90</w:t>
            </w:r>
            <w:r>
              <w:rPr>
                <w:rFonts w:ascii="Times New Roman" w:hAnsi="Times New Roman" w:cs="Times New Roman" w:eastAsia="SimSun"/>
                <w:b w:val="0"/>
                <w:bCs w:val="0"/>
                <w:sz w:val="21"/>
                <w:szCs w:val="21"/>
                <w:rPrChange w:id="3699" w:author="Codex" w:date="2026-10-05T16:32:41.313017+00:00">
                  <w:rPr>
                    <w:rFonts w:cs="Times New Roman"/>
                    <w:szCs w:val="21"/>
                  </w:rPr>
                </w:rPrChange>
              </w:rPr>
              <w:t>（</w:t>
            </w:r>
            <w:r>
              <w:rPr>
                <w:rFonts w:ascii="Times New Roman" w:hAnsi="Times New Roman" w:cs="Times New Roman" w:eastAsia="SimSun"/>
                <w:b w:val="0"/>
                <w:bCs w:val="0"/>
                <w:sz w:val="21"/>
                <w:szCs w:val="21"/>
                <w:rPrChange w:id="3700" w:author="Codex" w:date="2026-10-05T16:32:41.313017+00:00">
                  <w:rPr>
                    <w:rFonts w:cs="Times New Roman"/>
                    <w:szCs w:val="21"/>
                  </w:rPr>
                </w:rPrChange>
              </w:rPr>
              <w:t>1.54</w:t>
            </w:r>
            <w:r>
              <w:rPr>
                <w:rFonts w:ascii="Times New Roman" w:hAnsi="Times New Roman" w:cs="Times New Roman" w:eastAsia="SimSun"/>
                <w:b w:val="0"/>
                <w:bCs w:val="0"/>
                <w:sz w:val="21"/>
                <w:szCs w:val="21"/>
                <w:rPrChange w:id="3701" w:author="Codex" w:date="2026-10-05T16:32:41.313017+00:00">
                  <w:rPr>
                    <w:rFonts w:cs="Times New Roman"/>
                    <w:szCs w:val="21"/>
                  </w:rPr>
                </w:rPrChange>
              </w:rPr>
              <w:t>，</w:t>
            </w:r>
            <w:r>
              <w:rPr>
                <w:rFonts w:ascii="Times New Roman" w:hAnsi="Times New Roman" w:cs="Times New Roman" w:eastAsia="SimSun"/>
                <w:b w:val="0"/>
                <w:bCs w:val="0"/>
                <w:sz w:val="21"/>
                <w:szCs w:val="21"/>
                <w:rPrChange w:id="3702" w:author="Codex" w:date="2026-10-05T16:32:41.313017+00:00">
                  <w:rPr>
                    <w:rFonts w:cs="Times New Roman"/>
                    <w:szCs w:val="21"/>
                  </w:rPr>
                </w:rPrChange>
              </w:rPr>
              <w:t>8.26</w:t>
            </w:r>
            <w:r>
              <w:rPr>
                <w:rFonts w:ascii="Times New Roman" w:hAnsi="Times New Roman" w:cs="Times New Roman" w:eastAsia="SimSun"/>
                <w:b w:val="0"/>
                <w:bCs w:val="0"/>
                <w:sz w:val="21"/>
                <w:szCs w:val="21"/>
                <w:rPrChange w:id="370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04" w:author="Codex" w:date="2026-10-05T16:32:41.313017+00:00">
              <w:tcPr>
                <w:tcW w:w="0" w:type="auto"/>
                <w:tcBorders>
                  <w:top w:val="nil"/>
                  <w:left w:val="nil"/>
                  <w:bottom w:val="nil"/>
                  <w:right w:val="nil"/>
                </w:tcBorders>
                <w:tcMar>
                  <w:left w:w="102" w:type="dxa"/>
                  <w:right w:w="102" w:type="dxa"/>
                </w:tcMar>
                <w:vAlign w:val="center"/>
              </w:tcPr>
            </w:tcPrChange>
          </w:tcPr>
          <w:p w14:paraId="571B6D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0" w:author="Codex" w:date="2026-10-05T16:32:41.313017+00:00">
                  <w:rPr>
                    <w:rFonts w:cs="Times New Roman"/>
                    <w:szCs w:val="21"/>
                  </w:rPr>
                </w:rPrChange>
              </w:rPr>
              <w:pPrChange w:id="37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06" w:author="Codex" w:date="2026-10-05T16:32:41.313017+00:00">
                  <w:rPr>
                    <w:rFonts w:cs="Times New Roman"/>
                    <w:szCs w:val="21"/>
                  </w:rPr>
                </w:rPrChange>
              </w:rPr>
              <w:t>2.45</w:t>
            </w:r>
            <w:r>
              <w:rPr>
                <w:rFonts w:ascii="Times New Roman" w:hAnsi="Times New Roman" w:cs="Times New Roman" w:eastAsia="SimSun"/>
                <w:b w:val="0"/>
                <w:bCs w:val="0"/>
                <w:sz w:val="21"/>
                <w:szCs w:val="21"/>
                <w:rPrChange w:id="3707" w:author="Codex" w:date="2026-10-05T16:32:41.313017+00:00">
                  <w:rPr>
                    <w:rFonts w:cs="Times New Roman"/>
                    <w:szCs w:val="21"/>
                  </w:rPr>
                </w:rPrChange>
              </w:rPr>
              <w:t>（</w:t>
            </w:r>
            <w:r>
              <w:rPr>
                <w:rFonts w:ascii="Times New Roman" w:hAnsi="Times New Roman" w:cs="Times New Roman" w:eastAsia="SimSun"/>
                <w:b w:val="0"/>
                <w:bCs w:val="0"/>
                <w:sz w:val="21"/>
                <w:szCs w:val="21"/>
                <w:rPrChange w:id="3708" w:author="Codex" w:date="2026-10-05T16:32:41.313017+00:00">
                  <w:rPr>
                    <w:rFonts w:cs="Times New Roman"/>
                    <w:szCs w:val="21"/>
                  </w:rPr>
                </w:rPrChange>
              </w:rPr>
              <w:t>-1.20</w:t>
            </w:r>
            <w:r>
              <w:rPr>
                <w:rFonts w:ascii="Times New Roman" w:hAnsi="Times New Roman" w:cs="Times New Roman" w:eastAsia="SimSun"/>
                <w:b w:val="0"/>
                <w:bCs w:val="0"/>
                <w:sz w:val="21"/>
                <w:szCs w:val="21"/>
                <w:rPrChange w:id="3709" w:author="Codex" w:date="2026-10-05T16:32:41.313017+00:00">
                  <w:rPr>
                    <w:rFonts w:cs="Times New Roman"/>
                    <w:szCs w:val="21"/>
                  </w:rPr>
                </w:rPrChange>
              </w:rPr>
              <w:t>，</w:t>
            </w:r>
            <w:r>
              <w:rPr>
                <w:rFonts w:ascii="Times New Roman" w:hAnsi="Times New Roman" w:cs="Times New Roman" w:eastAsia="SimSun"/>
                <w:b w:val="0"/>
                <w:bCs w:val="0"/>
                <w:sz w:val="21"/>
                <w:szCs w:val="21"/>
                <w:rPrChange w:id="3710" w:author="Codex" w:date="2026-10-05T16:32:41.313017+00:00">
                  <w:rPr>
                    <w:rFonts w:cs="Times New Roman"/>
                    <w:szCs w:val="21"/>
                  </w:rPr>
                </w:rPrChange>
              </w:rPr>
              <w:t>6.09</w:t>
            </w:r>
            <w:r>
              <w:rPr>
                <w:rFonts w:ascii="Times New Roman" w:hAnsi="Times New Roman" w:cs="Times New Roman" w:eastAsia="SimSun"/>
                <w:b w:val="0"/>
                <w:bCs w:val="0"/>
                <w:sz w:val="21"/>
                <w:szCs w:val="21"/>
                <w:rPrChange w:id="371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12" w:author="Codex" w:date="2026-10-05T16:32:41.313017+00:00">
              <w:tcPr>
                <w:tcW w:w="0" w:type="auto"/>
                <w:tcBorders>
                  <w:top w:val="nil"/>
                  <w:left w:val="nil"/>
                  <w:bottom w:val="nil"/>
                  <w:right w:val="nil"/>
                </w:tcBorders>
                <w:tcMar>
                  <w:left w:w="102" w:type="dxa"/>
                  <w:right w:w="102" w:type="dxa"/>
                </w:tcMar>
                <w:vAlign w:val="center"/>
              </w:tcPr>
            </w:tcPrChange>
          </w:tcPr>
          <w:p w14:paraId="5235F1F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1" w:author="Codex" w:date="2026-10-05T16:32:41.313017+00:00">
                  <w:rPr>
                    <w:rFonts w:cs="Times New Roman"/>
                    <w:szCs w:val="21"/>
                  </w:rPr>
                </w:rPrChange>
              </w:rPr>
              <w:pPrChange w:id="37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14" w:author="Codex" w:date="2026-10-05T16:32:41.313017+00:00">
                  <w:rPr>
                    <w:rFonts w:cs="Times New Roman"/>
                    <w:szCs w:val="21"/>
                  </w:rPr>
                </w:rPrChange>
              </w:rPr>
              <w:t>4.86</w:t>
            </w:r>
            <w:r>
              <w:rPr>
                <w:rFonts w:ascii="Times New Roman" w:hAnsi="Times New Roman" w:cs="Times New Roman" w:eastAsia="SimSun"/>
                <w:b w:val="0"/>
                <w:bCs w:val="0"/>
                <w:sz w:val="21"/>
                <w:szCs w:val="21"/>
                <w:rPrChange w:id="3715" w:author="Codex" w:date="2026-10-05T16:32:41.313017+00:00">
                  <w:rPr>
                    <w:rFonts w:cs="Times New Roman"/>
                    <w:szCs w:val="21"/>
                  </w:rPr>
                </w:rPrChange>
              </w:rPr>
              <w:t>（</w:t>
            </w:r>
            <w:r>
              <w:rPr>
                <w:rFonts w:ascii="Times New Roman" w:hAnsi="Times New Roman" w:cs="Times New Roman" w:eastAsia="SimSun"/>
                <w:b w:val="0"/>
                <w:bCs w:val="0"/>
                <w:sz w:val="21"/>
                <w:szCs w:val="21"/>
                <w:rPrChange w:id="3716" w:author="Codex" w:date="2026-10-05T16:32:41.313017+00:00">
                  <w:rPr>
                    <w:rFonts w:cs="Times New Roman"/>
                    <w:szCs w:val="21"/>
                  </w:rPr>
                </w:rPrChange>
              </w:rPr>
              <w:t>1.50</w:t>
            </w:r>
            <w:r>
              <w:rPr>
                <w:rFonts w:ascii="Times New Roman" w:hAnsi="Times New Roman" w:cs="Times New Roman" w:eastAsia="SimSun"/>
                <w:b w:val="0"/>
                <w:bCs w:val="0"/>
                <w:sz w:val="21"/>
                <w:szCs w:val="21"/>
                <w:rPrChange w:id="3717" w:author="Codex" w:date="2026-10-05T16:32:41.313017+00:00">
                  <w:rPr>
                    <w:rFonts w:cs="Times New Roman"/>
                    <w:szCs w:val="21"/>
                  </w:rPr>
                </w:rPrChange>
              </w:rPr>
              <w:t>，</w:t>
            </w:r>
            <w:r>
              <w:rPr>
                <w:rFonts w:ascii="Times New Roman" w:hAnsi="Times New Roman" w:cs="Times New Roman" w:eastAsia="SimSun"/>
                <w:b w:val="0"/>
                <w:bCs w:val="0"/>
                <w:sz w:val="21"/>
                <w:szCs w:val="21"/>
                <w:rPrChange w:id="3718" w:author="Codex" w:date="2026-10-05T16:32:41.313017+00:00">
                  <w:rPr>
                    <w:rFonts w:cs="Times New Roman"/>
                    <w:szCs w:val="21"/>
                  </w:rPr>
                </w:rPrChange>
              </w:rPr>
              <w:t>8.23</w:t>
            </w:r>
            <w:r>
              <w:rPr>
                <w:rFonts w:ascii="Times New Roman" w:hAnsi="Times New Roman" w:cs="Times New Roman" w:eastAsia="SimSun"/>
                <w:b w:val="0"/>
                <w:bCs w:val="0"/>
                <w:sz w:val="21"/>
                <w:szCs w:val="21"/>
                <w:rPrChange w:id="371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20" w:author="Codex" w:date="2026-10-05T16:32:41.313017+00:00">
              <w:tcPr>
                <w:tcW w:w="0" w:type="auto"/>
                <w:tcBorders>
                  <w:top w:val="nil"/>
                  <w:left w:val="nil"/>
                  <w:bottom w:val="nil"/>
                  <w:right w:val="nil"/>
                </w:tcBorders>
                <w:tcMar>
                  <w:left w:w="102" w:type="dxa"/>
                  <w:right w:w="102" w:type="dxa"/>
                </w:tcMar>
                <w:vAlign w:val="center"/>
              </w:tcPr>
            </w:tcPrChange>
          </w:tcPr>
          <w:p w14:paraId="7A9050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2" w:author="Codex" w:date="2026-10-05T16:32:41.313017+00:00">
                  <w:rPr>
                    <w:rFonts w:cs="Times New Roman"/>
                    <w:szCs w:val="21"/>
                  </w:rPr>
                </w:rPrChange>
              </w:rPr>
              <w:pPrChange w:id="37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22" w:author="Codex" w:date="2026-10-05T16:32:41.313017+00:00">
                  <w:rPr>
                    <w:rFonts w:cs="Times New Roman"/>
                    <w:szCs w:val="21"/>
                  </w:rPr>
                </w:rPrChange>
              </w:rPr>
              <w:t>2.36</w:t>
            </w:r>
            <w:r>
              <w:rPr>
                <w:rFonts w:ascii="Times New Roman" w:hAnsi="Times New Roman" w:cs="Times New Roman" w:eastAsia="SimSun"/>
                <w:b w:val="0"/>
                <w:bCs w:val="0"/>
                <w:sz w:val="21"/>
                <w:szCs w:val="21"/>
                <w:rPrChange w:id="3723" w:author="Codex" w:date="2026-10-05T16:32:41.313017+00:00">
                  <w:rPr>
                    <w:rFonts w:cs="Times New Roman"/>
                    <w:szCs w:val="21"/>
                  </w:rPr>
                </w:rPrChange>
              </w:rPr>
              <w:t>（</w:t>
            </w:r>
            <w:r>
              <w:rPr>
                <w:rFonts w:ascii="Times New Roman" w:hAnsi="Times New Roman" w:cs="Times New Roman" w:eastAsia="SimSun"/>
                <w:b w:val="0"/>
                <w:bCs w:val="0"/>
                <w:sz w:val="21"/>
                <w:szCs w:val="21"/>
                <w:rPrChange w:id="3724" w:author="Codex" w:date="2026-10-05T16:32:41.313017+00:00">
                  <w:rPr>
                    <w:rFonts w:cs="Times New Roman"/>
                    <w:szCs w:val="21"/>
                  </w:rPr>
                </w:rPrChange>
              </w:rPr>
              <w:t>-1.28</w:t>
            </w:r>
            <w:r>
              <w:rPr>
                <w:rFonts w:ascii="Times New Roman" w:hAnsi="Times New Roman" w:cs="Times New Roman" w:eastAsia="SimSun"/>
                <w:b w:val="0"/>
                <w:bCs w:val="0"/>
                <w:sz w:val="21"/>
                <w:szCs w:val="21"/>
                <w:rPrChange w:id="3725" w:author="Codex" w:date="2026-10-05T16:32:41.313017+00:00">
                  <w:rPr>
                    <w:rFonts w:cs="Times New Roman"/>
                    <w:szCs w:val="21"/>
                  </w:rPr>
                </w:rPrChange>
              </w:rPr>
              <w:t>，</w:t>
            </w:r>
            <w:r>
              <w:rPr>
                <w:rFonts w:ascii="Times New Roman" w:hAnsi="Times New Roman" w:cs="Times New Roman" w:eastAsia="SimSun"/>
                <w:b w:val="0"/>
                <w:bCs w:val="0"/>
                <w:sz w:val="21"/>
                <w:szCs w:val="21"/>
                <w:rPrChange w:id="3726" w:author="Codex" w:date="2026-10-05T16:32:41.313017+00:00">
                  <w:rPr>
                    <w:rFonts w:cs="Times New Roman"/>
                    <w:szCs w:val="21"/>
                  </w:rPr>
                </w:rPrChange>
              </w:rPr>
              <w:t>6.00</w:t>
            </w:r>
            <w:r>
              <w:rPr>
                <w:rFonts w:ascii="Times New Roman" w:hAnsi="Times New Roman" w:cs="Times New Roman" w:eastAsia="SimSun"/>
                <w:b w:val="0"/>
                <w:bCs w:val="0"/>
                <w:sz w:val="21"/>
                <w:szCs w:val="21"/>
                <w:rPrChange w:id="3727" w:author="Codex" w:date="2026-10-05T16:32:41.313017+00:00">
                  <w:rPr>
                    <w:rFonts w:cs="Times New Roman"/>
                    <w:szCs w:val="21"/>
                  </w:rPr>
                </w:rPrChange>
              </w:rPr>
              <w:t>）</w:t>
            </w:r>
          </w:p>
        </w:tc>
      </w:tr>
      <w:tr w:rsidR="004B6004" w14:paraId="0B6FFB6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728" w:author="Codex" w:date="2026-10-05T16:32:41.313017+00:00">
              <w:tcPr>
                <w:tcW w:w="0" w:type="auto"/>
                <w:tcBorders>
                  <w:top w:val="nil"/>
                  <w:left w:val="nil"/>
                  <w:bottom w:val="nil"/>
                  <w:right w:val="nil"/>
                </w:tcBorders>
                <w:noWrap/>
                <w:tcMar>
                  <w:left w:w="102" w:type="dxa"/>
                  <w:right w:w="102" w:type="dxa"/>
                </w:tcMar>
                <w:vAlign w:val="center"/>
              </w:tcPr>
            </w:tcPrChange>
          </w:tcPr>
          <w:p w14:paraId="3AC28CE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3" w:author="Codex" w:date="2026-10-05T16:32:41.313017+00:00">
                  <w:rPr>
                    <w:rFonts w:cs="Times New Roman"/>
                    <w:szCs w:val="21"/>
                  </w:rPr>
                </w:rPrChange>
              </w:rPr>
              <w:pPrChange w:id="37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30"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3731" w:author="Codex" w:date="2026-10-05T16:32:41.313017+00:00">
              <w:tcPr>
                <w:tcW w:w="0" w:type="auto"/>
                <w:tcBorders>
                  <w:top w:val="nil"/>
                  <w:left w:val="nil"/>
                  <w:bottom w:val="nil"/>
                  <w:right w:val="nil"/>
                </w:tcBorders>
                <w:tcMar>
                  <w:left w:w="102" w:type="dxa"/>
                  <w:right w:w="102" w:type="dxa"/>
                </w:tcMar>
                <w:vAlign w:val="center"/>
              </w:tcPr>
            </w:tcPrChange>
          </w:tcPr>
          <w:p w14:paraId="54A43B1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4" w:author="Codex" w:date="2026-10-05T16:32:41.313017+00:00">
                  <w:rPr>
                    <w:rFonts w:cs="Times New Roman"/>
                    <w:szCs w:val="21"/>
                  </w:rPr>
                </w:rPrChange>
              </w:rPr>
              <w:pPrChange w:id="373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33" w:author="Codex" w:date="2026-10-05T16:32:41.313017+00:00">
                  <w:rPr>
                    <w:rFonts w:cs="Times New Roman"/>
                    <w:szCs w:val="21"/>
                  </w:rPr>
                </w:rPrChange>
              </w:rPr>
              <w:t>0.68</w:t>
            </w:r>
            <w:r>
              <w:rPr>
                <w:rFonts w:ascii="Times New Roman" w:hAnsi="Times New Roman" w:cs="Times New Roman" w:eastAsia="SimSun"/>
                <w:b w:val="0"/>
                <w:bCs w:val="0"/>
                <w:sz w:val="21"/>
                <w:szCs w:val="21"/>
                <w:rPrChange w:id="3734" w:author="Codex" w:date="2026-10-05T16:32:41.313017+00:00">
                  <w:rPr>
                    <w:rFonts w:cs="Times New Roman"/>
                    <w:szCs w:val="21"/>
                  </w:rPr>
                </w:rPrChange>
              </w:rPr>
              <w:t>（</w:t>
            </w:r>
            <w:r>
              <w:rPr>
                <w:rFonts w:ascii="Times New Roman" w:hAnsi="Times New Roman" w:cs="Times New Roman" w:eastAsia="SimSun"/>
                <w:b w:val="0"/>
                <w:bCs w:val="0"/>
                <w:sz w:val="21"/>
                <w:szCs w:val="21"/>
                <w:rPrChange w:id="3735" w:author="Codex" w:date="2026-10-05T16:32:41.313017+00:00">
                  <w:rPr>
                    <w:rFonts w:cs="Times New Roman"/>
                    <w:szCs w:val="21"/>
                  </w:rPr>
                </w:rPrChange>
              </w:rPr>
              <w:t>-3.28</w:t>
            </w:r>
            <w:r>
              <w:rPr>
                <w:rFonts w:ascii="Times New Roman" w:hAnsi="Times New Roman" w:cs="Times New Roman" w:eastAsia="SimSun"/>
                <w:b w:val="0"/>
                <w:bCs w:val="0"/>
                <w:sz w:val="21"/>
                <w:szCs w:val="21"/>
                <w:rPrChange w:id="3736" w:author="Codex" w:date="2026-10-05T16:32:41.313017+00:00">
                  <w:rPr>
                    <w:rFonts w:cs="Times New Roman"/>
                    <w:szCs w:val="21"/>
                  </w:rPr>
                </w:rPrChange>
              </w:rPr>
              <w:t>，</w:t>
            </w:r>
            <w:r>
              <w:rPr>
                <w:rFonts w:ascii="Times New Roman" w:hAnsi="Times New Roman" w:cs="Times New Roman" w:eastAsia="SimSun"/>
                <w:b w:val="0"/>
                <w:bCs w:val="0"/>
                <w:sz w:val="21"/>
                <w:szCs w:val="21"/>
                <w:rPrChange w:id="3737" w:author="Codex" w:date="2026-10-05T16:32:41.313017+00:00">
                  <w:rPr>
                    <w:rFonts w:cs="Times New Roman"/>
                    <w:szCs w:val="21"/>
                  </w:rPr>
                </w:rPrChange>
              </w:rPr>
              <w:t>4.64</w:t>
            </w:r>
            <w:r>
              <w:rPr>
                <w:rFonts w:ascii="Times New Roman" w:hAnsi="Times New Roman" w:cs="Times New Roman" w:eastAsia="SimSun"/>
                <w:b w:val="0"/>
                <w:bCs w:val="0"/>
                <w:sz w:val="21"/>
                <w:szCs w:val="21"/>
                <w:rPrChange w:id="373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39" w:author="Codex" w:date="2026-10-05T16:32:41.313017+00:00">
              <w:tcPr>
                <w:tcW w:w="0" w:type="auto"/>
                <w:tcBorders>
                  <w:top w:val="nil"/>
                  <w:left w:val="nil"/>
                  <w:bottom w:val="nil"/>
                  <w:right w:val="nil"/>
                </w:tcBorders>
                <w:tcMar>
                  <w:left w:w="102" w:type="dxa"/>
                  <w:right w:w="102" w:type="dxa"/>
                </w:tcMar>
                <w:vAlign w:val="center"/>
              </w:tcPr>
            </w:tcPrChange>
          </w:tcPr>
          <w:p w14:paraId="3B7C55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5" w:author="Codex" w:date="2026-10-05T16:32:41.313017+00:00">
                  <w:rPr>
                    <w:rFonts w:cs="Times New Roman"/>
                    <w:szCs w:val="21"/>
                  </w:rPr>
                </w:rPrChange>
              </w:rPr>
              <w:pPrChange w:id="37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41" w:author="Codex" w:date="2026-10-05T16:32:41.313017+00:00">
                  <w:rPr>
                    <w:rFonts w:cs="Times New Roman"/>
                    <w:szCs w:val="21"/>
                  </w:rPr>
                </w:rPrChange>
              </w:rPr>
              <w:t>2.84</w:t>
            </w:r>
            <w:r>
              <w:rPr>
                <w:rFonts w:ascii="Times New Roman" w:hAnsi="Times New Roman" w:cs="Times New Roman" w:eastAsia="SimSun"/>
                <w:b w:val="0"/>
                <w:bCs w:val="0"/>
                <w:sz w:val="21"/>
                <w:szCs w:val="21"/>
                <w:rPrChange w:id="3742" w:author="Codex" w:date="2026-10-05T16:32:41.313017+00:00">
                  <w:rPr>
                    <w:rFonts w:cs="Times New Roman"/>
                    <w:szCs w:val="21"/>
                  </w:rPr>
                </w:rPrChange>
              </w:rPr>
              <w:t>（</w:t>
            </w:r>
            <w:r>
              <w:rPr>
                <w:rFonts w:ascii="Times New Roman" w:hAnsi="Times New Roman" w:cs="Times New Roman" w:eastAsia="SimSun"/>
                <w:b w:val="0"/>
                <w:bCs w:val="0"/>
                <w:sz w:val="21"/>
                <w:szCs w:val="21"/>
                <w:rPrChange w:id="3743" w:author="Codex" w:date="2026-10-05T16:32:41.313017+00:00">
                  <w:rPr>
                    <w:rFonts w:cs="Times New Roman"/>
                    <w:szCs w:val="21"/>
                  </w:rPr>
                </w:rPrChange>
              </w:rPr>
              <w:t>-0.59</w:t>
            </w:r>
            <w:r>
              <w:rPr>
                <w:rFonts w:ascii="Times New Roman" w:hAnsi="Times New Roman" w:cs="Times New Roman" w:eastAsia="SimSun"/>
                <w:b w:val="0"/>
                <w:bCs w:val="0"/>
                <w:sz w:val="21"/>
                <w:szCs w:val="21"/>
                <w:rPrChange w:id="3744" w:author="Codex" w:date="2026-10-05T16:32:41.313017+00:00">
                  <w:rPr>
                    <w:rFonts w:cs="Times New Roman"/>
                    <w:szCs w:val="21"/>
                  </w:rPr>
                </w:rPrChange>
              </w:rPr>
              <w:t>，</w:t>
            </w:r>
            <w:r>
              <w:rPr>
                <w:rFonts w:ascii="Times New Roman" w:hAnsi="Times New Roman" w:cs="Times New Roman" w:eastAsia="SimSun"/>
                <w:b w:val="0"/>
                <w:bCs w:val="0"/>
                <w:sz w:val="21"/>
                <w:szCs w:val="21"/>
                <w:rPrChange w:id="3745" w:author="Codex" w:date="2026-10-05T16:32:41.313017+00:00">
                  <w:rPr>
                    <w:rFonts w:cs="Times New Roman"/>
                    <w:szCs w:val="21"/>
                  </w:rPr>
                </w:rPrChange>
              </w:rPr>
              <w:t>6.28</w:t>
            </w:r>
            <w:r>
              <w:rPr>
                <w:rFonts w:ascii="Times New Roman" w:hAnsi="Times New Roman" w:cs="Times New Roman" w:eastAsia="SimSun"/>
                <w:b w:val="0"/>
                <w:bCs w:val="0"/>
                <w:sz w:val="21"/>
                <w:szCs w:val="21"/>
                <w:rPrChange w:id="3746"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47" w:author="Codex" w:date="2026-10-05T16:32:41.313017+00:00">
              <w:tcPr>
                <w:tcW w:w="0" w:type="auto"/>
                <w:tcBorders>
                  <w:top w:val="nil"/>
                  <w:left w:val="nil"/>
                  <w:bottom w:val="nil"/>
                  <w:right w:val="nil"/>
                </w:tcBorders>
                <w:tcMar>
                  <w:left w:w="102" w:type="dxa"/>
                  <w:right w:w="102" w:type="dxa"/>
                </w:tcMar>
                <w:vAlign w:val="center"/>
              </w:tcPr>
            </w:tcPrChange>
          </w:tcPr>
          <w:p w14:paraId="2BF074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6" w:author="Codex" w:date="2026-10-05T16:32:41.313017+00:00">
                  <w:rPr>
                    <w:rFonts w:cs="Times New Roman"/>
                    <w:szCs w:val="21"/>
                  </w:rPr>
                </w:rPrChange>
              </w:rPr>
              <w:pPrChange w:id="37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49" w:author="Codex" w:date="2026-10-05T16:32:41.313017+00:00">
                  <w:rPr>
                    <w:rFonts w:cs="Times New Roman"/>
                    <w:szCs w:val="21"/>
                  </w:rPr>
                </w:rPrChange>
              </w:rPr>
              <w:t>2.49</w:t>
            </w:r>
            <w:r>
              <w:rPr>
                <w:rFonts w:ascii="Times New Roman" w:hAnsi="Times New Roman" w:cs="Times New Roman" w:eastAsia="SimSun"/>
                <w:b w:val="0"/>
                <w:bCs w:val="0"/>
                <w:sz w:val="21"/>
                <w:szCs w:val="21"/>
                <w:rPrChange w:id="3750" w:author="Codex" w:date="2026-10-05T16:32:41.313017+00:00">
                  <w:rPr>
                    <w:rFonts w:cs="Times New Roman"/>
                    <w:szCs w:val="21"/>
                  </w:rPr>
                </w:rPrChange>
              </w:rPr>
              <w:t>（</w:t>
            </w:r>
            <w:r>
              <w:rPr>
                <w:rFonts w:ascii="Times New Roman" w:hAnsi="Times New Roman" w:cs="Times New Roman" w:eastAsia="SimSun"/>
                <w:b w:val="0"/>
                <w:bCs w:val="0"/>
                <w:sz w:val="21"/>
                <w:szCs w:val="21"/>
                <w:rPrChange w:id="3751" w:author="Codex" w:date="2026-10-05T16:32:41.313017+00:00">
                  <w:rPr>
                    <w:rFonts w:cs="Times New Roman"/>
                    <w:szCs w:val="21"/>
                  </w:rPr>
                </w:rPrChange>
              </w:rPr>
              <w:t>-1.06</w:t>
            </w:r>
            <w:r>
              <w:rPr>
                <w:rFonts w:ascii="Times New Roman" w:hAnsi="Times New Roman" w:cs="Times New Roman" w:eastAsia="SimSun"/>
                <w:b w:val="0"/>
                <w:bCs w:val="0"/>
                <w:sz w:val="21"/>
                <w:szCs w:val="21"/>
                <w:rPrChange w:id="3752" w:author="Codex" w:date="2026-10-05T16:32:41.313017+00:00">
                  <w:rPr>
                    <w:rFonts w:cs="Times New Roman"/>
                    <w:szCs w:val="21"/>
                  </w:rPr>
                </w:rPrChange>
              </w:rPr>
              <w:t>，</w:t>
            </w:r>
            <w:r>
              <w:rPr>
                <w:rFonts w:ascii="Times New Roman" w:hAnsi="Times New Roman" w:cs="Times New Roman" w:eastAsia="SimSun"/>
                <w:b w:val="0"/>
                <w:bCs w:val="0"/>
                <w:sz w:val="21"/>
                <w:szCs w:val="21"/>
                <w:rPrChange w:id="3753" w:author="Codex" w:date="2026-10-05T16:32:41.313017+00:00">
                  <w:rPr>
                    <w:rFonts w:cs="Times New Roman"/>
                    <w:szCs w:val="21"/>
                  </w:rPr>
                </w:rPrChange>
              </w:rPr>
              <w:t>6.04</w:t>
            </w:r>
            <w:r>
              <w:rPr>
                <w:rFonts w:ascii="Times New Roman" w:hAnsi="Times New Roman" w:cs="Times New Roman" w:eastAsia="SimSun"/>
                <w:b w:val="0"/>
                <w:bCs w:val="0"/>
                <w:sz w:val="21"/>
                <w:szCs w:val="21"/>
                <w:rPrChange w:id="375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55" w:author="Codex" w:date="2026-10-05T16:32:41.313017+00:00">
              <w:tcPr>
                <w:tcW w:w="0" w:type="auto"/>
                <w:tcBorders>
                  <w:top w:val="nil"/>
                  <w:left w:val="nil"/>
                  <w:bottom w:val="nil"/>
                  <w:right w:val="nil"/>
                </w:tcBorders>
                <w:tcMar>
                  <w:left w:w="102" w:type="dxa"/>
                  <w:right w:w="102" w:type="dxa"/>
                </w:tcMar>
                <w:vAlign w:val="center"/>
              </w:tcPr>
            </w:tcPrChange>
          </w:tcPr>
          <w:p w14:paraId="42A55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7" w:author="Codex" w:date="2026-10-05T16:32:41.313017+00:00">
                  <w:rPr>
                    <w:rFonts w:cs="Times New Roman"/>
                    <w:szCs w:val="21"/>
                  </w:rPr>
                </w:rPrChange>
              </w:rPr>
              <w:pPrChange w:id="375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57" w:author="Codex" w:date="2026-10-05T16:32:41.313017+00:00">
                  <w:rPr>
                    <w:rFonts w:cs="Times New Roman"/>
                    <w:szCs w:val="21"/>
                  </w:rPr>
                </w:rPrChange>
              </w:rPr>
              <w:t>2.82</w:t>
            </w:r>
            <w:r>
              <w:rPr>
                <w:rFonts w:ascii="Times New Roman" w:hAnsi="Times New Roman" w:cs="Times New Roman" w:eastAsia="SimSun"/>
                <w:b w:val="0"/>
                <w:bCs w:val="0"/>
                <w:sz w:val="21"/>
                <w:szCs w:val="21"/>
                <w:rPrChange w:id="3758" w:author="Codex" w:date="2026-10-05T16:32:41.313017+00:00">
                  <w:rPr>
                    <w:rFonts w:cs="Times New Roman"/>
                    <w:szCs w:val="21"/>
                  </w:rPr>
                </w:rPrChange>
              </w:rPr>
              <w:t>（</w:t>
            </w:r>
            <w:r>
              <w:rPr>
                <w:rFonts w:ascii="Times New Roman" w:hAnsi="Times New Roman" w:cs="Times New Roman" w:eastAsia="SimSun"/>
                <w:b w:val="0"/>
                <w:bCs w:val="0"/>
                <w:sz w:val="21"/>
                <w:szCs w:val="21"/>
                <w:rPrChange w:id="3759" w:author="Codex" w:date="2026-10-05T16:32:41.313017+00:00">
                  <w:rPr>
                    <w:rFonts w:cs="Times New Roman"/>
                    <w:szCs w:val="21"/>
                  </w:rPr>
                </w:rPrChange>
              </w:rPr>
              <w:t>-0.61</w:t>
            </w:r>
            <w:r>
              <w:rPr>
                <w:rFonts w:ascii="Times New Roman" w:hAnsi="Times New Roman" w:cs="Times New Roman" w:eastAsia="SimSun"/>
                <w:b w:val="0"/>
                <w:bCs w:val="0"/>
                <w:sz w:val="21"/>
                <w:szCs w:val="21"/>
                <w:rPrChange w:id="3760" w:author="Codex" w:date="2026-10-05T16:32:41.313017+00:00">
                  <w:rPr>
                    <w:rFonts w:cs="Times New Roman"/>
                    <w:szCs w:val="21"/>
                  </w:rPr>
                </w:rPrChange>
              </w:rPr>
              <w:t>，</w:t>
            </w:r>
            <w:r>
              <w:rPr>
                <w:rFonts w:ascii="Times New Roman" w:hAnsi="Times New Roman" w:cs="Times New Roman" w:eastAsia="SimSun"/>
                <w:b w:val="0"/>
                <w:bCs w:val="0"/>
                <w:sz w:val="21"/>
                <w:szCs w:val="21"/>
                <w:rPrChange w:id="3761" w:author="Codex" w:date="2026-10-05T16:32:41.313017+00:00">
                  <w:rPr>
                    <w:rFonts w:cs="Times New Roman"/>
                    <w:szCs w:val="21"/>
                  </w:rPr>
                </w:rPrChange>
              </w:rPr>
              <w:t>6.26</w:t>
            </w:r>
            <w:r>
              <w:rPr>
                <w:rFonts w:ascii="Times New Roman" w:hAnsi="Times New Roman" w:cs="Times New Roman" w:eastAsia="SimSun"/>
                <w:b w:val="0"/>
                <w:bCs w:val="0"/>
                <w:sz w:val="21"/>
                <w:szCs w:val="21"/>
                <w:rPrChange w:id="3762"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63" w:author="Codex" w:date="2026-10-05T16:32:41.313017+00:00">
              <w:tcPr>
                <w:tcW w:w="0" w:type="auto"/>
                <w:tcBorders>
                  <w:top w:val="nil"/>
                  <w:left w:val="nil"/>
                  <w:bottom w:val="nil"/>
                  <w:right w:val="nil"/>
                </w:tcBorders>
                <w:tcMar>
                  <w:left w:w="102" w:type="dxa"/>
                  <w:right w:w="102" w:type="dxa"/>
                </w:tcMar>
                <w:vAlign w:val="center"/>
              </w:tcPr>
            </w:tcPrChange>
          </w:tcPr>
          <w:p w14:paraId="5CBAF5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8" w:author="Codex" w:date="2026-10-05T16:32:41.313017+00:00">
                  <w:rPr>
                    <w:rFonts w:cs="Times New Roman"/>
                    <w:szCs w:val="21"/>
                  </w:rPr>
                </w:rPrChange>
              </w:rPr>
              <w:pPrChange w:id="37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65" w:author="Codex" w:date="2026-10-05T16:32:41.313017+00:00">
                  <w:rPr>
                    <w:rFonts w:cs="Times New Roman"/>
                    <w:szCs w:val="21"/>
                  </w:rPr>
                </w:rPrChange>
              </w:rPr>
              <w:t>2.47</w:t>
            </w:r>
            <w:r>
              <w:rPr>
                <w:rFonts w:ascii="Times New Roman" w:hAnsi="Times New Roman" w:cs="Times New Roman" w:eastAsia="SimSun"/>
                <w:b w:val="0"/>
                <w:bCs w:val="0"/>
                <w:sz w:val="21"/>
                <w:szCs w:val="21"/>
                <w:rPrChange w:id="3766" w:author="Codex" w:date="2026-10-05T16:32:41.313017+00:00">
                  <w:rPr>
                    <w:rFonts w:cs="Times New Roman"/>
                    <w:szCs w:val="21"/>
                  </w:rPr>
                </w:rPrChange>
              </w:rPr>
              <w:t>（</w:t>
            </w:r>
            <w:r>
              <w:rPr>
                <w:rFonts w:ascii="Times New Roman" w:hAnsi="Times New Roman" w:cs="Times New Roman" w:eastAsia="SimSun"/>
                <w:b w:val="0"/>
                <w:bCs w:val="0"/>
                <w:sz w:val="21"/>
                <w:szCs w:val="21"/>
                <w:rPrChange w:id="3767" w:author="Codex" w:date="2026-10-05T16:32:41.313017+00:00">
                  <w:rPr>
                    <w:rFonts w:cs="Times New Roman"/>
                    <w:szCs w:val="21"/>
                  </w:rPr>
                </w:rPrChange>
              </w:rPr>
              <w:t>-1.09</w:t>
            </w:r>
            <w:r>
              <w:rPr>
                <w:rFonts w:ascii="Times New Roman" w:hAnsi="Times New Roman" w:cs="Times New Roman" w:eastAsia="SimSun"/>
                <w:b w:val="0"/>
                <w:bCs w:val="0"/>
                <w:sz w:val="21"/>
                <w:szCs w:val="21"/>
                <w:rPrChange w:id="3768" w:author="Codex" w:date="2026-10-05T16:32:41.313017+00:00">
                  <w:rPr>
                    <w:rFonts w:cs="Times New Roman"/>
                    <w:szCs w:val="21"/>
                  </w:rPr>
                </w:rPrChange>
              </w:rPr>
              <w:t>，</w:t>
            </w:r>
            <w:r>
              <w:rPr>
                <w:rFonts w:ascii="Times New Roman" w:hAnsi="Times New Roman" w:cs="Times New Roman" w:eastAsia="SimSun"/>
                <w:b w:val="0"/>
                <w:bCs w:val="0"/>
                <w:sz w:val="21"/>
                <w:szCs w:val="21"/>
                <w:rPrChange w:id="3769" w:author="Codex" w:date="2026-10-05T16:32:41.313017+00:00">
                  <w:rPr>
                    <w:rFonts w:cs="Times New Roman"/>
                    <w:szCs w:val="21"/>
                  </w:rPr>
                </w:rPrChange>
              </w:rPr>
              <w:t>6.02</w:t>
            </w:r>
            <w:r>
              <w:rPr>
                <w:rFonts w:ascii="Times New Roman" w:hAnsi="Times New Roman" w:cs="Times New Roman" w:eastAsia="SimSun"/>
                <w:b w:val="0"/>
                <w:bCs w:val="0"/>
                <w:sz w:val="21"/>
                <w:szCs w:val="21"/>
                <w:rPrChange w:id="3770" w:author="Codex" w:date="2026-10-05T16:32:41.313017+00:00">
                  <w:rPr>
                    <w:rFonts w:cs="Times New Roman"/>
                    <w:szCs w:val="21"/>
                  </w:rPr>
                </w:rPrChange>
              </w:rPr>
              <w:t>）</w:t>
            </w:r>
          </w:p>
        </w:tc>
      </w:tr>
      <w:tr w:rsidR="004B6004" w14:paraId="20FAF3C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771" w:author="Codex" w:date="2026-10-05T16:32:41.313017+00:00">
              <w:tcPr>
                <w:tcW w:w="0" w:type="auto"/>
                <w:tcBorders>
                  <w:top w:val="nil"/>
                  <w:left w:val="nil"/>
                  <w:bottom w:val="nil"/>
                  <w:right w:val="nil"/>
                </w:tcBorders>
                <w:noWrap/>
                <w:tcMar>
                  <w:left w:w="102" w:type="dxa"/>
                  <w:right w:w="102" w:type="dxa"/>
                </w:tcMar>
                <w:vAlign w:val="center"/>
              </w:tcPr>
            </w:tcPrChange>
          </w:tcPr>
          <w:p w14:paraId="620BE3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9" w:author="Codex" w:date="2026-10-05T16:32:41.313017+00:00">
                  <w:rPr>
                    <w:rFonts w:cs="Times New Roman"/>
                    <w:szCs w:val="21"/>
                  </w:rPr>
                </w:rPrChange>
              </w:rPr>
              <w:pPrChange w:id="377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73"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3774" w:author="Codex" w:date="2026-10-05T16:32:41.313017+00:00">
              <w:tcPr>
                <w:tcW w:w="0" w:type="auto"/>
                <w:tcBorders>
                  <w:top w:val="nil"/>
                  <w:left w:val="nil"/>
                  <w:bottom w:val="nil"/>
                  <w:right w:val="nil"/>
                </w:tcBorders>
                <w:tcMar>
                  <w:left w:w="102" w:type="dxa"/>
                  <w:right w:w="102" w:type="dxa"/>
                </w:tcMar>
                <w:vAlign w:val="center"/>
              </w:tcPr>
            </w:tcPrChange>
          </w:tcPr>
          <w:p w14:paraId="7D1EAE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0" w:author="Codex" w:date="2026-10-05T16:32:41.313017+00:00">
                  <w:rPr>
                    <w:rFonts w:cs="Times New Roman"/>
                    <w:szCs w:val="21"/>
                  </w:rPr>
                </w:rPrChange>
              </w:rPr>
              <w:pPrChange w:id="377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76" w:author="Codex" w:date="2026-10-05T16:32:41.313017+00:00">
                  <w:rPr>
                    <w:rFonts w:cs="Times New Roman"/>
                    <w:szCs w:val="21"/>
                  </w:rPr>
                </w:rPrChange>
              </w:rPr>
              <w:t>-0.14</w:t>
            </w:r>
            <w:r>
              <w:rPr>
                <w:rFonts w:ascii="Times New Roman" w:hAnsi="Times New Roman" w:cs="Times New Roman" w:eastAsia="SimSun"/>
                <w:b w:val="0"/>
                <w:bCs w:val="0"/>
                <w:sz w:val="21"/>
                <w:szCs w:val="21"/>
                <w:rPrChange w:id="3777" w:author="Codex" w:date="2026-10-05T16:32:41.313017+00:00">
                  <w:rPr>
                    <w:rFonts w:cs="Times New Roman"/>
                    <w:szCs w:val="21"/>
                  </w:rPr>
                </w:rPrChange>
              </w:rPr>
              <w:t>（</w:t>
            </w:r>
            <w:r>
              <w:rPr>
                <w:rFonts w:ascii="Times New Roman" w:hAnsi="Times New Roman" w:cs="Times New Roman" w:eastAsia="SimSun"/>
                <w:b w:val="0"/>
                <w:bCs w:val="0"/>
                <w:sz w:val="21"/>
                <w:szCs w:val="21"/>
                <w:rPrChange w:id="3778" w:author="Codex" w:date="2026-10-05T16:32:41.313017+00:00">
                  <w:rPr>
                    <w:rFonts w:cs="Times New Roman"/>
                    <w:szCs w:val="21"/>
                  </w:rPr>
                </w:rPrChange>
              </w:rPr>
              <w:t>-2.00</w:t>
            </w:r>
            <w:r>
              <w:rPr>
                <w:rFonts w:ascii="Times New Roman" w:hAnsi="Times New Roman" w:cs="Times New Roman" w:eastAsia="SimSun"/>
                <w:b w:val="0"/>
                <w:bCs w:val="0"/>
                <w:sz w:val="21"/>
                <w:szCs w:val="21"/>
                <w:rPrChange w:id="3779" w:author="Codex" w:date="2026-10-05T16:32:41.313017+00:00">
                  <w:rPr>
                    <w:rFonts w:cs="Times New Roman"/>
                    <w:szCs w:val="21"/>
                  </w:rPr>
                </w:rPrChange>
              </w:rPr>
              <w:t>，</w:t>
            </w:r>
            <w:r>
              <w:rPr>
                <w:rFonts w:ascii="Times New Roman" w:hAnsi="Times New Roman" w:cs="Times New Roman" w:eastAsia="SimSun"/>
                <w:b w:val="0"/>
                <w:bCs w:val="0"/>
                <w:sz w:val="21"/>
                <w:szCs w:val="21"/>
                <w:rPrChange w:id="3780" w:author="Codex" w:date="2026-10-05T16:32:41.313017+00:00">
                  <w:rPr>
                    <w:rFonts w:cs="Times New Roman"/>
                    <w:szCs w:val="21"/>
                  </w:rPr>
                </w:rPrChange>
              </w:rPr>
              <w:t>1.72</w:t>
            </w:r>
            <w:r>
              <w:rPr>
                <w:rFonts w:ascii="Times New Roman" w:hAnsi="Times New Roman" w:cs="Times New Roman" w:eastAsia="SimSun"/>
                <w:b w:val="0"/>
                <w:bCs w:val="0"/>
                <w:sz w:val="21"/>
                <w:szCs w:val="21"/>
                <w:rPrChange w:id="378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82" w:author="Codex" w:date="2026-10-05T16:32:41.313017+00:00">
              <w:tcPr>
                <w:tcW w:w="0" w:type="auto"/>
                <w:tcBorders>
                  <w:top w:val="nil"/>
                  <w:left w:val="nil"/>
                  <w:bottom w:val="nil"/>
                  <w:right w:val="nil"/>
                </w:tcBorders>
                <w:tcMar>
                  <w:left w:w="102" w:type="dxa"/>
                  <w:right w:w="102" w:type="dxa"/>
                </w:tcMar>
                <w:vAlign w:val="center"/>
              </w:tcPr>
            </w:tcPrChange>
          </w:tcPr>
          <w:p w14:paraId="1D1DCD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1" w:author="Codex" w:date="2026-10-05T16:32:41.313017+00:00">
                  <w:rPr>
                    <w:rFonts w:cs="Times New Roman"/>
                    <w:szCs w:val="21"/>
                  </w:rPr>
                </w:rPrChange>
              </w:rPr>
              <w:pPrChange w:id="37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84" w:author="Codex" w:date="2026-10-05T16:32:41.313017+00:00">
                  <w:rPr>
                    <w:rFonts w:cs="Times New Roman"/>
                    <w:szCs w:val="21"/>
                  </w:rPr>
                </w:rPrChange>
              </w:rPr>
              <w:t>2.66</w:t>
            </w:r>
            <w:r>
              <w:rPr>
                <w:rFonts w:ascii="Times New Roman" w:hAnsi="Times New Roman" w:cs="Times New Roman" w:eastAsia="SimSun"/>
                <w:b w:val="0"/>
                <w:bCs w:val="0"/>
                <w:sz w:val="21"/>
                <w:szCs w:val="21"/>
                <w:rPrChange w:id="3785" w:author="Codex" w:date="2026-10-05T16:32:41.313017+00:00">
                  <w:rPr>
                    <w:rFonts w:cs="Times New Roman"/>
                    <w:szCs w:val="21"/>
                  </w:rPr>
                </w:rPrChange>
              </w:rPr>
              <w:t>（</w:t>
            </w:r>
            <w:r>
              <w:rPr>
                <w:rFonts w:ascii="Times New Roman" w:hAnsi="Times New Roman" w:cs="Times New Roman" w:eastAsia="SimSun"/>
                <w:b w:val="0"/>
                <w:bCs w:val="0"/>
                <w:sz w:val="21"/>
                <w:szCs w:val="21"/>
                <w:rPrChange w:id="3786" w:author="Codex" w:date="2026-10-05T16:32:41.313017+00:00">
                  <w:rPr>
                    <w:rFonts w:cs="Times New Roman"/>
                    <w:szCs w:val="21"/>
                  </w:rPr>
                </w:rPrChange>
              </w:rPr>
              <w:t>0.47</w:t>
            </w:r>
            <w:r>
              <w:rPr>
                <w:rFonts w:ascii="Times New Roman" w:hAnsi="Times New Roman" w:cs="Times New Roman" w:eastAsia="SimSun"/>
                <w:b w:val="0"/>
                <w:bCs w:val="0"/>
                <w:sz w:val="21"/>
                <w:szCs w:val="21"/>
                <w:rPrChange w:id="3787" w:author="Codex" w:date="2026-10-05T16:32:41.313017+00:00">
                  <w:rPr>
                    <w:rFonts w:cs="Times New Roman"/>
                    <w:szCs w:val="21"/>
                  </w:rPr>
                </w:rPrChange>
              </w:rPr>
              <w:t>，</w:t>
            </w:r>
            <w:r>
              <w:rPr>
                <w:rFonts w:ascii="Times New Roman" w:hAnsi="Times New Roman" w:cs="Times New Roman" w:eastAsia="SimSun"/>
                <w:b w:val="0"/>
                <w:bCs w:val="0"/>
                <w:sz w:val="21"/>
                <w:szCs w:val="21"/>
                <w:rPrChange w:id="3788" w:author="Codex" w:date="2026-10-05T16:32:41.313017+00:00">
                  <w:rPr>
                    <w:rFonts w:cs="Times New Roman"/>
                    <w:szCs w:val="21"/>
                  </w:rPr>
                </w:rPrChange>
              </w:rPr>
              <w:t>4.85</w:t>
            </w:r>
            <w:r>
              <w:rPr>
                <w:rFonts w:ascii="Times New Roman" w:hAnsi="Times New Roman" w:cs="Times New Roman" w:eastAsia="SimSun"/>
                <w:b w:val="0"/>
                <w:bCs w:val="0"/>
                <w:sz w:val="21"/>
                <w:szCs w:val="21"/>
                <w:rPrChange w:id="378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90" w:author="Codex" w:date="2026-10-05T16:32:41.313017+00:00">
              <w:tcPr>
                <w:tcW w:w="0" w:type="auto"/>
                <w:tcBorders>
                  <w:top w:val="nil"/>
                  <w:left w:val="nil"/>
                  <w:bottom w:val="nil"/>
                  <w:right w:val="nil"/>
                </w:tcBorders>
                <w:tcMar>
                  <w:left w:w="102" w:type="dxa"/>
                  <w:right w:w="102" w:type="dxa"/>
                </w:tcMar>
                <w:vAlign w:val="center"/>
              </w:tcPr>
            </w:tcPrChange>
          </w:tcPr>
          <w:p w14:paraId="1B72A1F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2" w:author="Codex" w:date="2026-10-05T16:32:41.313017+00:00">
                  <w:rPr>
                    <w:rFonts w:cs="Times New Roman"/>
                    <w:szCs w:val="21"/>
                  </w:rPr>
                </w:rPrChange>
              </w:rPr>
              <w:pPrChange w:id="379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92" w:author="Codex" w:date="2026-10-05T16:32:41.313017+00:00">
                  <w:rPr>
                    <w:rFonts w:cs="Times New Roman"/>
                    <w:szCs w:val="21"/>
                  </w:rPr>
                </w:rPrChange>
              </w:rPr>
              <w:t>0.16</w:t>
            </w:r>
            <w:r>
              <w:rPr>
                <w:rFonts w:ascii="Times New Roman" w:hAnsi="Times New Roman" w:cs="Times New Roman" w:eastAsia="SimSun"/>
                <w:b w:val="0"/>
                <w:bCs w:val="0"/>
                <w:sz w:val="21"/>
                <w:szCs w:val="21"/>
                <w:rPrChange w:id="3793" w:author="Codex" w:date="2026-10-05T16:32:41.313017+00:00">
                  <w:rPr>
                    <w:rFonts w:cs="Times New Roman"/>
                    <w:szCs w:val="21"/>
                  </w:rPr>
                </w:rPrChange>
              </w:rPr>
              <w:t>（</w:t>
            </w:r>
            <w:r>
              <w:rPr>
                <w:rFonts w:ascii="Times New Roman" w:hAnsi="Times New Roman" w:cs="Times New Roman" w:eastAsia="SimSun"/>
                <w:b w:val="0"/>
                <w:bCs w:val="0"/>
                <w:sz w:val="21"/>
                <w:szCs w:val="21"/>
                <w:rPrChange w:id="3794" w:author="Codex" w:date="2026-10-05T16:32:41.313017+00:00">
                  <w:rPr>
                    <w:rFonts w:cs="Times New Roman"/>
                    <w:szCs w:val="21"/>
                  </w:rPr>
                </w:rPrChange>
              </w:rPr>
              <w:t>-2.89</w:t>
            </w:r>
            <w:r>
              <w:rPr>
                <w:rFonts w:ascii="Times New Roman" w:hAnsi="Times New Roman" w:cs="Times New Roman" w:eastAsia="SimSun"/>
                <w:b w:val="0"/>
                <w:bCs w:val="0"/>
                <w:sz w:val="21"/>
                <w:szCs w:val="21"/>
                <w:rPrChange w:id="3795" w:author="Codex" w:date="2026-10-05T16:32:41.313017+00:00">
                  <w:rPr>
                    <w:rFonts w:cs="Times New Roman"/>
                    <w:szCs w:val="21"/>
                  </w:rPr>
                </w:rPrChange>
              </w:rPr>
              <w:t>，</w:t>
            </w:r>
            <w:r>
              <w:rPr>
                <w:rFonts w:ascii="Times New Roman" w:hAnsi="Times New Roman" w:cs="Times New Roman" w:eastAsia="SimSun"/>
                <w:b w:val="0"/>
                <w:bCs w:val="0"/>
                <w:sz w:val="21"/>
                <w:szCs w:val="21"/>
                <w:rPrChange w:id="3796" w:author="Codex" w:date="2026-10-05T16:32:41.313017+00:00">
                  <w:rPr>
                    <w:rFonts w:cs="Times New Roman"/>
                    <w:szCs w:val="21"/>
                  </w:rPr>
                </w:rPrChange>
              </w:rPr>
              <w:t>3.21</w:t>
            </w:r>
            <w:r>
              <w:rPr>
                <w:rFonts w:ascii="Times New Roman" w:hAnsi="Times New Roman" w:cs="Times New Roman" w:eastAsia="SimSun"/>
                <w:b w:val="0"/>
                <w:bCs w:val="0"/>
                <w:sz w:val="21"/>
                <w:szCs w:val="21"/>
                <w:rPrChange w:id="379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98" w:author="Codex" w:date="2026-10-05T16:32:41.313017+00:00">
              <w:tcPr>
                <w:tcW w:w="0" w:type="auto"/>
                <w:tcBorders>
                  <w:top w:val="nil"/>
                  <w:left w:val="nil"/>
                  <w:bottom w:val="nil"/>
                  <w:right w:val="nil"/>
                </w:tcBorders>
                <w:tcMar>
                  <w:left w:w="102" w:type="dxa"/>
                  <w:right w:w="102" w:type="dxa"/>
                </w:tcMar>
                <w:vAlign w:val="center"/>
              </w:tcPr>
            </w:tcPrChange>
          </w:tcPr>
          <w:p w14:paraId="17BD686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3" w:author="Codex" w:date="2026-10-05T16:32:41.313017+00:00">
                  <w:rPr>
                    <w:rFonts w:cs="Times New Roman"/>
                    <w:szCs w:val="21"/>
                  </w:rPr>
                </w:rPrChange>
              </w:rPr>
              <w:pPrChange w:id="379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00" w:author="Codex" w:date="2026-10-05T16:32:41.313017+00:00">
                  <w:rPr>
                    <w:rFonts w:cs="Times New Roman"/>
                    <w:szCs w:val="21"/>
                  </w:rPr>
                </w:rPrChange>
              </w:rPr>
              <w:t>2.66</w:t>
            </w:r>
            <w:r>
              <w:rPr>
                <w:rFonts w:ascii="Times New Roman" w:hAnsi="Times New Roman" w:cs="Times New Roman" w:eastAsia="SimSun"/>
                <w:b w:val="0"/>
                <w:bCs w:val="0"/>
                <w:sz w:val="21"/>
                <w:szCs w:val="21"/>
                <w:rPrChange w:id="3801" w:author="Codex" w:date="2026-10-05T16:32:41.313017+00:00">
                  <w:rPr>
                    <w:rFonts w:cs="Times New Roman"/>
                    <w:szCs w:val="21"/>
                  </w:rPr>
                </w:rPrChange>
              </w:rPr>
              <w:t>（</w:t>
            </w:r>
            <w:r>
              <w:rPr>
                <w:rFonts w:ascii="Times New Roman" w:hAnsi="Times New Roman" w:cs="Times New Roman" w:eastAsia="SimSun"/>
                <w:b w:val="0"/>
                <w:bCs w:val="0"/>
                <w:sz w:val="21"/>
                <w:szCs w:val="21"/>
                <w:rPrChange w:id="3802" w:author="Codex" w:date="2026-10-05T16:32:41.313017+00:00">
                  <w:rPr>
                    <w:rFonts w:cs="Times New Roman"/>
                    <w:szCs w:val="21"/>
                  </w:rPr>
                </w:rPrChange>
              </w:rPr>
              <w:t>0.47</w:t>
            </w:r>
            <w:r>
              <w:rPr>
                <w:rFonts w:ascii="Times New Roman" w:hAnsi="Times New Roman" w:cs="Times New Roman" w:eastAsia="SimSun"/>
                <w:b w:val="0"/>
                <w:bCs w:val="0"/>
                <w:sz w:val="21"/>
                <w:szCs w:val="21"/>
                <w:rPrChange w:id="3803" w:author="Codex" w:date="2026-10-05T16:32:41.313017+00:00">
                  <w:rPr>
                    <w:rFonts w:cs="Times New Roman"/>
                    <w:szCs w:val="21"/>
                  </w:rPr>
                </w:rPrChange>
              </w:rPr>
              <w:t>，</w:t>
            </w:r>
            <w:r>
              <w:rPr>
                <w:rFonts w:ascii="Times New Roman" w:hAnsi="Times New Roman" w:cs="Times New Roman" w:eastAsia="SimSun"/>
                <w:b w:val="0"/>
                <w:bCs w:val="0"/>
                <w:sz w:val="21"/>
                <w:szCs w:val="21"/>
                <w:rPrChange w:id="3804" w:author="Codex" w:date="2026-10-05T16:32:41.313017+00:00">
                  <w:rPr>
                    <w:rFonts w:cs="Times New Roman"/>
                    <w:szCs w:val="21"/>
                  </w:rPr>
                </w:rPrChange>
              </w:rPr>
              <w:t>4.85</w:t>
            </w:r>
            <w:r>
              <w:rPr>
                <w:rFonts w:ascii="Times New Roman" w:hAnsi="Times New Roman" w:cs="Times New Roman" w:eastAsia="SimSun"/>
                <w:b w:val="0"/>
                <w:bCs w:val="0"/>
                <w:sz w:val="21"/>
                <w:szCs w:val="21"/>
                <w:rPrChange w:id="380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06" w:author="Codex" w:date="2026-10-05T16:32:41.313017+00:00">
              <w:tcPr>
                <w:tcW w:w="0" w:type="auto"/>
                <w:tcBorders>
                  <w:top w:val="nil"/>
                  <w:left w:val="nil"/>
                  <w:bottom w:val="nil"/>
                  <w:right w:val="nil"/>
                </w:tcBorders>
                <w:tcMar>
                  <w:left w:w="102" w:type="dxa"/>
                  <w:right w:w="102" w:type="dxa"/>
                </w:tcMar>
                <w:vAlign w:val="center"/>
              </w:tcPr>
            </w:tcPrChange>
          </w:tcPr>
          <w:p w14:paraId="585A730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4" w:author="Codex" w:date="2026-10-05T16:32:41.313017+00:00">
                  <w:rPr>
                    <w:rFonts w:cs="Times New Roman"/>
                    <w:szCs w:val="21"/>
                  </w:rPr>
                </w:rPrChange>
              </w:rPr>
              <w:pPrChange w:id="38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08" w:author="Codex" w:date="2026-10-05T16:32:41.313017+00:00">
                  <w:rPr>
                    <w:rFonts w:cs="Times New Roman"/>
                    <w:szCs w:val="21"/>
                  </w:rPr>
                </w:rPrChange>
              </w:rPr>
              <w:t>0.17</w:t>
            </w:r>
            <w:r>
              <w:rPr>
                <w:rFonts w:ascii="Times New Roman" w:hAnsi="Times New Roman" w:cs="Times New Roman" w:eastAsia="SimSun"/>
                <w:b w:val="0"/>
                <w:bCs w:val="0"/>
                <w:sz w:val="21"/>
                <w:szCs w:val="21"/>
                <w:rPrChange w:id="3809" w:author="Codex" w:date="2026-10-05T16:32:41.313017+00:00">
                  <w:rPr>
                    <w:rFonts w:cs="Times New Roman"/>
                    <w:szCs w:val="21"/>
                  </w:rPr>
                </w:rPrChange>
              </w:rPr>
              <w:t>（</w:t>
            </w:r>
            <w:r>
              <w:rPr>
                <w:rFonts w:ascii="Times New Roman" w:hAnsi="Times New Roman" w:cs="Times New Roman" w:eastAsia="SimSun"/>
                <w:b w:val="0"/>
                <w:bCs w:val="0"/>
                <w:sz w:val="21"/>
                <w:szCs w:val="21"/>
                <w:rPrChange w:id="3810" w:author="Codex" w:date="2026-10-05T16:32:41.313017+00:00">
                  <w:rPr>
                    <w:rFonts w:cs="Times New Roman"/>
                    <w:szCs w:val="21"/>
                  </w:rPr>
                </w:rPrChange>
              </w:rPr>
              <w:t>-2.89</w:t>
            </w:r>
            <w:r>
              <w:rPr>
                <w:rFonts w:ascii="Times New Roman" w:hAnsi="Times New Roman" w:cs="Times New Roman" w:eastAsia="SimSun"/>
                <w:b w:val="0"/>
                <w:bCs w:val="0"/>
                <w:sz w:val="21"/>
                <w:szCs w:val="21"/>
                <w:rPrChange w:id="3811" w:author="Codex" w:date="2026-10-05T16:32:41.313017+00:00">
                  <w:rPr>
                    <w:rFonts w:cs="Times New Roman"/>
                    <w:szCs w:val="21"/>
                  </w:rPr>
                </w:rPrChange>
              </w:rPr>
              <w:t>，</w:t>
            </w:r>
            <w:r>
              <w:rPr>
                <w:rFonts w:ascii="Times New Roman" w:hAnsi="Times New Roman" w:cs="Times New Roman" w:eastAsia="SimSun"/>
                <w:b w:val="0"/>
                <w:bCs w:val="0"/>
                <w:sz w:val="21"/>
                <w:szCs w:val="21"/>
                <w:rPrChange w:id="3812" w:author="Codex" w:date="2026-10-05T16:32:41.313017+00:00">
                  <w:rPr>
                    <w:rFonts w:cs="Times New Roman"/>
                    <w:szCs w:val="21"/>
                  </w:rPr>
                </w:rPrChange>
              </w:rPr>
              <w:t>3.22</w:t>
            </w:r>
            <w:r>
              <w:rPr>
                <w:rFonts w:ascii="Times New Roman" w:hAnsi="Times New Roman" w:cs="Times New Roman" w:eastAsia="SimSun"/>
                <w:b w:val="0"/>
                <w:bCs w:val="0"/>
                <w:sz w:val="21"/>
                <w:szCs w:val="21"/>
                <w:rPrChange w:id="3813" w:author="Codex" w:date="2026-10-05T16:32:41.313017+00:00">
                  <w:rPr>
                    <w:rFonts w:cs="Times New Roman"/>
                    <w:szCs w:val="21"/>
                  </w:rPr>
                </w:rPrChange>
              </w:rPr>
              <w:t>）</w:t>
            </w:r>
          </w:p>
        </w:tc>
      </w:tr>
      <w:tr w:rsidR="004B6004" w14:paraId="556A79E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814" w:author="Codex" w:date="2026-10-05T16:32:41.313017+00:00">
              <w:tcPr>
                <w:tcW w:w="0" w:type="auto"/>
                <w:tcBorders>
                  <w:top w:val="nil"/>
                  <w:left w:val="nil"/>
                  <w:bottom w:val="nil"/>
                  <w:right w:val="nil"/>
                </w:tcBorders>
                <w:noWrap/>
                <w:tcMar>
                  <w:left w:w="102" w:type="dxa"/>
                  <w:right w:w="102" w:type="dxa"/>
                </w:tcMar>
                <w:vAlign w:val="center"/>
              </w:tcPr>
            </w:tcPrChange>
          </w:tcPr>
          <w:p w14:paraId="56673A9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5" w:author="Codex" w:date="2026-10-05T16:32:41.313017+00:00">
                  <w:rPr>
                    <w:rFonts w:cs="Times New Roman"/>
                    <w:szCs w:val="21"/>
                  </w:rPr>
                </w:rPrChange>
              </w:rPr>
              <w:pPrChange w:id="38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16"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3817" w:author="Codex" w:date="2026-10-05T16:32:41.313017+00:00">
              <w:tcPr>
                <w:tcW w:w="0" w:type="auto"/>
                <w:tcBorders>
                  <w:top w:val="nil"/>
                  <w:left w:val="nil"/>
                  <w:bottom w:val="nil"/>
                  <w:right w:val="nil"/>
                </w:tcBorders>
                <w:tcMar>
                  <w:left w:w="102" w:type="dxa"/>
                  <w:right w:w="102" w:type="dxa"/>
                </w:tcMar>
                <w:vAlign w:val="center"/>
              </w:tcPr>
            </w:tcPrChange>
          </w:tcPr>
          <w:p w14:paraId="51407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6" w:author="Codex" w:date="2026-10-05T16:32:41.313017+00:00">
                  <w:rPr>
                    <w:rFonts w:cs="Times New Roman"/>
                    <w:szCs w:val="21"/>
                  </w:rPr>
                </w:rPrChange>
              </w:rPr>
              <w:pPrChange w:id="38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19" w:author="Codex" w:date="2026-10-05T16:32:41.313017+00:00">
                  <w:rPr>
                    <w:rFonts w:cs="Times New Roman"/>
                    <w:szCs w:val="21"/>
                  </w:rPr>
                </w:rPrChange>
              </w:rPr>
              <w:t>0.12</w:t>
            </w:r>
            <w:r>
              <w:rPr>
                <w:rFonts w:ascii="Times New Roman" w:hAnsi="Times New Roman" w:cs="Times New Roman" w:eastAsia="SimSun"/>
                <w:b w:val="0"/>
                <w:bCs w:val="0"/>
                <w:sz w:val="21"/>
                <w:szCs w:val="21"/>
                <w:rPrChange w:id="3820" w:author="Codex" w:date="2026-10-05T16:32:41.313017+00:00">
                  <w:rPr>
                    <w:rFonts w:cs="Times New Roman"/>
                    <w:szCs w:val="21"/>
                  </w:rPr>
                </w:rPrChange>
              </w:rPr>
              <w:t>（</w:t>
            </w:r>
            <w:r>
              <w:rPr>
                <w:rFonts w:ascii="Times New Roman" w:hAnsi="Times New Roman" w:cs="Times New Roman" w:eastAsia="SimSun"/>
                <w:b w:val="0"/>
                <w:bCs w:val="0"/>
                <w:sz w:val="21"/>
                <w:szCs w:val="21"/>
                <w:rPrChange w:id="3821" w:author="Codex" w:date="2026-10-05T16:32:41.313017+00:00">
                  <w:rPr>
                    <w:rFonts w:cs="Times New Roman"/>
                    <w:szCs w:val="21"/>
                  </w:rPr>
                </w:rPrChange>
              </w:rPr>
              <w:t>-1.74</w:t>
            </w:r>
            <w:r>
              <w:rPr>
                <w:rFonts w:ascii="Times New Roman" w:hAnsi="Times New Roman" w:cs="Times New Roman" w:eastAsia="SimSun"/>
                <w:b w:val="0"/>
                <w:bCs w:val="0"/>
                <w:sz w:val="21"/>
                <w:szCs w:val="21"/>
                <w:rPrChange w:id="3822" w:author="Codex" w:date="2026-10-05T16:32:41.313017+00:00">
                  <w:rPr>
                    <w:rFonts w:cs="Times New Roman"/>
                    <w:szCs w:val="21"/>
                  </w:rPr>
                </w:rPrChange>
              </w:rPr>
              <w:t>，</w:t>
            </w:r>
            <w:r>
              <w:rPr>
                <w:rFonts w:ascii="Times New Roman" w:hAnsi="Times New Roman" w:cs="Times New Roman" w:eastAsia="SimSun"/>
                <w:b w:val="0"/>
                <w:bCs w:val="0"/>
                <w:sz w:val="21"/>
                <w:szCs w:val="21"/>
                <w:rPrChange w:id="3823" w:author="Codex" w:date="2026-10-05T16:32:41.313017+00:00">
                  <w:rPr>
                    <w:rFonts w:cs="Times New Roman"/>
                    <w:szCs w:val="21"/>
                  </w:rPr>
                </w:rPrChange>
              </w:rPr>
              <w:t>1.98</w:t>
            </w:r>
            <w:r>
              <w:rPr>
                <w:rFonts w:ascii="Times New Roman" w:hAnsi="Times New Roman" w:cs="Times New Roman" w:eastAsia="SimSun"/>
                <w:b w:val="0"/>
                <w:bCs w:val="0"/>
                <w:sz w:val="21"/>
                <w:szCs w:val="21"/>
                <w:rPrChange w:id="382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25" w:author="Codex" w:date="2026-10-05T16:32:41.313017+00:00">
              <w:tcPr>
                <w:tcW w:w="0" w:type="auto"/>
                <w:tcBorders>
                  <w:top w:val="nil"/>
                  <w:left w:val="nil"/>
                  <w:bottom w:val="nil"/>
                  <w:right w:val="nil"/>
                </w:tcBorders>
                <w:tcMar>
                  <w:left w:w="102" w:type="dxa"/>
                  <w:right w:w="102" w:type="dxa"/>
                </w:tcMar>
                <w:vAlign w:val="center"/>
              </w:tcPr>
            </w:tcPrChange>
          </w:tcPr>
          <w:p w14:paraId="30EE284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7" w:author="Codex" w:date="2026-10-05T16:32:41.313017+00:00">
                  <w:rPr>
                    <w:rFonts w:cs="Times New Roman"/>
                    <w:szCs w:val="21"/>
                  </w:rPr>
                </w:rPrChange>
              </w:rPr>
              <w:pPrChange w:id="382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27" w:author="Codex" w:date="2026-10-05T16:32:41.313017+00:00">
                  <w:rPr>
                    <w:rFonts w:cs="Times New Roman"/>
                    <w:szCs w:val="21"/>
                  </w:rPr>
                </w:rPrChange>
              </w:rPr>
              <w:t>2.51</w:t>
            </w:r>
            <w:r>
              <w:rPr>
                <w:rFonts w:ascii="Times New Roman" w:hAnsi="Times New Roman" w:cs="Times New Roman" w:eastAsia="SimSun"/>
                <w:b w:val="0"/>
                <w:bCs w:val="0"/>
                <w:sz w:val="21"/>
                <w:szCs w:val="21"/>
                <w:rPrChange w:id="3828" w:author="Codex" w:date="2026-10-05T16:32:41.313017+00:00">
                  <w:rPr>
                    <w:rFonts w:cs="Times New Roman"/>
                    <w:szCs w:val="21"/>
                  </w:rPr>
                </w:rPrChange>
              </w:rPr>
              <w:t>（</w:t>
            </w:r>
            <w:r>
              <w:rPr>
                <w:rFonts w:ascii="Times New Roman" w:hAnsi="Times New Roman" w:cs="Times New Roman" w:eastAsia="SimSun"/>
                <w:b w:val="0"/>
                <w:bCs w:val="0"/>
                <w:sz w:val="21"/>
                <w:szCs w:val="21"/>
                <w:rPrChange w:id="3829" w:author="Codex" w:date="2026-10-05T16:32:41.313017+00:00">
                  <w:rPr>
                    <w:rFonts w:cs="Times New Roman"/>
                    <w:szCs w:val="21"/>
                  </w:rPr>
                </w:rPrChange>
              </w:rPr>
              <w:t>0.35</w:t>
            </w:r>
            <w:r>
              <w:rPr>
                <w:rFonts w:ascii="Times New Roman" w:hAnsi="Times New Roman" w:cs="Times New Roman" w:eastAsia="SimSun"/>
                <w:b w:val="0"/>
                <w:bCs w:val="0"/>
                <w:sz w:val="21"/>
                <w:szCs w:val="21"/>
                <w:rPrChange w:id="3830" w:author="Codex" w:date="2026-10-05T16:32:41.313017+00:00">
                  <w:rPr>
                    <w:rFonts w:cs="Times New Roman"/>
                    <w:szCs w:val="21"/>
                  </w:rPr>
                </w:rPrChange>
              </w:rPr>
              <w:t>，</w:t>
            </w:r>
            <w:r>
              <w:rPr>
                <w:rFonts w:ascii="Times New Roman" w:hAnsi="Times New Roman" w:cs="Times New Roman" w:eastAsia="SimSun"/>
                <w:b w:val="0"/>
                <w:bCs w:val="0"/>
                <w:sz w:val="21"/>
                <w:szCs w:val="21"/>
                <w:rPrChange w:id="3831" w:author="Codex" w:date="2026-10-05T16:32:41.313017+00:00">
                  <w:rPr>
                    <w:rFonts w:cs="Times New Roman"/>
                    <w:szCs w:val="21"/>
                  </w:rPr>
                </w:rPrChange>
              </w:rPr>
              <w:t>4.67</w:t>
            </w:r>
            <w:r>
              <w:rPr>
                <w:rFonts w:ascii="Times New Roman" w:hAnsi="Times New Roman" w:cs="Times New Roman" w:eastAsia="SimSun"/>
                <w:b w:val="0"/>
                <w:bCs w:val="0"/>
                <w:sz w:val="21"/>
                <w:szCs w:val="21"/>
                <w:rPrChange w:id="3832"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33" w:author="Codex" w:date="2026-10-05T16:32:41.313017+00:00">
              <w:tcPr>
                <w:tcW w:w="0" w:type="auto"/>
                <w:tcBorders>
                  <w:top w:val="nil"/>
                  <w:left w:val="nil"/>
                  <w:bottom w:val="nil"/>
                  <w:right w:val="nil"/>
                </w:tcBorders>
                <w:tcMar>
                  <w:left w:w="102" w:type="dxa"/>
                  <w:right w:w="102" w:type="dxa"/>
                </w:tcMar>
                <w:vAlign w:val="center"/>
              </w:tcPr>
            </w:tcPrChange>
          </w:tcPr>
          <w:p w14:paraId="3B8B6CB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8" w:author="Codex" w:date="2026-10-05T16:32:41.313017+00:00">
                  <w:rPr>
                    <w:rFonts w:cs="Times New Roman"/>
                    <w:szCs w:val="21"/>
                  </w:rPr>
                </w:rPrChange>
              </w:rPr>
              <w:pPrChange w:id="38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35" w:author="Codex" w:date="2026-10-05T16:32:41.313017+00:00">
                  <w:rPr>
                    <w:rFonts w:cs="Times New Roman"/>
                    <w:szCs w:val="21"/>
                  </w:rPr>
                </w:rPrChange>
              </w:rPr>
              <w:t>2.27</w:t>
            </w:r>
            <w:r>
              <w:rPr>
                <w:rFonts w:ascii="Times New Roman" w:hAnsi="Times New Roman" w:cs="Times New Roman" w:eastAsia="SimSun"/>
                <w:b w:val="0"/>
                <w:bCs w:val="0"/>
                <w:sz w:val="21"/>
                <w:szCs w:val="21"/>
                <w:rPrChange w:id="3836" w:author="Codex" w:date="2026-10-05T16:32:41.313017+00:00">
                  <w:rPr>
                    <w:rFonts w:cs="Times New Roman"/>
                    <w:szCs w:val="21"/>
                  </w:rPr>
                </w:rPrChange>
              </w:rPr>
              <w:t>（</w:t>
            </w:r>
            <w:r>
              <w:rPr>
                <w:rFonts w:ascii="Times New Roman" w:hAnsi="Times New Roman" w:cs="Times New Roman" w:eastAsia="SimSun"/>
                <w:b w:val="0"/>
                <w:bCs w:val="0"/>
                <w:sz w:val="21"/>
                <w:szCs w:val="21"/>
                <w:rPrChange w:id="3837" w:author="Codex" w:date="2026-10-05T16:32:41.313017+00:00">
                  <w:rPr>
                    <w:rFonts w:cs="Times New Roman"/>
                    <w:szCs w:val="21"/>
                  </w:rPr>
                </w:rPrChange>
              </w:rPr>
              <w:t>-0.79</w:t>
            </w:r>
            <w:r>
              <w:rPr>
                <w:rFonts w:ascii="Times New Roman" w:hAnsi="Times New Roman" w:cs="Times New Roman" w:eastAsia="SimSun"/>
                <w:b w:val="0"/>
                <w:bCs w:val="0"/>
                <w:sz w:val="21"/>
                <w:szCs w:val="21"/>
                <w:rPrChange w:id="3838" w:author="Codex" w:date="2026-10-05T16:32:41.313017+00:00">
                  <w:rPr>
                    <w:rFonts w:cs="Times New Roman"/>
                    <w:szCs w:val="21"/>
                  </w:rPr>
                </w:rPrChange>
              </w:rPr>
              <w:t>，</w:t>
            </w:r>
            <w:r>
              <w:rPr>
                <w:rFonts w:ascii="Times New Roman" w:hAnsi="Times New Roman" w:cs="Times New Roman" w:eastAsia="SimSun"/>
                <w:b w:val="0"/>
                <w:bCs w:val="0"/>
                <w:sz w:val="21"/>
                <w:szCs w:val="21"/>
                <w:rPrChange w:id="3839" w:author="Codex" w:date="2026-10-05T16:32:41.313017+00:00">
                  <w:rPr>
                    <w:rFonts w:cs="Times New Roman"/>
                    <w:szCs w:val="21"/>
                  </w:rPr>
                </w:rPrChange>
              </w:rPr>
              <w:t>5.34</w:t>
            </w:r>
            <w:r>
              <w:rPr>
                <w:rFonts w:ascii="Times New Roman" w:hAnsi="Times New Roman" w:cs="Times New Roman" w:eastAsia="SimSun"/>
                <w:b w:val="0"/>
                <w:bCs w:val="0"/>
                <w:sz w:val="21"/>
                <w:szCs w:val="21"/>
                <w:rPrChange w:id="3840"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41" w:author="Codex" w:date="2026-10-05T16:32:41.313017+00:00">
              <w:tcPr>
                <w:tcW w:w="0" w:type="auto"/>
                <w:tcBorders>
                  <w:top w:val="nil"/>
                  <w:left w:val="nil"/>
                  <w:bottom w:val="nil"/>
                  <w:right w:val="nil"/>
                </w:tcBorders>
                <w:tcMar>
                  <w:left w:w="102" w:type="dxa"/>
                  <w:right w:w="102" w:type="dxa"/>
                </w:tcMar>
                <w:vAlign w:val="center"/>
              </w:tcPr>
            </w:tcPrChange>
          </w:tcPr>
          <w:p w14:paraId="6ED6117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9" w:author="Codex" w:date="2026-10-05T16:32:41.313017+00:00">
                  <w:rPr>
                    <w:rFonts w:cs="Times New Roman"/>
                    <w:szCs w:val="21"/>
                  </w:rPr>
                </w:rPrChange>
              </w:rPr>
              <w:pPrChange w:id="384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43" w:author="Codex" w:date="2026-10-05T16:32:41.313017+00:00">
                  <w:rPr>
                    <w:rFonts w:cs="Times New Roman"/>
                    <w:szCs w:val="21"/>
                  </w:rPr>
                </w:rPrChange>
              </w:rPr>
              <w:t>2.50</w:t>
            </w:r>
            <w:r>
              <w:rPr>
                <w:rFonts w:ascii="Times New Roman" w:hAnsi="Times New Roman" w:cs="Times New Roman" w:eastAsia="SimSun"/>
                <w:b w:val="0"/>
                <w:bCs w:val="0"/>
                <w:sz w:val="21"/>
                <w:szCs w:val="21"/>
                <w:rPrChange w:id="3844" w:author="Codex" w:date="2026-10-05T16:32:41.313017+00:00">
                  <w:rPr>
                    <w:rFonts w:cs="Times New Roman"/>
                    <w:szCs w:val="21"/>
                  </w:rPr>
                </w:rPrChange>
              </w:rPr>
              <w:t>（</w:t>
            </w:r>
            <w:r>
              <w:rPr>
                <w:rFonts w:ascii="Times New Roman" w:hAnsi="Times New Roman" w:cs="Times New Roman" w:eastAsia="SimSun"/>
                <w:b w:val="0"/>
                <w:bCs w:val="0"/>
                <w:sz w:val="21"/>
                <w:szCs w:val="21"/>
                <w:rPrChange w:id="3845" w:author="Codex" w:date="2026-10-05T16:32:41.313017+00:00">
                  <w:rPr>
                    <w:rFonts w:cs="Times New Roman"/>
                    <w:szCs w:val="21"/>
                  </w:rPr>
                </w:rPrChange>
              </w:rPr>
              <w:t>0.34</w:t>
            </w:r>
            <w:r>
              <w:rPr>
                <w:rFonts w:ascii="Times New Roman" w:hAnsi="Times New Roman" w:cs="Times New Roman" w:eastAsia="SimSun"/>
                <w:b w:val="0"/>
                <w:bCs w:val="0"/>
                <w:sz w:val="21"/>
                <w:szCs w:val="21"/>
                <w:rPrChange w:id="3846" w:author="Codex" w:date="2026-10-05T16:32:41.313017+00:00">
                  <w:rPr>
                    <w:rFonts w:cs="Times New Roman"/>
                    <w:szCs w:val="21"/>
                  </w:rPr>
                </w:rPrChange>
              </w:rPr>
              <w:t>，</w:t>
            </w:r>
            <w:r>
              <w:rPr>
                <w:rFonts w:ascii="Times New Roman" w:hAnsi="Times New Roman" w:cs="Times New Roman" w:eastAsia="SimSun"/>
                <w:b w:val="0"/>
                <w:bCs w:val="0"/>
                <w:sz w:val="21"/>
                <w:szCs w:val="21"/>
                <w:rPrChange w:id="3847" w:author="Codex" w:date="2026-10-05T16:32:41.313017+00:00">
                  <w:rPr>
                    <w:rFonts w:cs="Times New Roman"/>
                    <w:szCs w:val="21"/>
                  </w:rPr>
                </w:rPrChange>
              </w:rPr>
              <w:t>4.66</w:t>
            </w:r>
            <w:r>
              <w:rPr>
                <w:rFonts w:ascii="Times New Roman" w:hAnsi="Times New Roman" w:cs="Times New Roman" w:eastAsia="SimSun"/>
                <w:b w:val="0"/>
                <w:bCs w:val="0"/>
                <w:sz w:val="21"/>
                <w:szCs w:val="21"/>
                <w:rPrChange w:id="384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49" w:author="Codex" w:date="2026-10-05T16:32:41.313017+00:00">
              <w:tcPr>
                <w:tcW w:w="0" w:type="auto"/>
                <w:tcBorders>
                  <w:top w:val="nil"/>
                  <w:left w:val="nil"/>
                  <w:bottom w:val="nil"/>
                  <w:right w:val="nil"/>
                </w:tcBorders>
                <w:tcMar>
                  <w:left w:w="102" w:type="dxa"/>
                  <w:right w:w="102" w:type="dxa"/>
                </w:tcMar>
                <w:vAlign w:val="center"/>
              </w:tcPr>
            </w:tcPrChange>
          </w:tcPr>
          <w:p w14:paraId="256958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0" w:author="Codex" w:date="2026-10-05T16:32:41.313017+00:00">
                  <w:rPr>
                    <w:rFonts w:cs="Times New Roman"/>
                    <w:szCs w:val="21"/>
                  </w:rPr>
                </w:rPrChange>
              </w:rPr>
              <w:pPrChange w:id="385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51" w:author="Codex" w:date="2026-10-05T16:32:41.313017+00:00">
                  <w:rPr>
                    <w:rFonts w:cs="Times New Roman"/>
                    <w:szCs w:val="21"/>
                  </w:rPr>
                </w:rPrChange>
              </w:rPr>
              <w:t>2.26</w:t>
            </w:r>
            <w:r>
              <w:rPr>
                <w:rFonts w:ascii="Times New Roman" w:hAnsi="Times New Roman" w:cs="Times New Roman" w:eastAsia="SimSun"/>
                <w:b w:val="0"/>
                <w:bCs w:val="0"/>
                <w:sz w:val="21"/>
                <w:szCs w:val="21"/>
                <w:rPrChange w:id="3852" w:author="Codex" w:date="2026-10-05T16:32:41.313017+00:00">
                  <w:rPr>
                    <w:rFonts w:cs="Times New Roman"/>
                    <w:szCs w:val="21"/>
                  </w:rPr>
                </w:rPrChange>
              </w:rPr>
              <w:t>（</w:t>
            </w:r>
            <w:r>
              <w:rPr>
                <w:rFonts w:ascii="Times New Roman" w:hAnsi="Times New Roman" w:cs="Times New Roman" w:eastAsia="SimSun"/>
                <w:b w:val="0"/>
                <w:bCs w:val="0"/>
                <w:sz w:val="21"/>
                <w:szCs w:val="21"/>
                <w:rPrChange w:id="3853" w:author="Codex" w:date="2026-10-05T16:32:41.313017+00:00">
                  <w:rPr>
                    <w:rFonts w:cs="Times New Roman"/>
                    <w:szCs w:val="21"/>
                  </w:rPr>
                </w:rPrChange>
              </w:rPr>
              <w:t>-0.80</w:t>
            </w:r>
            <w:r>
              <w:rPr>
                <w:rFonts w:ascii="Times New Roman" w:hAnsi="Times New Roman" w:cs="Times New Roman" w:eastAsia="SimSun"/>
                <w:b w:val="0"/>
                <w:bCs w:val="0"/>
                <w:sz w:val="21"/>
                <w:szCs w:val="21"/>
                <w:rPrChange w:id="3854" w:author="Codex" w:date="2026-10-05T16:32:41.313017+00:00">
                  <w:rPr>
                    <w:rFonts w:cs="Times New Roman"/>
                    <w:szCs w:val="21"/>
                  </w:rPr>
                </w:rPrChange>
              </w:rPr>
              <w:t>，</w:t>
            </w:r>
            <w:r>
              <w:rPr>
                <w:rFonts w:ascii="Times New Roman" w:hAnsi="Times New Roman" w:cs="Times New Roman" w:eastAsia="SimSun"/>
                <w:b w:val="0"/>
                <w:bCs w:val="0"/>
                <w:sz w:val="21"/>
                <w:szCs w:val="21"/>
                <w:rPrChange w:id="3855" w:author="Codex" w:date="2026-10-05T16:32:41.313017+00:00">
                  <w:rPr>
                    <w:rFonts w:cs="Times New Roman"/>
                    <w:szCs w:val="21"/>
                  </w:rPr>
                </w:rPrChange>
              </w:rPr>
              <w:t>5.32</w:t>
            </w:r>
            <w:r>
              <w:rPr>
                <w:rFonts w:ascii="Times New Roman" w:hAnsi="Times New Roman" w:cs="Times New Roman" w:eastAsia="SimSun"/>
                <w:b w:val="0"/>
                <w:bCs w:val="0"/>
                <w:sz w:val="21"/>
                <w:szCs w:val="21"/>
                <w:rPrChange w:id="3856" w:author="Codex" w:date="2026-10-05T16:32:41.313017+00:00">
                  <w:rPr>
                    <w:rFonts w:cs="Times New Roman"/>
                    <w:szCs w:val="21"/>
                  </w:rPr>
                </w:rPrChange>
              </w:rPr>
              <w:t>）</w:t>
            </w:r>
          </w:p>
        </w:tc>
      </w:tr>
      <w:tr w:rsidR="004B6004" w14:paraId="56DA9A1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857" w:author="Codex" w:date="2026-10-05T16:32:41.313017+00:00">
              <w:tcPr>
                <w:tcW w:w="0" w:type="auto"/>
                <w:tcBorders>
                  <w:top w:val="nil"/>
                  <w:left w:val="nil"/>
                  <w:bottom w:val="nil"/>
                  <w:right w:val="nil"/>
                </w:tcBorders>
                <w:noWrap/>
                <w:tcMar>
                  <w:left w:w="102" w:type="dxa"/>
                  <w:right w:w="102" w:type="dxa"/>
                </w:tcMar>
                <w:vAlign w:val="center"/>
              </w:tcPr>
            </w:tcPrChange>
          </w:tcPr>
          <w:p w14:paraId="70D405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1" w:author="Codex" w:date="2026-10-05T16:32:41.313017+00:00">
                  <w:rPr>
                    <w:rFonts w:cs="Times New Roman"/>
                    <w:szCs w:val="21"/>
                  </w:rPr>
                </w:rPrChange>
              </w:rPr>
              <w:pPrChange w:id="385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59"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3860" w:author="Codex" w:date="2026-10-05T16:32:41.313017+00:00">
              <w:tcPr>
                <w:tcW w:w="0" w:type="auto"/>
                <w:tcBorders>
                  <w:top w:val="nil"/>
                  <w:left w:val="nil"/>
                  <w:bottom w:val="nil"/>
                  <w:right w:val="nil"/>
                </w:tcBorders>
                <w:tcMar>
                  <w:left w:w="102" w:type="dxa"/>
                  <w:right w:w="102" w:type="dxa"/>
                </w:tcMar>
                <w:vAlign w:val="center"/>
              </w:tcPr>
            </w:tcPrChange>
          </w:tcPr>
          <w:p w14:paraId="10F0B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2" w:author="Codex" w:date="2026-10-05T16:32:41.313017+00:00">
                  <w:rPr>
                    <w:rFonts w:cs="Times New Roman"/>
                    <w:szCs w:val="21"/>
                  </w:rPr>
                </w:rPrChange>
              </w:rPr>
              <w:pPrChange w:id="38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62" w:author="Codex" w:date="2026-10-05T16:32:41.313017+00:00">
                  <w:rPr>
                    <w:rFonts w:cs="Times New Roman"/>
                    <w:szCs w:val="21"/>
                  </w:rPr>
                </w:rPrChange>
              </w:rPr>
              <w:t>-3.49</w:t>
            </w:r>
            <w:r>
              <w:rPr>
                <w:rFonts w:ascii="Times New Roman" w:hAnsi="Times New Roman" w:cs="Times New Roman" w:eastAsia="SimSun"/>
                <w:b w:val="0"/>
                <w:bCs w:val="0"/>
                <w:sz w:val="21"/>
                <w:szCs w:val="21"/>
                <w:rPrChange w:id="3863" w:author="Codex" w:date="2026-10-05T16:32:41.313017+00:00">
                  <w:rPr>
                    <w:rFonts w:cs="Times New Roman"/>
                    <w:szCs w:val="21"/>
                  </w:rPr>
                </w:rPrChange>
              </w:rPr>
              <w:t>（</w:t>
            </w:r>
            <w:r>
              <w:rPr>
                <w:rFonts w:ascii="Times New Roman" w:hAnsi="Times New Roman" w:cs="Times New Roman" w:eastAsia="SimSun"/>
                <w:b w:val="0"/>
                <w:bCs w:val="0"/>
                <w:sz w:val="21"/>
                <w:szCs w:val="21"/>
                <w:rPrChange w:id="3864" w:author="Codex" w:date="2026-10-05T16:32:41.313017+00:00">
                  <w:rPr>
                    <w:rFonts w:cs="Times New Roman"/>
                    <w:szCs w:val="21"/>
                  </w:rPr>
                </w:rPrChange>
              </w:rPr>
              <w:t>-9.74</w:t>
            </w:r>
            <w:r>
              <w:rPr>
                <w:rFonts w:ascii="Times New Roman" w:hAnsi="Times New Roman" w:cs="Times New Roman" w:eastAsia="SimSun"/>
                <w:b w:val="0"/>
                <w:bCs w:val="0"/>
                <w:sz w:val="21"/>
                <w:szCs w:val="21"/>
                <w:rPrChange w:id="3865" w:author="Codex" w:date="2026-10-05T16:32:41.313017+00:00">
                  <w:rPr>
                    <w:rFonts w:cs="Times New Roman"/>
                    <w:szCs w:val="21"/>
                  </w:rPr>
                </w:rPrChange>
              </w:rPr>
              <w:t>，</w:t>
            </w:r>
            <w:r>
              <w:rPr>
                <w:rFonts w:ascii="Times New Roman" w:hAnsi="Times New Roman" w:cs="Times New Roman" w:eastAsia="SimSun"/>
                <w:b w:val="0"/>
                <w:bCs w:val="0"/>
                <w:sz w:val="21"/>
                <w:szCs w:val="21"/>
                <w:rPrChange w:id="3866" w:author="Codex" w:date="2026-10-05T16:32:41.313017+00:00">
                  <w:rPr>
                    <w:rFonts w:cs="Times New Roman"/>
                    <w:szCs w:val="21"/>
                  </w:rPr>
                </w:rPrChange>
              </w:rPr>
              <w:t>2.75</w:t>
            </w:r>
            <w:r>
              <w:rPr>
                <w:rFonts w:ascii="Times New Roman" w:hAnsi="Times New Roman" w:cs="Times New Roman" w:eastAsia="SimSun"/>
                <w:b w:val="0"/>
                <w:bCs w:val="0"/>
                <w:sz w:val="21"/>
                <w:szCs w:val="21"/>
                <w:rPrChange w:id="386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68" w:author="Codex" w:date="2026-10-05T16:32:41.313017+00:00">
              <w:tcPr>
                <w:tcW w:w="0" w:type="auto"/>
                <w:tcBorders>
                  <w:top w:val="nil"/>
                  <w:left w:val="nil"/>
                  <w:bottom w:val="nil"/>
                  <w:right w:val="nil"/>
                </w:tcBorders>
                <w:tcMar>
                  <w:left w:w="102" w:type="dxa"/>
                  <w:right w:w="102" w:type="dxa"/>
                </w:tcMar>
                <w:vAlign w:val="center"/>
              </w:tcPr>
            </w:tcPrChange>
          </w:tcPr>
          <w:p w14:paraId="7DCD39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3" w:author="Codex" w:date="2026-10-05T16:32:41.313017+00:00">
                  <w:rPr>
                    <w:rFonts w:cs="Times New Roman"/>
                    <w:szCs w:val="21"/>
                  </w:rPr>
                </w:rPrChange>
              </w:rPr>
              <w:pPrChange w:id="386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70" w:author="Codex" w:date="2026-10-05T16:32:41.313017+00:00">
                  <w:rPr>
                    <w:rFonts w:cs="Times New Roman"/>
                    <w:szCs w:val="21"/>
                  </w:rPr>
                </w:rPrChange>
              </w:rPr>
              <w:t>3.13</w:t>
            </w:r>
            <w:r>
              <w:rPr>
                <w:rFonts w:ascii="Times New Roman" w:hAnsi="Times New Roman" w:cs="Times New Roman" w:eastAsia="SimSun"/>
                <w:b w:val="0"/>
                <w:bCs w:val="0"/>
                <w:sz w:val="21"/>
                <w:szCs w:val="21"/>
                <w:rPrChange w:id="3871" w:author="Codex" w:date="2026-10-05T16:32:41.313017+00:00">
                  <w:rPr>
                    <w:rFonts w:cs="Times New Roman"/>
                    <w:szCs w:val="21"/>
                  </w:rPr>
                </w:rPrChange>
              </w:rPr>
              <w:t>（</w:t>
            </w:r>
            <w:r>
              <w:rPr>
                <w:rFonts w:ascii="Times New Roman" w:hAnsi="Times New Roman" w:cs="Times New Roman" w:eastAsia="SimSun"/>
                <w:b w:val="0"/>
                <w:bCs w:val="0"/>
                <w:sz w:val="21"/>
                <w:szCs w:val="21"/>
                <w:rPrChange w:id="3872" w:author="Codex" w:date="2026-10-05T16:32:41.313017+00:00">
                  <w:rPr>
                    <w:rFonts w:cs="Times New Roman"/>
                    <w:szCs w:val="21"/>
                  </w:rPr>
                </w:rPrChange>
              </w:rPr>
              <w:t>-2.79</w:t>
            </w:r>
            <w:r>
              <w:rPr>
                <w:rFonts w:ascii="Times New Roman" w:hAnsi="Times New Roman" w:cs="Times New Roman" w:eastAsia="SimSun"/>
                <w:b w:val="0"/>
                <w:bCs w:val="0"/>
                <w:sz w:val="21"/>
                <w:szCs w:val="21"/>
                <w:rPrChange w:id="3873" w:author="Codex" w:date="2026-10-05T16:32:41.313017+00:00">
                  <w:rPr>
                    <w:rFonts w:cs="Times New Roman"/>
                    <w:szCs w:val="21"/>
                  </w:rPr>
                </w:rPrChange>
              </w:rPr>
              <w:t>，</w:t>
            </w:r>
            <w:r>
              <w:rPr>
                <w:rFonts w:ascii="Times New Roman" w:hAnsi="Times New Roman" w:cs="Times New Roman" w:eastAsia="SimSun"/>
                <w:b w:val="0"/>
                <w:bCs w:val="0"/>
                <w:sz w:val="21"/>
                <w:szCs w:val="21"/>
                <w:rPrChange w:id="3874" w:author="Codex" w:date="2026-10-05T16:32:41.313017+00:00">
                  <w:rPr>
                    <w:rFonts w:cs="Times New Roman"/>
                    <w:szCs w:val="21"/>
                  </w:rPr>
                </w:rPrChange>
              </w:rPr>
              <w:t>9.06</w:t>
            </w:r>
            <w:r>
              <w:rPr>
                <w:rFonts w:ascii="Times New Roman" w:hAnsi="Times New Roman" w:cs="Times New Roman" w:eastAsia="SimSun"/>
                <w:b w:val="0"/>
                <w:bCs w:val="0"/>
                <w:sz w:val="21"/>
                <w:szCs w:val="21"/>
                <w:rPrChange w:id="387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76" w:author="Codex" w:date="2026-10-05T16:32:41.313017+00:00">
              <w:tcPr>
                <w:tcW w:w="0" w:type="auto"/>
                <w:tcBorders>
                  <w:top w:val="nil"/>
                  <w:left w:val="nil"/>
                  <w:bottom w:val="nil"/>
                  <w:right w:val="nil"/>
                </w:tcBorders>
                <w:tcMar>
                  <w:left w:w="102" w:type="dxa"/>
                  <w:right w:w="102" w:type="dxa"/>
                </w:tcMar>
                <w:vAlign w:val="center"/>
              </w:tcPr>
            </w:tcPrChange>
          </w:tcPr>
          <w:p w14:paraId="4532D9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4" w:author="Codex" w:date="2026-10-05T16:32:41.313017+00:00">
                  <w:rPr>
                    <w:rFonts w:cs="Times New Roman"/>
                    <w:szCs w:val="21"/>
                  </w:rPr>
                </w:rPrChange>
              </w:rPr>
              <w:pPrChange w:id="38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78" w:author="Codex" w:date="2026-10-05T16:32:41.313017+00:00">
                  <w:rPr>
                    <w:rFonts w:cs="Times New Roman"/>
                    <w:szCs w:val="21"/>
                  </w:rPr>
                </w:rPrChange>
              </w:rPr>
              <w:t>1.64</w:t>
            </w:r>
            <w:r>
              <w:rPr>
                <w:rFonts w:ascii="Times New Roman" w:hAnsi="Times New Roman" w:cs="Times New Roman" w:eastAsia="SimSun"/>
                <w:b w:val="0"/>
                <w:bCs w:val="0"/>
                <w:sz w:val="21"/>
                <w:szCs w:val="21"/>
                <w:rPrChange w:id="3879" w:author="Codex" w:date="2026-10-05T16:32:41.313017+00:00">
                  <w:rPr>
                    <w:rFonts w:cs="Times New Roman"/>
                    <w:szCs w:val="21"/>
                  </w:rPr>
                </w:rPrChange>
              </w:rPr>
              <w:t>（</w:t>
            </w:r>
            <w:r>
              <w:rPr>
                <w:rFonts w:ascii="Times New Roman" w:hAnsi="Times New Roman" w:cs="Times New Roman" w:eastAsia="SimSun"/>
                <w:b w:val="0"/>
                <w:bCs w:val="0"/>
                <w:sz w:val="21"/>
                <w:szCs w:val="21"/>
                <w:rPrChange w:id="3880" w:author="Codex" w:date="2026-10-05T16:32:41.313017+00:00">
                  <w:rPr>
                    <w:rFonts w:cs="Times New Roman"/>
                    <w:szCs w:val="21"/>
                  </w:rPr>
                </w:rPrChange>
              </w:rPr>
              <w:t>-2.95</w:t>
            </w:r>
            <w:r>
              <w:rPr>
                <w:rFonts w:ascii="Times New Roman" w:hAnsi="Times New Roman" w:cs="Times New Roman" w:eastAsia="SimSun"/>
                <w:b w:val="0"/>
                <w:bCs w:val="0"/>
                <w:sz w:val="21"/>
                <w:szCs w:val="21"/>
                <w:rPrChange w:id="3881" w:author="Codex" w:date="2026-10-05T16:32:41.313017+00:00">
                  <w:rPr>
                    <w:rFonts w:cs="Times New Roman"/>
                    <w:szCs w:val="21"/>
                  </w:rPr>
                </w:rPrChange>
              </w:rPr>
              <w:t>，</w:t>
            </w:r>
            <w:r>
              <w:rPr>
                <w:rFonts w:ascii="Times New Roman" w:hAnsi="Times New Roman" w:cs="Times New Roman" w:eastAsia="SimSun"/>
                <w:b w:val="0"/>
                <w:bCs w:val="0"/>
                <w:sz w:val="21"/>
                <w:szCs w:val="21"/>
                <w:rPrChange w:id="3882" w:author="Codex" w:date="2026-10-05T16:32:41.313017+00:00">
                  <w:rPr>
                    <w:rFonts w:cs="Times New Roman"/>
                    <w:szCs w:val="21"/>
                  </w:rPr>
                </w:rPrChange>
              </w:rPr>
              <w:t>6.22</w:t>
            </w:r>
            <w:r>
              <w:rPr>
                <w:rFonts w:ascii="Times New Roman" w:hAnsi="Times New Roman" w:cs="Times New Roman" w:eastAsia="SimSun"/>
                <w:b w:val="0"/>
                <w:bCs w:val="0"/>
                <w:sz w:val="21"/>
                <w:szCs w:val="21"/>
                <w:rPrChange w:id="388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84" w:author="Codex" w:date="2026-10-05T16:32:41.313017+00:00">
              <w:tcPr>
                <w:tcW w:w="0" w:type="auto"/>
                <w:tcBorders>
                  <w:top w:val="nil"/>
                  <w:left w:val="nil"/>
                  <w:bottom w:val="nil"/>
                  <w:right w:val="nil"/>
                </w:tcBorders>
                <w:tcMar>
                  <w:left w:w="102" w:type="dxa"/>
                  <w:right w:w="102" w:type="dxa"/>
                </w:tcMar>
                <w:vAlign w:val="center"/>
              </w:tcPr>
            </w:tcPrChange>
          </w:tcPr>
          <w:p w14:paraId="4ACF4F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5" w:author="Codex" w:date="2026-10-05T16:32:41.313017+00:00">
                  <w:rPr>
                    <w:rFonts w:cs="Times New Roman"/>
                    <w:szCs w:val="21"/>
                  </w:rPr>
                </w:rPrChange>
              </w:rPr>
              <w:pPrChange w:id="38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86" w:author="Codex" w:date="2026-10-05T16:32:41.313017+00:00">
                  <w:rPr>
                    <w:rFonts w:cs="Times New Roman"/>
                    <w:szCs w:val="21"/>
                  </w:rPr>
                </w:rPrChange>
              </w:rPr>
              <w:t>3.20</w:t>
            </w:r>
            <w:r>
              <w:rPr>
                <w:rFonts w:ascii="Times New Roman" w:hAnsi="Times New Roman" w:cs="Times New Roman" w:eastAsia="SimSun"/>
                <w:b w:val="0"/>
                <w:bCs w:val="0"/>
                <w:sz w:val="21"/>
                <w:szCs w:val="21"/>
                <w:rPrChange w:id="3887" w:author="Codex" w:date="2026-10-05T16:32:41.313017+00:00">
                  <w:rPr>
                    <w:rFonts w:cs="Times New Roman"/>
                    <w:szCs w:val="21"/>
                  </w:rPr>
                </w:rPrChange>
              </w:rPr>
              <w:t>（</w:t>
            </w:r>
            <w:r>
              <w:rPr>
                <w:rFonts w:ascii="Times New Roman" w:hAnsi="Times New Roman" w:cs="Times New Roman" w:eastAsia="SimSun"/>
                <w:b w:val="0"/>
                <w:bCs w:val="0"/>
                <w:sz w:val="21"/>
                <w:szCs w:val="21"/>
                <w:rPrChange w:id="3888" w:author="Codex" w:date="2026-10-05T16:32:41.313017+00:00">
                  <w:rPr>
                    <w:rFonts w:cs="Times New Roman"/>
                    <w:szCs w:val="21"/>
                  </w:rPr>
                </w:rPrChange>
              </w:rPr>
              <w:t>-2.73</w:t>
            </w:r>
            <w:r>
              <w:rPr>
                <w:rFonts w:ascii="Times New Roman" w:hAnsi="Times New Roman" w:cs="Times New Roman" w:eastAsia="SimSun"/>
                <w:b w:val="0"/>
                <w:bCs w:val="0"/>
                <w:sz w:val="21"/>
                <w:szCs w:val="21"/>
                <w:rPrChange w:id="3889" w:author="Codex" w:date="2026-10-05T16:32:41.313017+00:00">
                  <w:rPr>
                    <w:rFonts w:cs="Times New Roman"/>
                    <w:szCs w:val="21"/>
                  </w:rPr>
                </w:rPrChange>
              </w:rPr>
              <w:t>，</w:t>
            </w:r>
            <w:r>
              <w:rPr>
                <w:rFonts w:ascii="Times New Roman" w:hAnsi="Times New Roman" w:cs="Times New Roman" w:eastAsia="SimSun"/>
                <w:b w:val="0"/>
                <w:bCs w:val="0"/>
                <w:sz w:val="21"/>
                <w:szCs w:val="21"/>
                <w:rPrChange w:id="3890" w:author="Codex" w:date="2026-10-05T16:32:41.313017+00:00">
                  <w:rPr>
                    <w:rFonts w:cs="Times New Roman"/>
                    <w:szCs w:val="21"/>
                  </w:rPr>
                </w:rPrChange>
              </w:rPr>
              <w:t>9.12</w:t>
            </w:r>
            <w:r>
              <w:rPr>
                <w:rFonts w:ascii="Times New Roman" w:hAnsi="Times New Roman" w:cs="Times New Roman" w:eastAsia="SimSun"/>
                <w:b w:val="0"/>
                <w:bCs w:val="0"/>
                <w:sz w:val="21"/>
                <w:szCs w:val="21"/>
                <w:rPrChange w:id="389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92" w:author="Codex" w:date="2026-10-05T16:32:41.313017+00:00">
              <w:tcPr>
                <w:tcW w:w="0" w:type="auto"/>
                <w:tcBorders>
                  <w:top w:val="nil"/>
                  <w:left w:val="nil"/>
                  <w:bottom w:val="nil"/>
                  <w:right w:val="nil"/>
                </w:tcBorders>
                <w:tcMar>
                  <w:left w:w="102" w:type="dxa"/>
                  <w:right w:w="102" w:type="dxa"/>
                </w:tcMar>
                <w:vAlign w:val="center"/>
              </w:tcPr>
            </w:tcPrChange>
          </w:tcPr>
          <w:p w14:paraId="0E365EA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6" w:author="Codex" w:date="2026-10-05T16:32:41.313017+00:00">
                  <w:rPr>
                    <w:rFonts w:cs="Times New Roman"/>
                    <w:szCs w:val="21"/>
                  </w:rPr>
                </w:rPrChange>
              </w:rPr>
              <w:pPrChange w:id="389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94" w:author="Codex" w:date="2026-10-05T16:32:41.313017+00:00">
                  <w:rPr>
                    <w:rFonts w:cs="Times New Roman"/>
                    <w:szCs w:val="21"/>
                  </w:rPr>
                </w:rPrChange>
              </w:rPr>
              <w:t>1.71</w:t>
            </w:r>
            <w:r>
              <w:rPr>
                <w:rFonts w:ascii="Times New Roman" w:hAnsi="Times New Roman" w:cs="Times New Roman" w:eastAsia="SimSun"/>
                <w:b w:val="0"/>
                <w:bCs w:val="0"/>
                <w:sz w:val="21"/>
                <w:szCs w:val="21"/>
                <w:rPrChange w:id="3895" w:author="Codex" w:date="2026-10-05T16:32:41.313017+00:00">
                  <w:rPr>
                    <w:rFonts w:cs="Times New Roman"/>
                    <w:szCs w:val="21"/>
                  </w:rPr>
                </w:rPrChange>
              </w:rPr>
              <w:t>（</w:t>
            </w:r>
            <w:r>
              <w:rPr>
                <w:rFonts w:ascii="Times New Roman" w:hAnsi="Times New Roman" w:cs="Times New Roman" w:eastAsia="SimSun"/>
                <w:b w:val="0"/>
                <w:bCs w:val="0"/>
                <w:sz w:val="21"/>
                <w:szCs w:val="21"/>
                <w:rPrChange w:id="3896" w:author="Codex" w:date="2026-10-05T16:32:41.313017+00:00">
                  <w:rPr>
                    <w:rFonts w:cs="Times New Roman"/>
                    <w:szCs w:val="21"/>
                  </w:rPr>
                </w:rPrChange>
              </w:rPr>
              <w:t>-2.88</w:t>
            </w:r>
            <w:r>
              <w:rPr>
                <w:rFonts w:ascii="Times New Roman" w:hAnsi="Times New Roman" w:cs="Times New Roman" w:eastAsia="SimSun"/>
                <w:b w:val="0"/>
                <w:bCs w:val="0"/>
                <w:sz w:val="21"/>
                <w:szCs w:val="21"/>
                <w:rPrChange w:id="3897" w:author="Codex" w:date="2026-10-05T16:32:41.313017+00:00">
                  <w:rPr>
                    <w:rFonts w:cs="Times New Roman"/>
                    <w:szCs w:val="21"/>
                  </w:rPr>
                </w:rPrChange>
              </w:rPr>
              <w:t>，</w:t>
            </w:r>
            <w:r>
              <w:rPr>
                <w:rFonts w:ascii="Times New Roman" w:hAnsi="Times New Roman" w:cs="Times New Roman" w:eastAsia="SimSun"/>
                <w:b w:val="0"/>
                <w:bCs w:val="0"/>
                <w:sz w:val="21"/>
                <w:szCs w:val="21"/>
                <w:rPrChange w:id="3898" w:author="Codex" w:date="2026-10-05T16:32:41.313017+00:00">
                  <w:rPr>
                    <w:rFonts w:cs="Times New Roman"/>
                    <w:szCs w:val="21"/>
                  </w:rPr>
                </w:rPrChange>
              </w:rPr>
              <w:t>6.29</w:t>
            </w:r>
            <w:r>
              <w:rPr>
                <w:rFonts w:ascii="Times New Roman" w:hAnsi="Times New Roman" w:cs="Times New Roman" w:eastAsia="SimSun"/>
                <w:b w:val="0"/>
                <w:bCs w:val="0"/>
                <w:sz w:val="21"/>
                <w:szCs w:val="21"/>
                <w:rPrChange w:id="3899" w:author="Codex" w:date="2026-10-05T16:32:41.313017+00:00">
                  <w:rPr>
                    <w:rFonts w:cs="Times New Roman"/>
                    <w:szCs w:val="21"/>
                  </w:rPr>
                </w:rPrChange>
              </w:rPr>
              <w:t>）</w:t>
            </w:r>
          </w:p>
        </w:tc>
      </w:tr>
      <w:tr w:rsidR="004B6004" w14:paraId="737586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900" w:author="Codex" w:date="2026-10-05T16:32:41.313017+00:00">
              <w:tcPr>
                <w:tcW w:w="0" w:type="auto"/>
                <w:tcBorders>
                  <w:top w:val="nil"/>
                  <w:left w:val="nil"/>
                  <w:bottom w:val="nil"/>
                  <w:right w:val="nil"/>
                </w:tcBorders>
                <w:noWrap/>
                <w:tcMar>
                  <w:left w:w="102" w:type="dxa"/>
                  <w:right w:w="102" w:type="dxa"/>
                </w:tcMar>
                <w:vAlign w:val="center"/>
              </w:tcPr>
            </w:tcPrChange>
          </w:tcPr>
          <w:p w14:paraId="1B573C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7" w:author="Codex" w:date="2026-10-05T16:32:41.313017+00:00">
                  <w:rPr>
                    <w:rFonts w:cs="Times New Roman"/>
                    <w:szCs w:val="21"/>
                  </w:rPr>
                </w:rPrChange>
              </w:rPr>
              <w:pPrChange w:id="390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02"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3903" w:author="Codex" w:date="2026-10-05T16:32:41.313017+00:00">
              <w:tcPr>
                <w:tcW w:w="0" w:type="auto"/>
                <w:tcBorders>
                  <w:top w:val="nil"/>
                  <w:left w:val="nil"/>
                  <w:bottom w:val="nil"/>
                  <w:right w:val="nil"/>
                </w:tcBorders>
                <w:tcMar>
                  <w:left w:w="102" w:type="dxa"/>
                  <w:right w:w="102" w:type="dxa"/>
                </w:tcMar>
                <w:vAlign w:val="center"/>
              </w:tcPr>
            </w:tcPrChange>
          </w:tcPr>
          <w:p w14:paraId="7CAA7F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8" w:author="Codex" w:date="2026-10-05T16:32:41.313017+00:00">
                  <w:rPr>
                    <w:rFonts w:cs="Times New Roman"/>
                    <w:szCs w:val="21"/>
                  </w:rPr>
                </w:rPrChange>
              </w:rPr>
              <w:pPrChange w:id="39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05" w:author="Codex" w:date="2026-10-05T16:32:41.313017+00:00">
                  <w:rPr>
                    <w:rFonts w:cs="Times New Roman"/>
                    <w:szCs w:val="21"/>
                  </w:rPr>
                </w:rPrChange>
              </w:rPr>
              <w:t>-0.12</w:t>
            </w:r>
            <w:r>
              <w:rPr>
                <w:rFonts w:ascii="Times New Roman" w:hAnsi="Times New Roman" w:cs="Times New Roman" w:eastAsia="SimSun"/>
                <w:b w:val="0"/>
                <w:bCs w:val="0"/>
                <w:sz w:val="21"/>
                <w:szCs w:val="21"/>
                <w:rPrChange w:id="3906" w:author="Codex" w:date="2026-10-05T16:32:41.313017+00:00">
                  <w:rPr>
                    <w:rFonts w:cs="Times New Roman"/>
                    <w:szCs w:val="21"/>
                  </w:rPr>
                </w:rPrChange>
              </w:rPr>
              <w:t>（</w:t>
            </w:r>
            <w:r>
              <w:rPr>
                <w:rFonts w:ascii="Times New Roman" w:hAnsi="Times New Roman" w:cs="Times New Roman" w:eastAsia="SimSun"/>
                <w:b w:val="0"/>
                <w:bCs w:val="0"/>
                <w:sz w:val="21"/>
                <w:szCs w:val="21"/>
                <w:rPrChange w:id="3907" w:author="Codex" w:date="2026-10-05T16:32:41.313017+00:00">
                  <w:rPr>
                    <w:rFonts w:cs="Times New Roman"/>
                    <w:szCs w:val="21"/>
                  </w:rPr>
                </w:rPrChange>
              </w:rPr>
              <w:t>-6.58</w:t>
            </w:r>
            <w:r>
              <w:rPr>
                <w:rFonts w:ascii="Times New Roman" w:hAnsi="Times New Roman" w:cs="Times New Roman" w:eastAsia="SimSun"/>
                <w:b w:val="0"/>
                <w:bCs w:val="0"/>
                <w:sz w:val="21"/>
                <w:szCs w:val="21"/>
                <w:rPrChange w:id="3908" w:author="Codex" w:date="2026-10-05T16:32:41.313017+00:00">
                  <w:rPr>
                    <w:rFonts w:cs="Times New Roman"/>
                    <w:szCs w:val="21"/>
                  </w:rPr>
                </w:rPrChange>
              </w:rPr>
              <w:t>，</w:t>
            </w:r>
            <w:r>
              <w:rPr>
                <w:rFonts w:ascii="Times New Roman" w:hAnsi="Times New Roman" w:cs="Times New Roman" w:eastAsia="SimSun"/>
                <w:b w:val="0"/>
                <w:bCs w:val="0"/>
                <w:sz w:val="21"/>
                <w:szCs w:val="21"/>
                <w:rPrChange w:id="3909" w:author="Codex" w:date="2026-10-05T16:32:41.313017+00:00">
                  <w:rPr>
                    <w:rFonts w:cs="Times New Roman"/>
                    <w:szCs w:val="21"/>
                  </w:rPr>
                </w:rPrChange>
              </w:rPr>
              <w:t>6.34</w:t>
            </w:r>
            <w:r>
              <w:rPr>
                <w:rFonts w:ascii="Times New Roman" w:hAnsi="Times New Roman" w:cs="Times New Roman" w:eastAsia="SimSun"/>
                <w:b w:val="0"/>
                <w:bCs w:val="0"/>
                <w:sz w:val="21"/>
                <w:szCs w:val="21"/>
                <w:rPrChange w:id="3910"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11" w:author="Codex" w:date="2026-10-05T16:32:41.313017+00:00">
              <w:tcPr>
                <w:tcW w:w="0" w:type="auto"/>
                <w:tcBorders>
                  <w:top w:val="nil"/>
                  <w:left w:val="nil"/>
                  <w:bottom w:val="nil"/>
                  <w:right w:val="nil"/>
                </w:tcBorders>
                <w:tcMar>
                  <w:left w:w="102" w:type="dxa"/>
                  <w:right w:w="102" w:type="dxa"/>
                </w:tcMar>
                <w:vAlign w:val="center"/>
              </w:tcPr>
            </w:tcPrChange>
          </w:tcPr>
          <w:p w14:paraId="33EC1B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9" w:author="Codex" w:date="2026-10-05T16:32:41.313017+00:00">
                  <w:rPr>
                    <w:rFonts w:cs="Times New Roman"/>
                    <w:szCs w:val="21"/>
                  </w:rPr>
                </w:rPrChange>
              </w:rPr>
              <w:pPrChange w:id="39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13" w:author="Codex" w:date="2026-10-05T16:32:41.313017+00:00">
                  <w:rPr>
                    <w:rFonts w:cs="Times New Roman"/>
                    <w:szCs w:val="21"/>
                  </w:rPr>
                </w:rPrChange>
              </w:rPr>
              <w:t>-0.62</w:t>
            </w:r>
            <w:r>
              <w:rPr>
                <w:rFonts w:ascii="Times New Roman" w:hAnsi="Times New Roman" w:cs="Times New Roman" w:eastAsia="SimSun"/>
                <w:b w:val="0"/>
                <w:bCs w:val="0"/>
                <w:sz w:val="21"/>
                <w:szCs w:val="21"/>
                <w:rPrChange w:id="3914" w:author="Codex" w:date="2026-10-05T16:32:41.313017+00:00">
                  <w:rPr>
                    <w:rFonts w:cs="Times New Roman"/>
                    <w:szCs w:val="21"/>
                  </w:rPr>
                </w:rPrChange>
              </w:rPr>
              <w:t>（</w:t>
            </w:r>
            <w:r>
              <w:rPr>
                <w:rFonts w:ascii="Times New Roman" w:hAnsi="Times New Roman" w:cs="Times New Roman" w:eastAsia="SimSun"/>
                <w:b w:val="0"/>
                <w:bCs w:val="0"/>
                <w:sz w:val="21"/>
                <w:szCs w:val="21"/>
                <w:rPrChange w:id="3915" w:author="Codex" w:date="2026-10-05T16:32:41.313017+00:00">
                  <w:rPr>
                    <w:rFonts w:cs="Times New Roman"/>
                    <w:szCs w:val="21"/>
                  </w:rPr>
                </w:rPrChange>
              </w:rPr>
              <w:t>-6.21</w:t>
            </w:r>
            <w:r>
              <w:rPr>
                <w:rFonts w:ascii="Times New Roman" w:hAnsi="Times New Roman" w:cs="Times New Roman" w:eastAsia="SimSun"/>
                <w:b w:val="0"/>
                <w:bCs w:val="0"/>
                <w:sz w:val="21"/>
                <w:szCs w:val="21"/>
                <w:rPrChange w:id="3916" w:author="Codex" w:date="2026-10-05T16:32:41.313017+00:00">
                  <w:rPr>
                    <w:rFonts w:cs="Times New Roman"/>
                    <w:szCs w:val="21"/>
                  </w:rPr>
                </w:rPrChange>
              </w:rPr>
              <w:t>，</w:t>
            </w:r>
            <w:r>
              <w:rPr>
                <w:rFonts w:ascii="Times New Roman" w:hAnsi="Times New Roman" w:cs="Times New Roman" w:eastAsia="SimSun"/>
                <w:b w:val="0"/>
                <w:bCs w:val="0"/>
                <w:sz w:val="21"/>
                <w:szCs w:val="21"/>
                <w:rPrChange w:id="3917" w:author="Codex" w:date="2026-10-05T16:32:41.313017+00:00">
                  <w:rPr>
                    <w:rFonts w:cs="Times New Roman"/>
                    <w:szCs w:val="21"/>
                  </w:rPr>
                </w:rPrChange>
              </w:rPr>
              <w:t>4.97</w:t>
            </w:r>
            <w:r>
              <w:rPr>
                <w:rFonts w:ascii="Times New Roman" w:hAnsi="Times New Roman" w:cs="Times New Roman" w:eastAsia="SimSun"/>
                <w:b w:val="0"/>
                <w:bCs w:val="0"/>
                <w:sz w:val="21"/>
                <w:szCs w:val="21"/>
                <w:rPrChange w:id="391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19" w:author="Codex" w:date="2026-10-05T16:32:41.313017+00:00">
              <w:tcPr>
                <w:tcW w:w="0" w:type="auto"/>
                <w:tcBorders>
                  <w:top w:val="nil"/>
                  <w:left w:val="nil"/>
                  <w:bottom w:val="nil"/>
                  <w:right w:val="nil"/>
                </w:tcBorders>
                <w:tcMar>
                  <w:left w:w="102" w:type="dxa"/>
                  <w:right w:w="102" w:type="dxa"/>
                </w:tcMar>
                <w:vAlign w:val="center"/>
              </w:tcPr>
            </w:tcPrChange>
          </w:tcPr>
          <w:p w14:paraId="03EB41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0" w:author="Codex" w:date="2026-10-05T16:32:41.313017+00:00">
                  <w:rPr>
                    <w:rFonts w:cs="Times New Roman"/>
                    <w:szCs w:val="21"/>
                  </w:rPr>
                </w:rPrChange>
              </w:rPr>
              <w:pPrChange w:id="392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21" w:author="Codex" w:date="2026-10-05T16:32:41.313017+00:00">
                  <w:rPr>
                    <w:rFonts w:cs="Times New Roman"/>
                    <w:szCs w:val="21"/>
                  </w:rPr>
                </w:rPrChange>
              </w:rPr>
              <w:t>2.77</w:t>
            </w:r>
            <w:r>
              <w:rPr>
                <w:rFonts w:ascii="Times New Roman" w:hAnsi="Times New Roman" w:cs="Times New Roman" w:eastAsia="SimSun"/>
                <w:b w:val="0"/>
                <w:bCs w:val="0"/>
                <w:sz w:val="21"/>
                <w:szCs w:val="21"/>
                <w:rPrChange w:id="3922" w:author="Codex" w:date="2026-10-05T16:32:41.313017+00:00">
                  <w:rPr>
                    <w:rFonts w:cs="Times New Roman"/>
                    <w:szCs w:val="21"/>
                  </w:rPr>
                </w:rPrChange>
              </w:rPr>
              <w:t>（</w:t>
            </w:r>
            <w:r>
              <w:rPr>
                <w:rFonts w:ascii="Times New Roman" w:hAnsi="Times New Roman" w:cs="Times New Roman" w:eastAsia="SimSun"/>
                <w:b w:val="0"/>
                <w:bCs w:val="0"/>
                <w:sz w:val="21"/>
                <w:szCs w:val="21"/>
                <w:rPrChange w:id="3923" w:author="Codex" w:date="2026-10-05T16:32:41.313017+00:00">
                  <w:rPr>
                    <w:rFonts w:cs="Times New Roman"/>
                    <w:szCs w:val="21"/>
                  </w:rPr>
                </w:rPrChange>
              </w:rPr>
              <w:t>-2.18</w:t>
            </w:r>
            <w:r>
              <w:rPr>
                <w:rFonts w:ascii="Times New Roman" w:hAnsi="Times New Roman" w:cs="Times New Roman" w:eastAsia="SimSun"/>
                <w:b w:val="0"/>
                <w:bCs w:val="0"/>
                <w:sz w:val="21"/>
                <w:szCs w:val="21"/>
                <w:rPrChange w:id="3924" w:author="Codex" w:date="2026-10-05T16:32:41.313017+00:00">
                  <w:rPr>
                    <w:rFonts w:cs="Times New Roman"/>
                    <w:szCs w:val="21"/>
                  </w:rPr>
                </w:rPrChange>
              </w:rPr>
              <w:t>，</w:t>
            </w:r>
            <w:r>
              <w:rPr>
                <w:rFonts w:ascii="Times New Roman" w:hAnsi="Times New Roman" w:cs="Times New Roman" w:eastAsia="SimSun"/>
                <w:b w:val="0"/>
                <w:bCs w:val="0"/>
                <w:sz w:val="21"/>
                <w:szCs w:val="21"/>
                <w:rPrChange w:id="3925" w:author="Codex" w:date="2026-10-05T16:32:41.313017+00:00">
                  <w:rPr>
                    <w:rFonts w:cs="Times New Roman"/>
                    <w:szCs w:val="21"/>
                  </w:rPr>
                </w:rPrChange>
              </w:rPr>
              <w:t>7.72</w:t>
            </w:r>
            <w:r>
              <w:rPr>
                <w:rFonts w:ascii="Times New Roman" w:hAnsi="Times New Roman" w:cs="Times New Roman" w:eastAsia="SimSun"/>
                <w:b w:val="0"/>
                <w:bCs w:val="0"/>
                <w:sz w:val="21"/>
                <w:szCs w:val="21"/>
                <w:rPrChange w:id="3926"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27" w:author="Codex" w:date="2026-10-05T16:32:41.313017+00:00">
              <w:tcPr>
                <w:tcW w:w="0" w:type="auto"/>
                <w:tcBorders>
                  <w:top w:val="nil"/>
                  <w:left w:val="nil"/>
                  <w:bottom w:val="nil"/>
                  <w:right w:val="nil"/>
                </w:tcBorders>
                <w:tcMar>
                  <w:left w:w="102" w:type="dxa"/>
                  <w:right w:w="102" w:type="dxa"/>
                </w:tcMar>
                <w:vAlign w:val="center"/>
              </w:tcPr>
            </w:tcPrChange>
          </w:tcPr>
          <w:p w14:paraId="7346510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1" w:author="Codex" w:date="2026-10-05T16:32:41.313017+00:00">
                  <w:rPr>
                    <w:rFonts w:cs="Times New Roman"/>
                    <w:szCs w:val="21"/>
                  </w:rPr>
                </w:rPrChange>
              </w:rPr>
              <w:pPrChange w:id="39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29" w:author="Codex" w:date="2026-10-05T16:32:41.313017+00:00">
                  <w:rPr>
                    <w:rFonts w:cs="Times New Roman"/>
                    <w:szCs w:val="21"/>
                  </w:rPr>
                </w:rPrChange>
              </w:rPr>
              <w:t>-0.62</w:t>
            </w:r>
            <w:r>
              <w:rPr>
                <w:rFonts w:ascii="Times New Roman" w:hAnsi="Times New Roman" w:cs="Times New Roman" w:eastAsia="SimSun"/>
                <w:b w:val="0"/>
                <w:bCs w:val="0"/>
                <w:sz w:val="21"/>
                <w:szCs w:val="21"/>
                <w:rPrChange w:id="3930" w:author="Codex" w:date="2026-10-05T16:32:41.313017+00:00">
                  <w:rPr>
                    <w:rFonts w:cs="Times New Roman"/>
                    <w:szCs w:val="21"/>
                  </w:rPr>
                </w:rPrChange>
              </w:rPr>
              <w:t>（</w:t>
            </w:r>
            <w:r>
              <w:rPr>
                <w:rFonts w:ascii="Times New Roman" w:hAnsi="Times New Roman" w:cs="Times New Roman" w:eastAsia="SimSun"/>
                <w:b w:val="0"/>
                <w:bCs w:val="0"/>
                <w:sz w:val="21"/>
                <w:szCs w:val="21"/>
                <w:rPrChange w:id="3931" w:author="Codex" w:date="2026-10-05T16:32:41.313017+00:00">
                  <w:rPr>
                    <w:rFonts w:cs="Times New Roman"/>
                    <w:szCs w:val="21"/>
                  </w:rPr>
                </w:rPrChange>
              </w:rPr>
              <w:t>-6.21</w:t>
            </w:r>
            <w:r>
              <w:rPr>
                <w:rFonts w:ascii="Times New Roman" w:hAnsi="Times New Roman" w:cs="Times New Roman" w:eastAsia="SimSun"/>
                <w:b w:val="0"/>
                <w:bCs w:val="0"/>
                <w:sz w:val="21"/>
                <w:szCs w:val="21"/>
                <w:rPrChange w:id="3932" w:author="Codex" w:date="2026-10-05T16:32:41.313017+00:00">
                  <w:rPr>
                    <w:rFonts w:cs="Times New Roman"/>
                    <w:szCs w:val="21"/>
                  </w:rPr>
                </w:rPrChange>
              </w:rPr>
              <w:t>，</w:t>
            </w:r>
            <w:r>
              <w:rPr>
                <w:rFonts w:ascii="Times New Roman" w:hAnsi="Times New Roman" w:cs="Times New Roman" w:eastAsia="SimSun"/>
                <w:b w:val="0"/>
                <w:bCs w:val="0"/>
                <w:sz w:val="21"/>
                <w:szCs w:val="21"/>
                <w:rPrChange w:id="3933" w:author="Codex" w:date="2026-10-05T16:32:41.313017+00:00">
                  <w:rPr>
                    <w:rFonts w:cs="Times New Roman"/>
                    <w:szCs w:val="21"/>
                  </w:rPr>
                </w:rPrChange>
              </w:rPr>
              <w:t>4.97</w:t>
            </w:r>
            <w:r>
              <w:rPr>
                <w:rFonts w:ascii="Times New Roman" w:hAnsi="Times New Roman" w:cs="Times New Roman" w:eastAsia="SimSun"/>
                <w:b w:val="0"/>
                <w:bCs w:val="0"/>
                <w:sz w:val="21"/>
                <w:szCs w:val="21"/>
                <w:rPrChange w:id="393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35" w:author="Codex" w:date="2026-10-05T16:32:41.313017+00:00">
              <w:tcPr>
                <w:tcW w:w="0" w:type="auto"/>
                <w:tcBorders>
                  <w:top w:val="nil"/>
                  <w:left w:val="nil"/>
                  <w:bottom w:val="nil"/>
                  <w:right w:val="nil"/>
                </w:tcBorders>
                <w:tcMar>
                  <w:left w:w="102" w:type="dxa"/>
                  <w:right w:w="102" w:type="dxa"/>
                </w:tcMar>
                <w:vAlign w:val="center"/>
              </w:tcPr>
            </w:tcPrChange>
          </w:tcPr>
          <w:p w14:paraId="6B9FFB3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2" w:author="Codex" w:date="2026-10-05T16:32:41.313017+00:00">
                  <w:rPr>
                    <w:rFonts w:cs="Times New Roman"/>
                    <w:szCs w:val="21"/>
                  </w:rPr>
                </w:rPrChange>
              </w:rPr>
              <w:pPrChange w:id="393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37" w:author="Codex" w:date="2026-10-05T16:32:41.313017+00:00">
                  <w:rPr>
                    <w:rFonts w:cs="Times New Roman"/>
                    <w:szCs w:val="21"/>
                  </w:rPr>
                </w:rPrChange>
              </w:rPr>
              <w:t>2.77</w:t>
            </w:r>
            <w:r>
              <w:rPr>
                <w:rFonts w:ascii="Times New Roman" w:hAnsi="Times New Roman" w:cs="Times New Roman" w:eastAsia="SimSun"/>
                <w:b w:val="0"/>
                <w:bCs w:val="0"/>
                <w:sz w:val="21"/>
                <w:szCs w:val="21"/>
                <w:rPrChange w:id="3938" w:author="Codex" w:date="2026-10-05T16:32:41.313017+00:00">
                  <w:rPr>
                    <w:rFonts w:cs="Times New Roman"/>
                    <w:szCs w:val="21"/>
                  </w:rPr>
                </w:rPrChange>
              </w:rPr>
              <w:t>（</w:t>
            </w:r>
            <w:r>
              <w:rPr>
                <w:rFonts w:ascii="Times New Roman" w:hAnsi="Times New Roman" w:cs="Times New Roman" w:eastAsia="SimSun"/>
                <w:b w:val="0"/>
                <w:bCs w:val="0"/>
                <w:sz w:val="21"/>
                <w:szCs w:val="21"/>
                <w:rPrChange w:id="3939" w:author="Codex" w:date="2026-10-05T16:32:41.313017+00:00">
                  <w:rPr>
                    <w:rFonts w:cs="Times New Roman"/>
                    <w:szCs w:val="21"/>
                  </w:rPr>
                </w:rPrChange>
              </w:rPr>
              <w:t>-2.18</w:t>
            </w:r>
            <w:r>
              <w:rPr>
                <w:rFonts w:ascii="Times New Roman" w:hAnsi="Times New Roman" w:cs="Times New Roman" w:eastAsia="SimSun"/>
                <w:b w:val="0"/>
                <w:bCs w:val="0"/>
                <w:sz w:val="21"/>
                <w:szCs w:val="21"/>
                <w:rPrChange w:id="3940" w:author="Codex" w:date="2026-10-05T16:32:41.313017+00:00">
                  <w:rPr>
                    <w:rFonts w:cs="Times New Roman"/>
                    <w:szCs w:val="21"/>
                  </w:rPr>
                </w:rPrChange>
              </w:rPr>
              <w:t>，</w:t>
            </w:r>
            <w:r>
              <w:rPr>
                <w:rFonts w:ascii="Times New Roman" w:hAnsi="Times New Roman" w:cs="Times New Roman" w:eastAsia="SimSun"/>
                <w:b w:val="0"/>
                <w:bCs w:val="0"/>
                <w:sz w:val="21"/>
                <w:szCs w:val="21"/>
                <w:rPrChange w:id="3941" w:author="Codex" w:date="2026-10-05T16:32:41.313017+00:00">
                  <w:rPr>
                    <w:rFonts w:cs="Times New Roman"/>
                    <w:szCs w:val="21"/>
                  </w:rPr>
                </w:rPrChange>
              </w:rPr>
              <w:t>7.72</w:t>
            </w:r>
            <w:r>
              <w:rPr>
                <w:rFonts w:ascii="Times New Roman" w:hAnsi="Times New Roman" w:cs="Times New Roman" w:eastAsia="SimSun"/>
                <w:b w:val="0"/>
                <w:bCs w:val="0"/>
                <w:sz w:val="21"/>
                <w:szCs w:val="21"/>
                <w:rPrChange w:id="3942" w:author="Codex" w:date="2026-10-05T16:32:41.313017+00:00">
                  <w:rPr>
                    <w:rFonts w:cs="Times New Roman"/>
                    <w:szCs w:val="21"/>
                  </w:rPr>
                </w:rPrChange>
              </w:rPr>
              <w:t>）</w:t>
            </w:r>
          </w:p>
        </w:tc>
      </w:tr>
      <w:tr w:rsidR="004B6004" w14:paraId="28B1278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943" w:author="Codex" w:date="2026-10-05T16:32:41.313017+00:00">
              <w:tcPr>
                <w:tcW w:w="0" w:type="auto"/>
                <w:tcBorders>
                  <w:top w:val="nil"/>
                  <w:left w:val="nil"/>
                  <w:bottom w:val="nil"/>
                  <w:right w:val="nil"/>
                </w:tcBorders>
                <w:noWrap/>
                <w:tcMar>
                  <w:left w:w="102" w:type="dxa"/>
                  <w:right w:w="102" w:type="dxa"/>
                </w:tcMar>
                <w:vAlign w:val="center"/>
              </w:tcPr>
            </w:tcPrChange>
          </w:tcPr>
          <w:p w14:paraId="7EBBC9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3" w:author="Codex" w:date="2026-10-05T16:32:41.313017+00:00">
                  <w:rPr>
                    <w:rFonts w:cs="Times New Roman"/>
                    <w:szCs w:val="21"/>
                  </w:rPr>
                </w:rPrChange>
              </w:rPr>
              <w:pPrChange w:id="394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45"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3946" w:author="Codex" w:date="2026-10-05T16:32:41.313017+00:00">
              <w:tcPr>
                <w:tcW w:w="0" w:type="auto"/>
                <w:tcBorders>
                  <w:top w:val="nil"/>
                  <w:left w:val="nil"/>
                  <w:bottom w:val="nil"/>
                  <w:right w:val="nil"/>
                </w:tcBorders>
                <w:tcMar>
                  <w:left w:w="102" w:type="dxa"/>
                  <w:right w:w="102" w:type="dxa"/>
                </w:tcMar>
                <w:vAlign w:val="center"/>
              </w:tcPr>
            </w:tcPrChange>
          </w:tcPr>
          <w:p w14:paraId="053B7C8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4" w:author="Codex" w:date="2026-10-05T16:32:41.313017+00:00">
                  <w:rPr>
                    <w:rFonts w:cs="Times New Roman"/>
                    <w:szCs w:val="21"/>
                  </w:rPr>
                </w:rPrChange>
              </w:rPr>
              <w:pPrChange w:id="394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48" w:author="Codex" w:date="2026-10-05T16:32:41.313017+00:00">
                  <w:rPr>
                    <w:rFonts w:cs="Times New Roman"/>
                    <w:szCs w:val="21"/>
                  </w:rPr>
                </w:rPrChange>
              </w:rPr>
              <w:t>0.50</w:t>
            </w:r>
            <w:r>
              <w:rPr>
                <w:rFonts w:ascii="Times New Roman" w:hAnsi="Times New Roman" w:cs="Times New Roman" w:eastAsia="SimSun"/>
                <w:b w:val="0"/>
                <w:bCs w:val="0"/>
                <w:sz w:val="21"/>
                <w:szCs w:val="21"/>
                <w:rPrChange w:id="3949" w:author="Codex" w:date="2026-10-05T16:32:41.313017+00:00">
                  <w:rPr>
                    <w:rFonts w:cs="Times New Roman"/>
                    <w:szCs w:val="21"/>
                  </w:rPr>
                </w:rPrChange>
              </w:rPr>
              <w:t>（</w:t>
            </w:r>
            <w:r>
              <w:rPr>
                <w:rFonts w:ascii="Times New Roman" w:hAnsi="Times New Roman" w:cs="Times New Roman" w:eastAsia="SimSun"/>
                <w:b w:val="0"/>
                <w:bCs w:val="0"/>
                <w:sz w:val="21"/>
                <w:szCs w:val="21"/>
                <w:rPrChange w:id="3950" w:author="Codex" w:date="2026-10-05T16:32:41.313017+00:00">
                  <w:rPr>
                    <w:rFonts w:cs="Times New Roman"/>
                    <w:szCs w:val="21"/>
                  </w:rPr>
                </w:rPrChange>
              </w:rPr>
              <w:t>-2.27</w:t>
            </w:r>
            <w:r>
              <w:rPr>
                <w:rFonts w:ascii="Times New Roman" w:hAnsi="Times New Roman" w:cs="Times New Roman" w:eastAsia="SimSun"/>
                <w:b w:val="0"/>
                <w:bCs w:val="0"/>
                <w:sz w:val="21"/>
                <w:szCs w:val="21"/>
                <w:rPrChange w:id="3951" w:author="Codex" w:date="2026-10-05T16:32:41.313017+00:00">
                  <w:rPr>
                    <w:rFonts w:cs="Times New Roman"/>
                    <w:szCs w:val="21"/>
                  </w:rPr>
                </w:rPrChange>
              </w:rPr>
              <w:t>，</w:t>
            </w:r>
            <w:r>
              <w:rPr>
                <w:rFonts w:ascii="Times New Roman" w:hAnsi="Times New Roman" w:cs="Times New Roman" w:eastAsia="SimSun"/>
                <w:b w:val="0"/>
                <w:bCs w:val="0"/>
                <w:sz w:val="21"/>
                <w:szCs w:val="21"/>
                <w:rPrChange w:id="3952" w:author="Codex" w:date="2026-10-05T16:32:41.313017+00:00">
                  <w:rPr>
                    <w:rFonts w:cs="Times New Roman"/>
                    <w:szCs w:val="21"/>
                  </w:rPr>
                </w:rPrChange>
              </w:rPr>
              <w:t>3.27</w:t>
            </w:r>
            <w:r>
              <w:rPr>
                <w:rFonts w:ascii="Times New Roman" w:hAnsi="Times New Roman" w:cs="Times New Roman" w:eastAsia="SimSun"/>
                <w:b w:val="0"/>
                <w:bCs w:val="0"/>
                <w:sz w:val="21"/>
                <w:szCs w:val="21"/>
                <w:rPrChange w:id="395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54" w:author="Codex" w:date="2026-10-05T16:32:41.313017+00:00">
              <w:tcPr>
                <w:tcW w:w="0" w:type="auto"/>
                <w:tcBorders>
                  <w:top w:val="nil"/>
                  <w:left w:val="nil"/>
                  <w:bottom w:val="nil"/>
                  <w:right w:val="nil"/>
                </w:tcBorders>
                <w:tcMar>
                  <w:left w:w="102" w:type="dxa"/>
                  <w:right w:w="102" w:type="dxa"/>
                </w:tcMar>
                <w:vAlign w:val="center"/>
              </w:tcPr>
            </w:tcPrChange>
          </w:tcPr>
          <w:p w14:paraId="5625E4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5" w:author="Codex" w:date="2026-10-05T16:32:41.313017+00:00">
                  <w:rPr>
                    <w:rFonts w:cs="Times New Roman"/>
                    <w:szCs w:val="21"/>
                  </w:rPr>
                </w:rPrChange>
              </w:rPr>
              <w:pPrChange w:id="39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56" w:author="Codex" w:date="2026-10-05T16:32:41.313017+00:00">
                  <w:rPr>
                    <w:rFonts w:cs="Times New Roman"/>
                    <w:szCs w:val="21"/>
                  </w:rPr>
                </w:rPrChange>
              </w:rPr>
              <w:t>3.28</w:t>
            </w:r>
            <w:r>
              <w:rPr>
                <w:rFonts w:ascii="Times New Roman" w:hAnsi="Times New Roman" w:cs="Times New Roman" w:eastAsia="SimSun"/>
                <w:b w:val="0"/>
                <w:bCs w:val="0"/>
                <w:sz w:val="21"/>
                <w:szCs w:val="21"/>
                <w:rPrChange w:id="3957" w:author="Codex" w:date="2026-10-05T16:32:41.313017+00:00">
                  <w:rPr>
                    <w:rFonts w:cs="Times New Roman"/>
                    <w:szCs w:val="21"/>
                  </w:rPr>
                </w:rPrChange>
              </w:rPr>
              <w:t>（</w:t>
            </w:r>
            <w:r>
              <w:rPr>
                <w:rFonts w:ascii="Times New Roman" w:hAnsi="Times New Roman" w:cs="Times New Roman" w:eastAsia="SimSun"/>
                <w:b w:val="0"/>
                <w:bCs w:val="0"/>
                <w:sz w:val="21"/>
                <w:szCs w:val="21"/>
                <w:rPrChange w:id="3958" w:author="Codex" w:date="2026-10-05T16:32:41.313017+00:00">
                  <w:rPr>
                    <w:rFonts w:cs="Times New Roman"/>
                    <w:szCs w:val="21"/>
                  </w:rPr>
                </w:rPrChange>
              </w:rPr>
              <w:t>-0.49</w:t>
            </w:r>
            <w:r>
              <w:rPr>
                <w:rFonts w:ascii="Times New Roman" w:hAnsi="Times New Roman" w:cs="Times New Roman" w:eastAsia="SimSun"/>
                <w:b w:val="0"/>
                <w:bCs w:val="0"/>
                <w:sz w:val="21"/>
                <w:szCs w:val="21"/>
                <w:rPrChange w:id="3959" w:author="Codex" w:date="2026-10-05T16:32:41.313017+00:00">
                  <w:rPr>
                    <w:rFonts w:cs="Times New Roman"/>
                    <w:szCs w:val="21"/>
                  </w:rPr>
                </w:rPrChange>
              </w:rPr>
              <w:t>，</w:t>
            </w:r>
            <w:r>
              <w:rPr>
                <w:rFonts w:ascii="Times New Roman" w:hAnsi="Times New Roman" w:cs="Times New Roman" w:eastAsia="SimSun"/>
                <w:b w:val="0"/>
                <w:bCs w:val="0"/>
                <w:sz w:val="21"/>
                <w:szCs w:val="21"/>
                <w:rPrChange w:id="3960" w:author="Codex" w:date="2026-10-05T16:32:41.313017+00:00">
                  <w:rPr>
                    <w:rFonts w:cs="Times New Roman"/>
                    <w:szCs w:val="21"/>
                  </w:rPr>
                </w:rPrChange>
              </w:rPr>
              <w:t>7.04</w:t>
            </w:r>
            <w:r>
              <w:rPr>
                <w:rFonts w:ascii="Times New Roman" w:hAnsi="Times New Roman" w:cs="Times New Roman" w:eastAsia="SimSun"/>
                <w:b w:val="0"/>
                <w:bCs w:val="0"/>
                <w:sz w:val="21"/>
                <w:szCs w:val="21"/>
                <w:rPrChange w:id="396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62" w:author="Codex" w:date="2026-10-05T16:32:41.313017+00:00">
              <w:tcPr>
                <w:tcW w:w="0" w:type="auto"/>
                <w:tcBorders>
                  <w:top w:val="nil"/>
                  <w:left w:val="nil"/>
                  <w:bottom w:val="nil"/>
                  <w:right w:val="nil"/>
                </w:tcBorders>
                <w:tcMar>
                  <w:left w:w="102" w:type="dxa"/>
                  <w:right w:w="102" w:type="dxa"/>
                </w:tcMar>
                <w:vAlign w:val="center"/>
              </w:tcPr>
            </w:tcPrChange>
          </w:tcPr>
          <w:p w14:paraId="06B3FE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6" w:author="Codex" w:date="2026-10-05T16:32:41.313017+00:00">
                  <w:rPr>
                    <w:rFonts w:cs="Times New Roman"/>
                    <w:szCs w:val="21"/>
                  </w:rPr>
                </w:rPrChange>
              </w:rPr>
              <w:pPrChange w:id="39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64" w:author="Codex" w:date="2026-10-05T16:32:41.313017+00:00">
                  <w:rPr>
                    <w:rFonts w:cs="Times New Roman"/>
                    <w:szCs w:val="21"/>
                  </w:rPr>
                </w:rPrChange>
              </w:rPr>
              <w:t>0.71</w:t>
            </w:r>
            <w:r>
              <w:rPr>
                <w:rFonts w:ascii="Times New Roman" w:hAnsi="Times New Roman" w:cs="Times New Roman" w:eastAsia="SimSun"/>
                <w:b w:val="0"/>
                <w:bCs w:val="0"/>
                <w:sz w:val="21"/>
                <w:szCs w:val="21"/>
                <w:rPrChange w:id="3965" w:author="Codex" w:date="2026-10-05T16:32:41.313017+00:00">
                  <w:rPr>
                    <w:rFonts w:cs="Times New Roman"/>
                    <w:szCs w:val="21"/>
                  </w:rPr>
                </w:rPrChange>
              </w:rPr>
              <w:t>（</w:t>
            </w:r>
            <w:r>
              <w:rPr>
                <w:rFonts w:ascii="Times New Roman" w:hAnsi="Times New Roman" w:cs="Times New Roman" w:eastAsia="SimSun"/>
                <w:b w:val="0"/>
                <w:bCs w:val="0"/>
                <w:sz w:val="21"/>
                <w:szCs w:val="21"/>
                <w:rPrChange w:id="3966" w:author="Codex" w:date="2026-10-05T16:32:41.313017+00:00">
                  <w:rPr>
                    <w:rFonts w:cs="Times New Roman"/>
                    <w:szCs w:val="21"/>
                  </w:rPr>
                </w:rPrChange>
              </w:rPr>
              <w:t>-3.44</w:t>
            </w:r>
            <w:r>
              <w:rPr>
                <w:rFonts w:ascii="Times New Roman" w:hAnsi="Times New Roman" w:cs="Times New Roman" w:eastAsia="SimSun"/>
                <w:b w:val="0"/>
                <w:bCs w:val="0"/>
                <w:sz w:val="21"/>
                <w:szCs w:val="21"/>
                <w:rPrChange w:id="3967" w:author="Codex" w:date="2026-10-05T16:32:41.313017+00:00">
                  <w:rPr>
                    <w:rFonts w:cs="Times New Roman"/>
                    <w:szCs w:val="21"/>
                  </w:rPr>
                </w:rPrChange>
              </w:rPr>
              <w:t>，</w:t>
            </w:r>
            <w:r>
              <w:rPr>
                <w:rFonts w:ascii="Times New Roman" w:hAnsi="Times New Roman" w:cs="Times New Roman" w:eastAsia="SimSun"/>
                <w:b w:val="0"/>
                <w:bCs w:val="0"/>
                <w:sz w:val="21"/>
                <w:szCs w:val="21"/>
                <w:rPrChange w:id="3968" w:author="Codex" w:date="2026-10-05T16:32:41.313017+00:00">
                  <w:rPr>
                    <w:rFonts w:cs="Times New Roman"/>
                    <w:szCs w:val="21"/>
                  </w:rPr>
                </w:rPrChange>
              </w:rPr>
              <w:t>4.86</w:t>
            </w:r>
            <w:r>
              <w:rPr>
                <w:rFonts w:ascii="Times New Roman" w:hAnsi="Times New Roman" w:cs="Times New Roman" w:eastAsia="SimSun"/>
                <w:b w:val="0"/>
                <w:bCs w:val="0"/>
                <w:sz w:val="21"/>
                <w:szCs w:val="21"/>
                <w:rPrChange w:id="396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70" w:author="Codex" w:date="2026-10-05T16:32:41.313017+00:00">
              <w:tcPr>
                <w:tcW w:w="0" w:type="auto"/>
                <w:tcBorders>
                  <w:top w:val="nil"/>
                  <w:left w:val="nil"/>
                  <w:bottom w:val="nil"/>
                  <w:right w:val="nil"/>
                </w:tcBorders>
                <w:tcMar>
                  <w:left w:w="102" w:type="dxa"/>
                  <w:right w:w="102" w:type="dxa"/>
                </w:tcMar>
                <w:vAlign w:val="center"/>
              </w:tcPr>
            </w:tcPrChange>
          </w:tcPr>
          <w:p w14:paraId="4236FB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7" w:author="Codex" w:date="2026-10-05T16:32:41.313017+00:00">
                  <w:rPr>
                    <w:rFonts w:cs="Times New Roman"/>
                    <w:szCs w:val="21"/>
                  </w:rPr>
                </w:rPrChange>
              </w:rPr>
              <w:pPrChange w:id="39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72" w:author="Codex" w:date="2026-10-05T16:32:41.313017+00:00">
                  <w:rPr>
                    <w:rFonts w:cs="Times New Roman"/>
                    <w:szCs w:val="21"/>
                  </w:rPr>
                </w:rPrChange>
              </w:rPr>
              <w:t>3.27</w:t>
            </w:r>
            <w:r>
              <w:rPr>
                <w:rFonts w:ascii="Times New Roman" w:hAnsi="Times New Roman" w:cs="Times New Roman" w:eastAsia="SimSun"/>
                <w:b w:val="0"/>
                <w:bCs w:val="0"/>
                <w:sz w:val="21"/>
                <w:szCs w:val="21"/>
                <w:rPrChange w:id="3973" w:author="Codex" w:date="2026-10-05T16:32:41.313017+00:00">
                  <w:rPr>
                    <w:rFonts w:cs="Times New Roman"/>
                    <w:szCs w:val="21"/>
                  </w:rPr>
                </w:rPrChange>
              </w:rPr>
              <w:t>（</w:t>
            </w:r>
            <w:r>
              <w:rPr>
                <w:rFonts w:ascii="Times New Roman" w:hAnsi="Times New Roman" w:cs="Times New Roman" w:eastAsia="SimSun"/>
                <w:b w:val="0"/>
                <w:bCs w:val="0"/>
                <w:sz w:val="21"/>
                <w:szCs w:val="21"/>
                <w:rPrChange w:id="3974" w:author="Codex" w:date="2026-10-05T16:32:41.313017+00:00">
                  <w:rPr>
                    <w:rFonts w:cs="Times New Roman"/>
                    <w:szCs w:val="21"/>
                  </w:rPr>
                </w:rPrChange>
              </w:rPr>
              <w:t>-0.49</w:t>
            </w:r>
            <w:r>
              <w:rPr>
                <w:rFonts w:ascii="Times New Roman" w:hAnsi="Times New Roman" w:cs="Times New Roman" w:eastAsia="SimSun"/>
                <w:b w:val="0"/>
                <w:bCs w:val="0"/>
                <w:sz w:val="21"/>
                <w:szCs w:val="21"/>
                <w:rPrChange w:id="3975" w:author="Codex" w:date="2026-10-05T16:32:41.313017+00:00">
                  <w:rPr>
                    <w:rFonts w:cs="Times New Roman"/>
                    <w:szCs w:val="21"/>
                  </w:rPr>
                </w:rPrChange>
              </w:rPr>
              <w:t>，</w:t>
            </w:r>
            <w:r>
              <w:rPr>
                <w:rFonts w:ascii="Times New Roman" w:hAnsi="Times New Roman" w:cs="Times New Roman" w:eastAsia="SimSun"/>
                <w:b w:val="0"/>
                <w:bCs w:val="0"/>
                <w:sz w:val="21"/>
                <w:szCs w:val="21"/>
                <w:rPrChange w:id="3976" w:author="Codex" w:date="2026-10-05T16:32:41.313017+00:00">
                  <w:rPr>
                    <w:rFonts w:cs="Times New Roman"/>
                    <w:szCs w:val="21"/>
                  </w:rPr>
                </w:rPrChange>
              </w:rPr>
              <w:t>7.04</w:t>
            </w:r>
            <w:r>
              <w:rPr>
                <w:rFonts w:ascii="Times New Roman" w:hAnsi="Times New Roman" w:cs="Times New Roman" w:eastAsia="SimSun"/>
                <w:b w:val="0"/>
                <w:bCs w:val="0"/>
                <w:sz w:val="21"/>
                <w:szCs w:val="21"/>
                <w:rPrChange w:id="397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78" w:author="Codex" w:date="2026-10-05T16:32:41.313017+00:00">
              <w:tcPr>
                <w:tcW w:w="0" w:type="auto"/>
                <w:tcBorders>
                  <w:top w:val="nil"/>
                  <w:left w:val="nil"/>
                  <w:bottom w:val="nil"/>
                  <w:right w:val="nil"/>
                </w:tcBorders>
                <w:tcMar>
                  <w:left w:w="102" w:type="dxa"/>
                  <w:right w:w="102" w:type="dxa"/>
                </w:tcMar>
                <w:vAlign w:val="center"/>
              </w:tcPr>
            </w:tcPrChange>
          </w:tcPr>
          <w:p w14:paraId="524E80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8" w:author="Codex" w:date="2026-10-05T16:32:41.313017+00:00">
                  <w:rPr>
                    <w:rFonts w:cs="Times New Roman"/>
                    <w:szCs w:val="21"/>
                  </w:rPr>
                </w:rPrChange>
              </w:rPr>
              <w:pPrChange w:id="39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80" w:author="Codex" w:date="2026-10-05T16:32:41.313017+00:00">
                  <w:rPr>
                    <w:rFonts w:cs="Times New Roman"/>
                    <w:szCs w:val="21"/>
                  </w:rPr>
                </w:rPrChange>
              </w:rPr>
              <w:t>0.68</w:t>
            </w:r>
            <w:r>
              <w:rPr>
                <w:rFonts w:ascii="Times New Roman" w:hAnsi="Times New Roman" w:cs="Times New Roman" w:eastAsia="SimSun"/>
                <w:b w:val="0"/>
                <w:bCs w:val="0"/>
                <w:sz w:val="21"/>
                <w:szCs w:val="21"/>
                <w:rPrChange w:id="3981" w:author="Codex" w:date="2026-10-05T16:32:41.313017+00:00">
                  <w:rPr>
                    <w:rFonts w:cs="Times New Roman"/>
                    <w:szCs w:val="21"/>
                  </w:rPr>
                </w:rPrChange>
              </w:rPr>
              <w:t>（</w:t>
            </w:r>
            <w:r>
              <w:rPr>
                <w:rFonts w:ascii="Times New Roman" w:hAnsi="Times New Roman" w:cs="Times New Roman" w:eastAsia="SimSun"/>
                <w:b w:val="0"/>
                <w:bCs w:val="0"/>
                <w:sz w:val="21"/>
                <w:szCs w:val="21"/>
                <w:rPrChange w:id="3982" w:author="Codex" w:date="2026-10-05T16:32:41.313017+00:00">
                  <w:rPr>
                    <w:rFonts w:cs="Times New Roman"/>
                    <w:szCs w:val="21"/>
                  </w:rPr>
                </w:rPrChange>
              </w:rPr>
              <w:t>-3.47</w:t>
            </w:r>
            <w:r>
              <w:rPr>
                <w:rFonts w:ascii="Times New Roman" w:hAnsi="Times New Roman" w:cs="Times New Roman" w:eastAsia="SimSun"/>
                <w:b w:val="0"/>
                <w:bCs w:val="0"/>
                <w:sz w:val="21"/>
                <w:szCs w:val="21"/>
                <w:rPrChange w:id="3983" w:author="Codex" w:date="2026-10-05T16:32:41.313017+00:00">
                  <w:rPr>
                    <w:rFonts w:cs="Times New Roman"/>
                    <w:szCs w:val="21"/>
                  </w:rPr>
                </w:rPrChange>
              </w:rPr>
              <w:t>，</w:t>
            </w:r>
            <w:r>
              <w:rPr>
                <w:rFonts w:ascii="Times New Roman" w:hAnsi="Times New Roman" w:cs="Times New Roman" w:eastAsia="SimSun"/>
                <w:b w:val="0"/>
                <w:bCs w:val="0"/>
                <w:sz w:val="21"/>
                <w:szCs w:val="21"/>
                <w:rPrChange w:id="3984" w:author="Codex" w:date="2026-10-05T16:32:41.313017+00:00">
                  <w:rPr>
                    <w:rFonts w:cs="Times New Roman"/>
                    <w:szCs w:val="21"/>
                  </w:rPr>
                </w:rPrChange>
              </w:rPr>
              <w:t>4.84</w:t>
            </w:r>
            <w:r>
              <w:rPr>
                <w:rFonts w:ascii="Times New Roman" w:hAnsi="Times New Roman" w:cs="Times New Roman" w:eastAsia="SimSun"/>
                <w:b w:val="0"/>
                <w:bCs w:val="0"/>
                <w:sz w:val="21"/>
                <w:szCs w:val="21"/>
                <w:rPrChange w:id="3985" w:author="Codex" w:date="2026-10-05T16:32:41.313017+00:00">
                  <w:rPr>
                    <w:rFonts w:cs="Times New Roman"/>
                    <w:szCs w:val="21"/>
                  </w:rPr>
                </w:rPrChange>
              </w:rPr>
              <w:t>）</w:t>
            </w:r>
          </w:p>
        </w:tc>
      </w:tr>
      <w:tr w:rsidR="004B6004" w14:paraId="5C97A586"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98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2F46FA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9" w:author="Codex" w:date="2026-10-05T16:32:41.313017+00:00">
                  <w:rPr>
                    <w:rFonts w:cs="Times New Roman"/>
                    <w:szCs w:val="21"/>
                  </w:rPr>
                </w:rPrChange>
              </w:rPr>
              <w:pPrChange w:id="39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8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398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0FA71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0" w:author="Codex" w:date="2026-10-05T16:32:41.313017+00:00">
                  <w:rPr>
                    <w:rFonts w:cs="Times New Roman"/>
                    <w:szCs w:val="21"/>
                  </w:rPr>
                </w:rPrChange>
              </w:rPr>
              <w:pPrChange w:id="399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91" w:author="Codex" w:date="2026-10-05T16:32:41.313017+00:00">
                  <w:rPr>
                    <w:rFonts w:cs="Times New Roman"/>
                    <w:szCs w:val="21"/>
                  </w:rPr>
                </w:rPrChange>
              </w:rPr>
              <w:t>2.28</w:t>
            </w:r>
            <w:r>
              <w:rPr>
                <w:rFonts w:ascii="Times New Roman" w:hAnsi="Times New Roman" w:cs="Times New Roman" w:eastAsia="SimSun"/>
                <w:b w:val="0"/>
                <w:bCs w:val="0"/>
                <w:sz w:val="21"/>
                <w:szCs w:val="21"/>
                <w:rPrChange w:id="3992" w:author="Codex" w:date="2026-10-05T16:32:41.313017+00:00">
                  <w:rPr>
                    <w:rFonts w:cs="Times New Roman"/>
                    <w:szCs w:val="21"/>
                  </w:rPr>
                </w:rPrChange>
              </w:rPr>
              <w:t>（</w:t>
            </w:r>
            <w:r>
              <w:rPr>
                <w:rFonts w:ascii="Times New Roman" w:hAnsi="Times New Roman" w:cs="Times New Roman" w:eastAsia="SimSun"/>
                <w:b w:val="0"/>
                <w:bCs w:val="0"/>
                <w:sz w:val="21"/>
                <w:szCs w:val="21"/>
                <w:rPrChange w:id="3993" w:author="Codex" w:date="2026-10-05T16:32:41.313017+00:00">
                  <w:rPr>
                    <w:rFonts w:cs="Times New Roman"/>
                    <w:szCs w:val="21"/>
                  </w:rPr>
                </w:rPrChange>
              </w:rPr>
              <w:t>-1.26</w:t>
            </w:r>
            <w:r>
              <w:rPr>
                <w:rFonts w:ascii="Times New Roman" w:hAnsi="Times New Roman" w:cs="Times New Roman" w:eastAsia="SimSun"/>
                <w:b w:val="0"/>
                <w:bCs w:val="0"/>
                <w:sz w:val="21"/>
                <w:szCs w:val="21"/>
                <w:rPrChange w:id="3994" w:author="Codex" w:date="2026-10-05T16:32:41.313017+00:00">
                  <w:rPr>
                    <w:rFonts w:cs="Times New Roman"/>
                    <w:szCs w:val="21"/>
                  </w:rPr>
                </w:rPrChange>
              </w:rPr>
              <w:t>，</w:t>
            </w:r>
            <w:r>
              <w:rPr>
                <w:rFonts w:ascii="Times New Roman" w:hAnsi="Times New Roman" w:cs="Times New Roman" w:eastAsia="SimSun"/>
                <w:b w:val="0"/>
                <w:bCs w:val="0"/>
                <w:sz w:val="21"/>
                <w:szCs w:val="21"/>
                <w:rPrChange w:id="3995" w:author="Codex" w:date="2026-10-05T16:32:41.313017+00:00">
                  <w:rPr>
                    <w:rFonts w:cs="Times New Roman"/>
                    <w:szCs w:val="21"/>
                  </w:rPr>
                </w:rPrChange>
              </w:rPr>
              <w:t>5.83</w:t>
            </w:r>
            <w:r>
              <w:rPr>
                <w:rFonts w:ascii="Times New Roman" w:hAnsi="Times New Roman" w:cs="Times New Roman" w:eastAsia="SimSun"/>
                <w:b w:val="0"/>
                <w:bCs w:val="0"/>
                <w:sz w:val="21"/>
                <w:szCs w:val="21"/>
                <w:rPrChange w:id="3996"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399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2D3456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1" w:author="Codex" w:date="2026-10-05T16:32:41.313017+00:00">
                  <w:rPr>
                    <w:rFonts w:cs="Times New Roman"/>
                    <w:szCs w:val="21"/>
                  </w:rPr>
                </w:rPrChange>
              </w:rPr>
              <w:pPrChange w:id="399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99" w:author="Codex" w:date="2026-10-05T16:32:41.313017+00:00">
                  <w:rPr>
                    <w:rFonts w:cs="Times New Roman"/>
                    <w:szCs w:val="21"/>
                  </w:rPr>
                </w:rPrChange>
              </w:rPr>
              <w:t>1.90</w:t>
            </w:r>
            <w:r>
              <w:rPr>
                <w:rFonts w:ascii="Times New Roman" w:hAnsi="Times New Roman" w:cs="Times New Roman" w:eastAsia="SimSun"/>
                <w:b w:val="0"/>
                <w:bCs w:val="0"/>
                <w:sz w:val="21"/>
                <w:szCs w:val="21"/>
                <w:rPrChange w:id="4000" w:author="Codex" w:date="2026-10-05T16:32:41.313017+00:00">
                  <w:rPr>
                    <w:rFonts w:cs="Times New Roman"/>
                    <w:szCs w:val="21"/>
                  </w:rPr>
                </w:rPrChange>
              </w:rPr>
              <w:t>（</w:t>
            </w:r>
            <w:r>
              <w:rPr>
                <w:rFonts w:ascii="Times New Roman" w:hAnsi="Times New Roman" w:cs="Times New Roman" w:eastAsia="SimSun"/>
                <w:b w:val="0"/>
                <w:bCs w:val="0"/>
                <w:sz w:val="21"/>
                <w:szCs w:val="21"/>
                <w:rPrChange w:id="4001" w:author="Codex" w:date="2026-10-05T16:32:41.313017+00:00">
                  <w:rPr>
                    <w:rFonts w:cs="Times New Roman"/>
                    <w:szCs w:val="21"/>
                  </w:rPr>
                </w:rPrChange>
              </w:rPr>
              <w:t>-1.85</w:t>
            </w:r>
            <w:r>
              <w:rPr>
                <w:rFonts w:ascii="Times New Roman" w:hAnsi="Times New Roman" w:cs="Times New Roman" w:eastAsia="SimSun"/>
                <w:b w:val="0"/>
                <w:bCs w:val="0"/>
                <w:sz w:val="21"/>
                <w:szCs w:val="21"/>
                <w:rPrChange w:id="4002" w:author="Codex" w:date="2026-10-05T16:32:41.313017+00:00">
                  <w:rPr>
                    <w:rFonts w:cs="Times New Roman"/>
                    <w:szCs w:val="21"/>
                  </w:rPr>
                </w:rPrChange>
              </w:rPr>
              <w:t>，</w:t>
            </w:r>
            <w:r>
              <w:rPr>
                <w:rFonts w:ascii="Times New Roman" w:hAnsi="Times New Roman" w:cs="Times New Roman" w:eastAsia="SimSun"/>
                <w:b w:val="0"/>
                <w:bCs w:val="0"/>
                <w:sz w:val="21"/>
                <w:szCs w:val="21"/>
                <w:rPrChange w:id="4003" w:author="Codex" w:date="2026-10-05T16:32:41.313017+00:00">
                  <w:rPr>
                    <w:rFonts w:cs="Times New Roman"/>
                    <w:szCs w:val="21"/>
                  </w:rPr>
                </w:rPrChange>
              </w:rPr>
              <w:t>5.65</w:t>
            </w:r>
            <w:r>
              <w:rPr>
                <w:rFonts w:ascii="Times New Roman" w:hAnsi="Times New Roman" w:cs="Times New Roman" w:eastAsia="SimSun"/>
                <w:b w:val="0"/>
                <w:bCs w:val="0"/>
                <w:sz w:val="21"/>
                <w:szCs w:val="21"/>
                <w:rPrChange w:id="4004"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0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E1A33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2" w:author="Codex" w:date="2026-10-05T16:32:41.313017+00:00">
                  <w:rPr>
                    <w:rFonts w:cs="Times New Roman"/>
                    <w:szCs w:val="21"/>
                  </w:rPr>
                </w:rPrChange>
              </w:rPr>
              <w:pPrChange w:id="40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07" w:author="Codex" w:date="2026-10-05T16:32:41.313017+00:00">
                  <w:rPr>
                    <w:rFonts w:cs="Times New Roman"/>
                    <w:szCs w:val="21"/>
                  </w:rPr>
                </w:rPrChange>
              </w:rPr>
              <w:t>1.46</w:t>
            </w:r>
            <w:r>
              <w:rPr>
                <w:rFonts w:ascii="Times New Roman" w:hAnsi="Times New Roman" w:cs="Times New Roman" w:eastAsia="SimSun"/>
                <w:b w:val="0"/>
                <w:bCs w:val="0"/>
                <w:sz w:val="21"/>
                <w:szCs w:val="21"/>
                <w:rPrChange w:id="4008" w:author="Codex" w:date="2026-10-05T16:32:41.313017+00:00">
                  <w:rPr>
                    <w:rFonts w:cs="Times New Roman"/>
                    <w:szCs w:val="21"/>
                  </w:rPr>
                </w:rPrChange>
              </w:rPr>
              <w:t>（</w:t>
            </w:r>
            <w:r>
              <w:rPr>
                <w:rFonts w:ascii="Times New Roman" w:hAnsi="Times New Roman" w:cs="Times New Roman" w:eastAsia="SimSun"/>
                <w:b w:val="0"/>
                <w:bCs w:val="0"/>
                <w:sz w:val="21"/>
                <w:szCs w:val="21"/>
                <w:rPrChange w:id="4009" w:author="Codex" w:date="2026-10-05T16:32:41.313017+00:00">
                  <w:rPr>
                    <w:rFonts w:cs="Times New Roman"/>
                    <w:szCs w:val="21"/>
                  </w:rPr>
                </w:rPrChange>
              </w:rPr>
              <w:t>-2.28</w:t>
            </w:r>
            <w:r>
              <w:rPr>
                <w:rFonts w:ascii="Times New Roman" w:hAnsi="Times New Roman" w:cs="Times New Roman" w:eastAsia="SimSun"/>
                <w:b w:val="0"/>
                <w:bCs w:val="0"/>
                <w:sz w:val="21"/>
                <w:szCs w:val="21"/>
                <w:rPrChange w:id="4010" w:author="Codex" w:date="2026-10-05T16:32:41.313017+00:00">
                  <w:rPr>
                    <w:rFonts w:cs="Times New Roman"/>
                    <w:szCs w:val="21"/>
                  </w:rPr>
                </w:rPrChange>
              </w:rPr>
              <w:t>，</w:t>
            </w:r>
            <w:r>
              <w:rPr>
                <w:rFonts w:ascii="Times New Roman" w:hAnsi="Times New Roman" w:cs="Times New Roman" w:eastAsia="SimSun"/>
                <w:b w:val="0"/>
                <w:bCs w:val="0"/>
                <w:sz w:val="21"/>
                <w:szCs w:val="21"/>
                <w:rPrChange w:id="4011" w:author="Codex" w:date="2026-10-05T16:32:41.313017+00:00">
                  <w:rPr>
                    <w:rFonts w:cs="Times New Roman"/>
                    <w:szCs w:val="21"/>
                  </w:rPr>
                </w:rPrChange>
              </w:rPr>
              <w:t>5.20</w:t>
            </w:r>
            <w:r>
              <w:rPr>
                <w:rFonts w:ascii="Times New Roman" w:hAnsi="Times New Roman" w:cs="Times New Roman" w:eastAsia="SimSun"/>
                <w:b w:val="0"/>
                <w:bCs w:val="0"/>
                <w:sz w:val="21"/>
                <w:szCs w:val="21"/>
                <w:rPrChange w:id="4012"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1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E2EAA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3" w:author="Codex" w:date="2026-10-05T16:32:41.313017+00:00">
                  <w:rPr>
                    <w:rFonts w:cs="Times New Roman"/>
                    <w:szCs w:val="21"/>
                  </w:rPr>
                </w:rPrChange>
              </w:rPr>
              <w:pPrChange w:id="401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15" w:author="Codex" w:date="2026-10-05T16:32:41.313017+00:00">
                  <w:rPr>
                    <w:rFonts w:cs="Times New Roman"/>
                    <w:szCs w:val="21"/>
                  </w:rPr>
                </w:rPrChange>
              </w:rPr>
              <w:t>1.87</w:t>
            </w:r>
            <w:r>
              <w:rPr>
                <w:rFonts w:ascii="Times New Roman" w:hAnsi="Times New Roman" w:cs="Times New Roman" w:eastAsia="SimSun"/>
                <w:b w:val="0"/>
                <w:bCs w:val="0"/>
                <w:sz w:val="21"/>
                <w:szCs w:val="21"/>
                <w:rPrChange w:id="4016" w:author="Codex" w:date="2026-10-05T16:32:41.313017+00:00">
                  <w:rPr>
                    <w:rFonts w:cs="Times New Roman"/>
                    <w:szCs w:val="21"/>
                  </w:rPr>
                </w:rPrChange>
              </w:rPr>
              <w:t>（</w:t>
            </w:r>
            <w:r>
              <w:rPr>
                <w:rFonts w:ascii="Times New Roman" w:hAnsi="Times New Roman" w:cs="Times New Roman" w:eastAsia="SimSun"/>
                <w:b w:val="0"/>
                <w:bCs w:val="0"/>
                <w:sz w:val="21"/>
                <w:szCs w:val="21"/>
                <w:rPrChange w:id="4017" w:author="Codex" w:date="2026-10-05T16:32:41.313017+00:00">
                  <w:rPr>
                    <w:rFonts w:cs="Times New Roman"/>
                    <w:szCs w:val="21"/>
                  </w:rPr>
                </w:rPrChange>
              </w:rPr>
              <w:t>-1.88</w:t>
            </w:r>
            <w:r>
              <w:rPr>
                <w:rFonts w:ascii="Times New Roman" w:hAnsi="Times New Roman" w:cs="Times New Roman" w:eastAsia="SimSun"/>
                <w:b w:val="0"/>
                <w:bCs w:val="0"/>
                <w:sz w:val="21"/>
                <w:szCs w:val="21"/>
                <w:rPrChange w:id="4018" w:author="Codex" w:date="2026-10-05T16:32:41.313017+00:00">
                  <w:rPr>
                    <w:rFonts w:cs="Times New Roman"/>
                    <w:szCs w:val="21"/>
                  </w:rPr>
                </w:rPrChange>
              </w:rPr>
              <w:t>，</w:t>
            </w:r>
            <w:r>
              <w:rPr>
                <w:rFonts w:ascii="Times New Roman" w:hAnsi="Times New Roman" w:cs="Times New Roman" w:eastAsia="SimSun"/>
                <w:b w:val="0"/>
                <w:bCs w:val="0"/>
                <w:sz w:val="21"/>
                <w:szCs w:val="21"/>
                <w:rPrChange w:id="4019" w:author="Codex" w:date="2026-10-05T16:32:41.313017+00:00">
                  <w:rPr>
                    <w:rFonts w:cs="Times New Roman"/>
                    <w:szCs w:val="21"/>
                  </w:rPr>
                </w:rPrChange>
              </w:rPr>
              <w:t>5.63</w:t>
            </w:r>
            <w:r>
              <w:rPr>
                <w:rFonts w:ascii="Times New Roman" w:hAnsi="Times New Roman" w:cs="Times New Roman" w:eastAsia="SimSun"/>
                <w:b w:val="0"/>
                <w:bCs w:val="0"/>
                <w:sz w:val="21"/>
                <w:szCs w:val="21"/>
                <w:rPrChange w:id="4020"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2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F5F0D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4" w:author="Codex" w:date="2026-10-05T16:32:41.313017+00:00">
                  <w:rPr>
                    <w:rFonts w:cs="Times New Roman"/>
                    <w:szCs w:val="21"/>
                  </w:rPr>
                </w:rPrChange>
              </w:rPr>
              <w:pPrChange w:id="40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23" w:author="Codex" w:date="2026-10-05T16:32:41.313017+00:00">
                  <w:rPr>
                    <w:rFonts w:cs="Times New Roman"/>
                    <w:szCs w:val="21"/>
                  </w:rPr>
                </w:rPrChange>
              </w:rPr>
              <w:t>1.41</w:t>
            </w:r>
            <w:r>
              <w:rPr>
                <w:rFonts w:ascii="Times New Roman" w:hAnsi="Times New Roman" w:cs="Times New Roman" w:eastAsia="SimSun"/>
                <w:b w:val="0"/>
                <w:bCs w:val="0"/>
                <w:sz w:val="21"/>
                <w:szCs w:val="21"/>
                <w:rPrChange w:id="4024" w:author="Codex" w:date="2026-10-05T16:32:41.313017+00:00">
                  <w:rPr>
                    <w:rFonts w:cs="Times New Roman"/>
                    <w:szCs w:val="21"/>
                  </w:rPr>
                </w:rPrChange>
              </w:rPr>
              <w:t>（</w:t>
            </w:r>
            <w:r>
              <w:rPr>
                <w:rFonts w:ascii="Times New Roman" w:hAnsi="Times New Roman" w:cs="Times New Roman" w:eastAsia="SimSun"/>
                <w:b w:val="0"/>
                <w:bCs w:val="0"/>
                <w:sz w:val="21"/>
                <w:szCs w:val="21"/>
                <w:rPrChange w:id="4025" w:author="Codex" w:date="2026-10-05T16:32:41.313017+00:00">
                  <w:rPr>
                    <w:rFonts w:cs="Times New Roman"/>
                    <w:szCs w:val="21"/>
                  </w:rPr>
                </w:rPrChange>
              </w:rPr>
              <w:t>-2.33</w:t>
            </w:r>
            <w:r>
              <w:rPr>
                <w:rFonts w:ascii="Times New Roman" w:hAnsi="Times New Roman" w:cs="Times New Roman" w:eastAsia="SimSun"/>
                <w:b w:val="0"/>
                <w:bCs w:val="0"/>
                <w:sz w:val="21"/>
                <w:szCs w:val="21"/>
                <w:rPrChange w:id="4026" w:author="Codex" w:date="2026-10-05T16:32:41.313017+00:00">
                  <w:rPr>
                    <w:rFonts w:cs="Times New Roman"/>
                    <w:szCs w:val="21"/>
                  </w:rPr>
                </w:rPrChange>
              </w:rPr>
              <w:t>，</w:t>
            </w:r>
            <w:r>
              <w:rPr>
                <w:rFonts w:ascii="Times New Roman" w:hAnsi="Times New Roman" w:cs="Times New Roman" w:eastAsia="SimSun"/>
                <w:b w:val="0"/>
                <w:bCs w:val="0"/>
                <w:sz w:val="21"/>
                <w:szCs w:val="21"/>
                <w:rPrChange w:id="4027" w:author="Codex" w:date="2026-10-05T16:32:41.313017+00:00">
                  <w:rPr>
                    <w:rFonts w:cs="Times New Roman"/>
                    <w:szCs w:val="21"/>
                  </w:rPr>
                </w:rPrChange>
              </w:rPr>
              <w:t>5.15</w:t>
            </w:r>
            <w:r>
              <w:rPr>
                <w:rFonts w:ascii="Times New Roman" w:hAnsi="Times New Roman" w:cs="Times New Roman" w:eastAsia="SimSun"/>
                <w:b w:val="0"/>
                <w:bCs w:val="0"/>
                <w:sz w:val="21"/>
                <w:szCs w:val="21"/>
                <w:rPrChange w:id="4028" w:author="Codex" w:date="2026-10-05T16:32:41.313017+00:00">
                  <w:rPr>
                    <w:rFonts w:cs="Times New Roman"/>
                    <w:szCs w:val="21"/>
                  </w:rPr>
                </w:rPrChange>
              </w:rPr>
              <w:t>）</w:t>
            </w:r>
          </w:p>
        </w:tc>
      </w:tr>
    </w:tbl>
    <w:p w14:paraId="40B5F493" w14:textId="7FF68DD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425" w:author="Codex" w:date="2026-10-05T16:32:41.313017+00:00">
            <w:rPr>
              <w:rFonts w:eastAsia="SimSun" w:cs="Times New Roman"/>
              <w:szCs w:val="21"/>
            </w:rPr>
          </w:rPrChange>
        </w:rPr>
        <w:pPrChange w:id="4029"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030" w:author="Codex" w:date="2026-10-05T16:32:41.313017+00:00">
            <w:rPr>
              <w:rFonts w:eastAsia="SimSun" w:cs="Times New Roman"/>
              <w:szCs w:val="21"/>
            </w:rPr>
          </w:rPrChange>
        </w:rPr>
        <w:t>注：数值为边际标准化风险差，单位为百分点，括号内为基于成年子女聚类稳健协方差、由</w:t>
      </w:r>
      <w:r>
        <w:rPr>
          <w:rFonts w:ascii="Times New Roman" w:hAnsi="Times New Roman" w:cs="Times New Roman" w:eastAsia="SimSun"/>
          <w:sz w:val="21"/>
          <w:szCs w:val="21"/>
          <w:rPrChange w:id="4031" w:author="Codex" w:date="2026-10-05T16:32:41.313017+00:00">
            <w:rPr>
              <w:rFonts w:eastAsia="SimSun" w:cs="Times New Roman"/>
              <w:szCs w:val="21"/>
            </w:rPr>
          </w:rPrChange>
        </w:rPr>
        <w:t>Delta</w:t>
      </w:r>
      <w:r>
        <w:rPr>
          <w:rFonts w:ascii="Times New Roman" w:hAnsi="Times New Roman" w:cs="Times New Roman" w:eastAsia="SimSun"/>
          <w:sz w:val="21"/>
          <w:szCs w:val="21"/>
          <w:rPrChange w:id="4032" w:author="Codex" w:date="2026-10-05T16:32:41.313017+00:00">
            <w:rPr>
              <w:rFonts w:eastAsia="SimSun" w:cs="Times New Roman"/>
              <w:szCs w:val="21"/>
            </w:rPr>
          </w:rPrChange>
        </w:rPr>
        <w:t>法计算的</w:t>
      </w:r>
      <w:r>
        <w:rPr>
          <w:rFonts w:ascii="Times New Roman" w:hAnsi="Times New Roman" w:cs="Times New Roman" w:eastAsia="SimSun"/>
          <w:sz w:val="21"/>
          <w:szCs w:val="21"/>
          <w:rPrChange w:id="4033" w:author="Codex" w:date="2026-10-05T16:32:41.313017+00:00">
            <w:rPr>
              <w:rFonts w:eastAsia="SimSun" w:cs="Times New Roman"/>
              <w:szCs w:val="21"/>
            </w:rPr>
          </w:rPrChange>
        </w:rPr>
        <w:t>95%</w:t>
      </w:r>
      <w:r>
        <w:rPr>
          <w:rFonts w:ascii="Times New Roman" w:hAnsi="Times New Roman" w:cs="Times New Roman" w:eastAsia="SimSun"/>
          <w:sz w:val="21"/>
          <w:szCs w:val="21"/>
          <w:rPrChange w:id="4034" w:author="Codex" w:date="2026-10-05T16:32:41.313017+00:00">
            <w:rPr>
              <w:rFonts w:eastAsia="SimSun" w:cs="Times New Roman"/>
              <w:szCs w:val="21"/>
            </w:rPr>
          </w:rPrChange>
        </w:rPr>
        <w:t>置信区间。模型</w:t>
      </w:r>
      <w:r>
        <w:rPr>
          <w:rFonts w:ascii="Times New Roman" w:hAnsi="Times New Roman" w:cs="Times New Roman" w:eastAsia="SimSun"/>
          <w:sz w:val="21"/>
          <w:szCs w:val="21"/>
          <w:rPrChange w:id="4035" w:author="Codex" w:date="2026-10-05T16:32:41.313017+00:00">
            <w:rPr>
              <w:rFonts w:eastAsia="SimSun" w:cs="Times New Roman"/>
              <w:szCs w:val="21"/>
            </w:rPr>
          </w:rPrChange>
        </w:rPr>
        <w:t>3</w:t>
      </w:r>
      <w:r>
        <w:rPr>
          <w:rFonts w:ascii="Times New Roman" w:hAnsi="Times New Roman" w:cs="Times New Roman" w:eastAsia="SimSun"/>
          <w:sz w:val="21"/>
          <w:szCs w:val="21"/>
          <w:rPrChange w:id="4036" w:author="Codex" w:date="2026-10-05T16:32:41.313017+00:00">
            <w:rPr>
              <w:rFonts w:eastAsia="SimSun" w:cs="Times New Roman"/>
              <w:szCs w:val="21"/>
            </w:rPr>
          </w:rPrChange>
        </w:rPr>
        <w:t>未纳入同期</w:t>
      </w:r>
      <w:r>
        <w:rPr>
          <w:rFonts w:ascii="Times New Roman" w:hAnsi="Times New Roman" w:cs="Times New Roman" w:eastAsia="SimSun"/>
          <w:sz w:val="21"/>
          <w:szCs w:val="21"/>
          <w:rPrChange w:id="4037" w:author="Codex" w:date="2026-10-05T16:32:41.313017+00:00">
            <w:rPr>
              <w:rFonts w:eastAsia="SimSun" w:cs="Times New Roman"/>
              <w:szCs w:val="21"/>
            </w:rPr>
          </w:rPrChange>
        </w:rPr>
        <w:t>X</w:t>
      </w:r>
      <w:r>
        <w:rPr>
          <w:rFonts w:ascii="Times New Roman" w:hAnsi="Times New Roman" w:cs="Times New Roman" w:eastAsia="SimSun"/>
          <w:sz w:val="21"/>
          <w:szCs w:val="21"/>
          <w:rPrChange w:id="4038" w:author="Codex" w:date="2026-10-05T16:32:41.313017+00:00">
            <w:rPr>
              <w:rFonts w:eastAsia="SimSun" w:cs="Times New Roman"/>
              <w:szCs w:val="21"/>
            </w:rPr>
          </w:rPrChange>
        </w:rPr>
        <w:t>；模型</w:t>
      </w:r>
      <w:r>
        <w:rPr>
          <w:rFonts w:ascii="Times New Roman" w:hAnsi="Times New Roman" w:cs="Times New Roman" w:eastAsia="SimSun"/>
          <w:sz w:val="21"/>
          <w:szCs w:val="21"/>
          <w:rPrChange w:id="4039" w:author="Codex" w:date="2026-10-05T16:32:41.313017+00:00">
            <w:rPr>
              <w:rFonts w:eastAsia="SimSun" w:cs="Times New Roman"/>
              <w:szCs w:val="21"/>
            </w:rPr>
          </w:rPrChange>
        </w:rPr>
        <w:t>4</w:t>
      </w:r>
      <w:r>
        <w:rPr>
          <w:rFonts w:ascii="Times New Roman" w:hAnsi="Times New Roman" w:cs="Times New Roman" w:eastAsia="SimSun"/>
          <w:sz w:val="21"/>
          <w:szCs w:val="21"/>
          <w:rPrChange w:id="4040" w:author="Codex" w:date="2026-10-05T16:32:41.313017+00:00">
            <w:rPr>
              <w:rFonts w:eastAsia="SimSun" w:cs="Times New Roman"/>
              <w:szCs w:val="21"/>
            </w:rPr>
          </w:rPrChange>
        </w:rPr>
        <w:t>分别报告同时纳入</w:t>
      </w:r>
      <w:r>
        <w:rPr>
          <w:rFonts w:ascii="Times New Roman" w:hAnsi="Times New Roman" w:cs="Times New Roman" w:eastAsia="SimSun"/>
          <w:sz w:val="21"/>
          <w:szCs w:val="21"/>
          <w:rPrChange w:id="4041" w:author="Codex" w:date="2026-10-05T16:32:41.313017+00:00">
            <w:rPr>
              <w:rFonts w:eastAsia="SimSun" w:cs="Times New Roman"/>
              <w:szCs w:val="21"/>
            </w:rPr>
          </w:rPrChange>
        </w:rPr>
        <w:t>X</w:t>
      </w:r>
      <w:r>
        <w:rPr>
          <w:rFonts w:ascii="Times New Roman" w:hAnsi="Times New Roman" w:cs="Times New Roman" w:eastAsia="SimSun"/>
          <w:sz w:val="21"/>
          <w:szCs w:val="21"/>
          <w:rPrChange w:id="4042" w:author="Codex" w:date="2026-10-05T16:32:41.313017+00:00">
            <w:rPr>
              <w:rFonts w:eastAsia="SimSun" w:cs="Times New Roman"/>
              <w:szCs w:val="21"/>
            </w:rPr>
          </w:rPrChange>
        </w:rPr>
        <w:t>与</w:t>
      </w:r>
      <w:r>
        <w:rPr>
          <w:rFonts w:ascii="Times New Roman" w:hAnsi="Times New Roman" w:cs="Times New Roman" w:eastAsia="SimSun"/>
          <w:sz w:val="21"/>
          <w:szCs w:val="21"/>
          <w:rPrChange w:id="4043" w:author="Codex" w:date="2026-10-05T16:32:41.313017+00:00">
            <w:rPr>
              <w:rFonts w:eastAsia="SimSun" w:cs="Times New Roman"/>
              <w:szCs w:val="21"/>
            </w:rPr>
          </w:rPrChange>
        </w:rPr>
        <w:t>M</w:t>
      </w:r>
      <w:r>
        <w:rPr>
          <w:rFonts w:ascii="Times New Roman" w:hAnsi="Times New Roman" w:cs="Times New Roman" w:eastAsia="SimSun"/>
          <w:sz w:val="21"/>
          <w:szCs w:val="21"/>
          <w:rPrChange w:id="4044" w:author="Codex" w:date="2026-10-05T16:32:41.313017+00:00">
            <w:rPr>
              <w:rFonts w:eastAsia="SimSun" w:cs="Times New Roman"/>
              <w:szCs w:val="21"/>
            </w:rPr>
          </w:rPrChange>
        </w:rPr>
        <w:t>后的两项关联。</w:t>
      </w:r>
    </w:p>
    <w:p w14:paraId="1F747EA6" w14:textId="7FF68D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426" w:author="Codex" w:date="2026-10-05T16:32:41.313017+00:00">
            <w:rPr>
              <w:rFonts w:cs="Times New Roman"/>
              <w:szCs w:val="21"/>
            </w:rPr>
          </w:rPrChange>
        </w:rPr>
        <w:pPrChange w:id="4045"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046" w:author="Codex" w:date="2026-10-05T16:32:41.313017+00:00">
            <w:rPr>
              <w:rFonts w:cs="Times New Roman"/>
              <w:szCs w:val="21"/>
            </w:rPr>
          </w:rPrChange>
        </w:rPr>
        <w:t>表</w:t>
      </w:r>
      <w:del w:id="1001395" w:author="Codex" w:date="2026-10-06T05:40:41Z">
        <w:r>
          <w:rPr>
            <w:rFonts w:ascii="Times New Roman" w:hAnsi="Times New Roman" w:cs="Times New Roman" w:eastAsia="KaiTi"/>
            <w:b w:val="0"/>
            <w:bCs w:val="0"/>
            <w:sz w:val="21"/>
            <w:szCs w:val="21"/>
            <w:rPrChange w:id="4047" w:author="Codex" w:date="2026-10-05T16:32:41.313017+00:00">
              <w:rPr>
                <w:rFonts w:cs="Times New Roman"/>
                <w:szCs w:val="21"/>
              </w:rPr>
            </w:rPrChange>
          </w:rPr>
          <w:delText xml:space="preserve">2.3B </w:delText>
        </w:r>
      </w:del>
      <w:ins w:id="1001396" w:author="Codex" w:date="2026-10-06T05:40:41Z">
        <w:r>
          <w:rPr>
            <w:rFonts w:ascii="Times New Roman" w:hAnsi="Times New Roman" w:cs="Times New Roman" w:eastAsia="KaiTi"/>
            <w:b w:val="0"/>
            <w:bCs w:val="0"/>
            <w:sz w:val="21"/>
            <w:szCs w:val="21"/>
          </w:rPr>
          <w:t xml:space="preserve">6 </w:t>
        </w:r>
      </w:ins>
      <w:r>
        <w:rPr>
          <w:rFonts w:ascii="Times New Roman" w:hAnsi="Times New Roman" w:cs="Times New Roman" w:eastAsia="KaiTi"/>
          <w:b w:val="0"/>
          <w:bCs w:val="0"/>
          <w:sz w:val="21"/>
          <w:szCs w:val="21"/>
          <w:rPrChange w:id="4048" w:author="Codex" w:date="2026-10-05T16:32:41.313017+00:00">
            <w:rPr>
              <w:rFonts w:cs="Times New Roman"/>
              <w:szCs w:val="21"/>
            </w:rPr>
          </w:rPrChange>
        </w:rPr>
        <w:t>模型</w:t>
      </w:r>
      <w:r>
        <w:rPr>
          <w:rFonts w:ascii="Times New Roman" w:hAnsi="Times New Roman" w:cs="Times New Roman" w:eastAsia="KaiTi"/>
          <w:b w:val="0"/>
          <w:bCs w:val="0"/>
          <w:sz w:val="21"/>
          <w:szCs w:val="21"/>
          <w:rPrChange w:id="4049" w:author="Codex" w:date="2026-10-05T16:32:41.313017+00:00">
            <w:rPr>
              <w:rFonts w:cs="Times New Roman"/>
              <w:szCs w:val="21"/>
            </w:rPr>
          </w:rPrChange>
        </w:rPr>
        <w:t>5</w:t>
      </w:r>
      <w:r>
        <w:rPr>
          <w:rFonts w:ascii="Times New Roman" w:hAnsi="Times New Roman" w:cs="Times New Roman" w:eastAsia="KaiTi"/>
          <w:b w:val="0"/>
          <w:bCs w:val="0"/>
          <w:sz w:val="21"/>
          <w:szCs w:val="21"/>
          <w:rPrChange w:id="4050" w:author="Codex" w:date="2026-10-05T16:32:41.313017+00:00">
            <w:rPr>
              <w:rFonts w:cs="Times New Roman"/>
              <w:szCs w:val="21"/>
            </w:rPr>
          </w:rPrChange>
        </w:rPr>
        <w:t>的标准化情境概率与加性交互</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051"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77"/>
        <w:gridCol w:w="677"/>
        <w:gridCol w:w="677"/>
        <w:gridCol w:w="677"/>
        <w:gridCol w:w="2077"/>
        <w:gridCol w:w="2182"/>
        <w:gridCol w:w="2252"/>
        <w:gridCol w:w="654"/>
      </w:tblGrid>
      <w:tr w:rsidR="004B6004" w14:paraId="565D8301"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4052"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32B78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427" w:author="Codex" w:date="2026-10-05T16:32:41.313017+00:00">
                  <w:rPr>
                    <w:rFonts w:cs="Times New Roman"/>
                    <w:szCs w:val="21"/>
                  </w:rPr>
                </w:rPrChange>
              </w:rPr>
              <w:pPrChange w:id="405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054"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55"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5BD8A2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8" w:author="Codex" w:date="2026-10-05T16:32:41.313017+00:00">
                  <w:rPr>
                    <w:rFonts w:cs="Times New Roman"/>
                    <w:szCs w:val="21"/>
                  </w:rPr>
                </w:rPrChange>
              </w:rPr>
              <w:pPrChange w:id="405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57" w:author="Codex" w:date="2026-10-05T16:32:41.313017+00:00">
                  <w:rPr>
                    <w:rFonts w:cs="Times New Roman"/>
                    <w:szCs w:val="21"/>
                  </w:rPr>
                </w:rPrChange>
              </w:rPr>
              <w:t>P00</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58"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36AB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9" w:author="Codex" w:date="2026-10-05T16:32:41.313017+00:00">
                  <w:rPr>
                    <w:rFonts w:cs="Times New Roman"/>
                    <w:szCs w:val="21"/>
                  </w:rPr>
                </w:rPrChange>
              </w:rPr>
              <w:pPrChange w:id="405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0" w:author="Codex" w:date="2026-10-05T16:32:41.313017+00:00">
                  <w:rPr>
                    <w:rFonts w:cs="Times New Roman"/>
                    <w:szCs w:val="21"/>
                  </w:rPr>
                </w:rPrChange>
              </w:rPr>
              <w:t>P10</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6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F86FFD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0" w:author="Codex" w:date="2026-10-05T16:32:41.313017+00:00">
                  <w:rPr>
                    <w:rFonts w:cs="Times New Roman"/>
                    <w:szCs w:val="21"/>
                  </w:rPr>
                </w:rPrChange>
              </w:rPr>
              <w:pPrChange w:id="406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3" w:author="Codex" w:date="2026-10-05T16:32:41.313017+00:00">
                  <w:rPr>
                    <w:rFonts w:cs="Times New Roman"/>
                    <w:szCs w:val="21"/>
                  </w:rPr>
                </w:rPrChange>
              </w:rPr>
              <w:t>P01</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6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911D7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1" w:author="Codex" w:date="2026-10-05T16:32:41.313017+00:00">
                  <w:rPr>
                    <w:rFonts w:cs="Times New Roman"/>
                    <w:szCs w:val="21"/>
                  </w:rPr>
                </w:rPrChange>
              </w:rPr>
              <w:pPrChange w:id="406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6" w:author="Codex" w:date="2026-10-05T16:32:41.313017+00:00">
                  <w:rPr>
                    <w:rFonts w:cs="Times New Roman"/>
                    <w:szCs w:val="21"/>
                  </w:rPr>
                </w:rPrChange>
              </w:rPr>
              <w:t>P11</w:t>
            </w:r>
          </w:p>
        </w:tc>
        <w:tc>
          <w:tcPr>
            <w:tcW w:w="0" w:type="auto"/>
            <w:tcBorders>
              <w:top w:val="single" w:sz="12" w:color="000000"/>
              <w:left w:val="nil"/>
              <w:bottom w:val="single" w:sz="4" w:color="000000"/>
              <w:right w:val="nil"/>
              <w:insideH w:val="nil"/>
              <w:insideV w:val="nil"/>
            </w:tcBorders>
            <w:tcMar>
              <w:left w:w="102" w:type="dxa"/>
              <w:right w:w="102" w:type="dxa"/>
            </w:tcMar>
            <w:tcPrChange w:id="40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C8A5DB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2" w:author="Codex" w:date="2026-10-05T16:32:41.313017+00:00">
                  <w:rPr>
                    <w:rFonts w:cs="Times New Roman"/>
                    <w:szCs w:val="21"/>
                  </w:rPr>
                </w:rPrChange>
              </w:rPr>
              <w:pPrChange w:id="40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9" w:author="Codex" w:date="2026-10-05T16:32:41.313017+00:00">
                  <w:rPr>
                    <w:rFonts w:cs="Times New Roman"/>
                    <w:szCs w:val="21"/>
                  </w:rPr>
                </w:rPrChange>
              </w:rPr>
              <w:t>RD(X|M=0)</w:t>
            </w:r>
          </w:p>
        </w:tc>
        <w:tc>
          <w:tcPr>
            <w:tcW w:w="0" w:type="auto"/>
            <w:tcBorders>
              <w:top w:val="single" w:sz="12" w:color="000000"/>
              <w:left w:val="nil"/>
              <w:bottom w:val="single" w:sz="4" w:color="000000"/>
              <w:right w:val="nil"/>
              <w:insideH w:val="nil"/>
              <w:insideV w:val="nil"/>
            </w:tcBorders>
            <w:tcMar>
              <w:left w:w="102" w:type="dxa"/>
              <w:right w:w="102" w:type="dxa"/>
            </w:tcMar>
            <w:tcPrChange w:id="407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339CC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3" w:author="Codex" w:date="2026-10-05T16:32:41.313017+00:00">
                  <w:rPr>
                    <w:rFonts w:cs="Times New Roman"/>
                    <w:szCs w:val="21"/>
                  </w:rPr>
                </w:rPrChange>
              </w:rPr>
              <w:pPrChange w:id="40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2" w:author="Codex" w:date="2026-10-05T16:32:41.313017+00:00">
                  <w:rPr>
                    <w:rFonts w:cs="Times New Roman"/>
                    <w:szCs w:val="21"/>
                  </w:rPr>
                </w:rPrChange>
              </w:rPr>
              <w:t>RD(X|M=1)</w:t>
            </w:r>
          </w:p>
        </w:tc>
        <w:tc>
          <w:tcPr>
            <w:tcW w:w="0" w:type="auto"/>
            <w:tcBorders>
              <w:top w:val="single" w:sz="12" w:color="000000"/>
              <w:left w:val="nil"/>
              <w:bottom w:val="single" w:sz="4" w:color="000000"/>
              <w:right w:val="nil"/>
              <w:insideH w:val="nil"/>
              <w:insideV w:val="nil"/>
            </w:tcBorders>
            <w:tcMar>
              <w:left w:w="102" w:type="dxa"/>
              <w:right w:w="102" w:type="dxa"/>
            </w:tcMar>
            <w:tcPrChange w:id="40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60C2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4" w:author="Codex" w:date="2026-10-05T16:32:41.313017+00:00">
                  <w:rPr>
                    <w:rFonts w:cs="Times New Roman"/>
                    <w:szCs w:val="21"/>
                  </w:rPr>
                </w:rPrChange>
              </w:rPr>
              <w:pPrChange w:id="40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5" w:author="Codex" w:date="2026-10-05T16:32:41.313017+00:00">
                  <w:rPr>
                    <w:rFonts w:cs="Times New Roman"/>
                    <w:szCs w:val="21"/>
                  </w:rPr>
                </w:rPrChange>
              </w:rPr>
              <w:t>IC-RD</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76"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A0254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5" w:author="Codex" w:date="2026-10-05T16:32:41.313017+00:00">
                  <w:rPr>
                    <w:rFonts w:cs="Times New Roman"/>
                    <w:szCs w:val="21"/>
                  </w:rPr>
                </w:rPrChange>
              </w:rPr>
              <w:pPrChange w:id="40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8" w:author="Codex" w:date="2026-10-05T16:32:41.313017+00:00">
                  <w:rPr>
                    <w:rFonts w:cs="Times New Roman"/>
                    <w:szCs w:val="21"/>
                  </w:rPr>
                </w:rPrChange>
              </w:rPr>
              <w:t>BH q</w:t>
            </w:r>
          </w:p>
        </w:tc>
      </w:tr>
      <w:tr w:rsidR="004B6004" w14:paraId="4526501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079" w:author="Codex" w:date="2026-10-05T16:32:41.313017+00:00">
              <w:tcPr>
                <w:tcW w:w="0" w:type="auto"/>
                <w:tcBorders>
                  <w:top w:val="nil"/>
                  <w:left w:val="nil"/>
                  <w:bottom w:val="nil"/>
                  <w:right w:val="nil"/>
                </w:tcBorders>
                <w:noWrap/>
                <w:tcMar>
                  <w:left w:w="102" w:type="dxa"/>
                  <w:right w:w="102" w:type="dxa"/>
                </w:tcMar>
                <w:vAlign w:val="center"/>
              </w:tcPr>
            </w:tcPrChange>
          </w:tcPr>
          <w:p w14:paraId="5C7792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6" w:author="Codex" w:date="2026-10-05T16:32:41.313017+00:00">
                  <w:rPr>
                    <w:rFonts w:cs="Times New Roman"/>
                    <w:szCs w:val="21"/>
                  </w:rPr>
                </w:rPrChange>
              </w:rPr>
              <w:pPrChange w:id="40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1" w:author="Codex" w:date="2026-10-05T16:32:41.313017+00:00">
                  <w:rPr>
                    <w:rFonts w:cs="Times New Roman"/>
                    <w:szCs w:val="21"/>
                  </w:rPr>
                </w:rPrChange>
              </w:rPr>
              <w:t>AA‑S</w:t>
            </w:r>
          </w:p>
        </w:tc>
        <w:tc>
          <w:tcPr>
            <w:tcW w:w="0" w:type="auto"/>
            <w:tcBorders>
              <w:top w:val="nil"/>
              <w:left w:val="nil"/>
              <w:bottom w:val="nil"/>
              <w:right w:val="nil"/>
              <w:insideH w:val="nil"/>
              <w:insideV w:val="nil"/>
            </w:tcBorders>
            <w:noWrap/>
            <w:tcMar>
              <w:left w:w="102" w:type="dxa"/>
              <w:right w:w="102" w:type="dxa"/>
            </w:tcMar>
            <w:vAlign w:val="center"/>
            <w:tcPrChange w:id="4082" w:author="Codex" w:date="2026-10-05T16:32:41.313017+00:00">
              <w:tcPr>
                <w:tcW w:w="0" w:type="auto"/>
                <w:tcBorders>
                  <w:top w:val="nil"/>
                  <w:left w:val="nil"/>
                  <w:bottom w:val="nil"/>
                  <w:right w:val="nil"/>
                </w:tcBorders>
                <w:noWrap/>
                <w:tcMar>
                  <w:left w:w="102" w:type="dxa"/>
                  <w:right w:w="102" w:type="dxa"/>
                </w:tcMar>
                <w:vAlign w:val="center"/>
              </w:tcPr>
            </w:tcPrChange>
          </w:tcPr>
          <w:p w14:paraId="72411F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7" w:author="Codex" w:date="2026-10-05T16:32:41.313017+00:00">
                  <w:rPr>
                    <w:rFonts w:cs="Times New Roman"/>
                    <w:szCs w:val="21"/>
                  </w:rPr>
                </w:rPrChange>
              </w:rPr>
              <w:pPrChange w:id="40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4" w:author="Codex" w:date="2026-10-05T16:32:41.313017+00:00">
                  <w:rPr>
                    <w:rFonts w:cs="Times New Roman"/>
                    <w:szCs w:val="21"/>
                  </w:rPr>
                </w:rPrChange>
              </w:rPr>
              <w:t>0.274</w:t>
            </w:r>
          </w:p>
        </w:tc>
        <w:tc>
          <w:tcPr>
            <w:tcW w:w="0" w:type="auto"/>
            <w:tcBorders>
              <w:top w:val="nil"/>
              <w:left w:val="nil"/>
              <w:bottom w:val="nil"/>
              <w:right w:val="nil"/>
              <w:insideH w:val="nil"/>
              <w:insideV w:val="nil"/>
            </w:tcBorders>
            <w:noWrap/>
            <w:tcMar>
              <w:left w:w="102" w:type="dxa"/>
              <w:right w:w="102" w:type="dxa"/>
            </w:tcMar>
            <w:vAlign w:val="center"/>
            <w:tcPrChange w:id="4085" w:author="Codex" w:date="2026-10-05T16:32:41.313017+00:00">
              <w:tcPr>
                <w:tcW w:w="0" w:type="auto"/>
                <w:tcBorders>
                  <w:top w:val="nil"/>
                  <w:left w:val="nil"/>
                  <w:bottom w:val="nil"/>
                  <w:right w:val="nil"/>
                </w:tcBorders>
                <w:noWrap/>
                <w:tcMar>
                  <w:left w:w="102" w:type="dxa"/>
                  <w:right w:w="102" w:type="dxa"/>
                </w:tcMar>
                <w:vAlign w:val="center"/>
              </w:tcPr>
            </w:tcPrChange>
          </w:tcPr>
          <w:p w14:paraId="47606D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8" w:author="Codex" w:date="2026-10-05T16:32:41.313017+00:00">
                  <w:rPr>
                    <w:rFonts w:cs="Times New Roman"/>
                    <w:szCs w:val="21"/>
                  </w:rPr>
                </w:rPrChange>
              </w:rPr>
              <w:pPrChange w:id="40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7" w:author="Codex" w:date="2026-10-05T16:32:41.313017+00:00">
                  <w:rPr>
                    <w:rFonts w:cs="Times New Roman"/>
                    <w:szCs w:val="21"/>
                  </w:rPr>
                </w:rPrChange>
              </w:rPr>
              <w:t>0.322</w:t>
            </w:r>
          </w:p>
        </w:tc>
        <w:tc>
          <w:tcPr>
            <w:tcW w:w="0" w:type="auto"/>
            <w:tcBorders>
              <w:top w:val="nil"/>
              <w:left w:val="nil"/>
              <w:bottom w:val="nil"/>
              <w:right w:val="nil"/>
              <w:insideH w:val="nil"/>
              <w:insideV w:val="nil"/>
            </w:tcBorders>
            <w:noWrap/>
            <w:tcMar>
              <w:left w:w="102" w:type="dxa"/>
              <w:right w:w="102" w:type="dxa"/>
            </w:tcMar>
            <w:vAlign w:val="center"/>
            <w:tcPrChange w:id="4088" w:author="Codex" w:date="2026-10-05T16:32:41.313017+00:00">
              <w:tcPr>
                <w:tcW w:w="0" w:type="auto"/>
                <w:tcBorders>
                  <w:top w:val="nil"/>
                  <w:left w:val="nil"/>
                  <w:bottom w:val="nil"/>
                  <w:right w:val="nil"/>
                </w:tcBorders>
                <w:noWrap/>
                <w:tcMar>
                  <w:left w:w="102" w:type="dxa"/>
                  <w:right w:w="102" w:type="dxa"/>
                </w:tcMar>
                <w:vAlign w:val="center"/>
              </w:tcPr>
            </w:tcPrChange>
          </w:tcPr>
          <w:p w14:paraId="5950B33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9" w:author="Codex" w:date="2026-10-05T16:32:41.313017+00:00">
                  <w:rPr>
                    <w:rFonts w:cs="Times New Roman"/>
                    <w:szCs w:val="21"/>
                  </w:rPr>
                </w:rPrChange>
              </w:rPr>
              <w:pPrChange w:id="40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0" w:author="Codex" w:date="2026-10-05T16:32:41.313017+00:00">
                  <w:rPr>
                    <w:rFonts w:cs="Times New Roman"/>
                    <w:szCs w:val="21"/>
                  </w:rPr>
                </w:rPrChange>
              </w:rPr>
              <w:t>0.297</w:t>
            </w:r>
          </w:p>
        </w:tc>
        <w:tc>
          <w:tcPr>
            <w:tcW w:w="0" w:type="auto"/>
            <w:tcBorders>
              <w:top w:val="nil"/>
              <w:left w:val="nil"/>
              <w:bottom w:val="nil"/>
              <w:right w:val="nil"/>
              <w:insideH w:val="nil"/>
              <w:insideV w:val="nil"/>
            </w:tcBorders>
            <w:noWrap/>
            <w:tcMar>
              <w:left w:w="102" w:type="dxa"/>
              <w:right w:w="102" w:type="dxa"/>
            </w:tcMar>
            <w:vAlign w:val="center"/>
            <w:tcPrChange w:id="4091" w:author="Codex" w:date="2026-10-05T16:32:41.313017+00:00">
              <w:tcPr>
                <w:tcW w:w="0" w:type="auto"/>
                <w:tcBorders>
                  <w:top w:val="nil"/>
                  <w:left w:val="nil"/>
                  <w:bottom w:val="nil"/>
                  <w:right w:val="nil"/>
                </w:tcBorders>
                <w:noWrap/>
                <w:tcMar>
                  <w:left w:w="102" w:type="dxa"/>
                  <w:right w:w="102" w:type="dxa"/>
                </w:tcMar>
                <w:vAlign w:val="center"/>
              </w:tcPr>
            </w:tcPrChange>
          </w:tcPr>
          <w:p w14:paraId="07F95A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0" w:author="Codex" w:date="2026-10-05T16:32:41.313017+00:00">
                  <w:rPr>
                    <w:rFonts w:cs="Times New Roman"/>
                    <w:szCs w:val="21"/>
                  </w:rPr>
                </w:rPrChange>
              </w:rPr>
              <w:pPrChange w:id="409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3" w:author="Codex" w:date="2026-10-05T16:32:41.313017+00:00">
                  <w:rPr>
                    <w:rFonts w:cs="Times New Roman"/>
                    <w:szCs w:val="21"/>
                  </w:rPr>
                </w:rPrChange>
              </w:rPr>
              <w:t>0.346</w:t>
            </w:r>
          </w:p>
        </w:tc>
        <w:tc>
          <w:tcPr>
            <w:tcW w:w="0" w:type="auto"/>
            <w:tcBorders>
              <w:top w:val="nil"/>
              <w:left w:val="nil"/>
              <w:bottom w:val="nil"/>
              <w:right w:val="nil"/>
              <w:insideH w:val="nil"/>
              <w:insideV w:val="nil"/>
            </w:tcBorders>
            <w:tcMar>
              <w:left w:w="102" w:type="dxa"/>
              <w:right w:w="102" w:type="dxa"/>
            </w:tcMar>
            <w:vAlign w:val="center"/>
            <w:tcPrChange w:id="4094" w:author="Codex" w:date="2026-10-05T16:32:41.313017+00:00">
              <w:tcPr>
                <w:tcW w:w="0" w:type="auto"/>
                <w:tcBorders>
                  <w:top w:val="nil"/>
                  <w:left w:val="nil"/>
                  <w:bottom w:val="nil"/>
                  <w:right w:val="nil"/>
                </w:tcBorders>
                <w:tcMar>
                  <w:left w:w="102" w:type="dxa"/>
                  <w:right w:w="102" w:type="dxa"/>
                </w:tcMar>
                <w:vAlign w:val="center"/>
              </w:tcPr>
            </w:tcPrChange>
          </w:tcPr>
          <w:p w14:paraId="04172E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1" w:author="Codex" w:date="2026-10-05T16:32:41.313017+00:00">
                  <w:rPr>
                    <w:rFonts w:cs="Times New Roman"/>
                    <w:szCs w:val="21"/>
                  </w:rPr>
                </w:rPrChange>
              </w:rPr>
              <w:pPrChange w:id="40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6" w:author="Codex" w:date="2026-10-05T16:32:41.313017+00:00">
                  <w:rPr>
                    <w:rFonts w:cs="Times New Roman"/>
                    <w:szCs w:val="21"/>
                  </w:rPr>
                </w:rPrChange>
              </w:rPr>
              <w:t>4.81</w:t>
            </w:r>
            <w:r>
              <w:rPr>
                <w:rFonts w:ascii="Times New Roman" w:hAnsi="Times New Roman" w:cs="Times New Roman" w:eastAsia="SimSun"/>
                <w:b w:val="0"/>
                <w:bCs w:val="0"/>
                <w:sz w:val="21"/>
                <w:szCs w:val="21"/>
                <w:rPrChange w:id="4097" w:author="Codex" w:date="2026-10-05T16:32:41.313017+00:00">
                  <w:rPr>
                    <w:rFonts w:cs="Times New Roman"/>
                    <w:szCs w:val="21"/>
                  </w:rPr>
                </w:rPrChange>
              </w:rPr>
              <w:t>（</w:t>
            </w:r>
            <w:r>
              <w:rPr>
                <w:rFonts w:ascii="Times New Roman" w:hAnsi="Times New Roman" w:cs="Times New Roman" w:eastAsia="SimSun"/>
                <w:b w:val="0"/>
                <w:bCs w:val="0"/>
                <w:sz w:val="21"/>
                <w:szCs w:val="21"/>
                <w:rPrChange w:id="4098" w:author="Codex" w:date="2026-10-05T16:32:41.313017+00:00">
                  <w:rPr>
                    <w:rFonts w:cs="Times New Roman"/>
                    <w:szCs w:val="21"/>
                  </w:rPr>
                </w:rPrChange>
              </w:rPr>
              <w:t>0.29</w:t>
            </w:r>
            <w:r>
              <w:rPr>
                <w:rFonts w:ascii="Times New Roman" w:hAnsi="Times New Roman" w:cs="Times New Roman" w:eastAsia="SimSun"/>
                <w:b w:val="0"/>
                <w:bCs w:val="0"/>
                <w:sz w:val="21"/>
                <w:szCs w:val="21"/>
                <w:rPrChange w:id="4099" w:author="Codex" w:date="2026-10-05T16:32:41.313017+00:00">
                  <w:rPr>
                    <w:rFonts w:cs="Times New Roman"/>
                    <w:szCs w:val="21"/>
                  </w:rPr>
                </w:rPrChange>
              </w:rPr>
              <w:t>，</w:t>
            </w:r>
            <w:r>
              <w:rPr>
                <w:rFonts w:ascii="Times New Roman" w:hAnsi="Times New Roman" w:cs="Times New Roman" w:eastAsia="SimSun"/>
                <w:b w:val="0"/>
                <w:bCs w:val="0"/>
                <w:sz w:val="21"/>
                <w:szCs w:val="21"/>
                <w:rPrChange w:id="4100" w:author="Codex" w:date="2026-10-05T16:32:41.313017+00:00">
                  <w:rPr>
                    <w:rFonts w:cs="Times New Roman"/>
                    <w:szCs w:val="21"/>
                  </w:rPr>
                </w:rPrChange>
              </w:rPr>
              <w:t>9.33</w:t>
            </w:r>
            <w:r>
              <w:rPr>
                <w:rFonts w:ascii="Times New Roman" w:hAnsi="Times New Roman" w:cs="Times New Roman" w:eastAsia="SimSun"/>
                <w:b w:val="0"/>
                <w:bCs w:val="0"/>
                <w:sz w:val="21"/>
                <w:szCs w:val="21"/>
                <w:rPrChange w:id="410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02" w:author="Codex" w:date="2026-10-05T16:32:41.313017+00:00">
              <w:tcPr>
                <w:tcW w:w="0" w:type="auto"/>
                <w:tcBorders>
                  <w:top w:val="nil"/>
                  <w:left w:val="nil"/>
                  <w:bottom w:val="nil"/>
                  <w:right w:val="nil"/>
                </w:tcBorders>
                <w:tcMar>
                  <w:left w:w="102" w:type="dxa"/>
                  <w:right w:w="102" w:type="dxa"/>
                </w:tcMar>
                <w:vAlign w:val="center"/>
              </w:tcPr>
            </w:tcPrChange>
          </w:tcPr>
          <w:p w14:paraId="086D42E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2" w:author="Codex" w:date="2026-10-05T16:32:41.313017+00:00">
                  <w:rPr>
                    <w:rFonts w:cs="Times New Roman"/>
                    <w:szCs w:val="21"/>
                  </w:rPr>
                </w:rPrChange>
              </w:rPr>
              <w:pPrChange w:id="41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04" w:author="Codex" w:date="2026-10-05T16:32:41.313017+00:00">
                  <w:rPr>
                    <w:rFonts w:cs="Times New Roman"/>
                    <w:szCs w:val="21"/>
                  </w:rPr>
                </w:rPrChange>
              </w:rPr>
              <w:t>4.92</w:t>
            </w:r>
            <w:r>
              <w:rPr>
                <w:rFonts w:ascii="Times New Roman" w:hAnsi="Times New Roman" w:cs="Times New Roman" w:eastAsia="SimSun"/>
                <w:b w:val="0"/>
                <w:bCs w:val="0"/>
                <w:sz w:val="21"/>
                <w:szCs w:val="21"/>
                <w:rPrChange w:id="4105" w:author="Codex" w:date="2026-10-05T16:32:41.313017+00:00">
                  <w:rPr>
                    <w:rFonts w:cs="Times New Roman"/>
                    <w:szCs w:val="21"/>
                  </w:rPr>
                </w:rPrChange>
              </w:rPr>
              <w:t>（</w:t>
            </w:r>
            <w:r>
              <w:rPr>
                <w:rFonts w:ascii="Times New Roman" w:hAnsi="Times New Roman" w:cs="Times New Roman" w:eastAsia="SimSun"/>
                <w:b w:val="0"/>
                <w:bCs w:val="0"/>
                <w:sz w:val="21"/>
                <w:szCs w:val="21"/>
                <w:rPrChange w:id="4106" w:author="Codex" w:date="2026-10-05T16:32:41.313017+00:00">
                  <w:rPr>
                    <w:rFonts w:cs="Times New Roman"/>
                    <w:szCs w:val="21"/>
                  </w:rPr>
                </w:rPrChange>
              </w:rPr>
              <w:t>-0.13</w:t>
            </w:r>
            <w:r>
              <w:rPr>
                <w:rFonts w:ascii="Times New Roman" w:hAnsi="Times New Roman" w:cs="Times New Roman" w:eastAsia="SimSun"/>
                <w:b w:val="0"/>
                <w:bCs w:val="0"/>
                <w:sz w:val="21"/>
                <w:szCs w:val="21"/>
                <w:rPrChange w:id="4107" w:author="Codex" w:date="2026-10-05T16:32:41.313017+00:00">
                  <w:rPr>
                    <w:rFonts w:cs="Times New Roman"/>
                    <w:szCs w:val="21"/>
                  </w:rPr>
                </w:rPrChange>
              </w:rPr>
              <w:t>，</w:t>
            </w:r>
            <w:r>
              <w:rPr>
                <w:rFonts w:ascii="Times New Roman" w:hAnsi="Times New Roman" w:cs="Times New Roman" w:eastAsia="SimSun"/>
                <w:b w:val="0"/>
                <w:bCs w:val="0"/>
                <w:sz w:val="21"/>
                <w:szCs w:val="21"/>
                <w:rPrChange w:id="4108" w:author="Codex" w:date="2026-10-05T16:32:41.313017+00:00">
                  <w:rPr>
                    <w:rFonts w:cs="Times New Roman"/>
                    <w:szCs w:val="21"/>
                  </w:rPr>
                </w:rPrChange>
              </w:rPr>
              <w:t>9.98</w:t>
            </w:r>
            <w:r>
              <w:rPr>
                <w:rFonts w:ascii="Times New Roman" w:hAnsi="Times New Roman" w:cs="Times New Roman" w:eastAsia="SimSun"/>
                <w:b w:val="0"/>
                <w:bCs w:val="0"/>
                <w:sz w:val="21"/>
                <w:szCs w:val="21"/>
                <w:rPrChange w:id="410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10" w:author="Codex" w:date="2026-10-05T16:32:41.313017+00:00">
              <w:tcPr>
                <w:tcW w:w="0" w:type="auto"/>
                <w:tcBorders>
                  <w:top w:val="nil"/>
                  <w:left w:val="nil"/>
                  <w:bottom w:val="nil"/>
                  <w:right w:val="nil"/>
                </w:tcBorders>
                <w:tcMar>
                  <w:left w:w="102" w:type="dxa"/>
                  <w:right w:w="102" w:type="dxa"/>
                </w:tcMar>
                <w:vAlign w:val="center"/>
              </w:tcPr>
            </w:tcPrChange>
          </w:tcPr>
          <w:p w14:paraId="62AC6C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3" w:author="Codex" w:date="2026-10-05T16:32:41.313017+00:00">
                  <w:rPr>
                    <w:rFonts w:cs="Times New Roman"/>
                    <w:szCs w:val="21"/>
                  </w:rPr>
                </w:rPrChange>
              </w:rPr>
              <w:pPrChange w:id="411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12" w:author="Codex" w:date="2026-10-05T16:32:41.313017+00:00">
                  <w:rPr>
                    <w:rFonts w:cs="Times New Roman"/>
                    <w:szCs w:val="21"/>
                  </w:rPr>
                </w:rPrChange>
              </w:rPr>
              <w:t>0.11</w:t>
            </w:r>
            <w:r>
              <w:rPr>
                <w:rFonts w:ascii="Times New Roman" w:hAnsi="Times New Roman" w:cs="Times New Roman" w:eastAsia="SimSun"/>
                <w:b w:val="0"/>
                <w:bCs w:val="0"/>
                <w:sz w:val="21"/>
                <w:szCs w:val="21"/>
                <w:rPrChange w:id="4113" w:author="Codex" w:date="2026-10-05T16:32:41.313017+00:00">
                  <w:rPr>
                    <w:rFonts w:cs="Times New Roman"/>
                    <w:szCs w:val="21"/>
                  </w:rPr>
                </w:rPrChange>
              </w:rPr>
              <w:t>（</w:t>
            </w:r>
            <w:r>
              <w:rPr>
                <w:rFonts w:ascii="Times New Roman" w:hAnsi="Times New Roman" w:cs="Times New Roman" w:eastAsia="SimSun"/>
                <w:b w:val="0"/>
                <w:bCs w:val="0"/>
                <w:sz w:val="21"/>
                <w:szCs w:val="21"/>
                <w:rPrChange w:id="4114" w:author="Codex" w:date="2026-10-05T16:32:41.313017+00:00">
                  <w:rPr>
                    <w:rFonts w:cs="Times New Roman"/>
                    <w:szCs w:val="21"/>
                  </w:rPr>
                </w:rPrChange>
              </w:rPr>
              <w:t>-6.78</w:t>
            </w:r>
            <w:r>
              <w:rPr>
                <w:rFonts w:ascii="Times New Roman" w:hAnsi="Times New Roman" w:cs="Times New Roman" w:eastAsia="SimSun"/>
                <w:b w:val="0"/>
                <w:bCs w:val="0"/>
                <w:sz w:val="21"/>
                <w:szCs w:val="21"/>
                <w:rPrChange w:id="4115" w:author="Codex" w:date="2026-10-05T16:32:41.313017+00:00">
                  <w:rPr>
                    <w:rFonts w:cs="Times New Roman"/>
                    <w:szCs w:val="21"/>
                  </w:rPr>
                </w:rPrChange>
              </w:rPr>
              <w:t>，</w:t>
            </w:r>
            <w:r>
              <w:rPr>
                <w:rFonts w:ascii="Times New Roman" w:hAnsi="Times New Roman" w:cs="Times New Roman" w:eastAsia="SimSun"/>
                <w:b w:val="0"/>
                <w:bCs w:val="0"/>
                <w:sz w:val="21"/>
                <w:szCs w:val="21"/>
                <w:rPrChange w:id="4116" w:author="Codex" w:date="2026-10-05T16:32:41.313017+00:00">
                  <w:rPr>
                    <w:rFonts w:cs="Times New Roman"/>
                    <w:szCs w:val="21"/>
                  </w:rPr>
                </w:rPrChange>
              </w:rPr>
              <w:t>6.89</w:t>
            </w:r>
            <w:r>
              <w:rPr>
                <w:rFonts w:ascii="Times New Roman" w:hAnsi="Times New Roman" w:cs="Times New Roman" w:eastAsia="SimSun"/>
                <w:b w:val="0"/>
                <w:bCs w:val="0"/>
                <w:sz w:val="21"/>
                <w:szCs w:val="21"/>
                <w:rPrChange w:id="4117"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118" w:author="Codex" w:date="2026-10-05T16:32:41.313017+00:00">
              <w:tcPr>
                <w:tcW w:w="0" w:type="auto"/>
                <w:tcBorders>
                  <w:top w:val="nil"/>
                  <w:left w:val="nil"/>
                  <w:bottom w:val="nil"/>
                  <w:right w:val="nil"/>
                </w:tcBorders>
                <w:noWrap/>
                <w:tcMar>
                  <w:left w:w="102" w:type="dxa"/>
                  <w:right w:w="102" w:type="dxa"/>
                </w:tcMar>
                <w:vAlign w:val="center"/>
              </w:tcPr>
            </w:tcPrChange>
          </w:tcPr>
          <w:p w14:paraId="0BC5FA7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4" w:author="Codex" w:date="2026-10-05T16:32:41.313017+00:00">
                  <w:rPr>
                    <w:rFonts w:cs="Times New Roman"/>
                    <w:szCs w:val="21"/>
                  </w:rPr>
                </w:rPrChange>
              </w:rPr>
              <w:pPrChange w:id="411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0" w:author="Codex" w:date="2026-10-05T16:32:41.313017+00:00">
                  <w:rPr>
                    <w:rFonts w:cs="Times New Roman"/>
                    <w:szCs w:val="21"/>
                  </w:rPr>
                </w:rPrChange>
              </w:rPr>
              <w:t>.974</w:t>
            </w:r>
          </w:p>
        </w:tc>
      </w:tr>
      <w:tr w:rsidR="004B6004" w14:paraId="24C13F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121" w:author="Codex" w:date="2026-10-05T16:32:41.313017+00:00">
              <w:tcPr>
                <w:tcW w:w="0" w:type="auto"/>
                <w:tcBorders>
                  <w:top w:val="nil"/>
                  <w:left w:val="nil"/>
                  <w:bottom w:val="nil"/>
                  <w:right w:val="nil"/>
                </w:tcBorders>
                <w:noWrap/>
                <w:tcMar>
                  <w:left w:w="102" w:type="dxa"/>
                  <w:right w:w="102" w:type="dxa"/>
                </w:tcMar>
                <w:vAlign w:val="center"/>
              </w:tcPr>
            </w:tcPrChange>
          </w:tcPr>
          <w:p w14:paraId="69DA75C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5" w:author="Codex" w:date="2026-10-05T16:32:41.313017+00:00">
                  <w:rPr>
                    <w:rFonts w:cs="Times New Roman"/>
                    <w:szCs w:val="21"/>
                  </w:rPr>
                </w:rPrChange>
              </w:rPr>
              <w:pPrChange w:id="41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3" w:author="Codex" w:date="2026-10-05T16:32:41.313017+00:00">
                  <w:rPr>
                    <w:rFonts w:cs="Times New Roman"/>
                    <w:szCs w:val="21"/>
                  </w:rPr>
                </w:rPrChange>
              </w:rPr>
              <w:t>AA‑P</w:t>
            </w:r>
          </w:p>
        </w:tc>
        <w:tc>
          <w:tcPr>
            <w:tcW w:w="0" w:type="auto"/>
            <w:tcBorders>
              <w:top w:val="nil"/>
              <w:left w:val="nil"/>
              <w:bottom w:val="nil"/>
              <w:right w:val="nil"/>
              <w:insideH w:val="nil"/>
              <w:insideV w:val="nil"/>
            </w:tcBorders>
            <w:noWrap/>
            <w:tcMar>
              <w:left w:w="102" w:type="dxa"/>
              <w:right w:w="102" w:type="dxa"/>
            </w:tcMar>
            <w:vAlign w:val="center"/>
            <w:tcPrChange w:id="4124" w:author="Codex" w:date="2026-10-05T16:32:41.313017+00:00">
              <w:tcPr>
                <w:tcW w:w="0" w:type="auto"/>
                <w:tcBorders>
                  <w:top w:val="nil"/>
                  <w:left w:val="nil"/>
                  <w:bottom w:val="nil"/>
                  <w:right w:val="nil"/>
                </w:tcBorders>
                <w:noWrap/>
                <w:tcMar>
                  <w:left w:w="102" w:type="dxa"/>
                  <w:right w:w="102" w:type="dxa"/>
                </w:tcMar>
                <w:vAlign w:val="center"/>
              </w:tcPr>
            </w:tcPrChange>
          </w:tcPr>
          <w:p w14:paraId="7CE5A9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6" w:author="Codex" w:date="2026-10-05T16:32:41.313017+00:00">
                  <w:rPr>
                    <w:rFonts w:cs="Times New Roman"/>
                    <w:szCs w:val="21"/>
                  </w:rPr>
                </w:rPrChange>
              </w:rPr>
              <w:pPrChange w:id="412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6" w:author="Codex" w:date="2026-10-05T16:32:41.313017+00:00">
                  <w:rPr>
                    <w:rFonts w:cs="Times New Roman"/>
                    <w:szCs w:val="21"/>
                  </w:rPr>
                </w:rPrChange>
              </w:rPr>
              <w:t>0.284</w:t>
            </w:r>
          </w:p>
        </w:tc>
        <w:tc>
          <w:tcPr>
            <w:tcW w:w="0" w:type="auto"/>
            <w:tcBorders>
              <w:top w:val="nil"/>
              <w:left w:val="nil"/>
              <w:bottom w:val="nil"/>
              <w:right w:val="nil"/>
              <w:insideH w:val="nil"/>
              <w:insideV w:val="nil"/>
            </w:tcBorders>
            <w:noWrap/>
            <w:tcMar>
              <w:left w:w="102" w:type="dxa"/>
              <w:right w:w="102" w:type="dxa"/>
            </w:tcMar>
            <w:vAlign w:val="center"/>
            <w:tcPrChange w:id="4127" w:author="Codex" w:date="2026-10-05T16:32:41.313017+00:00">
              <w:tcPr>
                <w:tcW w:w="0" w:type="auto"/>
                <w:tcBorders>
                  <w:top w:val="nil"/>
                  <w:left w:val="nil"/>
                  <w:bottom w:val="nil"/>
                  <w:right w:val="nil"/>
                </w:tcBorders>
                <w:noWrap/>
                <w:tcMar>
                  <w:left w:w="102" w:type="dxa"/>
                  <w:right w:w="102" w:type="dxa"/>
                </w:tcMar>
                <w:vAlign w:val="center"/>
              </w:tcPr>
            </w:tcPrChange>
          </w:tcPr>
          <w:p w14:paraId="11A4EC5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7" w:author="Codex" w:date="2026-10-05T16:32:41.313017+00:00">
                  <w:rPr>
                    <w:rFonts w:cs="Times New Roman"/>
                    <w:szCs w:val="21"/>
                  </w:rPr>
                </w:rPrChange>
              </w:rPr>
              <w:pPrChange w:id="41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9" w:author="Codex" w:date="2026-10-05T16:32:41.313017+00:00">
                  <w:rPr>
                    <w:rFonts w:cs="Times New Roman"/>
                    <w:szCs w:val="21"/>
                  </w:rPr>
                </w:rPrChange>
              </w:rPr>
              <w:t>0.284</w:t>
            </w:r>
          </w:p>
        </w:tc>
        <w:tc>
          <w:tcPr>
            <w:tcW w:w="0" w:type="auto"/>
            <w:tcBorders>
              <w:top w:val="nil"/>
              <w:left w:val="nil"/>
              <w:bottom w:val="nil"/>
              <w:right w:val="nil"/>
              <w:insideH w:val="nil"/>
              <w:insideV w:val="nil"/>
            </w:tcBorders>
            <w:noWrap/>
            <w:tcMar>
              <w:left w:w="102" w:type="dxa"/>
              <w:right w:w="102" w:type="dxa"/>
            </w:tcMar>
            <w:vAlign w:val="center"/>
            <w:tcPrChange w:id="4130" w:author="Codex" w:date="2026-10-05T16:32:41.313017+00:00">
              <w:tcPr>
                <w:tcW w:w="0" w:type="auto"/>
                <w:tcBorders>
                  <w:top w:val="nil"/>
                  <w:left w:val="nil"/>
                  <w:bottom w:val="nil"/>
                  <w:right w:val="nil"/>
                </w:tcBorders>
                <w:noWrap/>
                <w:tcMar>
                  <w:left w:w="102" w:type="dxa"/>
                  <w:right w:w="102" w:type="dxa"/>
                </w:tcMar>
                <w:vAlign w:val="center"/>
              </w:tcPr>
            </w:tcPrChange>
          </w:tcPr>
          <w:p w14:paraId="7F0BB9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8" w:author="Codex" w:date="2026-10-05T16:32:41.313017+00:00">
                  <w:rPr>
                    <w:rFonts w:cs="Times New Roman"/>
                    <w:szCs w:val="21"/>
                  </w:rPr>
                </w:rPrChange>
              </w:rPr>
              <w:pPrChange w:id="413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2" w:author="Codex" w:date="2026-10-05T16:32:41.313017+00:00">
                  <w:rPr>
                    <w:rFonts w:cs="Times New Roman"/>
                    <w:szCs w:val="21"/>
                  </w:rPr>
                </w:rPrChange>
              </w:rPr>
              <w:t>0.277</w:t>
            </w:r>
          </w:p>
        </w:tc>
        <w:tc>
          <w:tcPr>
            <w:tcW w:w="0" w:type="auto"/>
            <w:tcBorders>
              <w:top w:val="nil"/>
              <w:left w:val="nil"/>
              <w:bottom w:val="nil"/>
              <w:right w:val="nil"/>
              <w:insideH w:val="nil"/>
              <w:insideV w:val="nil"/>
            </w:tcBorders>
            <w:noWrap/>
            <w:tcMar>
              <w:left w:w="102" w:type="dxa"/>
              <w:right w:w="102" w:type="dxa"/>
            </w:tcMar>
            <w:vAlign w:val="center"/>
            <w:tcPrChange w:id="4133" w:author="Codex" w:date="2026-10-05T16:32:41.313017+00:00">
              <w:tcPr>
                <w:tcW w:w="0" w:type="auto"/>
                <w:tcBorders>
                  <w:top w:val="nil"/>
                  <w:left w:val="nil"/>
                  <w:bottom w:val="nil"/>
                  <w:right w:val="nil"/>
                </w:tcBorders>
                <w:noWrap/>
                <w:tcMar>
                  <w:left w:w="102" w:type="dxa"/>
                  <w:right w:w="102" w:type="dxa"/>
                </w:tcMar>
                <w:vAlign w:val="center"/>
              </w:tcPr>
            </w:tcPrChange>
          </w:tcPr>
          <w:p w14:paraId="7FC7BDD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9" w:author="Codex" w:date="2026-10-05T16:32:41.313017+00:00">
                  <w:rPr>
                    <w:rFonts w:cs="Times New Roman"/>
                    <w:szCs w:val="21"/>
                  </w:rPr>
                </w:rPrChange>
              </w:rPr>
              <w:pPrChange w:id="41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5" w:author="Codex" w:date="2026-10-05T16:32:41.313017+00:00">
                  <w:rPr>
                    <w:rFonts w:cs="Times New Roman"/>
                    <w:szCs w:val="21"/>
                  </w:rPr>
                </w:rPrChange>
              </w:rPr>
              <w:t>0.337</w:t>
            </w:r>
          </w:p>
        </w:tc>
        <w:tc>
          <w:tcPr>
            <w:tcW w:w="0" w:type="auto"/>
            <w:tcBorders>
              <w:top w:val="nil"/>
              <w:left w:val="nil"/>
              <w:bottom w:val="nil"/>
              <w:right w:val="nil"/>
              <w:insideH w:val="nil"/>
              <w:insideV w:val="nil"/>
            </w:tcBorders>
            <w:tcMar>
              <w:left w:w="102" w:type="dxa"/>
              <w:right w:w="102" w:type="dxa"/>
            </w:tcMar>
            <w:vAlign w:val="center"/>
            <w:tcPrChange w:id="4136" w:author="Codex" w:date="2026-10-05T16:32:41.313017+00:00">
              <w:tcPr>
                <w:tcW w:w="0" w:type="auto"/>
                <w:tcBorders>
                  <w:top w:val="nil"/>
                  <w:left w:val="nil"/>
                  <w:bottom w:val="nil"/>
                  <w:right w:val="nil"/>
                </w:tcBorders>
                <w:tcMar>
                  <w:left w:w="102" w:type="dxa"/>
                  <w:right w:w="102" w:type="dxa"/>
                </w:tcMar>
                <w:vAlign w:val="center"/>
              </w:tcPr>
            </w:tcPrChange>
          </w:tcPr>
          <w:p w14:paraId="2CCB5DF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0" w:author="Codex" w:date="2026-10-05T16:32:41.313017+00:00">
                  <w:rPr>
                    <w:rFonts w:cs="Times New Roman"/>
                    <w:szCs w:val="21"/>
                  </w:rPr>
                </w:rPrChange>
              </w:rPr>
              <w:pPrChange w:id="41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8" w:author="Codex" w:date="2026-10-05T16:32:41.313017+00:00">
                  <w:rPr>
                    <w:rFonts w:cs="Times New Roman"/>
                    <w:szCs w:val="21"/>
                  </w:rPr>
                </w:rPrChange>
              </w:rPr>
              <w:t>-0.02</w:t>
            </w:r>
            <w:r>
              <w:rPr>
                <w:rFonts w:ascii="Times New Roman" w:hAnsi="Times New Roman" w:cs="Times New Roman" w:eastAsia="SimSun"/>
                <w:b w:val="0"/>
                <w:bCs w:val="0"/>
                <w:sz w:val="21"/>
                <w:szCs w:val="21"/>
                <w:rPrChange w:id="4139" w:author="Codex" w:date="2026-10-05T16:32:41.313017+00:00">
                  <w:rPr>
                    <w:rFonts w:cs="Times New Roman"/>
                    <w:szCs w:val="21"/>
                  </w:rPr>
                </w:rPrChange>
              </w:rPr>
              <w:t>（</w:t>
            </w:r>
            <w:r>
              <w:rPr>
                <w:rFonts w:ascii="Times New Roman" w:hAnsi="Times New Roman" w:cs="Times New Roman" w:eastAsia="SimSun"/>
                <w:b w:val="0"/>
                <w:bCs w:val="0"/>
                <w:sz w:val="21"/>
                <w:szCs w:val="21"/>
                <w:rPrChange w:id="4140" w:author="Codex" w:date="2026-10-05T16:32:41.313017+00:00">
                  <w:rPr>
                    <w:rFonts w:cs="Times New Roman"/>
                    <w:szCs w:val="21"/>
                  </w:rPr>
                </w:rPrChange>
              </w:rPr>
              <w:t>-4.69</w:t>
            </w:r>
            <w:r>
              <w:rPr>
                <w:rFonts w:ascii="Times New Roman" w:hAnsi="Times New Roman" w:cs="Times New Roman" w:eastAsia="SimSun"/>
                <w:b w:val="0"/>
                <w:bCs w:val="0"/>
                <w:sz w:val="21"/>
                <w:szCs w:val="21"/>
                <w:rPrChange w:id="4141" w:author="Codex" w:date="2026-10-05T16:32:41.313017+00:00">
                  <w:rPr>
                    <w:rFonts w:cs="Times New Roman"/>
                    <w:szCs w:val="21"/>
                  </w:rPr>
                </w:rPrChange>
              </w:rPr>
              <w:t>，</w:t>
            </w:r>
            <w:r>
              <w:rPr>
                <w:rFonts w:ascii="Times New Roman" w:hAnsi="Times New Roman" w:cs="Times New Roman" w:eastAsia="SimSun"/>
                <w:b w:val="0"/>
                <w:bCs w:val="0"/>
                <w:sz w:val="21"/>
                <w:szCs w:val="21"/>
                <w:rPrChange w:id="4142" w:author="Codex" w:date="2026-10-05T16:32:41.313017+00:00">
                  <w:rPr>
                    <w:rFonts w:cs="Times New Roman"/>
                    <w:szCs w:val="21"/>
                  </w:rPr>
                </w:rPrChange>
              </w:rPr>
              <w:t>4.66</w:t>
            </w:r>
            <w:r>
              <w:rPr>
                <w:rFonts w:ascii="Times New Roman" w:hAnsi="Times New Roman" w:cs="Times New Roman" w:eastAsia="SimSun"/>
                <w:b w:val="0"/>
                <w:bCs w:val="0"/>
                <w:sz w:val="21"/>
                <w:szCs w:val="21"/>
                <w:rPrChange w:id="414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44" w:author="Codex" w:date="2026-10-05T16:32:41.313017+00:00">
              <w:tcPr>
                <w:tcW w:w="0" w:type="auto"/>
                <w:tcBorders>
                  <w:top w:val="nil"/>
                  <w:left w:val="nil"/>
                  <w:bottom w:val="nil"/>
                  <w:right w:val="nil"/>
                </w:tcBorders>
                <w:tcMar>
                  <w:left w:w="102" w:type="dxa"/>
                  <w:right w:w="102" w:type="dxa"/>
                </w:tcMar>
                <w:vAlign w:val="center"/>
              </w:tcPr>
            </w:tcPrChange>
          </w:tcPr>
          <w:p w14:paraId="10E18E4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1" w:author="Codex" w:date="2026-10-05T16:32:41.313017+00:00">
                  <w:rPr>
                    <w:rFonts w:cs="Times New Roman"/>
                    <w:szCs w:val="21"/>
                  </w:rPr>
                </w:rPrChange>
              </w:rPr>
              <w:pPrChange w:id="41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46" w:author="Codex" w:date="2026-10-05T16:32:41.313017+00:00">
                  <w:rPr>
                    <w:rFonts w:cs="Times New Roman"/>
                    <w:szCs w:val="21"/>
                  </w:rPr>
                </w:rPrChange>
              </w:rPr>
              <w:t>6.00</w:t>
            </w:r>
            <w:r>
              <w:rPr>
                <w:rFonts w:ascii="Times New Roman" w:hAnsi="Times New Roman" w:cs="Times New Roman" w:eastAsia="SimSun"/>
                <w:b w:val="0"/>
                <w:bCs w:val="0"/>
                <w:sz w:val="21"/>
                <w:szCs w:val="21"/>
                <w:rPrChange w:id="4147" w:author="Codex" w:date="2026-10-05T16:32:41.313017+00:00">
                  <w:rPr>
                    <w:rFonts w:cs="Times New Roman"/>
                    <w:szCs w:val="21"/>
                  </w:rPr>
                </w:rPrChange>
              </w:rPr>
              <w:t>（</w:t>
            </w:r>
            <w:r>
              <w:rPr>
                <w:rFonts w:ascii="Times New Roman" w:hAnsi="Times New Roman" w:cs="Times New Roman" w:eastAsia="SimSun"/>
                <w:b w:val="0"/>
                <w:bCs w:val="0"/>
                <w:sz w:val="21"/>
                <w:szCs w:val="21"/>
                <w:rPrChange w:id="4148" w:author="Codex" w:date="2026-10-05T16:32:41.313017+00:00">
                  <w:rPr>
                    <w:rFonts w:cs="Times New Roman"/>
                    <w:szCs w:val="21"/>
                  </w:rPr>
                </w:rPrChange>
              </w:rPr>
              <w:t>1.05</w:t>
            </w:r>
            <w:r>
              <w:rPr>
                <w:rFonts w:ascii="Times New Roman" w:hAnsi="Times New Roman" w:cs="Times New Roman" w:eastAsia="SimSun"/>
                <w:b w:val="0"/>
                <w:bCs w:val="0"/>
                <w:sz w:val="21"/>
                <w:szCs w:val="21"/>
                <w:rPrChange w:id="4149" w:author="Codex" w:date="2026-10-05T16:32:41.313017+00:00">
                  <w:rPr>
                    <w:rFonts w:cs="Times New Roman"/>
                    <w:szCs w:val="21"/>
                  </w:rPr>
                </w:rPrChange>
              </w:rPr>
              <w:t>，</w:t>
            </w:r>
            <w:r>
              <w:rPr>
                <w:rFonts w:ascii="Times New Roman" w:hAnsi="Times New Roman" w:cs="Times New Roman" w:eastAsia="SimSun"/>
                <w:b w:val="0"/>
                <w:bCs w:val="0"/>
                <w:sz w:val="21"/>
                <w:szCs w:val="21"/>
                <w:rPrChange w:id="4150" w:author="Codex" w:date="2026-10-05T16:32:41.313017+00:00">
                  <w:rPr>
                    <w:rFonts w:cs="Times New Roman"/>
                    <w:szCs w:val="21"/>
                  </w:rPr>
                </w:rPrChange>
              </w:rPr>
              <w:t>10.96</w:t>
            </w:r>
            <w:r>
              <w:rPr>
                <w:rFonts w:ascii="Times New Roman" w:hAnsi="Times New Roman" w:cs="Times New Roman" w:eastAsia="SimSun"/>
                <w:b w:val="0"/>
                <w:bCs w:val="0"/>
                <w:sz w:val="21"/>
                <w:szCs w:val="21"/>
                <w:rPrChange w:id="415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52" w:author="Codex" w:date="2026-10-05T16:32:41.313017+00:00">
              <w:tcPr>
                <w:tcW w:w="0" w:type="auto"/>
                <w:tcBorders>
                  <w:top w:val="nil"/>
                  <w:left w:val="nil"/>
                  <w:bottom w:val="nil"/>
                  <w:right w:val="nil"/>
                </w:tcBorders>
                <w:tcMar>
                  <w:left w:w="102" w:type="dxa"/>
                  <w:right w:w="102" w:type="dxa"/>
                </w:tcMar>
                <w:vAlign w:val="center"/>
              </w:tcPr>
            </w:tcPrChange>
          </w:tcPr>
          <w:p w14:paraId="381AF0D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2" w:author="Codex" w:date="2026-10-05T16:32:41.313017+00:00">
                  <w:rPr>
                    <w:rFonts w:cs="Times New Roman"/>
                    <w:szCs w:val="21"/>
                  </w:rPr>
                </w:rPrChange>
              </w:rPr>
              <w:pPrChange w:id="415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54" w:author="Codex" w:date="2026-10-05T16:32:41.313017+00:00">
                  <w:rPr>
                    <w:rFonts w:cs="Times New Roman"/>
                    <w:szCs w:val="21"/>
                  </w:rPr>
                </w:rPrChange>
              </w:rPr>
              <w:t>6.02</w:t>
            </w:r>
            <w:r>
              <w:rPr>
                <w:rFonts w:ascii="Times New Roman" w:hAnsi="Times New Roman" w:cs="Times New Roman" w:eastAsia="SimSun"/>
                <w:b w:val="0"/>
                <w:bCs w:val="0"/>
                <w:sz w:val="21"/>
                <w:szCs w:val="21"/>
                <w:rPrChange w:id="4155" w:author="Codex" w:date="2026-10-05T16:32:41.313017+00:00">
                  <w:rPr>
                    <w:rFonts w:cs="Times New Roman"/>
                    <w:szCs w:val="21"/>
                  </w:rPr>
                </w:rPrChange>
              </w:rPr>
              <w:t>（</w:t>
            </w:r>
            <w:r>
              <w:rPr>
                <w:rFonts w:ascii="Times New Roman" w:hAnsi="Times New Roman" w:cs="Times New Roman" w:eastAsia="SimSun"/>
                <w:b w:val="0"/>
                <w:bCs w:val="0"/>
                <w:sz w:val="21"/>
                <w:szCs w:val="21"/>
                <w:rPrChange w:id="4156" w:author="Codex" w:date="2026-10-05T16:32:41.313017+00:00">
                  <w:rPr>
                    <w:rFonts w:cs="Times New Roman"/>
                    <w:szCs w:val="21"/>
                  </w:rPr>
                </w:rPrChange>
              </w:rPr>
              <w:t>-0.19</w:t>
            </w:r>
            <w:r>
              <w:rPr>
                <w:rFonts w:ascii="Times New Roman" w:hAnsi="Times New Roman" w:cs="Times New Roman" w:eastAsia="SimSun"/>
                <w:b w:val="0"/>
                <w:bCs w:val="0"/>
                <w:sz w:val="21"/>
                <w:szCs w:val="21"/>
                <w:rPrChange w:id="4157" w:author="Codex" w:date="2026-10-05T16:32:41.313017+00:00">
                  <w:rPr>
                    <w:rFonts w:cs="Times New Roman"/>
                    <w:szCs w:val="21"/>
                  </w:rPr>
                </w:rPrChange>
              </w:rPr>
              <w:t>，</w:t>
            </w:r>
            <w:r>
              <w:rPr>
                <w:rFonts w:ascii="Times New Roman" w:hAnsi="Times New Roman" w:cs="Times New Roman" w:eastAsia="SimSun"/>
                <w:b w:val="0"/>
                <w:bCs w:val="0"/>
                <w:sz w:val="21"/>
                <w:szCs w:val="21"/>
                <w:rPrChange w:id="4158" w:author="Codex" w:date="2026-10-05T16:32:41.313017+00:00">
                  <w:rPr>
                    <w:rFonts w:cs="Times New Roman"/>
                    <w:szCs w:val="21"/>
                  </w:rPr>
                </w:rPrChange>
              </w:rPr>
              <w:t>12.48</w:t>
            </w:r>
            <w:r>
              <w:rPr>
                <w:rFonts w:ascii="Times New Roman" w:hAnsi="Times New Roman" w:cs="Times New Roman" w:eastAsia="SimSun"/>
                <w:b w:val="0"/>
                <w:bCs w:val="0"/>
                <w:sz w:val="21"/>
                <w:szCs w:val="21"/>
                <w:rPrChange w:id="4159"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160" w:author="Codex" w:date="2026-10-05T16:32:41.313017+00:00">
              <w:tcPr>
                <w:tcW w:w="0" w:type="auto"/>
                <w:tcBorders>
                  <w:top w:val="nil"/>
                  <w:left w:val="nil"/>
                  <w:bottom w:val="nil"/>
                  <w:right w:val="nil"/>
                </w:tcBorders>
                <w:noWrap/>
                <w:tcMar>
                  <w:left w:w="102" w:type="dxa"/>
                  <w:right w:w="102" w:type="dxa"/>
                </w:tcMar>
                <w:vAlign w:val="center"/>
              </w:tcPr>
            </w:tcPrChange>
          </w:tcPr>
          <w:p w14:paraId="7C9615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3" w:author="Codex" w:date="2026-10-05T16:32:41.313017+00:00">
                  <w:rPr>
                    <w:rFonts w:cs="Times New Roman"/>
                    <w:szCs w:val="21"/>
                  </w:rPr>
                </w:rPrChange>
              </w:rPr>
              <w:pPrChange w:id="41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2" w:author="Codex" w:date="2026-10-05T16:32:41.313017+00:00">
                  <w:rPr>
                    <w:rFonts w:cs="Times New Roman"/>
                    <w:szCs w:val="21"/>
                  </w:rPr>
                </w:rPrChange>
              </w:rPr>
              <w:t>.214</w:t>
            </w:r>
          </w:p>
        </w:tc>
      </w:tr>
      <w:tr w:rsidR="004B6004" w14:paraId="11D8CF1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163" w:author="Codex" w:date="2026-10-05T16:32:41.313017+00:00">
              <w:tcPr>
                <w:tcW w:w="0" w:type="auto"/>
                <w:tcBorders>
                  <w:top w:val="nil"/>
                  <w:left w:val="nil"/>
                  <w:bottom w:val="nil"/>
                  <w:right w:val="nil"/>
                </w:tcBorders>
                <w:noWrap/>
                <w:tcMar>
                  <w:left w:w="102" w:type="dxa"/>
                  <w:right w:w="102" w:type="dxa"/>
                </w:tcMar>
                <w:vAlign w:val="center"/>
              </w:tcPr>
            </w:tcPrChange>
          </w:tcPr>
          <w:p w14:paraId="24AA4A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4" w:author="Codex" w:date="2026-10-05T16:32:41.313017+00:00">
                  <w:rPr>
                    <w:rFonts w:cs="Times New Roman"/>
                    <w:szCs w:val="21"/>
                  </w:rPr>
                </w:rPrChange>
              </w:rPr>
              <w:pPrChange w:id="41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5" w:author="Codex" w:date="2026-10-05T16:32:41.313017+00:00">
                  <w:rPr>
                    <w:rFonts w:cs="Times New Roman"/>
                    <w:szCs w:val="21"/>
                  </w:rPr>
                </w:rPrChange>
              </w:rPr>
              <w:t>AR‑S</w:t>
            </w:r>
          </w:p>
        </w:tc>
        <w:tc>
          <w:tcPr>
            <w:tcW w:w="0" w:type="auto"/>
            <w:tcBorders>
              <w:top w:val="nil"/>
              <w:left w:val="nil"/>
              <w:bottom w:val="nil"/>
              <w:right w:val="nil"/>
              <w:insideH w:val="nil"/>
              <w:insideV w:val="nil"/>
            </w:tcBorders>
            <w:noWrap/>
            <w:tcMar>
              <w:left w:w="102" w:type="dxa"/>
              <w:right w:w="102" w:type="dxa"/>
            </w:tcMar>
            <w:vAlign w:val="center"/>
            <w:tcPrChange w:id="4166" w:author="Codex" w:date="2026-10-05T16:32:41.313017+00:00">
              <w:tcPr>
                <w:tcW w:w="0" w:type="auto"/>
                <w:tcBorders>
                  <w:top w:val="nil"/>
                  <w:left w:val="nil"/>
                  <w:bottom w:val="nil"/>
                  <w:right w:val="nil"/>
                </w:tcBorders>
                <w:noWrap/>
                <w:tcMar>
                  <w:left w:w="102" w:type="dxa"/>
                  <w:right w:w="102" w:type="dxa"/>
                </w:tcMar>
                <w:vAlign w:val="center"/>
              </w:tcPr>
            </w:tcPrChange>
          </w:tcPr>
          <w:p w14:paraId="34057C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5" w:author="Codex" w:date="2026-10-05T16:32:41.313017+00:00">
                  <w:rPr>
                    <w:rFonts w:cs="Times New Roman"/>
                    <w:szCs w:val="21"/>
                  </w:rPr>
                </w:rPrChange>
              </w:rPr>
              <w:pPrChange w:id="416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8" w:author="Codex" w:date="2026-10-05T16:32:41.313017+00:00">
                  <w:rPr>
                    <w:rFonts w:cs="Times New Roman"/>
                    <w:szCs w:val="21"/>
                  </w:rPr>
                </w:rPrChange>
              </w:rPr>
              <w:t>0.287</w:t>
            </w:r>
          </w:p>
        </w:tc>
        <w:tc>
          <w:tcPr>
            <w:tcW w:w="0" w:type="auto"/>
            <w:tcBorders>
              <w:top w:val="nil"/>
              <w:left w:val="nil"/>
              <w:bottom w:val="nil"/>
              <w:right w:val="nil"/>
              <w:insideH w:val="nil"/>
              <w:insideV w:val="nil"/>
            </w:tcBorders>
            <w:noWrap/>
            <w:tcMar>
              <w:left w:w="102" w:type="dxa"/>
              <w:right w:w="102" w:type="dxa"/>
            </w:tcMar>
            <w:vAlign w:val="center"/>
            <w:tcPrChange w:id="4169" w:author="Codex" w:date="2026-10-05T16:32:41.313017+00:00">
              <w:tcPr>
                <w:tcW w:w="0" w:type="auto"/>
                <w:tcBorders>
                  <w:top w:val="nil"/>
                  <w:left w:val="nil"/>
                  <w:bottom w:val="nil"/>
                  <w:right w:val="nil"/>
                </w:tcBorders>
                <w:noWrap/>
                <w:tcMar>
                  <w:left w:w="102" w:type="dxa"/>
                  <w:right w:w="102" w:type="dxa"/>
                </w:tcMar>
                <w:vAlign w:val="center"/>
              </w:tcPr>
            </w:tcPrChange>
          </w:tcPr>
          <w:p w14:paraId="5194CA1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6" w:author="Codex" w:date="2026-10-05T16:32:41.313017+00:00">
                  <w:rPr>
                    <w:rFonts w:cs="Times New Roman"/>
                    <w:szCs w:val="21"/>
                  </w:rPr>
                </w:rPrChange>
              </w:rPr>
              <w:pPrChange w:id="417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1" w:author="Codex" w:date="2026-10-05T16:32:41.313017+00:00">
                  <w:rPr>
                    <w:rFonts w:cs="Times New Roman"/>
                    <w:szCs w:val="21"/>
                  </w:rPr>
                </w:rPrChange>
              </w:rPr>
              <w:t>0.327</w:t>
            </w:r>
          </w:p>
        </w:tc>
        <w:tc>
          <w:tcPr>
            <w:tcW w:w="0" w:type="auto"/>
            <w:tcBorders>
              <w:top w:val="nil"/>
              <w:left w:val="nil"/>
              <w:bottom w:val="nil"/>
              <w:right w:val="nil"/>
              <w:insideH w:val="nil"/>
              <w:insideV w:val="nil"/>
            </w:tcBorders>
            <w:noWrap/>
            <w:tcMar>
              <w:left w:w="102" w:type="dxa"/>
              <w:right w:w="102" w:type="dxa"/>
            </w:tcMar>
            <w:vAlign w:val="center"/>
            <w:tcPrChange w:id="4172" w:author="Codex" w:date="2026-10-05T16:32:41.313017+00:00">
              <w:tcPr>
                <w:tcW w:w="0" w:type="auto"/>
                <w:tcBorders>
                  <w:top w:val="nil"/>
                  <w:left w:val="nil"/>
                  <w:bottom w:val="nil"/>
                  <w:right w:val="nil"/>
                </w:tcBorders>
                <w:noWrap/>
                <w:tcMar>
                  <w:left w:w="102" w:type="dxa"/>
                  <w:right w:w="102" w:type="dxa"/>
                </w:tcMar>
                <w:vAlign w:val="center"/>
              </w:tcPr>
            </w:tcPrChange>
          </w:tcPr>
          <w:p w14:paraId="54197B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7" w:author="Codex" w:date="2026-10-05T16:32:41.313017+00:00">
                  <w:rPr>
                    <w:rFonts w:cs="Times New Roman"/>
                    <w:szCs w:val="21"/>
                  </w:rPr>
                </w:rPrChange>
              </w:rPr>
              <w:pPrChange w:id="41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4" w:author="Codex" w:date="2026-10-05T16:32:41.313017+00:00">
                  <w:rPr>
                    <w:rFonts w:cs="Times New Roman"/>
                    <w:szCs w:val="21"/>
                  </w:rPr>
                </w:rPrChange>
              </w:rPr>
              <w:t>0.334</w:t>
            </w:r>
          </w:p>
        </w:tc>
        <w:tc>
          <w:tcPr>
            <w:tcW w:w="0" w:type="auto"/>
            <w:tcBorders>
              <w:top w:val="nil"/>
              <w:left w:val="nil"/>
              <w:bottom w:val="nil"/>
              <w:right w:val="nil"/>
              <w:insideH w:val="nil"/>
              <w:insideV w:val="nil"/>
            </w:tcBorders>
            <w:noWrap/>
            <w:tcMar>
              <w:left w:w="102" w:type="dxa"/>
              <w:right w:w="102" w:type="dxa"/>
            </w:tcMar>
            <w:vAlign w:val="center"/>
            <w:tcPrChange w:id="4175" w:author="Codex" w:date="2026-10-05T16:32:41.313017+00:00">
              <w:tcPr>
                <w:tcW w:w="0" w:type="auto"/>
                <w:tcBorders>
                  <w:top w:val="nil"/>
                  <w:left w:val="nil"/>
                  <w:bottom w:val="nil"/>
                  <w:right w:val="nil"/>
                </w:tcBorders>
                <w:noWrap/>
                <w:tcMar>
                  <w:left w:w="102" w:type="dxa"/>
                  <w:right w:w="102" w:type="dxa"/>
                </w:tcMar>
                <w:vAlign w:val="center"/>
              </w:tcPr>
            </w:tcPrChange>
          </w:tcPr>
          <w:p w14:paraId="70A83D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8" w:author="Codex" w:date="2026-10-05T16:32:41.313017+00:00">
                  <w:rPr>
                    <w:rFonts w:cs="Times New Roman"/>
                    <w:szCs w:val="21"/>
                  </w:rPr>
                </w:rPrChange>
              </w:rPr>
              <w:pPrChange w:id="417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7" w:author="Codex" w:date="2026-10-05T16:32:41.313017+00:00">
                  <w:rPr>
                    <w:rFonts w:cs="Times New Roman"/>
                    <w:szCs w:val="21"/>
                  </w:rPr>
                </w:rPrChange>
              </w:rPr>
              <w:t>0.286</w:t>
            </w:r>
          </w:p>
        </w:tc>
        <w:tc>
          <w:tcPr>
            <w:tcW w:w="0" w:type="auto"/>
            <w:tcBorders>
              <w:top w:val="nil"/>
              <w:left w:val="nil"/>
              <w:bottom w:val="nil"/>
              <w:right w:val="nil"/>
              <w:insideH w:val="nil"/>
              <w:insideV w:val="nil"/>
            </w:tcBorders>
            <w:tcMar>
              <w:left w:w="102" w:type="dxa"/>
              <w:right w:w="102" w:type="dxa"/>
            </w:tcMar>
            <w:vAlign w:val="center"/>
            <w:tcPrChange w:id="4178" w:author="Codex" w:date="2026-10-05T16:32:41.313017+00:00">
              <w:tcPr>
                <w:tcW w:w="0" w:type="auto"/>
                <w:tcBorders>
                  <w:top w:val="nil"/>
                  <w:left w:val="nil"/>
                  <w:bottom w:val="nil"/>
                  <w:right w:val="nil"/>
                </w:tcBorders>
                <w:tcMar>
                  <w:left w:w="102" w:type="dxa"/>
                  <w:right w:w="102" w:type="dxa"/>
                </w:tcMar>
                <w:vAlign w:val="center"/>
              </w:tcPr>
            </w:tcPrChange>
          </w:tcPr>
          <w:p w14:paraId="013E0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9" w:author="Codex" w:date="2026-10-05T16:32:41.313017+00:00">
                  <w:rPr>
                    <w:rFonts w:cs="Times New Roman"/>
                    <w:szCs w:val="21"/>
                  </w:rPr>
                </w:rPrChange>
              </w:rPr>
              <w:pPrChange w:id="41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80" w:author="Codex" w:date="2026-10-05T16:32:41.313017+00:00">
                  <w:rPr>
                    <w:rFonts w:cs="Times New Roman"/>
                    <w:szCs w:val="21"/>
                  </w:rPr>
                </w:rPrChange>
              </w:rPr>
              <w:t>4.04</w:t>
            </w:r>
            <w:r>
              <w:rPr>
                <w:rFonts w:ascii="Times New Roman" w:hAnsi="Times New Roman" w:cs="Times New Roman" w:eastAsia="SimSun"/>
                <w:b w:val="0"/>
                <w:bCs w:val="0"/>
                <w:sz w:val="21"/>
                <w:szCs w:val="21"/>
                <w:rPrChange w:id="4181" w:author="Codex" w:date="2026-10-05T16:32:41.313017+00:00">
                  <w:rPr>
                    <w:rFonts w:cs="Times New Roman"/>
                    <w:szCs w:val="21"/>
                  </w:rPr>
                </w:rPrChange>
              </w:rPr>
              <w:t>（</w:t>
            </w:r>
            <w:r>
              <w:rPr>
                <w:rFonts w:ascii="Times New Roman" w:hAnsi="Times New Roman" w:cs="Times New Roman" w:eastAsia="SimSun"/>
                <w:b w:val="0"/>
                <w:bCs w:val="0"/>
                <w:sz w:val="21"/>
                <w:szCs w:val="21"/>
                <w:rPrChange w:id="4182" w:author="Codex" w:date="2026-10-05T16:32:41.313017+00:00">
                  <w:rPr>
                    <w:rFonts w:cs="Times New Roman"/>
                    <w:szCs w:val="21"/>
                  </w:rPr>
                </w:rPrChange>
              </w:rPr>
              <w:t>1.66</w:t>
            </w:r>
            <w:r>
              <w:rPr>
                <w:rFonts w:ascii="Times New Roman" w:hAnsi="Times New Roman" w:cs="Times New Roman" w:eastAsia="SimSun"/>
                <w:b w:val="0"/>
                <w:bCs w:val="0"/>
                <w:sz w:val="21"/>
                <w:szCs w:val="21"/>
                <w:rPrChange w:id="4183" w:author="Codex" w:date="2026-10-05T16:32:41.313017+00:00">
                  <w:rPr>
                    <w:rFonts w:cs="Times New Roman"/>
                    <w:szCs w:val="21"/>
                  </w:rPr>
                </w:rPrChange>
              </w:rPr>
              <w:t>，</w:t>
            </w:r>
            <w:r>
              <w:rPr>
                <w:rFonts w:ascii="Times New Roman" w:hAnsi="Times New Roman" w:cs="Times New Roman" w:eastAsia="SimSun"/>
                <w:b w:val="0"/>
                <w:bCs w:val="0"/>
                <w:sz w:val="21"/>
                <w:szCs w:val="21"/>
                <w:rPrChange w:id="4184" w:author="Codex" w:date="2026-10-05T16:32:41.313017+00:00">
                  <w:rPr>
                    <w:rFonts w:cs="Times New Roman"/>
                    <w:szCs w:val="21"/>
                  </w:rPr>
                </w:rPrChange>
              </w:rPr>
              <w:t>6.41</w:t>
            </w:r>
            <w:r>
              <w:rPr>
                <w:rFonts w:ascii="Times New Roman" w:hAnsi="Times New Roman" w:cs="Times New Roman" w:eastAsia="SimSun"/>
                <w:b w:val="0"/>
                <w:bCs w:val="0"/>
                <w:sz w:val="21"/>
                <w:szCs w:val="21"/>
                <w:rPrChange w:id="418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86" w:author="Codex" w:date="2026-10-05T16:32:41.313017+00:00">
              <w:tcPr>
                <w:tcW w:w="0" w:type="auto"/>
                <w:tcBorders>
                  <w:top w:val="nil"/>
                  <w:left w:val="nil"/>
                  <w:bottom w:val="nil"/>
                  <w:right w:val="nil"/>
                </w:tcBorders>
                <w:tcMar>
                  <w:left w:w="102" w:type="dxa"/>
                  <w:right w:w="102" w:type="dxa"/>
                </w:tcMar>
                <w:vAlign w:val="center"/>
              </w:tcPr>
            </w:tcPrChange>
          </w:tcPr>
          <w:p w14:paraId="43C339B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0" w:author="Codex" w:date="2026-10-05T16:32:41.313017+00:00">
                  <w:rPr>
                    <w:rFonts w:cs="Times New Roman"/>
                    <w:szCs w:val="21"/>
                  </w:rPr>
                </w:rPrChange>
              </w:rPr>
              <w:pPrChange w:id="41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88" w:author="Codex" w:date="2026-10-05T16:32:41.313017+00:00">
                  <w:rPr>
                    <w:rFonts w:cs="Times New Roman"/>
                    <w:szCs w:val="21"/>
                  </w:rPr>
                </w:rPrChange>
              </w:rPr>
              <w:t>-4.73</w:t>
            </w:r>
            <w:r>
              <w:rPr>
                <w:rFonts w:ascii="Times New Roman" w:hAnsi="Times New Roman" w:cs="Times New Roman" w:eastAsia="SimSun"/>
                <w:b w:val="0"/>
                <w:bCs w:val="0"/>
                <w:sz w:val="21"/>
                <w:szCs w:val="21"/>
                <w:rPrChange w:id="4189" w:author="Codex" w:date="2026-10-05T16:32:41.313017+00:00">
                  <w:rPr>
                    <w:rFonts w:cs="Times New Roman"/>
                    <w:szCs w:val="21"/>
                  </w:rPr>
                </w:rPrChange>
              </w:rPr>
              <w:t>（</w:t>
            </w:r>
            <w:r>
              <w:rPr>
                <w:rFonts w:ascii="Times New Roman" w:hAnsi="Times New Roman" w:cs="Times New Roman" w:eastAsia="SimSun"/>
                <w:b w:val="0"/>
                <w:bCs w:val="0"/>
                <w:sz w:val="21"/>
                <w:szCs w:val="21"/>
                <w:rPrChange w:id="4190" w:author="Codex" w:date="2026-10-05T16:32:41.313017+00:00">
                  <w:rPr>
                    <w:rFonts w:cs="Times New Roman"/>
                    <w:szCs w:val="21"/>
                  </w:rPr>
                </w:rPrChange>
              </w:rPr>
              <w:t>-10.22</w:t>
            </w:r>
            <w:r>
              <w:rPr>
                <w:rFonts w:ascii="Times New Roman" w:hAnsi="Times New Roman" w:cs="Times New Roman" w:eastAsia="SimSun"/>
                <w:b w:val="0"/>
                <w:bCs w:val="0"/>
                <w:sz w:val="21"/>
                <w:szCs w:val="21"/>
                <w:rPrChange w:id="4191" w:author="Codex" w:date="2026-10-05T16:32:41.313017+00:00">
                  <w:rPr>
                    <w:rFonts w:cs="Times New Roman"/>
                    <w:szCs w:val="21"/>
                  </w:rPr>
                </w:rPrChange>
              </w:rPr>
              <w:t>，</w:t>
            </w:r>
            <w:r>
              <w:rPr>
                <w:rFonts w:ascii="Times New Roman" w:hAnsi="Times New Roman" w:cs="Times New Roman" w:eastAsia="SimSun"/>
                <w:b w:val="0"/>
                <w:bCs w:val="0"/>
                <w:sz w:val="21"/>
                <w:szCs w:val="21"/>
                <w:rPrChange w:id="4192" w:author="Codex" w:date="2026-10-05T16:32:41.313017+00:00">
                  <w:rPr>
                    <w:rFonts w:cs="Times New Roman"/>
                    <w:szCs w:val="21"/>
                  </w:rPr>
                </w:rPrChange>
              </w:rPr>
              <w:t>0.77</w:t>
            </w:r>
            <w:r>
              <w:rPr>
                <w:rFonts w:ascii="Times New Roman" w:hAnsi="Times New Roman" w:cs="Times New Roman" w:eastAsia="SimSun"/>
                <w:b w:val="0"/>
                <w:bCs w:val="0"/>
                <w:sz w:val="21"/>
                <w:szCs w:val="21"/>
                <w:rPrChange w:id="419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94" w:author="Codex" w:date="2026-10-05T16:32:41.313017+00:00">
              <w:tcPr>
                <w:tcW w:w="0" w:type="auto"/>
                <w:tcBorders>
                  <w:top w:val="nil"/>
                  <w:left w:val="nil"/>
                  <w:bottom w:val="nil"/>
                  <w:right w:val="nil"/>
                </w:tcBorders>
                <w:tcMar>
                  <w:left w:w="102" w:type="dxa"/>
                  <w:right w:w="102" w:type="dxa"/>
                </w:tcMar>
                <w:vAlign w:val="center"/>
              </w:tcPr>
            </w:tcPrChange>
          </w:tcPr>
          <w:p w14:paraId="3389C5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1" w:author="Codex" w:date="2026-10-05T16:32:41.313017+00:00">
                  <w:rPr>
                    <w:rFonts w:cs="Times New Roman"/>
                    <w:szCs w:val="21"/>
                  </w:rPr>
                </w:rPrChange>
              </w:rPr>
              <w:pPrChange w:id="41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96" w:author="Codex" w:date="2026-10-05T16:32:41.313017+00:00">
                  <w:rPr>
                    <w:rFonts w:cs="Times New Roman"/>
                    <w:szCs w:val="21"/>
                  </w:rPr>
                </w:rPrChange>
              </w:rPr>
              <w:t>-8.76</w:t>
            </w:r>
            <w:r>
              <w:rPr>
                <w:rFonts w:ascii="Times New Roman" w:hAnsi="Times New Roman" w:cs="Times New Roman" w:eastAsia="SimSun"/>
                <w:b w:val="0"/>
                <w:bCs w:val="0"/>
                <w:sz w:val="21"/>
                <w:szCs w:val="21"/>
                <w:rPrChange w:id="4197" w:author="Codex" w:date="2026-10-05T16:32:41.313017+00:00">
                  <w:rPr>
                    <w:rFonts w:cs="Times New Roman"/>
                    <w:szCs w:val="21"/>
                  </w:rPr>
                </w:rPrChange>
              </w:rPr>
              <w:t>（</w:t>
            </w:r>
            <w:r>
              <w:rPr>
                <w:rFonts w:ascii="Times New Roman" w:hAnsi="Times New Roman" w:cs="Times New Roman" w:eastAsia="SimSun"/>
                <w:b w:val="0"/>
                <w:bCs w:val="0"/>
                <w:sz w:val="21"/>
                <w:szCs w:val="21"/>
                <w:rPrChange w:id="4198" w:author="Codex" w:date="2026-10-05T16:32:41.313017+00:00">
                  <w:rPr>
                    <w:rFonts w:cs="Times New Roman"/>
                    <w:szCs w:val="21"/>
                  </w:rPr>
                </w:rPrChange>
              </w:rPr>
              <w:t>-14.79</w:t>
            </w:r>
            <w:r>
              <w:rPr>
                <w:rFonts w:ascii="Times New Roman" w:hAnsi="Times New Roman" w:cs="Times New Roman" w:eastAsia="SimSun"/>
                <w:b w:val="0"/>
                <w:bCs w:val="0"/>
                <w:sz w:val="21"/>
                <w:szCs w:val="21"/>
                <w:rPrChange w:id="4199" w:author="Codex" w:date="2026-10-05T16:32:41.313017+00:00">
                  <w:rPr>
                    <w:rFonts w:cs="Times New Roman"/>
                    <w:szCs w:val="21"/>
                  </w:rPr>
                </w:rPrChange>
              </w:rPr>
              <w:t>，</w:t>
            </w:r>
            <w:r>
              <w:rPr>
                <w:rFonts w:ascii="Times New Roman" w:hAnsi="Times New Roman" w:cs="Times New Roman" w:eastAsia="SimSun"/>
                <w:b w:val="0"/>
                <w:bCs w:val="0"/>
                <w:sz w:val="21"/>
                <w:szCs w:val="21"/>
                <w:rPrChange w:id="4200" w:author="Codex" w:date="2026-10-05T16:32:41.313017+00:00">
                  <w:rPr>
                    <w:rFonts w:cs="Times New Roman"/>
                    <w:szCs w:val="21"/>
                  </w:rPr>
                </w:rPrChange>
              </w:rPr>
              <w:t>-2.41</w:t>
            </w:r>
            <w:r>
              <w:rPr>
                <w:rFonts w:ascii="Times New Roman" w:hAnsi="Times New Roman" w:cs="Times New Roman" w:eastAsia="SimSun"/>
                <w:b w:val="0"/>
                <w:bCs w:val="0"/>
                <w:sz w:val="21"/>
                <w:szCs w:val="21"/>
                <w:rPrChange w:id="4201"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02" w:author="Codex" w:date="2026-10-05T16:32:41.313017+00:00">
              <w:tcPr>
                <w:tcW w:w="0" w:type="auto"/>
                <w:tcBorders>
                  <w:top w:val="nil"/>
                  <w:left w:val="nil"/>
                  <w:bottom w:val="nil"/>
                  <w:right w:val="nil"/>
                </w:tcBorders>
                <w:noWrap/>
                <w:tcMar>
                  <w:left w:w="102" w:type="dxa"/>
                  <w:right w:w="102" w:type="dxa"/>
                </w:tcMar>
                <w:vAlign w:val="center"/>
              </w:tcPr>
            </w:tcPrChange>
          </w:tcPr>
          <w:p w14:paraId="47689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2" w:author="Codex" w:date="2026-10-05T16:32:41.313017+00:00">
                  <w:rPr>
                    <w:rFonts w:cs="Times New Roman"/>
                    <w:szCs w:val="21"/>
                  </w:rPr>
                </w:rPrChange>
              </w:rPr>
              <w:pPrChange w:id="42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04" w:author="Codex" w:date="2026-10-05T16:32:41.313017+00:00">
                  <w:rPr>
                    <w:rFonts w:cs="Times New Roman"/>
                    <w:szCs w:val="21"/>
                  </w:rPr>
                </w:rPrChange>
              </w:rPr>
              <w:t>.032</w:t>
            </w:r>
          </w:p>
        </w:tc>
      </w:tr>
      <w:tr w:rsidR="004B6004" w14:paraId="7383B3E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05" w:author="Codex" w:date="2026-10-05T16:32:41.313017+00:00">
              <w:tcPr>
                <w:tcW w:w="0" w:type="auto"/>
                <w:tcBorders>
                  <w:top w:val="nil"/>
                  <w:left w:val="nil"/>
                  <w:bottom w:val="nil"/>
                  <w:right w:val="nil"/>
                </w:tcBorders>
                <w:noWrap/>
                <w:tcMar>
                  <w:left w:w="102" w:type="dxa"/>
                  <w:right w:w="102" w:type="dxa"/>
                </w:tcMar>
                <w:vAlign w:val="center"/>
              </w:tcPr>
            </w:tcPrChange>
          </w:tcPr>
          <w:p w14:paraId="458D3B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3" w:author="Codex" w:date="2026-10-05T16:32:41.313017+00:00">
                  <w:rPr>
                    <w:rFonts w:cs="Times New Roman"/>
                    <w:szCs w:val="21"/>
                  </w:rPr>
                </w:rPrChange>
              </w:rPr>
              <w:pPrChange w:id="42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07" w:author="Codex" w:date="2026-10-05T16:32:41.313017+00:00">
                  <w:rPr>
                    <w:rFonts w:cs="Times New Roman"/>
                    <w:szCs w:val="21"/>
                  </w:rPr>
                </w:rPrChange>
              </w:rPr>
              <w:t>AR‑P</w:t>
            </w:r>
          </w:p>
        </w:tc>
        <w:tc>
          <w:tcPr>
            <w:tcW w:w="0" w:type="auto"/>
            <w:tcBorders>
              <w:top w:val="nil"/>
              <w:left w:val="nil"/>
              <w:bottom w:val="nil"/>
              <w:right w:val="nil"/>
              <w:insideH w:val="nil"/>
              <w:insideV w:val="nil"/>
            </w:tcBorders>
            <w:noWrap/>
            <w:tcMar>
              <w:left w:w="102" w:type="dxa"/>
              <w:right w:w="102" w:type="dxa"/>
            </w:tcMar>
            <w:vAlign w:val="center"/>
            <w:tcPrChange w:id="4208" w:author="Codex" w:date="2026-10-05T16:32:41.313017+00:00">
              <w:tcPr>
                <w:tcW w:w="0" w:type="auto"/>
                <w:tcBorders>
                  <w:top w:val="nil"/>
                  <w:left w:val="nil"/>
                  <w:bottom w:val="nil"/>
                  <w:right w:val="nil"/>
                </w:tcBorders>
                <w:noWrap/>
                <w:tcMar>
                  <w:left w:w="102" w:type="dxa"/>
                  <w:right w:w="102" w:type="dxa"/>
                </w:tcMar>
                <w:vAlign w:val="center"/>
              </w:tcPr>
            </w:tcPrChange>
          </w:tcPr>
          <w:p w14:paraId="563787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4" w:author="Codex" w:date="2026-10-05T16:32:41.313017+00:00">
                  <w:rPr>
                    <w:rFonts w:cs="Times New Roman"/>
                    <w:szCs w:val="21"/>
                  </w:rPr>
                </w:rPrChange>
              </w:rPr>
              <w:pPrChange w:id="420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0" w:author="Codex" w:date="2026-10-05T16:32:41.313017+00:00">
                  <w:rPr>
                    <w:rFonts w:cs="Times New Roman"/>
                    <w:szCs w:val="21"/>
                  </w:rPr>
                </w:rPrChange>
              </w:rPr>
              <w:t>0.290</w:t>
            </w:r>
          </w:p>
        </w:tc>
        <w:tc>
          <w:tcPr>
            <w:tcW w:w="0" w:type="auto"/>
            <w:tcBorders>
              <w:top w:val="nil"/>
              <w:left w:val="nil"/>
              <w:bottom w:val="nil"/>
              <w:right w:val="nil"/>
              <w:insideH w:val="nil"/>
              <w:insideV w:val="nil"/>
            </w:tcBorders>
            <w:noWrap/>
            <w:tcMar>
              <w:left w:w="102" w:type="dxa"/>
              <w:right w:w="102" w:type="dxa"/>
            </w:tcMar>
            <w:vAlign w:val="center"/>
            <w:tcPrChange w:id="4211" w:author="Codex" w:date="2026-10-05T16:32:41.313017+00:00">
              <w:tcPr>
                <w:tcW w:w="0" w:type="auto"/>
                <w:tcBorders>
                  <w:top w:val="nil"/>
                  <w:left w:val="nil"/>
                  <w:bottom w:val="nil"/>
                  <w:right w:val="nil"/>
                </w:tcBorders>
                <w:noWrap/>
                <w:tcMar>
                  <w:left w:w="102" w:type="dxa"/>
                  <w:right w:w="102" w:type="dxa"/>
                </w:tcMar>
                <w:vAlign w:val="center"/>
              </w:tcPr>
            </w:tcPrChange>
          </w:tcPr>
          <w:p w14:paraId="2B50A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5" w:author="Codex" w:date="2026-10-05T16:32:41.313017+00:00">
                  <w:rPr>
                    <w:rFonts w:cs="Times New Roman"/>
                    <w:szCs w:val="21"/>
                  </w:rPr>
                </w:rPrChange>
              </w:rPr>
              <w:pPrChange w:id="42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3" w:author="Codex" w:date="2026-10-05T16:32:41.313017+00:00">
                  <w:rPr>
                    <w:rFonts w:cs="Times New Roman"/>
                    <w:szCs w:val="21"/>
                  </w:rPr>
                </w:rPrChange>
              </w:rPr>
              <w:t>0.305</w:t>
            </w:r>
          </w:p>
        </w:tc>
        <w:tc>
          <w:tcPr>
            <w:tcW w:w="0" w:type="auto"/>
            <w:tcBorders>
              <w:top w:val="nil"/>
              <w:left w:val="nil"/>
              <w:bottom w:val="nil"/>
              <w:right w:val="nil"/>
              <w:insideH w:val="nil"/>
              <w:insideV w:val="nil"/>
            </w:tcBorders>
            <w:noWrap/>
            <w:tcMar>
              <w:left w:w="102" w:type="dxa"/>
              <w:right w:w="102" w:type="dxa"/>
            </w:tcMar>
            <w:vAlign w:val="center"/>
            <w:tcPrChange w:id="4214" w:author="Codex" w:date="2026-10-05T16:32:41.313017+00:00">
              <w:tcPr>
                <w:tcW w:w="0" w:type="auto"/>
                <w:tcBorders>
                  <w:top w:val="nil"/>
                  <w:left w:val="nil"/>
                  <w:bottom w:val="nil"/>
                  <w:right w:val="nil"/>
                </w:tcBorders>
                <w:noWrap/>
                <w:tcMar>
                  <w:left w:w="102" w:type="dxa"/>
                  <w:right w:w="102" w:type="dxa"/>
                </w:tcMar>
                <w:vAlign w:val="center"/>
              </w:tcPr>
            </w:tcPrChange>
          </w:tcPr>
          <w:p w14:paraId="4FEF80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6" w:author="Codex" w:date="2026-10-05T16:32:41.313017+00:00">
                  <w:rPr>
                    <w:rFonts w:cs="Times New Roman"/>
                    <w:szCs w:val="21"/>
                  </w:rPr>
                </w:rPrChange>
              </w:rPr>
              <w:pPrChange w:id="42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6" w:author="Codex" w:date="2026-10-05T16:32:41.313017+00:00">
                  <w:rPr>
                    <w:rFonts w:cs="Times New Roman"/>
                    <w:szCs w:val="21"/>
                  </w:rPr>
                </w:rPrChange>
              </w:rPr>
              <w:t>0.279</w:t>
            </w:r>
          </w:p>
        </w:tc>
        <w:tc>
          <w:tcPr>
            <w:tcW w:w="0" w:type="auto"/>
            <w:tcBorders>
              <w:top w:val="nil"/>
              <w:left w:val="nil"/>
              <w:bottom w:val="nil"/>
              <w:right w:val="nil"/>
              <w:insideH w:val="nil"/>
              <w:insideV w:val="nil"/>
            </w:tcBorders>
            <w:noWrap/>
            <w:tcMar>
              <w:left w:w="102" w:type="dxa"/>
              <w:right w:w="102" w:type="dxa"/>
            </w:tcMar>
            <w:vAlign w:val="center"/>
            <w:tcPrChange w:id="4217" w:author="Codex" w:date="2026-10-05T16:32:41.313017+00:00">
              <w:tcPr>
                <w:tcW w:w="0" w:type="auto"/>
                <w:tcBorders>
                  <w:top w:val="nil"/>
                  <w:left w:val="nil"/>
                  <w:bottom w:val="nil"/>
                  <w:right w:val="nil"/>
                </w:tcBorders>
                <w:noWrap/>
                <w:tcMar>
                  <w:left w:w="102" w:type="dxa"/>
                  <w:right w:w="102" w:type="dxa"/>
                </w:tcMar>
                <w:vAlign w:val="center"/>
              </w:tcPr>
            </w:tcPrChange>
          </w:tcPr>
          <w:p w14:paraId="323045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7" w:author="Codex" w:date="2026-10-05T16:32:41.313017+00:00">
                  <w:rPr>
                    <w:rFonts w:cs="Times New Roman"/>
                    <w:szCs w:val="21"/>
                  </w:rPr>
                </w:rPrChange>
              </w:rPr>
              <w:pPrChange w:id="42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9" w:author="Codex" w:date="2026-10-05T16:32:41.313017+00:00">
                  <w:rPr>
                    <w:rFonts w:cs="Times New Roman"/>
                    <w:szCs w:val="21"/>
                  </w:rPr>
                </w:rPrChange>
              </w:rPr>
              <w:t>0.361</w:t>
            </w:r>
          </w:p>
        </w:tc>
        <w:tc>
          <w:tcPr>
            <w:tcW w:w="0" w:type="auto"/>
            <w:tcBorders>
              <w:top w:val="nil"/>
              <w:left w:val="nil"/>
              <w:bottom w:val="nil"/>
              <w:right w:val="nil"/>
              <w:insideH w:val="nil"/>
              <w:insideV w:val="nil"/>
            </w:tcBorders>
            <w:tcMar>
              <w:left w:w="102" w:type="dxa"/>
              <w:right w:w="102" w:type="dxa"/>
            </w:tcMar>
            <w:vAlign w:val="center"/>
            <w:tcPrChange w:id="4220" w:author="Codex" w:date="2026-10-05T16:32:41.313017+00:00">
              <w:tcPr>
                <w:tcW w:w="0" w:type="auto"/>
                <w:tcBorders>
                  <w:top w:val="nil"/>
                  <w:left w:val="nil"/>
                  <w:bottom w:val="nil"/>
                  <w:right w:val="nil"/>
                </w:tcBorders>
                <w:tcMar>
                  <w:left w:w="102" w:type="dxa"/>
                  <w:right w:w="102" w:type="dxa"/>
                </w:tcMar>
                <w:vAlign w:val="center"/>
              </w:tcPr>
            </w:tcPrChange>
          </w:tcPr>
          <w:p w14:paraId="00D5F39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8" w:author="Codex" w:date="2026-10-05T16:32:41.313017+00:00">
                  <w:rPr>
                    <w:rFonts w:cs="Times New Roman"/>
                    <w:szCs w:val="21"/>
                  </w:rPr>
                </w:rPrChange>
              </w:rPr>
              <w:pPrChange w:id="42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22" w:author="Codex" w:date="2026-10-05T16:32:41.313017+00:00">
                  <w:rPr>
                    <w:rFonts w:cs="Times New Roman"/>
                    <w:szCs w:val="21"/>
                  </w:rPr>
                </w:rPrChange>
              </w:rPr>
              <w:t>1.45</w:t>
            </w:r>
            <w:r>
              <w:rPr>
                <w:rFonts w:ascii="Times New Roman" w:hAnsi="Times New Roman" w:cs="Times New Roman" w:eastAsia="SimSun"/>
                <w:b w:val="0"/>
                <w:bCs w:val="0"/>
                <w:sz w:val="21"/>
                <w:szCs w:val="21"/>
                <w:rPrChange w:id="4223" w:author="Codex" w:date="2026-10-05T16:32:41.313017+00:00">
                  <w:rPr>
                    <w:rFonts w:cs="Times New Roman"/>
                    <w:szCs w:val="21"/>
                  </w:rPr>
                </w:rPrChange>
              </w:rPr>
              <w:t>（</w:t>
            </w:r>
            <w:r>
              <w:rPr>
                <w:rFonts w:ascii="Times New Roman" w:hAnsi="Times New Roman" w:cs="Times New Roman" w:eastAsia="SimSun"/>
                <w:b w:val="0"/>
                <w:bCs w:val="0"/>
                <w:sz w:val="21"/>
                <w:szCs w:val="21"/>
                <w:rPrChange w:id="4224" w:author="Codex" w:date="2026-10-05T16:32:41.313017+00:00">
                  <w:rPr>
                    <w:rFonts w:cs="Times New Roman"/>
                    <w:szCs w:val="21"/>
                  </w:rPr>
                </w:rPrChange>
              </w:rPr>
              <w:t>-0.89</w:t>
            </w:r>
            <w:r>
              <w:rPr>
                <w:rFonts w:ascii="Times New Roman" w:hAnsi="Times New Roman" w:cs="Times New Roman" w:eastAsia="SimSun"/>
                <w:b w:val="0"/>
                <w:bCs w:val="0"/>
                <w:sz w:val="21"/>
                <w:szCs w:val="21"/>
                <w:rPrChange w:id="4225" w:author="Codex" w:date="2026-10-05T16:32:41.313017+00:00">
                  <w:rPr>
                    <w:rFonts w:cs="Times New Roman"/>
                    <w:szCs w:val="21"/>
                  </w:rPr>
                </w:rPrChange>
              </w:rPr>
              <w:t>，</w:t>
            </w:r>
            <w:r>
              <w:rPr>
                <w:rFonts w:ascii="Times New Roman" w:hAnsi="Times New Roman" w:cs="Times New Roman" w:eastAsia="SimSun"/>
                <w:b w:val="0"/>
                <w:bCs w:val="0"/>
                <w:sz w:val="21"/>
                <w:szCs w:val="21"/>
                <w:rPrChange w:id="4226" w:author="Codex" w:date="2026-10-05T16:32:41.313017+00:00">
                  <w:rPr>
                    <w:rFonts w:cs="Times New Roman"/>
                    <w:szCs w:val="21"/>
                  </w:rPr>
                </w:rPrChange>
              </w:rPr>
              <w:t>3.80</w:t>
            </w:r>
            <w:r>
              <w:rPr>
                <w:rFonts w:ascii="Times New Roman" w:hAnsi="Times New Roman" w:cs="Times New Roman" w:eastAsia="SimSun"/>
                <w:b w:val="0"/>
                <w:bCs w:val="0"/>
                <w:sz w:val="21"/>
                <w:szCs w:val="21"/>
                <w:rPrChange w:id="422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28" w:author="Codex" w:date="2026-10-05T16:32:41.313017+00:00">
              <w:tcPr>
                <w:tcW w:w="0" w:type="auto"/>
                <w:tcBorders>
                  <w:top w:val="nil"/>
                  <w:left w:val="nil"/>
                  <w:bottom w:val="nil"/>
                  <w:right w:val="nil"/>
                </w:tcBorders>
                <w:tcMar>
                  <w:left w:w="102" w:type="dxa"/>
                  <w:right w:w="102" w:type="dxa"/>
                </w:tcMar>
                <w:vAlign w:val="center"/>
              </w:tcPr>
            </w:tcPrChange>
          </w:tcPr>
          <w:p w14:paraId="2AEEC8F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9" w:author="Codex" w:date="2026-10-05T16:32:41.313017+00:00">
                  <w:rPr>
                    <w:rFonts w:cs="Times New Roman"/>
                    <w:szCs w:val="21"/>
                  </w:rPr>
                </w:rPrChange>
              </w:rPr>
              <w:pPrChange w:id="42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30" w:author="Codex" w:date="2026-10-05T16:32:41.313017+00:00">
                  <w:rPr>
                    <w:rFonts w:cs="Times New Roman"/>
                    <w:szCs w:val="21"/>
                  </w:rPr>
                </w:rPrChange>
              </w:rPr>
              <w:t>8.28</w:t>
            </w:r>
            <w:r>
              <w:rPr>
                <w:rFonts w:ascii="Times New Roman" w:hAnsi="Times New Roman" w:cs="Times New Roman" w:eastAsia="SimSun"/>
                <w:b w:val="0"/>
                <w:bCs w:val="0"/>
                <w:sz w:val="21"/>
                <w:szCs w:val="21"/>
                <w:rPrChange w:id="4231" w:author="Codex" w:date="2026-10-05T16:32:41.313017+00:00">
                  <w:rPr>
                    <w:rFonts w:cs="Times New Roman"/>
                    <w:szCs w:val="21"/>
                  </w:rPr>
                </w:rPrChange>
              </w:rPr>
              <w:t>（</w:t>
            </w:r>
            <w:r>
              <w:rPr>
                <w:rFonts w:ascii="Times New Roman" w:hAnsi="Times New Roman" w:cs="Times New Roman" w:eastAsia="SimSun"/>
                <w:b w:val="0"/>
                <w:bCs w:val="0"/>
                <w:sz w:val="21"/>
                <w:szCs w:val="21"/>
                <w:rPrChange w:id="4232" w:author="Codex" w:date="2026-10-05T16:32:41.313017+00:00">
                  <w:rPr>
                    <w:rFonts w:cs="Times New Roman"/>
                    <w:szCs w:val="21"/>
                  </w:rPr>
                </w:rPrChange>
              </w:rPr>
              <w:t>2.85</w:t>
            </w:r>
            <w:r>
              <w:rPr>
                <w:rFonts w:ascii="Times New Roman" w:hAnsi="Times New Roman" w:cs="Times New Roman" w:eastAsia="SimSun"/>
                <w:b w:val="0"/>
                <w:bCs w:val="0"/>
                <w:sz w:val="21"/>
                <w:szCs w:val="21"/>
                <w:rPrChange w:id="4233" w:author="Codex" w:date="2026-10-05T16:32:41.313017+00:00">
                  <w:rPr>
                    <w:rFonts w:cs="Times New Roman"/>
                    <w:szCs w:val="21"/>
                  </w:rPr>
                </w:rPrChange>
              </w:rPr>
              <w:t>，</w:t>
            </w:r>
            <w:r>
              <w:rPr>
                <w:rFonts w:ascii="Times New Roman" w:hAnsi="Times New Roman" w:cs="Times New Roman" w:eastAsia="SimSun"/>
                <w:b w:val="0"/>
                <w:bCs w:val="0"/>
                <w:sz w:val="21"/>
                <w:szCs w:val="21"/>
                <w:rPrChange w:id="4234" w:author="Codex" w:date="2026-10-05T16:32:41.313017+00:00">
                  <w:rPr>
                    <w:rFonts w:cs="Times New Roman"/>
                    <w:szCs w:val="21"/>
                  </w:rPr>
                </w:rPrChange>
              </w:rPr>
              <w:t>13.71</w:t>
            </w:r>
            <w:r>
              <w:rPr>
                <w:rFonts w:ascii="Times New Roman" w:hAnsi="Times New Roman" w:cs="Times New Roman" w:eastAsia="SimSun"/>
                <w:b w:val="0"/>
                <w:bCs w:val="0"/>
                <w:sz w:val="21"/>
                <w:szCs w:val="21"/>
                <w:rPrChange w:id="423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36" w:author="Codex" w:date="2026-10-05T16:32:41.313017+00:00">
              <w:tcPr>
                <w:tcW w:w="0" w:type="auto"/>
                <w:tcBorders>
                  <w:top w:val="nil"/>
                  <w:left w:val="nil"/>
                  <w:bottom w:val="nil"/>
                  <w:right w:val="nil"/>
                </w:tcBorders>
                <w:tcMar>
                  <w:left w:w="102" w:type="dxa"/>
                  <w:right w:w="102" w:type="dxa"/>
                </w:tcMar>
                <w:vAlign w:val="center"/>
              </w:tcPr>
            </w:tcPrChange>
          </w:tcPr>
          <w:p w14:paraId="25A06E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0" w:author="Codex" w:date="2026-10-05T16:32:41.313017+00:00">
                  <w:rPr>
                    <w:rFonts w:cs="Times New Roman"/>
                    <w:szCs w:val="21"/>
                  </w:rPr>
                </w:rPrChange>
              </w:rPr>
              <w:pPrChange w:id="42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38" w:author="Codex" w:date="2026-10-05T16:32:41.313017+00:00">
                  <w:rPr>
                    <w:rFonts w:cs="Times New Roman"/>
                    <w:szCs w:val="21"/>
                  </w:rPr>
                </w:rPrChange>
              </w:rPr>
              <w:t>6.82</w:t>
            </w:r>
            <w:r>
              <w:rPr>
                <w:rFonts w:ascii="Times New Roman" w:hAnsi="Times New Roman" w:cs="Times New Roman" w:eastAsia="SimSun"/>
                <w:b w:val="0"/>
                <w:bCs w:val="0"/>
                <w:sz w:val="21"/>
                <w:szCs w:val="21"/>
                <w:rPrChange w:id="4239" w:author="Codex" w:date="2026-10-05T16:32:41.313017+00:00">
                  <w:rPr>
                    <w:rFonts w:cs="Times New Roman"/>
                    <w:szCs w:val="21"/>
                  </w:rPr>
                </w:rPrChange>
              </w:rPr>
              <w:t>（</w:t>
            </w:r>
            <w:r>
              <w:rPr>
                <w:rFonts w:ascii="Times New Roman" w:hAnsi="Times New Roman" w:cs="Times New Roman" w:eastAsia="SimSun"/>
                <w:b w:val="0"/>
                <w:bCs w:val="0"/>
                <w:sz w:val="21"/>
                <w:szCs w:val="21"/>
                <w:rPrChange w:id="4240" w:author="Codex" w:date="2026-10-05T16:32:41.313017+00:00">
                  <w:rPr>
                    <w:rFonts w:cs="Times New Roman"/>
                    <w:szCs w:val="21"/>
                  </w:rPr>
                </w:rPrChange>
              </w:rPr>
              <w:t>1.05</w:t>
            </w:r>
            <w:r>
              <w:rPr>
                <w:rFonts w:ascii="Times New Roman" w:hAnsi="Times New Roman" w:cs="Times New Roman" w:eastAsia="SimSun"/>
                <w:b w:val="0"/>
                <w:bCs w:val="0"/>
                <w:sz w:val="21"/>
                <w:szCs w:val="21"/>
                <w:rPrChange w:id="4241" w:author="Codex" w:date="2026-10-05T16:32:41.313017+00:00">
                  <w:rPr>
                    <w:rFonts w:cs="Times New Roman"/>
                    <w:szCs w:val="21"/>
                  </w:rPr>
                </w:rPrChange>
              </w:rPr>
              <w:t>，</w:t>
            </w:r>
            <w:r>
              <w:rPr>
                <w:rFonts w:ascii="Times New Roman" w:hAnsi="Times New Roman" w:cs="Times New Roman" w:eastAsia="SimSun"/>
                <w:b w:val="0"/>
                <w:bCs w:val="0"/>
                <w:sz w:val="21"/>
                <w:szCs w:val="21"/>
                <w:rPrChange w:id="4242" w:author="Codex" w:date="2026-10-05T16:32:41.313017+00:00">
                  <w:rPr>
                    <w:rFonts w:cs="Times New Roman"/>
                    <w:szCs w:val="21"/>
                  </w:rPr>
                </w:rPrChange>
              </w:rPr>
              <w:t>12.62</w:t>
            </w:r>
            <w:r>
              <w:rPr>
                <w:rFonts w:ascii="Times New Roman" w:hAnsi="Times New Roman" w:cs="Times New Roman" w:eastAsia="SimSun"/>
                <w:b w:val="0"/>
                <w:bCs w:val="0"/>
                <w:sz w:val="21"/>
                <w:szCs w:val="21"/>
                <w:rPrChange w:id="4243"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44" w:author="Codex" w:date="2026-10-05T16:32:41.313017+00:00">
              <w:tcPr>
                <w:tcW w:w="0" w:type="auto"/>
                <w:tcBorders>
                  <w:top w:val="nil"/>
                  <w:left w:val="nil"/>
                  <w:bottom w:val="nil"/>
                  <w:right w:val="nil"/>
                </w:tcBorders>
                <w:noWrap/>
                <w:tcMar>
                  <w:left w:w="102" w:type="dxa"/>
                  <w:right w:w="102" w:type="dxa"/>
                </w:tcMar>
                <w:vAlign w:val="center"/>
              </w:tcPr>
            </w:tcPrChange>
          </w:tcPr>
          <w:p w14:paraId="16C736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1" w:author="Codex" w:date="2026-10-05T16:32:41.313017+00:00">
                  <w:rPr>
                    <w:rFonts w:cs="Times New Roman"/>
                    <w:szCs w:val="21"/>
                  </w:rPr>
                </w:rPrChange>
              </w:rPr>
              <w:pPrChange w:id="42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46" w:author="Codex" w:date="2026-10-05T16:32:41.313017+00:00">
                  <w:rPr>
                    <w:rFonts w:cs="Times New Roman"/>
                    <w:szCs w:val="21"/>
                  </w:rPr>
                </w:rPrChange>
              </w:rPr>
              <w:t>.094</w:t>
            </w:r>
          </w:p>
        </w:tc>
      </w:tr>
      <w:tr w:rsidR="004B6004" w14:paraId="710EEE4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47" w:author="Codex" w:date="2026-10-05T16:32:41.313017+00:00">
              <w:tcPr>
                <w:tcW w:w="0" w:type="auto"/>
                <w:tcBorders>
                  <w:top w:val="nil"/>
                  <w:left w:val="nil"/>
                  <w:bottom w:val="nil"/>
                  <w:right w:val="nil"/>
                </w:tcBorders>
                <w:noWrap/>
                <w:tcMar>
                  <w:left w:w="102" w:type="dxa"/>
                  <w:right w:w="102" w:type="dxa"/>
                </w:tcMar>
                <w:vAlign w:val="center"/>
              </w:tcPr>
            </w:tcPrChange>
          </w:tcPr>
          <w:p w14:paraId="1E9928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2" w:author="Codex" w:date="2026-10-05T16:32:41.313017+00:00">
                  <w:rPr>
                    <w:rFonts w:cs="Times New Roman"/>
                    <w:szCs w:val="21"/>
                  </w:rPr>
                </w:rPrChange>
              </w:rPr>
              <w:pPrChange w:id="42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49" w:author="Codex" w:date="2026-10-05T16:32:41.313017+00:00">
                  <w:rPr>
                    <w:rFonts w:cs="Times New Roman"/>
                    <w:szCs w:val="21"/>
                  </w:rPr>
                </w:rPrChange>
              </w:rPr>
              <w:t>RA‑S</w:t>
            </w:r>
          </w:p>
        </w:tc>
        <w:tc>
          <w:tcPr>
            <w:tcW w:w="0" w:type="auto"/>
            <w:tcBorders>
              <w:top w:val="nil"/>
              <w:left w:val="nil"/>
              <w:bottom w:val="nil"/>
              <w:right w:val="nil"/>
              <w:insideH w:val="nil"/>
              <w:insideV w:val="nil"/>
            </w:tcBorders>
            <w:noWrap/>
            <w:tcMar>
              <w:left w:w="102" w:type="dxa"/>
              <w:right w:w="102" w:type="dxa"/>
            </w:tcMar>
            <w:vAlign w:val="center"/>
            <w:tcPrChange w:id="4250" w:author="Codex" w:date="2026-10-05T16:32:41.313017+00:00">
              <w:tcPr>
                <w:tcW w:w="0" w:type="auto"/>
                <w:tcBorders>
                  <w:top w:val="nil"/>
                  <w:left w:val="nil"/>
                  <w:bottom w:val="nil"/>
                  <w:right w:val="nil"/>
                </w:tcBorders>
                <w:noWrap/>
                <w:tcMar>
                  <w:left w:w="102" w:type="dxa"/>
                  <w:right w:w="102" w:type="dxa"/>
                </w:tcMar>
                <w:vAlign w:val="center"/>
              </w:tcPr>
            </w:tcPrChange>
          </w:tcPr>
          <w:p w14:paraId="74A16F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3" w:author="Codex" w:date="2026-10-05T16:32:41.313017+00:00">
                  <w:rPr>
                    <w:rFonts w:cs="Times New Roman"/>
                    <w:szCs w:val="21"/>
                  </w:rPr>
                </w:rPrChange>
              </w:rPr>
              <w:pPrChange w:id="42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2" w:author="Codex" w:date="2026-10-05T16:32:41.313017+00:00">
                  <w:rPr>
                    <w:rFonts w:cs="Times New Roman"/>
                    <w:szCs w:val="21"/>
                  </w:rPr>
                </w:rPrChange>
              </w:rPr>
              <w:t>0.310</w:t>
            </w:r>
          </w:p>
        </w:tc>
        <w:tc>
          <w:tcPr>
            <w:tcW w:w="0" w:type="auto"/>
            <w:tcBorders>
              <w:top w:val="nil"/>
              <w:left w:val="nil"/>
              <w:bottom w:val="nil"/>
              <w:right w:val="nil"/>
              <w:insideH w:val="nil"/>
              <w:insideV w:val="nil"/>
            </w:tcBorders>
            <w:noWrap/>
            <w:tcMar>
              <w:left w:w="102" w:type="dxa"/>
              <w:right w:w="102" w:type="dxa"/>
            </w:tcMar>
            <w:vAlign w:val="center"/>
            <w:tcPrChange w:id="4253" w:author="Codex" w:date="2026-10-05T16:32:41.313017+00:00">
              <w:tcPr>
                <w:tcW w:w="0" w:type="auto"/>
                <w:tcBorders>
                  <w:top w:val="nil"/>
                  <w:left w:val="nil"/>
                  <w:bottom w:val="nil"/>
                  <w:right w:val="nil"/>
                </w:tcBorders>
                <w:noWrap/>
                <w:tcMar>
                  <w:left w:w="102" w:type="dxa"/>
                  <w:right w:w="102" w:type="dxa"/>
                </w:tcMar>
                <w:vAlign w:val="center"/>
              </w:tcPr>
            </w:tcPrChange>
          </w:tcPr>
          <w:p w14:paraId="704DF4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4" w:author="Codex" w:date="2026-10-05T16:32:41.313017+00:00">
                  <w:rPr>
                    <w:rFonts w:cs="Times New Roman"/>
                    <w:szCs w:val="21"/>
                  </w:rPr>
                </w:rPrChange>
              </w:rPr>
              <w:pPrChange w:id="425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5" w:author="Codex" w:date="2026-10-05T16:32:41.313017+00:00">
                  <w:rPr>
                    <w:rFonts w:cs="Times New Roman"/>
                    <w:szCs w:val="21"/>
                  </w:rPr>
                </w:rPrChange>
              </w:rPr>
              <w:t>0.306</w:t>
            </w:r>
          </w:p>
        </w:tc>
        <w:tc>
          <w:tcPr>
            <w:tcW w:w="0" w:type="auto"/>
            <w:tcBorders>
              <w:top w:val="nil"/>
              <w:left w:val="nil"/>
              <w:bottom w:val="nil"/>
              <w:right w:val="nil"/>
              <w:insideH w:val="nil"/>
              <w:insideV w:val="nil"/>
            </w:tcBorders>
            <w:noWrap/>
            <w:tcMar>
              <w:left w:w="102" w:type="dxa"/>
              <w:right w:w="102" w:type="dxa"/>
            </w:tcMar>
            <w:vAlign w:val="center"/>
            <w:tcPrChange w:id="4256" w:author="Codex" w:date="2026-10-05T16:32:41.313017+00:00">
              <w:tcPr>
                <w:tcW w:w="0" w:type="auto"/>
                <w:tcBorders>
                  <w:top w:val="nil"/>
                  <w:left w:val="nil"/>
                  <w:bottom w:val="nil"/>
                  <w:right w:val="nil"/>
                </w:tcBorders>
                <w:noWrap/>
                <w:tcMar>
                  <w:left w:w="102" w:type="dxa"/>
                  <w:right w:w="102" w:type="dxa"/>
                </w:tcMar>
                <w:vAlign w:val="center"/>
              </w:tcPr>
            </w:tcPrChange>
          </w:tcPr>
          <w:p w14:paraId="79B0D7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5" w:author="Codex" w:date="2026-10-05T16:32:41.313017+00:00">
                  <w:rPr>
                    <w:rFonts w:cs="Times New Roman"/>
                    <w:szCs w:val="21"/>
                  </w:rPr>
                </w:rPrChange>
              </w:rPr>
              <w:pPrChange w:id="425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8" w:author="Codex" w:date="2026-10-05T16:32:41.313017+00:00">
                  <w:rPr>
                    <w:rFonts w:cs="Times New Roman"/>
                    <w:szCs w:val="21"/>
                  </w:rPr>
                </w:rPrChange>
              </w:rPr>
              <w:t>0.313</w:t>
            </w:r>
          </w:p>
        </w:tc>
        <w:tc>
          <w:tcPr>
            <w:tcW w:w="0" w:type="auto"/>
            <w:tcBorders>
              <w:top w:val="nil"/>
              <w:left w:val="nil"/>
              <w:bottom w:val="nil"/>
              <w:right w:val="nil"/>
              <w:insideH w:val="nil"/>
              <w:insideV w:val="nil"/>
            </w:tcBorders>
            <w:noWrap/>
            <w:tcMar>
              <w:left w:w="102" w:type="dxa"/>
              <w:right w:w="102" w:type="dxa"/>
            </w:tcMar>
            <w:vAlign w:val="center"/>
            <w:tcPrChange w:id="4259" w:author="Codex" w:date="2026-10-05T16:32:41.313017+00:00">
              <w:tcPr>
                <w:tcW w:w="0" w:type="auto"/>
                <w:tcBorders>
                  <w:top w:val="nil"/>
                  <w:left w:val="nil"/>
                  <w:bottom w:val="nil"/>
                  <w:right w:val="nil"/>
                </w:tcBorders>
                <w:noWrap/>
                <w:tcMar>
                  <w:left w:w="102" w:type="dxa"/>
                  <w:right w:w="102" w:type="dxa"/>
                </w:tcMar>
                <w:vAlign w:val="center"/>
              </w:tcPr>
            </w:tcPrChange>
          </w:tcPr>
          <w:p w14:paraId="104D37A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6" w:author="Codex" w:date="2026-10-05T16:32:41.313017+00:00">
                  <w:rPr>
                    <w:rFonts w:cs="Times New Roman"/>
                    <w:szCs w:val="21"/>
                  </w:rPr>
                </w:rPrChange>
              </w:rPr>
              <w:pPrChange w:id="42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61" w:author="Codex" w:date="2026-10-05T16:32:41.313017+00:00">
                  <w:rPr>
                    <w:rFonts w:cs="Times New Roman"/>
                    <w:szCs w:val="21"/>
                  </w:rPr>
                </w:rPrChange>
              </w:rPr>
              <w:t>0.388</w:t>
            </w:r>
          </w:p>
        </w:tc>
        <w:tc>
          <w:tcPr>
            <w:tcW w:w="0" w:type="auto"/>
            <w:tcBorders>
              <w:top w:val="nil"/>
              <w:left w:val="nil"/>
              <w:bottom w:val="nil"/>
              <w:right w:val="nil"/>
              <w:insideH w:val="nil"/>
              <w:insideV w:val="nil"/>
            </w:tcBorders>
            <w:tcMar>
              <w:left w:w="102" w:type="dxa"/>
              <w:right w:w="102" w:type="dxa"/>
            </w:tcMar>
            <w:vAlign w:val="center"/>
            <w:tcPrChange w:id="4262" w:author="Codex" w:date="2026-10-05T16:32:41.313017+00:00">
              <w:tcPr>
                <w:tcW w:w="0" w:type="auto"/>
                <w:tcBorders>
                  <w:top w:val="nil"/>
                  <w:left w:val="nil"/>
                  <w:bottom w:val="nil"/>
                  <w:right w:val="nil"/>
                </w:tcBorders>
                <w:tcMar>
                  <w:left w:w="102" w:type="dxa"/>
                  <w:right w:w="102" w:type="dxa"/>
                </w:tcMar>
                <w:vAlign w:val="center"/>
              </w:tcPr>
            </w:tcPrChange>
          </w:tcPr>
          <w:p w14:paraId="7D5C8E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7" w:author="Codex" w:date="2026-10-05T16:32:41.313017+00:00">
                  <w:rPr>
                    <w:rFonts w:cs="Times New Roman"/>
                    <w:szCs w:val="21"/>
                  </w:rPr>
                </w:rPrChange>
              </w:rPr>
              <w:pPrChange w:id="42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64" w:author="Codex" w:date="2026-10-05T16:32:41.313017+00:00">
                  <w:rPr>
                    <w:rFonts w:cs="Times New Roman"/>
                    <w:szCs w:val="21"/>
                  </w:rPr>
                </w:rPrChange>
              </w:rPr>
              <w:t>-0.42</w:t>
            </w:r>
            <w:r>
              <w:rPr>
                <w:rFonts w:ascii="Times New Roman" w:hAnsi="Times New Roman" w:cs="Times New Roman" w:eastAsia="SimSun"/>
                <w:b w:val="0"/>
                <w:bCs w:val="0"/>
                <w:sz w:val="21"/>
                <w:szCs w:val="21"/>
                <w:rPrChange w:id="4265" w:author="Codex" w:date="2026-10-05T16:32:41.313017+00:00">
                  <w:rPr>
                    <w:rFonts w:cs="Times New Roman"/>
                    <w:szCs w:val="21"/>
                  </w:rPr>
                </w:rPrChange>
              </w:rPr>
              <w:t>（</w:t>
            </w:r>
            <w:r>
              <w:rPr>
                <w:rFonts w:ascii="Times New Roman" w:hAnsi="Times New Roman" w:cs="Times New Roman" w:eastAsia="SimSun"/>
                <w:b w:val="0"/>
                <w:bCs w:val="0"/>
                <w:sz w:val="21"/>
                <w:szCs w:val="21"/>
                <w:rPrChange w:id="4266" w:author="Codex" w:date="2026-10-05T16:32:41.313017+00:00">
                  <w:rPr>
                    <w:rFonts w:cs="Times New Roman"/>
                    <w:szCs w:val="21"/>
                  </w:rPr>
                </w:rPrChange>
              </w:rPr>
              <w:t>-7.94</w:t>
            </w:r>
            <w:r>
              <w:rPr>
                <w:rFonts w:ascii="Times New Roman" w:hAnsi="Times New Roman" w:cs="Times New Roman" w:eastAsia="SimSun"/>
                <w:b w:val="0"/>
                <w:bCs w:val="0"/>
                <w:sz w:val="21"/>
                <w:szCs w:val="21"/>
                <w:rPrChange w:id="4267" w:author="Codex" w:date="2026-10-05T16:32:41.313017+00:00">
                  <w:rPr>
                    <w:rFonts w:cs="Times New Roman"/>
                    <w:szCs w:val="21"/>
                  </w:rPr>
                </w:rPrChange>
              </w:rPr>
              <w:t>，</w:t>
            </w:r>
            <w:r>
              <w:rPr>
                <w:rFonts w:ascii="Times New Roman" w:hAnsi="Times New Roman" w:cs="Times New Roman" w:eastAsia="SimSun"/>
                <w:b w:val="0"/>
                <w:bCs w:val="0"/>
                <w:sz w:val="21"/>
                <w:szCs w:val="21"/>
                <w:rPrChange w:id="4268" w:author="Codex" w:date="2026-10-05T16:32:41.313017+00:00">
                  <w:rPr>
                    <w:rFonts w:cs="Times New Roman"/>
                    <w:szCs w:val="21"/>
                  </w:rPr>
                </w:rPrChange>
              </w:rPr>
              <w:t>7.10</w:t>
            </w:r>
            <w:r>
              <w:rPr>
                <w:rFonts w:ascii="Times New Roman" w:hAnsi="Times New Roman" w:cs="Times New Roman" w:eastAsia="SimSun"/>
                <w:b w:val="0"/>
                <w:bCs w:val="0"/>
                <w:sz w:val="21"/>
                <w:szCs w:val="21"/>
                <w:rPrChange w:id="426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70" w:author="Codex" w:date="2026-10-05T16:32:41.313017+00:00">
              <w:tcPr>
                <w:tcW w:w="0" w:type="auto"/>
                <w:tcBorders>
                  <w:top w:val="nil"/>
                  <w:left w:val="nil"/>
                  <w:bottom w:val="nil"/>
                  <w:right w:val="nil"/>
                </w:tcBorders>
                <w:tcMar>
                  <w:left w:w="102" w:type="dxa"/>
                  <w:right w:w="102" w:type="dxa"/>
                </w:tcMar>
                <w:vAlign w:val="center"/>
              </w:tcPr>
            </w:tcPrChange>
          </w:tcPr>
          <w:p w14:paraId="62C1A1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8" w:author="Codex" w:date="2026-10-05T16:32:41.313017+00:00">
                  <w:rPr>
                    <w:rFonts w:cs="Times New Roman"/>
                    <w:szCs w:val="21"/>
                  </w:rPr>
                </w:rPrChange>
              </w:rPr>
              <w:pPrChange w:id="42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72" w:author="Codex" w:date="2026-10-05T16:32:41.313017+00:00">
                  <w:rPr>
                    <w:rFonts w:cs="Times New Roman"/>
                    <w:szCs w:val="21"/>
                  </w:rPr>
                </w:rPrChange>
              </w:rPr>
              <w:t>7.56</w:t>
            </w:r>
            <w:r>
              <w:rPr>
                <w:rFonts w:ascii="Times New Roman" w:hAnsi="Times New Roman" w:cs="Times New Roman" w:eastAsia="SimSun"/>
                <w:b w:val="0"/>
                <w:bCs w:val="0"/>
                <w:sz w:val="21"/>
                <w:szCs w:val="21"/>
                <w:rPrChange w:id="4273" w:author="Codex" w:date="2026-10-05T16:32:41.313017+00:00">
                  <w:rPr>
                    <w:rFonts w:cs="Times New Roman"/>
                    <w:szCs w:val="21"/>
                  </w:rPr>
                </w:rPrChange>
              </w:rPr>
              <w:t>（</w:t>
            </w:r>
            <w:r>
              <w:rPr>
                <w:rFonts w:ascii="Times New Roman" w:hAnsi="Times New Roman" w:cs="Times New Roman" w:eastAsia="SimSun"/>
                <w:b w:val="0"/>
                <w:bCs w:val="0"/>
                <w:sz w:val="21"/>
                <w:szCs w:val="21"/>
                <w:rPrChange w:id="4274" w:author="Codex" w:date="2026-10-05T16:32:41.313017+00:00">
                  <w:rPr>
                    <w:rFonts w:cs="Times New Roman"/>
                    <w:szCs w:val="21"/>
                  </w:rPr>
                </w:rPrChange>
              </w:rPr>
              <w:t>-1.00</w:t>
            </w:r>
            <w:r>
              <w:rPr>
                <w:rFonts w:ascii="Times New Roman" w:hAnsi="Times New Roman" w:cs="Times New Roman" w:eastAsia="SimSun"/>
                <w:b w:val="0"/>
                <w:bCs w:val="0"/>
                <w:sz w:val="21"/>
                <w:szCs w:val="21"/>
                <w:rPrChange w:id="4275" w:author="Codex" w:date="2026-10-05T16:32:41.313017+00:00">
                  <w:rPr>
                    <w:rFonts w:cs="Times New Roman"/>
                    <w:szCs w:val="21"/>
                  </w:rPr>
                </w:rPrChange>
              </w:rPr>
              <w:t>，</w:t>
            </w:r>
            <w:r>
              <w:rPr>
                <w:rFonts w:ascii="Times New Roman" w:hAnsi="Times New Roman" w:cs="Times New Roman" w:eastAsia="SimSun"/>
                <w:b w:val="0"/>
                <w:bCs w:val="0"/>
                <w:sz w:val="21"/>
                <w:szCs w:val="21"/>
                <w:rPrChange w:id="4276" w:author="Codex" w:date="2026-10-05T16:32:41.313017+00:00">
                  <w:rPr>
                    <w:rFonts w:cs="Times New Roman"/>
                    <w:szCs w:val="21"/>
                  </w:rPr>
                </w:rPrChange>
              </w:rPr>
              <w:t>16.11</w:t>
            </w:r>
            <w:r>
              <w:rPr>
                <w:rFonts w:ascii="Times New Roman" w:hAnsi="Times New Roman" w:cs="Times New Roman" w:eastAsia="SimSun"/>
                <w:b w:val="0"/>
                <w:bCs w:val="0"/>
                <w:sz w:val="21"/>
                <w:szCs w:val="21"/>
                <w:rPrChange w:id="427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78" w:author="Codex" w:date="2026-10-05T16:32:41.313017+00:00">
              <w:tcPr>
                <w:tcW w:w="0" w:type="auto"/>
                <w:tcBorders>
                  <w:top w:val="nil"/>
                  <w:left w:val="nil"/>
                  <w:bottom w:val="nil"/>
                  <w:right w:val="nil"/>
                </w:tcBorders>
                <w:tcMar>
                  <w:left w:w="102" w:type="dxa"/>
                  <w:right w:w="102" w:type="dxa"/>
                </w:tcMar>
                <w:vAlign w:val="center"/>
              </w:tcPr>
            </w:tcPrChange>
          </w:tcPr>
          <w:p w14:paraId="39622D0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9" w:author="Codex" w:date="2026-10-05T16:32:41.313017+00:00">
                  <w:rPr>
                    <w:rFonts w:cs="Times New Roman"/>
                    <w:szCs w:val="21"/>
                  </w:rPr>
                </w:rPrChange>
              </w:rPr>
              <w:pPrChange w:id="42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80" w:author="Codex" w:date="2026-10-05T16:32:41.313017+00:00">
                  <w:rPr>
                    <w:rFonts w:cs="Times New Roman"/>
                    <w:szCs w:val="21"/>
                  </w:rPr>
                </w:rPrChange>
              </w:rPr>
              <w:t>7.98</w:t>
            </w:r>
            <w:r>
              <w:rPr>
                <w:rFonts w:ascii="Times New Roman" w:hAnsi="Times New Roman" w:cs="Times New Roman" w:eastAsia="SimSun"/>
                <w:b w:val="0"/>
                <w:bCs w:val="0"/>
                <w:sz w:val="21"/>
                <w:szCs w:val="21"/>
                <w:rPrChange w:id="4281" w:author="Codex" w:date="2026-10-05T16:32:41.313017+00:00">
                  <w:rPr>
                    <w:rFonts w:cs="Times New Roman"/>
                    <w:szCs w:val="21"/>
                  </w:rPr>
                </w:rPrChange>
              </w:rPr>
              <w:t>（</w:t>
            </w:r>
            <w:r>
              <w:rPr>
                <w:rFonts w:ascii="Times New Roman" w:hAnsi="Times New Roman" w:cs="Times New Roman" w:eastAsia="SimSun"/>
                <w:b w:val="0"/>
                <w:bCs w:val="0"/>
                <w:sz w:val="21"/>
                <w:szCs w:val="21"/>
                <w:rPrChange w:id="4282" w:author="Codex" w:date="2026-10-05T16:32:41.313017+00:00">
                  <w:rPr>
                    <w:rFonts w:cs="Times New Roman"/>
                    <w:szCs w:val="21"/>
                  </w:rPr>
                </w:rPrChange>
              </w:rPr>
              <w:t>-2.51</w:t>
            </w:r>
            <w:r>
              <w:rPr>
                <w:rFonts w:ascii="Times New Roman" w:hAnsi="Times New Roman" w:cs="Times New Roman" w:eastAsia="SimSun"/>
                <w:b w:val="0"/>
                <w:bCs w:val="0"/>
                <w:sz w:val="21"/>
                <w:szCs w:val="21"/>
                <w:rPrChange w:id="4283" w:author="Codex" w:date="2026-10-05T16:32:41.313017+00:00">
                  <w:rPr>
                    <w:rFonts w:cs="Times New Roman"/>
                    <w:szCs w:val="21"/>
                  </w:rPr>
                </w:rPrChange>
              </w:rPr>
              <w:t>，</w:t>
            </w:r>
            <w:r>
              <w:rPr>
                <w:rFonts w:ascii="Times New Roman" w:hAnsi="Times New Roman" w:cs="Times New Roman" w:eastAsia="SimSun"/>
                <w:b w:val="0"/>
                <w:bCs w:val="0"/>
                <w:sz w:val="21"/>
                <w:szCs w:val="21"/>
                <w:rPrChange w:id="4284" w:author="Codex" w:date="2026-10-05T16:32:41.313017+00:00">
                  <w:rPr>
                    <w:rFonts w:cs="Times New Roman"/>
                    <w:szCs w:val="21"/>
                  </w:rPr>
                </w:rPrChange>
              </w:rPr>
              <w:t>19.32</w:t>
            </w:r>
            <w:r>
              <w:rPr>
                <w:rFonts w:ascii="Times New Roman" w:hAnsi="Times New Roman" w:cs="Times New Roman" w:eastAsia="SimSun"/>
                <w:b w:val="0"/>
                <w:bCs w:val="0"/>
                <w:sz w:val="21"/>
                <w:szCs w:val="21"/>
                <w:rPrChange w:id="4285"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86" w:author="Codex" w:date="2026-10-05T16:32:41.313017+00:00">
              <w:tcPr>
                <w:tcW w:w="0" w:type="auto"/>
                <w:tcBorders>
                  <w:top w:val="nil"/>
                  <w:left w:val="nil"/>
                  <w:bottom w:val="nil"/>
                  <w:right w:val="nil"/>
                </w:tcBorders>
                <w:noWrap/>
                <w:tcMar>
                  <w:left w:w="102" w:type="dxa"/>
                  <w:right w:w="102" w:type="dxa"/>
                </w:tcMar>
                <w:vAlign w:val="center"/>
              </w:tcPr>
            </w:tcPrChange>
          </w:tcPr>
          <w:p w14:paraId="0665237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0" w:author="Codex" w:date="2026-10-05T16:32:41.313017+00:00">
                  <w:rPr>
                    <w:rFonts w:cs="Times New Roman"/>
                    <w:szCs w:val="21"/>
                  </w:rPr>
                </w:rPrChange>
              </w:rPr>
              <w:pPrChange w:id="42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88" w:author="Codex" w:date="2026-10-05T16:32:41.313017+00:00">
                  <w:rPr>
                    <w:rFonts w:cs="Times New Roman"/>
                    <w:szCs w:val="21"/>
                  </w:rPr>
                </w:rPrChange>
              </w:rPr>
              <w:t>.300</w:t>
            </w:r>
          </w:p>
        </w:tc>
      </w:tr>
      <w:tr w:rsidR="004B6004" w14:paraId="41C4536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89" w:author="Codex" w:date="2026-10-05T16:32:41.313017+00:00">
              <w:tcPr>
                <w:tcW w:w="0" w:type="auto"/>
                <w:tcBorders>
                  <w:top w:val="nil"/>
                  <w:left w:val="nil"/>
                  <w:bottom w:val="nil"/>
                  <w:right w:val="nil"/>
                </w:tcBorders>
                <w:noWrap/>
                <w:tcMar>
                  <w:left w:w="102" w:type="dxa"/>
                  <w:right w:w="102" w:type="dxa"/>
                </w:tcMar>
                <w:vAlign w:val="center"/>
              </w:tcPr>
            </w:tcPrChange>
          </w:tcPr>
          <w:p w14:paraId="64D867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1" w:author="Codex" w:date="2026-10-05T16:32:41.313017+00:00">
                  <w:rPr>
                    <w:rFonts w:cs="Times New Roman"/>
                    <w:szCs w:val="21"/>
                  </w:rPr>
                </w:rPrChange>
              </w:rPr>
              <w:pPrChange w:id="429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1" w:author="Codex" w:date="2026-10-05T16:32:41.313017+00:00">
                  <w:rPr>
                    <w:rFonts w:cs="Times New Roman"/>
                    <w:szCs w:val="21"/>
                  </w:rPr>
                </w:rPrChange>
              </w:rPr>
              <w:t>RA‑P</w:t>
            </w:r>
          </w:p>
        </w:tc>
        <w:tc>
          <w:tcPr>
            <w:tcW w:w="0" w:type="auto"/>
            <w:tcBorders>
              <w:top w:val="nil"/>
              <w:left w:val="nil"/>
              <w:bottom w:val="nil"/>
              <w:right w:val="nil"/>
              <w:insideH w:val="nil"/>
              <w:insideV w:val="nil"/>
            </w:tcBorders>
            <w:noWrap/>
            <w:tcMar>
              <w:left w:w="102" w:type="dxa"/>
              <w:right w:w="102" w:type="dxa"/>
            </w:tcMar>
            <w:vAlign w:val="center"/>
            <w:tcPrChange w:id="4292" w:author="Codex" w:date="2026-10-05T16:32:41.313017+00:00">
              <w:tcPr>
                <w:tcW w:w="0" w:type="auto"/>
                <w:tcBorders>
                  <w:top w:val="nil"/>
                  <w:left w:val="nil"/>
                  <w:bottom w:val="nil"/>
                  <w:right w:val="nil"/>
                </w:tcBorders>
                <w:noWrap/>
                <w:tcMar>
                  <w:left w:w="102" w:type="dxa"/>
                  <w:right w:w="102" w:type="dxa"/>
                </w:tcMar>
                <w:vAlign w:val="center"/>
              </w:tcPr>
            </w:tcPrChange>
          </w:tcPr>
          <w:p w14:paraId="5CF7F8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2" w:author="Codex" w:date="2026-10-05T16:32:41.313017+00:00">
                  <w:rPr>
                    <w:rFonts w:cs="Times New Roman"/>
                    <w:szCs w:val="21"/>
                  </w:rPr>
                </w:rPrChange>
              </w:rPr>
              <w:pPrChange w:id="429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4" w:author="Codex" w:date="2026-10-05T16:32:41.313017+00:00">
                  <w:rPr>
                    <w:rFonts w:cs="Times New Roman"/>
                    <w:szCs w:val="21"/>
                  </w:rPr>
                </w:rPrChange>
              </w:rPr>
              <w:t>0.301</w:t>
            </w:r>
          </w:p>
        </w:tc>
        <w:tc>
          <w:tcPr>
            <w:tcW w:w="0" w:type="auto"/>
            <w:tcBorders>
              <w:top w:val="nil"/>
              <w:left w:val="nil"/>
              <w:bottom w:val="nil"/>
              <w:right w:val="nil"/>
              <w:insideH w:val="nil"/>
              <w:insideV w:val="nil"/>
            </w:tcBorders>
            <w:noWrap/>
            <w:tcMar>
              <w:left w:w="102" w:type="dxa"/>
              <w:right w:w="102" w:type="dxa"/>
            </w:tcMar>
            <w:vAlign w:val="center"/>
            <w:tcPrChange w:id="4295" w:author="Codex" w:date="2026-10-05T16:32:41.313017+00:00">
              <w:tcPr>
                <w:tcW w:w="0" w:type="auto"/>
                <w:tcBorders>
                  <w:top w:val="nil"/>
                  <w:left w:val="nil"/>
                  <w:bottom w:val="nil"/>
                  <w:right w:val="nil"/>
                </w:tcBorders>
                <w:noWrap/>
                <w:tcMar>
                  <w:left w:w="102" w:type="dxa"/>
                  <w:right w:w="102" w:type="dxa"/>
                </w:tcMar>
                <w:vAlign w:val="center"/>
              </w:tcPr>
            </w:tcPrChange>
          </w:tcPr>
          <w:p w14:paraId="2FFADA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3" w:author="Codex" w:date="2026-10-05T16:32:41.313017+00:00">
                  <w:rPr>
                    <w:rFonts w:cs="Times New Roman"/>
                    <w:szCs w:val="21"/>
                  </w:rPr>
                </w:rPrChange>
              </w:rPr>
              <w:pPrChange w:id="429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7" w:author="Codex" w:date="2026-10-05T16:32:41.313017+00:00">
                  <w:rPr>
                    <w:rFonts w:cs="Times New Roman"/>
                    <w:szCs w:val="21"/>
                  </w:rPr>
                </w:rPrChange>
              </w:rPr>
              <w:t>0.277</w:t>
            </w:r>
          </w:p>
        </w:tc>
        <w:tc>
          <w:tcPr>
            <w:tcW w:w="0" w:type="auto"/>
            <w:tcBorders>
              <w:top w:val="nil"/>
              <w:left w:val="nil"/>
              <w:bottom w:val="nil"/>
              <w:right w:val="nil"/>
              <w:insideH w:val="nil"/>
              <w:insideV w:val="nil"/>
            </w:tcBorders>
            <w:noWrap/>
            <w:tcMar>
              <w:left w:w="102" w:type="dxa"/>
              <w:right w:w="102" w:type="dxa"/>
            </w:tcMar>
            <w:vAlign w:val="center"/>
            <w:tcPrChange w:id="4298" w:author="Codex" w:date="2026-10-05T16:32:41.313017+00:00">
              <w:tcPr>
                <w:tcW w:w="0" w:type="auto"/>
                <w:tcBorders>
                  <w:top w:val="nil"/>
                  <w:left w:val="nil"/>
                  <w:bottom w:val="nil"/>
                  <w:right w:val="nil"/>
                </w:tcBorders>
                <w:noWrap/>
                <w:tcMar>
                  <w:left w:w="102" w:type="dxa"/>
                  <w:right w:w="102" w:type="dxa"/>
                </w:tcMar>
                <w:vAlign w:val="center"/>
              </w:tcPr>
            </w:tcPrChange>
          </w:tcPr>
          <w:p w14:paraId="45A056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4" w:author="Codex" w:date="2026-10-05T16:32:41.313017+00:00">
                  <w:rPr>
                    <w:rFonts w:cs="Times New Roman"/>
                    <w:szCs w:val="21"/>
                  </w:rPr>
                </w:rPrChange>
              </w:rPr>
              <w:pPrChange w:id="429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0" w:author="Codex" w:date="2026-10-05T16:32:41.313017+00:00">
                  <w:rPr>
                    <w:rFonts w:cs="Times New Roman"/>
                    <w:szCs w:val="21"/>
                  </w:rPr>
                </w:rPrChange>
              </w:rPr>
              <w:t>0.320</w:t>
            </w:r>
          </w:p>
        </w:tc>
        <w:tc>
          <w:tcPr>
            <w:tcW w:w="0" w:type="auto"/>
            <w:tcBorders>
              <w:top w:val="nil"/>
              <w:left w:val="nil"/>
              <w:bottom w:val="nil"/>
              <w:right w:val="nil"/>
              <w:insideH w:val="nil"/>
              <w:insideV w:val="nil"/>
            </w:tcBorders>
            <w:noWrap/>
            <w:tcMar>
              <w:left w:w="102" w:type="dxa"/>
              <w:right w:w="102" w:type="dxa"/>
            </w:tcMar>
            <w:vAlign w:val="center"/>
            <w:tcPrChange w:id="4301" w:author="Codex" w:date="2026-10-05T16:32:41.313017+00:00">
              <w:tcPr>
                <w:tcW w:w="0" w:type="auto"/>
                <w:tcBorders>
                  <w:top w:val="nil"/>
                  <w:left w:val="nil"/>
                  <w:bottom w:val="nil"/>
                  <w:right w:val="nil"/>
                </w:tcBorders>
                <w:noWrap/>
                <w:tcMar>
                  <w:left w:w="102" w:type="dxa"/>
                  <w:right w:w="102" w:type="dxa"/>
                </w:tcMar>
                <w:vAlign w:val="center"/>
              </w:tcPr>
            </w:tcPrChange>
          </w:tcPr>
          <w:p w14:paraId="3318CF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5" w:author="Codex" w:date="2026-10-05T16:32:41.313017+00:00">
                  <w:rPr>
                    <w:rFonts w:cs="Times New Roman"/>
                    <w:szCs w:val="21"/>
                  </w:rPr>
                </w:rPrChange>
              </w:rPr>
              <w:pPrChange w:id="430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3" w:author="Codex" w:date="2026-10-05T16:32:41.313017+00:00">
                  <w:rPr>
                    <w:rFonts w:cs="Times New Roman"/>
                    <w:szCs w:val="21"/>
                  </w:rPr>
                </w:rPrChange>
              </w:rPr>
              <w:t>0.333</w:t>
            </w:r>
          </w:p>
        </w:tc>
        <w:tc>
          <w:tcPr>
            <w:tcW w:w="0" w:type="auto"/>
            <w:tcBorders>
              <w:top w:val="nil"/>
              <w:left w:val="nil"/>
              <w:bottom w:val="nil"/>
              <w:right w:val="nil"/>
              <w:insideH w:val="nil"/>
              <w:insideV w:val="nil"/>
            </w:tcBorders>
            <w:tcMar>
              <w:left w:w="102" w:type="dxa"/>
              <w:right w:w="102" w:type="dxa"/>
            </w:tcMar>
            <w:vAlign w:val="center"/>
            <w:tcPrChange w:id="4304" w:author="Codex" w:date="2026-10-05T16:32:41.313017+00:00">
              <w:tcPr>
                <w:tcW w:w="0" w:type="auto"/>
                <w:tcBorders>
                  <w:top w:val="nil"/>
                  <w:left w:val="nil"/>
                  <w:bottom w:val="nil"/>
                  <w:right w:val="nil"/>
                </w:tcBorders>
                <w:tcMar>
                  <w:left w:w="102" w:type="dxa"/>
                  <w:right w:w="102" w:type="dxa"/>
                </w:tcMar>
                <w:vAlign w:val="center"/>
              </w:tcPr>
            </w:tcPrChange>
          </w:tcPr>
          <w:p w14:paraId="59E038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6" w:author="Codex" w:date="2026-10-05T16:32:41.313017+00:00">
                  <w:rPr>
                    <w:rFonts w:cs="Times New Roman"/>
                    <w:szCs w:val="21"/>
                  </w:rPr>
                </w:rPrChange>
              </w:rPr>
              <w:pPrChange w:id="43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6" w:author="Codex" w:date="2026-10-05T16:32:41.313017+00:00">
                  <w:rPr>
                    <w:rFonts w:cs="Times New Roman"/>
                    <w:szCs w:val="21"/>
                  </w:rPr>
                </w:rPrChange>
              </w:rPr>
              <w:t>-2.39</w:t>
            </w:r>
            <w:r>
              <w:rPr>
                <w:rFonts w:ascii="Times New Roman" w:hAnsi="Times New Roman" w:cs="Times New Roman" w:eastAsia="SimSun"/>
                <w:b w:val="0"/>
                <w:bCs w:val="0"/>
                <w:sz w:val="21"/>
                <w:szCs w:val="21"/>
                <w:rPrChange w:id="4307" w:author="Codex" w:date="2026-10-05T16:32:41.313017+00:00">
                  <w:rPr>
                    <w:rFonts w:cs="Times New Roman"/>
                    <w:szCs w:val="21"/>
                  </w:rPr>
                </w:rPrChange>
              </w:rPr>
              <w:t>（</w:t>
            </w:r>
            <w:r>
              <w:rPr>
                <w:rFonts w:ascii="Times New Roman" w:hAnsi="Times New Roman" w:cs="Times New Roman" w:eastAsia="SimSun"/>
                <w:b w:val="0"/>
                <w:bCs w:val="0"/>
                <w:sz w:val="21"/>
                <w:szCs w:val="21"/>
                <w:rPrChange w:id="4308" w:author="Codex" w:date="2026-10-05T16:32:41.313017+00:00">
                  <w:rPr>
                    <w:rFonts w:cs="Times New Roman"/>
                    <w:szCs w:val="21"/>
                  </w:rPr>
                </w:rPrChange>
              </w:rPr>
              <w:t>-9.80</w:t>
            </w:r>
            <w:r>
              <w:rPr>
                <w:rFonts w:ascii="Times New Roman" w:hAnsi="Times New Roman" w:cs="Times New Roman" w:eastAsia="SimSun"/>
                <w:b w:val="0"/>
                <w:bCs w:val="0"/>
                <w:sz w:val="21"/>
                <w:szCs w:val="21"/>
                <w:rPrChange w:id="4309" w:author="Codex" w:date="2026-10-05T16:32:41.313017+00:00">
                  <w:rPr>
                    <w:rFonts w:cs="Times New Roman"/>
                    <w:szCs w:val="21"/>
                  </w:rPr>
                </w:rPrChange>
              </w:rPr>
              <w:t>，</w:t>
            </w:r>
            <w:r>
              <w:rPr>
                <w:rFonts w:ascii="Times New Roman" w:hAnsi="Times New Roman" w:cs="Times New Roman" w:eastAsia="SimSun"/>
                <w:b w:val="0"/>
                <w:bCs w:val="0"/>
                <w:sz w:val="21"/>
                <w:szCs w:val="21"/>
                <w:rPrChange w:id="4310" w:author="Codex" w:date="2026-10-05T16:32:41.313017+00:00">
                  <w:rPr>
                    <w:rFonts w:cs="Times New Roman"/>
                    <w:szCs w:val="21"/>
                  </w:rPr>
                </w:rPrChange>
              </w:rPr>
              <w:t>5.02</w:t>
            </w:r>
            <w:r>
              <w:rPr>
                <w:rFonts w:ascii="Times New Roman" w:hAnsi="Times New Roman" w:cs="Times New Roman" w:eastAsia="SimSun"/>
                <w:b w:val="0"/>
                <w:bCs w:val="0"/>
                <w:sz w:val="21"/>
                <w:szCs w:val="21"/>
                <w:rPrChange w:id="431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12" w:author="Codex" w:date="2026-10-05T16:32:41.313017+00:00">
              <w:tcPr>
                <w:tcW w:w="0" w:type="auto"/>
                <w:tcBorders>
                  <w:top w:val="nil"/>
                  <w:left w:val="nil"/>
                  <w:bottom w:val="nil"/>
                  <w:right w:val="nil"/>
                </w:tcBorders>
                <w:tcMar>
                  <w:left w:w="102" w:type="dxa"/>
                  <w:right w:w="102" w:type="dxa"/>
                </w:tcMar>
                <w:vAlign w:val="center"/>
              </w:tcPr>
            </w:tcPrChange>
          </w:tcPr>
          <w:p w14:paraId="09F021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7" w:author="Codex" w:date="2026-10-05T16:32:41.313017+00:00">
                  <w:rPr>
                    <w:rFonts w:cs="Times New Roman"/>
                    <w:szCs w:val="21"/>
                  </w:rPr>
                </w:rPrChange>
              </w:rPr>
              <w:pPrChange w:id="43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14" w:author="Codex" w:date="2026-10-05T16:32:41.313017+00:00">
                  <w:rPr>
                    <w:rFonts w:cs="Times New Roman"/>
                    <w:szCs w:val="21"/>
                  </w:rPr>
                </w:rPrChange>
              </w:rPr>
              <w:t>1.30</w:t>
            </w:r>
            <w:r>
              <w:rPr>
                <w:rFonts w:ascii="Times New Roman" w:hAnsi="Times New Roman" w:cs="Times New Roman" w:eastAsia="SimSun"/>
                <w:b w:val="0"/>
                <w:bCs w:val="0"/>
                <w:sz w:val="21"/>
                <w:szCs w:val="21"/>
                <w:rPrChange w:id="4315" w:author="Codex" w:date="2026-10-05T16:32:41.313017+00:00">
                  <w:rPr>
                    <w:rFonts w:cs="Times New Roman"/>
                    <w:szCs w:val="21"/>
                  </w:rPr>
                </w:rPrChange>
              </w:rPr>
              <w:t>（</w:t>
            </w:r>
            <w:r>
              <w:rPr>
                <w:rFonts w:ascii="Times New Roman" w:hAnsi="Times New Roman" w:cs="Times New Roman" w:eastAsia="SimSun"/>
                <w:b w:val="0"/>
                <w:bCs w:val="0"/>
                <w:sz w:val="21"/>
                <w:szCs w:val="21"/>
                <w:rPrChange w:id="4316" w:author="Codex" w:date="2026-10-05T16:32:41.313017+00:00">
                  <w:rPr>
                    <w:rFonts w:cs="Times New Roman"/>
                    <w:szCs w:val="21"/>
                  </w:rPr>
                </w:rPrChange>
              </w:rPr>
              <w:t>-6.61</w:t>
            </w:r>
            <w:r>
              <w:rPr>
                <w:rFonts w:ascii="Times New Roman" w:hAnsi="Times New Roman" w:cs="Times New Roman" w:eastAsia="SimSun"/>
                <w:b w:val="0"/>
                <w:bCs w:val="0"/>
                <w:sz w:val="21"/>
                <w:szCs w:val="21"/>
                <w:rPrChange w:id="4317" w:author="Codex" w:date="2026-10-05T16:32:41.313017+00:00">
                  <w:rPr>
                    <w:rFonts w:cs="Times New Roman"/>
                    <w:szCs w:val="21"/>
                  </w:rPr>
                </w:rPrChange>
              </w:rPr>
              <w:t>，</w:t>
            </w:r>
            <w:r>
              <w:rPr>
                <w:rFonts w:ascii="Times New Roman" w:hAnsi="Times New Roman" w:cs="Times New Roman" w:eastAsia="SimSun"/>
                <w:b w:val="0"/>
                <w:bCs w:val="0"/>
                <w:sz w:val="21"/>
                <w:szCs w:val="21"/>
                <w:rPrChange w:id="4318" w:author="Codex" w:date="2026-10-05T16:32:41.313017+00:00">
                  <w:rPr>
                    <w:rFonts w:cs="Times New Roman"/>
                    <w:szCs w:val="21"/>
                  </w:rPr>
                </w:rPrChange>
              </w:rPr>
              <w:t>9.21</w:t>
            </w:r>
            <w:r>
              <w:rPr>
                <w:rFonts w:ascii="Times New Roman" w:hAnsi="Times New Roman" w:cs="Times New Roman" w:eastAsia="SimSun"/>
                <w:b w:val="0"/>
                <w:bCs w:val="0"/>
                <w:sz w:val="21"/>
                <w:szCs w:val="21"/>
                <w:rPrChange w:id="431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20" w:author="Codex" w:date="2026-10-05T16:32:41.313017+00:00">
              <w:tcPr>
                <w:tcW w:w="0" w:type="auto"/>
                <w:tcBorders>
                  <w:top w:val="nil"/>
                  <w:left w:val="nil"/>
                  <w:bottom w:val="nil"/>
                  <w:right w:val="nil"/>
                </w:tcBorders>
                <w:tcMar>
                  <w:left w:w="102" w:type="dxa"/>
                  <w:right w:w="102" w:type="dxa"/>
                </w:tcMar>
                <w:vAlign w:val="center"/>
              </w:tcPr>
            </w:tcPrChange>
          </w:tcPr>
          <w:p w14:paraId="5C32123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8" w:author="Codex" w:date="2026-10-05T16:32:41.313017+00:00">
                  <w:rPr>
                    <w:rFonts w:cs="Times New Roman"/>
                    <w:szCs w:val="21"/>
                  </w:rPr>
                </w:rPrChange>
              </w:rPr>
              <w:pPrChange w:id="43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22" w:author="Codex" w:date="2026-10-05T16:32:41.313017+00:00">
                  <w:rPr>
                    <w:rFonts w:cs="Times New Roman"/>
                    <w:szCs w:val="21"/>
                  </w:rPr>
                </w:rPrChange>
              </w:rPr>
              <w:t>3.69</w:t>
            </w:r>
            <w:r>
              <w:rPr>
                <w:rFonts w:ascii="Times New Roman" w:hAnsi="Times New Roman" w:cs="Times New Roman" w:eastAsia="SimSun"/>
                <w:b w:val="0"/>
                <w:bCs w:val="0"/>
                <w:sz w:val="21"/>
                <w:szCs w:val="21"/>
                <w:rPrChange w:id="4323" w:author="Codex" w:date="2026-10-05T16:32:41.313017+00:00">
                  <w:rPr>
                    <w:rFonts w:cs="Times New Roman"/>
                    <w:szCs w:val="21"/>
                  </w:rPr>
                </w:rPrChange>
              </w:rPr>
              <w:t>（</w:t>
            </w:r>
            <w:r>
              <w:rPr>
                <w:rFonts w:ascii="Times New Roman" w:hAnsi="Times New Roman" w:cs="Times New Roman" w:eastAsia="SimSun"/>
                <w:b w:val="0"/>
                <w:bCs w:val="0"/>
                <w:sz w:val="21"/>
                <w:szCs w:val="21"/>
                <w:rPrChange w:id="4324" w:author="Codex" w:date="2026-10-05T16:32:41.313017+00:00">
                  <w:rPr>
                    <w:rFonts w:cs="Times New Roman"/>
                    <w:szCs w:val="21"/>
                  </w:rPr>
                </w:rPrChange>
              </w:rPr>
              <w:t>-7.12</w:t>
            </w:r>
            <w:r>
              <w:rPr>
                <w:rFonts w:ascii="Times New Roman" w:hAnsi="Times New Roman" w:cs="Times New Roman" w:eastAsia="SimSun"/>
                <w:b w:val="0"/>
                <w:bCs w:val="0"/>
                <w:sz w:val="21"/>
                <w:szCs w:val="21"/>
                <w:rPrChange w:id="4325" w:author="Codex" w:date="2026-10-05T16:32:41.313017+00:00">
                  <w:rPr>
                    <w:rFonts w:cs="Times New Roman"/>
                    <w:szCs w:val="21"/>
                  </w:rPr>
                </w:rPrChange>
              </w:rPr>
              <w:t>，</w:t>
            </w:r>
            <w:r>
              <w:rPr>
                <w:rFonts w:ascii="Times New Roman" w:hAnsi="Times New Roman" w:cs="Times New Roman" w:eastAsia="SimSun"/>
                <w:b w:val="0"/>
                <w:bCs w:val="0"/>
                <w:sz w:val="21"/>
                <w:szCs w:val="21"/>
                <w:rPrChange w:id="4326" w:author="Codex" w:date="2026-10-05T16:32:41.313017+00:00">
                  <w:rPr>
                    <w:rFonts w:cs="Times New Roman"/>
                    <w:szCs w:val="21"/>
                  </w:rPr>
                </w:rPrChange>
              </w:rPr>
              <w:t>13.62</w:t>
            </w:r>
            <w:r>
              <w:rPr>
                <w:rFonts w:ascii="Times New Roman" w:hAnsi="Times New Roman" w:cs="Times New Roman" w:eastAsia="SimSun"/>
                <w:b w:val="0"/>
                <w:bCs w:val="0"/>
                <w:sz w:val="21"/>
                <w:szCs w:val="21"/>
                <w:rPrChange w:id="4327"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328" w:author="Codex" w:date="2026-10-05T16:32:41.313017+00:00">
              <w:tcPr>
                <w:tcW w:w="0" w:type="auto"/>
                <w:tcBorders>
                  <w:top w:val="nil"/>
                  <w:left w:val="nil"/>
                  <w:bottom w:val="nil"/>
                  <w:right w:val="nil"/>
                </w:tcBorders>
                <w:noWrap/>
                <w:tcMar>
                  <w:left w:w="102" w:type="dxa"/>
                  <w:right w:w="102" w:type="dxa"/>
                </w:tcMar>
                <w:vAlign w:val="center"/>
              </w:tcPr>
            </w:tcPrChange>
          </w:tcPr>
          <w:p w14:paraId="07F0F3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9" w:author="Codex" w:date="2026-10-05T16:32:41.313017+00:00">
                  <w:rPr>
                    <w:rFonts w:cs="Times New Roman"/>
                    <w:szCs w:val="21"/>
                  </w:rPr>
                </w:rPrChange>
              </w:rPr>
              <w:pPrChange w:id="43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0" w:author="Codex" w:date="2026-10-05T16:32:41.313017+00:00">
                  <w:rPr>
                    <w:rFonts w:cs="Times New Roman"/>
                    <w:szCs w:val="21"/>
                  </w:rPr>
                </w:rPrChange>
              </w:rPr>
              <w:t>.656</w:t>
            </w:r>
          </w:p>
        </w:tc>
      </w:tr>
      <w:tr w:rsidR="004B6004" w14:paraId="73E63C4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331" w:author="Codex" w:date="2026-10-05T16:32:41.313017+00:00">
              <w:tcPr>
                <w:tcW w:w="0" w:type="auto"/>
                <w:tcBorders>
                  <w:top w:val="nil"/>
                  <w:left w:val="nil"/>
                  <w:bottom w:val="nil"/>
                  <w:right w:val="nil"/>
                </w:tcBorders>
                <w:noWrap/>
                <w:tcMar>
                  <w:left w:w="102" w:type="dxa"/>
                  <w:right w:w="102" w:type="dxa"/>
                </w:tcMar>
                <w:vAlign w:val="center"/>
              </w:tcPr>
            </w:tcPrChange>
          </w:tcPr>
          <w:p w14:paraId="23BFC4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0" w:author="Codex" w:date="2026-10-05T16:32:41.313017+00:00">
                  <w:rPr>
                    <w:rFonts w:cs="Times New Roman"/>
                    <w:szCs w:val="21"/>
                  </w:rPr>
                </w:rPrChange>
              </w:rPr>
              <w:pPrChange w:id="433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3" w:author="Codex" w:date="2026-10-05T16:32:41.313017+00:00">
                  <w:rPr>
                    <w:rFonts w:cs="Times New Roman"/>
                    <w:szCs w:val="21"/>
                  </w:rPr>
                </w:rPrChange>
              </w:rPr>
              <w:t>RR‑S</w:t>
            </w:r>
          </w:p>
        </w:tc>
        <w:tc>
          <w:tcPr>
            <w:tcW w:w="0" w:type="auto"/>
            <w:tcBorders>
              <w:top w:val="nil"/>
              <w:left w:val="nil"/>
              <w:bottom w:val="nil"/>
              <w:right w:val="nil"/>
              <w:insideH w:val="nil"/>
              <w:insideV w:val="nil"/>
            </w:tcBorders>
            <w:noWrap/>
            <w:tcMar>
              <w:left w:w="102" w:type="dxa"/>
              <w:right w:w="102" w:type="dxa"/>
            </w:tcMar>
            <w:vAlign w:val="center"/>
            <w:tcPrChange w:id="4334" w:author="Codex" w:date="2026-10-05T16:32:41.313017+00:00">
              <w:tcPr>
                <w:tcW w:w="0" w:type="auto"/>
                <w:tcBorders>
                  <w:top w:val="nil"/>
                  <w:left w:val="nil"/>
                  <w:bottom w:val="nil"/>
                  <w:right w:val="nil"/>
                </w:tcBorders>
                <w:noWrap/>
                <w:tcMar>
                  <w:left w:w="102" w:type="dxa"/>
                  <w:right w:w="102" w:type="dxa"/>
                </w:tcMar>
                <w:vAlign w:val="center"/>
              </w:tcPr>
            </w:tcPrChange>
          </w:tcPr>
          <w:p w14:paraId="0EEBAD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1" w:author="Codex" w:date="2026-10-05T16:32:41.313017+00:00">
                  <w:rPr>
                    <w:rFonts w:cs="Times New Roman"/>
                    <w:szCs w:val="21"/>
                  </w:rPr>
                </w:rPrChange>
              </w:rPr>
              <w:pPrChange w:id="433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6" w:author="Codex" w:date="2026-10-05T16:32:41.313017+00:00">
                  <w:rPr>
                    <w:rFonts w:cs="Times New Roman"/>
                    <w:szCs w:val="21"/>
                  </w:rPr>
                </w:rPrChange>
              </w:rPr>
              <w:t>0.298</w:t>
            </w:r>
          </w:p>
        </w:tc>
        <w:tc>
          <w:tcPr>
            <w:tcW w:w="0" w:type="auto"/>
            <w:tcBorders>
              <w:top w:val="nil"/>
              <w:left w:val="nil"/>
              <w:bottom w:val="nil"/>
              <w:right w:val="nil"/>
              <w:insideH w:val="nil"/>
              <w:insideV w:val="nil"/>
            </w:tcBorders>
            <w:noWrap/>
            <w:tcMar>
              <w:left w:w="102" w:type="dxa"/>
              <w:right w:w="102" w:type="dxa"/>
            </w:tcMar>
            <w:vAlign w:val="center"/>
            <w:tcPrChange w:id="4337" w:author="Codex" w:date="2026-10-05T16:32:41.313017+00:00">
              <w:tcPr>
                <w:tcW w:w="0" w:type="auto"/>
                <w:tcBorders>
                  <w:top w:val="nil"/>
                  <w:left w:val="nil"/>
                  <w:bottom w:val="nil"/>
                  <w:right w:val="nil"/>
                </w:tcBorders>
                <w:noWrap/>
                <w:tcMar>
                  <w:left w:w="102" w:type="dxa"/>
                  <w:right w:w="102" w:type="dxa"/>
                </w:tcMar>
                <w:vAlign w:val="center"/>
              </w:tcPr>
            </w:tcPrChange>
          </w:tcPr>
          <w:p w14:paraId="02729A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2" w:author="Codex" w:date="2026-10-05T16:32:41.313017+00:00">
                  <w:rPr>
                    <w:rFonts w:cs="Times New Roman"/>
                    <w:szCs w:val="21"/>
                  </w:rPr>
                </w:rPrChange>
              </w:rPr>
              <w:pPrChange w:id="433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9" w:author="Codex" w:date="2026-10-05T16:32:41.313017+00:00">
                  <w:rPr>
                    <w:rFonts w:cs="Times New Roman"/>
                    <w:szCs w:val="21"/>
                  </w:rPr>
                </w:rPrChange>
              </w:rPr>
              <w:t>0.340</w:t>
            </w:r>
          </w:p>
        </w:tc>
        <w:tc>
          <w:tcPr>
            <w:tcW w:w="0" w:type="auto"/>
            <w:tcBorders>
              <w:top w:val="nil"/>
              <w:left w:val="nil"/>
              <w:bottom w:val="nil"/>
              <w:right w:val="nil"/>
              <w:insideH w:val="nil"/>
              <w:insideV w:val="nil"/>
            </w:tcBorders>
            <w:noWrap/>
            <w:tcMar>
              <w:left w:w="102" w:type="dxa"/>
              <w:right w:w="102" w:type="dxa"/>
            </w:tcMar>
            <w:vAlign w:val="center"/>
            <w:tcPrChange w:id="4340" w:author="Codex" w:date="2026-10-05T16:32:41.313017+00:00">
              <w:tcPr>
                <w:tcW w:w="0" w:type="auto"/>
                <w:tcBorders>
                  <w:top w:val="nil"/>
                  <w:left w:val="nil"/>
                  <w:bottom w:val="nil"/>
                  <w:right w:val="nil"/>
                </w:tcBorders>
                <w:noWrap/>
                <w:tcMar>
                  <w:left w:w="102" w:type="dxa"/>
                  <w:right w:w="102" w:type="dxa"/>
                </w:tcMar>
                <w:vAlign w:val="center"/>
              </w:tcPr>
            </w:tcPrChange>
          </w:tcPr>
          <w:p w14:paraId="01AFDCC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3" w:author="Codex" w:date="2026-10-05T16:32:41.313017+00:00">
                  <w:rPr>
                    <w:rFonts w:cs="Times New Roman"/>
                    <w:szCs w:val="21"/>
                  </w:rPr>
                </w:rPrChange>
              </w:rPr>
              <w:pPrChange w:id="434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2" w:author="Codex" w:date="2026-10-05T16:32:41.313017+00:00">
                  <w:rPr>
                    <w:rFonts w:cs="Times New Roman"/>
                    <w:szCs w:val="21"/>
                  </w:rPr>
                </w:rPrChange>
              </w:rPr>
              <w:t>0.318</w:t>
            </w:r>
          </w:p>
        </w:tc>
        <w:tc>
          <w:tcPr>
            <w:tcW w:w="0" w:type="auto"/>
            <w:tcBorders>
              <w:top w:val="nil"/>
              <w:left w:val="nil"/>
              <w:bottom w:val="nil"/>
              <w:right w:val="nil"/>
              <w:insideH w:val="nil"/>
              <w:insideV w:val="nil"/>
            </w:tcBorders>
            <w:noWrap/>
            <w:tcMar>
              <w:left w:w="102" w:type="dxa"/>
              <w:right w:w="102" w:type="dxa"/>
            </w:tcMar>
            <w:vAlign w:val="center"/>
            <w:tcPrChange w:id="4343" w:author="Codex" w:date="2026-10-05T16:32:41.313017+00:00">
              <w:tcPr>
                <w:tcW w:w="0" w:type="auto"/>
                <w:tcBorders>
                  <w:top w:val="nil"/>
                  <w:left w:val="nil"/>
                  <w:bottom w:val="nil"/>
                  <w:right w:val="nil"/>
                </w:tcBorders>
                <w:noWrap/>
                <w:tcMar>
                  <w:left w:w="102" w:type="dxa"/>
                  <w:right w:w="102" w:type="dxa"/>
                </w:tcMar>
                <w:vAlign w:val="center"/>
              </w:tcPr>
            </w:tcPrChange>
          </w:tcPr>
          <w:p w14:paraId="52B4CE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4" w:author="Codex" w:date="2026-10-05T16:32:41.313017+00:00">
                  <w:rPr>
                    <w:rFonts w:cs="Times New Roman"/>
                    <w:szCs w:val="21"/>
                  </w:rPr>
                </w:rPrChange>
              </w:rPr>
              <w:pPrChange w:id="434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5" w:author="Codex" w:date="2026-10-05T16:32:41.313017+00:00">
                  <w:rPr>
                    <w:rFonts w:cs="Times New Roman"/>
                    <w:szCs w:val="21"/>
                  </w:rPr>
                </w:rPrChange>
              </w:rPr>
              <w:t>0.305</w:t>
            </w:r>
          </w:p>
        </w:tc>
        <w:tc>
          <w:tcPr>
            <w:tcW w:w="0" w:type="auto"/>
            <w:tcBorders>
              <w:top w:val="nil"/>
              <w:left w:val="nil"/>
              <w:bottom w:val="nil"/>
              <w:right w:val="nil"/>
              <w:insideH w:val="nil"/>
              <w:insideV w:val="nil"/>
            </w:tcBorders>
            <w:tcMar>
              <w:left w:w="102" w:type="dxa"/>
              <w:right w:w="102" w:type="dxa"/>
            </w:tcMar>
            <w:vAlign w:val="center"/>
            <w:tcPrChange w:id="4346" w:author="Codex" w:date="2026-10-05T16:32:41.313017+00:00">
              <w:tcPr>
                <w:tcW w:w="0" w:type="auto"/>
                <w:tcBorders>
                  <w:top w:val="nil"/>
                  <w:left w:val="nil"/>
                  <w:bottom w:val="nil"/>
                  <w:right w:val="nil"/>
                </w:tcBorders>
                <w:tcMar>
                  <w:left w:w="102" w:type="dxa"/>
                  <w:right w:w="102" w:type="dxa"/>
                </w:tcMar>
                <w:vAlign w:val="center"/>
              </w:tcPr>
            </w:tcPrChange>
          </w:tcPr>
          <w:p w14:paraId="7D74344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5" w:author="Codex" w:date="2026-10-05T16:32:41.313017+00:00">
                  <w:rPr>
                    <w:rFonts w:cs="Times New Roman"/>
                    <w:szCs w:val="21"/>
                  </w:rPr>
                </w:rPrChange>
              </w:rPr>
              <w:pPrChange w:id="434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8" w:author="Codex" w:date="2026-10-05T16:32:41.313017+00:00">
                  <w:rPr>
                    <w:rFonts w:cs="Times New Roman"/>
                    <w:szCs w:val="21"/>
                  </w:rPr>
                </w:rPrChange>
              </w:rPr>
              <w:t>4.20</w:t>
            </w:r>
            <w:r>
              <w:rPr>
                <w:rFonts w:ascii="Times New Roman" w:hAnsi="Times New Roman" w:cs="Times New Roman" w:eastAsia="SimSun"/>
                <w:b w:val="0"/>
                <w:bCs w:val="0"/>
                <w:sz w:val="21"/>
                <w:szCs w:val="21"/>
                <w:rPrChange w:id="4349" w:author="Codex" w:date="2026-10-05T16:32:41.313017+00:00">
                  <w:rPr>
                    <w:rFonts w:cs="Times New Roman"/>
                    <w:szCs w:val="21"/>
                  </w:rPr>
                </w:rPrChange>
              </w:rPr>
              <w:t>（</w:t>
            </w:r>
            <w:r>
              <w:rPr>
                <w:rFonts w:ascii="Times New Roman" w:hAnsi="Times New Roman" w:cs="Times New Roman" w:eastAsia="SimSun"/>
                <w:b w:val="0"/>
                <w:bCs w:val="0"/>
                <w:sz w:val="21"/>
                <w:szCs w:val="21"/>
                <w:rPrChange w:id="4350" w:author="Codex" w:date="2026-10-05T16:32:41.313017+00:00">
                  <w:rPr>
                    <w:rFonts w:cs="Times New Roman"/>
                    <w:szCs w:val="21"/>
                  </w:rPr>
                </w:rPrChange>
              </w:rPr>
              <w:t>0.10</w:t>
            </w:r>
            <w:r>
              <w:rPr>
                <w:rFonts w:ascii="Times New Roman" w:hAnsi="Times New Roman" w:cs="Times New Roman" w:eastAsia="SimSun"/>
                <w:b w:val="0"/>
                <w:bCs w:val="0"/>
                <w:sz w:val="21"/>
                <w:szCs w:val="21"/>
                <w:rPrChange w:id="4351" w:author="Codex" w:date="2026-10-05T16:32:41.313017+00:00">
                  <w:rPr>
                    <w:rFonts w:cs="Times New Roman"/>
                    <w:szCs w:val="21"/>
                  </w:rPr>
                </w:rPrChange>
              </w:rPr>
              <w:t>，</w:t>
            </w:r>
            <w:r>
              <w:rPr>
                <w:rFonts w:ascii="Times New Roman" w:hAnsi="Times New Roman" w:cs="Times New Roman" w:eastAsia="SimSun"/>
                <w:b w:val="0"/>
                <w:bCs w:val="0"/>
                <w:sz w:val="21"/>
                <w:szCs w:val="21"/>
                <w:rPrChange w:id="4352" w:author="Codex" w:date="2026-10-05T16:32:41.313017+00:00">
                  <w:rPr>
                    <w:rFonts w:cs="Times New Roman"/>
                    <w:szCs w:val="21"/>
                  </w:rPr>
                </w:rPrChange>
              </w:rPr>
              <w:t>8.29</w:t>
            </w:r>
            <w:r>
              <w:rPr>
                <w:rFonts w:ascii="Times New Roman" w:hAnsi="Times New Roman" w:cs="Times New Roman" w:eastAsia="SimSun"/>
                <w:b w:val="0"/>
                <w:bCs w:val="0"/>
                <w:sz w:val="21"/>
                <w:szCs w:val="21"/>
                <w:rPrChange w:id="435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54" w:author="Codex" w:date="2026-10-05T16:32:41.313017+00:00">
              <w:tcPr>
                <w:tcW w:w="0" w:type="auto"/>
                <w:tcBorders>
                  <w:top w:val="nil"/>
                  <w:left w:val="nil"/>
                  <w:bottom w:val="nil"/>
                  <w:right w:val="nil"/>
                </w:tcBorders>
                <w:tcMar>
                  <w:left w:w="102" w:type="dxa"/>
                  <w:right w:w="102" w:type="dxa"/>
                </w:tcMar>
                <w:vAlign w:val="center"/>
              </w:tcPr>
            </w:tcPrChange>
          </w:tcPr>
          <w:p w14:paraId="6E05C7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6" w:author="Codex" w:date="2026-10-05T16:32:41.313017+00:00">
                  <w:rPr>
                    <w:rFonts w:cs="Times New Roman"/>
                    <w:szCs w:val="21"/>
                  </w:rPr>
                </w:rPrChange>
              </w:rPr>
              <w:pPrChange w:id="43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56" w:author="Codex" w:date="2026-10-05T16:32:41.313017+00:00">
                  <w:rPr>
                    <w:rFonts w:cs="Times New Roman"/>
                    <w:szCs w:val="21"/>
                  </w:rPr>
                </w:rPrChange>
              </w:rPr>
              <w:t>-1.35</w:t>
            </w:r>
            <w:r>
              <w:rPr>
                <w:rFonts w:ascii="Times New Roman" w:hAnsi="Times New Roman" w:cs="Times New Roman" w:eastAsia="SimSun"/>
                <w:b w:val="0"/>
                <w:bCs w:val="0"/>
                <w:sz w:val="21"/>
                <w:szCs w:val="21"/>
                <w:rPrChange w:id="4357" w:author="Codex" w:date="2026-10-05T16:32:41.313017+00:00">
                  <w:rPr>
                    <w:rFonts w:cs="Times New Roman"/>
                    <w:szCs w:val="21"/>
                  </w:rPr>
                </w:rPrChange>
              </w:rPr>
              <w:t>（</w:t>
            </w:r>
            <w:r>
              <w:rPr>
                <w:rFonts w:ascii="Times New Roman" w:hAnsi="Times New Roman" w:cs="Times New Roman" w:eastAsia="SimSun"/>
                <w:b w:val="0"/>
                <w:bCs w:val="0"/>
                <w:sz w:val="21"/>
                <w:szCs w:val="21"/>
                <w:rPrChange w:id="4358" w:author="Codex" w:date="2026-10-05T16:32:41.313017+00:00">
                  <w:rPr>
                    <w:rFonts w:cs="Times New Roman"/>
                    <w:szCs w:val="21"/>
                  </w:rPr>
                </w:rPrChange>
              </w:rPr>
              <w:t>-10.16</w:t>
            </w:r>
            <w:r>
              <w:rPr>
                <w:rFonts w:ascii="Times New Roman" w:hAnsi="Times New Roman" w:cs="Times New Roman" w:eastAsia="SimSun"/>
                <w:b w:val="0"/>
                <w:bCs w:val="0"/>
                <w:sz w:val="21"/>
                <w:szCs w:val="21"/>
                <w:rPrChange w:id="4359" w:author="Codex" w:date="2026-10-05T16:32:41.313017+00:00">
                  <w:rPr>
                    <w:rFonts w:cs="Times New Roman"/>
                    <w:szCs w:val="21"/>
                  </w:rPr>
                </w:rPrChange>
              </w:rPr>
              <w:t>，</w:t>
            </w:r>
            <w:r>
              <w:rPr>
                <w:rFonts w:ascii="Times New Roman" w:hAnsi="Times New Roman" w:cs="Times New Roman" w:eastAsia="SimSun"/>
                <w:b w:val="0"/>
                <w:bCs w:val="0"/>
                <w:sz w:val="21"/>
                <w:szCs w:val="21"/>
                <w:rPrChange w:id="4360" w:author="Codex" w:date="2026-10-05T16:32:41.313017+00:00">
                  <w:rPr>
                    <w:rFonts w:cs="Times New Roman"/>
                    <w:szCs w:val="21"/>
                  </w:rPr>
                </w:rPrChange>
              </w:rPr>
              <w:t>7.46</w:t>
            </w:r>
            <w:r>
              <w:rPr>
                <w:rFonts w:ascii="Times New Roman" w:hAnsi="Times New Roman" w:cs="Times New Roman" w:eastAsia="SimSun"/>
                <w:b w:val="0"/>
                <w:bCs w:val="0"/>
                <w:sz w:val="21"/>
                <w:szCs w:val="21"/>
                <w:rPrChange w:id="436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62" w:author="Codex" w:date="2026-10-05T16:32:41.313017+00:00">
              <w:tcPr>
                <w:tcW w:w="0" w:type="auto"/>
                <w:tcBorders>
                  <w:top w:val="nil"/>
                  <w:left w:val="nil"/>
                  <w:bottom w:val="nil"/>
                  <w:right w:val="nil"/>
                </w:tcBorders>
                <w:tcMar>
                  <w:left w:w="102" w:type="dxa"/>
                  <w:right w:w="102" w:type="dxa"/>
                </w:tcMar>
                <w:vAlign w:val="center"/>
              </w:tcPr>
            </w:tcPrChange>
          </w:tcPr>
          <w:p w14:paraId="6EC09F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7" w:author="Codex" w:date="2026-10-05T16:32:41.313017+00:00">
                  <w:rPr>
                    <w:rFonts w:cs="Times New Roman"/>
                    <w:szCs w:val="21"/>
                  </w:rPr>
                </w:rPrChange>
              </w:rPr>
              <w:pPrChange w:id="43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64" w:author="Codex" w:date="2026-10-05T16:32:41.313017+00:00">
                  <w:rPr>
                    <w:rFonts w:cs="Times New Roman"/>
                    <w:szCs w:val="21"/>
                  </w:rPr>
                </w:rPrChange>
              </w:rPr>
              <w:t>-5.55</w:t>
            </w:r>
            <w:r>
              <w:rPr>
                <w:rFonts w:ascii="Times New Roman" w:hAnsi="Times New Roman" w:cs="Times New Roman" w:eastAsia="SimSun"/>
                <w:b w:val="0"/>
                <w:bCs w:val="0"/>
                <w:sz w:val="21"/>
                <w:szCs w:val="21"/>
                <w:rPrChange w:id="4365" w:author="Codex" w:date="2026-10-05T16:32:41.313017+00:00">
                  <w:rPr>
                    <w:rFonts w:cs="Times New Roman"/>
                    <w:szCs w:val="21"/>
                  </w:rPr>
                </w:rPrChange>
              </w:rPr>
              <w:t>（</w:t>
            </w:r>
            <w:r>
              <w:rPr>
                <w:rFonts w:ascii="Times New Roman" w:hAnsi="Times New Roman" w:cs="Times New Roman" w:eastAsia="SimSun"/>
                <w:b w:val="0"/>
                <w:bCs w:val="0"/>
                <w:sz w:val="21"/>
                <w:szCs w:val="21"/>
                <w:rPrChange w:id="4366" w:author="Codex" w:date="2026-10-05T16:32:41.313017+00:00">
                  <w:rPr>
                    <w:rFonts w:cs="Times New Roman"/>
                    <w:szCs w:val="21"/>
                  </w:rPr>
                </w:rPrChange>
              </w:rPr>
              <w:t>-15.00</w:t>
            </w:r>
            <w:r>
              <w:rPr>
                <w:rFonts w:ascii="Times New Roman" w:hAnsi="Times New Roman" w:cs="Times New Roman" w:eastAsia="SimSun"/>
                <w:b w:val="0"/>
                <w:bCs w:val="0"/>
                <w:sz w:val="21"/>
                <w:szCs w:val="21"/>
                <w:rPrChange w:id="4367" w:author="Codex" w:date="2026-10-05T16:32:41.313017+00:00">
                  <w:rPr>
                    <w:rFonts w:cs="Times New Roman"/>
                    <w:szCs w:val="21"/>
                  </w:rPr>
                </w:rPrChange>
              </w:rPr>
              <w:t>，</w:t>
            </w:r>
            <w:r>
              <w:rPr>
                <w:rFonts w:ascii="Times New Roman" w:hAnsi="Times New Roman" w:cs="Times New Roman" w:eastAsia="SimSun"/>
                <w:b w:val="0"/>
                <w:bCs w:val="0"/>
                <w:sz w:val="21"/>
                <w:szCs w:val="21"/>
                <w:rPrChange w:id="4368" w:author="Codex" w:date="2026-10-05T16:32:41.313017+00:00">
                  <w:rPr>
                    <w:rFonts w:cs="Times New Roman"/>
                    <w:szCs w:val="21"/>
                  </w:rPr>
                </w:rPrChange>
              </w:rPr>
              <w:t>4.12</w:t>
            </w:r>
            <w:r>
              <w:rPr>
                <w:rFonts w:ascii="Times New Roman" w:hAnsi="Times New Roman" w:cs="Times New Roman" w:eastAsia="SimSun"/>
                <w:b w:val="0"/>
                <w:bCs w:val="0"/>
                <w:sz w:val="21"/>
                <w:szCs w:val="21"/>
                <w:rPrChange w:id="4369"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370" w:author="Codex" w:date="2026-10-05T16:32:41.313017+00:00">
              <w:tcPr>
                <w:tcW w:w="0" w:type="auto"/>
                <w:tcBorders>
                  <w:top w:val="nil"/>
                  <w:left w:val="nil"/>
                  <w:bottom w:val="nil"/>
                  <w:right w:val="nil"/>
                </w:tcBorders>
                <w:noWrap/>
                <w:tcMar>
                  <w:left w:w="102" w:type="dxa"/>
                  <w:right w:w="102" w:type="dxa"/>
                </w:tcMar>
                <w:vAlign w:val="center"/>
              </w:tcPr>
            </w:tcPrChange>
          </w:tcPr>
          <w:p w14:paraId="6EBD6C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8" w:author="Codex" w:date="2026-10-05T16:32:41.313017+00:00">
                  <w:rPr>
                    <w:rFonts w:cs="Times New Roman"/>
                    <w:szCs w:val="21"/>
                  </w:rPr>
                </w:rPrChange>
              </w:rPr>
              <w:pPrChange w:id="43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2" w:author="Codex" w:date="2026-10-05T16:32:41.313017+00:00">
                  <w:rPr>
                    <w:rFonts w:cs="Times New Roman"/>
                    <w:szCs w:val="21"/>
                  </w:rPr>
                </w:rPrChange>
              </w:rPr>
              <w:t>.411</w:t>
            </w:r>
          </w:p>
        </w:tc>
      </w:tr>
      <w:tr w:rsidR="004B6004" w14:paraId="087C494E"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437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2A46E9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9" w:author="Codex" w:date="2026-10-05T16:32:41.313017+00:00">
                  <w:rPr>
                    <w:rFonts w:cs="Times New Roman"/>
                    <w:szCs w:val="21"/>
                  </w:rPr>
                </w:rPrChange>
              </w:rPr>
              <w:pPrChange w:id="43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5"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noWrap/>
            <w:tcMar>
              <w:left w:w="102" w:type="dxa"/>
              <w:right w:w="102" w:type="dxa"/>
            </w:tcMar>
            <w:vAlign w:val="center"/>
            <w:tcPrChange w:id="437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933E3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0" w:author="Codex" w:date="2026-10-05T16:32:41.313017+00:00">
                  <w:rPr>
                    <w:rFonts w:cs="Times New Roman"/>
                    <w:szCs w:val="21"/>
                  </w:rPr>
                </w:rPrChange>
              </w:rPr>
              <w:pPrChange w:id="43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8" w:author="Codex" w:date="2026-10-05T16:32:41.313017+00:00">
                  <w:rPr>
                    <w:rFonts w:cs="Times New Roman"/>
                    <w:szCs w:val="21"/>
                  </w:rPr>
                </w:rPrChange>
              </w:rPr>
              <w:t>0.298</w:t>
            </w:r>
          </w:p>
        </w:tc>
        <w:tc>
          <w:tcPr>
            <w:tcW w:w="0" w:type="auto"/>
            <w:tcBorders>
              <w:top w:val="nil"/>
              <w:left w:val="nil"/>
              <w:bottom w:val="single" w:sz="12" w:color="000000"/>
              <w:right w:val="nil"/>
              <w:insideH w:val="nil"/>
              <w:insideV w:val="nil"/>
            </w:tcBorders>
            <w:noWrap/>
            <w:tcMar>
              <w:left w:w="102" w:type="dxa"/>
              <w:right w:w="102" w:type="dxa"/>
            </w:tcMar>
            <w:vAlign w:val="center"/>
            <w:tcPrChange w:id="4379"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6BC27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1" w:author="Codex" w:date="2026-10-05T16:32:41.313017+00:00">
                  <w:rPr>
                    <w:rFonts w:cs="Times New Roman"/>
                    <w:szCs w:val="21"/>
                  </w:rPr>
                </w:rPrChange>
              </w:rPr>
              <w:pPrChange w:id="43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1" w:author="Codex" w:date="2026-10-05T16:32:41.313017+00:00">
                  <w:rPr>
                    <w:rFonts w:cs="Times New Roman"/>
                    <w:szCs w:val="21"/>
                  </w:rPr>
                </w:rPrChange>
              </w:rPr>
              <w:t>0.315</w:t>
            </w:r>
          </w:p>
        </w:tc>
        <w:tc>
          <w:tcPr>
            <w:tcW w:w="0" w:type="auto"/>
            <w:tcBorders>
              <w:top w:val="nil"/>
              <w:left w:val="nil"/>
              <w:bottom w:val="single" w:sz="12" w:color="000000"/>
              <w:right w:val="nil"/>
              <w:insideH w:val="nil"/>
              <w:insideV w:val="nil"/>
            </w:tcBorders>
            <w:noWrap/>
            <w:tcMar>
              <w:left w:w="102" w:type="dxa"/>
              <w:right w:w="102" w:type="dxa"/>
            </w:tcMar>
            <w:vAlign w:val="center"/>
            <w:tcPrChange w:id="438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B419E7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2" w:author="Codex" w:date="2026-10-05T16:32:41.313017+00:00">
                  <w:rPr>
                    <w:rFonts w:cs="Times New Roman"/>
                    <w:szCs w:val="21"/>
                  </w:rPr>
                </w:rPrChange>
              </w:rPr>
              <w:pPrChange w:id="43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4" w:author="Codex" w:date="2026-10-05T16:32:41.313017+00:00">
                  <w:rPr>
                    <w:rFonts w:cs="Times New Roman"/>
                    <w:szCs w:val="21"/>
                  </w:rPr>
                </w:rPrChange>
              </w:rPr>
              <w:t>0.310</w:t>
            </w:r>
          </w:p>
        </w:tc>
        <w:tc>
          <w:tcPr>
            <w:tcW w:w="0" w:type="auto"/>
            <w:tcBorders>
              <w:top w:val="nil"/>
              <w:left w:val="nil"/>
              <w:bottom w:val="single" w:sz="12" w:color="000000"/>
              <w:right w:val="nil"/>
              <w:insideH w:val="nil"/>
              <w:insideV w:val="nil"/>
            </w:tcBorders>
            <w:noWrap/>
            <w:tcMar>
              <w:left w:w="102" w:type="dxa"/>
              <w:right w:w="102" w:type="dxa"/>
            </w:tcMar>
            <w:vAlign w:val="center"/>
            <w:tcPrChange w:id="4385"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F6956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3" w:author="Codex" w:date="2026-10-05T16:32:41.313017+00:00">
                  <w:rPr>
                    <w:rFonts w:cs="Times New Roman"/>
                    <w:szCs w:val="21"/>
                  </w:rPr>
                </w:rPrChange>
              </w:rPr>
              <w:pPrChange w:id="43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7" w:author="Codex" w:date="2026-10-05T16:32:41.313017+00:00">
                  <w:rPr>
                    <w:rFonts w:cs="Times New Roman"/>
                    <w:szCs w:val="21"/>
                  </w:rPr>
                </w:rPrChange>
              </w:rPr>
              <w:t>0.338</w:t>
            </w:r>
          </w:p>
        </w:tc>
        <w:tc>
          <w:tcPr>
            <w:tcW w:w="0" w:type="auto"/>
            <w:tcBorders>
              <w:top w:val="nil"/>
              <w:left w:val="nil"/>
              <w:bottom w:val="single" w:sz="12" w:color="000000"/>
              <w:right w:val="nil"/>
              <w:insideH w:val="nil"/>
              <w:insideV w:val="nil"/>
            </w:tcBorders>
            <w:tcMar>
              <w:left w:w="102" w:type="dxa"/>
              <w:right w:w="102" w:type="dxa"/>
            </w:tcMar>
            <w:vAlign w:val="center"/>
            <w:tcPrChange w:id="4388"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1738D38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4" w:author="Codex" w:date="2026-10-05T16:32:41.313017+00:00">
                  <w:rPr>
                    <w:rFonts w:cs="Times New Roman"/>
                    <w:szCs w:val="21"/>
                  </w:rPr>
                </w:rPrChange>
              </w:rPr>
              <w:pPrChange w:id="43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90" w:author="Codex" w:date="2026-10-05T16:32:41.313017+00:00">
                  <w:rPr>
                    <w:rFonts w:cs="Times New Roman"/>
                    <w:szCs w:val="21"/>
                  </w:rPr>
                </w:rPrChange>
              </w:rPr>
              <w:t>1.69</w:t>
            </w:r>
            <w:r>
              <w:rPr>
                <w:rFonts w:ascii="Times New Roman" w:hAnsi="Times New Roman" w:cs="Times New Roman" w:eastAsia="SimSun"/>
                <w:b w:val="0"/>
                <w:bCs w:val="0"/>
                <w:sz w:val="21"/>
                <w:szCs w:val="21"/>
                <w:rPrChange w:id="4391" w:author="Codex" w:date="2026-10-05T16:32:41.313017+00:00">
                  <w:rPr>
                    <w:rFonts w:cs="Times New Roman"/>
                    <w:szCs w:val="21"/>
                  </w:rPr>
                </w:rPrChange>
              </w:rPr>
              <w:t>（</w:t>
            </w:r>
            <w:r>
              <w:rPr>
                <w:rFonts w:ascii="Times New Roman" w:hAnsi="Times New Roman" w:cs="Times New Roman" w:eastAsia="SimSun"/>
                <w:b w:val="0"/>
                <w:bCs w:val="0"/>
                <w:sz w:val="21"/>
                <w:szCs w:val="21"/>
                <w:rPrChange w:id="4392" w:author="Codex" w:date="2026-10-05T16:32:41.313017+00:00">
                  <w:rPr>
                    <w:rFonts w:cs="Times New Roman"/>
                    <w:szCs w:val="21"/>
                  </w:rPr>
                </w:rPrChange>
              </w:rPr>
              <w:t>-2.40</w:t>
            </w:r>
            <w:r>
              <w:rPr>
                <w:rFonts w:ascii="Times New Roman" w:hAnsi="Times New Roman" w:cs="Times New Roman" w:eastAsia="SimSun"/>
                <w:b w:val="0"/>
                <w:bCs w:val="0"/>
                <w:sz w:val="21"/>
                <w:szCs w:val="21"/>
                <w:rPrChange w:id="4393" w:author="Codex" w:date="2026-10-05T16:32:41.313017+00:00">
                  <w:rPr>
                    <w:rFonts w:cs="Times New Roman"/>
                    <w:szCs w:val="21"/>
                  </w:rPr>
                </w:rPrChange>
              </w:rPr>
              <w:t>，</w:t>
            </w:r>
            <w:r>
              <w:rPr>
                <w:rFonts w:ascii="Times New Roman" w:hAnsi="Times New Roman" w:cs="Times New Roman" w:eastAsia="SimSun"/>
                <w:b w:val="0"/>
                <w:bCs w:val="0"/>
                <w:sz w:val="21"/>
                <w:szCs w:val="21"/>
                <w:rPrChange w:id="4394" w:author="Codex" w:date="2026-10-05T16:32:41.313017+00:00">
                  <w:rPr>
                    <w:rFonts w:cs="Times New Roman"/>
                    <w:szCs w:val="21"/>
                  </w:rPr>
                </w:rPrChange>
              </w:rPr>
              <w:t>5.79</w:t>
            </w:r>
            <w:r>
              <w:rPr>
                <w:rFonts w:ascii="Times New Roman" w:hAnsi="Times New Roman" w:cs="Times New Roman" w:eastAsia="SimSun"/>
                <w:b w:val="0"/>
                <w:bCs w:val="0"/>
                <w:sz w:val="21"/>
                <w:szCs w:val="21"/>
                <w:rPrChange w:id="4395"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39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A17F7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5" w:author="Codex" w:date="2026-10-05T16:32:41.313017+00:00">
                  <w:rPr>
                    <w:rFonts w:cs="Times New Roman"/>
                    <w:szCs w:val="21"/>
                  </w:rPr>
                </w:rPrChange>
              </w:rPr>
              <w:pPrChange w:id="43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98" w:author="Codex" w:date="2026-10-05T16:32:41.313017+00:00">
                  <w:rPr>
                    <w:rFonts w:cs="Times New Roman"/>
                    <w:szCs w:val="21"/>
                  </w:rPr>
                </w:rPrChange>
              </w:rPr>
              <w:t>2.78</w:t>
            </w:r>
            <w:r>
              <w:rPr>
                <w:rFonts w:ascii="Times New Roman" w:hAnsi="Times New Roman" w:cs="Times New Roman" w:eastAsia="SimSun"/>
                <w:b w:val="0"/>
                <w:bCs w:val="0"/>
                <w:sz w:val="21"/>
                <w:szCs w:val="21"/>
                <w:rPrChange w:id="4399" w:author="Codex" w:date="2026-10-05T16:32:41.313017+00:00">
                  <w:rPr>
                    <w:rFonts w:cs="Times New Roman"/>
                    <w:szCs w:val="21"/>
                  </w:rPr>
                </w:rPrChange>
              </w:rPr>
              <w:t>（</w:t>
            </w:r>
            <w:r>
              <w:rPr>
                <w:rFonts w:ascii="Times New Roman" w:hAnsi="Times New Roman" w:cs="Times New Roman" w:eastAsia="SimSun"/>
                <w:b w:val="0"/>
                <w:bCs w:val="0"/>
                <w:sz w:val="21"/>
                <w:szCs w:val="21"/>
                <w:rPrChange w:id="4400" w:author="Codex" w:date="2026-10-05T16:32:41.313017+00:00">
                  <w:rPr>
                    <w:rFonts w:cs="Times New Roman"/>
                    <w:szCs w:val="21"/>
                  </w:rPr>
                </w:rPrChange>
              </w:rPr>
              <w:t>-5.80</w:t>
            </w:r>
            <w:r>
              <w:rPr>
                <w:rFonts w:ascii="Times New Roman" w:hAnsi="Times New Roman" w:cs="Times New Roman" w:eastAsia="SimSun"/>
                <w:b w:val="0"/>
                <w:bCs w:val="0"/>
                <w:sz w:val="21"/>
                <w:szCs w:val="21"/>
                <w:rPrChange w:id="4401" w:author="Codex" w:date="2026-10-05T16:32:41.313017+00:00">
                  <w:rPr>
                    <w:rFonts w:cs="Times New Roman"/>
                    <w:szCs w:val="21"/>
                  </w:rPr>
                </w:rPrChange>
              </w:rPr>
              <w:t>，</w:t>
            </w:r>
            <w:r>
              <w:rPr>
                <w:rFonts w:ascii="Times New Roman" w:hAnsi="Times New Roman" w:cs="Times New Roman" w:eastAsia="SimSun"/>
                <w:b w:val="0"/>
                <w:bCs w:val="0"/>
                <w:sz w:val="21"/>
                <w:szCs w:val="21"/>
                <w:rPrChange w:id="4402" w:author="Codex" w:date="2026-10-05T16:32:41.313017+00:00">
                  <w:rPr>
                    <w:rFonts w:cs="Times New Roman"/>
                    <w:szCs w:val="21"/>
                  </w:rPr>
                </w:rPrChange>
              </w:rPr>
              <w:t>11.35</w:t>
            </w:r>
            <w:r>
              <w:rPr>
                <w:rFonts w:ascii="Times New Roman" w:hAnsi="Times New Roman" w:cs="Times New Roman" w:eastAsia="SimSun"/>
                <w:b w:val="0"/>
                <w:bCs w:val="0"/>
                <w:sz w:val="21"/>
                <w:szCs w:val="21"/>
                <w:rPrChange w:id="4403"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40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048E173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6" w:author="Codex" w:date="2026-10-05T16:32:41.313017+00:00">
                  <w:rPr>
                    <w:rFonts w:cs="Times New Roman"/>
                    <w:szCs w:val="21"/>
                  </w:rPr>
                </w:rPrChange>
              </w:rPr>
              <w:pPrChange w:id="44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406" w:author="Codex" w:date="2026-10-05T16:32:41.313017+00:00">
                  <w:rPr>
                    <w:rFonts w:cs="Times New Roman"/>
                    <w:szCs w:val="21"/>
                  </w:rPr>
                </w:rPrChange>
              </w:rPr>
              <w:t>1.08</w:t>
            </w:r>
            <w:r>
              <w:rPr>
                <w:rFonts w:ascii="Times New Roman" w:hAnsi="Times New Roman" w:cs="Times New Roman" w:eastAsia="SimSun"/>
                <w:b w:val="0"/>
                <w:bCs w:val="0"/>
                <w:sz w:val="21"/>
                <w:szCs w:val="21"/>
                <w:rPrChange w:id="4407" w:author="Codex" w:date="2026-10-05T16:32:41.313017+00:00">
                  <w:rPr>
                    <w:rFonts w:cs="Times New Roman"/>
                    <w:szCs w:val="21"/>
                  </w:rPr>
                </w:rPrChange>
              </w:rPr>
              <w:t>（</w:t>
            </w:r>
            <w:r>
              <w:rPr>
                <w:rFonts w:ascii="Times New Roman" w:hAnsi="Times New Roman" w:cs="Times New Roman" w:eastAsia="SimSun"/>
                <w:b w:val="0"/>
                <w:bCs w:val="0"/>
                <w:sz w:val="21"/>
                <w:szCs w:val="21"/>
                <w:rPrChange w:id="4408" w:author="Codex" w:date="2026-10-05T16:32:41.313017+00:00">
                  <w:rPr>
                    <w:rFonts w:cs="Times New Roman"/>
                    <w:szCs w:val="21"/>
                  </w:rPr>
                </w:rPrChange>
              </w:rPr>
              <w:t>-8.58</w:t>
            </w:r>
            <w:r>
              <w:rPr>
                <w:rFonts w:ascii="Times New Roman" w:hAnsi="Times New Roman" w:cs="Times New Roman" w:eastAsia="SimSun"/>
                <w:b w:val="0"/>
                <w:bCs w:val="0"/>
                <w:sz w:val="21"/>
                <w:szCs w:val="21"/>
                <w:rPrChange w:id="4409" w:author="Codex" w:date="2026-10-05T16:32:41.313017+00:00">
                  <w:rPr>
                    <w:rFonts w:cs="Times New Roman"/>
                    <w:szCs w:val="21"/>
                  </w:rPr>
                </w:rPrChange>
              </w:rPr>
              <w:t>，</w:t>
            </w:r>
            <w:r>
              <w:rPr>
                <w:rFonts w:ascii="Times New Roman" w:hAnsi="Times New Roman" w:cs="Times New Roman" w:eastAsia="SimSun"/>
                <w:b w:val="0"/>
                <w:bCs w:val="0"/>
                <w:sz w:val="21"/>
                <w:szCs w:val="21"/>
                <w:rPrChange w:id="4410" w:author="Codex" w:date="2026-10-05T16:32:41.313017+00:00">
                  <w:rPr>
                    <w:rFonts w:cs="Times New Roman"/>
                    <w:szCs w:val="21"/>
                  </w:rPr>
                </w:rPrChange>
              </w:rPr>
              <w:t>10.28</w:t>
            </w:r>
            <w:r>
              <w:rPr>
                <w:rFonts w:ascii="Times New Roman" w:hAnsi="Times New Roman" w:cs="Times New Roman" w:eastAsia="SimSun"/>
                <w:b w:val="0"/>
                <w:bCs w:val="0"/>
                <w:sz w:val="21"/>
                <w:szCs w:val="21"/>
                <w:rPrChange w:id="4411"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noWrap/>
            <w:tcMar>
              <w:left w:w="102" w:type="dxa"/>
              <w:right w:w="102" w:type="dxa"/>
            </w:tcMar>
            <w:vAlign w:val="center"/>
            <w:tcPrChange w:id="441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A1C3DD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7" w:author="Codex" w:date="2026-10-05T16:32:41.313017+00:00">
                  <w:rPr>
                    <w:rFonts w:cs="Times New Roman"/>
                    <w:szCs w:val="21"/>
                  </w:rPr>
                </w:rPrChange>
              </w:rPr>
              <w:pPrChange w:id="44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414" w:author="Codex" w:date="2026-10-05T16:32:41.313017+00:00">
                  <w:rPr>
                    <w:rFonts w:cs="Times New Roman"/>
                    <w:szCs w:val="21"/>
                  </w:rPr>
                </w:rPrChange>
              </w:rPr>
              <w:t>.938</w:t>
            </w:r>
          </w:p>
        </w:tc>
      </w:tr>
    </w:tbl>
    <w:p w14:paraId="2314E8AA" w14:textId="7FF68E1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508" w:author="Codex" w:date="2026-10-05T16:32:41.313017+00:00">
            <w:rPr>
              <w:rFonts w:eastAsia="SimSun" w:cs="Times New Roman"/>
              <w:szCs w:val="21"/>
            </w:rPr>
          </w:rPrChange>
        </w:rPr>
        <w:pPrChange w:id="4415"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416" w:author="Codex" w:date="2026-10-05T16:32:41.313017+00:00">
            <w:rPr>
              <w:rFonts w:eastAsia="SimSun" w:cs="Times New Roman"/>
              <w:szCs w:val="21"/>
            </w:rPr>
          </w:rPrChange>
        </w:rPr>
        <w:t>注：</w:t>
      </w:r>
      <w:r>
        <w:rPr>
          <w:rFonts w:ascii="Times New Roman" w:hAnsi="Times New Roman" w:cs="Times New Roman" w:eastAsia="SimSun"/>
          <w:sz w:val="21"/>
          <w:szCs w:val="21"/>
          <w:rPrChange w:id="4417" w:author="Codex" w:date="2026-10-05T16:32:41.313017+00:00">
            <w:rPr>
              <w:rFonts w:eastAsia="SimSun" w:cs="Times New Roman"/>
              <w:szCs w:val="21"/>
            </w:rPr>
          </w:rPrChange>
        </w:rPr>
        <w:t>Pₓₘ</w:t>
      </w:r>
      <w:r>
        <w:rPr>
          <w:rFonts w:ascii="Times New Roman" w:hAnsi="Times New Roman" w:cs="Times New Roman" w:eastAsia="SimSun"/>
          <w:sz w:val="21"/>
          <w:szCs w:val="21"/>
          <w:rPrChange w:id="4418" w:author="Codex" w:date="2026-10-05T16:32:41.313017+00:00">
            <w:rPr>
              <w:rFonts w:eastAsia="SimSun" w:cs="Times New Roman"/>
              <w:szCs w:val="21"/>
            </w:rPr>
          </w:rPrChange>
        </w:rPr>
        <w:t>为同一链协变量分布上、设定</w:t>
      </w:r>
      <w:r>
        <w:rPr>
          <w:rFonts w:ascii="Times New Roman" w:hAnsi="Times New Roman" w:cs="Times New Roman" w:eastAsia="SimSun"/>
          <w:sz w:val="21"/>
          <w:szCs w:val="21"/>
          <w:rPrChange w:id="4419" w:author="Codex" w:date="2026-10-05T16:32:41.313017+00:00">
            <w:rPr>
              <w:rFonts w:eastAsia="SimSun" w:cs="Times New Roman"/>
              <w:szCs w:val="21"/>
            </w:rPr>
          </w:rPrChange>
        </w:rPr>
        <w:t>X=x</w:t>
      </w:r>
      <w:r>
        <w:rPr>
          <w:rFonts w:ascii="Times New Roman" w:hAnsi="Times New Roman" w:cs="Times New Roman" w:eastAsia="SimSun"/>
          <w:sz w:val="21"/>
          <w:szCs w:val="21"/>
          <w:rPrChange w:id="4420" w:author="Codex" w:date="2026-10-05T16:32:41.313017+00:00">
            <w:rPr>
              <w:rFonts w:eastAsia="SimSun" w:cs="Times New Roman"/>
              <w:szCs w:val="21"/>
            </w:rPr>
          </w:rPrChange>
        </w:rPr>
        <w:t>和</w:t>
      </w:r>
      <w:r>
        <w:rPr>
          <w:rFonts w:ascii="Times New Roman" w:hAnsi="Times New Roman" w:cs="Times New Roman" w:eastAsia="SimSun"/>
          <w:sz w:val="21"/>
          <w:szCs w:val="21"/>
          <w:rPrChange w:id="4421" w:author="Codex" w:date="2026-10-05T16:32:41.313017+00:00">
            <w:rPr>
              <w:rFonts w:eastAsia="SimSun" w:cs="Times New Roman"/>
              <w:szCs w:val="21"/>
            </w:rPr>
          </w:rPrChange>
        </w:rPr>
        <w:t>M=m</w:t>
      </w:r>
      <w:r>
        <w:rPr>
          <w:rFonts w:ascii="Times New Roman" w:hAnsi="Times New Roman" w:cs="Times New Roman" w:eastAsia="SimSun"/>
          <w:sz w:val="21"/>
          <w:szCs w:val="21"/>
          <w:rPrChange w:id="4422" w:author="Codex" w:date="2026-10-05T16:32:41.313017+00:00">
            <w:rPr>
              <w:rFonts w:eastAsia="SimSun" w:cs="Times New Roman"/>
              <w:szCs w:val="21"/>
            </w:rPr>
          </w:rPrChange>
        </w:rPr>
        <w:t>时的预测概率。两列条件风险差的区间基于成年子女聚类稳健协方差、由</w:t>
      </w:r>
      <w:r>
        <w:rPr>
          <w:rFonts w:ascii="Times New Roman" w:hAnsi="Times New Roman" w:cs="Times New Roman" w:eastAsia="SimSun"/>
          <w:sz w:val="21"/>
          <w:szCs w:val="21"/>
          <w:rPrChange w:id="4423" w:author="Codex" w:date="2026-10-05T16:32:41.313017+00:00">
            <w:rPr>
              <w:rFonts w:eastAsia="SimSun" w:cs="Times New Roman"/>
              <w:szCs w:val="21"/>
            </w:rPr>
          </w:rPrChange>
        </w:rPr>
        <w:t>Delta</w:t>
      </w:r>
      <w:r>
        <w:rPr>
          <w:rFonts w:ascii="Times New Roman" w:hAnsi="Times New Roman" w:cs="Times New Roman" w:eastAsia="SimSun"/>
          <w:sz w:val="21"/>
          <w:szCs w:val="21"/>
          <w:rPrChange w:id="4424" w:author="Codex" w:date="2026-10-05T16:32:41.313017+00:00">
            <w:rPr>
              <w:rFonts w:eastAsia="SimSun" w:cs="Times New Roman"/>
              <w:szCs w:val="21"/>
            </w:rPr>
          </w:rPrChange>
        </w:rPr>
        <w:t>法计算。</w:t>
      </w:r>
      <w:r>
        <w:rPr>
          <w:rFonts w:ascii="Times New Roman" w:hAnsi="Times New Roman" w:cs="Times New Roman" w:eastAsia="SimSun"/>
          <w:sz w:val="21"/>
          <w:szCs w:val="21"/>
          <w:rPrChange w:id="4425" w:author="Codex" w:date="2026-10-05T16:32:41.313017+00:00">
            <w:rPr>
              <w:rFonts w:eastAsia="SimSun" w:cs="Times New Roman"/>
              <w:szCs w:val="21"/>
            </w:rPr>
          </w:rPrChange>
        </w:rPr>
        <w:t>IC-RD=RD(X</w:t>
      </w:r>
      <w:r>
        <w:rPr>
          <w:rFonts w:ascii="Times New Roman" w:hAnsi="Times New Roman" w:cs="Times New Roman" w:eastAsia="SimSun"/>
          <w:sz w:val="21"/>
          <w:szCs w:val="21"/>
          <w:rPrChange w:id="4426" w:author="Codex" w:date="2026-10-05T16:32:41.313017+00:00">
            <w:rPr>
              <w:rFonts w:eastAsia="SimSun" w:cs="Times New Roman"/>
              <w:szCs w:val="21"/>
            </w:rPr>
          </w:rPrChange>
        </w:rPr>
        <w:t>｜</w:t>
      </w:r>
      <w:r>
        <w:rPr>
          <w:rFonts w:ascii="Times New Roman" w:hAnsi="Times New Roman" w:cs="Times New Roman" w:eastAsia="SimSun"/>
          <w:sz w:val="21"/>
          <w:szCs w:val="21"/>
          <w:rPrChange w:id="4427" w:author="Codex" w:date="2026-10-05T16:32:41.313017+00:00">
            <w:rPr>
              <w:rFonts w:eastAsia="SimSun" w:cs="Times New Roman"/>
              <w:szCs w:val="21"/>
            </w:rPr>
          </w:rPrChange>
        </w:rPr>
        <w:t>M=1)−RD(X</w:t>
      </w:r>
      <w:r>
        <w:rPr>
          <w:rFonts w:ascii="Times New Roman" w:hAnsi="Times New Roman" w:cs="Times New Roman" w:eastAsia="SimSun"/>
          <w:sz w:val="21"/>
          <w:szCs w:val="21"/>
          <w:rPrChange w:id="4428" w:author="Codex" w:date="2026-10-05T16:32:41.313017+00:00">
            <w:rPr>
              <w:rFonts w:eastAsia="SimSun" w:cs="Times New Roman"/>
              <w:szCs w:val="21"/>
            </w:rPr>
          </w:rPrChange>
        </w:rPr>
        <w:t>｜</w:t>
      </w:r>
      <w:r>
        <w:rPr>
          <w:rFonts w:ascii="Times New Roman" w:hAnsi="Times New Roman" w:cs="Times New Roman" w:eastAsia="SimSun"/>
          <w:sz w:val="21"/>
          <w:szCs w:val="21"/>
          <w:rPrChange w:id="4429" w:author="Codex" w:date="2026-10-05T16:32:41.313017+00:00">
            <w:rPr>
              <w:rFonts w:eastAsia="SimSun" w:cs="Times New Roman"/>
              <w:szCs w:val="21"/>
            </w:rPr>
          </w:rPrChange>
        </w:rPr>
        <w:t>M=0)</w:t>
      </w:r>
      <w:r>
        <w:rPr>
          <w:rFonts w:ascii="Times New Roman" w:hAnsi="Times New Roman" w:cs="Times New Roman" w:eastAsia="SimSun"/>
          <w:sz w:val="21"/>
          <w:szCs w:val="21"/>
          <w:rPrChange w:id="4430" w:author="Codex" w:date="2026-10-05T16:32:41.313017+00:00">
            <w:rPr>
              <w:rFonts w:eastAsia="SimSun" w:cs="Times New Roman"/>
              <w:szCs w:val="21"/>
            </w:rPr>
          </w:rPrChange>
        </w:rPr>
        <w:t>，单位为百分点；其区间来自成年子女聚类</w:t>
      </w:r>
      <w:r>
        <w:rPr>
          <w:rFonts w:ascii="Times New Roman" w:hAnsi="Times New Roman" w:cs="Times New Roman" w:eastAsia="SimSun"/>
          <w:sz w:val="21"/>
          <w:szCs w:val="21"/>
          <w:rPrChange w:id="4431" w:author="Codex" w:date="2026-10-05T16:32:41.313017+00:00">
            <w:rPr>
              <w:rFonts w:eastAsia="SimSun" w:cs="Times New Roman"/>
              <w:szCs w:val="21"/>
            </w:rPr>
          </w:rPrChange>
        </w:rPr>
        <w:t>bootstrap</w:t>
      </w:r>
      <w:r>
        <w:rPr>
          <w:rFonts w:ascii="Times New Roman" w:hAnsi="Times New Roman" w:cs="Times New Roman" w:eastAsia="SimSun"/>
          <w:sz w:val="21"/>
          <w:szCs w:val="21"/>
          <w:rPrChange w:id="4432" w:author="Codex" w:date="2026-10-05T16:32:41.313017+00:00">
            <w:rPr>
              <w:rFonts w:eastAsia="SimSun" w:cs="Times New Roman"/>
              <w:szCs w:val="21"/>
            </w:rPr>
          </w:rPrChange>
        </w:rPr>
        <w:t>。</w:t>
      </w:r>
      <w:r>
        <w:rPr>
          <w:rFonts w:ascii="Times New Roman" w:hAnsi="Times New Roman" w:cs="Times New Roman" w:eastAsia="SimSun"/>
          <w:sz w:val="21"/>
          <w:szCs w:val="21"/>
          <w:rPrChange w:id="4433" w:author="Codex" w:date="2026-10-05T16:32:41.313017+00:00">
            <w:rPr>
              <w:rFonts w:eastAsia="SimSun" w:cs="Times New Roman"/>
              <w:szCs w:val="21"/>
            </w:rPr>
          </w:rPrChange>
        </w:rPr>
        <w:t>q</w:t>
      </w:r>
      <w:r>
        <w:rPr>
          <w:rFonts w:ascii="Times New Roman" w:hAnsi="Times New Roman" w:cs="Times New Roman" w:eastAsia="SimSun"/>
          <w:sz w:val="21"/>
          <w:szCs w:val="21"/>
          <w:rPrChange w:id="4434" w:author="Codex" w:date="2026-10-05T16:32:41.313017+00:00">
            <w:rPr>
              <w:rFonts w:eastAsia="SimSun" w:cs="Times New Roman"/>
              <w:szCs w:val="21"/>
            </w:rPr>
          </w:rPrChange>
        </w:rPr>
        <w:t>值为八个加性交互检验的</w:t>
      </w:r>
      <w:r>
        <w:rPr>
          <w:rFonts w:ascii="Times New Roman" w:hAnsi="Times New Roman" w:cs="Times New Roman" w:eastAsia="SimSun"/>
          <w:sz w:val="21"/>
          <w:szCs w:val="21"/>
          <w:rPrChange w:id="4435" w:author="Codex" w:date="2026-10-05T16:32:41.313017+00:00">
            <w:rPr>
              <w:rFonts w:eastAsia="SimSun" w:cs="Times New Roman"/>
              <w:szCs w:val="21"/>
            </w:rPr>
          </w:rPrChange>
        </w:rPr>
        <w:t>BH</w:t>
      </w:r>
      <w:r>
        <w:rPr>
          <w:rFonts w:ascii="Times New Roman" w:hAnsi="Times New Roman" w:cs="Times New Roman" w:eastAsia="SimSun"/>
          <w:sz w:val="21"/>
          <w:szCs w:val="21"/>
          <w:rPrChange w:id="4436" w:author="Codex" w:date="2026-10-05T16:32:41.313017+00:00">
            <w:rPr>
              <w:rFonts w:eastAsia="SimSun" w:cs="Times New Roman"/>
              <w:szCs w:val="21"/>
            </w:rPr>
          </w:rPrChange>
        </w:rPr>
        <w:t>校正结果，来源为</w:t>
      </w:r>
      <w:r>
        <w:rPr>
          <w:rFonts w:ascii="Times New Roman" w:hAnsi="Times New Roman" w:cs="Times New Roman" w:eastAsia="SimSun"/>
          <w:sz w:val="21"/>
          <w:szCs w:val="21"/>
          <w:rPrChange w:id="4437" w:author="Codex" w:date="2026-10-05T16:32:41.313017+00:00">
            <w:rPr>
              <w:rFonts w:eastAsia="SimSun" w:cs="Times New Roman"/>
              <w:szCs w:val="21"/>
            </w:rPr>
          </w:rPrChange>
        </w:rPr>
        <w:t>Delta</w:t>
      </w:r>
      <w:r>
        <w:rPr>
          <w:rFonts w:ascii="Times New Roman" w:hAnsi="Times New Roman" w:cs="Times New Roman" w:eastAsia="SimSun"/>
          <w:sz w:val="21"/>
          <w:szCs w:val="21"/>
          <w:rPrChange w:id="4438" w:author="Codex" w:date="2026-10-05T16:32:41.313017+00:00">
            <w:rPr>
              <w:rFonts w:eastAsia="SimSun" w:cs="Times New Roman"/>
              <w:szCs w:val="21"/>
            </w:rPr>
          </w:rPrChange>
        </w:rPr>
        <w:t>法</w:t>
      </w:r>
      <w:r>
        <w:rPr>
          <w:rFonts w:ascii="Times New Roman" w:hAnsi="Times New Roman" w:cs="Times New Roman" w:eastAsia="SimSun"/>
          <w:sz w:val="21"/>
          <w:szCs w:val="21"/>
          <w:rPrChange w:id="4439" w:author="Codex" w:date="2026-10-05T16:32:41.313017+00:00">
            <w:rPr>
              <w:rFonts w:eastAsia="SimSun" w:cs="Times New Roman"/>
              <w:szCs w:val="21"/>
            </w:rPr>
          </w:rPrChange>
        </w:rPr>
        <w:t>p</w:t>
      </w:r>
      <w:r>
        <w:rPr>
          <w:rFonts w:ascii="Times New Roman" w:hAnsi="Times New Roman" w:cs="Times New Roman" w:eastAsia="SimSun"/>
          <w:sz w:val="21"/>
          <w:szCs w:val="21"/>
          <w:rPrChange w:id="4440" w:author="Codex" w:date="2026-10-05T16:32:41.313017+00:00">
            <w:rPr>
              <w:rFonts w:eastAsia="SimSun" w:cs="Times New Roman"/>
              <w:szCs w:val="21"/>
            </w:rPr>
          </w:rPrChange>
        </w:rPr>
        <w:t>值，并非同时置信区间。</w:t>
      </w:r>
    </w:p>
    <w:p w14:paraId="742E857D" w14:textId="7FF68E3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09" w:author="Codex" w:date="2026-10-05T16:32:41.313017+00:00">
            <w:rPr>
              <w:sz w:val="21"/>
              <w:szCs w:val="21"/>
            </w:rPr>
          </w:rPrChange>
        </w:rPr>
        <w:pPrChange w:id="4441" w:author="Codex" w:date="2026-10-05T16:32:41.313017+00:00">
          <w:pPr>
            <w:pStyle w:val="af5"/>
            <w:snapToGrid w:val="0"/>
            <w:ind w:firstLine="420"/>
            <w:jc w:val="both"/>
          </w:pPr>
        </w:pPrChange>
      </w:pPr>
      <w:r>
        <w:rPr>
          <w:rFonts w:ascii="Times New Roman" w:hAnsi="Times New Roman" w:cs="Times New Roman" w:eastAsia="SimSun"/>
          <w:sz w:val="21"/>
          <w:szCs w:val="21"/>
          <w:rPrChange w:id="4442" w:author="Codex" w:date="2026-10-05T16:32:41.313017+00:00">
            <w:rPr>
              <w:sz w:val="21"/>
              <w:szCs w:val="21"/>
            </w:rPr>
          </w:rPrChange>
        </w:rPr>
        <w:t>这组结果并未显示一条清晰的</w:t>
      </w:r>
      <w:r>
        <w:rPr>
          <w:rFonts w:ascii="Times New Roman" w:hAnsi="Times New Roman" w:cs="Times New Roman" w:eastAsia="SimSun"/>
          <w:sz w:val="21"/>
          <w:szCs w:val="21"/>
          <w:rPrChange w:id="4443" w:author="Codex" w:date="2026-10-05T16:32:41.313017+00:00">
            <w:rPr>
              <w:sz w:val="21"/>
              <w:szCs w:val="21"/>
            </w:rPr>
          </w:rPrChange>
        </w:rPr>
        <w:t>“</w:t>
      </w:r>
      <w:r>
        <w:rPr>
          <w:rFonts w:ascii="Times New Roman" w:hAnsi="Times New Roman" w:cs="Times New Roman" w:eastAsia="SimSun"/>
          <w:sz w:val="21"/>
          <w:szCs w:val="21"/>
          <w:rPrChange w:id="4444" w:author="Codex" w:date="2026-10-05T16:32:41.313017+00:00">
            <w:rPr>
              <w:sz w:val="21"/>
              <w:szCs w:val="21"/>
            </w:rPr>
          </w:rPrChange>
        </w:rPr>
        <w:t>收入变化</w:t>
      </w:r>
      <w:r>
        <w:rPr>
          <w:rFonts w:ascii="Times New Roman" w:hAnsi="Times New Roman" w:cs="Times New Roman" w:eastAsia="SimSun"/>
          <w:sz w:val="21"/>
          <w:szCs w:val="21"/>
          <w:rPrChange w:id="4445" w:author="Codex" w:date="2026-10-05T16:32:41.313017+00:00">
            <w:rPr>
              <w:sz w:val="21"/>
              <w:szCs w:val="21"/>
            </w:rPr>
          </w:rPrChange>
        </w:rPr>
        <w:t>—</w:t>
      </w:r>
      <w:r>
        <w:rPr>
          <w:rFonts w:ascii="Times New Roman" w:hAnsi="Times New Roman" w:cs="Times New Roman" w:eastAsia="SimSun"/>
          <w:sz w:val="21"/>
          <w:szCs w:val="21"/>
          <w:rPrChange w:id="4446" w:author="Codex" w:date="2026-10-05T16:32:41.313017+00:00">
            <w:rPr>
              <w:sz w:val="21"/>
              <w:szCs w:val="21"/>
            </w:rPr>
          </w:rPrChange>
        </w:rPr>
        <w:t>满意度变化</w:t>
      </w:r>
      <w:r>
        <w:rPr>
          <w:rFonts w:ascii="Times New Roman" w:hAnsi="Times New Roman" w:cs="Times New Roman" w:eastAsia="SimSun"/>
          <w:sz w:val="21"/>
          <w:szCs w:val="21"/>
          <w:rPrChange w:id="4447" w:author="Codex" w:date="2026-10-05T16:32:41.313017+00:00">
            <w:rPr>
              <w:sz w:val="21"/>
              <w:szCs w:val="21"/>
            </w:rPr>
          </w:rPrChange>
        </w:rPr>
        <w:t>—</w:t>
      </w:r>
      <w:r>
        <w:rPr>
          <w:rFonts w:ascii="Times New Roman" w:hAnsi="Times New Roman" w:cs="Times New Roman" w:eastAsia="SimSun"/>
          <w:sz w:val="21"/>
          <w:szCs w:val="21"/>
          <w:rPrChange w:id="4448" w:author="Codex" w:date="2026-10-05T16:32:41.313017+00:00">
            <w:rPr>
              <w:sz w:val="21"/>
              <w:szCs w:val="21"/>
            </w:rPr>
          </w:rPrChange>
        </w:rPr>
        <w:t>支持变化</w:t>
      </w:r>
      <w:r>
        <w:rPr>
          <w:rFonts w:ascii="Times New Roman" w:hAnsi="Times New Roman" w:cs="Times New Roman" w:eastAsia="SimSun"/>
          <w:sz w:val="21"/>
          <w:szCs w:val="21"/>
          <w:rPrChange w:id="4449" w:author="Codex" w:date="2026-10-05T16:32:41.313017+00:00">
            <w:rPr>
              <w:sz w:val="21"/>
              <w:szCs w:val="21"/>
            </w:rPr>
          </w:rPrChange>
        </w:rPr>
        <w:t>”</w:t>
      </w:r>
      <w:r>
        <w:rPr>
          <w:rFonts w:ascii="Times New Roman" w:hAnsi="Times New Roman" w:cs="Times New Roman" w:eastAsia="SimSun"/>
          <w:sz w:val="21"/>
          <w:szCs w:val="21"/>
          <w:rPrChange w:id="4450" w:author="Codex" w:date="2026-10-05T16:32:41.313017+00:00">
            <w:rPr>
              <w:sz w:val="21"/>
              <w:szCs w:val="21"/>
            </w:rPr>
          </w:rPrChange>
        </w:rPr>
        <w:t>的平均传导关系。多重比较后，</w:t>
      </w:r>
      <w:r>
        <w:rPr>
          <w:rFonts w:ascii="Times New Roman" w:hAnsi="Times New Roman" w:cs="Times New Roman" w:eastAsia="SimSun"/>
          <w:sz w:val="21"/>
          <w:szCs w:val="21"/>
          <w:rPrChange w:id="4451" w:author="Codex" w:date="2026-10-05T16:32:41.313017+00:00">
            <w:rPr>
              <w:sz w:val="21"/>
              <w:szCs w:val="21"/>
            </w:rPr>
          </w:rPrChange>
        </w:rPr>
        <w:t>X—M</w:t>
      </w:r>
      <w:r>
        <w:rPr>
          <w:rFonts w:ascii="Times New Roman" w:hAnsi="Times New Roman" w:cs="Times New Roman" w:eastAsia="SimSun"/>
          <w:sz w:val="21"/>
          <w:szCs w:val="21"/>
          <w:rPrChange w:id="4452" w:author="Codex" w:date="2026-10-05T16:32:41.313017+00:00">
            <w:rPr>
              <w:sz w:val="21"/>
              <w:szCs w:val="21"/>
            </w:rPr>
          </w:rPrChange>
        </w:rPr>
        <w:t>与</w:t>
      </w:r>
      <w:r>
        <w:rPr>
          <w:rFonts w:ascii="Times New Roman" w:hAnsi="Times New Roman" w:cs="Times New Roman" w:eastAsia="SimSun"/>
          <w:sz w:val="21"/>
          <w:szCs w:val="21"/>
          <w:rPrChange w:id="4453" w:author="Codex" w:date="2026-10-05T16:32:41.313017+00:00">
            <w:rPr>
              <w:sz w:val="21"/>
              <w:szCs w:val="21"/>
            </w:rPr>
          </w:rPrChange>
        </w:rPr>
        <w:t>M—Y</w:t>
      </w:r>
      <w:r>
        <w:rPr>
          <w:rFonts w:ascii="Times New Roman" w:hAnsi="Times New Roman" w:cs="Times New Roman" w:eastAsia="SimSun"/>
          <w:sz w:val="21"/>
          <w:szCs w:val="21"/>
          <w:rPrChange w:id="4454" w:author="Codex" w:date="2026-10-05T16:32:41.313017+00:00">
            <w:rPr>
              <w:sz w:val="21"/>
              <w:szCs w:val="21"/>
            </w:rPr>
          </w:rPrChange>
        </w:rPr>
        <w:t>均无明确证据；</w:t>
      </w:r>
      <w:r>
        <w:rPr>
          <w:rFonts w:ascii="Times New Roman" w:hAnsi="Times New Roman" w:cs="Times New Roman" w:eastAsia="SimSun"/>
          <w:sz w:val="21"/>
          <w:szCs w:val="21"/>
          <w:rPrChange w:id="4455" w:author="Codex" w:date="2026-10-05T16:32:41.313017+00:00">
            <w:rPr>
              <w:sz w:val="21"/>
              <w:szCs w:val="21"/>
            </w:rPr>
          </w:rPrChange>
        </w:rPr>
        <w:t>X—Y</w:t>
      </w:r>
      <w:r>
        <w:rPr>
          <w:rFonts w:ascii="Times New Roman" w:hAnsi="Times New Roman" w:cs="Times New Roman" w:eastAsia="SimSun"/>
          <w:sz w:val="21"/>
          <w:szCs w:val="21"/>
          <w:rPrChange w:id="4456" w:author="Codex" w:date="2026-10-05T16:32:41.313017+00:00">
            <w:rPr>
              <w:sz w:val="21"/>
              <w:szCs w:val="21"/>
            </w:rPr>
          </w:rPrChange>
        </w:rPr>
        <w:t>中</w:t>
      </w:r>
      <w:r>
        <w:rPr>
          <w:rFonts w:ascii="Times New Roman" w:hAnsi="Times New Roman" w:cs="Times New Roman" w:eastAsia="SimSun"/>
          <w:sz w:val="21"/>
          <w:szCs w:val="21"/>
          <w:rPrChange w:id="4457" w:author="Codex" w:date="2026-10-05T16:32:41.313017+00:00">
            <w:rPr>
              <w:sz w:val="21"/>
              <w:szCs w:val="21"/>
            </w:rPr>
          </w:rPrChange>
        </w:rPr>
        <w:t>AA-S</w:t>
      </w:r>
      <w:r>
        <w:rPr>
          <w:rFonts w:ascii="Times New Roman" w:hAnsi="Times New Roman" w:cs="Times New Roman" w:eastAsia="SimSun"/>
          <w:sz w:val="21"/>
          <w:szCs w:val="21"/>
          <w:rPrChange w:id="4458" w:author="Codex" w:date="2026-10-05T16:32:41.313017+00:00">
            <w:rPr>
              <w:sz w:val="21"/>
              <w:szCs w:val="21"/>
            </w:rPr>
          </w:rPrChange>
        </w:rPr>
        <w:t>保留在</w:t>
      </w:r>
      <w:r>
        <w:rPr>
          <w:rFonts w:ascii="Times New Roman" w:hAnsi="Times New Roman" w:cs="Times New Roman" w:eastAsia="SimSun"/>
          <w:sz w:val="21"/>
          <w:szCs w:val="21"/>
          <w:rPrChange w:id="4459" w:author="Codex" w:date="2026-10-05T16:32:41.313017+00:00">
            <w:rPr>
              <w:sz w:val="21"/>
              <w:szCs w:val="21"/>
            </w:rPr>
          </w:rPrChange>
        </w:rPr>
        <w:t>5% FDR</w:t>
      </w:r>
      <w:r>
        <w:rPr>
          <w:rFonts w:ascii="Times New Roman" w:hAnsi="Times New Roman" w:cs="Times New Roman" w:eastAsia="SimSun"/>
          <w:sz w:val="21"/>
          <w:szCs w:val="21"/>
          <w:rPrChange w:id="4460" w:author="Codex" w:date="2026-10-05T16:32:41.313017+00:00">
            <w:rPr>
              <w:sz w:val="21"/>
              <w:szCs w:val="21"/>
            </w:rPr>
          </w:rPrChange>
        </w:rPr>
        <w:t>水平内，</w:t>
      </w:r>
      <w:r>
        <w:rPr>
          <w:rFonts w:ascii="Times New Roman" w:hAnsi="Times New Roman" w:cs="Times New Roman" w:eastAsia="SimSun"/>
          <w:sz w:val="21"/>
          <w:szCs w:val="21"/>
          <w:rPrChange w:id="4461" w:author="Codex" w:date="2026-10-05T16:32:41.313017+00:00">
            <w:rPr>
              <w:sz w:val="21"/>
              <w:szCs w:val="21"/>
            </w:rPr>
          </w:rPrChange>
        </w:rPr>
        <w:t>AR-S/P</w:t>
      </w:r>
      <w:r>
        <w:rPr>
          <w:rFonts w:ascii="Times New Roman" w:hAnsi="Times New Roman" w:cs="Times New Roman" w:eastAsia="SimSun"/>
          <w:sz w:val="21"/>
          <w:szCs w:val="21"/>
          <w:rPrChange w:id="4462" w:author="Codex" w:date="2026-10-05T16:32:41.313017+00:00">
            <w:rPr>
              <w:sz w:val="21"/>
              <w:szCs w:val="21"/>
            </w:rPr>
          </w:rPrChange>
        </w:rPr>
        <w:t>为边界性线索。不过，平均关联较弱并不排除不同满意度状态下存在差异。</w:t>
      </w:r>
    </w:p>
    <w:p w14:paraId="37C41468" w14:textId="7FF68E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0" w:author="Codex" w:date="2026-10-05T16:32:41.313017+00:00">
            <w:rPr>
              <w:sz w:val="21"/>
              <w:szCs w:val="21"/>
            </w:rPr>
          </w:rPrChange>
        </w:rPr>
        <w:pPrChange w:id="4463" w:author="Codex" w:date="2026-10-05T16:32:41.313017+00:00">
          <w:pPr>
            <w:pStyle w:val="af5"/>
            <w:snapToGrid w:val="0"/>
            <w:ind w:firstLine="420"/>
            <w:jc w:val="both"/>
          </w:pPr>
        </w:pPrChange>
      </w:pPr>
      <w:r>
        <w:rPr>
          <w:rFonts w:ascii="Times New Roman" w:hAnsi="Times New Roman" w:cs="Times New Roman" w:eastAsia="SimSun"/>
          <w:sz w:val="21"/>
          <w:szCs w:val="21"/>
          <w:rPrChange w:id="4464" w:author="Codex" w:date="2026-10-05T16:32:41.313017+00:00">
            <w:rPr>
              <w:sz w:val="21"/>
              <w:szCs w:val="21"/>
            </w:rPr>
          </w:rPrChange>
        </w:rPr>
        <w:t>在绝对收入与相对满意度组合中，本人位置升级对应较小的收入</w:t>
      </w:r>
      <w:r>
        <w:rPr>
          <w:rFonts w:ascii="Times New Roman" w:hAnsi="Times New Roman" w:cs="Times New Roman" w:eastAsia="SimSun"/>
          <w:sz w:val="21"/>
          <w:szCs w:val="21"/>
          <w:rPrChange w:id="4465" w:author="Codex" w:date="2026-10-05T16:32:41.313017+00:00">
            <w:rPr>
              <w:sz w:val="21"/>
              <w:szCs w:val="21"/>
            </w:rPr>
          </w:rPrChange>
        </w:rPr>
        <w:t>—</w:t>
      </w:r>
      <w:r>
        <w:rPr>
          <w:rFonts w:ascii="Times New Roman" w:hAnsi="Times New Roman" w:cs="Times New Roman" w:eastAsia="SimSun"/>
          <w:sz w:val="21"/>
          <w:szCs w:val="21"/>
          <w:rPrChange w:id="4466" w:author="Codex" w:date="2026-10-05T16:32:41.313017+00:00">
            <w:rPr>
              <w:sz w:val="21"/>
              <w:szCs w:val="21"/>
            </w:rPr>
          </w:rPrChange>
        </w:rPr>
        <w:t>支持风险差，配偶位置升级则对应较大的风险差。</w:t>
      </w:r>
      <w:r>
        <w:rPr>
          <w:rFonts w:ascii="Times New Roman" w:hAnsi="Times New Roman" w:cs="Times New Roman" w:eastAsia="SimSun"/>
          <w:sz w:val="21"/>
          <w:szCs w:val="21"/>
          <w:rPrChange w:id="4467" w:author="Codex" w:date="2026-10-05T16:32:41.313017+00:00">
            <w:rPr>
              <w:sz w:val="21"/>
              <w:szCs w:val="21"/>
            </w:rPr>
          </w:rPrChange>
        </w:rPr>
        <w:t>AR-S</w:t>
      </w:r>
      <w:r>
        <w:rPr>
          <w:rFonts w:ascii="Times New Roman" w:hAnsi="Times New Roman" w:cs="Times New Roman" w:eastAsia="SimSun"/>
          <w:sz w:val="21"/>
          <w:szCs w:val="21"/>
          <w:rPrChange w:id="4468" w:author="Codex" w:date="2026-10-05T16:32:41.313017+00:00">
            <w:rPr>
              <w:sz w:val="21"/>
              <w:szCs w:val="21"/>
            </w:rPr>
          </w:rPrChange>
        </w:rPr>
        <w:t>的加性交互为</w:t>
      </w:r>
      <w:r>
        <w:rPr>
          <w:rFonts w:ascii="Times New Roman" w:hAnsi="Times New Roman" w:cs="Times New Roman" w:eastAsia="SimSun"/>
          <w:sz w:val="21"/>
          <w:szCs w:val="21"/>
          <w:rPrChange w:id="4469" w:author="Codex" w:date="2026-10-05T16:32:41.313017+00:00">
            <w:rPr>
              <w:sz w:val="21"/>
              <w:szCs w:val="21"/>
            </w:rPr>
          </w:rPrChange>
        </w:rPr>
        <w:t>−8.76</w:t>
      </w:r>
      <w:r>
        <w:rPr>
          <w:rFonts w:ascii="Times New Roman" w:hAnsi="Times New Roman" w:cs="Times New Roman" w:eastAsia="SimSun"/>
          <w:sz w:val="21"/>
          <w:szCs w:val="21"/>
          <w:rPrChange w:id="4470" w:author="Codex" w:date="2026-10-05T16:32:41.313017+00:00">
            <w:rPr>
              <w:sz w:val="21"/>
              <w:szCs w:val="21"/>
            </w:rPr>
          </w:rPrChange>
        </w:rPr>
        <w:t>个百分点（</w:t>
      </w:r>
      <w:r>
        <w:rPr>
          <w:rFonts w:ascii="Times New Roman" w:hAnsi="Times New Roman" w:cs="Times New Roman" w:eastAsia="SimSun"/>
          <w:sz w:val="21"/>
          <w:szCs w:val="21"/>
          <w:rPrChange w:id="4471" w:author="Codex" w:date="2026-10-05T16:32:41.313017+00:00">
            <w:rPr>
              <w:sz w:val="21"/>
              <w:szCs w:val="21"/>
            </w:rPr>
          </w:rPrChange>
        </w:rPr>
        <w:t>95% CI</w:t>
      </w:r>
      <w:r>
        <w:rPr>
          <w:rFonts w:ascii="Times New Roman" w:hAnsi="Times New Roman" w:cs="Times New Roman" w:eastAsia="SimSun"/>
          <w:sz w:val="21"/>
          <w:szCs w:val="21"/>
          <w:rPrChange w:id="4472" w:author="Codex" w:date="2026-10-05T16:32:41.313017+00:00">
            <w:rPr>
              <w:sz w:val="21"/>
              <w:szCs w:val="21"/>
            </w:rPr>
          </w:rPrChange>
        </w:rPr>
        <w:t>：</w:t>
      </w:r>
      <w:r>
        <w:rPr>
          <w:rFonts w:ascii="Times New Roman" w:hAnsi="Times New Roman" w:cs="Times New Roman" w:eastAsia="SimSun"/>
          <w:sz w:val="21"/>
          <w:szCs w:val="21"/>
          <w:rPrChange w:id="4473" w:author="Codex" w:date="2026-10-05T16:32:41.313017+00:00">
            <w:rPr>
              <w:sz w:val="21"/>
              <w:szCs w:val="21"/>
            </w:rPr>
          </w:rPrChange>
        </w:rPr>
        <w:t>−14.79</w:t>
      </w:r>
      <w:r>
        <w:rPr>
          <w:rFonts w:ascii="Times New Roman" w:hAnsi="Times New Roman" w:cs="Times New Roman" w:eastAsia="SimSun"/>
          <w:sz w:val="21"/>
          <w:szCs w:val="21"/>
          <w:rPrChange w:id="4474" w:author="Codex" w:date="2026-10-05T16:32:41.313017+00:00">
            <w:rPr>
              <w:sz w:val="21"/>
              <w:szCs w:val="21"/>
            </w:rPr>
          </w:rPrChange>
        </w:rPr>
        <w:t>，</w:t>
      </w:r>
      <w:r>
        <w:rPr>
          <w:rFonts w:ascii="Times New Roman" w:hAnsi="Times New Roman" w:cs="Times New Roman" w:eastAsia="SimSun"/>
          <w:sz w:val="21"/>
          <w:szCs w:val="21"/>
          <w:rPrChange w:id="4475" w:author="Codex" w:date="2026-10-05T16:32:41.313017+00:00">
            <w:rPr>
              <w:sz w:val="21"/>
              <w:szCs w:val="21"/>
            </w:rPr>
          </w:rPrChange>
        </w:rPr>
        <w:t>−2.41</w:t>
      </w:r>
      <w:r>
        <w:rPr>
          <w:rFonts w:ascii="Times New Roman" w:hAnsi="Times New Roman" w:cs="Times New Roman" w:eastAsia="SimSun"/>
          <w:sz w:val="21"/>
          <w:szCs w:val="21"/>
          <w:rPrChange w:id="4476" w:author="Codex" w:date="2026-10-05T16:32:41.313017+00:00">
            <w:rPr>
              <w:sz w:val="21"/>
              <w:szCs w:val="21"/>
            </w:rPr>
          </w:rPrChange>
        </w:rPr>
        <w:t>；</w:t>
      </w:r>
      <w:r>
        <w:rPr>
          <w:rFonts w:ascii="Times New Roman" w:hAnsi="Times New Roman" w:cs="Times New Roman" w:eastAsia="SimSun"/>
          <w:sz w:val="21"/>
          <w:szCs w:val="21"/>
          <w:rPrChange w:id="4477" w:author="Codex" w:date="2026-10-05T16:32:41.313017+00:00">
            <w:rPr>
              <w:sz w:val="21"/>
              <w:szCs w:val="21"/>
            </w:rPr>
          </w:rPrChange>
        </w:rPr>
        <w:t>q=.032</w:t>
      </w:r>
      <w:r>
        <w:rPr>
          <w:rFonts w:ascii="Times New Roman" w:hAnsi="Times New Roman" w:cs="Times New Roman" w:eastAsia="SimSun"/>
          <w:sz w:val="21"/>
          <w:szCs w:val="21"/>
          <w:rPrChange w:id="4478" w:author="Codex" w:date="2026-10-05T16:32:41.313017+00:00">
            <w:rPr>
              <w:sz w:val="21"/>
              <w:szCs w:val="21"/>
            </w:rPr>
          </w:rPrChange>
        </w:rPr>
        <w:t>），</w:t>
      </w:r>
      <w:r>
        <w:rPr>
          <w:rFonts w:ascii="Times New Roman" w:hAnsi="Times New Roman" w:cs="Times New Roman" w:eastAsia="SimSun"/>
          <w:sz w:val="21"/>
          <w:szCs w:val="21"/>
          <w:rPrChange w:id="4479" w:author="Codex" w:date="2026-10-05T16:32:41.313017+00:00">
            <w:rPr>
              <w:sz w:val="21"/>
              <w:szCs w:val="21"/>
            </w:rPr>
          </w:rPrChange>
        </w:rPr>
        <w:t>AR-P</w:t>
      </w:r>
      <w:r>
        <w:rPr>
          <w:rFonts w:ascii="Times New Roman" w:hAnsi="Times New Roman" w:cs="Times New Roman" w:eastAsia="SimSun"/>
          <w:sz w:val="21"/>
          <w:szCs w:val="21"/>
          <w:rPrChange w:id="4480" w:author="Codex" w:date="2026-10-05T16:32:41.313017+00:00">
            <w:rPr>
              <w:sz w:val="21"/>
              <w:szCs w:val="21"/>
            </w:rPr>
          </w:rPrChange>
        </w:rPr>
        <w:t>为</w:t>
      </w:r>
      <w:r>
        <w:rPr>
          <w:rFonts w:ascii="Times New Roman" w:hAnsi="Times New Roman" w:cs="Times New Roman" w:eastAsia="SimSun"/>
          <w:sz w:val="21"/>
          <w:szCs w:val="21"/>
          <w:rPrChange w:id="4481" w:author="Codex" w:date="2026-10-05T16:32:41.313017+00:00">
            <w:rPr>
              <w:sz w:val="21"/>
              <w:szCs w:val="21"/>
            </w:rPr>
          </w:rPrChange>
        </w:rPr>
        <w:t>6.82</w:t>
      </w:r>
      <w:r>
        <w:rPr>
          <w:rFonts w:ascii="Times New Roman" w:hAnsi="Times New Roman" w:cs="Times New Roman" w:eastAsia="SimSun"/>
          <w:sz w:val="21"/>
          <w:szCs w:val="21"/>
          <w:rPrChange w:id="4482" w:author="Codex" w:date="2026-10-05T16:32:41.313017+00:00">
            <w:rPr>
              <w:sz w:val="21"/>
              <w:szCs w:val="21"/>
            </w:rPr>
          </w:rPrChange>
        </w:rPr>
        <w:t>个百分点（</w:t>
      </w:r>
      <w:r>
        <w:rPr>
          <w:rFonts w:ascii="Times New Roman" w:hAnsi="Times New Roman" w:cs="Times New Roman" w:eastAsia="SimSun"/>
          <w:sz w:val="21"/>
          <w:szCs w:val="21"/>
          <w:rPrChange w:id="4483" w:author="Codex" w:date="2026-10-05T16:32:41.313017+00:00">
            <w:rPr>
              <w:sz w:val="21"/>
              <w:szCs w:val="21"/>
            </w:rPr>
          </w:rPrChange>
        </w:rPr>
        <w:t>1.05</w:t>
      </w:r>
      <w:r>
        <w:rPr>
          <w:rFonts w:ascii="Times New Roman" w:hAnsi="Times New Roman" w:cs="Times New Roman" w:eastAsia="SimSun"/>
          <w:sz w:val="21"/>
          <w:szCs w:val="21"/>
          <w:rPrChange w:id="4484" w:author="Codex" w:date="2026-10-05T16:32:41.313017+00:00">
            <w:rPr>
              <w:sz w:val="21"/>
              <w:szCs w:val="21"/>
            </w:rPr>
          </w:rPrChange>
        </w:rPr>
        <w:t>，</w:t>
      </w:r>
      <w:r>
        <w:rPr>
          <w:rFonts w:ascii="Times New Roman" w:hAnsi="Times New Roman" w:cs="Times New Roman" w:eastAsia="SimSun"/>
          <w:sz w:val="21"/>
          <w:szCs w:val="21"/>
          <w:rPrChange w:id="4485" w:author="Codex" w:date="2026-10-05T16:32:41.313017+00:00">
            <w:rPr>
              <w:sz w:val="21"/>
              <w:szCs w:val="21"/>
            </w:rPr>
          </w:rPrChange>
        </w:rPr>
        <w:t>12.62</w:t>
      </w:r>
      <w:r>
        <w:rPr>
          <w:rFonts w:ascii="Times New Roman" w:hAnsi="Times New Roman" w:cs="Times New Roman" w:eastAsia="SimSun"/>
          <w:sz w:val="21"/>
          <w:szCs w:val="21"/>
          <w:rPrChange w:id="4486" w:author="Codex" w:date="2026-10-05T16:32:41.313017+00:00">
            <w:rPr>
              <w:sz w:val="21"/>
              <w:szCs w:val="21"/>
            </w:rPr>
          </w:rPrChange>
        </w:rPr>
        <w:t>；</w:t>
      </w:r>
      <w:r>
        <w:rPr>
          <w:rFonts w:ascii="Times New Roman" w:hAnsi="Times New Roman" w:cs="Times New Roman" w:eastAsia="SimSun"/>
          <w:sz w:val="21"/>
          <w:szCs w:val="21"/>
          <w:rPrChange w:id="4487" w:author="Codex" w:date="2026-10-05T16:32:41.313017+00:00">
            <w:rPr>
              <w:sz w:val="21"/>
              <w:szCs w:val="21"/>
            </w:rPr>
          </w:rPrChange>
        </w:rPr>
        <w:t>q=.094</w:t>
      </w:r>
      <w:r>
        <w:rPr>
          <w:rFonts w:ascii="Times New Roman" w:hAnsi="Times New Roman" w:cs="Times New Roman" w:eastAsia="SimSun"/>
          <w:sz w:val="21"/>
          <w:szCs w:val="21"/>
          <w:rPrChange w:id="4488" w:author="Codex" w:date="2026-10-05T16:32:41.313017+00:00">
            <w:rPr>
              <w:sz w:val="21"/>
              <w:szCs w:val="21"/>
            </w:rPr>
          </w:rPrChange>
        </w:rPr>
        <w:t>）。前者在八项</w:t>
      </w:r>
      <w:r>
        <w:rPr>
          <w:rFonts w:ascii="Times New Roman" w:hAnsi="Times New Roman" w:cs="Times New Roman" w:eastAsia="SimSun"/>
          <w:sz w:val="21"/>
          <w:szCs w:val="21"/>
          <w:rPrChange w:id="4489" w:author="Codex" w:date="2026-10-05T16:32:41.313017+00:00">
            <w:rPr>
              <w:sz w:val="21"/>
              <w:szCs w:val="21"/>
            </w:rPr>
          </w:rPrChange>
        </w:rPr>
        <w:t>FDR</w:t>
      </w:r>
      <w:r>
        <w:rPr>
          <w:rFonts w:ascii="Times New Roman" w:hAnsi="Times New Roman" w:cs="Times New Roman" w:eastAsia="SimSun"/>
          <w:sz w:val="21"/>
          <w:szCs w:val="21"/>
          <w:rPrChange w:id="4490" w:author="Codex" w:date="2026-10-05T16:32:41.313017+00:00">
            <w:rPr>
              <w:sz w:val="21"/>
              <w:szCs w:val="21"/>
            </w:rPr>
          </w:rPrChange>
        </w:rPr>
        <w:t>调整后仍保留，后者证据较弱。结果为关系位置可能影响资源分配提供了线索，但并未直接验证绝对满意度提升的全部</w:t>
      </w:r>
      <w:r>
        <w:rPr>
          <w:rFonts w:ascii="Times New Roman" w:hAnsi="Times New Roman" w:cs="Times New Roman" w:eastAsia="SimSun"/>
          <w:sz w:val="21"/>
          <w:szCs w:val="21"/>
          <w:rPrChange w:id="4491" w:author="Codex" w:date="2026-10-05T16:32:41.313017+00:00">
            <w:rPr>
              <w:sz w:val="21"/>
              <w:szCs w:val="21"/>
            </w:rPr>
          </w:rPrChange>
        </w:rPr>
        <w:t>“</w:t>
      </w:r>
      <w:r>
        <w:rPr>
          <w:rFonts w:ascii="Times New Roman" w:hAnsi="Times New Roman" w:cs="Times New Roman" w:eastAsia="SimSun"/>
          <w:sz w:val="21"/>
          <w:szCs w:val="21"/>
          <w:rPrChange w:id="4492" w:author="Codex" w:date="2026-10-05T16:32:41.313017+00:00">
            <w:rPr>
              <w:sz w:val="21"/>
              <w:szCs w:val="21"/>
            </w:rPr>
          </w:rPrChange>
        </w:rPr>
        <w:t>推力</w:t>
      </w:r>
      <w:r>
        <w:rPr>
          <w:rFonts w:ascii="Times New Roman" w:hAnsi="Times New Roman" w:cs="Times New Roman" w:eastAsia="SimSun"/>
          <w:sz w:val="21"/>
          <w:szCs w:val="21"/>
          <w:rPrChange w:id="4493" w:author="Codex" w:date="2026-10-05T16:32:41.313017+00:00">
            <w:rPr>
              <w:sz w:val="21"/>
              <w:szCs w:val="21"/>
            </w:rPr>
          </w:rPrChange>
        </w:rPr>
        <w:t>—</w:t>
      </w:r>
      <w:r>
        <w:rPr>
          <w:rFonts w:ascii="Times New Roman" w:hAnsi="Times New Roman" w:cs="Times New Roman" w:eastAsia="SimSun"/>
          <w:sz w:val="21"/>
          <w:szCs w:val="21"/>
          <w:rPrChange w:id="4494" w:author="Codex" w:date="2026-10-05T16:32:41.313017+00:00">
            <w:rPr>
              <w:sz w:val="21"/>
              <w:szCs w:val="21"/>
            </w:rPr>
          </w:rPrChange>
        </w:rPr>
        <w:t>拉力</w:t>
      </w:r>
      <w:r>
        <w:rPr>
          <w:rFonts w:ascii="Times New Roman" w:hAnsi="Times New Roman" w:cs="Times New Roman" w:eastAsia="SimSun"/>
          <w:sz w:val="21"/>
          <w:szCs w:val="21"/>
          <w:rPrChange w:id="4495" w:author="Codex" w:date="2026-10-05T16:32:41.313017+00:00">
            <w:rPr>
              <w:sz w:val="21"/>
              <w:szCs w:val="21"/>
            </w:rPr>
          </w:rPrChange>
        </w:rPr>
        <w:t>”</w:t>
      </w:r>
      <w:r>
        <w:rPr>
          <w:rFonts w:ascii="Times New Roman" w:hAnsi="Times New Roman" w:cs="Times New Roman" w:eastAsia="SimSun"/>
          <w:sz w:val="21"/>
          <w:szCs w:val="21"/>
          <w:rPrChange w:id="4496" w:author="Codex" w:date="2026-10-05T16:32:41.313017+00:00">
            <w:rPr>
              <w:sz w:val="21"/>
              <w:szCs w:val="21"/>
            </w:rPr>
          </w:rPrChange>
        </w:rPr>
        <w:t>预期。</w:t>
      </w:r>
    </w:p>
    <w:p w14:paraId="784FA754" w14:textId="7FF68EA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1" w:author="Codex" w:date="2026-10-05T16:32:41.313017+00:00">
            <w:rPr>
              <w:sz w:val="21"/>
              <w:szCs w:val="21"/>
            </w:rPr>
          </w:rPrChange>
        </w:rPr>
        <w:pPrChange w:id="4497" w:author="Codex" w:date="2026-10-05T16:32:41.313017+00:00">
          <w:pPr>
            <w:pStyle w:val="af5"/>
            <w:snapToGrid w:val="0"/>
            <w:ind w:firstLine="420"/>
            <w:jc w:val="both"/>
          </w:pPr>
        </w:pPrChange>
      </w:pPr>
      <w:r>
        <w:rPr>
          <w:rFonts w:ascii="Times New Roman" w:hAnsi="Times New Roman" w:cs="Times New Roman" w:eastAsia="SimSun"/>
          <w:sz w:val="21"/>
          <w:szCs w:val="21"/>
          <w:rPrChange w:id="4498" w:author="Codex" w:date="2026-10-05T16:32:41.313017+00:00">
            <w:rPr>
              <w:sz w:val="21"/>
              <w:szCs w:val="21"/>
            </w:rPr>
          </w:rPrChange>
        </w:rPr>
        <w:lastRenderedPageBreak/>
        <w:t>在基期夫妻满意度相等的共同资格样本中，两种二分类操作化的加性交互差为</w:t>
      </w:r>
      <w:r>
        <w:rPr>
          <w:rFonts w:ascii="Times New Roman" w:hAnsi="Times New Roman" w:cs="Times New Roman" w:eastAsia="SimSun"/>
          <w:sz w:val="21"/>
          <w:szCs w:val="21"/>
          <w:rPrChange w:id="4499" w:author="Codex" w:date="2026-10-05T16:32:41.313017+00:00">
            <w:rPr>
              <w:sz w:val="21"/>
              <w:szCs w:val="21"/>
            </w:rPr>
          </w:rPrChange>
        </w:rPr>
        <w:t>−16.40</w:t>
      </w:r>
      <w:r>
        <w:rPr>
          <w:rFonts w:ascii="Times New Roman" w:hAnsi="Times New Roman" w:cs="Times New Roman" w:eastAsia="SimSun"/>
          <w:sz w:val="21"/>
          <w:szCs w:val="21"/>
          <w:rPrChange w:id="4500" w:author="Codex" w:date="2026-10-05T16:32:41.313017+00:00">
            <w:rPr>
              <w:sz w:val="21"/>
              <w:szCs w:val="21"/>
            </w:rPr>
          </w:rPrChange>
        </w:rPr>
        <w:t>个百分点（</w:t>
      </w:r>
      <w:r>
        <w:rPr>
          <w:rFonts w:ascii="Times New Roman" w:hAnsi="Times New Roman" w:cs="Times New Roman" w:eastAsia="SimSun"/>
          <w:sz w:val="21"/>
          <w:szCs w:val="21"/>
          <w:rPrChange w:id="4501" w:author="Codex" w:date="2026-10-05T16:32:41.313017+00:00">
            <w:rPr>
              <w:sz w:val="21"/>
              <w:szCs w:val="21"/>
            </w:rPr>
          </w:rPrChange>
        </w:rPr>
        <w:t>95% CI</w:t>
      </w:r>
      <w:r>
        <w:rPr>
          <w:rFonts w:ascii="Times New Roman" w:hAnsi="Times New Roman" w:cs="Times New Roman" w:eastAsia="SimSun"/>
          <w:sz w:val="21"/>
          <w:szCs w:val="21"/>
          <w:rPrChange w:id="4502" w:author="Codex" w:date="2026-10-05T16:32:41.313017+00:00">
            <w:rPr>
              <w:sz w:val="21"/>
              <w:szCs w:val="21"/>
            </w:rPr>
          </w:rPrChange>
        </w:rPr>
        <w:t>：</w:t>
      </w:r>
      <w:r>
        <w:rPr>
          <w:rFonts w:ascii="Times New Roman" w:hAnsi="Times New Roman" w:cs="Times New Roman" w:eastAsia="SimSun"/>
          <w:sz w:val="21"/>
          <w:szCs w:val="21"/>
          <w:rPrChange w:id="4503" w:author="Codex" w:date="2026-10-05T16:32:41.313017+00:00">
            <w:rPr>
              <w:sz w:val="21"/>
              <w:szCs w:val="21"/>
            </w:rPr>
          </w:rPrChange>
        </w:rPr>
        <w:t>−26.96</w:t>
      </w:r>
      <w:r>
        <w:rPr>
          <w:rFonts w:ascii="Times New Roman" w:hAnsi="Times New Roman" w:cs="Times New Roman" w:eastAsia="SimSun"/>
          <w:sz w:val="21"/>
          <w:szCs w:val="21"/>
          <w:rPrChange w:id="4504" w:author="Codex" w:date="2026-10-05T16:32:41.313017+00:00">
            <w:rPr>
              <w:sz w:val="21"/>
              <w:szCs w:val="21"/>
            </w:rPr>
          </w:rPrChange>
        </w:rPr>
        <w:t>，</w:t>
      </w:r>
      <w:r>
        <w:rPr>
          <w:rFonts w:ascii="Times New Roman" w:hAnsi="Times New Roman" w:cs="Times New Roman" w:eastAsia="SimSun"/>
          <w:sz w:val="21"/>
          <w:szCs w:val="21"/>
          <w:rPrChange w:id="4505" w:author="Codex" w:date="2026-10-05T16:32:41.313017+00:00">
            <w:rPr>
              <w:sz w:val="21"/>
              <w:szCs w:val="21"/>
            </w:rPr>
          </w:rPrChange>
        </w:rPr>
        <w:t>−5.85</w:t>
      </w:r>
      <w:r>
        <w:rPr>
          <w:rFonts w:ascii="Times New Roman" w:hAnsi="Times New Roman" w:cs="Times New Roman" w:eastAsia="SimSun"/>
          <w:sz w:val="21"/>
          <w:szCs w:val="21"/>
          <w:rPrChange w:id="4506" w:author="Codex" w:date="2026-10-05T16:32:41.313017+00:00">
            <w:rPr>
              <w:sz w:val="21"/>
              <w:szCs w:val="21"/>
            </w:rPr>
          </w:rPrChange>
        </w:rPr>
        <w:t>）。这一结果与两种位置转移方向不同的模式一致。不过，两种指标的</w:t>
      </w:r>
      <w:r>
        <w:rPr>
          <w:rFonts w:ascii="Times New Roman" w:hAnsi="Times New Roman" w:cs="Times New Roman" w:eastAsia="SimSun"/>
          <w:sz w:val="21"/>
          <w:szCs w:val="21"/>
          <w:rPrChange w:id="4507" w:author="Codex" w:date="2026-10-05T16:32:41.313017+00:00">
            <w:rPr>
              <w:sz w:val="21"/>
              <w:szCs w:val="21"/>
            </w:rPr>
          </w:rPrChange>
        </w:rPr>
        <w:t>“</w:t>
      </w:r>
      <w:r>
        <w:rPr>
          <w:rFonts w:ascii="Times New Roman" w:hAnsi="Times New Roman" w:cs="Times New Roman" w:eastAsia="SimSun"/>
          <w:sz w:val="21"/>
          <w:szCs w:val="21"/>
          <w:rPrChange w:id="4508" w:author="Codex" w:date="2026-10-05T16:32:41.313017+00:00">
            <w:rPr>
              <w:sz w:val="21"/>
              <w:szCs w:val="21"/>
            </w:rPr>
          </w:rPrChange>
        </w:rPr>
        <w:t>未升级</w:t>
      </w:r>
      <w:r>
        <w:rPr>
          <w:rFonts w:ascii="Times New Roman" w:hAnsi="Times New Roman" w:cs="Times New Roman" w:eastAsia="SimSun"/>
          <w:sz w:val="21"/>
          <w:szCs w:val="21"/>
          <w:rPrChange w:id="4509" w:author="Codex" w:date="2026-10-05T16:32:41.313017+00:00">
            <w:rPr>
              <w:sz w:val="21"/>
              <w:szCs w:val="21"/>
            </w:rPr>
          </w:rPrChange>
        </w:rPr>
        <w:t>”</w:t>
      </w:r>
      <w:r>
        <w:rPr>
          <w:rFonts w:ascii="Times New Roman" w:hAnsi="Times New Roman" w:cs="Times New Roman" w:eastAsia="SimSun"/>
          <w:sz w:val="21"/>
          <w:szCs w:val="21"/>
          <w:rPrChange w:id="4510" w:author="Codex" w:date="2026-10-05T16:32:41.313017+00:00">
            <w:rPr>
              <w:sz w:val="21"/>
              <w:szCs w:val="21"/>
            </w:rPr>
          </w:rPrChange>
        </w:rPr>
        <w:t>组分别包含不同的另一种转移，因而它不是采用同一参照状态的普遍角色效应比较。在该共同资格样本中，两种升级事件互斥而不互补；若双方持续同分，则两者均未升级。</w:t>
      </w:r>
    </w:p>
    <w:p w14:paraId="22D341A5" w14:textId="7FF68EAB" w:rsidR="00FB24F4" w:rsidRDefault="00FB24F4">
      <w:pPr>
        <w:pStyle w:val="afffa"/>
        <w:keepNext/>
        <w:snapToGrid w:val="0"/>
        <w:spacing w:before="156" w:after="100" w:line="360" w:lineRule="exact"/>
        <w:ind w:firstLine="420"/>
      </w:pPr>
      <w:r>
        <w:t xml:space="preserve">2.4 </w:t>
      </w:r>
      <w:r>
        <w:t>时期差异</w:t>
      </w:r>
    </w:p>
    <w:p w14:paraId="1D8A21A6" w14:textId="7FF68EC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2" w:author="Codex" w:date="2026-10-05T16:32:41.313017+00:00">
            <w:rPr>
              <w:sz w:val="21"/>
              <w:szCs w:val="21"/>
            </w:rPr>
          </w:rPrChange>
        </w:rPr>
        <w:pPrChange w:id="4511" w:author="Codex" w:date="2026-10-05T16:32:41.313017+00:00">
          <w:pPr>
            <w:pStyle w:val="af5"/>
            <w:snapToGrid w:val="0"/>
            <w:ind w:firstLine="420"/>
            <w:jc w:val="both"/>
          </w:pPr>
        </w:pPrChange>
      </w:pPr>
      <w:r>
        <w:rPr>
          <w:rFonts w:ascii="Times New Roman" w:hAnsi="Times New Roman" w:cs="Times New Roman" w:eastAsia="SimSun"/>
          <w:sz w:val="21"/>
          <w:szCs w:val="21"/>
          <w:rPrChange w:id="4512" w:author="Codex" w:date="2026-10-05T16:32:41.313017+00:00">
            <w:rPr>
              <w:sz w:val="21"/>
              <w:szCs w:val="21"/>
            </w:rPr>
          </w:rPrChange>
        </w:rPr>
        <w:t>分时期分析未显示上述关系在</w:t>
      </w:r>
      <w:r>
        <w:rPr>
          <w:rFonts w:ascii="Times New Roman" w:hAnsi="Times New Roman" w:cs="Times New Roman" w:eastAsia="SimSun"/>
          <w:sz w:val="21"/>
          <w:szCs w:val="21"/>
          <w:rPrChange w:id="4513" w:author="Codex" w:date="2026-10-05T16:32:41.313017+00:00">
            <w:rPr>
              <w:sz w:val="21"/>
              <w:szCs w:val="21"/>
            </w:rPr>
          </w:rPrChange>
        </w:rPr>
        <w:t>2018—2020</w:t>
      </w:r>
      <w:r>
        <w:rPr>
          <w:rFonts w:ascii="Times New Roman" w:hAnsi="Times New Roman" w:cs="Times New Roman" w:eastAsia="SimSun"/>
          <w:sz w:val="21"/>
          <w:szCs w:val="21"/>
          <w:rPrChange w:id="4514" w:author="Codex" w:date="2026-10-05T16:32:41.313017+00:00">
            <w:rPr>
              <w:sz w:val="21"/>
              <w:szCs w:val="21"/>
            </w:rPr>
          </w:rPrChange>
        </w:rPr>
        <w:t>与</w:t>
      </w:r>
      <w:r>
        <w:rPr>
          <w:rFonts w:ascii="Times New Roman" w:hAnsi="Times New Roman" w:cs="Times New Roman" w:eastAsia="SimSun"/>
          <w:sz w:val="21"/>
          <w:szCs w:val="21"/>
          <w:rPrChange w:id="4515" w:author="Codex" w:date="2026-10-05T16:32:41.313017+00:00">
            <w:rPr>
              <w:sz w:val="21"/>
              <w:szCs w:val="21"/>
            </w:rPr>
          </w:rPrChange>
        </w:rPr>
        <w:t>2020—2022</w:t>
      </w:r>
      <w:r>
        <w:rPr>
          <w:rFonts w:ascii="Times New Roman" w:hAnsi="Times New Roman" w:cs="Times New Roman" w:eastAsia="SimSun"/>
          <w:sz w:val="21"/>
          <w:szCs w:val="21"/>
          <w:rPrChange w:id="4516" w:author="Codex" w:date="2026-10-05T16:32:41.313017+00:00">
            <w:rPr>
              <w:sz w:val="21"/>
              <w:szCs w:val="21"/>
            </w:rPr>
          </w:rPrChange>
        </w:rPr>
        <w:t>之间存在明确差异：</w:t>
      </w:r>
      <w:r>
        <w:rPr>
          <w:rFonts w:ascii="Times New Roman" w:hAnsi="Times New Roman" w:cs="Times New Roman" w:eastAsia="SimSun"/>
          <w:sz w:val="21"/>
          <w:szCs w:val="21"/>
          <w:rPrChange w:id="4517" w:author="Codex" w:date="2026-10-05T16:32:41.313017+00:00">
            <w:rPr>
              <w:sz w:val="21"/>
              <w:szCs w:val="21"/>
            </w:rPr>
          </w:rPrChange>
        </w:rPr>
        <w:t>X—M</w:t>
      </w:r>
      <w:r>
        <w:rPr>
          <w:rFonts w:ascii="Times New Roman" w:hAnsi="Times New Roman" w:cs="Times New Roman" w:eastAsia="SimSun"/>
          <w:sz w:val="21"/>
          <w:szCs w:val="21"/>
          <w:rPrChange w:id="4518" w:author="Codex" w:date="2026-10-05T16:32:41.313017+00:00">
            <w:rPr>
              <w:sz w:val="21"/>
              <w:szCs w:val="21"/>
            </w:rPr>
          </w:rPrChange>
        </w:rPr>
        <w:t>、</w:t>
      </w:r>
      <w:r>
        <w:rPr>
          <w:rFonts w:ascii="Times New Roman" w:hAnsi="Times New Roman" w:cs="Times New Roman" w:eastAsia="SimSun"/>
          <w:sz w:val="21"/>
          <w:szCs w:val="21"/>
          <w:rPrChange w:id="4519" w:author="Codex" w:date="2026-10-05T16:32:41.313017+00:00">
            <w:rPr>
              <w:sz w:val="21"/>
              <w:szCs w:val="21"/>
            </w:rPr>
          </w:rPrChange>
        </w:rPr>
        <w:t>X—Y</w:t>
      </w:r>
      <w:r>
        <w:rPr>
          <w:rFonts w:ascii="Times New Roman" w:hAnsi="Times New Roman" w:cs="Times New Roman" w:eastAsia="SimSun"/>
          <w:sz w:val="21"/>
          <w:szCs w:val="21"/>
          <w:rPrChange w:id="4520" w:author="Codex" w:date="2026-10-05T16:32:41.313017+00:00">
            <w:rPr>
              <w:sz w:val="21"/>
              <w:szCs w:val="21"/>
            </w:rPr>
          </w:rPrChange>
        </w:rPr>
        <w:t>和加性交互的</w:t>
      </w:r>
      <w:r>
        <w:rPr>
          <w:rFonts w:ascii="Times New Roman" w:hAnsi="Times New Roman" w:cs="Times New Roman" w:eastAsia="SimSun"/>
          <w:sz w:val="21"/>
          <w:szCs w:val="21"/>
          <w:rPrChange w:id="4521" w:author="Codex" w:date="2026-10-05T16:32:41.313017+00:00">
            <w:rPr>
              <w:sz w:val="21"/>
              <w:szCs w:val="21"/>
            </w:rPr>
          </w:rPrChange>
        </w:rPr>
        <w:t>24</w:t>
      </w:r>
      <w:r>
        <w:rPr>
          <w:rFonts w:ascii="Times New Roman" w:hAnsi="Times New Roman" w:cs="Times New Roman" w:eastAsia="SimSun"/>
          <w:sz w:val="21"/>
          <w:szCs w:val="21"/>
          <w:rPrChange w:id="4522" w:author="Codex" w:date="2026-10-05T16:32:41.313017+00:00">
            <w:rPr>
              <w:sz w:val="21"/>
              <w:szCs w:val="21"/>
            </w:rPr>
          </w:rPrChange>
        </w:rPr>
        <w:t>项直接时期差值，经各自检验家族的</w:t>
      </w:r>
      <w:r>
        <w:rPr>
          <w:rFonts w:ascii="Times New Roman" w:hAnsi="Times New Roman" w:cs="Times New Roman" w:eastAsia="SimSun"/>
          <w:sz w:val="21"/>
          <w:szCs w:val="21"/>
          <w:rPrChange w:id="4523" w:author="Codex" w:date="2026-10-05T16:32:41.313017+00:00">
            <w:rPr>
              <w:sz w:val="21"/>
              <w:szCs w:val="21"/>
            </w:rPr>
          </w:rPrChange>
        </w:rPr>
        <w:t>BH</w:t>
      </w:r>
      <w:r>
        <w:rPr>
          <w:rFonts w:ascii="Times New Roman" w:hAnsi="Times New Roman" w:cs="Times New Roman" w:eastAsia="SimSun"/>
          <w:sz w:val="21"/>
          <w:szCs w:val="21"/>
          <w:rPrChange w:id="4524" w:author="Codex" w:date="2026-10-05T16:32:41.313017+00:00">
            <w:rPr>
              <w:sz w:val="21"/>
              <w:szCs w:val="21"/>
            </w:rPr>
          </w:rPrChange>
        </w:rPr>
        <w:t>校正后均未保留。分时期估计见补充材料。</w:t>
      </w:r>
    </w:p>
    <w:p w14:paraId="57399473" w14:textId="5DE83EF0"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3" w:author="Codex" w:date="2026-10-05T16:32:41.313017+00:00">
            <w:rPr>
              <w:sz w:val="21"/>
              <w:szCs w:val="21"/>
            </w:rPr>
          </w:rPrChange>
        </w:rPr>
        <w:pPrChange w:id="4525" w:author="Codex" w:date="2026-10-05T16:32:41.313017+00:00">
          <w:pPr>
            <w:pStyle w:val="af5"/>
            <w:snapToGrid w:val="0"/>
            <w:ind w:firstLine="420"/>
            <w:jc w:val="both"/>
          </w:pPr>
        </w:pPrChange>
      </w:pPr>
      <w:r>
        <w:rPr>
          <w:rFonts w:ascii="Times New Roman" w:hAnsi="Times New Roman" w:cs="Times New Roman" w:eastAsia="SimSun"/>
          <w:sz w:val="21"/>
          <w:szCs w:val="21"/>
          <w:rPrChange w:id="4526" w:author="Codex" w:date="2026-10-05T16:32:41.313017+00:00">
            <w:rPr>
              <w:sz w:val="21"/>
              <w:szCs w:val="21"/>
            </w:rPr>
          </w:rPrChange>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69914D17" w14:textId="32BCC1DD"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A9D268C" w14:textId="7D567D84" w:rsidR="00FB24F4" w:rsidRDefault="00FB24F4">
      <w:pPr>
        <w:pStyle w:val="afffa"/>
        <w:keepNext/>
        <w:snapToGrid w:val="0"/>
        <w:spacing w:before="156" w:after="100" w:line="360" w:lineRule="exact"/>
        <w:ind w:firstLine="420"/>
      </w:pPr>
      <w:r>
        <w:t xml:space="preserve">3.1 </w:t>
      </w:r>
      <w:r>
        <w:t>既有总体、直接与间接对比</w:t>
      </w:r>
    </w:p>
    <w:p w14:paraId="59DCA971" w14:textId="1A6FEFD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4" w:author="Codex" w:date="2026-10-05T16:32:41.313017+00:00">
            <w:rPr>
              <w:sz w:val="21"/>
              <w:szCs w:val="21"/>
            </w:rPr>
          </w:rPrChange>
        </w:rPr>
        <w:pPrChange w:id="4527" w:author="Codex" w:date="2026-10-05T16:32:41.313017+00:00">
          <w:pPr>
            <w:pStyle w:val="af5"/>
            <w:snapToGrid w:val="0"/>
            <w:ind w:firstLine="420"/>
            <w:jc w:val="both"/>
          </w:pPr>
        </w:pPrChange>
      </w:pPr>
      <w:r>
        <w:rPr>
          <w:rFonts w:ascii="Times New Roman" w:hAnsi="Times New Roman" w:cs="Times New Roman" w:eastAsia="SimSun"/>
          <w:sz w:val="21"/>
          <w:szCs w:val="21"/>
          <w:rPrChange w:id="4528" w:author="Codex" w:date="2026-10-05T16:32:41.313017+00:00">
            <w:rPr>
              <w:sz w:val="21"/>
              <w:szCs w:val="21"/>
            </w:rPr>
          </w:rPrChange>
        </w:rPr>
        <w:t>为保留</w:t>
      </w:r>
      <w:r>
        <w:rPr>
          <w:rFonts w:ascii="Times New Roman" w:hAnsi="Times New Roman" w:cs="Times New Roman" w:eastAsia="SimSun"/>
          <w:sz w:val="21"/>
          <w:szCs w:val="21"/>
          <w:rPrChange w:id="4529" w:author="Codex" w:date="2026-10-05T16:32:41.313017+00:00">
            <w:rPr>
              <w:sz w:val="21"/>
              <w:szCs w:val="21"/>
            </w:rPr>
          </w:rPrChange>
        </w:rPr>
        <w:t>RQ1</w:t>
      </w:r>
      <w:r>
        <w:rPr>
          <w:rFonts w:ascii="Times New Roman" w:hAnsi="Times New Roman" w:cs="Times New Roman" w:eastAsia="SimSun"/>
          <w:sz w:val="21"/>
          <w:szCs w:val="21"/>
          <w:rPrChange w:id="4530" w:author="Codex" w:date="2026-10-05T16:32:41.313017+00:00">
            <w:rPr>
              <w:sz w:val="21"/>
              <w:szCs w:val="21"/>
            </w:rPr>
          </w:rPrChange>
        </w:rPr>
        <w:t>及</w:t>
      </w:r>
      <w:r>
        <w:rPr>
          <w:rFonts w:ascii="Times New Roman" w:hAnsi="Times New Roman" w:cs="Times New Roman" w:eastAsia="SimSun"/>
          <w:sz w:val="21"/>
          <w:szCs w:val="21"/>
          <w:rPrChange w:id="4531" w:author="Codex" w:date="2026-10-05T16:32:41.313017+00:00">
            <w:rPr>
              <w:sz w:val="21"/>
              <w:szCs w:val="21"/>
            </w:rPr>
          </w:rPrChange>
        </w:rPr>
        <w:t>RQ2.1—RQ2.2</w:t>
      </w:r>
      <w:r>
        <w:rPr>
          <w:rFonts w:ascii="Times New Roman" w:hAnsi="Times New Roman" w:cs="Times New Roman" w:eastAsia="SimSun"/>
          <w:sz w:val="21"/>
          <w:szCs w:val="21"/>
          <w:rPrChange w:id="4532" w:author="Codex" w:date="2026-10-05T16:32:41.313017+00:00">
            <w:rPr>
              <w:sz w:val="21"/>
              <w:szCs w:val="21"/>
            </w:rPr>
          </w:rPrChange>
        </w:rPr>
        <w:t>与历史模型的对应，表</w:t>
      </w:r>
      <w:del w:id="1001397" w:author="Codex" w:date="2026-10-06T05:40:41Z">
        <w:r>
          <w:rPr>
            <w:rFonts w:ascii="Times New Roman" w:hAnsi="Times New Roman" w:cs="Times New Roman" w:eastAsia="SimSun"/>
            <w:sz w:val="21"/>
            <w:szCs w:val="21"/>
            <w:rPrChange w:id="4533" w:author="Codex" w:date="2026-10-05T16:32:41.313017+00:00">
              <w:rPr>
                <w:sz w:val="21"/>
                <w:szCs w:val="21"/>
              </w:rPr>
            </w:rPrChange>
          </w:rPr>
          <w:delText>3.2</w:delText>
        </w:r>
      </w:del>
      <w:ins w:id="1001398" w:author="Codex" w:date="2026-10-06T05:40:41Z">
        <w:r>
          <w:rPr>
            <w:rFonts w:ascii="Times New Roman" w:hAnsi="Times New Roman" w:cs="Times New Roman" w:eastAsia="SimSun"/>
            <w:sz w:val="21"/>
            <w:szCs w:val="21"/>
          </w:rPr>
          <w:t>7</w:t>
        </w:r>
      </w:ins>
      <w:r>
        <w:rPr>
          <w:rFonts w:ascii="Times New Roman" w:hAnsi="Times New Roman" w:cs="Times New Roman" w:eastAsia="SimSun"/>
          <w:sz w:val="21"/>
          <w:szCs w:val="21"/>
          <w:rPrChange w:id="4534" w:author="Codex" w:date="2026-10-05T16:32:41.313017+00:00">
            <w:rPr>
              <w:sz w:val="21"/>
              <w:szCs w:val="21"/>
            </w:rPr>
          </w:rPrChange>
        </w:rPr>
        <w:t>列示既有八链的总、直接和总间接</w:t>
      </w:r>
      <w:r>
        <w:rPr>
          <w:rFonts w:ascii="Times New Roman" w:hAnsi="Times New Roman" w:cs="Times New Roman" w:eastAsia="SimSun"/>
          <w:sz w:val="21"/>
          <w:szCs w:val="21"/>
          <w:rPrChange w:id="4535" w:author="Codex" w:date="2026-10-05T16:32:41.313017+00:00">
            <w:rPr>
              <w:sz w:val="21"/>
              <w:szCs w:val="21"/>
            </w:rPr>
          </w:rPrChange>
        </w:rPr>
        <w:t>OR</w:t>
      </w:r>
      <w:r>
        <w:rPr>
          <w:rFonts w:ascii="Times New Roman" w:hAnsi="Times New Roman" w:cs="Times New Roman" w:eastAsia="SimSun"/>
          <w:sz w:val="21"/>
          <w:szCs w:val="21"/>
          <w:rPrChange w:id="4536" w:author="Codex" w:date="2026-10-05T16:32:41.313017+00:00">
            <w:rPr>
              <w:sz w:val="21"/>
              <w:szCs w:val="21"/>
            </w:rPr>
          </w:rPrChange>
        </w:rPr>
        <w:t>。这些数值可以核对原模型输出，但受处理后状态支持、干预定义、同期测量和逐记录区间的限制，不能据其接近程度量化满意度解释了多少收入作用。</w:t>
      </w:r>
    </w:p>
    <w:p w14:paraId="015D3310" w14:textId="7FF68F23"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5" w:author="Codex" w:date="2026-10-05T16:32:41.313017+00:00">
            <w:rPr>
              <w:sz w:val="21"/>
              <w:szCs w:val="21"/>
            </w:rPr>
          </w:rPrChange>
        </w:rPr>
        <w:pPrChange w:id="4537" w:author="Codex" w:date="2026-10-05T16:32:41.313017+00:00">
          <w:pPr>
            <w:pStyle w:val="af5"/>
            <w:snapToGrid w:val="0"/>
            <w:ind w:firstLine="420"/>
            <w:jc w:val="both"/>
          </w:pPr>
        </w:pPrChange>
      </w:pPr>
      <w:r>
        <w:rPr>
          <w:rFonts w:ascii="Times New Roman" w:hAnsi="Times New Roman" w:cs="Times New Roman" w:eastAsia="SimSun"/>
          <w:sz w:val="21"/>
          <w:szCs w:val="21"/>
          <w:rPrChange w:id="4538" w:author="Codex" w:date="2026-10-05T16:32:41.313017+00:00">
            <w:rPr>
              <w:sz w:val="21"/>
              <w:szCs w:val="21"/>
            </w:rPr>
          </w:rPrChange>
        </w:rPr>
        <w:t>在绝对收入增加链中，收入与支持增长的总对比总体为正。</w:t>
      </w:r>
      <w:r>
        <w:rPr>
          <w:rFonts w:ascii="Times New Roman" w:hAnsi="Times New Roman" w:cs="Times New Roman" w:eastAsia="SimSun"/>
          <w:sz w:val="21"/>
          <w:szCs w:val="21"/>
          <w:rPrChange w:id="4539" w:author="Codex" w:date="2026-10-05T16:32:41.313017+00:00">
            <w:rPr>
              <w:sz w:val="21"/>
              <w:szCs w:val="21"/>
            </w:rPr>
          </w:rPrChange>
        </w:rPr>
        <w:t>AA-S</w:t>
      </w:r>
      <w:r>
        <w:rPr>
          <w:rFonts w:ascii="Times New Roman" w:hAnsi="Times New Roman" w:cs="Times New Roman" w:eastAsia="SimSun"/>
          <w:sz w:val="21"/>
          <w:szCs w:val="21"/>
          <w:rPrChange w:id="4540" w:author="Codex" w:date="2026-10-05T16:32:41.313017+00:00">
            <w:rPr>
              <w:sz w:val="21"/>
              <w:szCs w:val="21"/>
            </w:rPr>
          </w:rPrChange>
        </w:rPr>
        <w:t>的总</w:t>
      </w:r>
      <w:r>
        <w:rPr>
          <w:rFonts w:ascii="Times New Roman" w:hAnsi="Times New Roman" w:cs="Times New Roman" w:eastAsia="SimSun"/>
          <w:sz w:val="21"/>
          <w:szCs w:val="21"/>
          <w:rPrChange w:id="4541" w:author="Codex" w:date="2026-10-05T16:32:41.313017+00:00">
            <w:rPr>
              <w:sz w:val="21"/>
              <w:szCs w:val="21"/>
            </w:rPr>
          </w:rPrChange>
        </w:rPr>
        <w:t>OR</w:t>
      </w:r>
      <w:r>
        <w:rPr>
          <w:rFonts w:ascii="Times New Roman" w:hAnsi="Times New Roman" w:cs="Times New Roman" w:eastAsia="SimSun"/>
          <w:sz w:val="21"/>
          <w:szCs w:val="21"/>
          <w:rPrChange w:id="4542" w:author="Codex" w:date="2026-10-05T16:32:41.313017+00:00">
            <w:rPr>
              <w:sz w:val="21"/>
              <w:szCs w:val="21"/>
            </w:rPr>
          </w:rPrChange>
        </w:rPr>
        <w:t>为</w:t>
      </w:r>
      <w:r>
        <w:rPr>
          <w:rFonts w:ascii="Times New Roman" w:hAnsi="Times New Roman" w:cs="Times New Roman" w:eastAsia="SimSun"/>
          <w:sz w:val="21"/>
          <w:szCs w:val="21"/>
          <w:rPrChange w:id="4543" w:author="Codex" w:date="2026-10-05T16:32:41.313017+00:00">
            <w:rPr>
              <w:sz w:val="21"/>
              <w:szCs w:val="21"/>
            </w:rPr>
          </w:rPrChange>
        </w:rPr>
        <w:t>1.250</w:t>
      </w:r>
      <w:r>
        <w:rPr>
          <w:rFonts w:ascii="Times New Roman" w:hAnsi="Times New Roman" w:cs="Times New Roman" w:eastAsia="SimSun"/>
          <w:sz w:val="21"/>
          <w:szCs w:val="21"/>
          <w:rPrChange w:id="4544" w:author="Codex" w:date="2026-10-05T16:32:41.313017+00:00">
            <w:rPr>
              <w:sz w:val="21"/>
              <w:szCs w:val="21"/>
            </w:rPr>
          </w:rPrChange>
        </w:rPr>
        <w:t>（</w:t>
      </w:r>
      <w:r>
        <w:rPr>
          <w:rFonts w:ascii="Times New Roman" w:hAnsi="Times New Roman" w:cs="Times New Roman" w:eastAsia="SimSun"/>
          <w:sz w:val="21"/>
          <w:szCs w:val="21"/>
          <w:rPrChange w:id="4545" w:author="Codex" w:date="2026-10-05T16:32:41.313017+00:00">
            <w:rPr>
              <w:sz w:val="21"/>
              <w:szCs w:val="21"/>
            </w:rPr>
          </w:rPrChange>
        </w:rPr>
        <w:t>95% CI</w:t>
      </w:r>
      <w:r>
        <w:rPr>
          <w:rFonts w:ascii="Times New Roman" w:hAnsi="Times New Roman" w:cs="Times New Roman" w:eastAsia="SimSun"/>
          <w:sz w:val="21"/>
          <w:szCs w:val="21"/>
          <w:rPrChange w:id="4546" w:author="Codex" w:date="2026-10-05T16:32:41.313017+00:00">
            <w:rPr>
              <w:sz w:val="21"/>
              <w:szCs w:val="21"/>
            </w:rPr>
          </w:rPrChange>
        </w:rPr>
        <w:t>：</w:t>
      </w:r>
      <w:r>
        <w:rPr>
          <w:rFonts w:ascii="Times New Roman" w:hAnsi="Times New Roman" w:cs="Times New Roman" w:eastAsia="SimSun"/>
          <w:sz w:val="21"/>
          <w:szCs w:val="21"/>
          <w:rPrChange w:id="4547" w:author="Codex" w:date="2026-10-05T16:32:41.313017+00:00">
            <w:rPr>
              <w:sz w:val="21"/>
              <w:szCs w:val="21"/>
            </w:rPr>
          </w:rPrChange>
        </w:rPr>
        <w:t>1.096</w:t>
      </w:r>
      <w:r>
        <w:rPr>
          <w:rFonts w:ascii="Times New Roman" w:hAnsi="Times New Roman" w:cs="Times New Roman" w:eastAsia="SimSun"/>
          <w:sz w:val="21"/>
          <w:szCs w:val="21"/>
          <w:rPrChange w:id="4548" w:author="Codex" w:date="2026-10-05T16:32:41.313017+00:00">
            <w:rPr>
              <w:sz w:val="21"/>
              <w:szCs w:val="21"/>
            </w:rPr>
          </w:rPrChange>
        </w:rPr>
        <w:t>，</w:t>
      </w:r>
      <w:r>
        <w:rPr>
          <w:rFonts w:ascii="Times New Roman" w:hAnsi="Times New Roman" w:cs="Times New Roman" w:eastAsia="SimSun"/>
          <w:sz w:val="21"/>
          <w:szCs w:val="21"/>
          <w:rPrChange w:id="4549" w:author="Codex" w:date="2026-10-05T16:32:41.313017+00:00">
            <w:rPr>
              <w:sz w:val="21"/>
              <w:szCs w:val="21"/>
            </w:rPr>
          </w:rPrChange>
        </w:rPr>
        <w:t>1.421</w:t>
      </w:r>
      <w:r>
        <w:rPr>
          <w:rFonts w:ascii="Times New Roman" w:hAnsi="Times New Roman" w:cs="Times New Roman" w:eastAsia="SimSun"/>
          <w:sz w:val="21"/>
          <w:szCs w:val="21"/>
          <w:rPrChange w:id="4550" w:author="Codex" w:date="2026-10-05T16:32:41.313017+00:00">
            <w:rPr>
              <w:sz w:val="21"/>
              <w:szCs w:val="21"/>
            </w:rPr>
          </w:rPrChange>
        </w:rPr>
        <w:t>），</w:t>
      </w:r>
      <w:r>
        <w:rPr>
          <w:rFonts w:ascii="Times New Roman" w:hAnsi="Times New Roman" w:cs="Times New Roman" w:eastAsia="SimSun"/>
          <w:sz w:val="21"/>
          <w:szCs w:val="21"/>
          <w:rPrChange w:id="4551" w:author="Codex" w:date="2026-10-05T16:32:41.313017+00:00">
            <w:rPr>
              <w:sz w:val="21"/>
              <w:szCs w:val="21"/>
            </w:rPr>
          </w:rPrChange>
        </w:rPr>
        <w:t>AA-P</w:t>
      </w:r>
      <w:r>
        <w:rPr>
          <w:rFonts w:ascii="Times New Roman" w:hAnsi="Times New Roman" w:cs="Times New Roman" w:eastAsia="SimSun"/>
          <w:sz w:val="21"/>
          <w:szCs w:val="21"/>
          <w:rPrChange w:id="4552" w:author="Codex" w:date="2026-10-05T16:32:41.313017+00:00">
            <w:rPr>
              <w:sz w:val="21"/>
              <w:szCs w:val="21"/>
            </w:rPr>
          </w:rPrChange>
        </w:rPr>
        <w:t>为</w:t>
      </w:r>
      <w:r>
        <w:rPr>
          <w:rFonts w:ascii="Times New Roman" w:hAnsi="Times New Roman" w:cs="Times New Roman" w:eastAsia="SimSun"/>
          <w:sz w:val="21"/>
          <w:szCs w:val="21"/>
          <w:rPrChange w:id="4553" w:author="Codex" w:date="2026-10-05T16:32:41.313017+00:00">
            <w:rPr>
              <w:sz w:val="21"/>
              <w:szCs w:val="21"/>
            </w:rPr>
          </w:rPrChange>
        </w:rPr>
        <w:t>1.139</w:t>
      </w:r>
      <w:r>
        <w:rPr>
          <w:rFonts w:ascii="Times New Roman" w:hAnsi="Times New Roman" w:cs="Times New Roman" w:eastAsia="SimSun"/>
          <w:sz w:val="21"/>
          <w:szCs w:val="21"/>
          <w:rPrChange w:id="4554" w:author="Codex" w:date="2026-10-05T16:32:41.313017+00:00">
            <w:rPr>
              <w:sz w:val="21"/>
              <w:szCs w:val="21"/>
            </w:rPr>
          </w:rPrChange>
        </w:rPr>
        <w:t>（</w:t>
      </w:r>
      <w:r>
        <w:rPr>
          <w:rFonts w:ascii="Times New Roman" w:hAnsi="Times New Roman" w:cs="Times New Roman" w:eastAsia="SimSun"/>
          <w:sz w:val="21"/>
          <w:szCs w:val="21"/>
          <w:rPrChange w:id="4555" w:author="Codex" w:date="2026-10-05T16:32:41.313017+00:00">
            <w:rPr>
              <w:sz w:val="21"/>
              <w:szCs w:val="21"/>
            </w:rPr>
          </w:rPrChange>
        </w:rPr>
        <w:t>1.001</w:t>
      </w:r>
      <w:r>
        <w:rPr>
          <w:rFonts w:ascii="Times New Roman" w:hAnsi="Times New Roman" w:cs="Times New Roman" w:eastAsia="SimSun"/>
          <w:sz w:val="21"/>
          <w:szCs w:val="21"/>
          <w:rPrChange w:id="4556" w:author="Codex" w:date="2026-10-05T16:32:41.313017+00:00">
            <w:rPr>
              <w:sz w:val="21"/>
              <w:szCs w:val="21"/>
            </w:rPr>
          </w:rPrChange>
        </w:rPr>
        <w:t>，</w:t>
      </w:r>
      <w:r>
        <w:rPr>
          <w:rFonts w:ascii="Times New Roman" w:hAnsi="Times New Roman" w:cs="Times New Roman" w:eastAsia="SimSun"/>
          <w:sz w:val="21"/>
          <w:szCs w:val="21"/>
          <w:rPrChange w:id="4557" w:author="Codex" w:date="2026-10-05T16:32:41.313017+00:00">
            <w:rPr>
              <w:sz w:val="21"/>
              <w:szCs w:val="21"/>
            </w:rPr>
          </w:rPrChange>
        </w:rPr>
        <w:t>1.293</w:t>
      </w:r>
      <w:r>
        <w:rPr>
          <w:rFonts w:ascii="Times New Roman" w:hAnsi="Times New Roman" w:cs="Times New Roman" w:eastAsia="SimSun"/>
          <w:sz w:val="21"/>
          <w:szCs w:val="21"/>
          <w:rPrChange w:id="4558" w:author="Codex" w:date="2026-10-05T16:32:41.313017+00:00">
            <w:rPr>
              <w:sz w:val="21"/>
              <w:szCs w:val="21"/>
            </w:rPr>
          </w:rPrChange>
        </w:rPr>
        <w:t>）；</w:t>
      </w:r>
      <w:r>
        <w:rPr>
          <w:rFonts w:ascii="Times New Roman" w:hAnsi="Times New Roman" w:cs="Times New Roman" w:eastAsia="SimSun"/>
          <w:sz w:val="21"/>
          <w:szCs w:val="21"/>
          <w:rPrChange w:id="4559" w:author="Codex" w:date="2026-10-05T16:32:41.313017+00:00">
            <w:rPr>
              <w:sz w:val="21"/>
              <w:szCs w:val="21"/>
            </w:rPr>
          </w:rPrChange>
        </w:rPr>
        <w:t>AR-S</w:t>
      </w:r>
      <w:r>
        <w:rPr>
          <w:rFonts w:ascii="Times New Roman" w:hAnsi="Times New Roman" w:cs="Times New Roman" w:eastAsia="SimSun"/>
          <w:sz w:val="21"/>
          <w:szCs w:val="21"/>
          <w:rPrChange w:id="4560" w:author="Codex" w:date="2026-10-05T16:32:41.313017+00:00">
            <w:rPr>
              <w:sz w:val="21"/>
              <w:szCs w:val="21"/>
            </w:rPr>
          </w:rPrChange>
        </w:rPr>
        <w:t>与</w:t>
      </w:r>
      <w:r>
        <w:rPr>
          <w:rFonts w:ascii="Times New Roman" w:hAnsi="Times New Roman" w:cs="Times New Roman" w:eastAsia="SimSun"/>
          <w:sz w:val="21"/>
          <w:szCs w:val="21"/>
          <w:rPrChange w:id="4561" w:author="Codex" w:date="2026-10-05T16:32:41.313017+00:00">
            <w:rPr>
              <w:sz w:val="21"/>
              <w:szCs w:val="21"/>
            </w:rPr>
          </w:rPrChange>
        </w:rPr>
        <w:t>AR-P</w:t>
      </w:r>
      <w:r>
        <w:rPr>
          <w:rFonts w:ascii="Times New Roman" w:hAnsi="Times New Roman" w:cs="Times New Roman" w:eastAsia="SimSun"/>
          <w:sz w:val="21"/>
          <w:szCs w:val="21"/>
          <w:rPrChange w:id="4562" w:author="Codex" w:date="2026-10-05T16:32:41.313017+00:00">
            <w:rPr>
              <w:sz w:val="21"/>
              <w:szCs w:val="21"/>
            </w:rPr>
          </w:rPrChange>
        </w:rPr>
        <w:t>分别为</w:t>
      </w:r>
      <w:r>
        <w:rPr>
          <w:rFonts w:ascii="Times New Roman" w:hAnsi="Times New Roman" w:cs="Times New Roman" w:eastAsia="SimSun"/>
          <w:sz w:val="21"/>
          <w:szCs w:val="21"/>
          <w:rPrChange w:id="4563" w:author="Codex" w:date="2026-10-05T16:32:41.313017+00:00">
            <w:rPr>
              <w:sz w:val="21"/>
              <w:szCs w:val="21"/>
            </w:rPr>
          </w:rPrChange>
        </w:rPr>
        <w:t>1.150</w:t>
      </w:r>
      <w:r>
        <w:rPr>
          <w:rFonts w:ascii="Times New Roman" w:hAnsi="Times New Roman" w:cs="Times New Roman" w:eastAsia="SimSun"/>
          <w:sz w:val="21"/>
          <w:szCs w:val="21"/>
          <w:rPrChange w:id="4564" w:author="Codex" w:date="2026-10-05T16:32:41.313017+00:00">
            <w:rPr>
              <w:sz w:val="21"/>
              <w:szCs w:val="21"/>
            </w:rPr>
          </w:rPrChange>
        </w:rPr>
        <w:t>（</w:t>
      </w:r>
      <w:r>
        <w:rPr>
          <w:rFonts w:ascii="Times New Roman" w:hAnsi="Times New Roman" w:cs="Times New Roman" w:eastAsia="SimSun"/>
          <w:sz w:val="21"/>
          <w:szCs w:val="21"/>
          <w:rPrChange w:id="4565" w:author="Codex" w:date="2026-10-05T16:32:41.313017+00:00">
            <w:rPr>
              <w:sz w:val="21"/>
              <w:szCs w:val="21"/>
            </w:rPr>
          </w:rPrChange>
        </w:rPr>
        <w:t>1.058</w:t>
      </w:r>
      <w:r>
        <w:rPr>
          <w:rFonts w:ascii="Times New Roman" w:hAnsi="Times New Roman" w:cs="Times New Roman" w:eastAsia="SimSun"/>
          <w:sz w:val="21"/>
          <w:szCs w:val="21"/>
          <w:rPrChange w:id="4566" w:author="Codex" w:date="2026-10-05T16:32:41.313017+00:00">
            <w:rPr>
              <w:sz w:val="21"/>
              <w:szCs w:val="21"/>
            </w:rPr>
          </w:rPrChange>
        </w:rPr>
        <w:t>，</w:t>
      </w:r>
      <w:r>
        <w:rPr>
          <w:rFonts w:ascii="Times New Roman" w:hAnsi="Times New Roman" w:cs="Times New Roman" w:eastAsia="SimSun"/>
          <w:sz w:val="21"/>
          <w:szCs w:val="21"/>
          <w:rPrChange w:id="4567" w:author="Codex" w:date="2026-10-05T16:32:41.313017+00:00">
            <w:rPr>
              <w:sz w:val="21"/>
              <w:szCs w:val="21"/>
            </w:rPr>
          </w:rPrChange>
        </w:rPr>
        <w:t>1.249</w:t>
      </w:r>
      <w:r>
        <w:rPr>
          <w:rFonts w:ascii="Times New Roman" w:hAnsi="Times New Roman" w:cs="Times New Roman" w:eastAsia="SimSun"/>
          <w:sz w:val="21"/>
          <w:szCs w:val="21"/>
          <w:rPrChange w:id="4568" w:author="Codex" w:date="2026-10-05T16:32:41.313017+00:00">
            <w:rPr>
              <w:sz w:val="21"/>
              <w:szCs w:val="21"/>
            </w:rPr>
          </w:rPrChange>
        </w:rPr>
        <w:t>）和</w:t>
      </w:r>
      <w:r>
        <w:rPr>
          <w:rFonts w:ascii="Times New Roman" w:hAnsi="Times New Roman" w:cs="Times New Roman" w:eastAsia="SimSun"/>
          <w:sz w:val="21"/>
          <w:szCs w:val="21"/>
          <w:rPrChange w:id="4569" w:author="Codex" w:date="2026-10-05T16:32:41.313017+00:00">
            <w:rPr>
              <w:sz w:val="21"/>
              <w:szCs w:val="21"/>
            </w:rPr>
          </w:rPrChange>
        </w:rPr>
        <w:t>1.143</w:t>
      </w:r>
      <w:r>
        <w:rPr>
          <w:rFonts w:ascii="Times New Roman" w:hAnsi="Times New Roman" w:cs="Times New Roman" w:eastAsia="SimSun"/>
          <w:sz w:val="21"/>
          <w:szCs w:val="21"/>
          <w:rPrChange w:id="4570" w:author="Codex" w:date="2026-10-05T16:32:41.313017+00:00">
            <w:rPr>
              <w:sz w:val="21"/>
              <w:szCs w:val="21"/>
            </w:rPr>
          </w:rPrChange>
        </w:rPr>
        <w:t>（</w:t>
      </w:r>
      <w:r>
        <w:rPr>
          <w:rFonts w:ascii="Times New Roman" w:hAnsi="Times New Roman" w:cs="Times New Roman" w:eastAsia="SimSun"/>
          <w:sz w:val="21"/>
          <w:szCs w:val="21"/>
          <w:rPrChange w:id="4571" w:author="Codex" w:date="2026-10-05T16:32:41.313017+00:00">
            <w:rPr>
              <w:sz w:val="21"/>
              <w:szCs w:val="21"/>
            </w:rPr>
          </w:rPrChange>
        </w:rPr>
        <w:t>1.051</w:t>
      </w:r>
      <w:r>
        <w:rPr>
          <w:rFonts w:ascii="Times New Roman" w:hAnsi="Times New Roman" w:cs="Times New Roman" w:eastAsia="SimSun"/>
          <w:sz w:val="21"/>
          <w:szCs w:val="21"/>
          <w:rPrChange w:id="4572" w:author="Codex" w:date="2026-10-05T16:32:41.313017+00:00">
            <w:rPr>
              <w:sz w:val="21"/>
              <w:szCs w:val="21"/>
            </w:rPr>
          </w:rPrChange>
        </w:rPr>
        <w:t>，</w:t>
      </w:r>
      <w:r>
        <w:rPr>
          <w:rFonts w:ascii="Times New Roman" w:hAnsi="Times New Roman" w:cs="Times New Roman" w:eastAsia="SimSun"/>
          <w:sz w:val="21"/>
          <w:szCs w:val="21"/>
          <w:rPrChange w:id="4573" w:author="Codex" w:date="2026-10-05T16:32:41.313017+00:00">
            <w:rPr>
              <w:sz w:val="21"/>
              <w:szCs w:val="21"/>
            </w:rPr>
          </w:rPrChange>
        </w:rPr>
        <w:t>1.254</w:t>
      </w:r>
      <w:r>
        <w:rPr>
          <w:rFonts w:ascii="Times New Roman" w:hAnsi="Times New Roman" w:cs="Times New Roman" w:eastAsia="SimSun"/>
          <w:sz w:val="21"/>
          <w:szCs w:val="21"/>
          <w:rPrChange w:id="4574" w:author="Codex" w:date="2026-10-05T16:32:41.313017+00:00">
            <w:rPr>
              <w:sz w:val="21"/>
              <w:szCs w:val="21"/>
            </w:rPr>
          </w:rPrChange>
        </w:rPr>
        <w:t>）。相对收入升级链的结果则不一致，部分区间较宽，说明不同资格总体中的估计精度和关联模式存在差别。</w:t>
      </w:r>
    </w:p>
    <w:p w14:paraId="6F7CAC93" w14:textId="36295B6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6" w:author="Codex" w:date="2026-10-05T16:32:41.313017+00:00">
            <w:rPr>
              <w:sz w:val="21"/>
              <w:szCs w:val="21"/>
            </w:rPr>
          </w:rPrChange>
        </w:rPr>
        <w:pPrChange w:id="4575" w:author="Codex" w:date="2026-10-05T16:32:41.313017+00:00">
          <w:pPr>
            <w:pStyle w:val="af5"/>
            <w:snapToGrid w:val="0"/>
            <w:ind w:firstLine="420"/>
            <w:jc w:val="both"/>
          </w:pPr>
        </w:pPrChange>
      </w:pPr>
      <w:r>
        <w:rPr>
          <w:rFonts w:ascii="Times New Roman" w:hAnsi="Times New Roman" w:cs="Times New Roman" w:eastAsia="SimSun"/>
          <w:sz w:val="21"/>
          <w:szCs w:val="21"/>
          <w:rPrChange w:id="4576" w:author="Codex" w:date="2026-10-05T16:32:41.313017+00:00">
            <w:rPr>
              <w:sz w:val="21"/>
              <w:szCs w:val="21"/>
            </w:rPr>
          </w:rPrChange>
        </w:rPr>
        <w:t>既有输出中，八链总间接</w:t>
      </w:r>
      <w:r>
        <w:rPr>
          <w:rFonts w:ascii="Times New Roman" w:hAnsi="Times New Roman" w:cs="Times New Roman" w:eastAsia="SimSun"/>
          <w:sz w:val="21"/>
          <w:szCs w:val="21"/>
          <w:rPrChange w:id="4577" w:author="Codex" w:date="2026-10-05T16:32:41.313017+00:00">
            <w:rPr>
              <w:sz w:val="21"/>
              <w:szCs w:val="21"/>
            </w:rPr>
          </w:rPrChange>
        </w:rPr>
        <w:t>OR</w:t>
      </w:r>
      <w:r>
        <w:rPr>
          <w:rFonts w:ascii="Times New Roman" w:hAnsi="Times New Roman" w:cs="Times New Roman" w:eastAsia="SimSun"/>
          <w:sz w:val="21"/>
          <w:szCs w:val="21"/>
          <w:rPrChange w:id="4578" w:author="Codex" w:date="2026-10-05T16:32:41.313017+00:00">
            <w:rPr>
              <w:sz w:val="21"/>
              <w:szCs w:val="21"/>
            </w:rPr>
          </w:rPrChange>
        </w:rPr>
        <w:t>介于</w:t>
      </w:r>
      <w:r>
        <w:rPr>
          <w:rFonts w:ascii="Times New Roman" w:hAnsi="Times New Roman" w:cs="Times New Roman" w:eastAsia="SimSun"/>
          <w:sz w:val="21"/>
          <w:szCs w:val="21"/>
          <w:rPrChange w:id="4579" w:author="Codex" w:date="2026-10-05T16:32:41.313017+00:00">
            <w:rPr>
              <w:sz w:val="21"/>
              <w:szCs w:val="21"/>
            </w:rPr>
          </w:rPrChange>
        </w:rPr>
        <w:t>0.986</w:t>
      </w:r>
      <w:r>
        <w:rPr>
          <w:rFonts w:ascii="Times New Roman" w:hAnsi="Times New Roman" w:cs="Times New Roman" w:eastAsia="SimSun"/>
          <w:sz w:val="21"/>
          <w:szCs w:val="21"/>
          <w:rPrChange w:id="4580" w:author="Codex" w:date="2026-10-05T16:32:41.313017+00:00">
            <w:rPr>
              <w:sz w:val="21"/>
              <w:szCs w:val="21"/>
            </w:rPr>
          </w:rPrChange>
        </w:rPr>
        <w:t>和</w:t>
      </w:r>
      <w:r>
        <w:rPr>
          <w:rFonts w:ascii="Times New Roman" w:hAnsi="Times New Roman" w:cs="Times New Roman" w:eastAsia="SimSun"/>
          <w:sz w:val="21"/>
          <w:szCs w:val="21"/>
          <w:rPrChange w:id="4581" w:author="Codex" w:date="2026-10-05T16:32:41.313017+00:00">
            <w:rPr>
              <w:sz w:val="21"/>
              <w:szCs w:val="21"/>
            </w:rPr>
          </w:rPrChange>
        </w:rPr>
        <w:t>1.004</w:t>
      </w:r>
      <w:r>
        <w:rPr>
          <w:rFonts w:ascii="Times New Roman" w:hAnsi="Times New Roman" w:cs="Times New Roman" w:eastAsia="SimSun"/>
          <w:sz w:val="21"/>
          <w:szCs w:val="21"/>
          <w:rPrChange w:id="4582" w:author="Codex" w:date="2026-10-05T16:32:41.313017+00:00">
            <w:rPr>
              <w:sz w:val="21"/>
              <w:szCs w:val="21"/>
            </w:rPr>
          </w:rPrChange>
        </w:rPr>
        <w:t>，置信区间均包含</w:t>
      </w:r>
      <w:r>
        <w:rPr>
          <w:rFonts w:ascii="Times New Roman" w:hAnsi="Times New Roman" w:cs="Times New Roman" w:eastAsia="SimSun"/>
          <w:sz w:val="21"/>
          <w:szCs w:val="21"/>
          <w:rPrChange w:id="4583" w:author="Codex" w:date="2026-10-05T16:32:41.313017+00:00">
            <w:rPr>
              <w:sz w:val="21"/>
              <w:szCs w:val="21"/>
            </w:rPr>
          </w:rPrChange>
        </w:rPr>
        <w:t>1</w:t>
      </w:r>
      <w:r>
        <w:rPr>
          <w:rFonts w:ascii="Times New Roman" w:hAnsi="Times New Roman" w:cs="Times New Roman" w:eastAsia="SimSun"/>
          <w:sz w:val="21"/>
          <w:szCs w:val="21"/>
          <w:rPrChange w:id="4584" w:author="Codex" w:date="2026-10-05T16:32:41.313017+00:00">
            <w:rPr>
              <w:sz w:val="21"/>
              <w:szCs w:val="21"/>
            </w:rPr>
          </w:rPrChange>
        </w:rPr>
        <w:t>；直接与总对比也较接近。例如，</w:t>
      </w:r>
      <w:r>
        <w:rPr>
          <w:rFonts w:ascii="Times New Roman" w:hAnsi="Times New Roman" w:cs="Times New Roman" w:eastAsia="SimSun"/>
          <w:sz w:val="21"/>
          <w:szCs w:val="21"/>
          <w:rPrChange w:id="4585" w:author="Codex" w:date="2026-10-05T16:32:41.313017+00:00">
            <w:rPr>
              <w:sz w:val="21"/>
              <w:szCs w:val="21"/>
            </w:rPr>
          </w:rPrChange>
        </w:rPr>
        <w:t>AA-S</w:t>
      </w:r>
      <w:r>
        <w:rPr>
          <w:rFonts w:ascii="Times New Roman" w:hAnsi="Times New Roman" w:cs="Times New Roman" w:eastAsia="SimSun"/>
          <w:sz w:val="21"/>
          <w:szCs w:val="21"/>
          <w:rPrChange w:id="4586" w:author="Codex" w:date="2026-10-05T16:32:41.313017+00:00">
            <w:rPr>
              <w:sz w:val="21"/>
              <w:szCs w:val="21"/>
            </w:rPr>
          </w:rPrChange>
        </w:rPr>
        <w:t>的总对比为</w:t>
      </w:r>
      <w:r>
        <w:rPr>
          <w:rFonts w:ascii="Times New Roman" w:hAnsi="Times New Roman" w:cs="Times New Roman" w:eastAsia="SimSun"/>
          <w:sz w:val="21"/>
          <w:szCs w:val="21"/>
          <w:rPrChange w:id="4587" w:author="Codex" w:date="2026-10-05T16:32:41.313017+00:00">
            <w:rPr>
              <w:sz w:val="21"/>
              <w:szCs w:val="21"/>
            </w:rPr>
          </w:rPrChange>
        </w:rPr>
        <w:t>1.250</w:t>
      </w:r>
      <w:r>
        <w:rPr>
          <w:rFonts w:ascii="Times New Roman" w:hAnsi="Times New Roman" w:cs="Times New Roman" w:eastAsia="SimSun"/>
          <w:sz w:val="21"/>
          <w:szCs w:val="21"/>
          <w:rPrChange w:id="4588" w:author="Codex" w:date="2026-10-05T16:32:41.313017+00:00">
            <w:rPr>
              <w:sz w:val="21"/>
              <w:szCs w:val="21"/>
            </w:rPr>
          </w:rPrChange>
        </w:rPr>
        <w:t>，直接对比为</w:t>
      </w:r>
      <w:r>
        <w:rPr>
          <w:rFonts w:ascii="Times New Roman" w:hAnsi="Times New Roman" w:cs="Times New Roman" w:eastAsia="SimSun"/>
          <w:sz w:val="21"/>
          <w:szCs w:val="21"/>
          <w:rPrChange w:id="4589" w:author="Codex" w:date="2026-10-05T16:32:41.313017+00:00">
            <w:rPr>
              <w:sz w:val="21"/>
              <w:szCs w:val="21"/>
            </w:rPr>
          </w:rPrChange>
        </w:rPr>
        <w:t>1.251</w:t>
      </w:r>
      <w:r>
        <w:rPr>
          <w:rFonts w:ascii="Times New Roman" w:hAnsi="Times New Roman" w:cs="Times New Roman" w:eastAsia="SimSun"/>
          <w:sz w:val="21"/>
          <w:szCs w:val="21"/>
          <w:rPrChange w:id="4590" w:author="Codex" w:date="2026-10-05T16:32:41.313017+00:00">
            <w:rPr>
              <w:sz w:val="21"/>
              <w:szCs w:val="21"/>
            </w:rPr>
          </w:rPrChange>
        </w:rPr>
        <w:t>，总间接</w:t>
      </w:r>
      <w:r>
        <w:rPr>
          <w:rFonts w:ascii="Times New Roman" w:hAnsi="Times New Roman" w:cs="Times New Roman" w:eastAsia="SimSun"/>
          <w:sz w:val="21"/>
          <w:szCs w:val="21"/>
          <w:rPrChange w:id="4591" w:author="Codex" w:date="2026-10-05T16:32:41.313017+00:00">
            <w:rPr>
              <w:sz w:val="21"/>
              <w:szCs w:val="21"/>
            </w:rPr>
          </w:rPrChange>
        </w:rPr>
        <w:t>OR</w:t>
      </w:r>
      <w:r>
        <w:rPr>
          <w:rFonts w:ascii="Times New Roman" w:hAnsi="Times New Roman" w:cs="Times New Roman" w:eastAsia="SimSun"/>
          <w:sz w:val="21"/>
          <w:szCs w:val="21"/>
          <w:rPrChange w:id="4592" w:author="Codex" w:date="2026-10-05T16:32:41.313017+00:00">
            <w:rPr>
              <w:sz w:val="21"/>
              <w:szCs w:val="21"/>
            </w:rPr>
          </w:rPrChange>
        </w:rPr>
        <w:t>为</w:t>
      </w:r>
      <w:r>
        <w:rPr>
          <w:rFonts w:ascii="Times New Roman" w:hAnsi="Times New Roman" w:cs="Times New Roman" w:eastAsia="SimSun"/>
          <w:sz w:val="21"/>
          <w:szCs w:val="21"/>
          <w:rPrChange w:id="4593" w:author="Codex" w:date="2026-10-05T16:32:41.313017+00:00">
            <w:rPr>
              <w:sz w:val="21"/>
              <w:szCs w:val="21"/>
            </w:rPr>
          </w:rPrChange>
        </w:rPr>
        <w:t>0.9994</w:t>
      </w:r>
      <w:r>
        <w:rPr>
          <w:rFonts w:ascii="Times New Roman" w:hAnsi="Times New Roman" w:cs="Times New Roman" w:eastAsia="SimSun"/>
          <w:sz w:val="21"/>
          <w:szCs w:val="21"/>
          <w:rPrChange w:id="4594" w:author="Codex" w:date="2026-10-05T16:32:41.313017+00:00">
            <w:rPr>
              <w:sz w:val="21"/>
              <w:szCs w:val="21"/>
            </w:rPr>
          </w:rPrChange>
        </w:rPr>
        <w:t>（</w:t>
      </w:r>
      <w:r>
        <w:rPr>
          <w:rFonts w:ascii="Times New Roman" w:hAnsi="Times New Roman" w:cs="Times New Roman" w:eastAsia="SimSun"/>
          <w:sz w:val="21"/>
          <w:szCs w:val="21"/>
          <w:rPrChange w:id="4595" w:author="Codex" w:date="2026-10-05T16:32:41.313017+00:00">
            <w:rPr>
              <w:sz w:val="21"/>
              <w:szCs w:val="21"/>
            </w:rPr>
          </w:rPrChange>
        </w:rPr>
        <w:t>95% CI</w:t>
      </w:r>
      <w:r>
        <w:rPr>
          <w:rFonts w:ascii="Times New Roman" w:hAnsi="Times New Roman" w:cs="Times New Roman" w:eastAsia="SimSun"/>
          <w:sz w:val="21"/>
          <w:szCs w:val="21"/>
          <w:rPrChange w:id="4596" w:author="Codex" w:date="2026-10-05T16:32:41.313017+00:00">
            <w:rPr>
              <w:sz w:val="21"/>
              <w:szCs w:val="21"/>
            </w:rPr>
          </w:rPrChange>
        </w:rPr>
        <w:t>：</w:t>
      </w:r>
      <w:r>
        <w:rPr>
          <w:rFonts w:ascii="Times New Roman" w:hAnsi="Times New Roman" w:cs="Times New Roman" w:eastAsia="SimSun"/>
          <w:sz w:val="21"/>
          <w:szCs w:val="21"/>
          <w:rPrChange w:id="4597" w:author="Codex" w:date="2026-10-05T16:32:41.313017+00:00">
            <w:rPr>
              <w:sz w:val="21"/>
              <w:szCs w:val="21"/>
            </w:rPr>
          </w:rPrChange>
        </w:rPr>
        <w:t>0.9969</w:t>
      </w:r>
      <w:r>
        <w:rPr>
          <w:rFonts w:ascii="Times New Roman" w:hAnsi="Times New Roman" w:cs="Times New Roman" w:eastAsia="SimSun"/>
          <w:sz w:val="21"/>
          <w:szCs w:val="21"/>
          <w:rPrChange w:id="4598" w:author="Codex" w:date="2026-10-05T16:32:41.313017+00:00">
            <w:rPr>
              <w:sz w:val="21"/>
              <w:szCs w:val="21"/>
            </w:rPr>
          </w:rPrChange>
        </w:rPr>
        <w:t>，</w:t>
      </w:r>
      <w:r>
        <w:rPr>
          <w:rFonts w:ascii="Times New Roman" w:hAnsi="Times New Roman" w:cs="Times New Roman" w:eastAsia="SimSun"/>
          <w:sz w:val="21"/>
          <w:szCs w:val="21"/>
          <w:rPrChange w:id="4599" w:author="Codex" w:date="2026-10-05T16:32:41.313017+00:00">
            <w:rPr>
              <w:sz w:val="21"/>
              <w:szCs w:val="21"/>
            </w:rPr>
          </w:rPrChange>
        </w:rPr>
        <w:t>1.0090</w:t>
      </w:r>
      <w:r>
        <w:rPr>
          <w:rFonts w:ascii="Times New Roman" w:hAnsi="Times New Roman" w:cs="Times New Roman" w:eastAsia="SimSun"/>
          <w:sz w:val="21"/>
          <w:szCs w:val="21"/>
          <w:rPrChange w:id="4600" w:author="Codex" w:date="2026-10-05T16:32:41.313017+00:00">
            <w:rPr>
              <w:sz w:val="21"/>
              <w:szCs w:val="21"/>
            </w:rPr>
          </w:rPrChange>
        </w:rPr>
        <w:t>）；</w:t>
      </w:r>
      <w:r>
        <w:rPr>
          <w:rFonts w:ascii="Times New Roman" w:hAnsi="Times New Roman" w:cs="Times New Roman" w:eastAsia="SimSun"/>
          <w:sz w:val="21"/>
          <w:szCs w:val="21"/>
          <w:rPrChange w:id="4601" w:author="Codex" w:date="2026-10-05T16:32:41.313017+00:00">
            <w:rPr>
              <w:sz w:val="21"/>
              <w:szCs w:val="21"/>
            </w:rPr>
          </w:rPrChange>
        </w:rPr>
        <w:t>AA-P</w:t>
      </w:r>
      <w:r>
        <w:rPr>
          <w:rFonts w:ascii="Times New Roman" w:hAnsi="Times New Roman" w:cs="Times New Roman" w:eastAsia="SimSun"/>
          <w:sz w:val="21"/>
          <w:szCs w:val="21"/>
          <w:rPrChange w:id="4602" w:author="Codex" w:date="2026-10-05T16:32:41.313017+00:00">
            <w:rPr>
              <w:sz w:val="21"/>
              <w:szCs w:val="21"/>
            </w:rPr>
          </w:rPrChange>
        </w:rPr>
        <w:t>的总间接</w:t>
      </w:r>
      <w:r>
        <w:rPr>
          <w:rFonts w:ascii="Times New Roman" w:hAnsi="Times New Roman" w:cs="Times New Roman" w:eastAsia="SimSun"/>
          <w:sz w:val="21"/>
          <w:szCs w:val="21"/>
          <w:rPrChange w:id="4603" w:author="Codex" w:date="2026-10-05T16:32:41.313017+00:00">
            <w:rPr>
              <w:sz w:val="21"/>
              <w:szCs w:val="21"/>
            </w:rPr>
          </w:rPrChange>
        </w:rPr>
        <w:t>OR</w:t>
      </w:r>
      <w:r>
        <w:rPr>
          <w:rFonts w:ascii="Times New Roman" w:hAnsi="Times New Roman" w:cs="Times New Roman" w:eastAsia="SimSun"/>
          <w:sz w:val="21"/>
          <w:szCs w:val="21"/>
          <w:rPrChange w:id="4604" w:author="Codex" w:date="2026-10-05T16:32:41.313017+00:00">
            <w:rPr>
              <w:sz w:val="21"/>
              <w:szCs w:val="21"/>
            </w:rPr>
          </w:rPrChange>
        </w:rPr>
        <w:t>为</w:t>
      </w:r>
      <w:r>
        <w:rPr>
          <w:rFonts w:ascii="Times New Roman" w:hAnsi="Times New Roman" w:cs="Times New Roman" w:eastAsia="SimSun"/>
          <w:sz w:val="21"/>
          <w:szCs w:val="21"/>
          <w:rPrChange w:id="4605" w:author="Codex" w:date="2026-10-05T16:32:41.313017+00:00">
            <w:rPr>
              <w:sz w:val="21"/>
              <w:szCs w:val="21"/>
            </w:rPr>
          </w:rPrChange>
        </w:rPr>
        <w:t>1.0041</w:t>
      </w:r>
      <w:r>
        <w:rPr>
          <w:rFonts w:ascii="Times New Roman" w:hAnsi="Times New Roman" w:cs="Times New Roman" w:eastAsia="SimSun"/>
          <w:sz w:val="21"/>
          <w:szCs w:val="21"/>
          <w:rPrChange w:id="4606" w:author="Codex" w:date="2026-10-05T16:32:41.313017+00:00">
            <w:rPr>
              <w:sz w:val="21"/>
              <w:szCs w:val="21"/>
            </w:rPr>
          </w:rPrChange>
        </w:rPr>
        <w:t>（</w:t>
      </w:r>
      <w:r>
        <w:rPr>
          <w:rFonts w:ascii="Times New Roman" w:hAnsi="Times New Roman" w:cs="Times New Roman" w:eastAsia="SimSun"/>
          <w:sz w:val="21"/>
          <w:szCs w:val="21"/>
          <w:rPrChange w:id="4607" w:author="Codex" w:date="2026-10-05T16:32:41.313017+00:00">
            <w:rPr>
              <w:sz w:val="21"/>
              <w:szCs w:val="21"/>
            </w:rPr>
          </w:rPrChange>
        </w:rPr>
        <w:t>0.9910</w:t>
      </w:r>
      <w:r>
        <w:rPr>
          <w:rFonts w:ascii="Times New Roman" w:hAnsi="Times New Roman" w:cs="Times New Roman" w:eastAsia="SimSun"/>
          <w:sz w:val="21"/>
          <w:szCs w:val="21"/>
          <w:rPrChange w:id="4608" w:author="Codex" w:date="2026-10-05T16:32:41.313017+00:00">
            <w:rPr>
              <w:sz w:val="21"/>
              <w:szCs w:val="21"/>
            </w:rPr>
          </w:rPrChange>
        </w:rPr>
        <w:t>，</w:t>
      </w:r>
      <w:r>
        <w:rPr>
          <w:rFonts w:ascii="Times New Roman" w:hAnsi="Times New Roman" w:cs="Times New Roman" w:eastAsia="SimSun"/>
          <w:sz w:val="21"/>
          <w:szCs w:val="21"/>
          <w:rPrChange w:id="4609" w:author="Codex" w:date="2026-10-05T16:32:41.313017+00:00">
            <w:rPr>
              <w:sz w:val="21"/>
              <w:szCs w:val="21"/>
            </w:rPr>
          </w:rPrChange>
        </w:rPr>
        <w:t>1.0130</w:t>
      </w:r>
      <w:r>
        <w:rPr>
          <w:rFonts w:ascii="Times New Roman" w:hAnsi="Times New Roman" w:cs="Times New Roman" w:eastAsia="SimSun"/>
          <w:sz w:val="21"/>
          <w:szCs w:val="21"/>
          <w:rPrChange w:id="4610" w:author="Codex" w:date="2026-10-05T16:32:41.313017+00:00">
            <w:rPr>
              <w:sz w:val="21"/>
              <w:szCs w:val="21"/>
            </w:rPr>
          </w:rPrChange>
        </w:rPr>
        <w:t>）。这些是当前算法与分配规则下的数值特征，不能据此认定满意度的真实传导贡献很小。</w:t>
      </w:r>
    </w:p>
    <w:p w14:paraId="1CF57359" w14:textId="19BDA9CE"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7" w:author="Codex" w:date="2026-10-05T16:32:41.313017+00:00">
            <w:rPr>
              <w:sz w:val="21"/>
              <w:szCs w:val="21"/>
            </w:rPr>
          </w:rPrChange>
        </w:rPr>
        <w:pPrChange w:id="4611" w:author="Codex" w:date="2026-10-05T16:32:41.313017+00:00">
          <w:pPr>
            <w:pStyle w:val="af5"/>
            <w:snapToGrid w:val="0"/>
            <w:ind w:firstLine="420"/>
            <w:jc w:val="both"/>
          </w:pPr>
        </w:pPrChange>
      </w:pPr>
      <w:r>
        <w:rPr>
          <w:rFonts w:ascii="Times New Roman" w:hAnsi="Times New Roman" w:cs="Times New Roman" w:eastAsia="SimSun"/>
          <w:sz w:val="21"/>
          <w:szCs w:val="21"/>
          <w:rPrChange w:id="4612" w:author="Codex" w:date="2026-10-05T16:32:41.313017+00:00">
            <w:rPr>
              <w:sz w:val="21"/>
              <w:szCs w:val="21"/>
            </w:rPr>
          </w:rPrChange>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0F56EA96" w14:textId="1FAFB3E2"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8" w:author="Codex" w:date="2026-10-05T16:32:41.313017+00:00">
            <w:rPr>
              <w:sz w:val="21"/>
              <w:szCs w:val="21"/>
            </w:rPr>
          </w:rPrChange>
        </w:rPr>
        <w:pPrChange w:id="4613" w:author="Codex" w:date="2026-10-05T16:32:41.313017+00:00">
          <w:pPr>
            <w:pStyle w:val="af5"/>
            <w:snapToGrid w:val="0"/>
            <w:ind w:firstLine="420"/>
            <w:jc w:val="both"/>
          </w:pPr>
        </w:pPrChange>
      </w:pPr>
      <w:r>
        <w:rPr>
          <w:rFonts w:ascii="Times New Roman" w:hAnsi="Times New Roman" w:cs="Times New Roman" w:eastAsia="SimSun"/>
          <w:sz w:val="21"/>
          <w:szCs w:val="21"/>
          <w:rPrChange w:id="4614" w:author="Codex" w:date="2026-10-05T16:32:41.313017+00:00">
            <w:rPr>
              <w:sz w:val="21"/>
              <w:szCs w:val="21"/>
            </w:rPr>
          </w:rPrChange>
        </w:rPr>
        <w:t>直接与总对比接近，不证明剩余部分已经被识别为经济资源机制。纯间接与介导交互输出继续归档，但当前原生分量的风险尺度解释不一致，</w:t>
      </w:r>
      <w:r>
        <w:rPr>
          <w:rFonts w:ascii="Times New Roman" w:hAnsi="Times New Roman" w:cs="Times New Roman" w:eastAsia="SimSun"/>
          <w:sz w:val="21"/>
          <w:szCs w:val="21"/>
          <w:rPrChange w:id="4615" w:author="Codex" w:date="2026-10-05T16:32:41.313017+00:00">
            <w:rPr>
              <w:sz w:val="21"/>
              <w:szCs w:val="21"/>
            </w:rPr>
          </w:rPrChange>
        </w:rPr>
        <w:t>RQ2.3</w:t>
      </w:r>
      <w:r>
        <w:rPr>
          <w:rFonts w:ascii="Times New Roman" w:hAnsi="Times New Roman" w:cs="Times New Roman" w:eastAsia="SimSun"/>
          <w:sz w:val="21"/>
          <w:szCs w:val="21"/>
          <w:rPrChange w:id="4616" w:author="Codex" w:date="2026-10-05T16:32:41.313017+00:00">
            <w:rPr>
              <w:sz w:val="21"/>
              <w:szCs w:val="21"/>
            </w:rPr>
          </w:rPrChange>
        </w:rPr>
        <w:t>所问的贡献份额尚不能可靠回答。</w:t>
      </w:r>
    </w:p>
    <w:p w14:paraId="14723A63" w14:textId="7FF68F7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519" w:author="Codex" w:date="2026-10-05T16:32:41.313017+00:00">
            <w:rPr>
              <w:rFonts w:cs="Times New Roman"/>
              <w:szCs w:val="21"/>
            </w:rPr>
          </w:rPrChange>
        </w:rPr>
        <w:pPrChange w:id="4617"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618" w:author="Codex" w:date="2026-10-05T16:32:41.313017+00:00">
            <w:rPr>
              <w:rFonts w:cs="Times New Roman"/>
              <w:szCs w:val="21"/>
            </w:rPr>
          </w:rPrChange>
        </w:rPr>
        <w:lastRenderedPageBreak/>
        <w:t>表</w:t>
      </w:r>
      <w:del w:id="1001399" w:author="Codex" w:date="2026-10-06T05:40:41Z">
        <w:r>
          <w:rPr>
            <w:rFonts w:ascii="Times New Roman" w:hAnsi="Times New Roman" w:cs="Times New Roman" w:eastAsia="KaiTi"/>
            <w:b w:val="0"/>
            <w:bCs w:val="0"/>
            <w:sz w:val="21"/>
            <w:szCs w:val="21"/>
            <w:rPrChange w:id="4619" w:author="Codex" w:date="2026-10-05T16:32:41.313017+00:00">
              <w:rPr>
                <w:rFonts w:cs="Times New Roman"/>
                <w:szCs w:val="21"/>
              </w:rPr>
            </w:rPrChange>
          </w:rPr>
          <w:delText xml:space="preserve">3.2 </w:delText>
        </w:r>
      </w:del>
      <w:ins w:id="1001400" w:author="Codex" w:date="2026-10-06T05:40:41Z">
        <w:r>
          <w:rPr>
            <w:rFonts w:ascii="Times New Roman" w:hAnsi="Times New Roman" w:cs="Times New Roman" w:eastAsia="KaiTi"/>
            <w:b w:val="0"/>
            <w:bCs w:val="0"/>
            <w:sz w:val="21"/>
            <w:szCs w:val="21"/>
          </w:rPr>
          <w:t xml:space="preserve">7 </w:t>
        </w:r>
      </w:ins>
      <w:r>
        <w:rPr>
          <w:rFonts w:ascii="Times New Roman" w:hAnsi="Times New Roman" w:cs="Times New Roman" w:eastAsia="KaiTi"/>
          <w:b w:val="0"/>
          <w:bCs w:val="0"/>
          <w:sz w:val="21"/>
          <w:szCs w:val="21"/>
          <w:rPrChange w:id="4620" w:author="Codex" w:date="2026-10-05T16:32:41.313017+00:00">
            <w:rPr>
              <w:rFonts w:cs="Times New Roman"/>
              <w:szCs w:val="21"/>
            </w:rPr>
          </w:rPrChange>
        </w:rPr>
        <w:t>收入总对比及经由婚姻满意度的直接、间接对比</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621"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249"/>
        <w:gridCol w:w="2252"/>
        <w:gridCol w:w="2252"/>
        <w:gridCol w:w="2567"/>
      </w:tblGrid>
      <w:tr w:rsidR="007622EE" w14:paraId="520F8CE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2"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7D369CC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0" w:author="Codex" w:date="2026-10-05T16:32:41.313017+00:00">
                  <w:rPr>
                    <w:bCs w:val="0"/>
                    <w:sz w:val="21"/>
                    <w:szCs w:val="21"/>
                  </w:rPr>
                </w:rPrChange>
              </w:rPr>
              <w:pPrChange w:id="462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24"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5"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329CD6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1" w:author="Codex" w:date="2026-10-05T16:32:41.313017+00:00">
                  <w:rPr>
                    <w:bCs w:val="0"/>
                    <w:sz w:val="21"/>
                    <w:szCs w:val="21"/>
                  </w:rPr>
                </w:rPrChange>
              </w:rPr>
              <w:pPrChange w:id="462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27" w:author="Codex" w:date="2026-10-05T16:32:41.313017+00:00">
                  <w:rPr>
                    <w:bCs w:val="0"/>
                    <w:sz w:val="21"/>
                    <w:szCs w:val="21"/>
                  </w:rPr>
                </w:rPrChange>
              </w:rPr>
              <w:t>区间记录</w:t>
            </w:r>
            <w:r>
              <w:rPr>
                <w:rFonts w:ascii="Times New Roman" w:hAnsi="Times New Roman" w:cs="Times New Roman" w:eastAsia="SimSun"/>
                <w:b w:val="0"/>
                <w:bCs w:val="0"/>
                <w:sz w:val="21"/>
                <w:szCs w:val="21"/>
                <w:rPrChange w:id="4628"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65B977A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2" w:author="Codex" w:date="2026-10-05T16:32:41.313017+00:00">
                  <w:rPr>
                    <w:bCs w:val="0"/>
                    <w:sz w:val="21"/>
                    <w:szCs w:val="21"/>
                  </w:rPr>
                </w:rPrChange>
              </w:rPr>
              <w:pPrChange w:id="463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31" w:author="Codex" w:date="2026-10-05T16:32:41.313017+00:00">
                  <w:rPr>
                    <w:bCs w:val="0"/>
                    <w:sz w:val="21"/>
                    <w:szCs w:val="21"/>
                  </w:rPr>
                </w:rPrChange>
              </w:rPr>
              <w:t>总对比</w:t>
            </w:r>
            <w:r>
              <w:rPr>
                <w:rFonts w:ascii="Times New Roman" w:hAnsi="Times New Roman" w:cs="Times New Roman" w:eastAsia="SimSun"/>
                <w:b w:val="0"/>
                <w:bCs w:val="0"/>
                <w:sz w:val="21"/>
                <w:szCs w:val="21"/>
                <w:rPrChange w:id="4632" w:author="Codex" w:date="2026-10-05T16:32:41.313017+00:00">
                  <w:rPr>
                    <w:bCs w:val="0"/>
                    <w:sz w:val="21"/>
                    <w:szCs w:val="21"/>
                  </w:rPr>
                </w:rPrChange>
              </w:rPr>
              <w:t>OR</w:t>
            </w:r>
            <w:r>
              <w:rPr>
                <w:rFonts w:ascii="Times New Roman" w:hAnsi="Times New Roman" w:cs="Times New Roman" w:eastAsia="SimSun"/>
                <w:b w:val="0"/>
                <w:bCs w:val="0"/>
                <w:sz w:val="21"/>
                <w:szCs w:val="21"/>
                <w:rPrChange w:id="4633" w:author="Codex" w:date="2026-10-05T16:32:41.313017+00:00">
                  <w:rPr>
                    <w:bCs w:val="0"/>
                    <w:sz w:val="21"/>
                    <w:szCs w:val="21"/>
                  </w:rPr>
                </w:rPrChange>
              </w:rPr>
              <w:br/>
              <w:t>Rte</w:t>
            </w:r>
            <w:r>
              <w:rPr>
                <w:rFonts w:ascii="Times New Roman" w:hAnsi="Times New Roman" w:cs="Times New Roman" w:eastAsia="SimSun"/>
                <w:b w:val="0"/>
                <w:bCs w:val="0"/>
                <w:sz w:val="21"/>
                <w:szCs w:val="21"/>
                <w:rPrChange w:id="4634" w:author="Codex" w:date="2026-10-05T16:32:41.313017+00:00">
                  <w:rPr>
                    <w:bCs w:val="0"/>
                    <w:sz w:val="21"/>
                    <w:szCs w:val="21"/>
                  </w:rPr>
                </w:rPrChange>
              </w:rPr>
              <w:t>（</w:t>
            </w:r>
            <w:r>
              <w:rPr>
                <w:rFonts w:ascii="Times New Roman" w:hAnsi="Times New Roman" w:cs="Times New Roman" w:eastAsia="SimSun"/>
                <w:b w:val="0"/>
                <w:bCs w:val="0"/>
                <w:sz w:val="21"/>
                <w:szCs w:val="21"/>
                <w:rPrChange w:id="4635" w:author="Codex" w:date="2026-10-05T16:32:41.313017+00:00">
                  <w:rPr>
                    <w:bCs w:val="0"/>
                    <w:sz w:val="21"/>
                    <w:szCs w:val="21"/>
                  </w:rPr>
                </w:rPrChange>
              </w:rPr>
              <w:t>95% CI</w:t>
            </w:r>
            <w:r>
              <w:rPr>
                <w:rFonts w:ascii="Times New Roman" w:hAnsi="Times New Roman" w:cs="Times New Roman" w:eastAsia="SimSun"/>
                <w:b w:val="0"/>
                <w:bCs w:val="0"/>
                <w:sz w:val="21"/>
                <w:szCs w:val="21"/>
                <w:rPrChange w:id="463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37"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72F307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3" w:author="Codex" w:date="2026-10-05T16:32:41.313017+00:00">
                  <w:rPr>
                    <w:bCs w:val="0"/>
                    <w:sz w:val="21"/>
                    <w:szCs w:val="21"/>
                  </w:rPr>
                </w:rPrChange>
              </w:rPr>
              <w:pPrChange w:id="463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39" w:author="Codex" w:date="2026-10-05T16:32:41.313017+00:00">
                  <w:rPr>
                    <w:bCs w:val="0"/>
                    <w:sz w:val="21"/>
                    <w:szCs w:val="21"/>
                  </w:rPr>
                </w:rPrChange>
              </w:rPr>
              <w:t>直接对比</w:t>
            </w:r>
            <w:r>
              <w:rPr>
                <w:rFonts w:ascii="Times New Roman" w:hAnsi="Times New Roman" w:cs="Times New Roman" w:eastAsia="SimSun"/>
                <w:b w:val="0"/>
                <w:bCs w:val="0"/>
                <w:sz w:val="21"/>
                <w:szCs w:val="21"/>
                <w:rPrChange w:id="4640" w:author="Codex" w:date="2026-10-05T16:32:41.313017+00:00">
                  <w:rPr>
                    <w:bCs w:val="0"/>
                    <w:sz w:val="21"/>
                    <w:szCs w:val="21"/>
                  </w:rPr>
                </w:rPrChange>
              </w:rPr>
              <w:t>OR</w:t>
            </w:r>
            <w:r>
              <w:rPr>
                <w:rFonts w:ascii="Times New Roman" w:hAnsi="Times New Roman" w:cs="Times New Roman" w:eastAsia="SimSun"/>
                <w:b w:val="0"/>
                <w:bCs w:val="0"/>
                <w:sz w:val="21"/>
                <w:szCs w:val="21"/>
                <w:rPrChange w:id="4641" w:author="Codex" w:date="2026-10-05T16:32:41.313017+00:00">
                  <w:rPr>
                    <w:bCs w:val="0"/>
                    <w:sz w:val="21"/>
                    <w:szCs w:val="21"/>
                  </w:rPr>
                </w:rPrChange>
              </w:rPr>
              <w:br/>
              <w:t>rRpnde</w:t>
            </w:r>
            <w:r>
              <w:rPr>
                <w:rFonts w:ascii="Times New Roman" w:hAnsi="Times New Roman" w:cs="Times New Roman" w:eastAsia="SimSun"/>
                <w:b w:val="0"/>
                <w:bCs w:val="0"/>
                <w:sz w:val="21"/>
                <w:szCs w:val="21"/>
                <w:rPrChange w:id="4642" w:author="Codex" w:date="2026-10-05T16:32:41.313017+00:00">
                  <w:rPr>
                    <w:bCs w:val="0"/>
                    <w:sz w:val="21"/>
                    <w:szCs w:val="21"/>
                  </w:rPr>
                </w:rPrChange>
              </w:rPr>
              <w:t>（</w:t>
            </w:r>
            <w:r>
              <w:rPr>
                <w:rFonts w:ascii="Times New Roman" w:hAnsi="Times New Roman" w:cs="Times New Roman" w:eastAsia="SimSun"/>
                <w:b w:val="0"/>
                <w:bCs w:val="0"/>
                <w:sz w:val="21"/>
                <w:szCs w:val="21"/>
                <w:rPrChange w:id="4643" w:author="Codex" w:date="2026-10-05T16:32:41.313017+00:00">
                  <w:rPr>
                    <w:bCs w:val="0"/>
                    <w:sz w:val="21"/>
                    <w:szCs w:val="21"/>
                  </w:rPr>
                </w:rPrChange>
              </w:rPr>
              <w:t>95% CI</w:t>
            </w:r>
            <w:r>
              <w:rPr>
                <w:rFonts w:ascii="Times New Roman" w:hAnsi="Times New Roman" w:cs="Times New Roman" w:eastAsia="SimSun"/>
                <w:b w:val="0"/>
                <w:bCs w:val="0"/>
                <w:sz w:val="21"/>
                <w:szCs w:val="21"/>
                <w:rPrChange w:id="4644"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45"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0862D19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4" w:author="Codex" w:date="2026-10-05T16:32:41.313017+00:00">
                  <w:rPr>
                    <w:bCs w:val="0"/>
                    <w:sz w:val="21"/>
                    <w:szCs w:val="21"/>
                  </w:rPr>
                </w:rPrChange>
              </w:rPr>
              <w:pPrChange w:id="464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47" w:author="Codex" w:date="2026-10-05T16:32:41.313017+00:00">
                  <w:rPr>
                    <w:bCs w:val="0"/>
                    <w:sz w:val="21"/>
                    <w:szCs w:val="21"/>
                  </w:rPr>
                </w:rPrChange>
              </w:rPr>
              <w:t>总间接对比</w:t>
            </w:r>
            <w:r>
              <w:rPr>
                <w:rFonts w:ascii="Times New Roman" w:hAnsi="Times New Roman" w:cs="Times New Roman" w:eastAsia="SimSun"/>
                <w:b w:val="0"/>
                <w:bCs w:val="0"/>
                <w:sz w:val="21"/>
                <w:szCs w:val="21"/>
                <w:rPrChange w:id="4648" w:author="Codex" w:date="2026-10-05T16:32:41.313017+00:00">
                  <w:rPr>
                    <w:bCs w:val="0"/>
                    <w:sz w:val="21"/>
                    <w:szCs w:val="21"/>
                  </w:rPr>
                </w:rPrChange>
              </w:rPr>
              <w:t>OR</w:t>
            </w:r>
            <w:r>
              <w:rPr>
                <w:rFonts w:ascii="Times New Roman" w:hAnsi="Times New Roman" w:cs="Times New Roman" w:eastAsia="SimSun"/>
                <w:b w:val="0"/>
                <w:bCs w:val="0"/>
                <w:sz w:val="21"/>
                <w:szCs w:val="21"/>
                <w:rPrChange w:id="4649" w:author="Codex" w:date="2026-10-05T16:32:41.313017+00:00">
                  <w:rPr>
                    <w:bCs w:val="0"/>
                    <w:sz w:val="21"/>
                    <w:szCs w:val="21"/>
                  </w:rPr>
                </w:rPrChange>
              </w:rPr>
              <w:br/>
              <w:t>rRtnie</w:t>
            </w:r>
            <w:r>
              <w:rPr>
                <w:rFonts w:ascii="Times New Roman" w:hAnsi="Times New Roman" w:cs="Times New Roman" w:eastAsia="SimSun"/>
                <w:b w:val="0"/>
                <w:bCs w:val="0"/>
                <w:sz w:val="21"/>
                <w:szCs w:val="21"/>
                <w:rPrChange w:id="4650" w:author="Codex" w:date="2026-10-05T16:32:41.313017+00:00">
                  <w:rPr>
                    <w:bCs w:val="0"/>
                    <w:sz w:val="21"/>
                    <w:szCs w:val="21"/>
                  </w:rPr>
                </w:rPrChange>
              </w:rPr>
              <w:t>（</w:t>
            </w:r>
            <w:r>
              <w:rPr>
                <w:rFonts w:ascii="Times New Roman" w:hAnsi="Times New Roman" w:cs="Times New Roman" w:eastAsia="SimSun"/>
                <w:b w:val="0"/>
                <w:bCs w:val="0"/>
                <w:sz w:val="21"/>
                <w:szCs w:val="21"/>
                <w:rPrChange w:id="4651" w:author="Codex" w:date="2026-10-05T16:32:41.313017+00:00">
                  <w:rPr>
                    <w:bCs w:val="0"/>
                    <w:sz w:val="21"/>
                    <w:szCs w:val="21"/>
                  </w:rPr>
                </w:rPrChange>
              </w:rPr>
              <w:t>95% CI</w:t>
            </w:r>
            <w:r>
              <w:rPr>
                <w:rFonts w:ascii="Times New Roman" w:hAnsi="Times New Roman" w:cs="Times New Roman" w:eastAsia="SimSun"/>
                <w:b w:val="0"/>
                <w:bCs w:val="0"/>
                <w:sz w:val="21"/>
                <w:szCs w:val="21"/>
                <w:rPrChange w:id="4652" w:author="Codex" w:date="2026-10-05T16:32:41.313017+00:00">
                  <w:rPr>
                    <w:bCs w:val="0"/>
                    <w:sz w:val="21"/>
                    <w:szCs w:val="21"/>
                  </w:rPr>
                </w:rPrChange>
              </w:rPr>
              <w:t>）</w:t>
            </w:r>
          </w:p>
        </w:tc>
      </w:tr>
      <w:tr w:rsidR="007622EE" w14:paraId="5E57D56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653" w:author="Codex" w:date="2026-10-05T16:32:41.313017+00:00">
              <w:tcPr>
                <w:tcW w:w="0" w:type="auto"/>
                <w:tcBorders>
                  <w:top w:val="nil"/>
                  <w:left w:val="nil"/>
                  <w:bottom w:val="nil"/>
                  <w:right w:val="nil"/>
                </w:tcBorders>
                <w:tcMar>
                  <w:left w:w="102" w:type="dxa"/>
                  <w:right w:w="102" w:type="dxa"/>
                </w:tcMar>
                <w:vAlign w:val="center"/>
              </w:tcPr>
            </w:tcPrChange>
          </w:tcPr>
          <w:p w14:paraId="399E891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5" w:author="Codex" w:date="2026-10-05T16:32:41.313017+00:00">
                  <w:rPr>
                    <w:bCs w:val="0"/>
                    <w:sz w:val="21"/>
                    <w:szCs w:val="21"/>
                  </w:rPr>
                </w:rPrChange>
              </w:rPr>
              <w:pPrChange w:id="465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5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4656" w:author="Codex" w:date="2026-10-05T16:32:41.313017+00:00">
              <w:tcPr>
                <w:tcW w:w="0" w:type="auto"/>
                <w:tcBorders>
                  <w:top w:val="nil"/>
                  <w:left w:val="nil"/>
                  <w:bottom w:val="nil"/>
                  <w:right w:val="nil"/>
                </w:tcBorders>
                <w:tcMar>
                  <w:left w:w="102" w:type="dxa"/>
                  <w:right w:w="102" w:type="dxa"/>
                </w:tcMar>
                <w:vAlign w:val="center"/>
              </w:tcPr>
            </w:tcPrChange>
          </w:tcPr>
          <w:p w14:paraId="11FCF5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6" w:author="Codex" w:date="2026-10-05T16:32:41.313017+00:00">
                  <w:rPr>
                    <w:bCs w:val="0"/>
                    <w:sz w:val="21"/>
                    <w:szCs w:val="21"/>
                  </w:rPr>
                </w:rPrChange>
              </w:rPr>
              <w:pPrChange w:id="465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58" w:author="Codex" w:date="2026-10-05T16:32:41.313017+00:00">
                  <w:rPr>
                    <w:bCs w:val="0"/>
                    <w:sz w:val="21"/>
                    <w:szCs w:val="21"/>
                  </w:rPr>
                </w:rPrChange>
              </w:rPr>
              <w:t>4095</w:t>
            </w:r>
          </w:p>
        </w:tc>
        <w:tc>
          <w:tcPr>
            <w:tcW w:w="0" w:type="auto"/>
            <w:tcBorders>
              <w:top w:val="nil"/>
              <w:left w:val="nil"/>
              <w:bottom w:val="nil"/>
              <w:right w:val="nil"/>
              <w:insideH w:val="nil"/>
              <w:insideV w:val="nil"/>
            </w:tcBorders>
            <w:tcMar>
              <w:left w:w="102" w:type="dxa"/>
              <w:right w:w="102" w:type="dxa"/>
            </w:tcMar>
            <w:vAlign w:val="center"/>
            <w:tcPrChange w:id="4659" w:author="Codex" w:date="2026-10-05T16:32:41.313017+00:00">
              <w:tcPr>
                <w:tcW w:w="0" w:type="auto"/>
                <w:tcBorders>
                  <w:top w:val="nil"/>
                  <w:left w:val="nil"/>
                  <w:bottom w:val="nil"/>
                  <w:right w:val="nil"/>
                </w:tcBorders>
                <w:tcMar>
                  <w:left w:w="102" w:type="dxa"/>
                  <w:right w:w="102" w:type="dxa"/>
                </w:tcMar>
                <w:vAlign w:val="center"/>
              </w:tcPr>
            </w:tcPrChange>
          </w:tcPr>
          <w:p w14:paraId="305B06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7" w:author="Codex" w:date="2026-10-05T16:32:41.313017+00:00">
                  <w:rPr>
                    <w:bCs w:val="0"/>
                    <w:sz w:val="21"/>
                    <w:szCs w:val="21"/>
                  </w:rPr>
                </w:rPrChange>
              </w:rPr>
              <w:pPrChange w:id="466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61" w:author="Codex" w:date="2026-10-05T16:32:41.313017+00:00">
                  <w:rPr>
                    <w:bCs w:val="0"/>
                    <w:sz w:val="21"/>
                    <w:szCs w:val="21"/>
                  </w:rPr>
                </w:rPrChange>
              </w:rPr>
              <w:t>1.250</w:t>
            </w:r>
            <w:r>
              <w:rPr>
                <w:rFonts w:ascii="Times New Roman" w:hAnsi="Times New Roman" w:cs="Times New Roman" w:eastAsia="SimSun"/>
                <w:b w:val="0"/>
                <w:bCs w:val="0"/>
                <w:sz w:val="21"/>
                <w:szCs w:val="21"/>
                <w:rPrChange w:id="4662" w:author="Codex" w:date="2026-10-05T16:32:41.313017+00:00">
                  <w:rPr>
                    <w:bCs w:val="0"/>
                    <w:sz w:val="21"/>
                    <w:szCs w:val="21"/>
                  </w:rPr>
                </w:rPrChange>
              </w:rPr>
              <w:t>（</w:t>
            </w:r>
            <w:r>
              <w:rPr>
                <w:rFonts w:ascii="Times New Roman" w:hAnsi="Times New Roman" w:cs="Times New Roman" w:eastAsia="SimSun"/>
                <w:b w:val="0"/>
                <w:bCs w:val="0"/>
                <w:sz w:val="21"/>
                <w:szCs w:val="21"/>
                <w:rPrChange w:id="4663" w:author="Codex" w:date="2026-10-05T16:32:41.313017+00:00">
                  <w:rPr>
                    <w:bCs w:val="0"/>
                    <w:sz w:val="21"/>
                    <w:szCs w:val="21"/>
                  </w:rPr>
                </w:rPrChange>
              </w:rPr>
              <w:t>1.096</w:t>
            </w:r>
            <w:r>
              <w:rPr>
                <w:rFonts w:ascii="Times New Roman" w:hAnsi="Times New Roman" w:cs="Times New Roman" w:eastAsia="SimSun"/>
                <w:b w:val="0"/>
                <w:bCs w:val="0"/>
                <w:sz w:val="21"/>
                <w:szCs w:val="21"/>
                <w:rPrChange w:id="4664" w:author="Codex" w:date="2026-10-05T16:32:41.313017+00:00">
                  <w:rPr>
                    <w:bCs w:val="0"/>
                    <w:sz w:val="21"/>
                    <w:szCs w:val="21"/>
                  </w:rPr>
                </w:rPrChange>
              </w:rPr>
              <w:t>，</w:t>
            </w:r>
            <w:r>
              <w:rPr>
                <w:rFonts w:ascii="Times New Roman" w:hAnsi="Times New Roman" w:cs="Times New Roman" w:eastAsia="SimSun"/>
                <w:b w:val="0"/>
                <w:bCs w:val="0"/>
                <w:sz w:val="21"/>
                <w:szCs w:val="21"/>
                <w:rPrChange w:id="4665" w:author="Codex" w:date="2026-10-05T16:32:41.313017+00:00">
                  <w:rPr>
                    <w:bCs w:val="0"/>
                    <w:sz w:val="21"/>
                    <w:szCs w:val="21"/>
                  </w:rPr>
                </w:rPrChange>
              </w:rPr>
              <w:t>1.421</w:t>
            </w:r>
            <w:r>
              <w:rPr>
                <w:rFonts w:ascii="Times New Roman" w:hAnsi="Times New Roman" w:cs="Times New Roman" w:eastAsia="SimSun"/>
                <w:b w:val="0"/>
                <w:bCs w:val="0"/>
                <w:sz w:val="21"/>
                <w:szCs w:val="21"/>
                <w:rPrChange w:id="466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67" w:author="Codex" w:date="2026-10-05T16:32:41.313017+00:00">
              <w:tcPr>
                <w:tcW w:w="0" w:type="auto"/>
                <w:tcBorders>
                  <w:top w:val="nil"/>
                  <w:left w:val="nil"/>
                  <w:bottom w:val="nil"/>
                  <w:right w:val="nil"/>
                </w:tcBorders>
                <w:tcMar>
                  <w:left w:w="102" w:type="dxa"/>
                  <w:right w:w="102" w:type="dxa"/>
                </w:tcMar>
                <w:vAlign w:val="center"/>
              </w:tcPr>
            </w:tcPrChange>
          </w:tcPr>
          <w:p w14:paraId="2F22B3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8" w:author="Codex" w:date="2026-10-05T16:32:41.313017+00:00">
                  <w:rPr>
                    <w:bCs w:val="0"/>
                    <w:sz w:val="21"/>
                    <w:szCs w:val="21"/>
                  </w:rPr>
                </w:rPrChange>
              </w:rPr>
              <w:pPrChange w:id="466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69" w:author="Codex" w:date="2026-10-05T16:32:41.313017+00:00">
                  <w:rPr>
                    <w:bCs w:val="0"/>
                    <w:sz w:val="21"/>
                    <w:szCs w:val="21"/>
                  </w:rPr>
                </w:rPrChange>
              </w:rPr>
              <w:t>1.251</w:t>
            </w:r>
            <w:r>
              <w:rPr>
                <w:rFonts w:ascii="Times New Roman" w:hAnsi="Times New Roman" w:cs="Times New Roman" w:eastAsia="SimSun"/>
                <w:b w:val="0"/>
                <w:bCs w:val="0"/>
                <w:sz w:val="21"/>
                <w:szCs w:val="21"/>
                <w:rPrChange w:id="4670" w:author="Codex" w:date="2026-10-05T16:32:41.313017+00:00">
                  <w:rPr>
                    <w:bCs w:val="0"/>
                    <w:sz w:val="21"/>
                    <w:szCs w:val="21"/>
                  </w:rPr>
                </w:rPrChange>
              </w:rPr>
              <w:t>（</w:t>
            </w:r>
            <w:r>
              <w:rPr>
                <w:rFonts w:ascii="Times New Roman" w:hAnsi="Times New Roman" w:cs="Times New Roman" w:eastAsia="SimSun"/>
                <w:b w:val="0"/>
                <w:bCs w:val="0"/>
                <w:sz w:val="21"/>
                <w:szCs w:val="21"/>
                <w:rPrChange w:id="4671" w:author="Codex" w:date="2026-10-05T16:32:41.313017+00:00">
                  <w:rPr>
                    <w:bCs w:val="0"/>
                    <w:sz w:val="21"/>
                    <w:szCs w:val="21"/>
                  </w:rPr>
                </w:rPrChange>
              </w:rPr>
              <w:t>1.095</w:t>
            </w:r>
            <w:r>
              <w:rPr>
                <w:rFonts w:ascii="Times New Roman" w:hAnsi="Times New Roman" w:cs="Times New Roman" w:eastAsia="SimSun"/>
                <w:b w:val="0"/>
                <w:bCs w:val="0"/>
                <w:sz w:val="21"/>
                <w:szCs w:val="21"/>
                <w:rPrChange w:id="4672" w:author="Codex" w:date="2026-10-05T16:32:41.313017+00:00">
                  <w:rPr>
                    <w:bCs w:val="0"/>
                    <w:sz w:val="21"/>
                    <w:szCs w:val="21"/>
                  </w:rPr>
                </w:rPrChange>
              </w:rPr>
              <w:t>，</w:t>
            </w:r>
            <w:r>
              <w:rPr>
                <w:rFonts w:ascii="Times New Roman" w:hAnsi="Times New Roman" w:cs="Times New Roman" w:eastAsia="SimSun"/>
                <w:b w:val="0"/>
                <w:bCs w:val="0"/>
                <w:sz w:val="21"/>
                <w:szCs w:val="21"/>
                <w:rPrChange w:id="4673" w:author="Codex" w:date="2026-10-05T16:32:41.313017+00:00">
                  <w:rPr>
                    <w:bCs w:val="0"/>
                    <w:sz w:val="21"/>
                    <w:szCs w:val="21"/>
                  </w:rPr>
                </w:rPrChange>
              </w:rPr>
              <w:t>1.420</w:t>
            </w:r>
            <w:r>
              <w:rPr>
                <w:rFonts w:ascii="Times New Roman" w:hAnsi="Times New Roman" w:cs="Times New Roman" w:eastAsia="SimSun"/>
                <w:b w:val="0"/>
                <w:bCs w:val="0"/>
                <w:sz w:val="21"/>
                <w:szCs w:val="21"/>
                <w:rPrChange w:id="467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75" w:author="Codex" w:date="2026-10-05T16:32:41.313017+00:00">
              <w:tcPr>
                <w:tcW w:w="0" w:type="auto"/>
                <w:tcBorders>
                  <w:top w:val="nil"/>
                  <w:left w:val="nil"/>
                  <w:bottom w:val="nil"/>
                  <w:right w:val="nil"/>
                </w:tcBorders>
                <w:tcMar>
                  <w:left w:w="102" w:type="dxa"/>
                  <w:right w:w="102" w:type="dxa"/>
                </w:tcMar>
                <w:vAlign w:val="center"/>
              </w:tcPr>
            </w:tcPrChange>
          </w:tcPr>
          <w:p w14:paraId="614991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9" w:author="Codex" w:date="2026-10-05T16:32:41.313017+00:00">
                  <w:rPr>
                    <w:bCs w:val="0"/>
                    <w:sz w:val="21"/>
                    <w:szCs w:val="21"/>
                  </w:rPr>
                </w:rPrChange>
              </w:rPr>
              <w:pPrChange w:id="467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77" w:author="Codex" w:date="2026-10-05T16:32:41.313017+00:00">
                  <w:rPr>
                    <w:bCs w:val="0"/>
                    <w:sz w:val="21"/>
                    <w:szCs w:val="21"/>
                  </w:rPr>
                </w:rPrChange>
              </w:rPr>
              <w:t>0.9994</w:t>
            </w:r>
            <w:r>
              <w:rPr>
                <w:rFonts w:ascii="Times New Roman" w:hAnsi="Times New Roman" w:cs="Times New Roman" w:eastAsia="SimSun"/>
                <w:b w:val="0"/>
                <w:bCs w:val="0"/>
                <w:sz w:val="21"/>
                <w:szCs w:val="21"/>
                <w:rPrChange w:id="4678" w:author="Codex" w:date="2026-10-05T16:32:41.313017+00:00">
                  <w:rPr>
                    <w:bCs w:val="0"/>
                    <w:sz w:val="21"/>
                    <w:szCs w:val="21"/>
                  </w:rPr>
                </w:rPrChange>
              </w:rPr>
              <w:t>（</w:t>
            </w:r>
            <w:r>
              <w:rPr>
                <w:rFonts w:ascii="Times New Roman" w:hAnsi="Times New Roman" w:cs="Times New Roman" w:eastAsia="SimSun"/>
                <w:b w:val="0"/>
                <w:bCs w:val="0"/>
                <w:sz w:val="21"/>
                <w:szCs w:val="21"/>
                <w:rPrChange w:id="4679" w:author="Codex" w:date="2026-10-05T16:32:41.313017+00:00">
                  <w:rPr>
                    <w:bCs w:val="0"/>
                    <w:sz w:val="21"/>
                    <w:szCs w:val="21"/>
                  </w:rPr>
                </w:rPrChange>
              </w:rPr>
              <w:t>0.9969</w:t>
            </w:r>
            <w:r>
              <w:rPr>
                <w:rFonts w:ascii="Times New Roman" w:hAnsi="Times New Roman" w:cs="Times New Roman" w:eastAsia="SimSun"/>
                <w:b w:val="0"/>
                <w:bCs w:val="0"/>
                <w:sz w:val="21"/>
                <w:szCs w:val="21"/>
                <w:rPrChange w:id="4680" w:author="Codex" w:date="2026-10-05T16:32:41.313017+00:00">
                  <w:rPr>
                    <w:bCs w:val="0"/>
                    <w:sz w:val="21"/>
                    <w:szCs w:val="21"/>
                  </w:rPr>
                </w:rPrChange>
              </w:rPr>
              <w:t>，</w:t>
            </w:r>
            <w:r>
              <w:rPr>
                <w:rFonts w:ascii="Times New Roman" w:hAnsi="Times New Roman" w:cs="Times New Roman" w:eastAsia="SimSun"/>
                <w:b w:val="0"/>
                <w:bCs w:val="0"/>
                <w:sz w:val="21"/>
                <w:szCs w:val="21"/>
                <w:rPrChange w:id="4681" w:author="Codex" w:date="2026-10-05T16:32:41.313017+00:00">
                  <w:rPr>
                    <w:bCs w:val="0"/>
                    <w:sz w:val="21"/>
                    <w:szCs w:val="21"/>
                  </w:rPr>
                </w:rPrChange>
              </w:rPr>
              <w:t>1.0090</w:t>
            </w:r>
            <w:r>
              <w:rPr>
                <w:rFonts w:ascii="Times New Roman" w:hAnsi="Times New Roman" w:cs="Times New Roman" w:eastAsia="SimSun"/>
                <w:b w:val="0"/>
                <w:bCs w:val="0"/>
                <w:sz w:val="21"/>
                <w:szCs w:val="21"/>
                <w:rPrChange w:id="4682" w:author="Codex" w:date="2026-10-05T16:32:41.313017+00:00">
                  <w:rPr>
                    <w:bCs w:val="0"/>
                    <w:sz w:val="21"/>
                    <w:szCs w:val="21"/>
                  </w:rPr>
                </w:rPrChange>
              </w:rPr>
              <w:t>）</w:t>
            </w:r>
          </w:p>
        </w:tc>
      </w:tr>
      <w:tr w:rsidR="007622EE" w14:paraId="1724DBF8"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683" w:author="Codex" w:date="2026-10-05T16:32:41.313017+00:00">
              <w:tcPr>
                <w:tcW w:w="0" w:type="auto"/>
                <w:tcBorders>
                  <w:top w:val="nil"/>
                  <w:left w:val="nil"/>
                  <w:bottom w:val="nil"/>
                  <w:right w:val="nil"/>
                </w:tcBorders>
                <w:tcMar>
                  <w:left w:w="102" w:type="dxa"/>
                  <w:right w:w="102" w:type="dxa"/>
                </w:tcMar>
                <w:vAlign w:val="center"/>
              </w:tcPr>
            </w:tcPrChange>
          </w:tcPr>
          <w:p w14:paraId="6AA253C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0" w:author="Codex" w:date="2026-10-05T16:32:41.313017+00:00">
                  <w:rPr>
                    <w:bCs w:val="0"/>
                    <w:sz w:val="21"/>
                    <w:szCs w:val="21"/>
                  </w:rPr>
                </w:rPrChange>
              </w:rPr>
              <w:pPrChange w:id="468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85"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4686" w:author="Codex" w:date="2026-10-05T16:32:41.313017+00:00">
              <w:tcPr>
                <w:tcW w:w="0" w:type="auto"/>
                <w:tcBorders>
                  <w:top w:val="nil"/>
                  <w:left w:val="nil"/>
                  <w:bottom w:val="nil"/>
                  <w:right w:val="nil"/>
                </w:tcBorders>
                <w:tcMar>
                  <w:left w:w="102" w:type="dxa"/>
                  <w:right w:w="102" w:type="dxa"/>
                </w:tcMar>
                <w:vAlign w:val="center"/>
              </w:tcPr>
            </w:tcPrChange>
          </w:tcPr>
          <w:p w14:paraId="70754CE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1" w:author="Codex" w:date="2026-10-05T16:32:41.313017+00:00">
                  <w:rPr>
                    <w:bCs w:val="0"/>
                    <w:sz w:val="21"/>
                    <w:szCs w:val="21"/>
                  </w:rPr>
                </w:rPrChange>
              </w:rPr>
              <w:pPrChange w:id="468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88" w:author="Codex" w:date="2026-10-05T16:32:41.313017+00:00">
                  <w:rPr>
                    <w:bCs w:val="0"/>
                    <w:sz w:val="21"/>
                    <w:szCs w:val="21"/>
                  </w:rPr>
                </w:rPrChange>
              </w:rPr>
              <w:t>4028</w:t>
            </w:r>
          </w:p>
        </w:tc>
        <w:tc>
          <w:tcPr>
            <w:tcW w:w="0" w:type="auto"/>
            <w:tcBorders>
              <w:top w:val="nil"/>
              <w:left w:val="nil"/>
              <w:bottom w:val="nil"/>
              <w:right w:val="nil"/>
              <w:insideH w:val="nil"/>
              <w:insideV w:val="nil"/>
            </w:tcBorders>
            <w:tcMar>
              <w:left w:w="102" w:type="dxa"/>
              <w:right w:w="102" w:type="dxa"/>
            </w:tcMar>
            <w:vAlign w:val="center"/>
            <w:tcPrChange w:id="4689" w:author="Codex" w:date="2026-10-05T16:32:41.313017+00:00">
              <w:tcPr>
                <w:tcW w:w="0" w:type="auto"/>
                <w:tcBorders>
                  <w:top w:val="nil"/>
                  <w:left w:val="nil"/>
                  <w:bottom w:val="nil"/>
                  <w:right w:val="nil"/>
                </w:tcBorders>
                <w:tcMar>
                  <w:left w:w="102" w:type="dxa"/>
                  <w:right w:w="102" w:type="dxa"/>
                </w:tcMar>
                <w:vAlign w:val="center"/>
              </w:tcPr>
            </w:tcPrChange>
          </w:tcPr>
          <w:p w14:paraId="5F139ED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2" w:author="Codex" w:date="2026-10-05T16:32:41.313017+00:00">
                  <w:rPr>
                    <w:bCs w:val="0"/>
                    <w:sz w:val="21"/>
                    <w:szCs w:val="21"/>
                  </w:rPr>
                </w:rPrChange>
              </w:rPr>
              <w:pPrChange w:id="469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91" w:author="Codex" w:date="2026-10-05T16:32:41.313017+00:00">
                  <w:rPr>
                    <w:bCs w:val="0"/>
                    <w:sz w:val="21"/>
                    <w:szCs w:val="21"/>
                  </w:rPr>
                </w:rPrChange>
              </w:rPr>
              <w:t>1.139</w:t>
            </w:r>
            <w:r>
              <w:rPr>
                <w:rFonts w:ascii="Times New Roman" w:hAnsi="Times New Roman" w:cs="Times New Roman" w:eastAsia="SimSun"/>
                <w:b w:val="0"/>
                <w:bCs w:val="0"/>
                <w:sz w:val="21"/>
                <w:szCs w:val="21"/>
                <w:rPrChange w:id="4692" w:author="Codex" w:date="2026-10-05T16:32:41.313017+00:00">
                  <w:rPr>
                    <w:bCs w:val="0"/>
                    <w:sz w:val="21"/>
                    <w:szCs w:val="21"/>
                  </w:rPr>
                </w:rPrChange>
              </w:rPr>
              <w:t>（</w:t>
            </w:r>
            <w:r>
              <w:rPr>
                <w:rFonts w:ascii="Times New Roman" w:hAnsi="Times New Roman" w:cs="Times New Roman" w:eastAsia="SimSun"/>
                <w:b w:val="0"/>
                <w:bCs w:val="0"/>
                <w:sz w:val="21"/>
                <w:szCs w:val="21"/>
                <w:rPrChange w:id="4693" w:author="Codex" w:date="2026-10-05T16:32:41.313017+00:00">
                  <w:rPr>
                    <w:bCs w:val="0"/>
                    <w:sz w:val="21"/>
                    <w:szCs w:val="21"/>
                  </w:rPr>
                </w:rPrChange>
              </w:rPr>
              <w:t>1.001</w:t>
            </w:r>
            <w:r>
              <w:rPr>
                <w:rFonts w:ascii="Times New Roman" w:hAnsi="Times New Roman" w:cs="Times New Roman" w:eastAsia="SimSun"/>
                <w:b w:val="0"/>
                <w:bCs w:val="0"/>
                <w:sz w:val="21"/>
                <w:szCs w:val="21"/>
                <w:rPrChange w:id="4694" w:author="Codex" w:date="2026-10-05T16:32:41.313017+00:00">
                  <w:rPr>
                    <w:bCs w:val="0"/>
                    <w:sz w:val="21"/>
                    <w:szCs w:val="21"/>
                  </w:rPr>
                </w:rPrChange>
              </w:rPr>
              <w:t>，</w:t>
            </w:r>
            <w:r>
              <w:rPr>
                <w:rFonts w:ascii="Times New Roman" w:hAnsi="Times New Roman" w:cs="Times New Roman" w:eastAsia="SimSun"/>
                <w:b w:val="0"/>
                <w:bCs w:val="0"/>
                <w:sz w:val="21"/>
                <w:szCs w:val="21"/>
                <w:rPrChange w:id="4695" w:author="Codex" w:date="2026-10-05T16:32:41.313017+00:00">
                  <w:rPr>
                    <w:bCs w:val="0"/>
                    <w:sz w:val="21"/>
                    <w:szCs w:val="21"/>
                  </w:rPr>
                </w:rPrChange>
              </w:rPr>
              <w:t>1.293</w:t>
            </w:r>
            <w:r>
              <w:rPr>
                <w:rFonts w:ascii="Times New Roman" w:hAnsi="Times New Roman" w:cs="Times New Roman" w:eastAsia="SimSun"/>
                <w:b w:val="0"/>
                <w:bCs w:val="0"/>
                <w:sz w:val="21"/>
                <w:szCs w:val="21"/>
                <w:rPrChange w:id="469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97" w:author="Codex" w:date="2026-10-05T16:32:41.313017+00:00">
              <w:tcPr>
                <w:tcW w:w="0" w:type="auto"/>
                <w:tcBorders>
                  <w:top w:val="nil"/>
                  <w:left w:val="nil"/>
                  <w:bottom w:val="nil"/>
                  <w:right w:val="nil"/>
                </w:tcBorders>
                <w:tcMar>
                  <w:left w:w="102" w:type="dxa"/>
                  <w:right w:w="102" w:type="dxa"/>
                </w:tcMar>
                <w:vAlign w:val="center"/>
              </w:tcPr>
            </w:tcPrChange>
          </w:tcPr>
          <w:p w14:paraId="0EC294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3" w:author="Codex" w:date="2026-10-05T16:32:41.313017+00:00">
                  <w:rPr>
                    <w:bCs w:val="0"/>
                    <w:sz w:val="21"/>
                    <w:szCs w:val="21"/>
                  </w:rPr>
                </w:rPrChange>
              </w:rPr>
              <w:pPrChange w:id="469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99" w:author="Codex" w:date="2026-10-05T16:32:41.313017+00:00">
                  <w:rPr>
                    <w:bCs w:val="0"/>
                    <w:sz w:val="21"/>
                    <w:szCs w:val="21"/>
                  </w:rPr>
                </w:rPrChange>
              </w:rPr>
              <w:t>1.134</w:t>
            </w:r>
            <w:r>
              <w:rPr>
                <w:rFonts w:ascii="Times New Roman" w:hAnsi="Times New Roman" w:cs="Times New Roman" w:eastAsia="SimSun"/>
                <w:b w:val="0"/>
                <w:bCs w:val="0"/>
                <w:sz w:val="21"/>
                <w:szCs w:val="21"/>
                <w:rPrChange w:id="4700" w:author="Codex" w:date="2026-10-05T16:32:41.313017+00:00">
                  <w:rPr>
                    <w:bCs w:val="0"/>
                    <w:sz w:val="21"/>
                    <w:szCs w:val="21"/>
                  </w:rPr>
                </w:rPrChange>
              </w:rPr>
              <w:t>（</w:t>
            </w:r>
            <w:r>
              <w:rPr>
                <w:rFonts w:ascii="Times New Roman" w:hAnsi="Times New Roman" w:cs="Times New Roman" w:eastAsia="SimSun"/>
                <w:b w:val="0"/>
                <w:bCs w:val="0"/>
                <w:sz w:val="21"/>
                <w:szCs w:val="21"/>
                <w:rPrChange w:id="4701" w:author="Codex" w:date="2026-10-05T16:32:41.313017+00:00">
                  <w:rPr>
                    <w:bCs w:val="0"/>
                    <w:sz w:val="21"/>
                    <w:szCs w:val="21"/>
                  </w:rPr>
                </w:rPrChange>
              </w:rPr>
              <w:t>0.997</w:t>
            </w:r>
            <w:r>
              <w:rPr>
                <w:rFonts w:ascii="Times New Roman" w:hAnsi="Times New Roman" w:cs="Times New Roman" w:eastAsia="SimSun"/>
                <w:b w:val="0"/>
                <w:bCs w:val="0"/>
                <w:sz w:val="21"/>
                <w:szCs w:val="21"/>
                <w:rPrChange w:id="4702" w:author="Codex" w:date="2026-10-05T16:32:41.313017+00:00">
                  <w:rPr>
                    <w:bCs w:val="0"/>
                    <w:sz w:val="21"/>
                    <w:szCs w:val="21"/>
                  </w:rPr>
                </w:rPrChange>
              </w:rPr>
              <w:t>，</w:t>
            </w:r>
            <w:r>
              <w:rPr>
                <w:rFonts w:ascii="Times New Roman" w:hAnsi="Times New Roman" w:cs="Times New Roman" w:eastAsia="SimSun"/>
                <w:b w:val="0"/>
                <w:bCs w:val="0"/>
                <w:sz w:val="21"/>
                <w:szCs w:val="21"/>
                <w:rPrChange w:id="4703" w:author="Codex" w:date="2026-10-05T16:32:41.313017+00:00">
                  <w:rPr>
                    <w:bCs w:val="0"/>
                    <w:sz w:val="21"/>
                    <w:szCs w:val="21"/>
                  </w:rPr>
                </w:rPrChange>
              </w:rPr>
              <w:t>1.291</w:t>
            </w:r>
            <w:r>
              <w:rPr>
                <w:rFonts w:ascii="Times New Roman" w:hAnsi="Times New Roman" w:cs="Times New Roman" w:eastAsia="SimSun"/>
                <w:b w:val="0"/>
                <w:bCs w:val="0"/>
                <w:sz w:val="21"/>
                <w:szCs w:val="21"/>
                <w:rPrChange w:id="47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05" w:author="Codex" w:date="2026-10-05T16:32:41.313017+00:00">
              <w:tcPr>
                <w:tcW w:w="0" w:type="auto"/>
                <w:tcBorders>
                  <w:top w:val="nil"/>
                  <w:left w:val="nil"/>
                  <w:bottom w:val="nil"/>
                  <w:right w:val="nil"/>
                </w:tcBorders>
                <w:tcMar>
                  <w:left w:w="102" w:type="dxa"/>
                  <w:right w:w="102" w:type="dxa"/>
                </w:tcMar>
                <w:vAlign w:val="center"/>
              </w:tcPr>
            </w:tcPrChange>
          </w:tcPr>
          <w:p w14:paraId="59D9E4A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4" w:author="Codex" w:date="2026-10-05T16:32:41.313017+00:00">
                  <w:rPr>
                    <w:bCs w:val="0"/>
                    <w:sz w:val="21"/>
                    <w:szCs w:val="21"/>
                  </w:rPr>
                </w:rPrChange>
              </w:rPr>
              <w:pPrChange w:id="470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07" w:author="Codex" w:date="2026-10-05T16:32:41.313017+00:00">
                  <w:rPr>
                    <w:bCs w:val="0"/>
                    <w:sz w:val="21"/>
                    <w:szCs w:val="21"/>
                  </w:rPr>
                </w:rPrChange>
              </w:rPr>
              <w:t>1.0041</w:t>
            </w:r>
            <w:r>
              <w:rPr>
                <w:rFonts w:ascii="Times New Roman" w:hAnsi="Times New Roman" w:cs="Times New Roman" w:eastAsia="SimSun"/>
                <w:b w:val="0"/>
                <w:bCs w:val="0"/>
                <w:sz w:val="21"/>
                <w:szCs w:val="21"/>
                <w:rPrChange w:id="4708" w:author="Codex" w:date="2026-10-05T16:32:41.313017+00:00">
                  <w:rPr>
                    <w:bCs w:val="0"/>
                    <w:sz w:val="21"/>
                    <w:szCs w:val="21"/>
                  </w:rPr>
                </w:rPrChange>
              </w:rPr>
              <w:t>（</w:t>
            </w:r>
            <w:r>
              <w:rPr>
                <w:rFonts w:ascii="Times New Roman" w:hAnsi="Times New Roman" w:cs="Times New Roman" w:eastAsia="SimSun"/>
                <w:b w:val="0"/>
                <w:bCs w:val="0"/>
                <w:sz w:val="21"/>
                <w:szCs w:val="21"/>
                <w:rPrChange w:id="4709" w:author="Codex" w:date="2026-10-05T16:32:41.313017+00:00">
                  <w:rPr>
                    <w:bCs w:val="0"/>
                    <w:sz w:val="21"/>
                    <w:szCs w:val="21"/>
                  </w:rPr>
                </w:rPrChange>
              </w:rPr>
              <w:t>0.9910</w:t>
            </w:r>
            <w:r>
              <w:rPr>
                <w:rFonts w:ascii="Times New Roman" w:hAnsi="Times New Roman" w:cs="Times New Roman" w:eastAsia="SimSun"/>
                <w:b w:val="0"/>
                <w:bCs w:val="0"/>
                <w:sz w:val="21"/>
                <w:szCs w:val="21"/>
                <w:rPrChange w:id="4710" w:author="Codex" w:date="2026-10-05T16:32:41.313017+00:00">
                  <w:rPr>
                    <w:bCs w:val="0"/>
                    <w:sz w:val="21"/>
                    <w:szCs w:val="21"/>
                  </w:rPr>
                </w:rPrChange>
              </w:rPr>
              <w:t>，</w:t>
            </w:r>
            <w:r>
              <w:rPr>
                <w:rFonts w:ascii="Times New Roman" w:hAnsi="Times New Roman" w:cs="Times New Roman" w:eastAsia="SimSun"/>
                <w:b w:val="0"/>
                <w:bCs w:val="0"/>
                <w:sz w:val="21"/>
                <w:szCs w:val="21"/>
                <w:rPrChange w:id="4711" w:author="Codex" w:date="2026-10-05T16:32:41.313017+00:00">
                  <w:rPr>
                    <w:bCs w:val="0"/>
                    <w:sz w:val="21"/>
                    <w:szCs w:val="21"/>
                  </w:rPr>
                </w:rPrChange>
              </w:rPr>
              <w:t>1.0130</w:t>
            </w:r>
            <w:r>
              <w:rPr>
                <w:rFonts w:ascii="Times New Roman" w:hAnsi="Times New Roman" w:cs="Times New Roman" w:eastAsia="SimSun"/>
                <w:b w:val="0"/>
                <w:bCs w:val="0"/>
                <w:sz w:val="21"/>
                <w:szCs w:val="21"/>
                <w:rPrChange w:id="4712" w:author="Codex" w:date="2026-10-05T16:32:41.313017+00:00">
                  <w:rPr>
                    <w:bCs w:val="0"/>
                    <w:sz w:val="21"/>
                    <w:szCs w:val="21"/>
                  </w:rPr>
                </w:rPrChange>
              </w:rPr>
              <w:t>）</w:t>
            </w:r>
          </w:p>
        </w:tc>
      </w:tr>
      <w:tr w:rsidR="007622EE" w14:paraId="7BC05AC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13" w:author="Codex" w:date="2026-10-05T16:32:41.313017+00:00">
              <w:tcPr>
                <w:tcW w:w="0" w:type="auto"/>
                <w:tcBorders>
                  <w:top w:val="nil"/>
                  <w:left w:val="nil"/>
                  <w:bottom w:val="nil"/>
                  <w:right w:val="nil"/>
                </w:tcBorders>
                <w:tcMar>
                  <w:left w:w="102" w:type="dxa"/>
                  <w:right w:w="102" w:type="dxa"/>
                </w:tcMar>
                <w:vAlign w:val="center"/>
              </w:tcPr>
            </w:tcPrChange>
          </w:tcPr>
          <w:p w14:paraId="7C1766A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5" w:author="Codex" w:date="2026-10-05T16:32:41.313017+00:00">
                  <w:rPr>
                    <w:bCs w:val="0"/>
                    <w:sz w:val="21"/>
                    <w:szCs w:val="21"/>
                  </w:rPr>
                </w:rPrChange>
              </w:rPr>
              <w:pPrChange w:id="471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1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4716" w:author="Codex" w:date="2026-10-05T16:32:41.313017+00:00">
              <w:tcPr>
                <w:tcW w:w="0" w:type="auto"/>
                <w:tcBorders>
                  <w:top w:val="nil"/>
                  <w:left w:val="nil"/>
                  <w:bottom w:val="nil"/>
                  <w:right w:val="nil"/>
                </w:tcBorders>
                <w:tcMar>
                  <w:left w:w="102" w:type="dxa"/>
                  <w:right w:w="102" w:type="dxa"/>
                </w:tcMar>
                <w:vAlign w:val="center"/>
              </w:tcPr>
            </w:tcPrChange>
          </w:tcPr>
          <w:p w14:paraId="28C9D8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6" w:author="Codex" w:date="2026-10-05T16:32:41.313017+00:00">
                  <w:rPr>
                    <w:bCs w:val="0"/>
                    <w:sz w:val="21"/>
                    <w:szCs w:val="21"/>
                  </w:rPr>
                </w:rPrChange>
              </w:rPr>
              <w:pPrChange w:id="471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18" w:author="Codex" w:date="2026-10-05T16:32:41.313017+00:00">
                  <w:rPr>
                    <w:bCs w:val="0"/>
                    <w:sz w:val="21"/>
                    <w:szCs w:val="21"/>
                  </w:rPr>
                </w:rPrChange>
              </w:rPr>
              <w:t>9879</w:t>
            </w:r>
          </w:p>
        </w:tc>
        <w:tc>
          <w:tcPr>
            <w:tcW w:w="0" w:type="auto"/>
            <w:tcBorders>
              <w:top w:val="nil"/>
              <w:left w:val="nil"/>
              <w:bottom w:val="nil"/>
              <w:right w:val="nil"/>
              <w:insideH w:val="nil"/>
              <w:insideV w:val="nil"/>
            </w:tcBorders>
            <w:tcMar>
              <w:left w:w="102" w:type="dxa"/>
              <w:right w:w="102" w:type="dxa"/>
            </w:tcMar>
            <w:vAlign w:val="center"/>
            <w:tcPrChange w:id="4719" w:author="Codex" w:date="2026-10-05T16:32:41.313017+00:00">
              <w:tcPr>
                <w:tcW w:w="0" w:type="auto"/>
                <w:tcBorders>
                  <w:top w:val="nil"/>
                  <w:left w:val="nil"/>
                  <w:bottom w:val="nil"/>
                  <w:right w:val="nil"/>
                </w:tcBorders>
                <w:tcMar>
                  <w:left w:w="102" w:type="dxa"/>
                  <w:right w:w="102" w:type="dxa"/>
                </w:tcMar>
                <w:vAlign w:val="center"/>
              </w:tcPr>
            </w:tcPrChange>
          </w:tcPr>
          <w:p w14:paraId="6293E8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7" w:author="Codex" w:date="2026-10-05T16:32:41.313017+00:00">
                  <w:rPr>
                    <w:bCs w:val="0"/>
                    <w:sz w:val="21"/>
                    <w:szCs w:val="21"/>
                  </w:rPr>
                </w:rPrChange>
              </w:rPr>
              <w:pPrChange w:id="47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21" w:author="Codex" w:date="2026-10-05T16:32:41.313017+00:00">
                  <w:rPr>
                    <w:bCs w:val="0"/>
                    <w:sz w:val="21"/>
                    <w:szCs w:val="21"/>
                  </w:rPr>
                </w:rPrChange>
              </w:rPr>
              <w:t>1.150</w:t>
            </w:r>
            <w:r>
              <w:rPr>
                <w:rFonts w:ascii="Times New Roman" w:hAnsi="Times New Roman" w:cs="Times New Roman" w:eastAsia="SimSun"/>
                <w:b w:val="0"/>
                <w:bCs w:val="0"/>
                <w:sz w:val="21"/>
                <w:szCs w:val="21"/>
                <w:rPrChange w:id="4722" w:author="Codex" w:date="2026-10-05T16:32:41.313017+00:00">
                  <w:rPr>
                    <w:bCs w:val="0"/>
                    <w:sz w:val="21"/>
                    <w:szCs w:val="21"/>
                  </w:rPr>
                </w:rPrChange>
              </w:rPr>
              <w:t>（</w:t>
            </w:r>
            <w:r>
              <w:rPr>
                <w:rFonts w:ascii="Times New Roman" w:hAnsi="Times New Roman" w:cs="Times New Roman" w:eastAsia="SimSun"/>
                <w:b w:val="0"/>
                <w:bCs w:val="0"/>
                <w:sz w:val="21"/>
                <w:szCs w:val="21"/>
                <w:rPrChange w:id="4723" w:author="Codex" w:date="2026-10-05T16:32:41.313017+00:00">
                  <w:rPr>
                    <w:bCs w:val="0"/>
                    <w:sz w:val="21"/>
                    <w:szCs w:val="21"/>
                  </w:rPr>
                </w:rPrChange>
              </w:rPr>
              <w:t>1.058</w:t>
            </w:r>
            <w:r>
              <w:rPr>
                <w:rFonts w:ascii="Times New Roman" w:hAnsi="Times New Roman" w:cs="Times New Roman" w:eastAsia="SimSun"/>
                <w:b w:val="0"/>
                <w:bCs w:val="0"/>
                <w:sz w:val="21"/>
                <w:szCs w:val="21"/>
                <w:rPrChange w:id="4724" w:author="Codex" w:date="2026-10-05T16:32:41.313017+00:00">
                  <w:rPr>
                    <w:bCs w:val="0"/>
                    <w:sz w:val="21"/>
                    <w:szCs w:val="21"/>
                  </w:rPr>
                </w:rPrChange>
              </w:rPr>
              <w:t>，</w:t>
            </w:r>
            <w:r>
              <w:rPr>
                <w:rFonts w:ascii="Times New Roman" w:hAnsi="Times New Roman" w:cs="Times New Roman" w:eastAsia="SimSun"/>
                <w:b w:val="0"/>
                <w:bCs w:val="0"/>
                <w:sz w:val="21"/>
                <w:szCs w:val="21"/>
                <w:rPrChange w:id="4725" w:author="Codex" w:date="2026-10-05T16:32:41.313017+00:00">
                  <w:rPr>
                    <w:bCs w:val="0"/>
                    <w:sz w:val="21"/>
                    <w:szCs w:val="21"/>
                  </w:rPr>
                </w:rPrChange>
              </w:rPr>
              <w:t>1.249</w:t>
            </w:r>
            <w:r>
              <w:rPr>
                <w:rFonts w:ascii="Times New Roman" w:hAnsi="Times New Roman" w:cs="Times New Roman" w:eastAsia="SimSun"/>
                <w:b w:val="0"/>
                <w:bCs w:val="0"/>
                <w:sz w:val="21"/>
                <w:szCs w:val="21"/>
                <w:rPrChange w:id="47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27" w:author="Codex" w:date="2026-10-05T16:32:41.313017+00:00">
              <w:tcPr>
                <w:tcW w:w="0" w:type="auto"/>
                <w:tcBorders>
                  <w:top w:val="nil"/>
                  <w:left w:val="nil"/>
                  <w:bottom w:val="nil"/>
                  <w:right w:val="nil"/>
                </w:tcBorders>
                <w:tcMar>
                  <w:left w:w="102" w:type="dxa"/>
                  <w:right w:w="102" w:type="dxa"/>
                </w:tcMar>
                <w:vAlign w:val="center"/>
              </w:tcPr>
            </w:tcPrChange>
          </w:tcPr>
          <w:p w14:paraId="5F408A4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8" w:author="Codex" w:date="2026-10-05T16:32:41.313017+00:00">
                  <w:rPr>
                    <w:bCs w:val="0"/>
                    <w:sz w:val="21"/>
                    <w:szCs w:val="21"/>
                  </w:rPr>
                </w:rPrChange>
              </w:rPr>
              <w:pPrChange w:id="47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29" w:author="Codex" w:date="2026-10-05T16:32:41.313017+00:00">
                  <w:rPr>
                    <w:bCs w:val="0"/>
                    <w:sz w:val="21"/>
                    <w:szCs w:val="21"/>
                  </w:rPr>
                </w:rPrChange>
              </w:rPr>
              <w:t>1.148</w:t>
            </w:r>
            <w:r>
              <w:rPr>
                <w:rFonts w:ascii="Times New Roman" w:hAnsi="Times New Roman" w:cs="Times New Roman" w:eastAsia="SimSun"/>
                <w:b w:val="0"/>
                <w:bCs w:val="0"/>
                <w:sz w:val="21"/>
                <w:szCs w:val="21"/>
                <w:rPrChange w:id="4730" w:author="Codex" w:date="2026-10-05T16:32:41.313017+00:00">
                  <w:rPr>
                    <w:bCs w:val="0"/>
                    <w:sz w:val="21"/>
                    <w:szCs w:val="21"/>
                  </w:rPr>
                </w:rPrChange>
              </w:rPr>
              <w:t>（</w:t>
            </w:r>
            <w:r>
              <w:rPr>
                <w:rFonts w:ascii="Times New Roman" w:hAnsi="Times New Roman" w:cs="Times New Roman" w:eastAsia="SimSun"/>
                <w:b w:val="0"/>
                <w:bCs w:val="0"/>
                <w:sz w:val="21"/>
                <w:szCs w:val="21"/>
                <w:rPrChange w:id="4731" w:author="Codex" w:date="2026-10-05T16:32:41.313017+00:00">
                  <w:rPr>
                    <w:bCs w:val="0"/>
                    <w:sz w:val="21"/>
                    <w:szCs w:val="21"/>
                  </w:rPr>
                </w:rPrChange>
              </w:rPr>
              <w:t>1.057</w:t>
            </w:r>
            <w:r>
              <w:rPr>
                <w:rFonts w:ascii="Times New Roman" w:hAnsi="Times New Roman" w:cs="Times New Roman" w:eastAsia="SimSun"/>
                <w:b w:val="0"/>
                <w:bCs w:val="0"/>
                <w:sz w:val="21"/>
                <w:szCs w:val="21"/>
                <w:rPrChange w:id="4732" w:author="Codex" w:date="2026-10-05T16:32:41.313017+00:00">
                  <w:rPr>
                    <w:bCs w:val="0"/>
                    <w:sz w:val="21"/>
                    <w:szCs w:val="21"/>
                  </w:rPr>
                </w:rPrChange>
              </w:rPr>
              <w:t>，</w:t>
            </w:r>
            <w:r>
              <w:rPr>
                <w:rFonts w:ascii="Times New Roman" w:hAnsi="Times New Roman" w:cs="Times New Roman" w:eastAsia="SimSun"/>
                <w:b w:val="0"/>
                <w:bCs w:val="0"/>
                <w:sz w:val="21"/>
                <w:szCs w:val="21"/>
                <w:rPrChange w:id="4733" w:author="Codex" w:date="2026-10-05T16:32:41.313017+00:00">
                  <w:rPr>
                    <w:bCs w:val="0"/>
                    <w:sz w:val="21"/>
                    <w:szCs w:val="21"/>
                  </w:rPr>
                </w:rPrChange>
              </w:rPr>
              <w:t>1.249</w:t>
            </w:r>
            <w:r>
              <w:rPr>
                <w:rFonts w:ascii="Times New Roman" w:hAnsi="Times New Roman" w:cs="Times New Roman" w:eastAsia="SimSun"/>
                <w:b w:val="0"/>
                <w:bCs w:val="0"/>
                <w:sz w:val="21"/>
                <w:szCs w:val="21"/>
                <w:rPrChange w:id="47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35" w:author="Codex" w:date="2026-10-05T16:32:41.313017+00:00">
              <w:tcPr>
                <w:tcW w:w="0" w:type="auto"/>
                <w:tcBorders>
                  <w:top w:val="nil"/>
                  <w:left w:val="nil"/>
                  <w:bottom w:val="nil"/>
                  <w:right w:val="nil"/>
                </w:tcBorders>
                <w:tcMar>
                  <w:left w:w="102" w:type="dxa"/>
                  <w:right w:w="102" w:type="dxa"/>
                </w:tcMar>
                <w:vAlign w:val="center"/>
              </w:tcPr>
            </w:tcPrChange>
          </w:tcPr>
          <w:p w14:paraId="4A06A3A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9" w:author="Codex" w:date="2026-10-05T16:32:41.313017+00:00">
                  <w:rPr>
                    <w:bCs w:val="0"/>
                    <w:sz w:val="21"/>
                    <w:szCs w:val="21"/>
                  </w:rPr>
                </w:rPrChange>
              </w:rPr>
              <w:pPrChange w:id="47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37" w:author="Codex" w:date="2026-10-05T16:32:41.313017+00:00">
                  <w:rPr>
                    <w:bCs w:val="0"/>
                    <w:sz w:val="21"/>
                    <w:szCs w:val="21"/>
                  </w:rPr>
                </w:rPrChange>
              </w:rPr>
              <w:t>1.0017</w:t>
            </w:r>
            <w:r>
              <w:rPr>
                <w:rFonts w:ascii="Times New Roman" w:hAnsi="Times New Roman" w:cs="Times New Roman" w:eastAsia="SimSun"/>
                <w:b w:val="0"/>
                <w:bCs w:val="0"/>
                <w:sz w:val="21"/>
                <w:szCs w:val="21"/>
                <w:rPrChange w:id="4738" w:author="Codex" w:date="2026-10-05T16:32:41.313017+00:00">
                  <w:rPr>
                    <w:bCs w:val="0"/>
                    <w:sz w:val="21"/>
                    <w:szCs w:val="21"/>
                  </w:rPr>
                </w:rPrChange>
              </w:rPr>
              <w:t>（</w:t>
            </w:r>
            <w:r>
              <w:rPr>
                <w:rFonts w:ascii="Times New Roman" w:hAnsi="Times New Roman" w:cs="Times New Roman" w:eastAsia="SimSun"/>
                <w:b w:val="0"/>
                <w:bCs w:val="0"/>
                <w:sz w:val="21"/>
                <w:szCs w:val="21"/>
                <w:rPrChange w:id="4739" w:author="Codex" w:date="2026-10-05T16:32:41.313017+00:00">
                  <w:rPr>
                    <w:bCs w:val="0"/>
                    <w:sz w:val="21"/>
                    <w:szCs w:val="21"/>
                  </w:rPr>
                </w:rPrChange>
              </w:rPr>
              <w:t>0.9968</w:t>
            </w:r>
            <w:r>
              <w:rPr>
                <w:rFonts w:ascii="Times New Roman" w:hAnsi="Times New Roman" w:cs="Times New Roman" w:eastAsia="SimSun"/>
                <w:b w:val="0"/>
                <w:bCs w:val="0"/>
                <w:sz w:val="21"/>
                <w:szCs w:val="21"/>
                <w:rPrChange w:id="4740" w:author="Codex" w:date="2026-10-05T16:32:41.313017+00:00">
                  <w:rPr>
                    <w:bCs w:val="0"/>
                    <w:sz w:val="21"/>
                    <w:szCs w:val="21"/>
                  </w:rPr>
                </w:rPrChange>
              </w:rPr>
              <w:t>，</w:t>
            </w:r>
            <w:r>
              <w:rPr>
                <w:rFonts w:ascii="Times New Roman" w:hAnsi="Times New Roman" w:cs="Times New Roman" w:eastAsia="SimSun"/>
                <w:b w:val="0"/>
                <w:bCs w:val="0"/>
                <w:sz w:val="21"/>
                <w:szCs w:val="21"/>
                <w:rPrChange w:id="4741" w:author="Codex" w:date="2026-10-05T16:32:41.313017+00:00">
                  <w:rPr>
                    <w:bCs w:val="0"/>
                    <w:sz w:val="21"/>
                    <w:szCs w:val="21"/>
                  </w:rPr>
                </w:rPrChange>
              </w:rPr>
              <w:t>1.0047</w:t>
            </w:r>
            <w:r>
              <w:rPr>
                <w:rFonts w:ascii="Times New Roman" w:hAnsi="Times New Roman" w:cs="Times New Roman" w:eastAsia="SimSun"/>
                <w:b w:val="0"/>
                <w:bCs w:val="0"/>
                <w:sz w:val="21"/>
                <w:szCs w:val="21"/>
                <w:rPrChange w:id="4742" w:author="Codex" w:date="2026-10-05T16:32:41.313017+00:00">
                  <w:rPr>
                    <w:bCs w:val="0"/>
                    <w:sz w:val="21"/>
                    <w:szCs w:val="21"/>
                  </w:rPr>
                </w:rPrChange>
              </w:rPr>
              <w:t>）</w:t>
            </w:r>
          </w:p>
        </w:tc>
      </w:tr>
      <w:tr w:rsidR="007622EE" w14:paraId="60C4063B"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43" w:author="Codex" w:date="2026-10-05T16:32:41.313017+00:00">
              <w:tcPr>
                <w:tcW w:w="0" w:type="auto"/>
                <w:tcBorders>
                  <w:top w:val="nil"/>
                  <w:left w:val="nil"/>
                  <w:bottom w:val="nil"/>
                  <w:right w:val="nil"/>
                </w:tcBorders>
                <w:tcMar>
                  <w:left w:w="102" w:type="dxa"/>
                  <w:right w:w="102" w:type="dxa"/>
                </w:tcMar>
                <w:vAlign w:val="center"/>
              </w:tcPr>
            </w:tcPrChange>
          </w:tcPr>
          <w:p w14:paraId="1D66CD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0" w:author="Codex" w:date="2026-10-05T16:32:41.313017+00:00">
                  <w:rPr>
                    <w:bCs w:val="0"/>
                    <w:sz w:val="21"/>
                    <w:szCs w:val="21"/>
                  </w:rPr>
                </w:rPrChange>
              </w:rPr>
              <w:pPrChange w:id="474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45"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4746" w:author="Codex" w:date="2026-10-05T16:32:41.313017+00:00">
              <w:tcPr>
                <w:tcW w:w="0" w:type="auto"/>
                <w:tcBorders>
                  <w:top w:val="nil"/>
                  <w:left w:val="nil"/>
                  <w:bottom w:val="nil"/>
                  <w:right w:val="nil"/>
                </w:tcBorders>
                <w:tcMar>
                  <w:left w:w="102" w:type="dxa"/>
                  <w:right w:w="102" w:type="dxa"/>
                </w:tcMar>
                <w:vAlign w:val="center"/>
              </w:tcPr>
            </w:tcPrChange>
          </w:tcPr>
          <w:p w14:paraId="0BED09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1" w:author="Codex" w:date="2026-10-05T16:32:41.313017+00:00">
                  <w:rPr>
                    <w:bCs w:val="0"/>
                    <w:sz w:val="21"/>
                    <w:szCs w:val="21"/>
                  </w:rPr>
                </w:rPrChange>
              </w:rPr>
              <w:pPrChange w:id="47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48" w:author="Codex" w:date="2026-10-05T16:32:41.313017+00:00">
                  <w:rPr>
                    <w:bCs w:val="0"/>
                    <w:sz w:val="21"/>
                    <w:szCs w:val="21"/>
                  </w:rPr>
                </w:rPrChange>
              </w:rPr>
              <w:t>9804</w:t>
            </w:r>
          </w:p>
        </w:tc>
        <w:tc>
          <w:tcPr>
            <w:tcW w:w="0" w:type="auto"/>
            <w:tcBorders>
              <w:top w:val="nil"/>
              <w:left w:val="nil"/>
              <w:bottom w:val="nil"/>
              <w:right w:val="nil"/>
              <w:insideH w:val="nil"/>
              <w:insideV w:val="nil"/>
            </w:tcBorders>
            <w:tcMar>
              <w:left w:w="102" w:type="dxa"/>
              <w:right w:w="102" w:type="dxa"/>
            </w:tcMar>
            <w:vAlign w:val="center"/>
            <w:tcPrChange w:id="4749" w:author="Codex" w:date="2026-10-05T16:32:41.313017+00:00">
              <w:tcPr>
                <w:tcW w:w="0" w:type="auto"/>
                <w:tcBorders>
                  <w:top w:val="nil"/>
                  <w:left w:val="nil"/>
                  <w:bottom w:val="nil"/>
                  <w:right w:val="nil"/>
                </w:tcBorders>
                <w:tcMar>
                  <w:left w:w="102" w:type="dxa"/>
                  <w:right w:w="102" w:type="dxa"/>
                </w:tcMar>
                <w:vAlign w:val="center"/>
              </w:tcPr>
            </w:tcPrChange>
          </w:tcPr>
          <w:p w14:paraId="1F8FF2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2" w:author="Codex" w:date="2026-10-05T16:32:41.313017+00:00">
                  <w:rPr>
                    <w:bCs w:val="0"/>
                    <w:sz w:val="21"/>
                    <w:szCs w:val="21"/>
                  </w:rPr>
                </w:rPrChange>
              </w:rPr>
              <w:pPrChange w:id="475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51" w:author="Codex" w:date="2026-10-05T16:32:41.313017+00:00">
                  <w:rPr>
                    <w:bCs w:val="0"/>
                    <w:sz w:val="21"/>
                    <w:szCs w:val="21"/>
                  </w:rPr>
                </w:rPrChange>
              </w:rPr>
              <w:t>1.143</w:t>
            </w:r>
            <w:r>
              <w:rPr>
                <w:rFonts w:ascii="Times New Roman" w:hAnsi="Times New Roman" w:cs="Times New Roman" w:eastAsia="SimSun"/>
                <w:b w:val="0"/>
                <w:bCs w:val="0"/>
                <w:sz w:val="21"/>
                <w:szCs w:val="21"/>
                <w:rPrChange w:id="4752" w:author="Codex" w:date="2026-10-05T16:32:41.313017+00:00">
                  <w:rPr>
                    <w:bCs w:val="0"/>
                    <w:sz w:val="21"/>
                    <w:szCs w:val="21"/>
                  </w:rPr>
                </w:rPrChange>
              </w:rPr>
              <w:t>（</w:t>
            </w:r>
            <w:r>
              <w:rPr>
                <w:rFonts w:ascii="Times New Roman" w:hAnsi="Times New Roman" w:cs="Times New Roman" w:eastAsia="SimSun"/>
                <w:b w:val="0"/>
                <w:bCs w:val="0"/>
                <w:sz w:val="21"/>
                <w:szCs w:val="21"/>
                <w:rPrChange w:id="4753" w:author="Codex" w:date="2026-10-05T16:32:41.313017+00:00">
                  <w:rPr>
                    <w:bCs w:val="0"/>
                    <w:sz w:val="21"/>
                    <w:szCs w:val="21"/>
                  </w:rPr>
                </w:rPrChange>
              </w:rPr>
              <w:t>1.051</w:t>
            </w:r>
            <w:r>
              <w:rPr>
                <w:rFonts w:ascii="Times New Roman" w:hAnsi="Times New Roman" w:cs="Times New Roman" w:eastAsia="SimSun"/>
                <w:b w:val="0"/>
                <w:bCs w:val="0"/>
                <w:sz w:val="21"/>
                <w:szCs w:val="21"/>
                <w:rPrChange w:id="4754" w:author="Codex" w:date="2026-10-05T16:32:41.313017+00:00">
                  <w:rPr>
                    <w:bCs w:val="0"/>
                    <w:sz w:val="21"/>
                    <w:szCs w:val="21"/>
                  </w:rPr>
                </w:rPrChange>
              </w:rPr>
              <w:t>，</w:t>
            </w:r>
            <w:r>
              <w:rPr>
                <w:rFonts w:ascii="Times New Roman" w:hAnsi="Times New Roman" w:cs="Times New Roman" w:eastAsia="SimSun"/>
                <w:b w:val="0"/>
                <w:bCs w:val="0"/>
                <w:sz w:val="21"/>
                <w:szCs w:val="21"/>
                <w:rPrChange w:id="4755" w:author="Codex" w:date="2026-10-05T16:32:41.313017+00:00">
                  <w:rPr>
                    <w:bCs w:val="0"/>
                    <w:sz w:val="21"/>
                    <w:szCs w:val="21"/>
                  </w:rPr>
                </w:rPrChange>
              </w:rPr>
              <w:t>1.254</w:t>
            </w:r>
            <w:r>
              <w:rPr>
                <w:rFonts w:ascii="Times New Roman" w:hAnsi="Times New Roman" w:cs="Times New Roman" w:eastAsia="SimSun"/>
                <w:b w:val="0"/>
                <w:bCs w:val="0"/>
                <w:sz w:val="21"/>
                <w:szCs w:val="21"/>
                <w:rPrChange w:id="475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57" w:author="Codex" w:date="2026-10-05T16:32:41.313017+00:00">
              <w:tcPr>
                <w:tcW w:w="0" w:type="auto"/>
                <w:tcBorders>
                  <w:top w:val="nil"/>
                  <w:left w:val="nil"/>
                  <w:bottom w:val="nil"/>
                  <w:right w:val="nil"/>
                </w:tcBorders>
                <w:tcMar>
                  <w:left w:w="102" w:type="dxa"/>
                  <w:right w:w="102" w:type="dxa"/>
                </w:tcMar>
                <w:vAlign w:val="center"/>
              </w:tcPr>
            </w:tcPrChange>
          </w:tcPr>
          <w:p w14:paraId="704D05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3" w:author="Codex" w:date="2026-10-05T16:32:41.313017+00:00">
                  <w:rPr>
                    <w:bCs w:val="0"/>
                    <w:sz w:val="21"/>
                    <w:szCs w:val="21"/>
                  </w:rPr>
                </w:rPrChange>
              </w:rPr>
              <w:pPrChange w:id="47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59" w:author="Codex" w:date="2026-10-05T16:32:41.313017+00:00">
                  <w:rPr>
                    <w:bCs w:val="0"/>
                    <w:sz w:val="21"/>
                    <w:szCs w:val="21"/>
                  </w:rPr>
                </w:rPrChange>
              </w:rPr>
              <w:t>1.145</w:t>
            </w:r>
            <w:r>
              <w:rPr>
                <w:rFonts w:ascii="Times New Roman" w:hAnsi="Times New Roman" w:cs="Times New Roman" w:eastAsia="SimSun"/>
                <w:b w:val="0"/>
                <w:bCs w:val="0"/>
                <w:sz w:val="21"/>
                <w:szCs w:val="21"/>
                <w:rPrChange w:id="4760" w:author="Codex" w:date="2026-10-05T16:32:41.313017+00:00">
                  <w:rPr>
                    <w:bCs w:val="0"/>
                    <w:sz w:val="21"/>
                    <w:szCs w:val="21"/>
                  </w:rPr>
                </w:rPrChange>
              </w:rPr>
              <w:t>（</w:t>
            </w:r>
            <w:r>
              <w:rPr>
                <w:rFonts w:ascii="Times New Roman" w:hAnsi="Times New Roman" w:cs="Times New Roman" w:eastAsia="SimSun"/>
                <w:b w:val="0"/>
                <w:bCs w:val="0"/>
                <w:sz w:val="21"/>
                <w:szCs w:val="21"/>
                <w:rPrChange w:id="4761" w:author="Codex" w:date="2026-10-05T16:32:41.313017+00:00">
                  <w:rPr>
                    <w:bCs w:val="0"/>
                    <w:sz w:val="21"/>
                    <w:szCs w:val="21"/>
                  </w:rPr>
                </w:rPrChange>
              </w:rPr>
              <w:t>1.051</w:t>
            </w:r>
            <w:r>
              <w:rPr>
                <w:rFonts w:ascii="Times New Roman" w:hAnsi="Times New Roman" w:cs="Times New Roman" w:eastAsia="SimSun"/>
                <w:b w:val="0"/>
                <w:bCs w:val="0"/>
                <w:sz w:val="21"/>
                <w:szCs w:val="21"/>
                <w:rPrChange w:id="4762" w:author="Codex" w:date="2026-10-05T16:32:41.313017+00:00">
                  <w:rPr>
                    <w:bCs w:val="0"/>
                    <w:sz w:val="21"/>
                    <w:szCs w:val="21"/>
                  </w:rPr>
                </w:rPrChange>
              </w:rPr>
              <w:t>，</w:t>
            </w:r>
            <w:r>
              <w:rPr>
                <w:rFonts w:ascii="Times New Roman" w:hAnsi="Times New Roman" w:cs="Times New Roman" w:eastAsia="SimSun"/>
                <w:b w:val="0"/>
                <w:bCs w:val="0"/>
                <w:sz w:val="21"/>
                <w:szCs w:val="21"/>
                <w:rPrChange w:id="4763" w:author="Codex" w:date="2026-10-05T16:32:41.313017+00:00">
                  <w:rPr>
                    <w:bCs w:val="0"/>
                    <w:sz w:val="21"/>
                    <w:szCs w:val="21"/>
                  </w:rPr>
                </w:rPrChange>
              </w:rPr>
              <w:t>1.252</w:t>
            </w:r>
            <w:r>
              <w:rPr>
                <w:rFonts w:ascii="Times New Roman" w:hAnsi="Times New Roman" w:cs="Times New Roman" w:eastAsia="SimSun"/>
                <w:b w:val="0"/>
                <w:bCs w:val="0"/>
                <w:sz w:val="21"/>
                <w:szCs w:val="21"/>
                <w:rPrChange w:id="476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65" w:author="Codex" w:date="2026-10-05T16:32:41.313017+00:00">
              <w:tcPr>
                <w:tcW w:w="0" w:type="auto"/>
                <w:tcBorders>
                  <w:top w:val="nil"/>
                  <w:left w:val="nil"/>
                  <w:bottom w:val="nil"/>
                  <w:right w:val="nil"/>
                </w:tcBorders>
                <w:tcMar>
                  <w:left w:w="102" w:type="dxa"/>
                  <w:right w:w="102" w:type="dxa"/>
                </w:tcMar>
                <w:vAlign w:val="center"/>
              </w:tcPr>
            </w:tcPrChange>
          </w:tcPr>
          <w:p w14:paraId="55CE27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4" w:author="Codex" w:date="2026-10-05T16:32:41.313017+00:00">
                  <w:rPr>
                    <w:bCs w:val="0"/>
                    <w:sz w:val="21"/>
                    <w:szCs w:val="21"/>
                  </w:rPr>
                </w:rPrChange>
              </w:rPr>
              <w:pPrChange w:id="47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67" w:author="Codex" w:date="2026-10-05T16:32:41.313017+00:00">
                  <w:rPr>
                    <w:bCs w:val="0"/>
                    <w:sz w:val="21"/>
                    <w:szCs w:val="21"/>
                  </w:rPr>
                </w:rPrChange>
              </w:rPr>
              <w:t>0.9990</w:t>
            </w:r>
            <w:r>
              <w:rPr>
                <w:rFonts w:ascii="Times New Roman" w:hAnsi="Times New Roman" w:cs="Times New Roman" w:eastAsia="SimSun"/>
                <w:b w:val="0"/>
                <w:bCs w:val="0"/>
                <w:sz w:val="21"/>
                <w:szCs w:val="21"/>
                <w:rPrChange w:id="4768" w:author="Codex" w:date="2026-10-05T16:32:41.313017+00:00">
                  <w:rPr>
                    <w:bCs w:val="0"/>
                    <w:sz w:val="21"/>
                    <w:szCs w:val="21"/>
                  </w:rPr>
                </w:rPrChange>
              </w:rPr>
              <w:t>（</w:t>
            </w:r>
            <w:r>
              <w:rPr>
                <w:rFonts w:ascii="Times New Roman" w:hAnsi="Times New Roman" w:cs="Times New Roman" w:eastAsia="SimSun"/>
                <w:b w:val="0"/>
                <w:bCs w:val="0"/>
                <w:sz w:val="21"/>
                <w:szCs w:val="21"/>
                <w:rPrChange w:id="4769" w:author="Codex" w:date="2026-10-05T16:32:41.313017+00:00">
                  <w:rPr>
                    <w:bCs w:val="0"/>
                    <w:sz w:val="21"/>
                    <w:szCs w:val="21"/>
                  </w:rPr>
                </w:rPrChange>
              </w:rPr>
              <w:t>0.9963</w:t>
            </w:r>
            <w:r>
              <w:rPr>
                <w:rFonts w:ascii="Times New Roman" w:hAnsi="Times New Roman" w:cs="Times New Roman" w:eastAsia="SimSun"/>
                <w:b w:val="0"/>
                <w:bCs w:val="0"/>
                <w:sz w:val="21"/>
                <w:szCs w:val="21"/>
                <w:rPrChange w:id="4770" w:author="Codex" w:date="2026-10-05T16:32:41.313017+00:00">
                  <w:rPr>
                    <w:bCs w:val="0"/>
                    <w:sz w:val="21"/>
                    <w:szCs w:val="21"/>
                  </w:rPr>
                </w:rPrChange>
              </w:rPr>
              <w:t>，</w:t>
            </w:r>
            <w:r>
              <w:rPr>
                <w:rFonts w:ascii="Times New Roman" w:hAnsi="Times New Roman" w:cs="Times New Roman" w:eastAsia="SimSun"/>
                <w:b w:val="0"/>
                <w:bCs w:val="0"/>
                <w:sz w:val="21"/>
                <w:szCs w:val="21"/>
                <w:rPrChange w:id="4771" w:author="Codex" w:date="2026-10-05T16:32:41.313017+00:00">
                  <w:rPr>
                    <w:bCs w:val="0"/>
                    <w:sz w:val="21"/>
                    <w:szCs w:val="21"/>
                  </w:rPr>
                </w:rPrChange>
              </w:rPr>
              <w:t>1.0052</w:t>
            </w:r>
            <w:r>
              <w:rPr>
                <w:rFonts w:ascii="Times New Roman" w:hAnsi="Times New Roman" w:cs="Times New Roman" w:eastAsia="SimSun"/>
                <w:b w:val="0"/>
                <w:bCs w:val="0"/>
                <w:sz w:val="21"/>
                <w:szCs w:val="21"/>
                <w:rPrChange w:id="4772" w:author="Codex" w:date="2026-10-05T16:32:41.313017+00:00">
                  <w:rPr>
                    <w:bCs w:val="0"/>
                    <w:sz w:val="21"/>
                    <w:szCs w:val="21"/>
                  </w:rPr>
                </w:rPrChange>
              </w:rPr>
              <w:t>）</w:t>
            </w:r>
          </w:p>
        </w:tc>
      </w:tr>
      <w:tr w:rsidR="007622EE" w14:paraId="37AEC19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73" w:author="Codex" w:date="2026-10-05T16:32:41.313017+00:00">
              <w:tcPr>
                <w:tcW w:w="0" w:type="auto"/>
                <w:tcBorders>
                  <w:top w:val="nil"/>
                  <w:left w:val="nil"/>
                  <w:bottom w:val="nil"/>
                  <w:right w:val="nil"/>
                </w:tcBorders>
                <w:tcMar>
                  <w:left w:w="102" w:type="dxa"/>
                  <w:right w:w="102" w:type="dxa"/>
                </w:tcMar>
                <w:vAlign w:val="center"/>
              </w:tcPr>
            </w:tcPrChange>
          </w:tcPr>
          <w:p w14:paraId="5B2FF2A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5" w:author="Codex" w:date="2026-10-05T16:32:41.313017+00:00">
                  <w:rPr>
                    <w:bCs w:val="0"/>
                    <w:sz w:val="21"/>
                    <w:szCs w:val="21"/>
                  </w:rPr>
                </w:rPrChange>
              </w:rPr>
              <w:pPrChange w:id="47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7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4776" w:author="Codex" w:date="2026-10-05T16:32:41.313017+00:00">
              <w:tcPr>
                <w:tcW w:w="0" w:type="auto"/>
                <w:tcBorders>
                  <w:top w:val="nil"/>
                  <w:left w:val="nil"/>
                  <w:bottom w:val="nil"/>
                  <w:right w:val="nil"/>
                </w:tcBorders>
                <w:tcMar>
                  <w:left w:w="102" w:type="dxa"/>
                  <w:right w:w="102" w:type="dxa"/>
                </w:tcMar>
                <w:vAlign w:val="center"/>
              </w:tcPr>
            </w:tcPrChange>
          </w:tcPr>
          <w:p w14:paraId="597DD09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6" w:author="Codex" w:date="2026-10-05T16:32:41.313017+00:00">
                  <w:rPr>
                    <w:bCs w:val="0"/>
                    <w:sz w:val="21"/>
                    <w:szCs w:val="21"/>
                  </w:rPr>
                </w:rPrChange>
              </w:rPr>
              <w:pPrChange w:id="477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78" w:author="Codex" w:date="2026-10-05T16:32:41.313017+00:00">
                  <w:rPr>
                    <w:bCs w:val="0"/>
                    <w:sz w:val="21"/>
                    <w:szCs w:val="21"/>
                  </w:rPr>
                </w:rPrChange>
              </w:rPr>
              <w:t>2654</w:t>
            </w:r>
          </w:p>
        </w:tc>
        <w:tc>
          <w:tcPr>
            <w:tcW w:w="0" w:type="auto"/>
            <w:tcBorders>
              <w:top w:val="nil"/>
              <w:left w:val="nil"/>
              <w:bottom w:val="nil"/>
              <w:right w:val="nil"/>
              <w:insideH w:val="nil"/>
              <w:insideV w:val="nil"/>
            </w:tcBorders>
            <w:tcMar>
              <w:left w:w="102" w:type="dxa"/>
              <w:right w:w="102" w:type="dxa"/>
            </w:tcMar>
            <w:vAlign w:val="center"/>
            <w:tcPrChange w:id="4779" w:author="Codex" w:date="2026-10-05T16:32:41.313017+00:00">
              <w:tcPr>
                <w:tcW w:w="0" w:type="auto"/>
                <w:tcBorders>
                  <w:top w:val="nil"/>
                  <w:left w:val="nil"/>
                  <w:bottom w:val="nil"/>
                  <w:right w:val="nil"/>
                </w:tcBorders>
                <w:tcMar>
                  <w:left w:w="102" w:type="dxa"/>
                  <w:right w:w="102" w:type="dxa"/>
                </w:tcMar>
                <w:vAlign w:val="center"/>
              </w:tcPr>
            </w:tcPrChange>
          </w:tcPr>
          <w:p w14:paraId="4AB8AA8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7" w:author="Codex" w:date="2026-10-05T16:32:41.313017+00:00">
                  <w:rPr>
                    <w:bCs w:val="0"/>
                    <w:sz w:val="21"/>
                    <w:szCs w:val="21"/>
                  </w:rPr>
                </w:rPrChange>
              </w:rPr>
              <w:pPrChange w:id="478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81" w:author="Codex" w:date="2026-10-05T16:32:41.313017+00:00">
                  <w:rPr>
                    <w:bCs w:val="0"/>
                    <w:sz w:val="21"/>
                    <w:szCs w:val="21"/>
                  </w:rPr>
                </w:rPrChange>
              </w:rPr>
              <w:t>1.135</w:t>
            </w:r>
            <w:r>
              <w:rPr>
                <w:rFonts w:ascii="Times New Roman" w:hAnsi="Times New Roman" w:cs="Times New Roman" w:eastAsia="SimSun"/>
                <w:b w:val="0"/>
                <w:bCs w:val="0"/>
                <w:sz w:val="21"/>
                <w:szCs w:val="21"/>
                <w:rPrChange w:id="4782" w:author="Codex" w:date="2026-10-05T16:32:41.313017+00:00">
                  <w:rPr>
                    <w:bCs w:val="0"/>
                    <w:sz w:val="21"/>
                    <w:szCs w:val="21"/>
                  </w:rPr>
                </w:rPrChange>
              </w:rPr>
              <w:t>（</w:t>
            </w:r>
            <w:r>
              <w:rPr>
                <w:rFonts w:ascii="Times New Roman" w:hAnsi="Times New Roman" w:cs="Times New Roman" w:eastAsia="SimSun"/>
                <w:b w:val="0"/>
                <w:bCs w:val="0"/>
                <w:sz w:val="21"/>
                <w:szCs w:val="21"/>
                <w:rPrChange w:id="4783" w:author="Codex" w:date="2026-10-05T16:32:41.313017+00:00">
                  <w:rPr>
                    <w:bCs w:val="0"/>
                    <w:sz w:val="21"/>
                    <w:szCs w:val="21"/>
                  </w:rPr>
                </w:rPrChange>
              </w:rPr>
              <w:t>0.917</w:t>
            </w:r>
            <w:r>
              <w:rPr>
                <w:rFonts w:ascii="Times New Roman" w:hAnsi="Times New Roman" w:cs="Times New Roman" w:eastAsia="SimSun"/>
                <w:b w:val="0"/>
                <w:bCs w:val="0"/>
                <w:sz w:val="21"/>
                <w:szCs w:val="21"/>
                <w:rPrChange w:id="4784" w:author="Codex" w:date="2026-10-05T16:32:41.313017+00:00">
                  <w:rPr>
                    <w:bCs w:val="0"/>
                    <w:sz w:val="21"/>
                    <w:szCs w:val="21"/>
                  </w:rPr>
                </w:rPrChange>
              </w:rPr>
              <w:t>，</w:t>
            </w:r>
            <w:r>
              <w:rPr>
                <w:rFonts w:ascii="Times New Roman" w:hAnsi="Times New Roman" w:cs="Times New Roman" w:eastAsia="SimSun"/>
                <w:b w:val="0"/>
                <w:bCs w:val="0"/>
                <w:sz w:val="21"/>
                <w:szCs w:val="21"/>
                <w:rPrChange w:id="4785" w:author="Codex" w:date="2026-10-05T16:32:41.313017+00:00">
                  <w:rPr>
                    <w:bCs w:val="0"/>
                    <w:sz w:val="21"/>
                    <w:szCs w:val="21"/>
                  </w:rPr>
                </w:rPrChange>
              </w:rPr>
              <w:t>1.407</w:t>
            </w:r>
            <w:r>
              <w:rPr>
                <w:rFonts w:ascii="Times New Roman" w:hAnsi="Times New Roman" w:cs="Times New Roman" w:eastAsia="SimSun"/>
                <w:b w:val="0"/>
                <w:bCs w:val="0"/>
                <w:sz w:val="21"/>
                <w:szCs w:val="21"/>
                <w:rPrChange w:id="478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87" w:author="Codex" w:date="2026-10-05T16:32:41.313017+00:00">
              <w:tcPr>
                <w:tcW w:w="0" w:type="auto"/>
                <w:tcBorders>
                  <w:top w:val="nil"/>
                  <w:left w:val="nil"/>
                  <w:bottom w:val="nil"/>
                  <w:right w:val="nil"/>
                </w:tcBorders>
                <w:tcMar>
                  <w:left w:w="102" w:type="dxa"/>
                  <w:right w:w="102" w:type="dxa"/>
                </w:tcMar>
                <w:vAlign w:val="center"/>
              </w:tcPr>
            </w:tcPrChange>
          </w:tcPr>
          <w:p w14:paraId="29726C7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8" w:author="Codex" w:date="2026-10-05T16:32:41.313017+00:00">
                  <w:rPr>
                    <w:bCs w:val="0"/>
                    <w:sz w:val="21"/>
                    <w:szCs w:val="21"/>
                  </w:rPr>
                </w:rPrChange>
              </w:rPr>
              <w:pPrChange w:id="478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89" w:author="Codex" w:date="2026-10-05T16:32:41.313017+00:00">
                  <w:rPr>
                    <w:bCs w:val="0"/>
                    <w:sz w:val="21"/>
                    <w:szCs w:val="21"/>
                  </w:rPr>
                </w:rPrChange>
              </w:rPr>
              <w:t>1.151</w:t>
            </w:r>
            <w:r>
              <w:rPr>
                <w:rFonts w:ascii="Times New Roman" w:hAnsi="Times New Roman" w:cs="Times New Roman" w:eastAsia="SimSun"/>
                <w:b w:val="0"/>
                <w:bCs w:val="0"/>
                <w:sz w:val="21"/>
                <w:szCs w:val="21"/>
                <w:rPrChange w:id="4790" w:author="Codex" w:date="2026-10-05T16:32:41.313017+00:00">
                  <w:rPr>
                    <w:bCs w:val="0"/>
                    <w:sz w:val="21"/>
                    <w:szCs w:val="21"/>
                  </w:rPr>
                </w:rPrChange>
              </w:rPr>
              <w:t>（</w:t>
            </w:r>
            <w:r>
              <w:rPr>
                <w:rFonts w:ascii="Times New Roman" w:hAnsi="Times New Roman" w:cs="Times New Roman" w:eastAsia="SimSun"/>
                <w:b w:val="0"/>
                <w:bCs w:val="0"/>
                <w:sz w:val="21"/>
                <w:szCs w:val="21"/>
                <w:rPrChange w:id="4791" w:author="Codex" w:date="2026-10-05T16:32:41.313017+00:00">
                  <w:rPr>
                    <w:bCs w:val="0"/>
                    <w:sz w:val="21"/>
                    <w:szCs w:val="21"/>
                  </w:rPr>
                </w:rPrChange>
              </w:rPr>
              <w:t>0.925</w:t>
            </w:r>
            <w:r>
              <w:rPr>
                <w:rFonts w:ascii="Times New Roman" w:hAnsi="Times New Roman" w:cs="Times New Roman" w:eastAsia="SimSun"/>
                <w:b w:val="0"/>
                <w:bCs w:val="0"/>
                <w:sz w:val="21"/>
                <w:szCs w:val="21"/>
                <w:rPrChange w:id="4792" w:author="Codex" w:date="2026-10-05T16:32:41.313017+00:00">
                  <w:rPr>
                    <w:bCs w:val="0"/>
                    <w:sz w:val="21"/>
                    <w:szCs w:val="21"/>
                  </w:rPr>
                </w:rPrChange>
              </w:rPr>
              <w:t>，</w:t>
            </w:r>
            <w:r>
              <w:rPr>
                <w:rFonts w:ascii="Times New Roman" w:hAnsi="Times New Roman" w:cs="Times New Roman" w:eastAsia="SimSun"/>
                <w:b w:val="0"/>
                <w:bCs w:val="0"/>
                <w:sz w:val="21"/>
                <w:szCs w:val="21"/>
                <w:rPrChange w:id="4793" w:author="Codex" w:date="2026-10-05T16:32:41.313017+00:00">
                  <w:rPr>
                    <w:bCs w:val="0"/>
                    <w:sz w:val="21"/>
                    <w:szCs w:val="21"/>
                  </w:rPr>
                </w:rPrChange>
              </w:rPr>
              <w:t>1.424</w:t>
            </w:r>
            <w:r>
              <w:rPr>
                <w:rFonts w:ascii="Times New Roman" w:hAnsi="Times New Roman" w:cs="Times New Roman" w:eastAsia="SimSun"/>
                <w:b w:val="0"/>
                <w:bCs w:val="0"/>
                <w:sz w:val="21"/>
                <w:szCs w:val="21"/>
                <w:rPrChange w:id="47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95" w:author="Codex" w:date="2026-10-05T16:32:41.313017+00:00">
              <w:tcPr>
                <w:tcW w:w="0" w:type="auto"/>
                <w:tcBorders>
                  <w:top w:val="nil"/>
                  <w:left w:val="nil"/>
                  <w:bottom w:val="nil"/>
                  <w:right w:val="nil"/>
                </w:tcBorders>
                <w:tcMar>
                  <w:left w:w="102" w:type="dxa"/>
                  <w:right w:w="102" w:type="dxa"/>
                </w:tcMar>
                <w:vAlign w:val="center"/>
              </w:tcPr>
            </w:tcPrChange>
          </w:tcPr>
          <w:p w14:paraId="25B8A56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9" w:author="Codex" w:date="2026-10-05T16:32:41.313017+00:00">
                  <w:rPr>
                    <w:bCs w:val="0"/>
                    <w:sz w:val="21"/>
                    <w:szCs w:val="21"/>
                  </w:rPr>
                </w:rPrChange>
              </w:rPr>
              <w:pPrChange w:id="479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97" w:author="Codex" w:date="2026-10-05T16:32:41.313017+00:00">
                  <w:rPr>
                    <w:bCs w:val="0"/>
                    <w:sz w:val="21"/>
                    <w:szCs w:val="21"/>
                  </w:rPr>
                </w:rPrChange>
              </w:rPr>
              <w:t>0.9861</w:t>
            </w:r>
            <w:r>
              <w:rPr>
                <w:rFonts w:ascii="Times New Roman" w:hAnsi="Times New Roman" w:cs="Times New Roman" w:eastAsia="SimSun"/>
                <w:b w:val="0"/>
                <w:bCs w:val="0"/>
                <w:sz w:val="21"/>
                <w:szCs w:val="21"/>
                <w:rPrChange w:id="4798" w:author="Codex" w:date="2026-10-05T16:32:41.313017+00:00">
                  <w:rPr>
                    <w:bCs w:val="0"/>
                    <w:sz w:val="21"/>
                    <w:szCs w:val="21"/>
                  </w:rPr>
                </w:rPrChange>
              </w:rPr>
              <w:t>（</w:t>
            </w:r>
            <w:r>
              <w:rPr>
                <w:rFonts w:ascii="Times New Roman" w:hAnsi="Times New Roman" w:cs="Times New Roman" w:eastAsia="SimSun"/>
                <w:b w:val="0"/>
                <w:bCs w:val="0"/>
                <w:sz w:val="21"/>
                <w:szCs w:val="21"/>
                <w:rPrChange w:id="4799" w:author="Codex" w:date="2026-10-05T16:32:41.313017+00:00">
                  <w:rPr>
                    <w:bCs w:val="0"/>
                    <w:sz w:val="21"/>
                    <w:szCs w:val="21"/>
                  </w:rPr>
                </w:rPrChange>
              </w:rPr>
              <w:t>0.9604</w:t>
            </w:r>
            <w:r>
              <w:rPr>
                <w:rFonts w:ascii="Times New Roman" w:hAnsi="Times New Roman" w:cs="Times New Roman" w:eastAsia="SimSun"/>
                <w:b w:val="0"/>
                <w:bCs w:val="0"/>
                <w:sz w:val="21"/>
                <w:szCs w:val="21"/>
                <w:rPrChange w:id="4800" w:author="Codex" w:date="2026-10-05T16:32:41.313017+00:00">
                  <w:rPr>
                    <w:bCs w:val="0"/>
                    <w:sz w:val="21"/>
                    <w:szCs w:val="21"/>
                  </w:rPr>
                </w:rPrChange>
              </w:rPr>
              <w:t>，</w:t>
            </w:r>
            <w:r>
              <w:rPr>
                <w:rFonts w:ascii="Times New Roman" w:hAnsi="Times New Roman" w:cs="Times New Roman" w:eastAsia="SimSun"/>
                <w:b w:val="0"/>
                <w:bCs w:val="0"/>
                <w:sz w:val="21"/>
                <w:szCs w:val="21"/>
                <w:rPrChange w:id="4801" w:author="Codex" w:date="2026-10-05T16:32:41.313017+00:00">
                  <w:rPr>
                    <w:bCs w:val="0"/>
                    <w:sz w:val="21"/>
                    <w:szCs w:val="21"/>
                  </w:rPr>
                </w:rPrChange>
              </w:rPr>
              <w:t>1.0075</w:t>
            </w:r>
            <w:r>
              <w:rPr>
                <w:rFonts w:ascii="Times New Roman" w:hAnsi="Times New Roman" w:cs="Times New Roman" w:eastAsia="SimSun"/>
                <w:b w:val="0"/>
                <w:bCs w:val="0"/>
                <w:sz w:val="21"/>
                <w:szCs w:val="21"/>
                <w:rPrChange w:id="4802" w:author="Codex" w:date="2026-10-05T16:32:41.313017+00:00">
                  <w:rPr>
                    <w:bCs w:val="0"/>
                    <w:sz w:val="21"/>
                    <w:szCs w:val="21"/>
                  </w:rPr>
                </w:rPrChange>
              </w:rPr>
              <w:t>）</w:t>
            </w:r>
          </w:p>
        </w:tc>
      </w:tr>
      <w:tr w:rsidR="007622EE" w14:paraId="53DCCF83"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803" w:author="Codex" w:date="2026-10-05T16:32:41.313017+00:00">
              <w:tcPr>
                <w:tcW w:w="0" w:type="auto"/>
                <w:tcBorders>
                  <w:top w:val="nil"/>
                  <w:left w:val="nil"/>
                  <w:bottom w:val="nil"/>
                  <w:right w:val="nil"/>
                </w:tcBorders>
                <w:tcMar>
                  <w:left w:w="102" w:type="dxa"/>
                  <w:right w:w="102" w:type="dxa"/>
                </w:tcMar>
                <w:vAlign w:val="center"/>
              </w:tcPr>
            </w:tcPrChange>
          </w:tcPr>
          <w:p w14:paraId="46451E1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0" w:author="Codex" w:date="2026-10-05T16:32:41.313017+00:00">
                  <w:rPr>
                    <w:bCs w:val="0"/>
                    <w:sz w:val="21"/>
                    <w:szCs w:val="21"/>
                  </w:rPr>
                </w:rPrChange>
              </w:rPr>
              <w:pPrChange w:id="480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05"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4806" w:author="Codex" w:date="2026-10-05T16:32:41.313017+00:00">
              <w:tcPr>
                <w:tcW w:w="0" w:type="auto"/>
                <w:tcBorders>
                  <w:top w:val="nil"/>
                  <w:left w:val="nil"/>
                  <w:bottom w:val="nil"/>
                  <w:right w:val="nil"/>
                </w:tcBorders>
                <w:tcMar>
                  <w:left w:w="102" w:type="dxa"/>
                  <w:right w:w="102" w:type="dxa"/>
                </w:tcMar>
                <w:vAlign w:val="center"/>
              </w:tcPr>
            </w:tcPrChange>
          </w:tcPr>
          <w:p w14:paraId="64A00B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1" w:author="Codex" w:date="2026-10-05T16:32:41.313017+00:00">
                  <w:rPr>
                    <w:bCs w:val="0"/>
                    <w:sz w:val="21"/>
                    <w:szCs w:val="21"/>
                  </w:rPr>
                </w:rPrChange>
              </w:rPr>
              <w:pPrChange w:id="480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08" w:author="Codex" w:date="2026-10-05T16:32:41.313017+00:00">
                  <w:rPr>
                    <w:bCs w:val="0"/>
                    <w:sz w:val="21"/>
                    <w:szCs w:val="21"/>
                  </w:rPr>
                </w:rPrChange>
              </w:rPr>
              <w:t>2121</w:t>
            </w:r>
          </w:p>
        </w:tc>
        <w:tc>
          <w:tcPr>
            <w:tcW w:w="0" w:type="auto"/>
            <w:tcBorders>
              <w:top w:val="nil"/>
              <w:left w:val="nil"/>
              <w:bottom w:val="nil"/>
              <w:right w:val="nil"/>
              <w:insideH w:val="nil"/>
              <w:insideV w:val="nil"/>
            </w:tcBorders>
            <w:tcMar>
              <w:left w:w="102" w:type="dxa"/>
              <w:right w:w="102" w:type="dxa"/>
            </w:tcMar>
            <w:vAlign w:val="center"/>
            <w:tcPrChange w:id="4809" w:author="Codex" w:date="2026-10-05T16:32:41.313017+00:00">
              <w:tcPr>
                <w:tcW w:w="0" w:type="auto"/>
                <w:tcBorders>
                  <w:top w:val="nil"/>
                  <w:left w:val="nil"/>
                  <w:bottom w:val="nil"/>
                  <w:right w:val="nil"/>
                </w:tcBorders>
                <w:tcMar>
                  <w:left w:w="102" w:type="dxa"/>
                  <w:right w:w="102" w:type="dxa"/>
                </w:tcMar>
                <w:vAlign w:val="center"/>
              </w:tcPr>
            </w:tcPrChange>
          </w:tcPr>
          <w:p w14:paraId="6ADBBD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2" w:author="Codex" w:date="2026-10-05T16:32:41.313017+00:00">
                  <w:rPr>
                    <w:bCs w:val="0"/>
                    <w:sz w:val="21"/>
                    <w:szCs w:val="21"/>
                  </w:rPr>
                </w:rPrChange>
              </w:rPr>
              <w:pPrChange w:id="481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11" w:author="Codex" w:date="2026-10-05T16:32:41.313017+00:00">
                  <w:rPr>
                    <w:bCs w:val="0"/>
                    <w:sz w:val="21"/>
                    <w:szCs w:val="21"/>
                  </w:rPr>
                </w:rPrChange>
              </w:rPr>
              <w:t>0.966</w:t>
            </w:r>
            <w:r>
              <w:rPr>
                <w:rFonts w:ascii="Times New Roman" w:hAnsi="Times New Roman" w:cs="Times New Roman" w:eastAsia="SimSun"/>
                <w:b w:val="0"/>
                <w:bCs w:val="0"/>
                <w:sz w:val="21"/>
                <w:szCs w:val="21"/>
                <w:rPrChange w:id="4812" w:author="Codex" w:date="2026-10-05T16:32:41.313017+00:00">
                  <w:rPr>
                    <w:bCs w:val="0"/>
                    <w:sz w:val="21"/>
                    <w:szCs w:val="21"/>
                  </w:rPr>
                </w:rPrChange>
              </w:rPr>
              <w:t>（</w:t>
            </w:r>
            <w:r>
              <w:rPr>
                <w:rFonts w:ascii="Times New Roman" w:hAnsi="Times New Roman" w:cs="Times New Roman" w:eastAsia="SimSun"/>
                <w:b w:val="0"/>
                <w:bCs w:val="0"/>
                <w:sz w:val="21"/>
                <w:szCs w:val="21"/>
                <w:rPrChange w:id="4813" w:author="Codex" w:date="2026-10-05T16:32:41.313017+00:00">
                  <w:rPr>
                    <w:bCs w:val="0"/>
                    <w:sz w:val="21"/>
                    <w:szCs w:val="21"/>
                  </w:rPr>
                </w:rPrChange>
              </w:rPr>
              <w:t>0.779</w:t>
            </w:r>
            <w:r>
              <w:rPr>
                <w:rFonts w:ascii="Times New Roman" w:hAnsi="Times New Roman" w:cs="Times New Roman" w:eastAsia="SimSun"/>
                <w:b w:val="0"/>
                <w:bCs w:val="0"/>
                <w:sz w:val="21"/>
                <w:szCs w:val="21"/>
                <w:rPrChange w:id="4814" w:author="Codex" w:date="2026-10-05T16:32:41.313017+00:00">
                  <w:rPr>
                    <w:bCs w:val="0"/>
                    <w:sz w:val="21"/>
                    <w:szCs w:val="21"/>
                  </w:rPr>
                </w:rPrChange>
              </w:rPr>
              <w:t>，</w:t>
            </w:r>
            <w:r>
              <w:rPr>
                <w:rFonts w:ascii="Times New Roman" w:hAnsi="Times New Roman" w:cs="Times New Roman" w:eastAsia="SimSun"/>
                <w:b w:val="0"/>
                <w:bCs w:val="0"/>
                <w:sz w:val="21"/>
                <w:szCs w:val="21"/>
                <w:rPrChange w:id="4815" w:author="Codex" w:date="2026-10-05T16:32:41.313017+00:00">
                  <w:rPr>
                    <w:bCs w:val="0"/>
                    <w:sz w:val="21"/>
                    <w:szCs w:val="21"/>
                  </w:rPr>
                </w:rPrChange>
              </w:rPr>
              <w:t>1.181</w:t>
            </w:r>
            <w:r>
              <w:rPr>
                <w:rFonts w:ascii="Times New Roman" w:hAnsi="Times New Roman" w:cs="Times New Roman" w:eastAsia="SimSun"/>
                <w:b w:val="0"/>
                <w:bCs w:val="0"/>
                <w:sz w:val="21"/>
                <w:szCs w:val="21"/>
                <w:rPrChange w:id="481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17" w:author="Codex" w:date="2026-10-05T16:32:41.313017+00:00">
              <w:tcPr>
                <w:tcW w:w="0" w:type="auto"/>
                <w:tcBorders>
                  <w:top w:val="nil"/>
                  <w:left w:val="nil"/>
                  <w:bottom w:val="nil"/>
                  <w:right w:val="nil"/>
                </w:tcBorders>
                <w:tcMar>
                  <w:left w:w="102" w:type="dxa"/>
                  <w:right w:w="102" w:type="dxa"/>
                </w:tcMar>
                <w:vAlign w:val="center"/>
              </w:tcPr>
            </w:tcPrChange>
          </w:tcPr>
          <w:p w14:paraId="0AF1C8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3" w:author="Codex" w:date="2026-10-05T16:32:41.313017+00:00">
                  <w:rPr>
                    <w:bCs w:val="0"/>
                    <w:sz w:val="21"/>
                    <w:szCs w:val="21"/>
                  </w:rPr>
                </w:rPrChange>
              </w:rPr>
              <w:pPrChange w:id="481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19" w:author="Codex" w:date="2026-10-05T16:32:41.313017+00:00">
                  <w:rPr>
                    <w:bCs w:val="0"/>
                    <w:sz w:val="21"/>
                    <w:szCs w:val="21"/>
                  </w:rPr>
                </w:rPrChange>
              </w:rPr>
              <w:t>0.969</w:t>
            </w:r>
            <w:r>
              <w:rPr>
                <w:rFonts w:ascii="Times New Roman" w:hAnsi="Times New Roman" w:cs="Times New Roman" w:eastAsia="SimSun"/>
                <w:b w:val="0"/>
                <w:bCs w:val="0"/>
                <w:sz w:val="21"/>
                <w:szCs w:val="21"/>
                <w:rPrChange w:id="4820" w:author="Codex" w:date="2026-10-05T16:32:41.313017+00:00">
                  <w:rPr>
                    <w:bCs w:val="0"/>
                    <w:sz w:val="21"/>
                    <w:szCs w:val="21"/>
                  </w:rPr>
                </w:rPrChange>
              </w:rPr>
              <w:t>（</w:t>
            </w:r>
            <w:r>
              <w:rPr>
                <w:rFonts w:ascii="Times New Roman" w:hAnsi="Times New Roman" w:cs="Times New Roman" w:eastAsia="SimSun"/>
                <w:b w:val="0"/>
                <w:bCs w:val="0"/>
                <w:sz w:val="21"/>
                <w:szCs w:val="21"/>
                <w:rPrChange w:id="4821" w:author="Codex" w:date="2026-10-05T16:32:41.313017+00:00">
                  <w:rPr>
                    <w:bCs w:val="0"/>
                    <w:sz w:val="21"/>
                    <w:szCs w:val="21"/>
                  </w:rPr>
                </w:rPrChange>
              </w:rPr>
              <w:t>0.779</w:t>
            </w:r>
            <w:r>
              <w:rPr>
                <w:rFonts w:ascii="Times New Roman" w:hAnsi="Times New Roman" w:cs="Times New Roman" w:eastAsia="SimSun"/>
                <w:b w:val="0"/>
                <w:bCs w:val="0"/>
                <w:sz w:val="21"/>
                <w:szCs w:val="21"/>
                <w:rPrChange w:id="4822" w:author="Codex" w:date="2026-10-05T16:32:41.313017+00:00">
                  <w:rPr>
                    <w:bCs w:val="0"/>
                    <w:sz w:val="21"/>
                    <w:szCs w:val="21"/>
                  </w:rPr>
                </w:rPrChange>
              </w:rPr>
              <w:t>，</w:t>
            </w:r>
            <w:r>
              <w:rPr>
                <w:rFonts w:ascii="Times New Roman" w:hAnsi="Times New Roman" w:cs="Times New Roman" w:eastAsia="SimSun"/>
                <w:b w:val="0"/>
                <w:bCs w:val="0"/>
                <w:sz w:val="21"/>
                <w:szCs w:val="21"/>
                <w:rPrChange w:id="4823" w:author="Codex" w:date="2026-10-05T16:32:41.313017+00:00">
                  <w:rPr>
                    <w:bCs w:val="0"/>
                    <w:sz w:val="21"/>
                    <w:szCs w:val="21"/>
                  </w:rPr>
                </w:rPrChange>
              </w:rPr>
              <w:t>1.180</w:t>
            </w:r>
            <w:r>
              <w:rPr>
                <w:rFonts w:ascii="Times New Roman" w:hAnsi="Times New Roman" w:cs="Times New Roman" w:eastAsia="SimSun"/>
                <w:b w:val="0"/>
                <w:bCs w:val="0"/>
                <w:sz w:val="21"/>
                <w:szCs w:val="21"/>
                <w:rPrChange w:id="48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25" w:author="Codex" w:date="2026-10-05T16:32:41.313017+00:00">
              <w:tcPr>
                <w:tcW w:w="0" w:type="auto"/>
                <w:tcBorders>
                  <w:top w:val="nil"/>
                  <w:left w:val="nil"/>
                  <w:bottom w:val="nil"/>
                  <w:right w:val="nil"/>
                </w:tcBorders>
                <w:tcMar>
                  <w:left w:w="102" w:type="dxa"/>
                  <w:right w:w="102" w:type="dxa"/>
                </w:tcMar>
                <w:vAlign w:val="center"/>
              </w:tcPr>
            </w:tcPrChange>
          </w:tcPr>
          <w:p w14:paraId="78B85D3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4" w:author="Codex" w:date="2026-10-05T16:32:41.313017+00:00">
                  <w:rPr>
                    <w:bCs w:val="0"/>
                    <w:sz w:val="21"/>
                    <w:szCs w:val="21"/>
                  </w:rPr>
                </w:rPrChange>
              </w:rPr>
              <w:pPrChange w:id="482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27" w:author="Codex" w:date="2026-10-05T16:32:41.313017+00:00">
                  <w:rPr>
                    <w:bCs w:val="0"/>
                    <w:sz w:val="21"/>
                    <w:szCs w:val="21"/>
                  </w:rPr>
                </w:rPrChange>
              </w:rPr>
              <w:t>0.9968</w:t>
            </w:r>
            <w:r>
              <w:rPr>
                <w:rFonts w:ascii="Times New Roman" w:hAnsi="Times New Roman" w:cs="Times New Roman" w:eastAsia="SimSun"/>
                <w:b w:val="0"/>
                <w:bCs w:val="0"/>
                <w:sz w:val="21"/>
                <w:szCs w:val="21"/>
                <w:rPrChange w:id="4828" w:author="Codex" w:date="2026-10-05T16:32:41.313017+00:00">
                  <w:rPr>
                    <w:bCs w:val="0"/>
                    <w:sz w:val="21"/>
                    <w:szCs w:val="21"/>
                  </w:rPr>
                </w:rPrChange>
              </w:rPr>
              <w:t>（</w:t>
            </w:r>
            <w:r>
              <w:rPr>
                <w:rFonts w:ascii="Times New Roman" w:hAnsi="Times New Roman" w:cs="Times New Roman" w:eastAsia="SimSun"/>
                <w:b w:val="0"/>
                <w:bCs w:val="0"/>
                <w:sz w:val="21"/>
                <w:szCs w:val="21"/>
                <w:rPrChange w:id="4829" w:author="Codex" w:date="2026-10-05T16:32:41.313017+00:00">
                  <w:rPr>
                    <w:bCs w:val="0"/>
                    <w:sz w:val="21"/>
                    <w:szCs w:val="21"/>
                  </w:rPr>
                </w:rPrChange>
              </w:rPr>
              <w:t>0.9827</w:t>
            </w:r>
            <w:r>
              <w:rPr>
                <w:rFonts w:ascii="Times New Roman" w:hAnsi="Times New Roman" w:cs="Times New Roman" w:eastAsia="SimSun"/>
                <w:b w:val="0"/>
                <w:bCs w:val="0"/>
                <w:sz w:val="21"/>
                <w:szCs w:val="21"/>
                <w:rPrChange w:id="4830" w:author="Codex" w:date="2026-10-05T16:32:41.313017+00:00">
                  <w:rPr>
                    <w:bCs w:val="0"/>
                    <w:sz w:val="21"/>
                    <w:szCs w:val="21"/>
                  </w:rPr>
                </w:rPrChange>
              </w:rPr>
              <w:t>，</w:t>
            </w:r>
            <w:r>
              <w:rPr>
                <w:rFonts w:ascii="Times New Roman" w:hAnsi="Times New Roman" w:cs="Times New Roman" w:eastAsia="SimSun"/>
                <w:b w:val="0"/>
                <w:bCs w:val="0"/>
                <w:sz w:val="21"/>
                <w:szCs w:val="21"/>
                <w:rPrChange w:id="4831" w:author="Codex" w:date="2026-10-05T16:32:41.313017+00:00">
                  <w:rPr>
                    <w:bCs w:val="0"/>
                    <w:sz w:val="21"/>
                    <w:szCs w:val="21"/>
                  </w:rPr>
                </w:rPrChange>
              </w:rPr>
              <w:t>1.0200</w:t>
            </w:r>
            <w:r>
              <w:rPr>
                <w:rFonts w:ascii="Times New Roman" w:hAnsi="Times New Roman" w:cs="Times New Roman" w:eastAsia="SimSun"/>
                <w:b w:val="0"/>
                <w:bCs w:val="0"/>
                <w:sz w:val="21"/>
                <w:szCs w:val="21"/>
                <w:rPrChange w:id="4832" w:author="Codex" w:date="2026-10-05T16:32:41.313017+00:00">
                  <w:rPr>
                    <w:bCs w:val="0"/>
                    <w:sz w:val="21"/>
                    <w:szCs w:val="21"/>
                  </w:rPr>
                </w:rPrChange>
              </w:rPr>
              <w:t>）</w:t>
            </w:r>
          </w:p>
        </w:tc>
      </w:tr>
      <w:tr w:rsidR="007622EE" w14:paraId="6870391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833" w:author="Codex" w:date="2026-10-05T16:32:41.313017+00:00">
              <w:tcPr>
                <w:tcW w:w="0" w:type="auto"/>
                <w:tcBorders>
                  <w:top w:val="nil"/>
                  <w:left w:val="nil"/>
                  <w:bottom w:val="nil"/>
                  <w:right w:val="nil"/>
                </w:tcBorders>
                <w:tcMar>
                  <w:left w:w="102" w:type="dxa"/>
                  <w:right w:w="102" w:type="dxa"/>
                </w:tcMar>
                <w:vAlign w:val="center"/>
              </w:tcPr>
            </w:tcPrChange>
          </w:tcPr>
          <w:p w14:paraId="5911A7D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5" w:author="Codex" w:date="2026-10-05T16:32:41.313017+00:00">
                  <w:rPr>
                    <w:bCs w:val="0"/>
                    <w:sz w:val="21"/>
                    <w:szCs w:val="21"/>
                  </w:rPr>
                </w:rPrChange>
              </w:rPr>
              <w:pPrChange w:id="483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3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4836" w:author="Codex" w:date="2026-10-05T16:32:41.313017+00:00">
              <w:tcPr>
                <w:tcW w:w="0" w:type="auto"/>
                <w:tcBorders>
                  <w:top w:val="nil"/>
                  <w:left w:val="nil"/>
                  <w:bottom w:val="nil"/>
                  <w:right w:val="nil"/>
                </w:tcBorders>
                <w:tcMar>
                  <w:left w:w="102" w:type="dxa"/>
                  <w:right w:w="102" w:type="dxa"/>
                </w:tcMar>
                <w:vAlign w:val="center"/>
              </w:tcPr>
            </w:tcPrChange>
          </w:tcPr>
          <w:p w14:paraId="15608F0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6" w:author="Codex" w:date="2026-10-05T16:32:41.313017+00:00">
                  <w:rPr>
                    <w:bCs w:val="0"/>
                    <w:sz w:val="21"/>
                    <w:szCs w:val="21"/>
                  </w:rPr>
                </w:rPrChange>
              </w:rPr>
              <w:pPrChange w:id="483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38" w:author="Codex" w:date="2026-10-05T16:32:41.313017+00:00">
                  <w:rPr>
                    <w:bCs w:val="0"/>
                    <w:sz w:val="21"/>
                    <w:szCs w:val="21"/>
                  </w:rPr>
                </w:rPrChange>
              </w:rPr>
              <w:t>6331</w:t>
            </w:r>
          </w:p>
        </w:tc>
        <w:tc>
          <w:tcPr>
            <w:tcW w:w="0" w:type="auto"/>
            <w:tcBorders>
              <w:top w:val="nil"/>
              <w:left w:val="nil"/>
              <w:bottom w:val="nil"/>
              <w:right w:val="nil"/>
              <w:insideH w:val="nil"/>
              <w:insideV w:val="nil"/>
            </w:tcBorders>
            <w:tcMar>
              <w:left w:w="102" w:type="dxa"/>
              <w:right w:w="102" w:type="dxa"/>
            </w:tcMar>
            <w:vAlign w:val="center"/>
            <w:tcPrChange w:id="4839" w:author="Codex" w:date="2026-10-05T16:32:41.313017+00:00">
              <w:tcPr>
                <w:tcW w:w="0" w:type="auto"/>
                <w:tcBorders>
                  <w:top w:val="nil"/>
                  <w:left w:val="nil"/>
                  <w:bottom w:val="nil"/>
                  <w:right w:val="nil"/>
                </w:tcBorders>
                <w:tcMar>
                  <w:left w:w="102" w:type="dxa"/>
                  <w:right w:w="102" w:type="dxa"/>
                </w:tcMar>
                <w:vAlign w:val="center"/>
              </w:tcPr>
            </w:tcPrChange>
          </w:tcPr>
          <w:p w14:paraId="345B50D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7" w:author="Codex" w:date="2026-10-05T16:32:41.313017+00:00">
                  <w:rPr>
                    <w:bCs w:val="0"/>
                    <w:sz w:val="21"/>
                    <w:szCs w:val="21"/>
                  </w:rPr>
                </w:rPrChange>
              </w:rPr>
              <w:pPrChange w:id="484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41" w:author="Codex" w:date="2026-10-05T16:32:41.313017+00:00">
                  <w:rPr>
                    <w:bCs w:val="0"/>
                    <w:sz w:val="21"/>
                    <w:szCs w:val="21"/>
                  </w:rPr>
                </w:rPrChange>
              </w:rPr>
              <w:t>1.177</w:t>
            </w:r>
            <w:r>
              <w:rPr>
                <w:rFonts w:ascii="Times New Roman" w:hAnsi="Times New Roman" w:cs="Times New Roman" w:eastAsia="SimSun"/>
                <w:b w:val="0"/>
                <w:bCs w:val="0"/>
                <w:sz w:val="21"/>
                <w:szCs w:val="21"/>
                <w:rPrChange w:id="4842" w:author="Codex" w:date="2026-10-05T16:32:41.313017+00:00">
                  <w:rPr>
                    <w:bCs w:val="0"/>
                    <w:sz w:val="21"/>
                    <w:szCs w:val="21"/>
                  </w:rPr>
                </w:rPrChange>
              </w:rPr>
              <w:t>（</w:t>
            </w:r>
            <w:r>
              <w:rPr>
                <w:rFonts w:ascii="Times New Roman" w:hAnsi="Times New Roman" w:cs="Times New Roman" w:eastAsia="SimSun"/>
                <w:b w:val="0"/>
                <w:bCs w:val="0"/>
                <w:sz w:val="21"/>
                <w:szCs w:val="21"/>
                <w:rPrChange w:id="4843" w:author="Codex" w:date="2026-10-05T16:32:41.313017+00:00">
                  <w:rPr>
                    <w:bCs w:val="0"/>
                    <w:sz w:val="21"/>
                    <w:szCs w:val="21"/>
                  </w:rPr>
                </w:rPrChange>
              </w:rPr>
              <w:t>1.026</w:t>
            </w:r>
            <w:r>
              <w:rPr>
                <w:rFonts w:ascii="Times New Roman" w:hAnsi="Times New Roman" w:cs="Times New Roman" w:eastAsia="SimSun"/>
                <w:b w:val="0"/>
                <w:bCs w:val="0"/>
                <w:sz w:val="21"/>
                <w:szCs w:val="21"/>
                <w:rPrChange w:id="4844" w:author="Codex" w:date="2026-10-05T16:32:41.313017+00:00">
                  <w:rPr>
                    <w:bCs w:val="0"/>
                    <w:sz w:val="21"/>
                    <w:szCs w:val="21"/>
                  </w:rPr>
                </w:rPrChange>
              </w:rPr>
              <w:t>，</w:t>
            </w:r>
            <w:r>
              <w:rPr>
                <w:rFonts w:ascii="Times New Roman" w:hAnsi="Times New Roman" w:cs="Times New Roman" w:eastAsia="SimSun"/>
                <w:b w:val="0"/>
                <w:bCs w:val="0"/>
                <w:sz w:val="21"/>
                <w:szCs w:val="21"/>
                <w:rPrChange w:id="4845" w:author="Codex" w:date="2026-10-05T16:32:41.313017+00:00">
                  <w:rPr>
                    <w:bCs w:val="0"/>
                    <w:sz w:val="21"/>
                    <w:szCs w:val="21"/>
                  </w:rPr>
                </w:rPrChange>
              </w:rPr>
              <w:t>1.367</w:t>
            </w:r>
            <w:r>
              <w:rPr>
                <w:rFonts w:ascii="Times New Roman" w:hAnsi="Times New Roman" w:cs="Times New Roman" w:eastAsia="SimSun"/>
                <w:b w:val="0"/>
                <w:bCs w:val="0"/>
                <w:sz w:val="21"/>
                <w:szCs w:val="21"/>
                <w:rPrChange w:id="484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47" w:author="Codex" w:date="2026-10-05T16:32:41.313017+00:00">
              <w:tcPr>
                <w:tcW w:w="0" w:type="auto"/>
                <w:tcBorders>
                  <w:top w:val="nil"/>
                  <w:left w:val="nil"/>
                  <w:bottom w:val="nil"/>
                  <w:right w:val="nil"/>
                </w:tcBorders>
                <w:tcMar>
                  <w:left w:w="102" w:type="dxa"/>
                  <w:right w:w="102" w:type="dxa"/>
                </w:tcMar>
                <w:vAlign w:val="center"/>
              </w:tcPr>
            </w:tcPrChange>
          </w:tcPr>
          <w:p w14:paraId="2E3A01E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8" w:author="Codex" w:date="2026-10-05T16:32:41.313017+00:00">
                  <w:rPr>
                    <w:bCs w:val="0"/>
                    <w:sz w:val="21"/>
                    <w:szCs w:val="21"/>
                  </w:rPr>
                </w:rPrChange>
              </w:rPr>
              <w:pPrChange w:id="484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49" w:author="Codex" w:date="2026-10-05T16:32:41.313017+00:00">
                  <w:rPr>
                    <w:bCs w:val="0"/>
                    <w:sz w:val="21"/>
                    <w:szCs w:val="21"/>
                  </w:rPr>
                </w:rPrChange>
              </w:rPr>
              <w:t>1.179</w:t>
            </w:r>
            <w:r>
              <w:rPr>
                <w:rFonts w:ascii="Times New Roman" w:hAnsi="Times New Roman" w:cs="Times New Roman" w:eastAsia="SimSun"/>
                <w:b w:val="0"/>
                <w:bCs w:val="0"/>
                <w:sz w:val="21"/>
                <w:szCs w:val="21"/>
                <w:rPrChange w:id="4850" w:author="Codex" w:date="2026-10-05T16:32:41.313017+00:00">
                  <w:rPr>
                    <w:bCs w:val="0"/>
                    <w:sz w:val="21"/>
                    <w:szCs w:val="21"/>
                  </w:rPr>
                </w:rPrChange>
              </w:rPr>
              <w:t>（</w:t>
            </w:r>
            <w:r>
              <w:rPr>
                <w:rFonts w:ascii="Times New Roman" w:hAnsi="Times New Roman" w:cs="Times New Roman" w:eastAsia="SimSun"/>
                <w:b w:val="0"/>
                <w:bCs w:val="0"/>
                <w:sz w:val="21"/>
                <w:szCs w:val="21"/>
                <w:rPrChange w:id="4851" w:author="Codex" w:date="2026-10-05T16:32:41.313017+00:00">
                  <w:rPr>
                    <w:bCs w:val="0"/>
                    <w:sz w:val="21"/>
                    <w:szCs w:val="21"/>
                  </w:rPr>
                </w:rPrChange>
              </w:rPr>
              <w:t>1.027</w:t>
            </w:r>
            <w:r>
              <w:rPr>
                <w:rFonts w:ascii="Times New Roman" w:hAnsi="Times New Roman" w:cs="Times New Roman" w:eastAsia="SimSun"/>
                <w:b w:val="0"/>
                <w:bCs w:val="0"/>
                <w:sz w:val="21"/>
                <w:szCs w:val="21"/>
                <w:rPrChange w:id="4852" w:author="Codex" w:date="2026-10-05T16:32:41.313017+00:00">
                  <w:rPr>
                    <w:bCs w:val="0"/>
                    <w:sz w:val="21"/>
                    <w:szCs w:val="21"/>
                  </w:rPr>
                </w:rPrChange>
              </w:rPr>
              <w:t>，</w:t>
            </w:r>
            <w:r>
              <w:rPr>
                <w:rFonts w:ascii="Times New Roman" w:hAnsi="Times New Roman" w:cs="Times New Roman" w:eastAsia="SimSun"/>
                <w:b w:val="0"/>
                <w:bCs w:val="0"/>
                <w:sz w:val="21"/>
                <w:szCs w:val="21"/>
                <w:rPrChange w:id="4853" w:author="Codex" w:date="2026-10-05T16:32:41.313017+00:00">
                  <w:rPr>
                    <w:bCs w:val="0"/>
                    <w:sz w:val="21"/>
                    <w:szCs w:val="21"/>
                  </w:rPr>
                </w:rPrChange>
              </w:rPr>
              <w:t>1.371</w:t>
            </w:r>
            <w:r>
              <w:rPr>
                <w:rFonts w:ascii="Times New Roman" w:hAnsi="Times New Roman" w:cs="Times New Roman" w:eastAsia="SimSun"/>
                <w:b w:val="0"/>
                <w:bCs w:val="0"/>
                <w:sz w:val="21"/>
                <w:szCs w:val="21"/>
                <w:rPrChange w:id="485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55" w:author="Codex" w:date="2026-10-05T16:32:41.313017+00:00">
              <w:tcPr>
                <w:tcW w:w="0" w:type="auto"/>
                <w:tcBorders>
                  <w:top w:val="nil"/>
                  <w:left w:val="nil"/>
                  <w:bottom w:val="nil"/>
                  <w:right w:val="nil"/>
                </w:tcBorders>
                <w:tcMar>
                  <w:left w:w="102" w:type="dxa"/>
                  <w:right w:w="102" w:type="dxa"/>
                </w:tcMar>
                <w:vAlign w:val="center"/>
              </w:tcPr>
            </w:tcPrChange>
          </w:tcPr>
          <w:p w14:paraId="0267F00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9" w:author="Codex" w:date="2026-10-05T16:32:41.313017+00:00">
                  <w:rPr>
                    <w:bCs w:val="0"/>
                    <w:sz w:val="21"/>
                    <w:szCs w:val="21"/>
                  </w:rPr>
                </w:rPrChange>
              </w:rPr>
              <w:pPrChange w:id="485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57" w:author="Codex" w:date="2026-10-05T16:32:41.313017+00:00">
                  <w:rPr>
                    <w:bCs w:val="0"/>
                    <w:sz w:val="21"/>
                    <w:szCs w:val="21"/>
                  </w:rPr>
                </w:rPrChange>
              </w:rPr>
              <w:t>0.9986</w:t>
            </w:r>
            <w:r>
              <w:rPr>
                <w:rFonts w:ascii="Times New Roman" w:hAnsi="Times New Roman" w:cs="Times New Roman" w:eastAsia="SimSun"/>
                <w:b w:val="0"/>
                <w:bCs w:val="0"/>
                <w:sz w:val="21"/>
                <w:szCs w:val="21"/>
                <w:rPrChange w:id="4858" w:author="Codex" w:date="2026-10-05T16:32:41.313017+00:00">
                  <w:rPr>
                    <w:bCs w:val="0"/>
                    <w:sz w:val="21"/>
                    <w:szCs w:val="21"/>
                  </w:rPr>
                </w:rPrChange>
              </w:rPr>
              <w:t>（</w:t>
            </w:r>
            <w:r>
              <w:rPr>
                <w:rFonts w:ascii="Times New Roman" w:hAnsi="Times New Roman" w:cs="Times New Roman" w:eastAsia="SimSun"/>
                <w:b w:val="0"/>
                <w:bCs w:val="0"/>
                <w:sz w:val="21"/>
                <w:szCs w:val="21"/>
                <w:rPrChange w:id="4859" w:author="Codex" w:date="2026-10-05T16:32:41.313017+00:00">
                  <w:rPr>
                    <w:bCs w:val="0"/>
                    <w:sz w:val="21"/>
                    <w:szCs w:val="21"/>
                  </w:rPr>
                </w:rPrChange>
              </w:rPr>
              <w:t>0.9931</w:t>
            </w:r>
            <w:r>
              <w:rPr>
                <w:rFonts w:ascii="Times New Roman" w:hAnsi="Times New Roman" w:cs="Times New Roman" w:eastAsia="SimSun"/>
                <w:b w:val="0"/>
                <w:bCs w:val="0"/>
                <w:sz w:val="21"/>
                <w:szCs w:val="21"/>
                <w:rPrChange w:id="4860" w:author="Codex" w:date="2026-10-05T16:32:41.313017+00:00">
                  <w:rPr>
                    <w:bCs w:val="0"/>
                    <w:sz w:val="21"/>
                    <w:szCs w:val="21"/>
                  </w:rPr>
                </w:rPrChange>
              </w:rPr>
              <w:t>，</w:t>
            </w:r>
            <w:r>
              <w:rPr>
                <w:rFonts w:ascii="Times New Roman" w:hAnsi="Times New Roman" w:cs="Times New Roman" w:eastAsia="SimSun"/>
                <w:b w:val="0"/>
                <w:bCs w:val="0"/>
                <w:sz w:val="21"/>
                <w:szCs w:val="21"/>
                <w:rPrChange w:id="4861" w:author="Codex" w:date="2026-10-05T16:32:41.313017+00:00">
                  <w:rPr>
                    <w:bCs w:val="0"/>
                    <w:sz w:val="21"/>
                    <w:szCs w:val="21"/>
                  </w:rPr>
                </w:rPrChange>
              </w:rPr>
              <w:t>1.0048</w:t>
            </w:r>
            <w:r>
              <w:rPr>
                <w:rFonts w:ascii="Times New Roman" w:hAnsi="Times New Roman" w:cs="Times New Roman" w:eastAsia="SimSun"/>
                <w:b w:val="0"/>
                <w:bCs w:val="0"/>
                <w:sz w:val="21"/>
                <w:szCs w:val="21"/>
                <w:rPrChange w:id="4862" w:author="Codex" w:date="2026-10-05T16:32:41.313017+00:00">
                  <w:rPr>
                    <w:bCs w:val="0"/>
                    <w:sz w:val="21"/>
                    <w:szCs w:val="21"/>
                  </w:rPr>
                </w:rPrChange>
              </w:rPr>
              <w:t>）</w:t>
            </w:r>
          </w:p>
        </w:tc>
      </w:tr>
      <w:tr w:rsidR="007622EE" w14:paraId="374B857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Change w:id="486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44A636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0" w:author="Codex" w:date="2026-10-05T16:32:41.313017+00:00">
                  <w:rPr>
                    <w:bCs w:val="0"/>
                    <w:sz w:val="21"/>
                    <w:szCs w:val="21"/>
                  </w:rPr>
                </w:rPrChange>
              </w:rPr>
              <w:pPrChange w:id="486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65"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486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4D4143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1" w:author="Codex" w:date="2026-10-05T16:32:41.313017+00:00">
                  <w:rPr>
                    <w:bCs w:val="0"/>
                    <w:sz w:val="21"/>
                    <w:szCs w:val="21"/>
                  </w:rPr>
                </w:rPrChange>
              </w:rPr>
              <w:pPrChange w:id="486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68" w:author="Codex" w:date="2026-10-05T16:32:41.313017+00:00">
                  <w:rPr>
                    <w:bCs w:val="0"/>
                    <w:sz w:val="21"/>
                    <w:szCs w:val="21"/>
                  </w:rPr>
                </w:rPrChange>
              </w:rPr>
              <w:t>5757</w:t>
            </w:r>
          </w:p>
        </w:tc>
        <w:tc>
          <w:tcPr>
            <w:tcW w:w="0" w:type="auto"/>
            <w:tcBorders>
              <w:top w:val="nil"/>
              <w:left w:val="nil"/>
              <w:bottom w:val="single" w:sz="12" w:color="000000"/>
              <w:right w:val="nil"/>
              <w:insideH w:val="nil"/>
              <w:insideV w:val="nil"/>
            </w:tcBorders>
            <w:tcMar>
              <w:left w:w="102" w:type="dxa"/>
              <w:right w:w="102" w:type="dxa"/>
            </w:tcMar>
            <w:vAlign w:val="center"/>
            <w:tcPrChange w:id="486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717C1B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2" w:author="Codex" w:date="2026-10-05T16:32:41.313017+00:00">
                  <w:rPr>
                    <w:bCs w:val="0"/>
                    <w:sz w:val="21"/>
                    <w:szCs w:val="21"/>
                  </w:rPr>
                </w:rPrChange>
              </w:rPr>
              <w:pPrChange w:id="487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71" w:author="Codex" w:date="2026-10-05T16:32:41.313017+00:00">
                  <w:rPr>
                    <w:bCs w:val="0"/>
                    <w:sz w:val="21"/>
                    <w:szCs w:val="21"/>
                  </w:rPr>
                </w:rPrChange>
              </w:rPr>
              <w:t>1.104</w:t>
            </w:r>
            <w:r>
              <w:rPr>
                <w:rFonts w:ascii="Times New Roman" w:hAnsi="Times New Roman" w:cs="Times New Roman" w:eastAsia="SimSun"/>
                <w:b w:val="0"/>
                <w:bCs w:val="0"/>
                <w:sz w:val="21"/>
                <w:szCs w:val="21"/>
                <w:rPrChange w:id="4872" w:author="Codex" w:date="2026-10-05T16:32:41.313017+00:00">
                  <w:rPr>
                    <w:bCs w:val="0"/>
                    <w:sz w:val="21"/>
                    <w:szCs w:val="21"/>
                  </w:rPr>
                </w:rPrChange>
              </w:rPr>
              <w:t>（</w:t>
            </w:r>
            <w:r>
              <w:rPr>
                <w:rFonts w:ascii="Times New Roman" w:hAnsi="Times New Roman" w:cs="Times New Roman" w:eastAsia="SimSun"/>
                <w:b w:val="0"/>
                <w:bCs w:val="0"/>
                <w:sz w:val="21"/>
                <w:szCs w:val="21"/>
                <w:rPrChange w:id="4873" w:author="Codex" w:date="2026-10-05T16:32:41.313017+00:00">
                  <w:rPr>
                    <w:bCs w:val="0"/>
                    <w:sz w:val="21"/>
                    <w:szCs w:val="21"/>
                  </w:rPr>
                </w:rPrChange>
              </w:rPr>
              <w:t>0.954</w:t>
            </w:r>
            <w:r>
              <w:rPr>
                <w:rFonts w:ascii="Times New Roman" w:hAnsi="Times New Roman" w:cs="Times New Roman" w:eastAsia="SimSun"/>
                <w:b w:val="0"/>
                <w:bCs w:val="0"/>
                <w:sz w:val="21"/>
                <w:szCs w:val="21"/>
                <w:rPrChange w:id="4874" w:author="Codex" w:date="2026-10-05T16:32:41.313017+00:00">
                  <w:rPr>
                    <w:bCs w:val="0"/>
                    <w:sz w:val="21"/>
                    <w:szCs w:val="21"/>
                  </w:rPr>
                </w:rPrChange>
              </w:rPr>
              <w:t>，</w:t>
            </w:r>
            <w:r>
              <w:rPr>
                <w:rFonts w:ascii="Times New Roman" w:hAnsi="Times New Roman" w:cs="Times New Roman" w:eastAsia="SimSun"/>
                <w:b w:val="0"/>
                <w:bCs w:val="0"/>
                <w:sz w:val="21"/>
                <w:szCs w:val="21"/>
                <w:rPrChange w:id="4875" w:author="Codex" w:date="2026-10-05T16:32:41.313017+00:00">
                  <w:rPr>
                    <w:bCs w:val="0"/>
                    <w:sz w:val="21"/>
                    <w:szCs w:val="21"/>
                  </w:rPr>
                </w:rPrChange>
              </w:rPr>
              <w:t>1.273</w:t>
            </w:r>
            <w:r>
              <w:rPr>
                <w:rFonts w:ascii="Times New Roman" w:hAnsi="Times New Roman" w:cs="Times New Roman" w:eastAsia="SimSun"/>
                <w:b w:val="0"/>
                <w:bCs w:val="0"/>
                <w:sz w:val="21"/>
                <w:szCs w:val="21"/>
                <w:rPrChange w:id="4876"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87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56E82F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3" w:author="Codex" w:date="2026-10-05T16:32:41.313017+00:00">
                  <w:rPr>
                    <w:bCs w:val="0"/>
                    <w:sz w:val="21"/>
                    <w:szCs w:val="21"/>
                  </w:rPr>
                </w:rPrChange>
              </w:rPr>
              <w:pPrChange w:id="487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79" w:author="Codex" w:date="2026-10-05T16:32:41.313017+00:00">
                  <w:rPr>
                    <w:bCs w:val="0"/>
                    <w:sz w:val="21"/>
                    <w:szCs w:val="21"/>
                  </w:rPr>
                </w:rPrChange>
              </w:rPr>
              <w:t>1.102</w:t>
            </w:r>
            <w:r>
              <w:rPr>
                <w:rFonts w:ascii="Times New Roman" w:hAnsi="Times New Roman" w:cs="Times New Roman" w:eastAsia="SimSun"/>
                <w:b w:val="0"/>
                <w:bCs w:val="0"/>
                <w:sz w:val="21"/>
                <w:szCs w:val="21"/>
                <w:rPrChange w:id="4880" w:author="Codex" w:date="2026-10-05T16:32:41.313017+00:00">
                  <w:rPr>
                    <w:bCs w:val="0"/>
                    <w:sz w:val="21"/>
                    <w:szCs w:val="21"/>
                  </w:rPr>
                </w:rPrChange>
              </w:rPr>
              <w:t>（</w:t>
            </w:r>
            <w:r>
              <w:rPr>
                <w:rFonts w:ascii="Times New Roman" w:hAnsi="Times New Roman" w:cs="Times New Roman" w:eastAsia="SimSun"/>
                <w:b w:val="0"/>
                <w:bCs w:val="0"/>
                <w:sz w:val="21"/>
                <w:szCs w:val="21"/>
                <w:rPrChange w:id="4881" w:author="Codex" w:date="2026-10-05T16:32:41.313017+00:00">
                  <w:rPr>
                    <w:bCs w:val="0"/>
                    <w:sz w:val="21"/>
                    <w:szCs w:val="21"/>
                  </w:rPr>
                </w:rPrChange>
              </w:rPr>
              <w:t>0.954</w:t>
            </w:r>
            <w:r>
              <w:rPr>
                <w:rFonts w:ascii="Times New Roman" w:hAnsi="Times New Roman" w:cs="Times New Roman" w:eastAsia="SimSun"/>
                <w:b w:val="0"/>
                <w:bCs w:val="0"/>
                <w:sz w:val="21"/>
                <w:szCs w:val="21"/>
                <w:rPrChange w:id="4882" w:author="Codex" w:date="2026-10-05T16:32:41.313017+00:00">
                  <w:rPr>
                    <w:bCs w:val="0"/>
                    <w:sz w:val="21"/>
                    <w:szCs w:val="21"/>
                  </w:rPr>
                </w:rPrChange>
              </w:rPr>
              <w:t>，</w:t>
            </w:r>
            <w:r>
              <w:rPr>
                <w:rFonts w:ascii="Times New Roman" w:hAnsi="Times New Roman" w:cs="Times New Roman" w:eastAsia="SimSun"/>
                <w:b w:val="0"/>
                <w:bCs w:val="0"/>
                <w:sz w:val="21"/>
                <w:szCs w:val="21"/>
                <w:rPrChange w:id="4883" w:author="Codex" w:date="2026-10-05T16:32:41.313017+00:00">
                  <w:rPr>
                    <w:bCs w:val="0"/>
                    <w:sz w:val="21"/>
                    <w:szCs w:val="21"/>
                  </w:rPr>
                </w:rPrChange>
              </w:rPr>
              <w:t>1.273</w:t>
            </w:r>
            <w:r>
              <w:rPr>
                <w:rFonts w:ascii="Times New Roman" w:hAnsi="Times New Roman" w:cs="Times New Roman" w:eastAsia="SimSun"/>
                <w:b w:val="0"/>
                <w:bCs w:val="0"/>
                <w:sz w:val="21"/>
                <w:szCs w:val="21"/>
                <w:rPrChange w:id="488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88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BA3D5B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4" w:author="Codex" w:date="2026-10-05T16:32:41.313017+00:00">
                  <w:rPr>
                    <w:bCs w:val="0"/>
                    <w:sz w:val="21"/>
                    <w:szCs w:val="21"/>
                  </w:rPr>
                </w:rPrChange>
              </w:rPr>
              <w:pPrChange w:id="488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87" w:author="Codex" w:date="2026-10-05T16:32:41.313017+00:00">
                  <w:rPr>
                    <w:bCs w:val="0"/>
                    <w:sz w:val="21"/>
                    <w:szCs w:val="21"/>
                  </w:rPr>
                </w:rPrChange>
              </w:rPr>
              <w:t>1.0018</w:t>
            </w:r>
            <w:r>
              <w:rPr>
                <w:rFonts w:ascii="Times New Roman" w:hAnsi="Times New Roman" w:cs="Times New Roman" w:eastAsia="SimSun"/>
                <w:b w:val="0"/>
                <w:bCs w:val="0"/>
                <w:sz w:val="21"/>
                <w:szCs w:val="21"/>
                <w:rPrChange w:id="4888" w:author="Codex" w:date="2026-10-05T16:32:41.313017+00:00">
                  <w:rPr>
                    <w:bCs w:val="0"/>
                    <w:sz w:val="21"/>
                    <w:szCs w:val="21"/>
                  </w:rPr>
                </w:rPrChange>
              </w:rPr>
              <w:t>（</w:t>
            </w:r>
            <w:r>
              <w:rPr>
                <w:rFonts w:ascii="Times New Roman" w:hAnsi="Times New Roman" w:cs="Times New Roman" w:eastAsia="SimSun"/>
                <w:b w:val="0"/>
                <w:bCs w:val="0"/>
                <w:sz w:val="21"/>
                <w:szCs w:val="21"/>
                <w:rPrChange w:id="4889" w:author="Codex" w:date="2026-10-05T16:32:41.313017+00:00">
                  <w:rPr>
                    <w:bCs w:val="0"/>
                    <w:sz w:val="21"/>
                    <w:szCs w:val="21"/>
                  </w:rPr>
                </w:rPrChange>
              </w:rPr>
              <w:t>0.9927</w:t>
            </w:r>
            <w:r>
              <w:rPr>
                <w:rFonts w:ascii="Times New Roman" w:hAnsi="Times New Roman" w:cs="Times New Roman" w:eastAsia="SimSun"/>
                <w:b w:val="0"/>
                <w:bCs w:val="0"/>
                <w:sz w:val="21"/>
                <w:szCs w:val="21"/>
                <w:rPrChange w:id="4890" w:author="Codex" w:date="2026-10-05T16:32:41.313017+00:00">
                  <w:rPr>
                    <w:bCs w:val="0"/>
                    <w:sz w:val="21"/>
                    <w:szCs w:val="21"/>
                  </w:rPr>
                </w:rPrChange>
              </w:rPr>
              <w:t>，</w:t>
            </w:r>
            <w:r>
              <w:rPr>
                <w:rFonts w:ascii="Times New Roman" w:hAnsi="Times New Roman" w:cs="Times New Roman" w:eastAsia="SimSun"/>
                <w:b w:val="0"/>
                <w:bCs w:val="0"/>
                <w:sz w:val="21"/>
                <w:szCs w:val="21"/>
                <w:rPrChange w:id="4891" w:author="Codex" w:date="2026-10-05T16:32:41.313017+00:00">
                  <w:rPr>
                    <w:bCs w:val="0"/>
                    <w:sz w:val="21"/>
                    <w:szCs w:val="21"/>
                  </w:rPr>
                </w:rPrChange>
              </w:rPr>
              <w:t>1.0124</w:t>
            </w:r>
            <w:r>
              <w:rPr>
                <w:rFonts w:ascii="Times New Roman" w:hAnsi="Times New Roman" w:cs="Times New Roman" w:eastAsia="SimSun"/>
                <w:b w:val="0"/>
                <w:bCs w:val="0"/>
                <w:sz w:val="21"/>
                <w:szCs w:val="21"/>
                <w:rPrChange w:id="4892" w:author="Codex" w:date="2026-10-05T16:32:41.313017+00:00">
                  <w:rPr>
                    <w:bCs w:val="0"/>
                    <w:sz w:val="21"/>
                    <w:szCs w:val="21"/>
                  </w:rPr>
                </w:rPrChange>
              </w:rPr>
              <w:t>）</w:t>
            </w:r>
          </w:p>
        </w:tc>
      </w:tr>
    </w:tbl>
    <w:p w14:paraId="674CA702" w14:textId="7FF68F9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565" w:author="Codex" w:date="2026-10-05T16:32:41.313017+00:00">
            <w:rPr>
              <w:rFonts w:eastAsia="SimSun" w:cs="Times New Roman"/>
              <w:szCs w:val="21"/>
            </w:rPr>
          </w:rPrChange>
        </w:rPr>
        <w:pPrChange w:id="489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894" w:author="Codex" w:date="2026-10-05T16:32:41.313017+00:00">
            <w:rPr>
              <w:rFonts w:eastAsia="SimSun" w:cs="Times New Roman"/>
              <w:szCs w:val="21"/>
            </w:rPr>
          </w:rPrChange>
        </w:rPr>
        <w:t>注：数值为边际</w:t>
      </w:r>
      <w:r>
        <w:rPr>
          <w:rFonts w:ascii="Times New Roman" w:hAnsi="Times New Roman" w:cs="Times New Roman" w:eastAsia="SimSun"/>
          <w:sz w:val="21"/>
          <w:szCs w:val="21"/>
          <w:rPrChange w:id="4895" w:author="Codex" w:date="2026-10-05T16:32:41.313017+00:00">
            <w:rPr>
              <w:rFonts w:eastAsia="SimSun" w:cs="Times New Roman"/>
              <w:szCs w:val="21"/>
            </w:rPr>
          </w:rPrChange>
        </w:rPr>
        <w:t>OR</w:t>
      </w:r>
      <w:r>
        <w:rPr>
          <w:rFonts w:ascii="Times New Roman" w:hAnsi="Times New Roman" w:cs="Times New Roman" w:eastAsia="SimSun"/>
          <w:sz w:val="21"/>
          <w:szCs w:val="21"/>
          <w:rPrChange w:id="4896" w:author="Codex" w:date="2026-10-05T16:32:41.313017+00:00">
            <w:rPr>
              <w:rFonts w:eastAsia="SimSun" w:cs="Times New Roman"/>
              <w:szCs w:val="21"/>
            </w:rPr>
          </w:rPrChange>
        </w:rPr>
        <w:t>及</w:t>
      </w:r>
      <w:r>
        <w:rPr>
          <w:rFonts w:ascii="Times New Roman" w:hAnsi="Times New Roman" w:cs="Times New Roman" w:eastAsia="SimSun"/>
          <w:sz w:val="21"/>
          <w:szCs w:val="21"/>
          <w:rPrChange w:id="4897" w:author="Codex" w:date="2026-10-05T16:32:41.313017+00:00">
            <w:rPr>
              <w:rFonts w:eastAsia="SimSun" w:cs="Times New Roman"/>
              <w:szCs w:val="21"/>
            </w:rPr>
          </w:rPrChange>
        </w:rPr>
        <w:t>95%</w:t>
      </w:r>
      <w:r>
        <w:rPr>
          <w:rFonts w:ascii="Times New Roman" w:hAnsi="Times New Roman" w:cs="Times New Roman" w:eastAsia="SimSun"/>
          <w:sz w:val="21"/>
          <w:szCs w:val="21"/>
          <w:rPrChange w:id="4898" w:author="Codex" w:date="2026-10-05T16:32:41.313017+00:00">
            <w:rPr>
              <w:rFonts w:eastAsia="SimSun" w:cs="Times New Roman"/>
              <w:szCs w:val="21"/>
            </w:rPr>
          </w:rPrChange>
        </w:rPr>
        <w:t>置信区间；总、直接和间接对比分别对应</w:t>
      </w:r>
      <w:r>
        <w:rPr>
          <w:rFonts w:ascii="Times New Roman" w:hAnsi="Times New Roman" w:cs="Times New Roman" w:eastAsia="SimSun"/>
          <w:sz w:val="21"/>
          <w:szCs w:val="21"/>
          <w:rPrChange w:id="4899" w:author="Codex" w:date="2026-10-05T16:32:41.313017+00:00">
            <w:rPr>
              <w:rFonts w:eastAsia="SimSun" w:cs="Times New Roman"/>
              <w:szCs w:val="21"/>
            </w:rPr>
          </w:rPrChange>
        </w:rPr>
        <w:t>Rte</w:t>
      </w:r>
      <w:r>
        <w:rPr>
          <w:rFonts w:ascii="Times New Roman" w:hAnsi="Times New Roman" w:cs="Times New Roman" w:eastAsia="SimSun"/>
          <w:sz w:val="21"/>
          <w:szCs w:val="21"/>
          <w:rPrChange w:id="4900" w:author="Codex" w:date="2026-10-05T16:32:41.313017+00:00">
            <w:rPr>
              <w:rFonts w:eastAsia="SimSun" w:cs="Times New Roman"/>
              <w:szCs w:val="21"/>
            </w:rPr>
          </w:rPrChange>
        </w:rPr>
        <w:t>、</w:t>
      </w:r>
      <w:r>
        <w:rPr>
          <w:rFonts w:ascii="Times New Roman" w:hAnsi="Times New Roman" w:cs="Times New Roman" w:eastAsia="SimSun"/>
          <w:sz w:val="21"/>
          <w:szCs w:val="21"/>
          <w:rPrChange w:id="4901" w:author="Codex" w:date="2026-10-05T16:32:41.313017+00:00">
            <w:rPr>
              <w:rFonts w:eastAsia="SimSun" w:cs="Times New Roman"/>
              <w:szCs w:val="21"/>
            </w:rPr>
          </w:rPrChange>
        </w:rPr>
        <w:t>rRpnde</w:t>
      </w:r>
      <w:r>
        <w:rPr>
          <w:rFonts w:ascii="Times New Roman" w:hAnsi="Times New Roman" w:cs="Times New Roman" w:eastAsia="SimSun"/>
          <w:sz w:val="21"/>
          <w:szCs w:val="21"/>
          <w:rPrChange w:id="4902" w:author="Codex" w:date="2026-10-05T16:32:41.313017+00:00">
            <w:rPr>
              <w:rFonts w:eastAsia="SimSun" w:cs="Times New Roman"/>
              <w:szCs w:val="21"/>
            </w:rPr>
          </w:rPrChange>
        </w:rPr>
        <w:t>、</w:t>
      </w:r>
      <w:r>
        <w:rPr>
          <w:rFonts w:ascii="Times New Roman" w:hAnsi="Times New Roman" w:cs="Times New Roman" w:eastAsia="SimSun"/>
          <w:sz w:val="21"/>
          <w:szCs w:val="21"/>
          <w:rPrChange w:id="4903" w:author="Codex" w:date="2026-10-05T16:32:41.313017+00:00">
            <w:rPr>
              <w:rFonts w:eastAsia="SimSun" w:cs="Times New Roman"/>
              <w:szCs w:val="21"/>
            </w:rPr>
          </w:rPrChange>
        </w:rPr>
        <w:t>rRtnie</w:t>
      </w:r>
      <w:r>
        <w:rPr>
          <w:rFonts w:ascii="Times New Roman" w:hAnsi="Times New Roman" w:cs="Times New Roman" w:eastAsia="SimSun"/>
          <w:sz w:val="21"/>
          <w:szCs w:val="21"/>
          <w:rPrChange w:id="4904" w:author="Codex" w:date="2026-10-05T16:32:41.313017+00:00">
            <w:rPr>
              <w:rFonts w:eastAsia="SimSun" w:cs="Times New Roman"/>
              <w:szCs w:val="21"/>
            </w:rPr>
          </w:rPrChange>
        </w:rPr>
        <w:t>。它们按当前随机中介分配定义计算，不等同于标准自然效应；区间采用逐记录</w:t>
      </w:r>
      <w:r>
        <w:rPr>
          <w:rFonts w:ascii="Times New Roman" w:hAnsi="Times New Roman" w:cs="Times New Roman" w:eastAsia="SimSun"/>
          <w:sz w:val="21"/>
          <w:szCs w:val="21"/>
          <w:rPrChange w:id="4905" w:author="Codex" w:date="2026-10-05T16:32:41.313017+00:00">
            <w:rPr>
              <w:rFonts w:eastAsia="SimSun" w:cs="Times New Roman"/>
              <w:szCs w:val="21"/>
            </w:rPr>
          </w:rPrChange>
        </w:rPr>
        <w:t>bootstrap</w:t>
      </w:r>
      <w:r>
        <w:rPr>
          <w:rFonts w:ascii="Times New Roman" w:hAnsi="Times New Roman" w:cs="Times New Roman" w:eastAsia="SimSun"/>
          <w:sz w:val="21"/>
          <w:szCs w:val="21"/>
          <w:rPrChange w:id="4906" w:author="Codex" w:date="2026-10-05T16:32:41.313017+00:00">
            <w:rPr>
              <w:rFonts w:eastAsia="SimSun" w:cs="Times New Roman"/>
              <w:szCs w:val="21"/>
            </w:rPr>
          </w:rPrChange>
        </w:rPr>
        <w:t>。</w:t>
      </w:r>
      <w:r>
        <w:rPr>
          <w:rFonts w:ascii="Times New Roman" w:hAnsi="Times New Roman" w:cs="Times New Roman" w:eastAsia="SimSun"/>
          <w:sz w:val="21"/>
          <w:szCs w:val="21"/>
          <w:rPrChange w:id="4907" w:author="Codex" w:date="2026-10-05T16:32:41.313017+00:00">
            <w:rPr>
              <w:rFonts w:eastAsia="SimSun" w:cs="Times New Roman"/>
              <w:szCs w:val="21"/>
            </w:rPr>
          </w:rPrChange>
        </w:rPr>
        <w:t>rRtnie</w:t>
      </w:r>
      <w:r>
        <w:rPr>
          <w:rFonts w:ascii="Times New Roman" w:hAnsi="Times New Roman" w:cs="Times New Roman" w:eastAsia="SimSun"/>
          <w:sz w:val="21"/>
          <w:szCs w:val="21"/>
          <w:rPrChange w:id="4908" w:author="Codex" w:date="2026-10-05T16:32:41.313017+00:00">
            <w:rPr>
              <w:rFonts w:eastAsia="SimSun" w:cs="Times New Roman"/>
              <w:szCs w:val="21"/>
            </w:rPr>
          </w:rPrChange>
        </w:rPr>
        <w:t>用四位小数展示，以避免近于</w:t>
      </w:r>
      <w:r>
        <w:rPr>
          <w:rFonts w:ascii="Times New Roman" w:hAnsi="Times New Roman" w:cs="Times New Roman" w:eastAsia="SimSun"/>
          <w:sz w:val="21"/>
          <w:szCs w:val="21"/>
          <w:rPrChange w:id="4909" w:author="Codex" w:date="2026-10-05T16:32:41.313017+00:00">
            <w:rPr>
              <w:rFonts w:eastAsia="SimSun" w:cs="Times New Roman"/>
              <w:szCs w:val="21"/>
            </w:rPr>
          </w:rPrChange>
        </w:rPr>
        <w:t>1</w:t>
      </w:r>
      <w:r>
        <w:rPr>
          <w:rFonts w:ascii="Times New Roman" w:hAnsi="Times New Roman" w:cs="Times New Roman" w:eastAsia="SimSun"/>
          <w:sz w:val="21"/>
          <w:szCs w:val="21"/>
          <w:rPrChange w:id="4910" w:author="Codex" w:date="2026-10-05T16:32:41.313017+00:00">
            <w:rPr>
              <w:rFonts w:eastAsia="SimSun" w:cs="Times New Roman"/>
              <w:szCs w:val="21"/>
            </w:rPr>
          </w:rPrChange>
        </w:rPr>
        <w:t>的数值被舍入成完全相同。</w:t>
      </w:r>
    </w:p>
    <w:p w14:paraId="02AFE414" w14:textId="7D596408"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30CD7968" w14:textId="01EB1B28"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66" w:author="Codex" w:date="2026-10-05T16:32:41.313017+00:00">
            <w:rPr>
              <w:sz w:val="21"/>
              <w:szCs w:val="21"/>
            </w:rPr>
          </w:rPrChange>
        </w:rPr>
        <w:pPrChange w:id="4911" w:author="Codex" w:date="2026-10-05T16:32:41.313017+00:00">
          <w:pPr>
            <w:pStyle w:val="af5"/>
            <w:snapToGrid w:val="0"/>
            <w:ind w:firstLine="420"/>
            <w:jc w:val="both"/>
          </w:pPr>
        </w:pPrChange>
      </w:pPr>
      <w:r>
        <w:rPr>
          <w:rFonts w:ascii="Times New Roman" w:hAnsi="Times New Roman" w:cs="Times New Roman" w:eastAsia="SimSun"/>
          <w:sz w:val="21"/>
          <w:szCs w:val="21"/>
          <w:rPrChange w:id="4912" w:author="Codex" w:date="2026-10-05T16:32:41.313017+00:00">
            <w:rPr>
              <w:sz w:val="21"/>
              <w:szCs w:val="21"/>
            </w:rPr>
          </w:rPrChange>
        </w:rPr>
        <w:t>表</w:t>
      </w:r>
      <w:del w:id="1001401" w:author="Codex" w:date="2026-10-06T05:40:41Z">
        <w:r>
          <w:rPr>
            <w:rFonts w:ascii="Times New Roman" w:hAnsi="Times New Roman" w:cs="Times New Roman" w:eastAsia="SimSun"/>
            <w:sz w:val="21"/>
            <w:szCs w:val="21"/>
            <w:rPrChange w:id="4913" w:author="Codex" w:date="2026-10-05T16:32:41.313017+00:00">
              <w:rPr>
                <w:sz w:val="21"/>
                <w:szCs w:val="21"/>
              </w:rPr>
            </w:rPrChange>
          </w:rPr>
          <w:delText>3.3</w:delText>
        </w:r>
      </w:del>
      <w:ins w:id="1001402" w:author="Codex" w:date="2026-10-06T05:40:41Z">
        <w:r>
          <w:rPr>
            <w:rFonts w:ascii="Times New Roman" w:hAnsi="Times New Roman" w:cs="Times New Roman" w:eastAsia="SimSun"/>
            <w:sz w:val="21"/>
            <w:szCs w:val="21"/>
          </w:rPr>
          <w:t>8</w:t>
        </w:r>
      </w:ins>
      <w:r>
        <w:rPr>
          <w:rFonts w:ascii="Times New Roman" w:hAnsi="Times New Roman" w:cs="Times New Roman" w:eastAsia="SimSun"/>
          <w:sz w:val="21"/>
          <w:szCs w:val="21"/>
          <w:rPrChange w:id="4914" w:author="Codex" w:date="2026-10-05T16:32:41.313017+00:00">
            <w:rPr>
              <w:sz w:val="21"/>
              <w:szCs w:val="21"/>
            </w:rPr>
          </w:rPrChange>
        </w:rPr>
        <w:t>和图</w:t>
      </w:r>
      <w:del w:id="1001403" w:author="Codex" w:date="2026-10-06T05:40:41Z">
        <w:r>
          <w:rPr>
            <w:rFonts w:ascii="Times New Roman" w:hAnsi="Times New Roman" w:cs="Times New Roman" w:eastAsia="SimSun"/>
            <w:sz w:val="21"/>
            <w:szCs w:val="21"/>
            <w:rPrChange w:id="4915" w:author="Codex" w:date="2026-10-05T16:32:41.313017+00:00">
              <w:rPr>
                <w:sz w:val="21"/>
                <w:szCs w:val="21"/>
              </w:rPr>
            </w:rPrChange>
          </w:rPr>
          <w:delText>3.4</w:delText>
        </w:r>
      </w:del>
      <w:ins w:id="1001404" w:author="Codex" w:date="2026-10-06T05:40:41Z">
        <w:r>
          <w:rPr>
            <w:rFonts w:ascii="Times New Roman" w:hAnsi="Times New Roman" w:cs="Times New Roman" w:eastAsia="SimSun"/>
            <w:sz w:val="21"/>
            <w:szCs w:val="21"/>
          </w:rPr>
          <w:t>6</w:t>
        </w:r>
      </w:ins>
      <w:r>
        <w:rPr>
          <w:rFonts w:ascii="Times New Roman" w:hAnsi="Times New Roman" w:cs="Times New Roman" w:eastAsia="SimSun"/>
          <w:sz w:val="21"/>
          <w:szCs w:val="21"/>
          <w:rPrChange w:id="4916" w:author="Codex" w:date="2026-10-05T16:32:41.313017+00:00">
            <w:rPr>
              <w:sz w:val="21"/>
              <w:szCs w:val="21"/>
            </w:rPr>
          </w:rPrChange>
        </w:rPr>
        <w:t>保留同一链目标样本内固定</w:t>
      </w:r>
      <w:r>
        <w:rPr>
          <w:rFonts w:ascii="Times New Roman" w:hAnsi="Times New Roman" w:cs="Times New Roman" w:eastAsia="SimSun"/>
          <w:sz w:val="21"/>
          <w:szCs w:val="21"/>
          <w:rPrChange w:id="4917" w:author="Codex" w:date="2026-10-05T16:32:41.313017+00:00">
            <w:rPr>
              <w:sz w:val="21"/>
              <w:szCs w:val="21"/>
            </w:rPr>
          </w:rPrChange>
        </w:rPr>
        <w:t>M=0/1</w:t>
      </w:r>
      <w:r>
        <w:rPr>
          <w:rFonts w:ascii="Times New Roman" w:hAnsi="Times New Roman" w:cs="Times New Roman" w:eastAsia="SimSun"/>
          <w:sz w:val="21"/>
          <w:szCs w:val="21"/>
          <w:rPrChange w:id="4918" w:author="Codex" w:date="2026-10-05T16:32:41.313017+00:00">
            <w:rPr>
              <w:sz w:val="21"/>
              <w:szCs w:val="21"/>
            </w:rPr>
          </w:rPrChange>
        </w:rPr>
        <w:t>的历史</w:t>
      </w:r>
      <w:r>
        <w:rPr>
          <w:rFonts w:ascii="Times New Roman" w:hAnsi="Times New Roman" w:cs="Times New Roman" w:eastAsia="SimSun"/>
          <w:sz w:val="21"/>
          <w:szCs w:val="21"/>
          <w:rPrChange w:id="4919" w:author="Codex" w:date="2026-10-05T16:32:41.313017+00:00">
            <w:rPr>
              <w:sz w:val="21"/>
              <w:szCs w:val="21"/>
            </w:rPr>
          </w:rPrChange>
        </w:rPr>
        <w:t>CDE OR</w:t>
      </w:r>
      <w:r>
        <w:rPr>
          <w:rFonts w:ascii="Times New Roman" w:hAnsi="Times New Roman" w:cs="Times New Roman" w:eastAsia="SimSun"/>
          <w:sz w:val="21"/>
          <w:szCs w:val="21"/>
          <w:rPrChange w:id="4920" w:author="Codex" w:date="2026-10-05T16:32:41.313017+00:00">
            <w:rPr>
              <w:sz w:val="21"/>
              <w:szCs w:val="21"/>
            </w:rPr>
          </w:rPrChange>
        </w:rPr>
        <w:t>与配对差值。</w:t>
      </w:r>
      <w:r>
        <w:rPr>
          <w:rFonts w:ascii="Times New Roman" w:hAnsi="Times New Roman" w:cs="Times New Roman" w:eastAsia="SimSun"/>
          <w:sz w:val="21"/>
          <w:szCs w:val="21"/>
          <w:rPrChange w:id="4921" w:author="Codex" w:date="2026-10-05T16:32:41.313017+00:00">
            <w:rPr>
              <w:sz w:val="21"/>
              <w:szCs w:val="21"/>
            </w:rPr>
          </w:rPrChange>
        </w:rPr>
        <w:t>M=1</w:t>
      </w:r>
      <w:del w:id="1001486" w:author="Codex" w:date="2026-10-06T15:06:37Z">
        <w:r>
          <w:rPr>
            <w:rFonts w:ascii="Times New Roman" w:hAnsi="Times New Roman" w:cs="Times New Roman" w:eastAsia="SimSun"/>
            <w:sz w:val="21"/>
            <w:szCs w:val="21"/>
            <w:rPrChange w:id="4922" w:author="Codex" w:date="2026-10-05T16:32:41.313017+00:00">
              <w:rPr>
                <w:sz w:val="21"/>
                <w:szCs w:val="21"/>
              </w:rPr>
            </w:rPrChange>
          </w:rPr>
          <w:delText>在绝对链表示满意度提升，在相对链表示夫妻内部位置升级。相对链固定</w:delText>
        </w:r>
      </w:del>
      <w:ins w:id="1001487" w:author="Codex" w:date="2026-10-06T15:06:37Z">
        <w:r>
          <w:rPr>
            <w:rFonts w:ascii="Times New Roman" w:hAnsi="Times New Roman" w:cs="Times New Roman" w:eastAsia="SimSun"/>
            <w:sz w:val="21"/>
            <w:szCs w:val="21"/>
          </w:rPr>
          <w:t>在绝对链表示满意度提升，在相对链表示夫妻内部位置升级。历史相对链固定</w:t>
        </w:r>
      </w:ins>
      <w:r>
        <w:rPr>
          <w:rFonts w:ascii="Times New Roman" w:hAnsi="Times New Roman" w:cs="Times New Roman" w:eastAsia="SimSun"/>
          <w:sz w:val="21"/>
          <w:szCs w:val="21"/>
          <w:rPrChange w:id="4923" w:author="Codex" w:date="2026-10-05T16:32:41.313017+00:00">
            <w:rPr>
              <w:sz w:val="21"/>
              <w:szCs w:val="21"/>
            </w:rPr>
          </w:rPrChange>
        </w:rPr>
        <w:t>M</w:t>
      </w:r>
      <w:r>
        <w:rPr>
          <w:rFonts w:ascii="Times New Roman" w:hAnsi="Times New Roman" w:cs="Times New Roman" w:eastAsia="SimSun"/>
          <w:sz w:val="21"/>
          <w:szCs w:val="21"/>
          <w:rPrChange w:id="4924" w:author="Codex" w:date="2026-10-05T16:32:41.313017+00:00">
            <w:rPr>
              <w:sz w:val="21"/>
              <w:szCs w:val="21"/>
            </w:rPr>
          </w:rPrChange>
        </w:rPr>
        <w:t>存在确定性禁配，这些数值对比不再承担</w:t>
      </w:r>
      <w:r>
        <w:rPr>
          <w:rFonts w:ascii="Times New Roman" w:hAnsi="Times New Roman" w:cs="Times New Roman" w:eastAsia="SimSun"/>
          <w:sz w:val="21"/>
          <w:szCs w:val="21"/>
          <w:rPrChange w:id="4925" w:author="Codex" w:date="2026-10-05T16:32:41.313017+00:00">
            <w:rPr>
              <w:sz w:val="21"/>
              <w:szCs w:val="21"/>
            </w:rPr>
          </w:rPrChange>
        </w:rPr>
        <w:t>RQ2.4</w:t>
      </w:r>
      <w:del w:id="1001488" w:author="Codex" w:date="2026-10-06T15:06:37Z">
        <w:r>
          <w:rPr>
            <w:rFonts w:ascii="Times New Roman" w:hAnsi="Times New Roman" w:cs="Times New Roman" w:eastAsia="SimSun"/>
            <w:sz w:val="21"/>
            <w:szCs w:val="21"/>
            <w:rPrChange w:id="4926" w:author="Codex" w:date="2026-10-05T16:32:41.313017+00:00">
              <w:rPr>
                <w:sz w:val="21"/>
                <w:szCs w:val="21"/>
              </w:rPr>
            </w:rPrChange>
          </w:rPr>
          <w:delText>的因果调节判断；该问题目前主要由表</w:delText>
        </w:r>
      </w:del>
      <w:ins w:id="1001489" w:author="Codex" w:date="2026-10-06T15:06:37Z">
        <w:r>
          <w:rPr>
            <w:rFonts w:ascii="Times New Roman" w:hAnsi="Times New Roman" w:cs="Times New Roman" w:eastAsia="SimSun"/>
            <w:sz w:val="21"/>
            <w:szCs w:val="21"/>
          </w:rPr>
          <w:t>的因果调节判断；该问题由表</w:t>
        </w:r>
      </w:ins>
      <w:del w:id="1001405" w:author="Codex" w:date="2026-10-06T05:40:41Z">
        <w:r>
          <w:rPr>
            <w:rFonts w:ascii="Times New Roman" w:hAnsi="Times New Roman" w:cs="Times New Roman" w:eastAsia="SimSun"/>
            <w:sz w:val="21"/>
            <w:szCs w:val="21"/>
            <w:rPrChange w:id="4927" w:author="Codex" w:date="2026-10-05T16:32:41.313017+00:00">
              <w:rPr>
                <w:sz w:val="21"/>
                <w:szCs w:val="21"/>
              </w:rPr>
            </w:rPrChange>
          </w:rPr>
          <w:delText>2.3B</w:delText>
        </w:r>
      </w:del>
      <w:ins w:id="1001406" w:author="Codex" w:date="2026-10-06T05:40:41Z">
        <w:r>
          <w:rPr>
            <w:rFonts w:ascii="Times New Roman" w:hAnsi="Times New Roman" w:cs="Times New Roman" w:eastAsia="SimSun"/>
            <w:sz w:val="21"/>
            <w:szCs w:val="21"/>
          </w:rPr>
          <w:t>6</w:t>
        </w:r>
      </w:ins>
      <w:del w:id="1001490" w:author="Codex" w:date="2026-10-06T15:06:37Z">
        <w:r>
          <w:rPr>
            <w:rFonts w:ascii="Times New Roman" w:hAnsi="Times New Roman" w:cs="Times New Roman" w:eastAsia="SimSun"/>
            <w:sz w:val="21"/>
            <w:szCs w:val="21"/>
            <w:rPrChange w:id="4928" w:author="Codex" w:date="2026-10-05T16:32:41.313017+00:00">
              <w:rPr>
                <w:sz w:val="21"/>
                <w:szCs w:val="21"/>
              </w:rPr>
            </w:rPrChange>
          </w:rPr>
          <w:delText>的关联性情境对比提供线索。</w:delText>
        </w:r>
      </w:del>
      <w:ins w:id="1001491" w:author="Codex" w:date="2026-10-06T15:06:37Z">
        <w:r>
          <w:rPr>
            <w:rFonts w:ascii="Times New Roman" w:hAnsi="Times New Roman" w:cs="Times New Roman" w:eastAsia="SimSun"/>
            <w:sz w:val="21"/>
            <w:szCs w:val="21"/>
          </w:rPr>
          <w:t>的关联性情境对比及后文限定复核分别提供线索。</w:t>
        </w:r>
      </w:ins>
    </w:p>
    <w:p w14:paraId="55B74FB7" w14:textId="7FF68FB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567" w:author="Codex" w:date="2026-10-05T16:32:41.313017+00:00">
            <w:rPr>
              <w:rFonts w:cs="Times New Roman"/>
              <w:szCs w:val="21"/>
            </w:rPr>
          </w:rPrChange>
        </w:rPr>
        <w:pPrChange w:id="492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930" w:author="Codex" w:date="2026-10-05T16:32:41.313017+00:00">
            <w:rPr>
              <w:rFonts w:cs="Times New Roman"/>
              <w:szCs w:val="21"/>
            </w:rPr>
          </w:rPrChange>
        </w:rPr>
        <w:t>表</w:t>
      </w:r>
      <w:del w:id="1001407" w:author="Codex" w:date="2026-10-06T05:40:41Z">
        <w:r>
          <w:rPr>
            <w:rFonts w:ascii="Times New Roman" w:hAnsi="Times New Roman" w:cs="Times New Roman" w:eastAsia="KaiTi"/>
            <w:b w:val="0"/>
            <w:bCs w:val="0"/>
            <w:sz w:val="21"/>
            <w:szCs w:val="21"/>
            <w:rPrChange w:id="4931" w:author="Codex" w:date="2026-10-05T16:32:41.313017+00:00">
              <w:rPr>
                <w:rFonts w:cs="Times New Roman"/>
                <w:szCs w:val="21"/>
              </w:rPr>
            </w:rPrChange>
          </w:rPr>
          <w:delText xml:space="preserve">3.3 </w:delText>
        </w:r>
      </w:del>
      <w:ins w:id="1001408" w:author="Codex" w:date="2026-10-06T05:40:41Z">
        <w:r>
          <w:rPr>
            <w:rFonts w:ascii="Times New Roman" w:hAnsi="Times New Roman" w:cs="Times New Roman" w:eastAsia="KaiTi"/>
            <w:b w:val="0"/>
            <w:bCs w:val="0"/>
            <w:sz w:val="21"/>
            <w:szCs w:val="21"/>
          </w:rPr>
          <w:t xml:space="preserve">8 </w:t>
        </w:r>
      </w:ins>
      <w:r>
        <w:rPr>
          <w:rFonts w:ascii="Times New Roman" w:hAnsi="Times New Roman" w:cs="Times New Roman" w:eastAsia="KaiTi"/>
          <w:b w:val="0"/>
          <w:bCs w:val="0"/>
          <w:sz w:val="21"/>
          <w:szCs w:val="21"/>
          <w:rPrChange w:id="4932" w:author="Codex" w:date="2026-10-05T16:32:41.313017+00:00">
            <w:rPr>
              <w:rFonts w:cs="Times New Roman"/>
              <w:szCs w:val="21"/>
            </w:rPr>
          </w:rPrChange>
        </w:rPr>
        <w:t>不同满意度状态下的受控直接效应及配对差值</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933"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252"/>
        <w:gridCol w:w="2252"/>
        <w:gridCol w:w="2462"/>
      </w:tblGrid>
      <w:tr w:rsidR="00011D10" w14:paraId="22D0A57B"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493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47A148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68" w:author="Codex" w:date="2026-10-05T16:32:41.313017+00:00">
                  <w:rPr>
                    <w:rFonts w:cs="Times New Roman"/>
                    <w:szCs w:val="21"/>
                  </w:rPr>
                </w:rPrChange>
              </w:rPr>
              <w:pPrChange w:id="493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36"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493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A7201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69" w:author="Codex" w:date="2026-10-05T16:32:41.313017+00:00">
                  <w:rPr>
                    <w:rFonts w:cs="Times New Roman"/>
                    <w:szCs w:val="21"/>
                  </w:rPr>
                </w:rPrChange>
              </w:rPr>
              <w:pPrChange w:id="49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39" w:author="Codex" w:date="2026-10-05T16:32:41.313017+00:00">
                  <w:rPr>
                    <w:rFonts w:cs="Times New Roman"/>
                    <w:szCs w:val="21"/>
                  </w:rPr>
                </w:rPrChange>
              </w:rPr>
              <w:t>固定</w:t>
            </w:r>
            <w:r>
              <w:rPr>
                <w:rFonts w:ascii="Times New Roman" w:hAnsi="Times New Roman" w:cs="Times New Roman" w:eastAsia="SimSun"/>
                <w:b w:val="0"/>
                <w:bCs w:val="0"/>
                <w:sz w:val="21"/>
                <w:szCs w:val="21"/>
                <w:rPrChange w:id="4940" w:author="Codex" w:date="2026-10-05T16:32:41.313017+00:00">
                  <w:rPr>
                    <w:rFonts w:cs="Times New Roman"/>
                    <w:szCs w:val="21"/>
                  </w:rPr>
                </w:rPrChange>
              </w:rPr>
              <w:t>M=0</w:t>
            </w:r>
            <w:r>
              <w:rPr>
                <w:rFonts w:ascii="Times New Roman" w:hAnsi="Times New Roman" w:cs="Times New Roman" w:eastAsia="SimSun"/>
                <w:b w:val="0"/>
                <w:bCs w:val="0"/>
                <w:sz w:val="21"/>
                <w:szCs w:val="21"/>
                <w:rPrChange w:id="4941" w:author="Codex" w:date="2026-10-05T16:32:41.313017+00:00">
                  <w:rPr>
                    <w:rFonts w:cs="Times New Roman"/>
                    <w:szCs w:val="21"/>
                  </w:rPr>
                </w:rPrChange>
              </w:rPr>
              <w:t>的</w:t>
            </w:r>
            <w:r>
              <w:rPr>
                <w:rFonts w:ascii="Times New Roman" w:hAnsi="Times New Roman" w:cs="Times New Roman" w:eastAsia="SimSun"/>
                <w:b w:val="0"/>
                <w:bCs w:val="0"/>
                <w:sz w:val="21"/>
                <w:szCs w:val="21"/>
                <w:rPrChange w:id="4942" w:author="Codex" w:date="2026-10-05T16:32:41.313017+00:00">
                  <w:rPr>
                    <w:rFonts w:cs="Times New Roman"/>
                    <w:szCs w:val="21"/>
                  </w:rPr>
                </w:rPrChange>
              </w:rPr>
              <w:t>CDE OR</w:t>
            </w:r>
          </w:p>
        </w:tc>
        <w:tc>
          <w:tcPr>
            <w:tcW w:w="0" w:type="auto"/>
            <w:tcBorders>
              <w:top w:val="single" w:sz="12" w:color="000000"/>
              <w:left w:val="nil"/>
              <w:bottom w:val="single" w:sz="4" w:color="000000"/>
              <w:right w:val="nil"/>
              <w:insideH w:val="nil"/>
              <w:insideV w:val="nil"/>
            </w:tcBorders>
            <w:tcMar>
              <w:left w:w="102" w:type="dxa"/>
              <w:right w:w="102" w:type="dxa"/>
            </w:tcMar>
            <w:tcPrChange w:id="494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2B0FEA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70" w:author="Codex" w:date="2026-10-05T16:32:41.313017+00:00">
                  <w:rPr>
                    <w:rFonts w:cs="Times New Roman"/>
                    <w:szCs w:val="21"/>
                  </w:rPr>
                </w:rPrChange>
              </w:rPr>
              <w:pPrChange w:id="494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45" w:author="Codex" w:date="2026-10-05T16:32:41.313017+00:00">
                  <w:rPr>
                    <w:rFonts w:cs="Times New Roman"/>
                    <w:szCs w:val="21"/>
                  </w:rPr>
                </w:rPrChange>
              </w:rPr>
              <w:t>固定</w:t>
            </w:r>
            <w:r>
              <w:rPr>
                <w:rFonts w:ascii="Times New Roman" w:hAnsi="Times New Roman" w:cs="Times New Roman" w:eastAsia="SimSun"/>
                <w:b w:val="0"/>
                <w:bCs w:val="0"/>
                <w:sz w:val="21"/>
                <w:szCs w:val="21"/>
                <w:rPrChange w:id="4946" w:author="Codex" w:date="2026-10-05T16:32:41.313017+00:00">
                  <w:rPr>
                    <w:rFonts w:cs="Times New Roman"/>
                    <w:szCs w:val="21"/>
                  </w:rPr>
                </w:rPrChange>
              </w:rPr>
              <w:t>M=1</w:t>
            </w:r>
            <w:r>
              <w:rPr>
                <w:rFonts w:ascii="Times New Roman" w:hAnsi="Times New Roman" w:cs="Times New Roman" w:eastAsia="SimSun"/>
                <w:b w:val="0"/>
                <w:bCs w:val="0"/>
                <w:sz w:val="21"/>
                <w:szCs w:val="21"/>
                <w:rPrChange w:id="4947" w:author="Codex" w:date="2026-10-05T16:32:41.313017+00:00">
                  <w:rPr>
                    <w:rFonts w:cs="Times New Roman"/>
                    <w:szCs w:val="21"/>
                  </w:rPr>
                </w:rPrChange>
              </w:rPr>
              <w:t>的</w:t>
            </w:r>
            <w:r>
              <w:rPr>
                <w:rFonts w:ascii="Times New Roman" w:hAnsi="Times New Roman" w:cs="Times New Roman" w:eastAsia="SimSun"/>
                <w:b w:val="0"/>
                <w:bCs w:val="0"/>
                <w:sz w:val="21"/>
                <w:szCs w:val="21"/>
                <w:rPrChange w:id="4948" w:author="Codex" w:date="2026-10-05T16:32:41.313017+00:00">
                  <w:rPr>
                    <w:rFonts w:cs="Times New Roman"/>
                    <w:szCs w:val="21"/>
                  </w:rPr>
                </w:rPrChange>
              </w:rPr>
              <w:t>CDE OR</w:t>
            </w:r>
          </w:p>
        </w:tc>
        <w:tc>
          <w:tcPr>
            <w:tcW w:w="0" w:type="auto"/>
            <w:tcBorders>
              <w:top w:val="single" w:sz="12" w:color="000000"/>
              <w:left w:val="nil"/>
              <w:bottom w:val="single" w:sz="4" w:color="000000"/>
              <w:right w:val="nil"/>
              <w:insideH w:val="nil"/>
              <w:insideV w:val="nil"/>
            </w:tcBorders>
            <w:tcMar>
              <w:left w:w="102" w:type="dxa"/>
              <w:right w:w="102" w:type="dxa"/>
            </w:tcMar>
            <w:tcPrChange w:id="494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B25C3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71" w:author="Codex" w:date="2026-10-05T16:32:41.313017+00:00">
                  <w:rPr>
                    <w:rFonts w:cs="Times New Roman"/>
                    <w:szCs w:val="21"/>
                  </w:rPr>
                </w:rPrChange>
              </w:rPr>
              <w:pPrChange w:id="495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51" w:author="Codex" w:date="2026-10-05T16:32:41.313017+00:00">
                  <w:rPr>
                    <w:rFonts w:cs="Times New Roman"/>
                    <w:szCs w:val="21"/>
                  </w:rPr>
                </w:rPrChange>
              </w:rPr>
              <w:t>配对</w:t>
            </w:r>
            <w:r>
              <w:rPr>
                <w:rFonts w:ascii="Times New Roman" w:hAnsi="Times New Roman" w:cs="Times New Roman" w:eastAsia="SimSun"/>
                <w:b w:val="0"/>
                <w:bCs w:val="0"/>
                <w:sz w:val="21"/>
                <w:szCs w:val="21"/>
                <w:rPrChange w:id="4952" w:author="Codex" w:date="2026-10-05T16:32:41.313017+00:00">
                  <w:rPr>
                    <w:rFonts w:cs="Times New Roman"/>
                    <w:szCs w:val="21"/>
                  </w:rPr>
                </w:rPrChange>
              </w:rPr>
              <w:t>OR</w:t>
            </w:r>
            <w:r>
              <w:rPr>
                <w:rFonts w:ascii="Times New Roman" w:hAnsi="Times New Roman" w:cs="Times New Roman" w:eastAsia="SimSun"/>
                <w:b w:val="0"/>
                <w:bCs w:val="0"/>
                <w:sz w:val="21"/>
                <w:szCs w:val="21"/>
                <w:rPrChange w:id="4953" w:author="Codex" w:date="2026-10-05T16:32:41.313017+00:00">
                  <w:rPr>
                    <w:rFonts w:cs="Times New Roman"/>
                    <w:szCs w:val="21"/>
                  </w:rPr>
                </w:rPrChange>
              </w:rPr>
              <w:t>之差</w:t>
            </w:r>
          </w:p>
        </w:tc>
      </w:tr>
      <w:tr w:rsidR="00011D10" w14:paraId="1A17369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954" w:author="Codex" w:date="2026-10-05T16:32:41.313017+00:00">
              <w:tcPr>
                <w:tcW w:w="0" w:type="auto"/>
                <w:tcBorders>
                  <w:top w:val="nil"/>
                  <w:left w:val="nil"/>
                  <w:bottom w:val="nil"/>
                  <w:right w:val="nil"/>
                </w:tcBorders>
                <w:noWrap/>
                <w:tcMar>
                  <w:left w:w="102" w:type="dxa"/>
                  <w:right w:w="102" w:type="dxa"/>
                </w:tcMar>
                <w:vAlign w:val="center"/>
              </w:tcPr>
            </w:tcPrChange>
          </w:tcPr>
          <w:p w14:paraId="39692D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2" w:author="Codex" w:date="2026-10-05T16:32:41.313017+00:00">
                  <w:rPr>
                    <w:bCs w:val="0"/>
                    <w:sz w:val="21"/>
                    <w:szCs w:val="21"/>
                  </w:rPr>
                </w:rPrChange>
              </w:rPr>
              <w:pPrChange w:id="49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56"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4957" w:author="Codex" w:date="2026-10-05T16:32:41.313017+00:00">
              <w:tcPr>
                <w:tcW w:w="0" w:type="auto"/>
                <w:tcBorders>
                  <w:top w:val="nil"/>
                  <w:left w:val="nil"/>
                  <w:bottom w:val="nil"/>
                  <w:right w:val="nil"/>
                </w:tcBorders>
                <w:tcMar>
                  <w:left w:w="102" w:type="dxa"/>
                  <w:right w:w="102" w:type="dxa"/>
                </w:tcMar>
                <w:vAlign w:val="center"/>
              </w:tcPr>
            </w:tcPrChange>
          </w:tcPr>
          <w:p w14:paraId="12F9309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3" w:author="Codex" w:date="2026-10-05T16:32:41.313017+00:00">
                  <w:rPr>
                    <w:bCs w:val="0"/>
                    <w:sz w:val="21"/>
                    <w:szCs w:val="21"/>
                  </w:rPr>
                </w:rPrChange>
              </w:rPr>
              <w:pPrChange w:id="49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59" w:author="Codex" w:date="2026-10-05T16:32:41.313017+00:00">
                  <w:rPr>
                    <w:bCs w:val="0"/>
                    <w:sz w:val="21"/>
                    <w:szCs w:val="21"/>
                  </w:rPr>
                </w:rPrChange>
              </w:rPr>
              <w:t>1.269</w:t>
            </w:r>
            <w:r>
              <w:rPr>
                <w:rFonts w:ascii="Times New Roman" w:hAnsi="Times New Roman" w:cs="Times New Roman" w:eastAsia="SimSun"/>
                <w:b w:val="0"/>
                <w:bCs w:val="0"/>
                <w:sz w:val="21"/>
                <w:szCs w:val="21"/>
                <w:rPrChange w:id="4960" w:author="Codex" w:date="2026-10-05T16:32:41.313017+00:00">
                  <w:rPr>
                    <w:bCs w:val="0"/>
                    <w:sz w:val="21"/>
                    <w:szCs w:val="21"/>
                  </w:rPr>
                </w:rPrChange>
              </w:rPr>
              <w:t>（</w:t>
            </w:r>
            <w:r>
              <w:rPr>
                <w:rFonts w:ascii="Times New Roman" w:hAnsi="Times New Roman" w:cs="Times New Roman" w:eastAsia="SimSun"/>
                <w:b w:val="0"/>
                <w:bCs w:val="0"/>
                <w:sz w:val="21"/>
                <w:szCs w:val="21"/>
                <w:rPrChange w:id="4961" w:author="Codex" w:date="2026-10-05T16:32:41.313017+00:00">
                  <w:rPr>
                    <w:bCs w:val="0"/>
                    <w:sz w:val="21"/>
                    <w:szCs w:val="21"/>
                  </w:rPr>
                </w:rPrChange>
              </w:rPr>
              <w:t>1.038</w:t>
            </w:r>
            <w:r>
              <w:rPr>
                <w:rFonts w:ascii="Times New Roman" w:hAnsi="Times New Roman" w:cs="Times New Roman" w:eastAsia="SimSun"/>
                <w:b w:val="0"/>
                <w:bCs w:val="0"/>
                <w:sz w:val="21"/>
                <w:szCs w:val="21"/>
                <w:rPrChange w:id="4962" w:author="Codex" w:date="2026-10-05T16:32:41.313017+00:00">
                  <w:rPr>
                    <w:bCs w:val="0"/>
                    <w:sz w:val="21"/>
                    <w:szCs w:val="21"/>
                  </w:rPr>
                </w:rPrChange>
              </w:rPr>
              <w:t>，</w:t>
            </w:r>
            <w:r>
              <w:rPr>
                <w:rFonts w:ascii="Times New Roman" w:hAnsi="Times New Roman" w:cs="Times New Roman" w:eastAsia="SimSun"/>
                <w:b w:val="0"/>
                <w:bCs w:val="0"/>
                <w:sz w:val="21"/>
                <w:szCs w:val="21"/>
                <w:rPrChange w:id="4963" w:author="Codex" w:date="2026-10-05T16:32:41.313017+00:00">
                  <w:rPr>
                    <w:bCs w:val="0"/>
                    <w:sz w:val="21"/>
                    <w:szCs w:val="21"/>
                  </w:rPr>
                </w:rPrChange>
              </w:rPr>
              <w:t>1.503</w:t>
            </w:r>
            <w:r>
              <w:rPr>
                <w:rFonts w:ascii="Times New Roman" w:hAnsi="Times New Roman" w:cs="Times New Roman" w:eastAsia="SimSun"/>
                <w:b w:val="0"/>
                <w:bCs w:val="0"/>
                <w:sz w:val="21"/>
                <w:szCs w:val="21"/>
                <w:rPrChange w:id="496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65" w:author="Codex" w:date="2026-10-05T16:32:41.313017+00:00">
              <w:tcPr>
                <w:tcW w:w="0" w:type="auto"/>
                <w:tcBorders>
                  <w:top w:val="nil"/>
                  <w:left w:val="nil"/>
                  <w:bottom w:val="nil"/>
                  <w:right w:val="nil"/>
                </w:tcBorders>
                <w:tcMar>
                  <w:left w:w="102" w:type="dxa"/>
                  <w:right w:w="102" w:type="dxa"/>
                </w:tcMar>
                <w:vAlign w:val="center"/>
              </w:tcPr>
            </w:tcPrChange>
          </w:tcPr>
          <w:p w14:paraId="7CC8CF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4" w:author="Codex" w:date="2026-10-05T16:32:41.313017+00:00">
                  <w:rPr>
                    <w:bCs w:val="0"/>
                    <w:sz w:val="21"/>
                    <w:szCs w:val="21"/>
                  </w:rPr>
                </w:rPrChange>
              </w:rPr>
              <w:pPrChange w:id="49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67" w:author="Codex" w:date="2026-10-05T16:32:41.313017+00:00">
                  <w:rPr>
                    <w:bCs w:val="0"/>
                    <w:sz w:val="21"/>
                    <w:szCs w:val="21"/>
                  </w:rPr>
                </w:rPrChange>
              </w:rPr>
              <w:t>1.232</w:t>
            </w:r>
            <w:r>
              <w:rPr>
                <w:rFonts w:ascii="Times New Roman" w:hAnsi="Times New Roman" w:cs="Times New Roman" w:eastAsia="SimSun"/>
                <w:b w:val="0"/>
                <w:bCs w:val="0"/>
                <w:sz w:val="21"/>
                <w:szCs w:val="21"/>
                <w:rPrChange w:id="4968" w:author="Codex" w:date="2026-10-05T16:32:41.313017+00:00">
                  <w:rPr>
                    <w:bCs w:val="0"/>
                    <w:sz w:val="21"/>
                    <w:szCs w:val="21"/>
                  </w:rPr>
                </w:rPrChange>
              </w:rPr>
              <w:t>（</w:t>
            </w:r>
            <w:r>
              <w:rPr>
                <w:rFonts w:ascii="Times New Roman" w:hAnsi="Times New Roman" w:cs="Times New Roman" w:eastAsia="SimSun"/>
                <w:b w:val="0"/>
                <w:bCs w:val="0"/>
                <w:sz w:val="21"/>
                <w:szCs w:val="21"/>
                <w:rPrChange w:id="4969" w:author="Codex" w:date="2026-10-05T16:32:41.313017+00:00">
                  <w:rPr>
                    <w:bCs w:val="0"/>
                    <w:sz w:val="21"/>
                    <w:szCs w:val="21"/>
                  </w:rPr>
                </w:rPrChange>
              </w:rPr>
              <w:t>1.017</w:t>
            </w:r>
            <w:r>
              <w:rPr>
                <w:rFonts w:ascii="Times New Roman" w:hAnsi="Times New Roman" w:cs="Times New Roman" w:eastAsia="SimSun"/>
                <w:b w:val="0"/>
                <w:bCs w:val="0"/>
                <w:sz w:val="21"/>
                <w:szCs w:val="21"/>
                <w:rPrChange w:id="4970" w:author="Codex" w:date="2026-10-05T16:32:41.313017+00:00">
                  <w:rPr>
                    <w:bCs w:val="0"/>
                    <w:sz w:val="21"/>
                    <w:szCs w:val="21"/>
                  </w:rPr>
                </w:rPrChange>
              </w:rPr>
              <w:t>，</w:t>
            </w:r>
            <w:r>
              <w:rPr>
                <w:rFonts w:ascii="Times New Roman" w:hAnsi="Times New Roman" w:cs="Times New Roman" w:eastAsia="SimSun"/>
                <w:b w:val="0"/>
                <w:bCs w:val="0"/>
                <w:sz w:val="21"/>
                <w:szCs w:val="21"/>
                <w:rPrChange w:id="4971" w:author="Codex" w:date="2026-10-05T16:32:41.313017+00:00">
                  <w:rPr>
                    <w:bCs w:val="0"/>
                    <w:sz w:val="21"/>
                    <w:szCs w:val="21"/>
                  </w:rPr>
                </w:rPrChange>
              </w:rPr>
              <w:t>1.489</w:t>
            </w:r>
            <w:r>
              <w:rPr>
                <w:rFonts w:ascii="Times New Roman" w:hAnsi="Times New Roman" w:cs="Times New Roman" w:eastAsia="SimSun"/>
                <w:b w:val="0"/>
                <w:bCs w:val="0"/>
                <w:sz w:val="21"/>
                <w:szCs w:val="21"/>
                <w:rPrChange w:id="49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73" w:author="Codex" w:date="2026-10-05T16:32:41.313017+00:00">
              <w:tcPr>
                <w:tcW w:w="0" w:type="auto"/>
                <w:tcBorders>
                  <w:top w:val="nil"/>
                  <w:left w:val="nil"/>
                  <w:bottom w:val="nil"/>
                  <w:right w:val="nil"/>
                </w:tcBorders>
                <w:tcMar>
                  <w:left w:w="102" w:type="dxa"/>
                  <w:right w:w="102" w:type="dxa"/>
                </w:tcMar>
                <w:vAlign w:val="center"/>
              </w:tcPr>
            </w:tcPrChange>
          </w:tcPr>
          <w:p w14:paraId="3EBAA9F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5" w:author="Codex" w:date="2026-10-05T16:32:41.313017+00:00">
                  <w:rPr>
                    <w:bCs w:val="0"/>
                    <w:sz w:val="21"/>
                    <w:szCs w:val="21"/>
                  </w:rPr>
                </w:rPrChange>
              </w:rPr>
              <w:pPrChange w:id="49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75" w:author="Codex" w:date="2026-10-05T16:32:41.313017+00:00">
                  <w:rPr>
                    <w:bCs w:val="0"/>
                    <w:sz w:val="21"/>
                    <w:szCs w:val="21"/>
                  </w:rPr>
                </w:rPrChange>
              </w:rPr>
              <w:t>-0.037</w:t>
            </w:r>
            <w:r>
              <w:rPr>
                <w:rFonts w:ascii="Times New Roman" w:hAnsi="Times New Roman" w:cs="Times New Roman" w:eastAsia="SimSun"/>
                <w:b w:val="0"/>
                <w:bCs w:val="0"/>
                <w:sz w:val="21"/>
                <w:szCs w:val="21"/>
                <w:rPrChange w:id="4976" w:author="Codex" w:date="2026-10-05T16:32:41.313017+00:00">
                  <w:rPr>
                    <w:bCs w:val="0"/>
                    <w:sz w:val="21"/>
                    <w:szCs w:val="21"/>
                  </w:rPr>
                </w:rPrChange>
              </w:rPr>
              <w:t>（</w:t>
            </w:r>
            <w:r>
              <w:rPr>
                <w:rFonts w:ascii="Times New Roman" w:hAnsi="Times New Roman" w:cs="Times New Roman" w:eastAsia="SimSun"/>
                <w:b w:val="0"/>
                <w:bCs w:val="0"/>
                <w:sz w:val="21"/>
                <w:szCs w:val="21"/>
                <w:rPrChange w:id="4977" w:author="Codex" w:date="2026-10-05T16:32:41.313017+00:00">
                  <w:rPr>
                    <w:bCs w:val="0"/>
                    <w:sz w:val="21"/>
                    <w:szCs w:val="21"/>
                  </w:rPr>
                </w:rPrChange>
              </w:rPr>
              <w:t>-0.345</w:t>
            </w:r>
            <w:r>
              <w:rPr>
                <w:rFonts w:ascii="Times New Roman" w:hAnsi="Times New Roman" w:cs="Times New Roman" w:eastAsia="SimSun"/>
                <w:b w:val="0"/>
                <w:bCs w:val="0"/>
                <w:sz w:val="21"/>
                <w:szCs w:val="21"/>
                <w:rPrChange w:id="4978" w:author="Codex" w:date="2026-10-05T16:32:41.313017+00:00">
                  <w:rPr>
                    <w:bCs w:val="0"/>
                    <w:sz w:val="21"/>
                    <w:szCs w:val="21"/>
                  </w:rPr>
                </w:rPrChange>
              </w:rPr>
              <w:t>，</w:t>
            </w:r>
            <w:r>
              <w:rPr>
                <w:rFonts w:ascii="Times New Roman" w:hAnsi="Times New Roman" w:cs="Times New Roman" w:eastAsia="SimSun"/>
                <w:b w:val="0"/>
                <w:bCs w:val="0"/>
                <w:sz w:val="21"/>
                <w:szCs w:val="21"/>
                <w:rPrChange w:id="4979" w:author="Codex" w:date="2026-10-05T16:32:41.313017+00:00">
                  <w:rPr>
                    <w:bCs w:val="0"/>
                    <w:sz w:val="21"/>
                    <w:szCs w:val="21"/>
                  </w:rPr>
                </w:rPrChange>
              </w:rPr>
              <w:t>0.312</w:t>
            </w:r>
            <w:r>
              <w:rPr>
                <w:rFonts w:ascii="Times New Roman" w:hAnsi="Times New Roman" w:cs="Times New Roman" w:eastAsia="SimSun"/>
                <w:b w:val="0"/>
                <w:bCs w:val="0"/>
                <w:sz w:val="21"/>
                <w:szCs w:val="21"/>
                <w:rPrChange w:id="4980" w:author="Codex" w:date="2026-10-05T16:32:41.313017+00:00">
                  <w:rPr>
                    <w:bCs w:val="0"/>
                    <w:sz w:val="21"/>
                    <w:szCs w:val="21"/>
                  </w:rPr>
                </w:rPrChange>
              </w:rPr>
              <w:t>）</w:t>
            </w:r>
          </w:p>
        </w:tc>
      </w:tr>
      <w:tr w:rsidR="00011D10" w14:paraId="2B19FD2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981" w:author="Codex" w:date="2026-10-05T16:32:41.313017+00:00">
              <w:tcPr>
                <w:tcW w:w="0" w:type="auto"/>
                <w:tcBorders>
                  <w:top w:val="nil"/>
                  <w:left w:val="nil"/>
                  <w:bottom w:val="nil"/>
                  <w:right w:val="nil"/>
                </w:tcBorders>
                <w:noWrap/>
                <w:tcMar>
                  <w:left w:w="102" w:type="dxa"/>
                  <w:right w:w="102" w:type="dxa"/>
                </w:tcMar>
                <w:vAlign w:val="center"/>
              </w:tcPr>
            </w:tcPrChange>
          </w:tcPr>
          <w:p w14:paraId="0795C16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6" w:author="Codex" w:date="2026-10-05T16:32:41.313017+00:00">
                  <w:rPr>
                    <w:bCs w:val="0"/>
                    <w:sz w:val="21"/>
                    <w:szCs w:val="21"/>
                  </w:rPr>
                </w:rPrChange>
              </w:rPr>
              <w:pPrChange w:id="498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83"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4984" w:author="Codex" w:date="2026-10-05T16:32:41.313017+00:00">
              <w:tcPr>
                <w:tcW w:w="0" w:type="auto"/>
                <w:tcBorders>
                  <w:top w:val="nil"/>
                  <w:left w:val="nil"/>
                  <w:bottom w:val="nil"/>
                  <w:right w:val="nil"/>
                </w:tcBorders>
                <w:tcMar>
                  <w:left w:w="102" w:type="dxa"/>
                  <w:right w:w="102" w:type="dxa"/>
                </w:tcMar>
                <w:vAlign w:val="center"/>
              </w:tcPr>
            </w:tcPrChange>
          </w:tcPr>
          <w:p w14:paraId="17296D0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7" w:author="Codex" w:date="2026-10-05T16:32:41.313017+00:00">
                  <w:rPr>
                    <w:bCs w:val="0"/>
                    <w:sz w:val="21"/>
                    <w:szCs w:val="21"/>
                  </w:rPr>
                </w:rPrChange>
              </w:rPr>
              <w:pPrChange w:id="498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86" w:author="Codex" w:date="2026-10-05T16:32:41.313017+00:00">
                  <w:rPr>
                    <w:bCs w:val="0"/>
                    <w:sz w:val="21"/>
                    <w:szCs w:val="21"/>
                  </w:rPr>
                </w:rPrChange>
              </w:rPr>
              <w:t>0.987</w:t>
            </w:r>
            <w:r>
              <w:rPr>
                <w:rFonts w:ascii="Times New Roman" w:hAnsi="Times New Roman" w:cs="Times New Roman" w:eastAsia="SimSun"/>
                <w:b w:val="0"/>
                <w:bCs w:val="0"/>
                <w:sz w:val="21"/>
                <w:szCs w:val="21"/>
                <w:rPrChange w:id="4987" w:author="Codex" w:date="2026-10-05T16:32:41.313017+00:00">
                  <w:rPr>
                    <w:bCs w:val="0"/>
                    <w:sz w:val="21"/>
                    <w:szCs w:val="21"/>
                  </w:rPr>
                </w:rPrChange>
              </w:rPr>
              <w:t>（</w:t>
            </w:r>
            <w:r>
              <w:rPr>
                <w:rFonts w:ascii="Times New Roman" w:hAnsi="Times New Roman" w:cs="Times New Roman" w:eastAsia="SimSun"/>
                <w:b w:val="0"/>
                <w:bCs w:val="0"/>
                <w:sz w:val="21"/>
                <w:szCs w:val="21"/>
                <w:rPrChange w:id="4988" w:author="Codex" w:date="2026-10-05T16:32:41.313017+00:00">
                  <w:rPr>
                    <w:bCs w:val="0"/>
                    <w:sz w:val="21"/>
                    <w:szCs w:val="21"/>
                  </w:rPr>
                </w:rPrChange>
              </w:rPr>
              <w:t>0.817</w:t>
            </w:r>
            <w:r>
              <w:rPr>
                <w:rFonts w:ascii="Times New Roman" w:hAnsi="Times New Roman" w:cs="Times New Roman" w:eastAsia="SimSun"/>
                <w:b w:val="0"/>
                <w:bCs w:val="0"/>
                <w:sz w:val="21"/>
                <w:szCs w:val="21"/>
                <w:rPrChange w:id="4989" w:author="Codex" w:date="2026-10-05T16:32:41.313017+00:00">
                  <w:rPr>
                    <w:bCs w:val="0"/>
                    <w:sz w:val="21"/>
                    <w:szCs w:val="21"/>
                  </w:rPr>
                </w:rPrChange>
              </w:rPr>
              <w:t>，</w:t>
            </w:r>
            <w:r>
              <w:rPr>
                <w:rFonts w:ascii="Times New Roman" w:hAnsi="Times New Roman" w:cs="Times New Roman" w:eastAsia="SimSun"/>
                <w:b w:val="0"/>
                <w:bCs w:val="0"/>
                <w:sz w:val="21"/>
                <w:szCs w:val="21"/>
                <w:rPrChange w:id="4990" w:author="Codex" w:date="2026-10-05T16:32:41.313017+00:00">
                  <w:rPr>
                    <w:bCs w:val="0"/>
                    <w:sz w:val="21"/>
                    <w:szCs w:val="21"/>
                  </w:rPr>
                </w:rPrChange>
              </w:rPr>
              <w:t>1.188</w:t>
            </w:r>
            <w:r>
              <w:rPr>
                <w:rFonts w:ascii="Times New Roman" w:hAnsi="Times New Roman" w:cs="Times New Roman" w:eastAsia="SimSun"/>
                <w:b w:val="0"/>
                <w:bCs w:val="0"/>
                <w:sz w:val="21"/>
                <w:szCs w:val="21"/>
                <w:rPrChange w:id="499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92" w:author="Codex" w:date="2026-10-05T16:32:41.313017+00:00">
              <w:tcPr>
                <w:tcW w:w="0" w:type="auto"/>
                <w:tcBorders>
                  <w:top w:val="nil"/>
                  <w:left w:val="nil"/>
                  <w:bottom w:val="nil"/>
                  <w:right w:val="nil"/>
                </w:tcBorders>
                <w:tcMar>
                  <w:left w:w="102" w:type="dxa"/>
                  <w:right w:w="102" w:type="dxa"/>
                </w:tcMar>
                <w:vAlign w:val="center"/>
              </w:tcPr>
            </w:tcPrChange>
          </w:tcPr>
          <w:p w14:paraId="2B4778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8" w:author="Codex" w:date="2026-10-05T16:32:41.313017+00:00">
                  <w:rPr>
                    <w:bCs w:val="0"/>
                    <w:sz w:val="21"/>
                    <w:szCs w:val="21"/>
                  </w:rPr>
                </w:rPrChange>
              </w:rPr>
              <w:pPrChange w:id="499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94" w:author="Codex" w:date="2026-10-05T16:32:41.313017+00:00">
                  <w:rPr>
                    <w:bCs w:val="0"/>
                    <w:sz w:val="21"/>
                    <w:szCs w:val="21"/>
                  </w:rPr>
                </w:rPrChange>
              </w:rPr>
              <w:t>1.322</w:t>
            </w:r>
            <w:r>
              <w:rPr>
                <w:rFonts w:ascii="Times New Roman" w:hAnsi="Times New Roman" w:cs="Times New Roman" w:eastAsia="SimSun"/>
                <w:b w:val="0"/>
                <w:bCs w:val="0"/>
                <w:sz w:val="21"/>
                <w:szCs w:val="21"/>
                <w:rPrChange w:id="4995" w:author="Codex" w:date="2026-10-05T16:32:41.313017+00:00">
                  <w:rPr>
                    <w:bCs w:val="0"/>
                    <w:sz w:val="21"/>
                    <w:szCs w:val="21"/>
                  </w:rPr>
                </w:rPrChange>
              </w:rPr>
              <w:t>（</w:t>
            </w:r>
            <w:r>
              <w:rPr>
                <w:rFonts w:ascii="Times New Roman" w:hAnsi="Times New Roman" w:cs="Times New Roman" w:eastAsia="SimSun"/>
                <w:b w:val="0"/>
                <w:bCs w:val="0"/>
                <w:sz w:val="21"/>
                <w:szCs w:val="21"/>
                <w:rPrChange w:id="4996" w:author="Codex" w:date="2026-10-05T16:32:41.313017+00:00">
                  <w:rPr>
                    <w:bCs w:val="0"/>
                    <w:sz w:val="21"/>
                    <w:szCs w:val="21"/>
                  </w:rPr>
                </w:rPrChange>
              </w:rPr>
              <w:t>1.093</w:t>
            </w:r>
            <w:r>
              <w:rPr>
                <w:rFonts w:ascii="Times New Roman" w:hAnsi="Times New Roman" w:cs="Times New Roman" w:eastAsia="SimSun"/>
                <w:b w:val="0"/>
                <w:bCs w:val="0"/>
                <w:sz w:val="21"/>
                <w:szCs w:val="21"/>
                <w:rPrChange w:id="4997" w:author="Codex" w:date="2026-10-05T16:32:41.313017+00:00">
                  <w:rPr>
                    <w:bCs w:val="0"/>
                    <w:sz w:val="21"/>
                    <w:szCs w:val="21"/>
                  </w:rPr>
                </w:rPrChange>
              </w:rPr>
              <w:t>，</w:t>
            </w:r>
            <w:r>
              <w:rPr>
                <w:rFonts w:ascii="Times New Roman" w:hAnsi="Times New Roman" w:cs="Times New Roman" w:eastAsia="SimSun"/>
                <w:b w:val="0"/>
                <w:bCs w:val="0"/>
                <w:sz w:val="21"/>
                <w:szCs w:val="21"/>
                <w:rPrChange w:id="4998" w:author="Codex" w:date="2026-10-05T16:32:41.313017+00:00">
                  <w:rPr>
                    <w:bCs w:val="0"/>
                    <w:sz w:val="21"/>
                    <w:szCs w:val="21"/>
                  </w:rPr>
                </w:rPrChange>
              </w:rPr>
              <w:t>1.587</w:t>
            </w:r>
            <w:r>
              <w:rPr>
                <w:rFonts w:ascii="Times New Roman" w:hAnsi="Times New Roman" w:cs="Times New Roman" w:eastAsia="SimSun"/>
                <w:b w:val="0"/>
                <w:bCs w:val="0"/>
                <w:sz w:val="21"/>
                <w:szCs w:val="21"/>
                <w:rPrChange w:id="49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00" w:author="Codex" w:date="2026-10-05T16:32:41.313017+00:00">
              <w:tcPr>
                <w:tcW w:w="0" w:type="auto"/>
                <w:tcBorders>
                  <w:top w:val="nil"/>
                  <w:left w:val="nil"/>
                  <w:bottom w:val="nil"/>
                  <w:right w:val="nil"/>
                </w:tcBorders>
                <w:tcMar>
                  <w:left w:w="102" w:type="dxa"/>
                  <w:right w:w="102" w:type="dxa"/>
                </w:tcMar>
                <w:vAlign w:val="center"/>
              </w:tcPr>
            </w:tcPrChange>
          </w:tcPr>
          <w:p w14:paraId="6FD3CA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9" w:author="Codex" w:date="2026-10-05T16:32:41.313017+00:00">
                  <w:rPr>
                    <w:bCs w:val="0"/>
                    <w:sz w:val="21"/>
                    <w:szCs w:val="21"/>
                  </w:rPr>
                </w:rPrChange>
              </w:rPr>
              <w:pPrChange w:id="500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02" w:author="Codex" w:date="2026-10-05T16:32:41.313017+00:00">
                  <w:rPr>
                    <w:bCs w:val="0"/>
                    <w:sz w:val="21"/>
                    <w:szCs w:val="21"/>
                  </w:rPr>
                </w:rPrChange>
              </w:rPr>
              <w:t>0.335</w:t>
            </w:r>
            <w:r>
              <w:rPr>
                <w:rFonts w:ascii="Times New Roman" w:hAnsi="Times New Roman" w:cs="Times New Roman" w:eastAsia="SimSun"/>
                <w:b w:val="0"/>
                <w:bCs w:val="0"/>
                <w:sz w:val="21"/>
                <w:szCs w:val="21"/>
                <w:rPrChange w:id="5003" w:author="Codex" w:date="2026-10-05T16:32:41.313017+00:00">
                  <w:rPr>
                    <w:bCs w:val="0"/>
                    <w:sz w:val="21"/>
                    <w:szCs w:val="21"/>
                  </w:rPr>
                </w:rPrChange>
              </w:rPr>
              <w:t>（</w:t>
            </w:r>
            <w:r>
              <w:rPr>
                <w:rFonts w:ascii="Times New Roman" w:hAnsi="Times New Roman" w:cs="Times New Roman" w:eastAsia="SimSun"/>
                <w:b w:val="0"/>
                <w:bCs w:val="0"/>
                <w:sz w:val="21"/>
                <w:szCs w:val="21"/>
                <w:rPrChange w:id="5004" w:author="Codex" w:date="2026-10-05T16:32:41.313017+00:00">
                  <w:rPr>
                    <w:bCs w:val="0"/>
                    <w:sz w:val="21"/>
                    <w:szCs w:val="21"/>
                  </w:rPr>
                </w:rPrChange>
              </w:rPr>
              <w:t>0.029</w:t>
            </w:r>
            <w:r>
              <w:rPr>
                <w:rFonts w:ascii="Times New Roman" w:hAnsi="Times New Roman" w:cs="Times New Roman" w:eastAsia="SimSun"/>
                <w:b w:val="0"/>
                <w:bCs w:val="0"/>
                <w:sz w:val="21"/>
                <w:szCs w:val="21"/>
                <w:rPrChange w:id="5005" w:author="Codex" w:date="2026-10-05T16:32:41.313017+00:00">
                  <w:rPr>
                    <w:bCs w:val="0"/>
                    <w:sz w:val="21"/>
                    <w:szCs w:val="21"/>
                  </w:rPr>
                </w:rPrChange>
              </w:rPr>
              <w:t>，</w:t>
            </w:r>
            <w:r>
              <w:rPr>
                <w:rFonts w:ascii="Times New Roman" w:hAnsi="Times New Roman" w:cs="Times New Roman" w:eastAsia="SimSun"/>
                <w:b w:val="0"/>
                <w:bCs w:val="0"/>
                <w:sz w:val="21"/>
                <w:szCs w:val="21"/>
                <w:rPrChange w:id="5006" w:author="Codex" w:date="2026-10-05T16:32:41.313017+00:00">
                  <w:rPr>
                    <w:bCs w:val="0"/>
                    <w:sz w:val="21"/>
                    <w:szCs w:val="21"/>
                  </w:rPr>
                </w:rPrChange>
              </w:rPr>
              <w:t>0.653</w:t>
            </w:r>
            <w:r>
              <w:rPr>
                <w:rFonts w:ascii="Times New Roman" w:hAnsi="Times New Roman" w:cs="Times New Roman" w:eastAsia="SimSun"/>
                <w:b w:val="0"/>
                <w:bCs w:val="0"/>
                <w:sz w:val="21"/>
                <w:szCs w:val="21"/>
                <w:rPrChange w:id="5007" w:author="Codex" w:date="2026-10-05T16:32:41.313017+00:00">
                  <w:rPr>
                    <w:bCs w:val="0"/>
                    <w:sz w:val="21"/>
                    <w:szCs w:val="21"/>
                  </w:rPr>
                </w:rPrChange>
              </w:rPr>
              <w:t>）</w:t>
            </w:r>
          </w:p>
        </w:tc>
      </w:tr>
      <w:tr w:rsidR="00011D10" w14:paraId="08F96D9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08" w:author="Codex" w:date="2026-10-05T16:32:41.313017+00:00">
              <w:tcPr>
                <w:tcW w:w="0" w:type="auto"/>
                <w:tcBorders>
                  <w:top w:val="nil"/>
                  <w:left w:val="nil"/>
                  <w:bottom w:val="nil"/>
                  <w:right w:val="nil"/>
                </w:tcBorders>
                <w:noWrap/>
                <w:tcMar>
                  <w:left w:w="102" w:type="dxa"/>
                  <w:right w:w="102" w:type="dxa"/>
                </w:tcMar>
                <w:vAlign w:val="center"/>
              </w:tcPr>
            </w:tcPrChange>
          </w:tcPr>
          <w:p w14:paraId="1F110F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0" w:author="Codex" w:date="2026-10-05T16:32:41.313017+00:00">
                  <w:rPr>
                    <w:bCs w:val="0"/>
                    <w:sz w:val="21"/>
                    <w:szCs w:val="21"/>
                  </w:rPr>
                </w:rPrChange>
              </w:rPr>
              <w:pPrChange w:id="500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10"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5011" w:author="Codex" w:date="2026-10-05T16:32:41.313017+00:00">
              <w:tcPr>
                <w:tcW w:w="0" w:type="auto"/>
                <w:tcBorders>
                  <w:top w:val="nil"/>
                  <w:left w:val="nil"/>
                  <w:bottom w:val="nil"/>
                  <w:right w:val="nil"/>
                </w:tcBorders>
                <w:tcMar>
                  <w:left w:w="102" w:type="dxa"/>
                  <w:right w:w="102" w:type="dxa"/>
                </w:tcMar>
                <w:vAlign w:val="center"/>
              </w:tcPr>
            </w:tcPrChange>
          </w:tcPr>
          <w:p w14:paraId="6C979DA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1" w:author="Codex" w:date="2026-10-05T16:32:41.313017+00:00">
                  <w:rPr>
                    <w:bCs w:val="0"/>
                    <w:sz w:val="21"/>
                    <w:szCs w:val="21"/>
                  </w:rPr>
                </w:rPrChange>
              </w:rPr>
              <w:pPrChange w:id="501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13" w:author="Codex" w:date="2026-10-05T16:32:41.313017+00:00">
                  <w:rPr>
                    <w:bCs w:val="0"/>
                    <w:sz w:val="21"/>
                    <w:szCs w:val="21"/>
                  </w:rPr>
                </w:rPrChange>
              </w:rPr>
              <w:t>1.226</w:t>
            </w:r>
            <w:r>
              <w:rPr>
                <w:rFonts w:ascii="Times New Roman" w:hAnsi="Times New Roman" w:cs="Times New Roman" w:eastAsia="SimSun"/>
                <w:b w:val="0"/>
                <w:bCs w:val="0"/>
                <w:sz w:val="21"/>
                <w:szCs w:val="21"/>
                <w:rPrChange w:id="5014" w:author="Codex" w:date="2026-10-05T16:32:41.313017+00:00">
                  <w:rPr>
                    <w:bCs w:val="0"/>
                    <w:sz w:val="21"/>
                    <w:szCs w:val="21"/>
                  </w:rPr>
                </w:rPrChange>
              </w:rPr>
              <w:t>（</w:t>
            </w:r>
            <w:r>
              <w:rPr>
                <w:rFonts w:ascii="Times New Roman" w:hAnsi="Times New Roman" w:cs="Times New Roman" w:eastAsia="SimSun"/>
                <w:b w:val="0"/>
                <w:bCs w:val="0"/>
                <w:sz w:val="21"/>
                <w:szCs w:val="21"/>
                <w:rPrChange w:id="5015" w:author="Codex" w:date="2026-10-05T16:32:41.313017+00:00">
                  <w:rPr>
                    <w:bCs w:val="0"/>
                    <w:sz w:val="21"/>
                    <w:szCs w:val="21"/>
                  </w:rPr>
                </w:rPrChange>
              </w:rPr>
              <w:t>1.123</w:t>
            </w:r>
            <w:r>
              <w:rPr>
                <w:rFonts w:ascii="Times New Roman" w:hAnsi="Times New Roman" w:cs="Times New Roman" w:eastAsia="SimSun"/>
                <w:b w:val="0"/>
                <w:bCs w:val="0"/>
                <w:sz w:val="21"/>
                <w:szCs w:val="21"/>
                <w:rPrChange w:id="5016" w:author="Codex" w:date="2026-10-05T16:32:41.313017+00:00">
                  <w:rPr>
                    <w:bCs w:val="0"/>
                    <w:sz w:val="21"/>
                    <w:szCs w:val="21"/>
                  </w:rPr>
                </w:rPrChange>
              </w:rPr>
              <w:t>，</w:t>
            </w:r>
            <w:r>
              <w:rPr>
                <w:rFonts w:ascii="Times New Roman" w:hAnsi="Times New Roman" w:cs="Times New Roman" w:eastAsia="SimSun"/>
                <w:b w:val="0"/>
                <w:bCs w:val="0"/>
                <w:sz w:val="21"/>
                <w:szCs w:val="21"/>
                <w:rPrChange w:id="5017" w:author="Codex" w:date="2026-10-05T16:32:41.313017+00:00">
                  <w:rPr>
                    <w:bCs w:val="0"/>
                    <w:sz w:val="21"/>
                    <w:szCs w:val="21"/>
                  </w:rPr>
                </w:rPrChange>
              </w:rPr>
              <w:t>1.346</w:t>
            </w:r>
            <w:r>
              <w:rPr>
                <w:rFonts w:ascii="Times New Roman" w:hAnsi="Times New Roman" w:cs="Times New Roman" w:eastAsia="SimSun"/>
                <w:b w:val="0"/>
                <w:bCs w:val="0"/>
                <w:sz w:val="21"/>
                <w:szCs w:val="21"/>
                <w:rPrChange w:id="501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19" w:author="Codex" w:date="2026-10-05T16:32:41.313017+00:00">
              <w:tcPr>
                <w:tcW w:w="0" w:type="auto"/>
                <w:tcBorders>
                  <w:top w:val="nil"/>
                  <w:left w:val="nil"/>
                  <w:bottom w:val="nil"/>
                  <w:right w:val="nil"/>
                </w:tcBorders>
                <w:tcMar>
                  <w:left w:w="102" w:type="dxa"/>
                  <w:right w:w="102" w:type="dxa"/>
                </w:tcMar>
                <w:vAlign w:val="center"/>
              </w:tcPr>
            </w:tcPrChange>
          </w:tcPr>
          <w:p w14:paraId="0F89329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2" w:author="Codex" w:date="2026-10-05T16:32:41.313017+00:00">
                  <w:rPr>
                    <w:bCs w:val="0"/>
                    <w:sz w:val="21"/>
                    <w:szCs w:val="21"/>
                  </w:rPr>
                </w:rPrChange>
              </w:rPr>
              <w:pPrChange w:id="50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21" w:author="Codex" w:date="2026-10-05T16:32:41.313017+00:00">
                  <w:rPr>
                    <w:bCs w:val="0"/>
                    <w:sz w:val="21"/>
                    <w:szCs w:val="21"/>
                  </w:rPr>
                </w:rPrChange>
              </w:rPr>
              <w:t>0.815</w:t>
            </w:r>
            <w:r>
              <w:rPr>
                <w:rFonts w:ascii="Times New Roman" w:hAnsi="Times New Roman" w:cs="Times New Roman" w:eastAsia="SimSun"/>
                <w:b w:val="0"/>
                <w:bCs w:val="0"/>
                <w:sz w:val="21"/>
                <w:szCs w:val="21"/>
                <w:rPrChange w:id="5022" w:author="Codex" w:date="2026-10-05T16:32:41.313017+00:00">
                  <w:rPr>
                    <w:bCs w:val="0"/>
                    <w:sz w:val="21"/>
                    <w:szCs w:val="21"/>
                  </w:rPr>
                </w:rPrChange>
              </w:rPr>
              <w:t>（</w:t>
            </w:r>
            <w:r>
              <w:rPr>
                <w:rFonts w:ascii="Times New Roman" w:hAnsi="Times New Roman" w:cs="Times New Roman" w:eastAsia="SimSun"/>
                <w:b w:val="0"/>
                <w:bCs w:val="0"/>
                <w:sz w:val="21"/>
                <w:szCs w:val="21"/>
                <w:rPrChange w:id="5023" w:author="Codex" w:date="2026-10-05T16:32:41.313017+00:00">
                  <w:rPr>
                    <w:bCs w:val="0"/>
                    <w:sz w:val="21"/>
                    <w:szCs w:val="21"/>
                  </w:rPr>
                </w:rPrChange>
              </w:rPr>
              <w:t>0.662</w:t>
            </w:r>
            <w:r>
              <w:rPr>
                <w:rFonts w:ascii="Times New Roman" w:hAnsi="Times New Roman" w:cs="Times New Roman" w:eastAsia="SimSun"/>
                <w:b w:val="0"/>
                <w:bCs w:val="0"/>
                <w:sz w:val="21"/>
                <w:szCs w:val="21"/>
                <w:rPrChange w:id="5024" w:author="Codex" w:date="2026-10-05T16:32:41.313017+00:00">
                  <w:rPr>
                    <w:bCs w:val="0"/>
                    <w:sz w:val="21"/>
                    <w:szCs w:val="21"/>
                  </w:rPr>
                </w:rPrChange>
              </w:rPr>
              <w:t>，</w:t>
            </w:r>
            <w:r>
              <w:rPr>
                <w:rFonts w:ascii="Times New Roman" w:hAnsi="Times New Roman" w:cs="Times New Roman" w:eastAsia="SimSun"/>
                <w:b w:val="0"/>
                <w:bCs w:val="0"/>
                <w:sz w:val="21"/>
                <w:szCs w:val="21"/>
                <w:rPrChange w:id="5025" w:author="Codex" w:date="2026-10-05T16:32:41.313017+00:00">
                  <w:rPr>
                    <w:bCs w:val="0"/>
                    <w:sz w:val="21"/>
                    <w:szCs w:val="21"/>
                  </w:rPr>
                </w:rPrChange>
              </w:rPr>
              <w:t>1.019</w:t>
            </w:r>
            <w:r>
              <w:rPr>
                <w:rFonts w:ascii="Times New Roman" w:hAnsi="Times New Roman" w:cs="Times New Roman" w:eastAsia="SimSun"/>
                <w:b w:val="0"/>
                <w:bCs w:val="0"/>
                <w:sz w:val="21"/>
                <w:szCs w:val="21"/>
                <w:rPrChange w:id="50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27" w:author="Codex" w:date="2026-10-05T16:32:41.313017+00:00">
              <w:tcPr>
                <w:tcW w:w="0" w:type="auto"/>
                <w:tcBorders>
                  <w:top w:val="nil"/>
                  <w:left w:val="nil"/>
                  <w:bottom w:val="nil"/>
                  <w:right w:val="nil"/>
                </w:tcBorders>
                <w:tcMar>
                  <w:left w:w="102" w:type="dxa"/>
                  <w:right w:w="102" w:type="dxa"/>
                </w:tcMar>
                <w:vAlign w:val="center"/>
              </w:tcPr>
            </w:tcPrChange>
          </w:tcPr>
          <w:p w14:paraId="1D66B9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3" w:author="Codex" w:date="2026-10-05T16:32:41.313017+00:00">
                  <w:rPr>
                    <w:bCs w:val="0"/>
                    <w:sz w:val="21"/>
                    <w:szCs w:val="21"/>
                  </w:rPr>
                </w:rPrChange>
              </w:rPr>
              <w:pPrChange w:id="50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29" w:author="Codex" w:date="2026-10-05T16:32:41.313017+00:00">
                  <w:rPr>
                    <w:bCs w:val="0"/>
                    <w:sz w:val="21"/>
                    <w:szCs w:val="21"/>
                  </w:rPr>
                </w:rPrChange>
              </w:rPr>
              <w:t>-0.411</w:t>
            </w:r>
            <w:r>
              <w:rPr>
                <w:rFonts w:ascii="Times New Roman" w:hAnsi="Times New Roman" w:cs="Times New Roman" w:eastAsia="SimSun"/>
                <w:b w:val="0"/>
                <w:bCs w:val="0"/>
                <w:sz w:val="21"/>
                <w:szCs w:val="21"/>
                <w:rPrChange w:id="5030" w:author="Codex" w:date="2026-10-05T16:32:41.313017+00:00">
                  <w:rPr>
                    <w:bCs w:val="0"/>
                    <w:sz w:val="21"/>
                    <w:szCs w:val="21"/>
                  </w:rPr>
                </w:rPrChange>
              </w:rPr>
              <w:t>（</w:t>
            </w:r>
            <w:r>
              <w:rPr>
                <w:rFonts w:ascii="Times New Roman" w:hAnsi="Times New Roman" w:cs="Times New Roman" w:eastAsia="SimSun"/>
                <w:b w:val="0"/>
                <w:bCs w:val="0"/>
                <w:sz w:val="21"/>
                <w:szCs w:val="21"/>
                <w:rPrChange w:id="5031" w:author="Codex" w:date="2026-10-05T16:32:41.313017+00:00">
                  <w:rPr>
                    <w:bCs w:val="0"/>
                    <w:sz w:val="21"/>
                    <w:szCs w:val="21"/>
                  </w:rPr>
                </w:rPrChange>
              </w:rPr>
              <w:t>-0.614</w:t>
            </w:r>
            <w:r>
              <w:rPr>
                <w:rFonts w:ascii="Times New Roman" w:hAnsi="Times New Roman" w:cs="Times New Roman" w:eastAsia="SimSun"/>
                <w:b w:val="0"/>
                <w:bCs w:val="0"/>
                <w:sz w:val="21"/>
                <w:szCs w:val="21"/>
                <w:rPrChange w:id="5032" w:author="Codex" w:date="2026-10-05T16:32:41.313017+00:00">
                  <w:rPr>
                    <w:bCs w:val="0"/>
                    <w:sz w:val="21"/>
                    <w:szCs w:val="21"/>
                  </w:rPr>
                </w:rPrChange>
              </w:rPr>
              <w:t>，</w:t>
            </w:r>
            <w:r>
              <w:rPr>
                <w:rFonts w:ascii="Times New Roman" w:hAnsi="Times New Roman" w:cs="Times New Roman" w:eastAsia="SimSun"/>
                <w:b w:val="0"/>
                <w:bCs w:val="0"/>
                <w:sz w:val="21"/>
                <w:szCs w:val="21"/>
                <w:rPrChange w:id="5033" w:author="Codex" w:date="2026-10-05T16:32:41.313017+00:00">
                  <w:rPr>
                    <w:bCs w:val="0"/>
                    <w:sz w:val="21"/>
                    <w:szCs w:val="21"/>
                  </w:rPr>
                </w:rPrChange>
              </w:rPr>
              <w:t>-0.186</w:t>
            </w:r>
            <w:r>
              <w:rPr>
                <w:rFonts w:ascii="Times New Roman" w:hAnsi="Times New Roman" w:cs="Times New Roman" w:eastAsia="SimSun"/>
                <w:b w:val="0"/>
                <w:bCs w:val="0"/>
                <w:sz w:val="21"/>
                <w:szCs w:val="21"/>
                <w:rPrChange w:id="5034" w:author="Codex" w:date="2026-10-05T16:32:41.313017+00:00">
                  <w:rPr>
                    <w:bCs w:val="0"/>
                    <w:sz w:val="21"/>
                    <w:szCs w:val="21"/>
                  </w:rPr>
                </w:rPrChange>
              </w:rPr>
              <w:t>）</w:t>
            </w:r>
          </w:p>
        </w:tc>
      </w:tr>
      <w:tr w:rsidR="00011D10" w14:paraId="6428E97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35" w:author="Codex" w:date="2026-10-05T16:32:41.313017+00:00">
              <w:tcPr>
                <w:tcW w:w="0" w:type="auto"/>
                <w:tcBorders>
                  <w:top w:val="nil"/>
                  <w:left w:val="nil"/>
                  <w:bottom w:val="nil"/>
                  <w:right w:val="nil"/>
                </w:tcBorders>
                <w:noWrap/>
                <w:tcMar>
                  <w:left w:w="102" w:type="dxa"/>
                  <w:right w:w="102" w:type="dxa"/>
                </w:tcMar>
                <w:vAlign w:val="center"/>
              </w:tcPr>
            </w:tcPrChange>
          </w:tcPr>
          <w:p w14:paraId="63EEBF9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4" w:author="Codex" w:date="2026-10-05T16:32:41.313017+00:00">
                  <w:rPr>
                    <w:bCs w:val="0"/>
                    <w:sz w:val="21"/>
                    <w:szCs w:val="21"/>
                  </w:rPr>
                </w:rPrChange>
              </w:rPr>
              <w:pPrChange w:id="50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37"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5038" w:author="Codex" w:date="2026-10-05T16:32:41.313017+00:00">
              <w:tcPr>
                <w:tcW w:w="0" w:type="auto"/>
                <w:tcBorders>
                  <w:top w:val="nil"/>
                  <w:left w:val="nil"/>
                  <w:bottom w:val="nil"/>
                  <w:right w:val="nil"/>
                </w:tcBorders>
                <w:tcMar>
                  <w:left w:w="102" w:type="dxa"/>
                  <w:right w:w="102" w:type="dxa"/>
                </w:tcMar>
                <w:vAlign w:val="center"/>
              </w:tcPr>
            </w:tcPrChange>
          </w:tcPr>
          <w:p w14:paraId="59387CA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5" w:author="Codex" w:date="2026-10-05T16:32:41.313017+00:00">
                  <w:rPr>
                    <w:bCs w:val="0"/>
                    <w:sz w:val="21"/>
                    <w:szCs w:val="21"/>
                  </w:rPr>
                </w:rPrChange>
              </w:rPr>
              <w:pPrChange w:id="503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40" w:author="Codex" w:date="2026-10-05T16:32:41.313017+00:00">
                  <w:rPr>
                    <w:bCs w:val="0"/>
                    <w:sz w:val="21"/>
                    <w:szCs w:val="21"/>
                  </w:rPr>
                </w:rPrChange>
              </w:rPr>
              <w:t>1.092</w:t>
            </w:r>
            <w:r>
              <w:rPr>
                <w:rFonts w:ascii="Times New Roman" w:hAnsi="Times New Roman" w:cs="Times New Roman" w:eastAsia="SimSun"/>
                <w:b w:val="0"/>
                <w:bCs w:val="0"/>
                <w:sz w:val="21"/>
                <w:szCs w:val="21"/>
                <w:rPrChange w:id="5041" w:author="Codex" w:date="2026-10-05T16:32:41.313017+00:00">
                  <w:rPr>
                    <w:bCs w:val="0"/>
                    <w:sz w:val="21"/>
                    <w:szCs w:val="21"/>
                  </w:rPr>
                </w:rPrChange>
              </w:rPr>
              <w:t>（</w:t>
            </w:r>
            <w:r>
              <w:rPr>
                <w:rFonts w:ascii="Times New Roman" w:hAnsi="Times New Roman" w:cs="Times New Roman" w:eastAsia="SimSun"/>
                <w:b w:val="0"/>
                <w:bCs w:val="0"/>
                <w:sz w:val="21"/>
                <w:szCs w:val="21"/>
                <w:rPrChange w:id="5042" w:author="Codex" w:date="2026-10-05T16:32:41.313017+00:00">
                  <w:rPr>
                    <w:bCs w:val="0"/>
                    <w:sz w:val="21"/>
                    <w:szCs w:val="21"/>
                  </w:rPr>
                </w:rPrChange>
              </w:rPr>
              <w:t>0.998</w:t>
            </w:r>
            <w:r>
              <w:rPr>
                <w:rFonts w:ascii="Times New Roman" w:hAnsi="Times New Roman" w:cs="Times New Roman" w:eastAsia="SimSun"/>
                <w:b w:val="0"/>
                <w:bCs w:val="0"/>
                <w:sz w:val="21"/>
                <w:szCs w:val="21"/>
                <w:rPrChange w:id="5043" w:author="Codex" w:date="2026-10-05T16:32:41.313017+00:00">
                  <w:rPr>
                    <w:bCs w:val="0"/>
                    <w:sz w:val="21"/>
                    <w:szCs w:val="21"/>
                  </w:rPr>
                </w:rPrChange>
              </w:rPr>
              <w:t>，</w:t>
            </w:r>
            <w:r>
              <w:rPr>
                <w:rFonts w:ascii="Times New Roman" w:hAnsi="Times New Roman" w:cs="Times New Roman" w:eastAsia="SimSun"/>
                <w:b w:val="0"/>
                <w:bCs w:val="0"/>
                <w:sz w:val="21"/>
                <w:szCs w:val="21"/>
                <w:rPrChange w:id="5044" w:author="Codex" w:date="2026-10-05T16:32:41.313017+00:00">
                  <w:rPr>
                    <w:bCs w:val="0"/>
                    <w:sz w:val="21"/>
                    <w:szCs w:val="21"/>
                  </w:rPr>
                </w:rPrChange>
              </w:rPr>
              <w:t>1.205</w:t>
            </w:r>
            <w:r>
              <w:rPr>
                <w:rFonts w:ascii="Times New Roman" w:hAnsi="Times New Roman" w:cs="Times New Roman" w:eastAsia="SimSun"/>
                <w:b w:val="0"/>
                <w:bCs w:val="0"/>
                <w:sz w:val="21"/>
                <w:szCs w:val="21"/>
                <w:rPrChange w:id="504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46" w:author="Codex" w:date="2026-10-05T16:32:41.313017+00:00">
              <w:tcPr>
                <w:tcW w:w="0" w:type="auto"/>
                <w:tcBorders>
                  <w:top w:val="nil"/>
                  <w:left w:val="nil"/>
                  <w:bottom w:val="nil"/>
                  <w:right w:val="nil"/>
                </w:tcBorders>
                <w:tcMar>
                  <w:left w:w="102" w:type="dxa"/>
                  <w:right w:w="102" w:type="dxa"/>
                </w:tcMar>
                <w:vAlign w:val="center"/>
              </w:tcPr>
            </w:tcPrChange>
          </w:tcPr>
          <w:p w14:paraId="67134ED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6" w:author="Codex" w:date="2026-10-05T16:32:41.313017+00:00">
                  <w:rPr>
                    <w:bCs w:val="0"/>
                    <w:sz w:val="21"/>
                    <w:szCs w:val="21"/>
                  </w:rPr>
                </w:rPrChange>
              </w:rPr>
              <w:pPrChange w:id="50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48" w:author="Codex" w:date="2026-10-05T16:32:41.313017+00:00">
                  <w:rPr>
                    <w:bCs w:val="0"/>
                    <w:sz w:val="21"/>
                    <w:szCs w:val="21"/>
                  </w:rPr>
                </w:rPrChange>
              </w:rPr>
              <w:t>1.477</w:t>
            </w:r>
            <w:r>
              <w:rPr>
                <w:rFonts w:ascii="Times New Roman" w:hAnsi="Times New Roman" w:cs="Times New Roman" w:eastAsia="SimSun"/>
                <w:b w:val="0"/>
                <w:bCs w:val="0"/>
                <w:sz w:val="21"/>
                <w:szCs w:val="21"/>
                <w:rPrChange w:id="5049" w:author="Codex" w:date="2026-10-05T16:32:41.313017+00:00">
                  <w:rPr>
                    <w:bCs w:val="0"/>
                    <w:sz w:val="21"/>
                    <w:szCs w:val="21"/>
                  </w:rPr>
                </w:rPrChange>
              </w:rPr>
              <w:t>（</w:t>
            </w:r>
            <w:r>
              <w:rPr>
                <w:rFonts w:ascii="Times New Roman" w:hAnsi="Times New Roman" w:cs="Times New Roman" w:eastAsia="SimSun"/>
                <w:b w:val="0"/>
                <w:bCs w:val="0"/>
                <w:sz w:val="21"/>
                <w:szCs w:val="21"/>
                <w:rPrChange w:id="5050" w:author="Codex" w:date="2026-10-05T16:32:41.313017+00:00">
                  <w:rPr>
                    <w:bCs w:val="0"/>
                    <w:sz w:val="21"/>
                    <w:szCs w:val="21"/>
                  </w:rPr>
                </w:rPrChange>
              </w:rPr>
              <w:t>1.188</w:t>
            </w:r>
            <w:r>
              <w:rPr>
                <w:rFonts w:ascii="Times New Roman" w:hAnsi="Times New Roman" w:cs="Times New Roman" w:eastAsia="SimSun"/>
                <w:b w:val="0"/>
                <w:bCs w:val="0"/>
                <w:sz w:val="21"/>
                <w:szCs w:val="21"/>
                <w:rPrChange w:id="5051" w:author="Codex" w:date="2026-10-05T16:32:41.313017+00:00">
                  <w:rPr>
                    <w:bCs w:val="0"/>
                    <w:sz w:val="21"/>
                    <w:szCs w:val="21"/>
                  </w:rPr>
                </w:rPrChange>
              </w:rPr>
              <w:t>，</w:t>
            </w:r>
            <w:r>
              <w:rPr>
                <w:rFonts w:ascii="Times New Roman" w:hAnsi="Times New Roman" w:cs="Times New Roman" w:eastAsia="SimSun"/>
                <w:b w:val="0"/>
                <w:bCs w:val="0"/>
                <w:sz w:val="21"/>
                <w:szCs w:val="21"/>
                <w:rPrChange w:id="5052" w:author="Codex" w:date="2026-10-05T16:32:41.313017+00:00">
                  <w:rPr>
                    <w:bCs w:val="0"/>
                    <w:sz w:val="21"/>
                    <w:szCs w:val="21"/>
                  </w:rPr>
                </w:rPrChange>
              </w:rPr>
              <w:t>1.845</w:t>
            </w:r>
            <w:r>
              <w:rPr>
                <w:rFonts w:ascii="Times New Roman" w:hAnsi="Times New Roman" w:cs="Times New Roman" w:eastAsia="SimSun"/>
                <w:b w:val="0"/>
                <w:bCs w:val="0"/>
                <w:sz w:val="21"/>
                <w:szCs w:val="21"/>
                <w:rPrChange w:id="505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54" w:author="Codex" w:date="2026-10-05T16:32:41.313017+00:00">
              <w:tcPr>
                <w:tcW w:w="0" w:type="auto"/>
                <w:tcBorders>
                  <w:top w:val="nil"/>
                  <w:left w:val="nil"/>
                  <w:bottom w:val="nil"/>
                  <w:right w:val="nil"/>
                </w:tcBorders>
                <w:tcMar>
                  <w:left w:w="102" w:type="dxa"/>
                  <w:right w:w="102" w:type="dxa"/>
                </w:tcMar>
                <w:vAlign w:val="center"/>
              </w:tcPr>
            </w:tcPrChange>
          </w:tcPr>
          <w:p w14:paraId="6AC35F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7" w:author="Codex" w:date="2026-10-05T16:32:41.313017+00:00">
                  <w:rPr>
                    <w:bCs w:val="0"/>
                    <w:sz w:val="21"/>
                    <w:szCs w:val="21"/>
                  </w:rPr>
                </w:rPrChange>
              </w:rPr>
              <w:pPrChange w:id="50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56" w:author="Codex" w:date="2026-10-05T16:32:41.313017+00:00">
                  <w:rPr>
                    <w:bCs w:val="0"/>
                    <w:sz w:val="21"/>
                    <w:szCs w:val="21"/>
                  </w:rPr>
                </w:rPrChange>
              </w:rPr>
              <w:t>0.385</w:t>
            </w:r>
            <w:r>
              <w:rPr>
                <w:rFonts w:ascii="Times New Roman" w:hAnsi="Times New Roman" w:cs="Times New Roman" w:eastAsia="SimSun"/>
                <w:b w:val="0"/>
                <w:bCs w:val="0"/>
                <w:sz w:val="21"/>
                <w:szCs w:val="21"/>
                <w:rPrChange w:id="5057" w:author="Codex" w:date="2026-10-05T16:32:41.313017+00:00">
                  <w:rPr>
                    <w:bCs w:val="0"/>
                    <w:sz w:val="21"/>
                    <w:szCs w:val="21"/>
                  </w:rPr>
                </w:rPrChange>
              </w:rPr>
              <w:t>（</w:t>
            </w:r>
            <w:r>
              <w:rPr>
                <w:rFonts w:ascii="Times New Roman" w:hAnsi="Times New Roman" w:cs="Times New Roman" w:eastAsia="SimSun"/>
                <w:b w:val="0"/>
                <w:bCs w:val="0"/>
                <w:sz w:val="21"/>
                <w:szCs w:val="21"/>
                <w:rPrChange w:id="5058" w:author="Codex" w:date="2026-10-05T16:32:41.313017+00:00">
                  <w:rPr>
                    <w:bCs w:val="0"/>
                    <w:sz w:val="21"/>
                    <w:szCs w:val="21"/>
                  </w:rPr>
                </w:rPrChange>
              </w:rPr>
              <w:t>0.072</w:t>
            </w:r>
            <w:r>
              <w:rPr>
                <w:rFonts w:ascii="Times New Roman" w:hAnsi="Times New Roman" w:cs="Times New Roman" w:eastAsia="SimSun"/>
                <w:b w:val="0"/>
                <w:bCs w:val="0"/>
                <w:sz w:val="21"/>
                <w:szCs w:val="21"/>
                <w:rPrChange w:id="5059" w:author="Codex" w:date="2026-10-05T16:32:41.313017+00:00">
                  <w:rPr>
                    <w:bCs w:val="0"/>
                    <w:sz w:val="21"/>
                    <w:szCs w:val="21"/>
                  </w:rPr>
                </w:rPrChange>
              </w:rPr>
              <w:t>，</w:t>
            </w:r>
            <w:r>
              <w:rPr>
                <w:rFonts w:ascii="Times New Roman" w:hAnsi="Times New Roman" w:cs="Times New Roman" w:eastAsia="SimSun"/>
                <w:b w:val="0"/>
                <w:bCs w:val="0"/>
                <w:sz w:val="21"/>
                <w:szCs w:val="21"/>
                <w:rPrChange w:id="5060" w:author="Codex" w:date="2026-10-05T16:32:41.313017+00:00">
                  <w:rPr>
                    <w:bCs w:val="0"/>
                    <w:sz w:val="21"/>
                    <w:szCs w:val="21"/>
                  </w:rPr>
                </w:rPrChange>
              </w:rPr>
              <w:t>0.759</w:t>
            </w:r>
            <w:r>
              <w:rPr>
                <w:rFonts w:ascii="Times New Roman" w:hAnsi="Times New Roman" w:cs="Times New Roman" w:eastAsia="SimSun"/>
                <w:b w:val="0"/>
                <w:bCs w:val="0"/>
                <w:sz w:val="21"/>
                <w:szCs w:val="21"/>
                <w:rPrChange w:id="5061" w:author="Codex" w:date="2026-10-05T16:32:41.313017+00:00">
                  <w:rPr>
                    <w:bCs w:val="0"/>
                    <w:sz w:val="21"/>
                    <w:szCs w:val="21"/>
                  </w:rPr>
                </w:rPrChange>
              </w:rPr>
              <w:t>）</w:t>
            </w:r>
          </w:p>
        </w:tc>
      </w:tr>
      <w:tr w:rsidR="00011D10" w14:paraId="68CFED4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62" w:author="Codex" w:date="2026-10-05T16:32:41.313017+00:00">
              <w:tcPr>
                <w:tcW w:w="0" w:type="auto"/>
                <w:tcBorders>
                  <w:top w:val="nil"/>
                  <w:left w:val="nil"/>
                  <w:bottom w:val="nil"/>
                  <w:right w:val="nil"/>
                </w:tcBorders>
                <w:noWrap/>
                <w:tcMar>
                  <w:left w:w="102" w:type="dxa"/>
                  <w:right w:w="102" w:type="dxa"/>
                </w:tcMar>
                <w:vAlign w:val="center"/>
              </w:tcPr>
            </w:tcPrChange>
          </w:tcPr>
          <w:p w14:paraId="1092742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8" w:author="Codex" w:date="2026-10-05T16:32:41.313017+00:00">
                  <w:rPr>
                    <w:bCs w:val="0"/>
                    <w:sz w:val="21"/>
                    <w:szCs w:val="21"/>
                  </w:rPr>
                </w:rPrChange>
              </w:rPr>
              <w:pPrChange w:id="506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6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065" w:author="Codex" w:date="2026-10-05T16:32:41.313017+00:00">
              <w:tcPr>
                <w:tcW w:w="0" w:type="auto"/>
                <w:tcBorders>
                  <w:top w:val="nil"/>
                  <w:left w:val="nil"/>
                  <w:bottom w:val="nil"/>
                  <w:right w:val="nil"/>
                </w:tcBorders>
                <w:tcMar>
                  <w:left w:w="102" w:type="dxa"/>
                  <w:right w:w="102" w:type="dxa"/>
                </w:tcMar>
                <w:vAlign w:val="center"/>
              </w:tcPr>
            </w:tcPrChange>
          </w:tcPr>
          <w:p w14:paraId="5D7F76F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9" w:author="Codex" w:date="2026-10-05T16:32:41.313017+00:00">
                  <w:rPr>
                    <w:bCs w:val="0"/>
                    <w:sz w:val="21"/>
                    <w:szCs w:val="21"/>
                  </w:rPr>
                </w:rPrChange>
              </w:rPr>
              <w:pPrChange w:id="50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67" w:author="Codex" w:date="2026-10-05T16:32:41.313017+00:00">
                  <w:rPr>
                    <w:bCs w:val="0"/>
                    <w:sz w:val="21"/>
                    <w:szCs w:val="21"/>
                  </w:rPr>
                </w:rPrChange>
              </w:rPr>
              <w:t>0.978</w:t>
            </w:r>
            <w:r>
              <w:rPr>
                <w:rFonts w:ascii="Times New Roman" w:hAnsi="Times New Roman" w:cs="Times New Roman" w:eastAsia="SimSun"/>
                <w:b w:val="0"/>
                <w:bCs w:val="0"/>
                <w:sz w:val="21"/>
                <w:szCs w:val="21"/>
                <w:rPrChange w:id="5068" w:author="Codex" w:date="2026-10-05T16:32:41.313017+00:00">
                  <w:rPr>
                    <w:bCs w:val="0"/>
                    <w:sz w:val="21"/>
                    <w:szCs w:val="21"/>
                  </w:rPr>
                </w:rPrChange>
              </w:rPr>
              <w:t>（</w:t>
            </w:r>
            <w:r>
              <w:rPr>
                <w:rFonts w:ascii="Times New Roman" w:hAnsi="Times New Roman" w:cs="Times New Roman" w:eastAsia="SimSun"/>
                <w:b w:val="0"/>
                <w:bCs w:val="0"/>
                <w:sz w:val="21"/>
                <w:szCs w:val="21"/>
                <w:rPrChange w:id="5069" w:author="Codex" w:date="2026-10-05T16:32:41.313017+00:00">
                  <w:rPr>
                    <w:bCs w:val="0"/>
                    <w:sz w:val="21"/>
                    <w:szCs w:val="21"/>
                  </w:rPr>
                </w:rPrChange>
              </w:rPr>
              <w:t>0.721</w:t>
            </w:r>
            <w:r>
              <w:rPr>
                <w:rFonts w:ascii="Times New Roman" w:hAnsi="Times New Roman" w:cs="Times New Roman" w:eastAsia="SimSun"/>
                <w:b w:val="0"/>
                <w:bCs w:val="0"/>
                <w:sz w:val="21"/>
                <w:szCs w:val="21"/>
                <w:rPrChange w:id="5070" w:author="Codex" w:date="2026-10-05T16:32:41.313017+00:00">
                  <w:rPr>
                    <w:bCs w:val="0"/>
                    <w:sz w:val="21"/>
                    <w:szCs w:val="21"/>
                  </w:rPr>
                </w:rPrChange>
              </w:rPr>
              <w:t>，</w:t>
            </w:r>
            <w:r>
              <w:rPr>
                <w:rFonts w:ascii="Times New Roman" w:hAnsi="Times New Roman" w:cs="Times New Roman" w:eastAsia="SimSun"/>
                <w:b w:val="0"/>
                <w:bCs w:val="0"/>
                <w:sz w:val="21"/>
                <w:szCs w:val="21"/>
                <w:rPrChange w:id="5071" w:author="Codex" w:date="2026-10-05T16:32:41.313017+00:00">
                  <w:rPr>
                    <w:bCs w:val="0"/>
                    <w:sz w:val="21"/>
                    <w:szCs w:val="21"/>
                  </w:rPr>
                </w:rPrChange>
              </w:rPr>
              <w:t>1.306</w:t>
            </w:r>
            <w:r>
              <w:rPr>
                <w:rFonts w:ascii="Times New Roman" w:hAnsi="Times New Roman" w:cs="Times New Roman" w:eastAsia="SimSun"/>
                <w:b w:val="0"/>
                <w:bCs w:val="0"/>
                <w:sz w:val="21"/>
                <w:szCs w:val="21"/>
                <w:rPrChange w:id="50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73" w:author="Codex" w:date="2026-10-05T16:32:41.313017+00:00">
              <w:tcPr>
                <w:tcW w:w="0" w:type="auto"/>
                <w:tcBorders>
                  <w:top w:val="nil"/>
                  <w:left w:val="nil"/>
                  <w:bottom w:val="nil"/>
                  <w:right w:val="nil"/>
                </w:tcBorders>
                <w:tcMar>
                  <w:left w:w="102" w:type="dxa"/>
                  <w:right w:w="102" w:type="dxa"/>
                </w:tcMar>
                <w:vAlign w:val="center"/>
              </w:tcPr>
            </w:tcPrChange>
          </w:tcPr>
          <w:p w14:paraId="7E03469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0" w:author="Codex" w:date="2026-10-05T16:32:41.313017+00:00">
                  <w:rPr>
                    <w:bCs w:val="0"/>
                    <w:sz w:val="21"/>
                    <w:szCs w:val="21"/>
                  </w:rPr>
                </w:rPrChange>
              </w:rPr>
              <w:pPrChange w:id="50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75" w:author="Codex" w:date="2026-10-05T16:32:41.313017+00:00">
                  <w:rPr>
                    <w:bCs w:val="0"/>
                    <w:sz w:val="21"/>
                    <w:szCs w:val="21"/>
                  </w:rPr>
                </w:rPrChange>
              </w:rPr>
              <w:t>1.363</w:t>
            </w:r>
            <w:r>
              <w:rPr>
                <w:rFonts w:ascii="Times New Roman" w:hAnsi="Times New Roman" w:cs="Times New Roman" w:eastAsia="SimSun"/>
                <w:b w:val="0"/>
                <w:bCs w:val="0"/>
                <w:sz w:val="21"/>
                <w:szCs w:val="21"/>
                <w:rPrChange w:id="5076" w:author="Codex" w:date="2026-10-05T16:32:41.313017+00:00">
                  <w:rPr>
                    <w:bCs w:val="0"/>
                    <w:sz w:val="21"/>
                    <w:szCs w:val="21"/>
                  </w:rPr>
                </w:rPrChange>
              </w:rPr>
              <w:t>（</w:t>
            </w:r>
            <w:r>
              <w:rPr>
                <w:rFonts w:ascii="Times New Roman" w:hAnsi="Times New Roman" w:cs="Times New Roman" w:eastAsia="SimSun"/>
                <w:b w:val="0"/>
                <w:bCs w:val="0"/>
                <w:sz w:val="21"/>
                <w:szCs w:val="21"/>
                <w:rPrChange w:id="5077" w:author="Codex" w:date="2026-10-05T16:32:41.313017+00:00">
                  <w:rPr>
                    <w:bCs w:val="0"/>
                    <w:sz w:val="21"/>
                    <w:szCs w:val="21"/>
                  </w:rPr>
                </w:rPrChange>
              </w:rPr>
              <w:t>1.015</w:t>
            </w:r>
            <w:r>
              <w:rPr>
                <w:rFonts w:ascii="Times New Roman" w:hAnsi="Times New Roman" w:cs="Times New Roman" w:eastAsia="SimSun"/>
                <w:b w:val="0"/>
                <w:bCs w:val="0"/>
                <w:sz w:val="21"/>
                <w:szCs w:val="21"/>
                <w:rPrChange w:id="5078" w:author="Codex" w:date="2026-10-05T16:32:41.313017+00:00">
                  <w:rPr>
                    <w:bCs w:val="0"/>
                    <w:sz w:val="21"/>
                    <w:szCs w:val="21"/>
                  </w:rPr>
                </w:rPrChange>
              </w:rPr>
              <w:t>，</w:t>
            </w:r>
            <w:r>
              <w:rPr>
                <w:rFonts w:ascii="Times New Roman" w:hAnsi="Times New Roman" w:cs="Times New Roman" w:eastAsia="SimSun"/>
                <w:b w:val="0"/>
                <w:bCs w:val="0"/>
                <w:sz w:val="21"/>
                <w:szCs w:val="21"/>
                <w:rPrChange w:id="5079" w:author="Codex" w:date="2026-10-05T16:32:41.313017+00:00">
                  <w:rPr>
                    <w:bCs w:val="0"/>
                    <w:sz w:val="21"/>
                    <w:szCs w:val="21"/>
                  </w:rPr>
                </w:rPrChange>
              </w:rPr>
              <w:t>1.825</w:t>
            </w:r>
            <w:r>
              <w:rPr>
                <w:rFonts w:ascii="Times New Roman" w:hAnsi="Times New Roman" w:cs="Times New Roman" w:eastAsia="SimSun"/>
                <w:b w:val="0"/>
                <w:bCs w:val="0"/>
                <w:sz w:val="21"/>
                <w:szCs w:val="21"/>
                <w:rPrChange w:id="50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81" w:author="Codex" w:date="2026-10-05T16:32:41.313017+00:00">
              <w:tcPr>
                <w:tcW w:w="0" w:type="auto"/>
                <w:tcBorders>
                  <w:top w:val="nil"/>
                  <w:left w:val="nil"/>
                  <w:bottom w:val="nil"/>
                  <w:right w:val="nil"/>
                </w:tcBorders>
                <w:tcMar>
                  <w:left w:w="102" w:type="dxa"/>
                  <w:right w:w="102" w:type="dxa"/>
                </w:tcMar>
                <w:vAlign w:val="center"/>
              </w:tcPr>
            </w:tcPrChange>
          </w:tcPr>
          <w:p w14:paraId="5EB88B9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1" w:author="Codex" w:date="2026-10-05T16:32:41.313017+00:00">
                  <w:rPr>
                    <w:bCs w:val="0"/>
                    <w:sz w:val="21"/>
                    <w:szCs w:val="21"/>
                  </w:rPr>
                </w:rPrChange>
              </w:rPr>
              <w:pPrChange w:id="508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83" w:author="Codex" w:date="2026-10-05T16:32:41.313017+00:00">
                  <w:rPr>
                    <w:bCs w:val="0"/>
                    <w:sz w:val="21"/>
                    <w:szCs w:val="21"/>
                  </w:rPr>
                </w:rPrChange>
              </w:rPr>
              <w:t>0.384</w:t>
            </w:r>
            <w:r>
              <w:rPr>
                <w:rFonts w:ascii="Times New Roman" w:hAnsi="Times New Roman" w:cs="Times New Roman" w:eastAsia="SimSun"/>
                <w:b w:val="0"/>
                <w:bCs w:val="0"/>
                <w:sz w:val="21"/>
                <w:szCs w:val="21"/>
                <w:rPrChange w:id="5084" w:author="Codex" w:date="2026-10-05T16:32:41.313017+00:00">
                  <w:rPr>
                    <w:bCs w:val="0"/>
                    <w:sz w:val="21"/>
                    <w:szCs w:val="21"/>
                  </w:rPr>
                </w:rPrChange>
              </w:rPr>
              <w:t>（</w:t>
            </w:r>
            <w:r>
              <w:rPr>
                <w:rFonts w:ascii="Times New Roman" w:hAnsi="Times New Roman" w:cs="Times New Roman" w:eastAsia="SimSun"/>
                <w:b w:val="0"/>
                <w:bCs w:val="0"/>
                <w:sz w:val="21"/>
                <w:szCs w:val="21"/>
                <w:rPrChange w:id="5085" w:author="Codex" w:date="2026-10-05T16:32:41.313017+00:00">
                  <w:rPr>
                    <w:bCs w:val="0"/>
                    <w:sz w:val="21"/>
                    <w:szCs w:val="21"/>
                  </w:rPr>
                </w:rPrChange>
              </w:rPr>
              <w:t>-0.096</w:t>
            </w:r>
            <w:r>
              <w:rPr>
                <w:rFonts w:ascii="Times New Roman" w:hAnsi="Times New Roman" w:cs="Times New Roman" w:eastAsia="SimSun"/>
                <w:b w:val="0"/>
                <w:bCs w:val="0"/>
                <w:sz w:val="21"/>
                <w:szCs w:val="21"/>
                <w:rPrChange w:id="5086" w:author="Codex" w:date="2026-10-05T16:32:41.313017+00:00">
                  <w:rPr>
                    <w:bCs w:val="0"/>
                    <w:sz w:val="21"/>
                    <w:szCs w:val="21"/>
                  </w:rPr>
                </w:rPrChange>
              </w:rPr>
              <w:t>，</w:t>
            </w:r>
            <w:r>
              <w:rPr>
                <w:rFonts w:ascii="Times New Roman" w:hAnsi="Times New Roman" w:cs="Times New Roman" w:eastAsia="SimSun"/>
                <w:b w:val="0"/>
                <w:bCs w:val="0"/>
                <w:sz w:val="21"/>
                <w:szCs w:val="21"/>
                <w:rPrChange w:id="5087" w:author="Codex" w:date="2026-10-05T16:32:41.313017+00:00">
                  <w:rPr>
                    <w:bCs w:val="0"/>
                    <w:sz w:val="21"/>
                    <w:szCs w:val="21"/>
                  </w:rPr>
                </w:rPrChange>
              </w:rPr>
              <w:t>0.904</w:t>
            </w:r>
            <w:r>
              <w:rPr>
                <w:rFonts w:ascii="Times New Roman" w:hAnsi="Times New Roman" w:cs="Times New Roman" w:eastAsia="SimSun"/>
                <w:b w:val="0"/>
                <w:bCs w:val="0"/>
                <w:sz w:val="21"/>
                <w:szCs w:val="21"/>
                <w:rPrChange w:id="5088" w:author="Codex" w:date="2026-10-05T16:32:41.313017+00:00">
                  <w:rPr>
                    <w:bCs w:val="0"/>
                    <w:sz w:val="21"/>
                    <w:szCs w:val="21"/>
                  </w:rPr>
                </w:rPrChange>
              </w:rPr>
              <w:t>）</w:t>
            </w:r>
          </w:p>
        </w:tc>
      </w:tr>
      <w:tr w:rsidR="00011D10" w14:paraId="17F1745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89" w:author="Codex" w:date="2026-10-05T16:32:41.313017+00:00">
              <w:tcPr>
                <w:tcW w:w="0" w:type="auto"/>
                <w:tcBorders>
                  <w:top w:val="nil"/>
                  <w:left w:val="nil"/>
                  <w:bottom w:val="nil"/>
                  <w:right w:val="nil"/>
                </w:tcBorders>
                <w:noWrap/>
                <w:tcMar>
                  <w:left w:w="102" w:type="dxa"/>
                  <w:right w:w="102" w:type="dxa"/>
                </w:tcMar>
                <w:vAlign w:val="center"/>
              </w:tcPr>
            </w:tcPrChange>
          </w:tcPr>
          <w:p w14:paraId="0BCDC8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2" w:author="Codex" w:date="2026-10-05T16:32:41.313017+00:00">
                  <w:rPr>
                    <w:bCs w:val="0"/>
                    <w:sz w:val="21"/>
                    <w:szCs w:val="21"/>
                  </w:rPr>
                </w:rPrChange>
              </w:rPr>
              <w:pPrChange w:id="509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91"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5092" w:author="Codex" w:date="2026-10-05T16:32:41.313017+00:00">
              <w:tcPr>
                <w:tcW w:w="0" w:type="auto"/>
                <w:tcBorders>
                  <w:top w:val="nil"/>
                  <w:left w:val="nil"/>
                  <w:bottom w:val="nil"/>
                  <w:right w:val="nil"/>
                </w:tcBorders>
                <w:tcMar>
                  <w:left w:w="102" w:type="dxa"/>
                  <w:right w:w="102" w:type="dxa"/>
                </w:tcMar>
                <w:vAlign w:val="center"/>
              </w:tcPr>
            </w:tcPrChange>
          </w:tcPr>
          <w:p w14:paraId="709D59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3" w:author="Codex" w:date="2026-10-05T16:32:41.313017+00:00">
                  <w:rPr>
                    <w:bCs w:val="0"/>
                    <w:sz w:val="21"/>
                    <w:szCs w:val="21"/>
                  </w:rPr>
                </w:rPrChange>
              </w:rPr>
              <w:pPrChange w:id="509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94" w:author="Codex" w:date="2026-10-05T16:32:41.313017+00:00">
                  <w:rPr>
                    <w:bCs w:val="0"/>
                    <w:sz w:val="21"/>
                    <w:szCs w:val="21"/>
                  </w:rPr>
                </w:rPrChange>
              </w:rPr>
              <w:t>0.893</w:t>
            </w:r>
            <w:r>
              <w:rPr>
                <w:rFonts w:ascii="Times New Roman" w:hAnsi="Times New Roman" w:cs="Times New Roman" w:eastAsia="SimSun"/>
                <w:b w:val="0"/>
                <w:bCs w:val="0"/>
                <w:sz w:val="21"/>
                <w:szCs w:val="21"/>
                <w:rPrChange w:id="5095" w:author="Codex" w:date="2026-10-05T16:32:41.313017+00:00">
                  <w:rPr>
                    <w:bCs w:val="0"/>
                    <w:sz w:val="21"/>
                    <w:szCs w:val="21"/>
                  </w:rPr>
                </w:rPrChange>
              </w:rPr>
              <w:t>（</w:t>
            </w:r>
            <w:r>
              <w:rPr>
                <w:rFonts w:ascii="Times New Roman" w:hAnsi="Times New Roman" w:cs="Times New Roman" w:eastAsia="SimSun"/>
                <w:b w:val="0"/>
                <w:bCs w:val="0"/>
                <w:sz w:val="21"/>
                <w:szCs w:val="21"/>
                <w:rPrChange w:id="5096" w:author="Codex" w:date="2026-10-05T16:32:41.313017+00:00">
                  <w:rPr>
                    <w:bCs w:val="0"/>
                    <w:sz w:val="21"/>
                    <w:szCs w:val="21"/>
                  </w:rPr>
                </w:rPrChange>
              </w:rPr>
              <w:t>0.641</w:t>
            </w:r>
            <w:r>
              <w:rPr>
                <w:rFonts w:ascii="Times New Roman" w:hAnsi="Times New Roman" w:cs="Times New Roman" w:eastAsia="SimSun"/>
                <w:b w:val="0"/>
                <w:bCs w:val="0"/>
                <w:sz w:val="21"/>
                <w:szCs w:val="21"/>
                <w:rPrChange w:id="5097" w:author="Codex" w:date="2026-10-05T16:32:41.313017+00:00">
                  <w:rPr>
                    <w:bCs w:val="0"/>
                    <w:sz w:val="21"/>
                    <w:szCs w:val="21"/>
                  </w:rPr>
                </w:rPrChange>
              </w:rPr>
              <w:t>，</w:t>
            </w:r>
            <w:r>
              <w:rPr>
                <w:rFonts w:ascii="Times New Roman" w:hAnsi="Times New Roman" w:cs="Times New Roman" w:eastAsia="SimSun"/>
                <w:b w:val="0"/>
                <w:bCs w:val="0"/>
                <w:sz w:val="21"/>
                <w:szCs w:val="21"/>
                <w:rPrChange w:id="5098" w:author="Codex" w:date="2026-10-05T16:32:41.313017+00:00">
                  <w:rPr>
                    <w:bCs w:val="0"/>
                    <w:sz w:val="21"/>
                    <w:szCs w:val="21"/>
                  </w:rPr>
                </w:rPrChange>
              </w:rPr>
              <w:t>1.180</w:t>
            </w:r>
            <w:r>
              <w:rPr>
                <w:rFonts w:ascii="Times New Roman" w:hAnsi="Times New Roman" w:cs="Times New Roman" w:eastAsia="SimSun"/>
                <w:b w:val="0"/>
                <w:bCs w:val="0"/>
                <w:sz w:val="21"/>
                <w:szCs w:val="21"/>
                <w:rPrChange w:id="50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00" w:author="Codex" w:date="2026-10-05T16:32:41.313017+00:00">
              <w:tcPr>
                <w:tcW w:w="0" w:type="auto"/>
                <w:tcBorders>
                  <w:top w:val="nil"/>
                  <w:left w:val="nil"/>
                  <w:bottom w:val="nil"/>
                  <w:right w:val="nil"/>
                </w:tcBorders>
                <w:tcMar>
                  <w:left w:w="102" w:type="dxa"/>
                  <w:right w:w="102" w:type="dxa"/>
                </w:tcMar>
                <w:vAlign w:val="center"/>
              </w:tcPr>
            </w:tcPrChange>
          </w:tcPr>
          <w:p w14:paraId="5F8A2A6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4" w:author="Codex" w:date="2026-10-05T16:32:41.313017+00:00">
                  <w:rPr>
                    <w:bCs w:val="0"/>
                    <w:sz w:val="21"/>
                    <w:szCs w:val="21"/>
                  </w:rPr>
                </w:rPrChange>
              </w:rPr>
              <w:pPrChange w:id="510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02" w:author="Codex" w:date="2026-10-05T16:32:41.313017+00:00">
                  <w:rPr>
                    <w:bCs w:val="0"/>
                    <w:sz w:val="21"/>
                    <w:szCs w:val="21"/>
                  </w:rPr>
                </w:rPrChange>
              </w:rPr>
              <w:t>1.041</w:t>
            </w:r>
            <w:r>
              <w:rPr>
                <w:rFonts w:ascii="Times New Roman" w:hAnsi="Times New Roman" w:cs="Times New Roman" w:eastAsia="SimSun"/>
                <w:b w:val="0"/>
                <w:bCs w:val="0"/>
                <w:sz w:val="21"/>
                <w:szCs w:val="21"/>
                <w:rPrChange w:id="5103" w:author="Codex" w:date="2026-10-05T16:32:41.313017+00:00">
                  <w:rPr>
                    <w:bCs w:val="0"/>
                    <w:sz w:val="21"/>
                    <w:szCs w:val="21"/>
                  </w:rPr>
                </w:rPrChange>
              </w:rPr>
              <w:t>（</w:t>
            </w:r>
            <w:r>
              <w:rPr>
                <w:rFonts w:ascii="Times New Roman" w:hAnsi="Times New Roman" w:cs="Times New Roman" w:eastAsia="SimSun"/>
                <w:b w:val="0"/>
                <w:bCs w:val="0"/>
                <w:sz w:val="21"/>
                <w:szCs w:val="21"/>
                <w:rPrChange w:id="5104" w:author="Codex" w:date="2026-10-05T16:32:41.313017+00:00">
                  <w:rPr>
                    <w:bCs w:val="0"/>
                    <w:sz w:val="21"/>
                    <w:szCs w:val="21"/>
                  </w:rPr>
                </w:rPrChange>
              </w:rPr>
              <w:t>0.775</w:t>
            </w:r>
            <w:r>
              <w:rPr>
                <w:rFonts w:ascii="Times New Roman" w:hAnsi="Times New Roman" w:cs="Times New Roman" w:eastAsia="SimSun"/>
                <w:b w:val="0"/>
                <w:bCs w:val="0"/>
                <w:sz w:val="21"/>
                <w:szCs w:val="21"/>
                <w:rPrChange w:id="5105" w:author="Codex" w:date="2026-10-05T16:32:41.313017+00:00">
                  <w:rPr>
                    <w:bCs w:val="0"/>
                    <w:sz w:val="21"/>
                    <w:szCs w:val="21"/>
                  </w:rPr>
                </w:rPrChange>
              </w:rPr>
              <w:t>，</w:t>
            </w:r>
            <w:r>
              <w:rPr>
                <w:rFonts w:ascii="Times New Roman" w:hAnsi="Times New Roman" w:cs="Times New Roman" w:eastAsia="SimSun"/>
                <w:b w:val="0"/>
                <w:bCs w:val="0"/>
                <w:sz w:val="21"/>
                <w:szCs w:val="21"/>
                <w:rPrChange w:id="5106" w:author="Codex" w:date="2026-10-05T16:32:41.313017+00:00">
                  <w:rPr>
                    <w:bCs w:val="0"/>
                    <w:sz w:val="21"/>
                    <w:szCs w:val="21"/>
                  </w:rPr>
                </w:rPrChange>
              </w:rPr>
              <w:t>1.371</w:t>
            </w:r>
            <w:r>
              <w:rPr>
                <w:rFonts w:ascii="Times New Roman" w:hAnsi="Times New Roman" w:cs="Times New Roman" w:eastAsia="SimSun"/>
                <w:b w:val="0"/>
                <w:bCs w:val="0"/>
                <w:sz w:val="21"/>
                <w:szCs w:val="21"/>
                <w:rPrChange w:id="510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08" w:author="Codex" w:date="2026-10-05T16:32:41.313017+00:00">
              <w:tcPr>
                <w:tcW w:w="0" w:type="auto"/>
                <w:tcBorders>
                  <w:top w:val="nil"/>
                  <w:left w:val="nil"/>
                  <w:bottom w:val="nil"/>
                  <w:right w:val="nil"/>
                </w:tcBorders>
                <w:tcMar>
                  <w:left w:w="102" w:type="dxa"/>
                  <w:right w:w="102" w:type="dxa"/>
                </w:tcMar>
                <w:vAlign w:val="center"/>
              </w:tcPr>
            </w:tcPrChange>
          </w:tcPr>
          <w:p w14:paraId="528A1FC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5" w:author="Codex" w:date="2026-10-05T16:32:41.313017+00:00">
                  <w:rPr>
                    <w:bCs w:val="0"/>
                    <w:sz w:val="21"/>
                    <w:szCs w:val="21"/>
                  </w:rPr>
                </w:rPrChange>
              </w:rPr>
              <w:pPrChange w:id="510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10" w:author="Codex" w:date="2026-10-05T16:32:41.313017+00:00">
                  <w:rPr>
                    <w:bCs w:val="0"/>
                    <w:sz w:val="21"/>
                    <w:szCs w:val="21"/>
                  </w:rPr>
                </w:rPrChange>
              </w:rPr>
              <w:t>0.147</w:t>
            </w:r>
            <w:r>
              <w:rPr>
                <w:rFonts w:ascii="Times New Roman" w:hAnsi="Times New Roman" w:cs="Times New Roman" w:eastAsia="SimSun"/>
                <w:b w:val="0"/>
                <w:bCs w:val="0"/>
                <w:sz w:val="21"/>
                <w:szCs w:val="21"/>
                <w:rPrChange w:id="5111" w:author="Codex" w:date="2026-10-05T16:32:41.313017+00:00">
                  <w:rPr>
                    <w:bCs w:val="0"/>
                    <w:sz w:val="21"/>
                    <w:szCs w:val="21"/>
                  </w:rPr>
                </w:rPrChange>
              </w:rPr>
              <w:t>（</w:t>
            </w:r>
            <w:r>
              <w:rPr>
                <w:rFonts w:ascii="Times New Roman" w:hAnsi="Times New Roman" w:cs="Times New Roman" w:eastAsia="SimSun"/>
                <w:b w:val="0"/>
                <w:bCs w:val="0"/>
                <w:sz w:val="21"/>
                <w:szCs w:val="21"/>
                <w:rPrChange w:id="5112" w:author="Codex" w:date="2026-10-05T16:32:41.313017+00:00">
                  <w:rPr>
                    <w:bCs w:val="0"/>
                    <w:sz w:val="21"/>
                    <w:szCs w:val="21"/>
                  </w:rPr>
                </w:rPrChange>
              </w:rPr>
              <w:t>-0.243</w:t>
            </w:r>
            <w:r>
              <w:rPr>
                <w:rFonts w:ascii="Times New Roman" w:hAnsi="Times New Roman" w:cs="Times New Roman" w:eastAsia="SimSun"/>
                <w:b w:val="0"/>
                <w:bCs w:val="0"/>
                <w:sz w:val="21"/>
                <w:szCs w:val="21"/>
                <w:rPrChange w:id="5113" w:author="Codex" w:date="2026-10-05T16:32:41.313017+00:00">
                  <w:rPr>
                    <w:bCs w:val="0"/>
                    <w:sz w:val="21"/>
                    <w:szCs w:val="21"/>
                  </w:rPr>
                </w:rPrChange>
              </w:rPr>
              <w:t>，</w:t>
            </w:r>
            <w:r>
              <w:rPr>
                <w:rFonts w:ascii="Times New Roman" w:hAnsi="Times New Roman" w:cs="Times New Roman" w:eastAsia="SimSun"/>
                <w:b w:val="0"/>
                <w:bCs w:val="0"/>
                <w:sz w:val="21"/>
                <w:szCs w:val="21"/>
                <w:rPrChange w:id="5114" w:author="Codex" w:date="2026-10-05T16:32:41.313017+00:00">
                  <w:rPr>
                    <w:bCs w:val="0"/>
                    <w:sz w:val="21"/>
                    <w:szCs w:val="21"/>
                  </w:rPr>
                </w:rPrChange>
              </w:rPr>
              <w:t>0.593</w:t>
            </w:r>
            <w:r>
              <w:rPr>
                <w:rFonts w:ascii="Times New Roman" w:hAnsi="Times New Roman" w:cs="Times New Roman" w:eastAsia="SimSun"/>
                <w:b w:val="0"/>
                <w:bCs w:val="0"/>
                <w:sz w:val="21"/>
                <w:szCs w:val="21"/>
                <w:rPrChange w:id="5115" w:author="Codex" w:date="2026-10-05T16:32:41.313017+00:00">
                  <w:rPr>
                    <w:bCs w:val="0"/>
                    <w:sz w:val="21"/>
                    <w:szCs w:val="21"/>
                  </w:rPr>
                </w:rPrChange>
              </w:rPr>
              <w:t>）</w:t>
            </w:r>
          </w:p>
        </w:tc>
      </w:tr>
      <w:tr w:rsidR="00011D10" w14:paraId="5858F3D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116" w:author="Codex" w:date="2026-10-05T16:32:41.313017+00:00">
              <w:tcPr>
                <w:tcW w:w="0" w:type="auto"/>
                <w:tcBorders>
                  <w:top w:val="nil"/>
                  <w:left w:val="nil"/>
                  <w:bottom w:val="nil"/>
                  <w:right w:val="nil"/>
                </w:tcBorders>
                <w:noWrap/>
                <w:tcMar>
                  <w:left w:w="102" w:type="dxa"/>
                  <w:right w:w="102" w:type="dxa"/>
                </w:tcMar>
                <w:vAlign w:val="center"/>
              </w:tcPr>
            </w:tcPrChange>
          </w:tcPr>
          <w:p w14:paraId="250870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6" w:author="Codex" w:date="2026-10-05T16:32:41.313017+00:00">
                  <w:rPr>
                    <w:bCs w:val="0"/>
                    <w:sz w:val="21"/>
                    <w:szCs w:val="21"/>
                  </w:rPr>
                </w:rPrChange>
              </w:rPr>
              <w:pPrChange w:id="511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18"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5119" w:author="Codex" w:date="2026-10-05T16:32:41.313017+00:00">
              <w:tcPr>
                <w:tcW w:w="0" w:type="auto"/>
                <w:tcBorders>
                  <w:top w:val="nil"/>
                  <w:left w:val="nil"/>
                  <w:bottom w:val="nil"/>
                  <w:right w:val="nil"/>
                </w:tcBorders>
                <w:tcMar>
                  <w:left w:w="102" w:type="dxa"/>
                  <w:right w:w="102" w:type="dxa"/>
                </w:tcMar>
                <w:vAlign w:val="center"/>
              </w:tcPr>
            </w:tcPrChange>
          </w:tcPr>
          <w:p w14:paraId="4FE375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7" w:author="Codex" w:date="2026-10-05T16:32:41.313017+00:00">
                  <w:rPr>
                    <w:bCs w:val="0"/>
                    <w:sz w:val="21"/>
                    <w:szCs w:val="21"/>
                  </w:rPr>
                </w:rPrChange>
              </w:rPr>
              <w:pPrChange w:id="51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21" w:author="Codex" w:date="2026-10-05T16:32:41.313017+00:00">
                  <w:rPr>
                    <w:bCs w:val="0"/>
                    <w:sz w:val="21"/>
                    <w:szCs w:val="21"/>
                  </w:rPr>
                </w:rPrChange>
              </w:rPr>
              <w:t>1.217</w:t>
            </w:r>
            <w:r>
              <w:rPr>
                <w:rFonts w:ascii="Times New Roman" w:hAnsi="Times New Roman" w:cs="Times New Roman" w:eastAsia="SimSun"/>
                <w:b w:val="0"/>
                <w:bCs w:val="0"/>
                <w:sz w:val="21"/>
                <w:szCs w:val="21"/>
                <w:rPrChange w:id="5122" w:author="Codex" w:date="2026-10-05T16:32:41.313017+00:00">
                  <w:rPr>
                    <w:bCs w:val="0"/>
                    <w:sz w:val="21"/>
                    <w:szCs w:val="21"/>
                  </w:rPr>
                </w:rPrChange>
              </w:rPr>
              <w:t>（</w:t>
            </w:r>
            <w:r>
              <w:rPr>
                <w:rFonts w:ascii="Times New Roman" w:hAnsi="Times New Roman" w:cs="Times New Roman" w:eastAsia="SimSun"/>
                <w:b w:val="0"/>
                <w:bCs w:val="0"/>
                <w:sz w:val="21"/>
                <w:szCs w:val="21"/>
                <w:rPrChange w:id="5123" w:author="Codex" w:date="2026-10-05T16:32:41.313017+00:00">
                  <w:rPr>
                    <w:bCs w:val="0"/>
                    <w:sz w:val="21"/>
                    <w:szCs w:val="21"/>
                  </w:rPr>
                </w:rPrChange>
              </w:rPr>
              <w:t>1.052</w:t>
            </w:r>
            <w:r>
              <w:rPr>
                <w:rFonts w:ascii="Times New Roman" w:hAnsi="Times New Roman" w:cs="Times New Roman" w:eastAsia="SimSun"/>
                <w:b w:val="0"/>
                <w:bCs w:val="0"/>
                <w:sz w:val="21"/>
                <w:szCs w:val="21"/>
                <w:rPrChange w:id="5124" w:author="Codex" w:date="2026-10-05T16:32:41.313017+00:00">
                  <w:rPr>
                    <w:bCs w:val="0"/>
                    <w:sz w:val="21"/>
                    <w:szCs w:val="21"/>
                  </w:rPr>
                </w:rPrChange>
              </w:rPr>
              <w:t>，</w:t>
            </w:r>
            <w:r>
              <w:rPr>
                <w:rFonts w:ascii="Times New Roman" w:hAnsi="Times New Roman" w:cs="Times New Roman" w:eastAsia="SimSun"/>
                <w:b w:val="0"/>
                <w:bCs w:val="0"/>
                <w:sz w:val="21"/>
                <w:szCs w:val="21"/>
                <w:rPrChange w:id="5125" w:author="Codex" w:date="2026-10-05T16:32:41.313017+00:00">
                  <w:rPr>
                    <w:bCs w:val="0"/>
                    <w:sz w:val="21"/>
                    <w:szCs w:val="21"/>
                  </w:rPr>
                </w:rPrChange>
              </w:rPr>
              <w:t>1.433</w:t>
            </w:r>
            <w:r>
              <w:rPr>
                <w:rFonts w:ascii="Times New Roman" w:hAnsi="Times New Roman" w:cs="Times New Roman" w:eastAsia="SimSun"/>
                <w:b w:val="0"/>
                <w:bCs w:val="0"/>
                <w:sz w:val="21"/>
                <w:szCs w:val="21"/>
                <w:rPrChange w:id="51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27" w:author="Codex" w:date="2026-10-05T16:32:41.313017+00:00">
              <w:tcPr>
                <w:tcW w:w="0" w:type="auto"/>
                <w:tcBorders>
                  <w:top w:val="nil"/>
                  <w:left w:val="nil"/>
                  <w:bottom w:val="nil"/>
                  <w:right w:val="nil"/>
                </w:tcBorders>
                <w:tcMar>
                  <w:left w:w="102" w:type="dxa"/>
                  <w:right w:w="102" w:type="dxa"/>
                </w:tcMar>
                <w:vAlign w:val="center"/>
              </w:tcPr>
            </w:tcPrChange>
          </w:tcPr>
          <w:p w14:paraId="6429FA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8" w:author="Codex" w:date="2026-10-05T16:32:41.313017+00:00">
                  <w:rPr>
                    <w:bCs w:val="0"/>
                    <w:sz w:val="21"/>
                    <w:szCs w:val="21"/>
                  </w:rPr>
                </w:rPrChange>
              </w:rPr>
              <w:pPrChange w:id="51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29" w:author="Codex" w:date="2026-10-05T16:32:41.313017+00:00">
                  <w:rPr>
                    <w:bCs w:val="0"/>
                    <w:sz w:val="21"/>
                    <w:szCs w:val="21"/>
                  </w:rPr>
                </w:rPrChange>
              </w:rPr>
              <w:t>0.939</w:t>
            </w:r>
            <w:r>
              <w:rPr>
                <w:rFonts w:ascii="Times New Roman" w:hAnsi="Times New Roman" w:cs="Times New Roman" w:eastAsia="SimSun"/>
                <w:b w:val="0"/>
                <w:bCs w:val="0"/>
                <w:sz w:val="21"/>
                <w:szCs w:val="21"/>
                <w:rPrChange w:id="5130" w:author="Codex" w:date="2026-10-05T16:32:41.313017+00:00">
                  <w:rPr>
                    <w:bCs w:val="0"/>
                    <w:sz w:val="21"/>
                    <w:szCs w:val="21"/>
                  </w:rPr>
                </w:rPrChange>
              </w:rPr>
              <w:t>（</w:t>
            </w:r>
            <w:r>
              <w:rPr>
                <w:rFonts w:ascii="Times New Roman" w:hAnsi="Times New Roman" w:cs="Times New Roman" w:eastAsia="SimSun"/>
                <w:b w:val="0"/>
                <w:bCs w:val="0"/>
                <w:sz w:val="21"/>
                <w:szCs w:val="21"/>
                <w:rPrChange w:id="5131" w:author="Codex" w:date="2026-10-05T16:32:41.313017+00:00">
                  <w:rPr>
                    <w:bCs w:val="0"/>
                    <w:sz w:val="21"/>
                    <w:szCs w:val="21"/>
                  </w:rPr>
                </w:rPrChange>
              </w:rPr>
              <w:t>0.660</w:t>
            </w:r>
            <w:r>
              <w:rPr>
                <w:rFonts w:ascii="Times New Roman" w:hAnsi="Times New Roman" w:cs="Times New Roman" w:eastAsia="SimSun"/>
                <w:b w:val="0"/>
                <w:bCs w:val="0"/>
                <w:sz w:val="21"/>
                <w:szCs w:val="21"/>
                <w:rPrChange w:id="5132" w:author="Codex" w:date="2026-10-05T16:32:41.313017+00:00">
                  <w:rPr>
                    <w:bCs w:val="0"/>
                    <w:sz w:val="21"/>
                    <w:szCs w:val="21"/>
                  </w:rPr>
                </w:rPrChange>
              </w:rPr>
              <w:t>，</w:t>
            </w:r>
            <w:r>
              <w:rPr>
                <w:rFonts w:ascii="Times New Roman" w:hAnsi="Times New Roman" w:cs="Times New Roman" w:eastAsia="SimSun"/>
                <w:b w:val="0"/>
                <w:bCs w:val="0"/>
                <w:sz w:val="21"/>
                <w:szCs w:val="21"/>
                <w:rPrChange w:id="5133" w:author="Codex" w:date="2026-10-05T16:32:41.313017+00:00">
                  <w:rPr>
                    <w:bCs w:val="0"/>
                    <w:sz w:val="21"/>
                    <w:szCs w:val="21"/>
                  </w:rPr>
                </w:rPrChange>
              </w:rPr>
              <w:t>1.312</w:t>
            </w:r>
            <w:r>
              <w:rPr>
                <w:rFonts w:ascii="Times New Roman" w:hAnsi="Times New Roman" w:cs="Times New Roman" w:eastAsia="SimSun"/>
                <w:b w:val="0"/>
                <w:bCs w:val="0"/>
                <w:sz w:val="21"/>
                <w:szCs w:val="21"/>
                <w:rPrChange w:id="51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35" w:author="Codex" w:date="2026-10-05T16:32:41.313017+00:00">
              <w:tcPr>
                <w:tcW w:w="0" w:type="auto"/>
                <w:tcBorders>
                  <w:top w:val="nil"/>
                  <w:left w:val="nil"/>
                  <w:bottom w:val="nil"/>
                  <w:right w:val="nil"/>
                </w:tcBorders>
                <w:tcMar>
                  <w:left w:w="102" w:type="dxa"/>
                  <w:right w:w="102" w:type="dxa"/>
                </w:tcMar>
                <w:vAlign w:val="center"/>
              </w:tcPr>
            </w:tcPrChange>
          </w:tcPr>
          <w:p w14:paraId="398C59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9" w:author="Codex" w:date="2026-10-05T16:32:41.313017+00:00">
                  <w:rPr>
                    <w:bCs w:val="0"/>
                    <w:sz w:val="21"/>
                    <w:szCs w:val="21"/>
                  </w:rPr>
                </w:rPrChange>
              </w:rPr>
              <w:pPrChange w:id="51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37" w:author="Codex" w:date="2026-10-05T16:32:41.313017+00:00">
                  <w:rPr>
                    <w:bCs w:val="0"/>
                    <w:sz w:val="21"/>
                    <w:szCs w:val="21"/>
                  </w:rPr>
                </w:rPrChange>
              </w:rPr>
              <w:t>-0.279</w:t>
            </w:r>
            <w:r>
              <w:rPr>
                <w:rFonts w:ascii="Times New Roman" w:hAnsi="Times New Roman" w:cs="Times New Roman" w:eastAsia="SimSun"/>
                <w:b w:val="0"/>
                <w:bCs w:val="0"/>
                <w:sz w:val="21"/>
                <w:szCs w:val="21"/>
                <w:rPrChange w:id="5138" w:author="Codex" w:date="2026-10-05T16:32:41.313017+00:00">
                  <w:rPr>
                    <w:bCs w:val="0"/>
                    <w:sz w:val="21"/>
                    <w:szCs w:val="21"/>
                  </w:rPr>
                </w:rPrChange>
              </w:rPr>
              <w:t>（</w:t>
            </w:r>
            <w:r>
              <w:rPr>
                <w:rFonts w:ascii="Times New Roman" w:hAnsi="Times New Roman" w:cs="Times New Roman" w:eastAsia="SimSun"/>
                <w:b w:val="0"/>
                <w:bCs w:val="0"/>
                <w:sz w:val="21"/>
                <w:szCs w:val="21"/>
                <w:rPrChange w:id="5139" w:author="Codex" w:date="2026-10-05T16:32:41.313017+00:00">
                  <w:rPr>
                    <w:bCs w:val="0"/>
                    <w:sz w:val="21"/>
                    <w:szCs w:val="21"/>
                  </w:rPr>
                </w:rPrChange>
              </w:rPr>
              <w:t>-0.624</w:t>
            </w:r>
            <w:r>
              <w:rPr>
                <w:rFonts w:ascii="Times New Roman" w:hAnsi="Times New Roman" w:cs="Times New Roman" w:eastAsia="SimSun"/>
                <w:b w:val="0"/>
                <w:bCs w:val="0"/>
                <w:sz w:val="21"/>
                <w:szCs w:val="21"/>
                <w:rPrChange w:id="5140" w:author="Codex" w:date="2026-10-05T16:32:41.313017+00:00">
                  <w:rPr>
                    <w:bCs w:val="0"/>
                    <w:sz w:val="21"/>
                    <w:szCs w:val="21"/>
                  </w:rPr>
                </w:rPrChange>
              </w:rPr>
              <w:t>，</w:t>
            </w:r>
            <w:r>
              <w:rPr>
                <w:rFonts w:ascii="Times New Roman" w:hAnsi="Times New Roman" w:cs="Times New Roman" w:eastAsia="SimSun"/>
                <w:b w:val="0"/>
                <w:bCs w:val="0"/>
                <w:sz w:val="21"/>
                <w:szCs w:val="21"/>
                <w:rPrChange w:id="5141" w:author="Codex" w:date="2026-10-05T16:32:41.313017+00:00">
                  <w:rPr>
                    <w:bCs w:val="0"/>
                    <w:sz w:val="21"/>
                    <w:szCs w:val="21"/>
                  </w:rPr>
                </w:rPrChange>
              </w:rPr>
              <w:t>0.112</w:t>
            </w:r>
            <w:r>
              <w:rPr>
                <w:rFonts w:ascii="Times New Roman" w:hAnsi="Times New Roman" w:cs="Times New Roman" w:eastAsia="SimSun"/>
                <w:b w:val="0"/>
                <w:bCs w:val="0"/>
                <w:sz w:val="21"/>
                <w:szCs w:val="21"/>
                <w:rPrChange w:id="5142" w:author="Codex" w:date="2026-10-05T16:32:41.313017+00:00">
                  <w:rPr>
                    <w:bCs w:val="0"/>
                    <w:sz w:val="21"/>
                    <w:szCs w:val="21"/>
                  </w:rPr>
                </w:rPrChange>
              </w:rPr>
              <w:t>）</w:t>
            </w:r>
          </w:p>
        </w:tc>
      </w:tr>
      <w:tr w:rsidR="00011D10" w14:paraId="254CCCB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514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78EC5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0" w:author="Codex" w:date="2026-10-05T16:32:41.313017+00:00">
                  <w:rPr>
                    <w:bCs w:val="0"/>
                    <w:sz w:val="21"/>
                    <w:szCs w:val="21"/>
                  </w:rPr>
                </w:rPrChange>
              </w:rPr>
              <w:pPrChange w:id="514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45"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514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B382C3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1" w:author="Codex" w:date="2026-10-05T16:32:41.313017+00:00">
                  <w:rPr>
                    <w:bCs w:val="0"/>
                    <w:sz w:val="21"/>
                    <w:szCs w:val="21"/>
                  </w:rPr>
                </w:rPrChange>
              </w:rPr>
              <w:pPrChange w:id="51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48" w:author="Codex" w:date="2026-10-05T16:32:41.313017+00:00">
                  <w:rPr>
                    <w:bCs w:val="0"/>
                    <w:sz w:val="21"/>
                    <w:szCs w:val="21"/>
                  </w:rPr>
                </w:rPrChange>
              </w:rPr>
              <w:t>1.097</w:t>
            </w:r>
            <w:r>
              <w:rPr>
                <w:rFonts w:ascii="Times New Roman" w:hAnsi="Times New Roman" w:cs="Times New Roman" w:eastAsia="SimSun"/>
                <w:b w:val="0"/>
                <w:bCs w:val="0"/>
                <w:sz w:val="21"/>
                <w:szCs w:val="21"/>
                <w:rPrChange w:id="5149" w:author="Codex" w:date="2026-10-05T16:32:41.313017+00:00">
                  <w:rPr>
                    <w:bCs w:val="0"/>
                    <w:sz w:val="21"/>
                    <w:szCs w:val="21"/>
                  </w:rPr>
                </w:rPrChange>
              </w:rPr>
              <w:t>（</w:t>
            </w:r>
            <w:r>
              <w:rPr>
                <w:rFonts w:ascii="Times New Roman" w:hAnsi="Times New Roman" w:cs="Times New Roman" w:eastAsia="SimSun"/>
                <w:b w:val="0"/>
                <w:bCs w:val="0"/>
                <w:sz w:val="21"/>
                <w:szCs w:val="21"/>
                <w:rPrChange w:id="5150" w:author="Codex" w:date="2026-10-05T16:32:41.313017+00:00">
                  <w:rPr>
                    <w:bCs w:val="0"/>
                    <w:sz w:val="21"/>
                    <w:szCs w:val="21"/>
                  </w:rPr>
                </w:rPrChange>
              </w:rPr>
              <w:t>0.933</w:t>
            </w:r>
            <w:r>
              <w:rPr>
                <w:rFonts w:ascii="Times New Roman" w:hAnsi="Times New Roman" w:cs="Times New Roman" w:eastAsia="SimSun"/>
                <w:b w:val="0"/>
                <w:bCs w:val="0"/>
                <w:sz w:val="21"/>
                <w:szCs w:val="21"/>
                <w:rPrChange w:id="5151" w:author="Codex" w:date="2026-10-05T16:32:41.313017+00:00">
                  <w:rPr>
                    <w:bCs w:val="0"/>
                    <w:sz w:val="21"/>
                    <w:szCs w:val="21"/>
                  </w:rPr>
                </w:rPrChange>
              </w:rPr>
              <w:t>，</w:t>
            </w:r>
            <w:r>
              <w:rPr>
                <w:rFonts w:ascii="Times New Roman" w:hAnsi="Times New Roman" w:cs="Times New Roman" w:eastAsia="SimSun"/>
                <w:b w:val="0"/>
                <w:bCs w:val="0"/>
                <w:sz w:val="21"/>
                <w:szCs w:val="21"/>
                <w:rPrChange w:id="5152" w:author="Codex" w:date="2026-10-05T16:32:41.313017+00:00">
                  <w:rPr>
                    <w:bCs w:val="0"/>
                    <w:sz w:val="21"/>
                    <w:szCs w:val="21"/>
                  </w:rPr>
                </w:rPrChange>
              </w:rPr>
              <w:t>1.280</w:t>
            </w:r>
            <w:r>
              <w:rPr>
                <w:rFonts w:ascii="Times New Roman" w:hAnsi="Times New Roman" w:cs="Times New Roman" w:eastAsia="SimSun"/>
                <w:b w:val="0"/>
                <w:bCs w:val="0"/>
                <w:sz w:val="21"/>
                <w:szCs w:val="21"/>
                <w:rPrChange w:id="5153"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15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5059A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2" w:author="Codex" w:date="2026-10-05T16:32:41.313017+00:00">
                  <w:rPr>
                    <w:bCs w:val="0"/>
                    <w:sz w:val="21"/>
                    <w:szCs w:val="21"/>
                  </w:rPr>
                </w:rPrChange>
              </w:rPr>
              <w:pPrChange w:id="51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56" w:author="Codex" w:date="2026-10-05T16:32:41.313017+00:00">
                  <w:rPr>
                    <w:bCs w:val="0"/>
                    <w:sz w:val="21"/>
                    <w:szCs w:val="21"/>
                  </w:rPr>
                </w:rPrChange>
              </w:rPr>
              <w:t>1.126</w:t>
            </w:r>
            <w:r>
              <w:rPr>
                <w:rFonts w:ascii="Times New Roman" w:hAnsi="Times New Roman" w:cs="Times New Roman" w:eastAsia="SimSun"/>
                <w:b w:val="0"/>
                <w:bCs w:val="0"/>
                <w:sz w:val="21"/>
                <w:szCs w:val="21"/>
                <w:rPrChange w:id="5157" w:author="Codex" w:date="2026-10-05T16:32:41.313017+00:00">
                  <w:rPr>
                    <w:bCs w:val="0"/>
                    <w:sz w:val="21"/>
                    <w:szCs w:val="21"/>
                  </w:rPr>
                </w:rPrChange>
              </w:rPr>
              <w:t>（</w:t>
            </w:r>
            <w:r>
              <w:rPr>
                <w:rFonts w:ascii="Times New Roman" w:hAnsi="Times New Roman" w:cs="Times New Roman" w:eastAsia="SimSun"/>
                <w:b w:val="0"/>
                <w:bCs w:val="0"/>
                <w:sz w:val="21"/>
                <w:szCs w:val="21"/>
                <w:rPrChange w:id="5158" w:author="Codex" w:date="2026-10-05T16:32:41.313017+00:00">
                  <w:rPr>
                    <w:bCs w:val="0"/>
                    <w:sz w:val="21"/>
                    <w:szCs w:val="21"/>
                  </w:rPr>
                </w:rPrChange>
              </w:rPr>
              <w:t>0.799</w:t>
            </w:r>
            <w:r>
              <w:rPr>
                <w:rFonts w:ascii="Times New Roman" w:hAnsi="Times New Roman" w:cs="Times New Roman" w:eastAsia="SimSun"/>
                <w:b w:val="0"/>
                <w:bCs w:val="0"/>
                <w:sz w:val="21"/>
                <w:szCs w:val="21"/>
                <w:rPrChange w:id="5159" w:author="Codex" w:date="2026-10-05T16:32:41.313017+00:00">
                  <w:rPr>
                    <w:bCs w:val="0"/>
                    <w:sz w:val="21"/>
                    <w:szCs w:val="21"/>
                  </w:rPr>
                </w:rPrChange>
              </w:rPr>
              <w:t>，</w:t>
            </w:r>
            <w:r>
              <w:rPr>
                <w:rFonts w:ascii="Times New Roman" w:hAnsi="Times New Roman" w:cs="Times New Roman" w:eastAsia="SimSun"/>
                <w:b w:val="0"/>
                <w:bCs w:val="0"/>
                <w:sz w:val="21"/>
                <w:szCs w:val="21"/>
                <w:rPrChange w:id="5160" w:author="Codex" w:date="2026-10-05T16:32:41.313017+00:00">
                  <w:rPr>
                    <w:bCs w:val="0"/>
                    <w:sz w:val="21"/>
                    <w:szCs w:val="21"/>
                  </w:rPr>
                </w:rPrChange>
              </w:rPr>
              <w:t>1.563</w:t>
            </w:r>
            <w:r>
              <w:rPr>
                <w:rFonts w:ascii="Times New Roman" w:hAnsi="Times New Roman" w:cs="Times New Roman" w:eastAsia="SimSun"/>
                <w:b w:val="0"/>
                <w:bCs w:val="0"/>
                <w:sz w:val="21"/>
                <w:szCs w:val="21"/>
                <w:rPrChange w:id="5161"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162"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2F829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3" w:author="Codex" w:date="2026-10-05T16:32:41.313017+00:00">
                  <w:rPr>
                    <w:bCs w:val="0"/>
                    <w:sz w:val="21"/>
                    <w:szCs w:val="21"/>
                  </w:rPr>
                </w:rPrChange>
              </w:rPr>
              <w:pPrChange w:id="516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64" w:author="Codex" w:date="2026-10-05T16:32:41.313017+00:00">
                  <w:rPr>
                    <w:bCs w:val="0"/>
                    <w:sz w:val="21"/>
                    <w:szCs w:val="21"/>
                  </w:rPr>
                </w:rPrChange>
              </w:rPr>
              <w:t>0.029</w:t>
            </w:r>
            <w:r>
              <w:rPr>
                <w:rFonts w:ascii="Times New Roman" w:hAnsi="Times New Roman" w:cs="Times New Roman" w:eastAsia="SimSun"/>
                <w:b w:val="0"/>
                <w:bCs w:val="0"/>
                <w:sz w:val="21"/>
                <w:szCs w:val="21"/>
                <w:rPrChange w:id="5165" w:author="Codex" w:date="2026-10-05T16:32:41.313017+00:00">
                  <w:rPr>
                    <w:bCs w:val="0"/>
                    <w:sz w:val="21"/>
                    <w:szCs w:val="21"/>
                  </w:rPr>
                </w:rPrChange>
              </w:rPr>
              <w:t>（</w:t>
            </w:r>
            <w:r>
              <w:rPr>
                <w:rFonts w:ascii="Times New Roman" w:hAnsi="Times New Roman" w:cs="Times New Roman" w:eastAsia="SimSun"/>
                <w:b w:val="0"/>
                <w:bCs w:val="0"/>
                <w:sz w:val="21"/>
                <w:szCs w:val="21"/>
                <w:rPrChange w:id="5166" w:author="Codex" w:date="2026-10-05T16:32:41.313017+00:00">
                  <w:rPr>
                    <w:bCs w:val="0"/>
                    <w:sz w:val="21"/>
                    <w:szCs w:val="21"/>
                  </w:rPr>
                </w:rPrChange>
              </w:rPr>
              <w:t>-0.314</w:t>
            </w:r>
            <w:r>
              <w:rPr>
                <w:rFonts w:ascii="Times New Roman" w:hAnsi="Times New Roman" w:cs="Times New Roman" w:eastAsia="SimSun"/>
                <w:b w:val="0"/>
                <w:bCs w:val="0"/>
                <w:sz w:val="21"/>
                <w:szCs w:val="21"/>
                <w:rPrChange w:id="5167" w:author="Codex" w:date="2026-10-05T16:32:41.313017+00:00">
                  <w:rPr>
                    <w:bCs w:val="0"/>
                    <w:sz w:val="21"/>
                    <w:szCs w:val="21"/>
                  </w:rPr>
                </w:rPrChange>
              </w:rPr>
              <w:t>，</w:t>
            </w:r>
            <w:r>
              <w:rPr>
                <w:rFonts w:ascii="Times New Roman" w:hAnsi="Times New Roman" w:cs="Times New Roman" w:eastAsia="SimSun"/>
                <w:b w:val="0"/>
                <w:bCs w:val="0"/>
                <w:sz w:val="21"/>
                <w:szCs w:val="21"/>
                <w:rPrChange w:id="5168" w:author="Codex" w:date="2026-10-05T16:32:41.313017+00:00">
                  <w:rPr>
                    <w:bCs w:val="0"/>
                    <w:sz w:val="21"/>
                    <w:szCs w:val="21"/>
                  </w:rPr>
                </w:rPrChange>
              </w:rPr>
              <w:t>0.495</w:t>
            </w:r>
            <w:r>
              <w:rPr>
                <w:rFonts w:ascii="Times New Roman" w:hAnsi="Times New Roman" w:cs="Times New Roman" w:eastAsia="SimSun"/>
                <w:b w:val="0"/>
                <w:bCs w:val="0"/>
                <w:sz w:val="21"/>
                <w:szCs w:val="21"/>
                <w:rPrChange w:id="5169" w:author="Codex" w:date="2026-10-05T16:32:41.313017+00:00">
                  <w:rPr>
                    <w:bCs w:val="0"/>
                    <w:sz w:val="21"/>
                    <w:szCs w:val="21"/>
                  </w:rPr>
                </w:rPrChange>
              </w:rPr>
              <w:t>）</w:t>
            </w:r>
          </w:p>
        </w:tc>
      </w:tr>
    </w:tbl>
    <w:p w14:paraId="0E566A44" w14:textId="7FF68FE1"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04" w:author="Codex" w:date="2026-10-05T16:32:41.313017+00:00">
            <w:rPr>
              <w:rFonts w:eastAsia="SimSun" w:cs="Times New Roman"/>
              <w:szCs w:val="21"/>
            </w:rPr>
          </w:rPrChange>
        </w:rPr>
        <w:pPrChange w:id="5170"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171" w:author="Codex" w:date="2026-10-05T16:32:41.313017+00:00">
            <w:rPr>
              <w:rFonts w:eastAsia="SimSun" w:cs="Times New Roman"/>
              <w:szCs w:val="21"/>
            </w:rPr>
          </w:rPrChange>
        </w:rPr>
        <w:t>注：两项</w:t>
      </w:r>
      <w:r>
        <w:rPr>
          <w:rFonts w:ascii="Times New Roman" w:hAnsi="Times New Roman" w:cs="Times New Roman" w:eastAsia="SimSun"/>
          <w:sz w:val="21"/>
          <w:szCs w:val="21"/>
          <w:rPrChange w:id="5172" w:author="Codex" w:date="2026-10-05T16:32:41.313017+00:00">
            <w:rPr>
              <w:rFonts w:eastAsia="SimSun" w:cs="Times New Roman"/>
              <w:szCs w:val="21"/>
            </w:rPr>
          </w:rPrChange>
        </w:rPr>
        <w:t>CDE</w:t>
      </w:r>
      <w:r>
        <w:rPr>
          <w:rFonts w:ascii="Times New Roman" w:hAnsi="Times New Roman" w:cs="Times New Roman" w:eastAsia="SimSun"/>
          <w:sz w:val="21"/>
          <w:szCs w:val="21"/>
          <w:rPrChange w:id="5173" w:author="Codex" w:date="2026-10-05T16:32:41.313017+00:00">
            <w:rPr>
              <w:rFonts w:eastAsia="SimSun" w:cs="Times New Roman"/>
              <w:szCs w:val="21"/>
            </w:rPr>
          </w:rPrChange>
        </w:rPr>
        <w:t>按</w:t>
      </w:r>
      <w:r>
        <w:rPr>
          <w:rFonts w:ascii="Times New Roman" w:hAnsi="Times New Roman" w:cs="Times New Roman" w:eastAsia="SimSun"/>
          <w:sz w:val="21"/>
          <w:szCs w:val="21"/>
          <w:rPrChange w:id="5174" w:author="Codex" w:date="2026-10-05T16:32:41.313017+00:00">
            <w:rPr>
              <w:rFonts w:eastAsia="SimSun" w:cs="Times New Roman"/>
              <w:szCs w:val="21"/>
            </w:rPr>
          </w:rPrChange>
        </w:rPr>
        <w:t>OR</w:t>
      </w:r>
      <w:r>
        <w:rPr>
          <w:rFonts w:ascii="Times New Roman" w:hAnsi="Times New Roman" w:cs="Times New Roman" w:eastAsia="SimSun"/>
          <w:sz w:val="21"/>
          <w:szCs w:val="21"/>
          <w:rPrChange w:id="5175" w:author="Codex" w:date="2026-10-05T16:32:41.313017+00:00">
            <w:rPr>
              <w:rFonts w:eastAsia="SimSun" w:cs="Times New Roman"/>
              <w:szCs w:val="21"/>
            </w:rPr>
          </w:rPrChange>
        </w:rPr>
        <w:t>报告；差值为</w:t>
      </w:r>
      <w:r>
        <w:rPr>
          <w:rFonts w:ascii="Times New Roman" w:hAnsi="Times New Roman" w:cs="Times New Roman" w:eastAsia="SimSun"/>
          <w:sz w:val="21"/>
          <w:szCs w:val="21"/>
          <w:rPrChange w:id="5176" w:author="Codex" w:date="2026-10-05T16:32:41.313017+00:00">
            <w:rPr>
              <w:rFonts w:eastAsia="SimSun" w:cs="Times New Roman"/>
              <w:szCs w:val="21"/>
            </w:rPr>
          </w:rPrChange>
        </w:rPr>
        <w:t>CDE OR(M=1)−CDE OR(M=0)</w:t>
      </w:r>
      <w:r>
        <w:rPr>
          <w:rFonts w:ascii="Times New Roman" w:hAnsi="Times New Roman" w:cs="Times New Roman" w:eastAsia="SimSun"/>
          <w:sz w:val="21"/>
          <w:szCs w:val="21"/>
          <w:rPrChange w:id="5177" w:author="Codex" w:date="2026-10-05T16:32:41.313017+00:00">
            <w:rPr>
              <w:rFonts w:eastAsia="SimSun" w:cs="Times New Roman"/>
              <w:szCs w:val="21"/>
            </w:rPr>
          </w:rPrChange>
        </w:rPr>
        <w:t>，不是概率百分点。括号为同批逐记录</w:t>
      </w:r>
      <w:r>
        <w:rPr>
          <w:rFonts w:ascii="Times New Roman" w:hAnsi="Times New Roman" w:cs="Times New Roman" w:eastAsia="SimSun"/>
          <w:sz w:val="21"/>
          <w:szCs w:val="21"/>
          <w:rPrChange w:id="5178" w:author="Codex" w:date="2026-10-05T16:32:41.313017+00:00">
            <w:rPr>
              <w:rFonts w:eastAsia="SimSun" w:cs="Times New Roman"/>
              <w:szCs w:val="21"/>
            </w:rPr>
          </w:rPrChange>
        </w:rPr>
        <w:t>bootstrap</w:t>
      </w:r>
      <w:r>
        <w:rPr>
          <w:rFonts w:ascii="Times New Roman" w:hAnsi="Times New Roman" w:cs="Times New Roman" w:eastAsia="SimSun"/>
          <w:sz w:val="21"/>
          <w:szCs w:val="21"/>
          <w:rPrChange w:id="5179" w:author="Codex" w:date="2026-10-05T16:32:41.313017+00:00">
            <w:rPr>
              <w:rFonts w:eastAsia="SimSun" w:cs="Times New Roman"/>
              <w:szCs w:val="21"/>
            </w:rPr>
          </w:rPrChange>
        </w:rPr>
        <w:t>的</w:t>
      </w:r>
      <w:r>
        <w:rPr>
          <w:rFonts w:ascii="Times New Roman" w:hAnsi="Times New Roman" w:cs="Times New Roman" w:eastAsia="SimSun"/>
          <w:sz w:val="21"/>
          <w:szCs w:val="21"/>
          <w:rPrChange w:id="5180" w:author="Codex" w:date="2026-10-05T16:32:41.313017+00:00">
            <w:rPr>
              <w:rFonts w:eastAsia="SimSun" w:cs="Times New Roman"/>
              <w:szCs w:val="21"/>
            </w:rPr>
          </w:rPrChange>
        </w:rPr>
        <w:t>95%</w:t>
      </w:r>
      <w:r>
        <w:rPr>
          <w:rFonts w:ascii="Times New Roman" w:hAnsi="Times New Roman" w:cs="Times New Roman" w:eastAsia="SimSun"/>
          <w:sz w:val="21"/>
          <w:szCs w:val="21"/>
          <w:rPrChange w:id="5181" w:author="Codex" w:date="2026-10-05T16:32:41.313017+00:00">
            <w:rPr>
              <w:rFonts w:eastAsia="SimSun" w:cs="Times New Roman"/>
              <w:szCs w:val="21"/>
            </w:rPr>
          </w:rPrChange>
        </w:rPr>
        <w:t>置信区间；</w:t>
      </w:r>
      <w:r>
        <w:rPr>
          <w:rFonts w:ascii="Times New Roman" w:hAnsi="Times New Roman" w:cs="Times New Roman" w:eastAsia="SimSun"/>
          <w:sz w:val="21"/>
          <w:szCs w:val="21"/>
          <w:rPrChange w:id="5182" w:author="Codex" w:date="2026-10-05T16:32:41.313017+00:00">
            <w:rPr>
              <w:rFonts w:eastAsia="SimSun" w:cs="Times New Roman"/>
              <w:szCs w:val="21"/>
            </w:rPr>
          </w:rPrChange>
        </w:rPr>
        <w:t>OR</w:t>
      </w:r>
      <w:r>
        <w:rPr>
          <w:rFonts w:ascii="Times New Roman" w:hAnsi="Times New Roman" w:cs="Times New Roman" w:eastAsia="SimSun"/>
          <w:sz w:val="21"/>
          <w:szCs w:val="21"/>
          <w:rPrChange w:id="5183" w:author="Codex" w:date="2026-10-05T16:32:41.313017+00:00">
            <w:rPr>
              <w:rFonts w:eastAsia="SimSun" w:cs="Times New Roman"/>
              <w:szCs w:val="21"/>
            </w:rPr>
          </w:rPrChange>
        </w:rPr>
        <w:t>和差值的无效值分别为</w:t>
      </w:r>
      <w:r>
        <w:rPr>
          <w:rFonts w:ascii="Times New Roman" w:hAnsi="Times New Roman" w:cs="Times New Roman" w:eastAsia="SimSun"/>
          <w:sz w:val="21"/>
          <w:szCs w:val="21"/>
          <w:rPrChange w:id="5184" w:author="Codex" w:date="2026-10-05T16:32:41.313017+00:00">
            <w:rPr>
              <w:rFonts w:eastAsia="SimSun" w:cs="Times New Roman"/>
              <w:szCs w:val="21"/>
            </w:rPr>
          </w:rPrChange>
        </w:rPr>
        <w:t>1</w:t>
      </w:r>
      <w:r>
        <w:rPr>
          <w:rFonts w:ascii="Times New Roman" w:hAnsi="Times New Roman" w:cs="Times New Roman" w:eastAsia="SimSun"/>
          <w:sz w:val="21"/>
          <w:szCs w:val="21"/>
          <w:rPrChange w:id="5185" w:author="Codex" w:date="2026-10-05T16:32:41.313017+00:00">
            <w:rPr>
              <w:rFonts w:eastAsia="SimSun" w:cs="Times New Roman"/>
              <w:szCs w:val="21"/>
            </w:rPr>
          </w:rPrChange>
        </w:rPr>
        <w:t>和</w:t>
      </w:r>
      <w:r>
        <w:rPr>
          <w:rFonts w:ascii="Times New Roman" w:hAnsi="Times New Roman" w:cs="Times New Roman" w:eastAsia="SimSun"/>
          <w:sz w:val="21"/>
          <w:szCs w:val="21"/>
          <w:rPrChange w:id="5186" w:author="Codex" w:date="2026-10-05T16:32:41.313017+00:00">
            <w:rPr>
              <w:rFonts w:eastAsia="SimSun" w:cs="Times New Roman"/>
              <w:szCs w:val="21"/>
            </w:rPr>
          </w:rPrChange>
        </w:rPr>
        <w:t>0</w:t>
      </w:r>
      <w:r>
        <w:rPr>
          <w:rFonts w:ascii="Times New Roman" w:hAnsi="Times New Roman" w:cs="Times New Roman" w:eastAsia="SimSun"/>
          <w:sz w:val="21"/>
          <w:szCs w:val="21"/>
          <w:rPrChange w:id="5187" w:author="Codex" w:date="2026-10-05T16:32:41.313017+00:00">
            <w:rPr>
              <w:rFonts w:eastAsia="SimSun" w:cs="Times New Roman"/>
              <w:szCs w:val="21"/>
            </w:rPr>
          </w:rPrChange>
        </w:rPr>
        <w:t>。</w:t>
      </w:r>
    </w:p>
    <w:p w14:paraId="243767C1" w14:textId="7E3245E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5" w:author="Codex" w:date="2026-10-05T16:32:41.313017+00:00">
            <w:rPr>
              <w:sz w:val="21"/>
              <w:szCs w:val="21"/>
            </w:rPr>
          </w:rPrChange>
        </w:rPr>
        <w:pPrChange w:id="5188" w:author="Codex" w:date="2026-10-05T16:32:41.313017+00:00">
          <w:pPr>
            <w:pStyle w:val="af5"/>
            <w:snapToGrid w:val="0"/>
            <w:ind w:firstLine="420"/>
            <w:jc w:val="both"/>
          </w:pPr>
        </w:pPrChange>
      </w:pPr>
      <w:r>
        <w:rPr>
          <w:rFonts w:ascii="Times New Roman" w:hAnsi="Times New Roman" w:cs="Times New Roman" w:eastAsia="SimSun"/>
          <w:sz w:val="21"/>
          <w:szCs w:val="21"/>
          <w:rPrChange w:id="5189" w:author="Codex" w:date="2026-10-05T16:32:41.313017+00:00">
            <w:rPr>
              <w:sz w:val="21"/>
              <w:szCs w:val="21"/>
            </w:rPr>
          </w:rPrChange>
        </w:rPr>
        <w:lastRenderedPageBreak/>
        <w:t>先看满意度本身提升的历史模型输出。</w:t>
      </w:r>
      <w:r>
        <w:rPr>
          <w:rFonts w:ascii="Times New Roman" w:hAnsi="Times New Roman" w:cs="Times New Roman" w:eastAsia="SimSun"/>
          <w:sz w:val="21"/>
          <w:szCs w:val="21"/>
          <w:rPrChange w:id="5190" w:author="Codex" w:date="2026-10-05T16:32:41.313017+00:00">
            <w:rPr>
              <w:sz w:val="21"/>
              <w:szCs w:val="21"/>
            </w:rPr>
          </w:rPrChange>
        </w:rPr>
        <w:t>AA-S</w:t>
      </w:r>
      <w:r>
        <w:rPr>
          <w:rFonts w:ascii="Times New Roman" w:hAnsi="Times New Roman" w:cs="Times New Roman" w:eastAsia="SimSun"/>
          <w:sz w:val="21"/>
          <w:szCs w:val="21"/>
          <w:rPrChange w:id="5191" w:author="Codex" w:date="2026-10-05T16:32:41.313017+00:00">
            <w:rPr>
              <w:sz w:val="21"/>
              <w:szCs w:val="21"/>
            </w:rPr>
          </w:rPrChange>
        </w:rPr>
        <w:t>中，本人满意度未提升与提升时的</w:t>
      </w:r>
      <w:r>
        <w:rPr>
          <w:rFonts w:ascii="Times New Roman" w:hAnsi="Times New Roman" w:cs="Times New Roman" w:eastAsia="SimSun"/>
          <w:sz w:val="21"/>
          <w:szCs w:val="21"/>
          <w:rPrChange w:id="5192" w:author="Codex" w:date="2026-10-05T16:32:41.313017+00:00">
            <w:rPr>
              <w:sz w:val="21"/>
              <w:szCs w:val="21"/>
            </w:rPr>
          </w:rPrChange>
        </w:rPr>
        <w:t>CDE OR</w:t>
      </w:r>
      <w:r>
        <w:rPr>
          <w:rFonts w:ascii="Times New Roman" w:hAnsi="Times New Roman" w:cs="Times New Roman" w:eastAsia="SimSun"/>
          <w:sz w:val="21"/>
          <w:szCs w:val="21"/>
          <w:rPrChange w:id="5193" w:author="Codex" w:date="2026-10-05T16:32:41.313017+00:00">
            <w:rPr>
              <w:sz w:val="21"/>
              <w:szCs w:val="21"/>
            </w:rPr>
          </w:rPrChange>
        </w:rPr>
        <w:t>分别为</w:t>
      </w:r>
      <w:r>
        <w:rPr>
          <w:rFonts w:ascii="Times New Roman" w:hAnsi="Times New Roman" w:cs="Times New Roman" w:eastAsia="SimSun"/>
          <w:sz w:val="21"/>
          <w:szCs w:val="21"/>
          <w:rPrChange w:id="5194" w:author="Codex" w:date="2026-10-05T16:32:41.313017+00:00">
            <w:rPr>
              <w:sz w:val="21"/>
              <w:szCs w:val="21"/>
            </w:rPr>
          </w:rPrChange>
        </w:rPr>
        <w:t>1.269</w:t>
      </w:r>
      <w:r>
        <w:rPr>
          <w:rFonts w:ascii="Times New Roman" w:hAnsi="Times New Roman" w:cs="Times New Roman" w:eastAsia="SimSun"/>
          <w:sz w:val="21"/>
          <w:szCs w:val="21"/>
          <w:rPrChange w:id="5195" w:author="Codex" w:date="2026-10-05T16:32:41.313017+00:00">
            <w:rPr>
              <w:sz w:val="21"/>
              <w:szCs w:val="21"/>
            </w:rPr>
          </w:rPrChange>
        </w:rPr>
        <w:t>和</w:t>
      </w:r>
      <w:r>
        <w:rPr>
          <w:rFonts w:ascii="Times New Roman" w:hAnsi="Times New Roman" w:cs="Times New Roman" w:eastAsia="SimSun"/>
          <w:sz w:val="21"/>
          <w:szCs w:val="21"/>
          <w:rPrChange w:id="5196" w:author="Codex" w:date="2026-10-05T16:32:41.313017+00:00">
            <w:rPr>
              <w:sz w:val="21"/>
              <w:szCs w:val="21"/>
            </w:rPr>
          </w:rPrChange>
        </w:rPr>
        <w:t>1.232</w:t>
      </w:r>
      <w:r>
        <w:rPr>
          <w:rFonts w:ascii="Times New Roman" w:hAnsi="Times New Roman" w:cs="Times New Roman" w:eastAsia="SimSun"/>
          <w:sz w:val="21"/>
          <w:szCs w:val="21"/>
          <w:rPrChange w:id="5197" w:author="Codex" w:date="2026-10-05T16:32:41.313017+00:00">
            <w:rPr>
              <w:sz w:val="21"/>
              <w:szCs w:val="21"/>
            </w:rPr>
          </w:rPrChange>
        </w:rPr>
        <w:t>，配对差为</w:t>
      </w:r>
      <w:r>
        <w:rPr>
          <w:rFonts w:ascii="Times New Roman" w:hAnsi="Times New Roman" w:cs="Times New Roman" w:eastAsia="SimSun"/>
          <w:sz w:val="21"/>
          <w:szCs w:val="21"/>
          <w:rPrChange w:id="5198" w:author="Codex" w:date="2026-10-05T16:32:41.313017+00:00">
            <w:rPr>
              <w:sz w:val="21"/>
              <w:szCs w:val="21"/>
            </w:rPr>
          </w:rPrChange>
        </w:rPr>
        <w:t>−0.037</w:t>
      </w:r>
      <w:r>
        <w:rPr>
          <w:rFonts w:ascii="Times New Roman" w:hAnsi="Times New Roman" w:cs="Times New Roman" w:eastAsia="SimSun"/>
          <w:sz w:val="21"/>
          <w:szCs w:val="21"/>
          <w:rPrChange w:id="5199" w:author="Codex" w:date="2026-10-05T16:32:41.313017+00:00">
            <w:rPr>
              <w:sz w:val="21"/>
              <w:szCs w:val="21"/>
            </w:rPr>
          </w:rPrChange>
        </w:rPr>
        <w:t>（</w:t>
      </w:r>
      <w:r>
        <w:rPr>
          <w:rFonts w:ascii="Times New Roman" w:hAnsi="Times New Roman" w:cs="Times New Roman" w:eastAsia="SimSun"/>
          <w:sz w:val="21"/>
          <w:szCs w:val="21"/>
          <w:rPrChange w:id="5200" w:author="Codex" w:date="2026-10-05T16:32:41.313017+00:00">
            <w:rPr>
              <w:sz w:val="21"/>
              <w:szCs w:val="21"/>
            </w:rPr>
          </w:rPrChange>
        </w:rPr>
        <w:t>95% CI</w:t>
      </w:r>
      <w:r>
        <w:rPr>
          <w:rFonts w:ascii="Times New Roman" w:hAnsi="Times New Roman" w:cs="Times New Roman" w:eastAsia="SimSun"/>
          <w:sz w:val="21"/>
          <w:szCs w:val="21"/>
          <w:rPrChange w:id="5201" w:author="Codex" w:date="2026-10-05T16:32:41.313017+00:00">
            <w:rPr>
              <w:sz w:val="21"/>
              <w:szCs w:val="21"/>
            </w:rPr>
          </w:rPrChange>
        </w:rPr>
        <w:t>：</w:t>
      </w:r>
      <w:r>
        <w:rPr>
          <w:rFonts w:ascii="Times New Roman" w:hAnsi="Times New Roman" w:cs="Times New Roman" w:eastAsia="SimSun"/>
          <w:sz w:val="21"/>
          <w:szCs w:val="21"/>
          <w:rPrChange w:id="5202" w:author="Codex" w:date="2026-10-05T16:32:41.313017+00:00">
            <w:rPr>
              <w:sz w:val="21"/>
              <w:szCs w:val="21"/>
            </w:rPr>
          </w:rPrChange>
        </w:rPr>
        <w:t>−0.345</w:t>
      </w:r>
      <w:r>
        <w:rPr>
          <w:rFonts w:ascii="Times New Roman" w:hAnsi="Times New Roman" w:cs="Times New Roman" w:eastAsia="SimSun"/>
          <w:sz w:val="21"/>
          <w:szCs w:val="21"/>
          <w:rPrChange w:id="5203" w:author="Codex" w:date="2026-10-05T16:32:41.313017+00:00">
            <w:rPr>
              <w:sz w:val="21"/>
              <w:szCs w:val="21"/>
            </w:rPr>
          </w:rPrChange>
        </w:rPr>
        <w:t>，</w:t>
      </w:r>
      <w:r>
        <w:rPr>
          <w:rFonts w:ascii="Times New Roman" w:hAnsi="Times New Roman" w:cs="Times New Roman" w:eastAsia="SimSun"/>
          <w:sz w:val="21"/>
          <w:szCs w:val="21"/>
          <w:rPrChange w:id="5204" w:author="Codex" w:date="2026-10-05T16:32:41.313017+00:00">
            <w:rPr>
              <w:sz w:val="21"/>
              <w:szCs w:val="21"/>
            </w:rPr>
          </w:rPrChange>
        </w:rPr>
        <w:t>0.312</w:t>
      </w:r>
      <w:r>
        <w:rPr>
          <w:rFonts w:ascii="Times New Roman" w:hAnsi="Times New Roman" w:cs="Times New Roman" w:eastAsia="SimSun"/>
          <w:sz w:val="21"/>
          <w:szCs w:val="21"/>
          <w:rPrChange w:id="5205" w:author="Codex" w:date="2026-10-05T16:32:41.313017+00:00">
            <w:rPr>
              <w:sz w:val="21"/>
              <w:szCs w:val="21"/>
            </w:rPr>
          </w:rPrChange>
        </w:rPr>
        <w:t>）；这一差值及其区间不足以识别抑制作用。</w:t>
      </w:r>
      <w:r>
        <w:rPr>
          <w:rFonts w:ascii="Times New Roman" w:hAnsi="Times New Roman" w:cs="Times New Roman" w:eastAsia="SimSun"/>
          <w:sz w:val="21"/>
          <w:szCs w:val="21"/>
          <w:rPrChange w:id="5206" w:author="Codex" w:date="2026-10-05T16:32:41.313017+00:00">
            <w:rPr>
              <w:sz w:val="21"/>
              <w:szCs w:val="21"/>
            </w:rPr>
          </w:rPrChange>
        </w:rPr>
        <w:t>AA-P</w:t>
      </w:r>
      <w:r>
        <w:rPr>
          <w:rFonts w:ascii="Times New Roman" w:hAnsi="Times New Roman" w:cs="Times New Roman" w:eastAsia="SimSun"/>
          <w:sz w:val="21"/>
          <w:szCs w:val="21"/>
          <w:rPrChange w:id="5207" w:author="Codex" w:date="2026-10-05T16:32:41.313017+00:00">
            <w:rPr>
              <w:sz w:val="21"/>
              <w:szCs w:val="21"/>
            </w:rPr>
          </w:rPrChange>
        </w:rPr>
        <w:t>则由</w:t>
      </w:r>
      <w:r>
        <w:rPr>
          <w:rFonts w:ascii="Times New Roman" w:hAnsi="Times New Roman" w:cs="Times New Roman" w:eastAsia="SimSun"/>
          <w:sz w:val="21"/>
          <w:szCs w:val="21"/>
          <w:rPrChange w:id="5208" w:author="Codex" w:date="2026-10-05T16:32:41.313017+00:00">
            <w:rPr>
              <w:sz w:val="21"/>
              <w:szCs w:val="21"/>
            </w:rPr>
          </w:rPrChange>
        </w:rPr>
        <w:t>0.987</w:t>
      </w:r>
      <w:r>
        <w:rPr>
          <w:rFonts w:ascii="Times New Roman" w:hAnsi="Times New Roman" w:cs="Times New Roman" w:eastAsia="SimSun"/>
          <w:sz w:val="21"/>
          <w:szCs w:val="21"/>
          <w:rPrChange w:id="5209" w:author="Codex" w:date="2026-10-05T16:32:41.313017+00:00">
            <w:rPr>
              <w:sz w:val="21"/>
              <w:szCs w:val="21"/>
            </w:rPr>
          </w:rPrChange>
        </w:rPr>
        <w:t>升至</w:t>
      </w:r>
      <w:r>
        <w:rPr>
          <w:rFonts w:ascii="Times New Roman" w:hAnsi="Times New Roman" w:cs="Times New Roman" w:eastAsia="SimSun"/>
          <w:sz w:val="21"/>
          <w:szCs w:val="21"/>
          <w:rPrChange w:id="5210" w:author="Codex" w:date="2026-10-05T16:32:41.313017+00:00">
            <w:rPr>
              <w:sz w:val="21"/>
              <w:szCs w:val="21"/>
            </w:rPr>
          </w:rPrChange>
        </w:rPr>
        <w:t>1.322</w:t>
      </w:r>
      <w:r>
        <w:rPr>
          <w:rFonts w:ascii="Times New Roman" w:hAnsi="Times New Roman" w:cs="Times New Roman" w:eastAsia="SimSun"/>
          <w:sz w:val="21"/>
          <w:szCs w:val="21"/>
          <w:rPrChange w:id="5211" w:author="Codex" w:date="2026-10-05T16:32:41.313017+00:00">
            <w:rPr>
              <w:sz w:val="21"/>
              <w:szCs w:val="21"/>
            </w:rPr>
          </w:rPrChange>
        </w:rPr>
        <w:t>，差值为</w:t>
      </w:r>
      <w:r>
        <w:rPr>
          <w:rFonts w:ascii="Times New Roman" w:hAnsi="Times New Roman" w:cs="Times New Roman" w:eastAsia="SimSun"/>
          <w:sz w:val="21"/>
          <w:szCs w:val="21"/>
          <w:rPrChange w:id="5212" w:author="Codex" w:date="2026-10-05T16:32:41.313017+00:00">
            <w:rPr>
              <w:sz w:val="21"/>
              <w:szCs w:val="21"/>
            </w:rPr>
          </w:rPrChange>
        </w:rPr>
        <w:t>0.335</w:t>
      </w:r>
      <w:r>
        <w:rPr>
          <w:rFonts w:ascii="Times New Roman" w:hAnsi="Times New Roman" w:cs="Times New Roman" w:eastAsia="SimSun"/>
          <w:sz w:val="21"/>
          <w:szCs w:val="21"/>
          <w:rPrChange w:id="5213" w:author="Codex" w:date="2026-10-05T16:32:41.313017+00:00">
            <w:rPr>
              <w:sz w:val="21"/>
              <w:szCs w:val="21"/>
            </w:rPr>
          </w:rPrChange>
        </w:rPr>
        <w:t>（</w:t>
      </w:r>
      <w:r>
        <w:rPr>
          <w:rFonts w:ascii="Times New Roman" w:hAnsi="Times New Roman" w:cs="Times New Roman" w:eastAsia="SimSun"/>
          <w:sz w:val="21"/>
          <w:szCs w:val="21"/>
          <w:rPrChange w:id="5214" w:author="Codex" w:date="2026-10-05T16:32:41.313017+00:00">
            <w:rPr>
              <w:sz w:val="21"/>
              <w:szCs w:val="21"/>
            </w:rPr>
          </w:rPrChange>
        </w:rPr>
        <w:t>0.029</w:t>
      </w:r>
      <w:r>
        <w:rPr>
          <w:rFonts w:ascii="Times New Roman" w:hAnsi="Times New Roman" w:cs="Times New Roman" w:eastAsia="SimSun"/>
          <w:sz w:val="21"/>
          <w:szCs w:val="21"/>
          <w:rPrChange w:id="5215" w:author="Codex" w:date="2026-10-05T16:32:41.313017+00:00">
            <w:rPr>
              <w:sz w:val="21"/>
              <w:szCs w:val="21"/>
            </w:rPr>
          </w:rPrChange>
        </w:rPr>
        <w:t>，</w:t>
      </w:r>
      <w:r>
        <w:rPr>
          <w:rFonts w:ascii="Times New Roman" w:hAnsi="Times New Roman" w:cs="Times New Roman" w:eastAsia="SimSun"/>
          <w:sz w:val="21"/>
          <w:szCs w:val="21"/>
          <w:rPrChange w:id="5216" w:author="Codex" w:date="2026-10-05T16:32:41.313017+00:00">
            <w:rPr>
              <w:sz w:val="21"/>
              <w:szCs w:val="21"/>
            </w:rPr>
          </w:rPrChange>
        </w:rPr>
        <w:t>0.653</w:t>
      </w:r>
      <w:r>
        <w:rPr>
          <w:rFonts w:ascii="Times New Roman" w:hAnsi="Times New Roman" w:cs="Times New Roman" w:eastAsia="SimSun"/>
          <w:sz w:val="21"/>
          <w:szCs w:val="21"/>
          <w:rPrChange w:id="5217" w:author="Codex" w:date="2026-10-05T16:32:41.313017+00:00">
            <w:rPr>
              <w:sz w:val="21"/>
              <w:szCs w:val="21"/>
            </w:rPr>
          </w:rPrChange>
        </w:rPr>
        <w:t>），八项差值检验的</w:t>
      </w:r>
      <w:r>
        <w:rPr>
          <w:rFonts w:ascii="Times New Roman" w:hAnsi="Times New Roman" w:cs="Times New Roman" w:eastAsia="SimSun"/>
          <w:sz w:val="21"/>
          <w:szCs w:val="21"/>
          <w:rPrChange w:id="5218" w:author="Codex" w:date="2026-10-05T16:32:41.313017+00:00">
            <w:rPr>
              <w:sz w:val="21"/>
              <w:szCs w:val="21"/>
            </w:rPr>
          </w:rPrChange>
        </w:rPr>
        <w:t>BH</w:t>
      </w:r>
      <w:r>
        <w:rPr>
          <w:rFonts w:ascii="Times New Roman" w:hAnsi="Times New Roman" w:cs="Times New Roman" w:eastAsia="SimSun"/>
          <w:sz w:val="21"/>
          <w:szCs w:val="21"/>
          <w:rPrChange w:id="5219" w:author="Codex" w:date="2026-10-05T16:32:41.313017+00:00">
            <w:rPr>
              <w:sz w:val="21"/>
              <w:szCs w:val="21"/>
            </w:rPr>
          </w:rPrChange>
        </w:rPr>
        <w:t>校正</w:t>
      </w:r>
      <w:r>
        <w:rPr>
          <w:rFonts w:ascii="Times New Roman" w:hAnsi="Times New Roman" w:cs="Times New Roman" w:eastAsia="SimSun"/>
          <w:sz w:val="21"/>
          <w:szCs w:val="21"/>
          <w:rPrChange w:id="5220" w:author="Codex" w:date="2026-10-05T16:32:41.313017+00:00">
            <w:rPr>
              <w:sz w:val="21"/>
              <w:szCs w:val="21"/>
            </w:rPr>
          </w:rPrChange>
        </w:rPr>
        <w:t>q</w:t>
      </w:r>
      <w:r>
        <w:rPr>
          <w:rFonts w:ascii="Times New Roman" w:hAnsi="Times New Roman" w:cs="Times New Roman" w:eastAsia="SimSun"/>
          <w:sz w:val="21"/>
          <w:szCs w:val="21"/>
          <w:rPrChange w:id="5221" w:author="Codex" w:date="2026-10-05T16:32:41.313017+00:00">
            <w:rPr>
              <w:sz w:val="21"/>
              <w:szCs w:val="21"/>
            </w:rPr>
          </w:rPrChange>
        </w:rPr>
        <w:t>值为</w:t>
      </w:r>
      <w:r>
        <w:rPr>
          <w:rFonts w:ascii="Times New Roman" w:hAnsi="Times New Roman" w:cs="Times New Roman" w:eastAsia="SimSun"/>
          <w:sz w:val="21"/>
          <w:szCs w:val="21"/>
          <w:rPrChange w:id="5222" w:author="Codex" w:date="2026-10-05T16:32:41.313017+00:00">
            <w:rPr>
              <w:sz w:val="21"/>
              <w:szCs w:val="21"/>
            </w:rPr>
          </w:rPrChange>
        </w:rPr>
        <w:t>.091</w:t>
      </w:r>
      <w:r>
        <w:rPr>
          <w:rFonts w:ascii="Times New Roman" w:hAnsi="Times New Roman" w:cs="Times New Roman" w:eastAsia="SimSun"/>
          <w:sz w:val="21"/>
          <w:szCs w:val="21"/>
          <w:rPrChange w:id="5223" w:author="Codex" w:date="2026-10-05T16:32:41.313017+00:00">
            <w:rPr>
              <w:sz w:val="21"/>
              <w:szCs w:val="21"/>
            </w:rPr>
          </w:rPrChange>
        </w:rPr>
        <w:t>，多重校正后的证据有限。两条链的方向仅供探索性比较，不能据此确认满意度提升的因果抑制或促进作用。</w:t>
      </w:r>
    </w:p>
    <w:p w14:paraId="7C9421AA" w14:textId="5537023A"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6" w:author="Codex" w:date="2026-10-05T16:32:41.313017+00:00">
            <w:rPr>
              <w:sz w:val="21"/>
              <w:szCs w:val="21"/>
            </w:rPr>
          </w:rPrChange>
        </w:rPr>
        <w:pPrChange w:id="5224" w:author="Codex" w:date="2026-10-05T16:32:41.313017+00:00">
          <w:pPr>
            <w:pStyle w:val="af5"/>
            <w:snapToGrid w:val="0"/>
            <w:ind w:firstLine="420"/>
            <w:jc w:val="both"/>
          </w:pPr>
        </w:pPrChange>
      </w:pPr>
      <w:r>
        <w:rPr>
          <w:rFonts w:ascii="Times New Roman" w:hAnsi="Times New Roman" w:cs="Times New Roman" w:eastAsia="SimSun"/>
          <w:sz w:val="21"/>
          <w:szCs w:val="21"/>
          <w:rPrChange w:id="5225" w:author="Codex" w:date="2026-10-05T16:32:41.313017+00:00">
            <w:rPr>
              <w:sz w:val="21"/>
              <w:szCs w:val="21"/>
            </w:rPr>
          </w:rPrChange>
        </w:rPr>
        <w:t>相对位置历史输出中，</w:t>
      </w:r>
      <w:r>
        <w:rPr>
          <w:rFonts w:ascii="Times New Roman" w:hAnsi="Times New Roman" w:cs="Times New Roman" w:eastAsia="SimSun"/>
          <w:sz w:val="21"/>
          <w:szCs w:val="21"/>
          <w:rPrChange w:id="5226" w:author="Codex" w:date="2026-10-05T16:32:41.313017+00:00">
            <w:rPr>
              <w:sz w:val="21"/>
              <w:szCs w:val="21"/>
            </w:rPr>
          </w:rPrChange>
        </w:rPr>
        <w:t>AR-S</w:t>
      </w:r>
      <w:r>
        <w:rPr>
          <w:rFonts w:ascii="Times New Roman" w:hAnsi="Times New Roman" w:cs="Times New Roman" w:eastAsia="SimSun"/>
          <w:sz w:val="21"/>
          <w:szCs w:val="21"/>
          <w:rPrChange w:id="5227" w:author="Codex" w:date="2026-10-05T16:32:41.313017+00:00">
            <w:rPr>
              <w:sz w:val="21"/>
              <w:szCs w:val="21"/>
            </w:rPr>
          </w:rPrChange>
        </w:rPr>
        <w:t>的</w:t>
      </w:r>
      <w:r>
        <w:rPr>
          <w:rFonts w:ascii="Times New Roman" w:hAnsi="Times New Roman" w:cs="Times New Roman" w:eastAsia="SimSun"/>
          <w:sz w:val="21"/>
          <w:szCs w:val="21"/>
          <w:rPrChange w:id="5228" w:author="Codex" w:date="2026-10-05T16:32:41.313017+00:00">
            <w:rPr>
              <w:sz w:val="21"/>
              <w:szCs w:val="21"/>
            </w:rPr>
          </w:rPrChange>
        </w:rPr>
        <w:t>CDE OR</w:t>
      </w:r>
      <w:r>
        <w:rPr>
          <w:rFonts w:ascii="Times New Roman" w:hAnsi="Times New Roman" w:cs="Times New Roman" w:eastAsia="SimSun"/>
          <w:sz w:val="21"/>
          <w:szCs w:val="21"/>
          <w:rPrChange w:id="5229" w:author="Codex" w:date="2026-10-05T16:32:41.313017+00:00">
            <w:rPr>
              <w:sz w:val="21"/>
              <w:szCs w:val="21"/>
            </w:rPr>
          </w:rPrChange>
        </w:rPr>
        <w:t>由</w:t>
      </w:r>
      <w:r>
        <w:rPr>
          <w:rFonts w:ascii="Times New Roman" w:hAnsi="Times New Roman" w:cs="Times New Roman" w:eastAsia="SimSun"/>
          <w:sz w:val="21"/>
          <w:szCs w:val="21"/>
          <w:rPrChange w:id="5230" w:author="Codex" w:date="2026-10-05T16:32:41.313017+00:00">
            <w:rPr>
              <w:sz w:val="21"/>
              <w:szCs w:val="21"/>
            </w:rPr>
          </w:rPrChange>
        </w:rPr>
        <w:t>1.226</w:t>
      </w:r>
      <w:r>
        <w:rPr>
          <w:rFonts w:ascii="Times New Roman" w:hAnsi="Times New Roman" w:cs="Times New Roman" w:eastAsia="SimSun"/>
          <w:sz w:val="21"/>
          <w:szCs w:val="21"/>
          <w:rPrChange w:id="5231" w:author="Codex" w:date="2026-10-05T16:32:41.313017+00:00">
            <w:rPr>
              <w:sz w:val="21"/>
              <w:szCs w:val="21"/>
            </w:rPr>
          </w:rPrChange>
        </w:rPr>
        <w:t>变为</w:t>
      </w:r>
      <w:r>
        <w:rPr>
          <w:rFonts w:ascii="Times New Roman" w:hAnsi="Times New Roman" w:cs="Times New Roman" w:eastAsia="SimSun"/>
          <w:sz w:val="21"/>
          <w:szCs w:val="21"/>
          <w:rPrChange w:id="5232" w:author="Codex" w:date="2026-10-05T16:32:41.313017+00:00">
            <w:rPr>
              <w:sz w:val="21"/>
              <w:szCs w:val="21"/>
            </w:rPr>
          </w:rPrChange>
        </w:rPr>
        <w:t>0.815</w:t>
      </w:r>
      <w:r>
        <w:rPr>
          <w:rFonts w:ascii="Times New Roman" w:hAnsi="Times New Roman" w:cs="Times New Roman" w:eastAsia="SimSun"/>
          <w:sz w:val="21"/>
          <w:szCs w:val="21"/>
          <w:rPrChange w:id="5233" w:author="Codex" w:date="2026-10-05T16:32:41.313017+00:00">
            <w:rPr>
              <w:sz w:val="21"/>
              <w:szCs w:val="21"/>
            </w:rPr>
          </w:rPrChange>
        </w:rPr>
        <w:t>，配对差为</w:t>
      </w:r>
      <w:r>
        <w:rPr>
          <w:rFonts w:ascii="Times New Roman" w:hAnsi="Times New Roman" w:cs="Times New Roman" w:eastAsia="SimSun"/>
          <w:sz w:val="21"/>
          <w:szCs w:val="21"/>
          <w:rPrChange w:id="5234" w:author="Codex" w:date="2026-10-05T16:32:41.313017+00:00">
            <w:rPr>
              <w:sz w:val="21"/>
              <w:szCs w:val="21"/>
            </w:rPr>
          </w:rPrChange>
        </w:rPr>
        <w:t>−0.411</w:t>
      </w:r>
      <w:r>
        <w:rPr>
          <w:rFonts w:ascii="Times New Roman" w:hAnsi="Times New Roman" w:cs="Times New Roman" w:eastAsia="SimSun"/>
          <w:sz w:val="21"/>
          <w:szCs w:val="21"/>
          <w:rPrChange w:id="5235" w:author="Codex" w:date="2026-10-05T16:32:41.313017+00:00">
            <w:rPr>
              <w:sz w:val="21"/>
              <w:szCs w:val="21"/>
            </w:rPr>
          </w:rPrChange>
        </w:rPr>
        <w:t>（</w:t>
      </w:r>
      <w:r>
        <w:rPr>
          <w:rFonts w:ascii="Times New Roman" w:hAnsi="Times New Roman" w:cs="Times New Roman" w:eastAsia="SimSun"/>
          <w:sz w:val="21"/>
          <w:szCs w:val="21"/>
          <w:rPrChange w:id="5236" w:author="Codex" w:date="2026-10-05T16:32:41.313017+00:00">
            <w:rPr>
              <w:sz w:val="21"/>
              <w:szCs w:val="21"/>
            </w:rPr>
          </w:rPrChange>
        </w:rPr>
        <w:t>95% CI</w:t>
      </w:r>
      <w:r>
        <w:rPr>
          <w:rFonts w:ascii="Times New Roman" w:hAnsi="Times New Roman" w:cs="Times New Roman" w:eastAsia="SimSun"/>
          <w:sz w:val="21"/>
          <w:szCs w:val="21"/>
          <w:rPrChange w:id="5237" w:author="Codex" w:date="2026-10-05T16:32:41.313017+00:00">
            <w:rPr>
              <w:sz w:val="21"/>
              <w:szCs w:val="21"/>
            </w:rPr>
          </w:rPrChange>
        </w:rPr>
        <w:t>：</w:t>
      </w:r>
      <w:r>
        <w:rPr>
          <w:rFonts w:ascii="Times New Roman" w:hAnsi="Times New Roman" w:cs="Times New Roman" w:eastAsia="SimSun"/>
          <w:sz w:val="21"/>
          <w:szCs w:val="21"/>
          <w:rPrChange w:id="5238" w:author="Codex" w:date="2026-10-05T16:32:41.313017+00:00">
            <w:rPr>
              <w:sz w:val="21"/>
              <w:szCs w:val="21"/>
            </w:rPr>
          </w:rPrChange>
        </w:rPr>
        <w:t>−0.614</w:t>
      </w:r>
      <w:r>
        <w:rPr>
          <w:rFonts w:ascii="Times New Roman" w:hAnsi="Times New Roman" w:cs="Times New Roman" w:eastAsia="SimSun"/>
          <w:sz w:val="21"/>
          <w:szCs w:val="21"/>
          <w:rPrChange w:id="5239" w:author="Codex" w:date="2026-10-05T16:32:41.313017+00:00">
            <w:rPr>
              <w:sz w:val="21"/>
              <w:szCs w:val="21"/>
            </w:rPr>
          </w:rPrChange>
        </w:rPr>
        <w:t>，</w:t>
      </w:r>
      <w:r>
        <w:rPr>
          <w:rFonts w:ascii="Times New Roman" w:hAnsi="Times New Roman" w:cs="Times New Roman" w:eastAsia="SimSun"/>
          <w:sz w:val="21"/>
          <w:szCs w:val="21"/>
          <w:rPrChange w:id="5240" w:author="Codex" w:date="2026-10-05T16:32:41.313017+00:00">
            <w:rPr>
              <w:sz w:val="21"/>
              <w:szCs w:val="21"/>
            </w:rPr>
          </w:rPrChange>
        </w:rPr>
        <w:t>−0.186</w:t>
      </w:r>
      <w:r>
        <w:rPr>
          <w:rFonts w:ascii="Times New Roman" w:hAnsi="Times New Roman" w:cs="Times New Roman" w:eastAsia="SimSun"/>
          <w:sz w:val="21"/>
          <w:szCs w:val="21"/>
          <w:rPrChange w:id="5241" w:author="Codex" w:date="2026-10-05T16:32:41.313017+00:00">
            <w:rPr>
              <w:sz w:val="21"/>
              <w:szCs w:val="21"/>
            </w:rPr>
          </w:rPrChange>
        </w:rPr>
        <w:t>）；</w:t>
      </w:r>
      <w:r>
        <w:rPr>
          <w:rFonts w:ascii="Times New Roman" w:hAnsi="Times New Roman" w:cs="Times New Roman" w:eastAsia="SimSun"/>
          <w:sz w:val="21"/>
          <w:szCs w:val="21"/>
          <w:rPrChange w:id="5242" w:author="Codex" w:date="2026-10-05T16:32:41.313017+00:00">
            <w:rPr>
              <w:sz w:val="21"/>
              <w:szCs w:val="21"/>
            </w:rPr>
          </w:rPrChange>
        </w:rPr>
        <w:t>AR-P</w:t>
      </w:r>
      <w:r>
        <w:rPr>
          <w:rFonts w:ascii="Times New Roman" w:hAnsi="Times New Roman" w:cs="Times New Roman" w:eastAsia="SimSun"/>
          <w:sz w:val="21"/>
          <w:szCs w:val="21"/>
          <w:rPrChange w:id="5243" w:author="Codex" w:date="2026-10-05T16:32:41.313017+00:00">
            <w:rPr>
              <w:sz w:val="21"/>
              <w:szCs w:val="21"/>
            </w:rPr>
          </w:rPrChange>
        </w:rPr>
        <w:t>由</w:t>
      </w:r>
      <w:r>
        <w:rPr>
          <w:rFonts w:ascii="Times New Roman" w:hAnsi="Times New Roman" w:cs="Times New Roman" w:eastAsia="SimSun"/>
          <w:sz w:val="21"/>
          <w:szCs w:val="21"/>
          <w:rPrChange w:id="5244" w:author="Codex" w:date="2026-10-05T16:32:41.313017+00:00">
            <w:rPr>
              <w:sz w:val="21"/>
              <w:szCs w:val="21"/>
            </w:rPr>
          </w:rPrChange>
        </w:rPr>
        <w:t>1.092</w:t>
      </w:r>
      <w:r>
        <w:rPr>
          <w:rFonts w:ascii="Times New Roman" w:hAnsi="Times New Roman" w:cs="Times New Roman" w:eastAsia="SimSun"/>
          <w:sz w:val="21"/>
          <w:szCs w:val="21"/>
          <w:rPrChange w:id="5245" w:author="Codex" w:date="2026-10-05T16:32:41.313017+00:00">
            <w:rPr>
              <w:sz w:val="21"/>
              <w:szCs w:val="21"/>
            </w:rPr>
          </w:rPrChange>
        </w:rPr>
        <w:t>变为</w:t>
      </w:r>
      <w:r>
        <w:rPr>
          <w:rFonts w:ascii="Times New Roman" w:hAnsi="Times New Roman" w:cs="Times New Roman" w:eastAsia="SimSun"/>
          <w:sz w:val="21"/>
          <w:szCs w:val="21"/>
          <w:rPrChange w:id="5246" w:author="Codex" w:date="2026-10-05T16:32:41.313017+00:00">
            <w:rPr>
              <w:sz w:val="21"/>
              <w:szCs w:val="21"/>
            </w:rPr>
          </w:rPrChange>
        </w:rPr>
        <w:t>1.477</w:t>
      </w:r>
      <w:r>
        <w:rPr>
          <w:rFonts w:ascii="Times New Roman" w:hAnsi="Times New Roman" w:cs="Times New Roman" w:eastAsia="SimSun"/>
          <w:sz w:val="21"/>
          <w:szCs w:val="21"/>
          <w:rPrChange w:id="5247" w:author="Codex" w:date="2026-10-05T16:32:41.313017+00:00">
            <w:rPr>
              <w:sz w:val="21"/>
              <w:szCs w:val="21"/>
            </w:rPr>
          </w:rPrChange>
        </w:rPr>
        <w:t>，配对差为</w:t>
      </w:r>
      <w:r>
        <w:rPr>
          <w:rFonts w:ascii="Times New Roman" w:hAnsi="Times New Roman" w:cs="Times New Roman" w:eastAsia="SimSun"/>
          <w:sz w:val="21"/>
          <w:szCs w:val="21"/>
          <w:rPrChange w:id="5248" w:author="Codex" w:date="2026-10-05T16:32:41.313017+00:00">
            <w:rPr>
              <w:sz w:val="21"/>
              <w:szCs w:val="21"/>
            </w:rPr>
          </w:rPrChange>
        </w:rPr>
        <w:t>0.385</w:t>
      </w:r>
      <w:r>
        <w:rPr>
          <w:rFonts w:ascii="Times New Roman" w:hAnsi="Times New Roman" w:cs="Times New Roman" w:eastAsia="SimSun"/>
          <w:sz w:val="21"/>
          <w:szCs w:val="21"/>
          <w:rPrChange w:id="5249" w:author="Codex" w:date="2026-10-05T16:32:41.313017+00:00">
            <w:rPr>
              <w:sz w:val="21"/>
              <w:szCs w:val="21"/>
            </w:rPr>
          </w:rPrChange>
        </w:rPr>
        <w:t>（</w:t>
      </w:r>
      <w:r>
        <w:rPr>
          <w:rFonts w:ascii="Times New Roman" w:hAnsi="Times New Roman" w:cs="Times New Roman" w:eastAsia="SimSun"/>
          <w:sz w:val="21"/>
          <w:szCs w:val="21"/>
          <w:rPrChange w:id="5250" w:author="Codex" w:date="2026-10-05T16:32:41.313017+00:00">
            <w:rPr>
              <w:sz w:val="21"/>
              <w:szCs w:val="21"/>
            </w:rPr>
          </w:rPrChange>
        </w:rPr>
        <w:t>0.072</w:t>
      </w:r>
      <w:r>
        <w:rPr>
          <w:rFonts w:ascii="Times New Roman" w:hAnsi="Times New Roman" w:cs="Times New Roman" w:eastAsia="SimSun"/>
          <w:sz w:val="21"/>
          <w:szCs w:val="21"/>
          <w:rPrChange w:id="5251" w:author="Codex" w:date="2026-10-05T16:32:41.313017+00:00">
            <w:rPr>
              <w:sz w:val="21"/>
              <w:szCs w:val="21"/>
            </w:rPr>
          </w:rPrChange>
        </w:rPr>
        <w:t>，</w:t>
      </w:r>
      <w:r>
        <w:rPr>
          <w:rFonts w:ascii="Times New Roman" w:hAnsi="Times New Roman" w:cs="Times New Roman" w:eastAsia="SimSun"/>
          <w:sz w:val="21"/>
          <w:szCs w:val="21"/>
          <w:rPrChange w:id="5252" w:author="Codex" w:date="2026-10-05T16:32:41.313017+00:00">
            <w:rPr>
              <w:sz w:val="21"/>
              <w:szCs w:val="21"/>
            </w:rPr>
          </w:rPrChange>
        </w:rPr>
        <w:t>0.759</w:t>
      </w:r>
      <w:r>
        <w:rPr>
          <w:rFonts w:ascii="Times New Roman" w:hAnsi="Times New Roman" w:cs="Times New Roman" w:eastAsia="SimSun"/>
          <w:sz w:val="21"/>
          <w:szCs w:val="21"/>
          <w:rPrChange w:id="5253" w:author="Codex" w:date="2026-10-05T16:32:41.313017+00:00">
            <w:rPr>
              <w:sz w:val="21"/>
              <w:szCs w:val="21"/>
            </w:rPr>
          </w:rPrChange>
        </w:rPr>
        <w:t>），</w:t>
      </w:r>
      <w:r>
        <w:rPr>
          <w:rFonts w:ascii="Times New Roman" w:hAnsi="Times New Roman" w:cs="Times New Roman" w:eastAsia="SimSun"/>
          <w:sz w:val="21"/>
          <w:szCs w:val="21"/>
          <w:rPrChange w:id="5254" w:author="Codex" w:date="2026-10-05T16:32:41.313017+00:00">
            <w:rPr>
              <w:sz w:val="21"/>
              <w:szCs w:val="21"/>
            </w:rPr>
          </w:rPrChange>
        </w:rPr>
        <w:t>BH q</w:t>
      </w:r>
      <w:r>
        <w:rPr>
          <w:rFonts w:ascii="Times New Roman" w:hAnsi="Times New Roman" w:cs="Times New Roman" w:eastAsia="SimSun"/>
          <w:sz w:val="21"/>
          <w:szCs w:val="21"/>
          <w:rPrChange w:id="5255" w:author="Codex" w:date="2026-10-05T16:32:41.313017+00:00">
            <w:rPr>
              <w:sz w:val="21"/>
              <w:szCs w:val="21"/>
            </w:rPr>
          </w:rPrChange>
        </w:rPr>
        <w:t>分别为</w:t>
      </w:r>
      <w:r>
        <w:rPr>
          <w:rFonts w:ascii="Times New Roman" w:hAnsi="Times New Roman" w:cs="Times New Roman" w:eastAsia="SimSun"/>
          <w:sz w:val="21"/>
          <w:szCs w:val="21"/>
          <w:rPrChange w:id="5256" w:author="Codex" w:date="2026-10-05T16:32:41.313017+00:00">
            <w:rPr>
              <w:sz w:val="21"/>
              <w:szCs w:val="21"/>
            </w:rPr>
          </w:rPrChange>
        </w:rPr>
        <w:t>.016</w:t>
      </w:r>
      <w:r>
        <w:rPr>
          <w:rFonts w:ascii="Times New Roman" w:hAnsi="Times New Roman" w:cs="Times New Roman" w:eastAsia="SimSun"/>
          <w:sz w:val="21"/>
          <w:szCs w:val="21"/>
          <w:rPrChange w:id="5257" w:author="Codex" w:date="2026-10-05T16:32:41.313017+00:00">
            <w:rPr>
              <w:sz w:val="21"/>
              <w:szCs w:val="21"/>
            </w:rPr>
          </w:rPrChange>
        </w:rPr>
        <w:t>与</w:t>
      </w:r>
      <w:r>
        <w:rPr>
          <w:rFonts w:ascii="Times New Roman" w:hAnsi="Times New Roman" w:cs="Times New Roman" w:eastAsia="SimSun"/>
          <w:sz w:val="21"/>
          <w:szCs w:val="21"/>
          <w:rPrChange w:id="5258" w:author="Codex" w:date="2026-10-05T16:32:41.313017+00:00">
            <w:rPr>
              <w:sz w:val="21"/>
              <w:szCs w:val="21"/>
            </w:rPr>
          </w:rPrChange>
        </w:rPr>
        <w:t>.040</w:t>
      </w:r>
      <w:r>
        <w:rPr>
          <w:rFonts w:ascii="Times New Roman" w:hAnsi="Times New Roman" w:cs="Times New Roman" w:eastAsia="SimSun"/>
          <w:sz w:val="21"/>
          <w:szCs w:val="21"/>
          <w:rPrChange w:id="5259" w:author="Codex" w:date="2026-10-05T16:32:41.313017+00:00">
            <w:rPr>
              <w:sz w:val="21"/>
              <w:szCs w:val="21"/>
            </w:rPr>
          </w:rPrChange>
        </w:rPr>
        <w:t>。数值方向与原角色预期相容，但相对满意度</w:t>
      </w:r>
      <w:r>
        <w:rPr>
          <w:rFonts w:ascii="Times New Roman" w:hAnsi="Times New Roman" w:cs="Times New Roman" w:eastAsia="SimSun"/>
          <w:sz w:val="21"/>
          <w:szCs w:val="21"/>
          <w:rPrChange w:id="5260" w:author="Codex" w:date="2026-10-05T16:32:41.313017+00:00">
            <w:rPr>
              <w:sz w:val="21"/>
              <w:szCs w:val="21"/>
            </w:rPr>
          </w:rPrChange>
        </w:rPr>
        <w:t>M</w:t>
      </w:r>
      <w:r>
        <w:rPr>
          <w:rFonts w:ascii="Times New Roman" w:hAnsi="Times New Roman" w:cs="Times New Roman" w:eastAsia="SimSun"/>
          <w:sz w:val="21"/>
          <w:szCs w:val="21"/>
          <w:rPrChange w:id="5261" w:author="Codex" w:date="2026-10-05T16:32:41.313017+00:00">
            <w:rPr>
              <w:sz w:val="21"/>
              <w:szCs w:val="21"/>
            </w:rPr>
          </w:rPrChange>
        </w:rPr>
        <w:t>与绝对满意度</w:t>
      </w:r>
      <w:r>
        <w:rPr>
          <w:rFonts w:ascii="Times New Roman" w:hAnsi="Times New Roman" w:cs="Times New Roman" w:eastAsia="SimSun"/>
          <w:sz w:val="21"/>
          <w:szCs w:val="21"/>
          <w:rPrChange w:id="5262" w:author="Codex" w:date="2026-10-05T16:32:41.313017+00:00">
            <w:rPr>
              <w:sz w:val="21"/>
              <w:szCs w:val="21"/>
            </w:rPr>
          </w:rPrChange>
        </w:rPr>
        <w:t>L</w:t>
      </w:r>
      <w:r>
        <w:rPr>
          <w:rFonts w:ascii="Times New Roman" w:hAnsi="Times New Roman" w:cs="Times New Roman" w:eastAsia="SimSun"/>
          <w:sz w:val="21"/>
          <w:szCs w:val="21"/>
          <w:rPrChange w:id="5263" w:author="Codex" w:date="2026-10-05T16:32:41.313017+00:00">
            <w:rPr>
              <w:sz w:val="21"/>
              <w:szCs w:val="21"/>
            </w:rPr>
          </w:rPrChange>
        </w:rPr>
        <w:t>共享端点，固定</w:t>
      </w:r>
      <w:r>
        <w:rPr>
          <w:rFonts w:ascii="Times New Roman" w:hAnsi="Times New Roman" w:cs="Times New Roman" w:eastAsia="SimSun"/>
          <w:sz w:val="21"/>
          <w:szCs w:val="21"/>
          <w:rPrChange w:id="5264" w:author="Codex" w:date="2026-10-05T16:32:41.313017+00:00">
            <w:rPr>
              <w:sz w:val="21"/>
              <w:szCs w:val="21"/>
            </w:rPr>
          </w:rPrChange>
        </w:rPr>
        <w:t>M</w:t>
      </w:r>
      <w:r>
        <w:rPr>
          <w:rFonts w:ascii="Times New Roman" w:hAnsi="Times New Roman" w:cs="Times New Roman" w:eastAsia="SimSun"/>
          <w:sz w:val="21"/>
          <w:szCs w:val="21"/>
          <w:rPrChange w:id="5265" w:author="Codex" w:date="2026-10-05T16:32:41.313017+00:00">
            <w:rPr>
              <w:sz w:val="21"/>
              <w:szCs w:val="21"/>
            </w:rPr>
          </w:rPrChange>
        </w:rPr>
        <w:t>可产生不可能的联合状态。较小</w:t>
      </w:r>
      <w:r>
        <w:rPr>
          <w:rFonts w:ascii="Times New Roman" w:hAnsi="Times New Roman" w:cs="Times New Roman" w:eastAsia="SimSun"/>
          <w:sz w:val="21"/>
          <w:szCs w:val="21"/>
          <w:rPrChange w:id="5266" w:author="Codex" w:date="2026-10-05T16:32:41.313017+00:00">
            <w:rPr>
              <w:sz w:val="21"/>
              <w:szCs w:val="21"/>
            </w:rPr>
          </w:rPrChange>
        </w:rPr>
        <w:t>q</w:t>
      </w:r>
      <w:r>
        <w:rPr>
          <w:rFonts w:ascii="Times New Roman" w:hAnsi="Times New Roman" w:cs="Times New Roman" w:eastAsia="SimSun"/>
          <w:sz w:val="21"/>
          <w:szCs w:val="21"/>
          <w:rPrChange w:id="5267" w:author="Codex" w:date="2026-10-05T16:32:41.313017+00:00">
            <w:rPr>
              <w:sz w:val="21"/>
              <w:szCs w:val="21"/>
            </w:rPr>
          </w:rPrChange>
        </w:rPr>
        <w:t>值不能解除这种结构矛盾，故不将上述历史信号作为因果调节证据。</w:t>
      </w:r>
    </w:p>
    <w:p w14:paraId="59DC6CB2" w14:textId="314204E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7" w:author="Codex" w:date="2026-10-05T16:32:41.313017+00:00">
            <w:rPr>
              <w:sz w:val="21"/>
              <w:szCs w:val="21"/>
            </w:rPr>
          </w:rPrChange>
        </w:rPr>
        <w:pPrChange w:id="5268" w:author="Codex" w:date="2026-10-05T16:32:41.313017+00:00">
          <w:pPr>
            <w:pStyle w:val="af5"/>
            <w:snapToGrid w:val="0"/>
            <w:ind w:firstLine="420"/>
            <w:jc w:val="both"/>
          </w:pPr>
        </w:pPrChange>
      </w:pPr>
      <w:r>
        <w:rPr>
          <w:rFonts w:ascii="Times New Roman" w:hAnsi="Times New Roman" w:cs="Times New Roman" w:eastAsia="SimSun"/>
          <w:sz w:val="21"/>
          <w:szCs w:val="21"/>
          <w:rPrChange w:id="5269" w:author="Codex" w:date="2026-10-05T16:32:41.313017+00:00">
            <w:rPr>
              <w:sz w:val="21"/>
              <w:szCs w:val="21"/>
            </w:rPr>
          </w:rPrChange>
        </w:rPr>
        <w:t>图</w:t>
      </w:r>
      <w:del w:id="1001409" w:author="Codex" w:date="2026-10-06T05:40:41Z">
        <w:r>
          <w:rPr>
            <w:rFonts w:ascii="Times New Roman" w:hAnsi="Times New Roman" w:cs="Times New Roman" w:eastAsia="SimSun"/>
            <w:sz w:val="21"/>
            <w:szCs w:val="21"/>
            <w:rPrChange w:id="5270" w:author="Codex" w:date="2026-10-05T16:32:41.313017+00:00">
              <w:rPr>
                <w:sz w:val="21"/>
                <w:szCs w:val="21"/>
              </w:rPr>
            </w:rPrChange>
          </w:rPr>
          <w:delText>3.4</w:delText>
        </w:r>
      </w:del>
      <w:ins w:id="1001410" w:author="Codex" w:date="2026-10-06T05:40:41Z">
        <w:r>
          <w:rPr>
            <w:rFonts w:ascii="Times New Roman" w:hAnsi="Times New Roman" w:cs="Times New Roman" w:eastAsia="SimSun"/>
            <w:sz w:val="21"/>
            <w:szCs w:val="21"/>
          </w:rPr>
          <w:t>6</w:t>
        </w:r>
      </w:ins>
      <w:r>
        <w:rPr>
          <w:rFonts w:ascii="Times New Roman" w:hAnsi="Times New Roman" w:cs="Times New Roman" w:eastAsia="SimSun"/>
          <w:sz w:val="21"/>
          <w:szCs w:val="21"/>
          <w:rPrChange w:id="5271" w:author="Codex" w:date="2026-10-05T16:32:41.313017+00:00">
            <w:rPr>
              <w:sz w:val="21"/>
              <w:szCs w:val="21"/>
            </w:rPr>
          </w:rPrChange>
        </w:rPr>
        <w:t>左侧为既有两种</w:t>
      </w:r>
      <w:r>
        <w:rPr>
          <w:rFonts w:ascii="Times New Roman" w:hAnsi="Times New Roman" w:cs="Times New Roman" w:eastAsia="SimSun"/>
          <w:sz w:val="21"/>
          <w:szCs w:val="21"/>
          <w:rPrChange w:id="5272" w:author="Codex" w:date="2026-10-05T16:32:41.313017+00:00">
            <w:rPr>
              <w:sz w:val="21"/>
              <w:szCs w:val="21"/>
            </w:rPr>
          </w:rPrChange>
        </w:rPr>
        <w:t>M</w:t>
      </w:r>
      <w:r>
        <w:rPr>
          <w:rFonts w:ascii="Times New Roman" w:hAnsi="Times New Roman" w:cs="Times New Roman" w:eastAsia="SimSun"/>
          <w:sz w:val="21"/>
          <w:szCs w:val="21"/>
          <w:rPrChange w:id="5273" w:author="Codex" w:date="2026-10-05T16:32:41.313017+00:00">
            <w:rPr>
              <w:sz w:val="21"/>
              <w:szCs w:val="21"/>
            </w:rPr>
          </w:rPrChange>
        </w:rPr>
        <w:t>设定的收入</w:t>
      </w:r>
      <w:r>
        <w:rPr>
          <w:rFonts w:ascii="Times New Roman" w:hAnsi="Times New Roman" w:cs="Times New Roman" w:eastAsia="SimSun"/>
          <w:sz w:val="21"/>
          <w:szCs w:val="21"/>
          <w:rPrChange w:id="5274" w:author="Codex" w:date="2026-10-05T16:32:41.313017+00:00">
            <w:rPr>
              <w:sz w:val="21"/>
              <w:szCs w:val="21"/>
            </w:rPr>
          </w:rPrChange>
        </w:rPr>
        <w:t>OR</w:t>
      </w:r>
      <w:r>
        <w:rPr>
          <w:rFonts w:ascii="Times New Roman" w:hAnsi="Times New Roman" w:cs="Times New Roman" w:eastAsia="SimSun"/>
          <w:sz w:val="21"/>
          <w:szCs w:val="21"/>
          <w:rPrChange w:id="5275" w:author="Codex" w:date="2026-10-05T16:32:41.313017+00:00">
            <w:rPr>
              <w:sz w:val="21"/>
              <w:szCs w:val="21"/>
            </w:rPr>
          </w:rPrChange>
        </w:rPr>
        <w:t>，右侧为带符号</w:t>
      </w:r>
      <w:r>
        <w:rPr>
          <w:rFonts w:ascii="Times New Roman" w:hAnsi="Times New Roman" w:cs="Times New Roman" w:eastAsia="SimSun"/>
          <w:sz w:val="21"/>
          <w:szCs w:val="21"/>
          <w:rPrChange w:id="5276" w:author="Codex" w:date="2026-10-05T16:32:41.313017+00:00">
            <w:rPr>
              <w:sz w:val="21"/>
              <w:szCs w:val="21"/>
            </w:rPr>
          </w:rPrChange>
        </w:rPr>
        <w:t>OR</w:t>
      </w:r>
      <w:r>
        <w:rPr>
          <w:rFonts w:ascii="Times New Roman" w:hAnsi="Times New Roman" w:cs="Times New Roman" w:eastAsia="SimSun"/>
          <w:sz w:val="21"/>
          <w:szCs w:val="21"/>
          <w:rPrChange w:id="5277" w:author="Codex" w:date="2026-10-05T16:32:41.313017+00:00">
            <w:rPr>
              <w:sz w:val="21"/>
              <w:szCs w:val="21"/>
            </w:rPr>
          </w:rPrChange>
        </w:rPr>
        <w:t>差及其旧区间。</w:t>
      </w:r>
      <w:r>
        <w:rPr>
          <w:rFonts w:ascii="Times New Roman" w:hAnsi="Times New Roman" w:cs="Times New Roman" w:eastAsia="SimSun"/>
          <w:sz w:val="21"/>
          <w:szCs w:val="21"/>
          <w:rPrChange w:id="5278" w:author="Codex" w:date="2026-10-05T16:32:41.313017+00:00">
            <w:rPr>
              <w:sz w:val="21"/>
              <w:szCs w:val="21"/>
            </w:rPr>
          </w:rPrChange>
        </w:rPr>
        <w:t>AR-P</w:t>
      </w:r>
      <w:r>
        <w:rPr>
          <w:rFonts w:ascii="Times New Roman" w:hAnsi="Times New Roman" w:cs="Times New Roman" w:eastAsia="SimSun"/>
          <w:sz w:val="21"/>
          <w:szCs w:val="21"/>
          <w:rPrChange w:id="5279" w:author="Codex" w:date="2026-10-05T16:32:41.313017+00:00">
            <w:rPr>
              <w:sz w:val="21"/>
              <w:szCs w:val="21"/>
            </w:rPr>
          </w:rPrChange>
        </w:rPr>
        <w:t>两项</w:t>
      </w:r>
      <w:r>
        <w:rPr>
          <w:rFonts w:ascii="Times New Roman" w:hAnsi="Times New Roman" w:cs="Times New Roman" w:eastAsia="SimSun"/>
          <w:sz w:val="21"/>
          <w:szCs w:val="21"/>
          <w:rPrChange w:id="5280" w:author="Codex" w:date="2026-10-05T16:32:41.313017+00:00">
            <w:rPr>
              <w:sz w:val="21"/>
              <w:szCs w:val="21"/>
            </w:rPr>
          </w:rPrChange>
        </w:rPr>
        <w:t>OR</w:t>
      </w:r>
      <w:r>
        <w:rPr>
          <w:rFonts w:ascii="Times New Roman" w:hAnsi="Times New Roman" w:cs="Times New Roman" w:eastAsia="SimSun"/>
          <w:sz w:val="21"/>
          <w:szCs w:val="21"/>
          <w:rPrChange w:id="5281" w:author="Codex" w:date="2026-10-05T16:32:41.313017+00:00">
            <w:rPr>
              <w:sz w:val="21"/>
              <w:szCs w:val="21"/>
            </w:rPr>
          </w:rPrChange>
        </w:rPr>
        <w:t>均大于</w:t>
      </w:r>
      <w:r>
        <w:rPr>
          <w:rFonts w:ascii="Times New Roman" w:hAnsi="Times New Roman" w:cs="Times New Roman" w:eastAsia="SimSun"/>
          <w:sz w:val="21"/>
          <w:szCs w:val="21"/>
          <w:rPrChange w:id="5282" w:author="Codex" w:date="2026-10-05T16:32:41.313017+00:00">
            <w:rPr>
              <w:sz w:val="21"/>
              <w:szCs w:val="21"/>
            </w:rPr>
          </w:rPrChange>
        </w:rPr>
        <w:t>1</w:t>
      </w:r>
      <w:r>
        <w:rPr>
          <w:rFonts w:ascii="Times New Roman" w:hAnsi="Times New Roman" w:cs="Times New Roman" w:eastAsia="SimSun"/>
          <w:sz w:val="21"/>
          <w:szCs w:val="21"/>
          <w:rPrChange w:id="5283" w:author="Codex" w:date="2026-10-05T16:32:41.313017+00:00">
            <w:rPr>
              <w:sz w:val="21"/>
              <w:szCs w:val="21"/>
            </w:rPr>
          </w:rPrChange>
        </w:rPr>
        <w:t>，不能称为效应方向反转；相对收入链的差值区间均包含</w:t>
      </w:r>
      <w:r>
        <w:rPr>
          <w:rFonts w:ascii="Times New Roman" w:hAnsi="Times New Roman" w:cs="Times New Roman" w:eastAsia="SimSun"/>
          <w:sz w:val="21"/>
          <w:szCs w:val="21"/>
          <w:rPrChange w:id="5284" w:author="Codex" w:date="2026-10-05T16:32:41.313017+00:00">
            <w:rPr>
              <w:sz w:val="21"/>
              <w:szCs w:val="21"/>
            </w:rPr>
          </w:rPrChange>
        </w:rPr>
        <w:t>0</w:t>
      </w:r>
      <w:r>
        <w:rPr>
          <w:rFonts w:ascii="Times New Roman" w:hAnsi="Times New Roman" w:cs="Times New Roman" w:eastAsia="SimSun"/>
          <w:sz w:val="21"/>
          <w:szCs w:val="21"/>
          <w:rPrChange w:id="5285" w:author="Codex" w:date="2026-10-05T16:32:41.313017+00:00">
            <w:rPr>
              <w:sz w:val="21"/>
              <w:szCs w:val="21"/>
            </w:rPr>
          </w:rPrChange>
        </w:rPr>
        <w:t>。图中方向和区间仅说明原模型的数值表现，不检验其联合反事实是否可实现。</w:t>
      </w:r>
    </w:p>
    <w:p w14:paraId="7842BEC1" w14:textId="3DEC0FD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8" w:author="Codex" w:date="2026-10-05T16:32:41.313017+00:00">
            <w:rPr>
              <w:sz w:val="21"/>
              <w:szCs w:val="21"/>
            </w:rPr>
          </w:rPrChange>
        </w:rPr>
        <w:pPrChange w:id="5286" w:author="Codex" w:date="2026-10-05T16:32:41.313017+00:00">
          <w:pPr>
            <w:pStyle w:val="af5"/>
            <w:snapToGrid w:val="0"/>
            <w:ind w:firstLine="420"/>
            <w:jc w:val="both"/>
          </w:pPr>
        </w:pPrChange>
      </w:pPr>
      <w:r>
        <w:rPr>
          <w:rFonts w:ascii="Times New Roman" w:hAnsi="Times New Roman" w:cs="Times New Roman" w:eastAsia="SimSun"/>
          <w:sz w:val="21"/>
          <w:szCs w:val="21"/>
          <w:rPrChange w:id="5287" w:author="Codex" w:date="2026-10-05T16:32:41.313017+00:00">
            <w:rPr>
              <w:sz w:val="21"/>
              <w:szCs w:val="21"/>
            </w:rPr>
          </w:rPrChange>
        </w:rPr>
        <w:t>现阶段的角色差异线索主要来自基础回归的标准化加性交互，并且依赖具体构念与资格总体。它们不确认普遍的本人抑制、配偶促进机制。历史</w:t>
      </w:r>
      <w:r>
        <w:rPr>
          <w:rFonts w:ascii="Times New Roman" w:hAnsi="Times New Roman" w:cs="Times New Roman" w:eastAsia="SimSun"/>
          <w:sz w:val="21"/>
          <w:szCs w:val="21"/>
          <w:rPrChange w:id="5288" w:author="Codex" w:date="2026-10-05T16:32:41.313017+00:00">
            <w:rPr>
              <w:sz w:val="21"/>
              <w:szCs w:val="21"/>
            </w:rPr>
          </w:rPrChange>
        </w:rPr>
        <w:t>CDE</w:t>
      </w:r>
      <w:r>
        <w:rPr>
          <w:rFonts w:ascii="Times New Roman" w:hAnsi="Times New Roman" w:cs="Times New Roman" w:eastAsia="SimSun"/>
          <w:sz w:val="21"/>
          <w:szCs w:val="21"/>
          <w:rPrChange w:id="5289" w:author="Codex" w:date="2026-10-05T16:32:41.313017+00:00">
            <w:rPr>
              <w:sz w:val="21"/>
              <w:szCs w:val="21"/>
            </w:rPr>
          </w:rPrChange>
        </w:rPr>
        <w:t>差值的结构与支持限制进一步说明，不能以相对位置的统计信号替代绝对满意度改善假设。</w:t>
      </w:r>
    </w:p>
    <w:p w14:paraId="339CE701" w14:textId="7FF690BD"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2556D2A1" w14:textId="7FF690C7"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609" w:author="Codex" w:date="2026-10-05T16:32:41.313017+00:00">
            <w:rPr>
              <w:rFonts w:cs="Times New Roman"/>
              <w:szCs w:val="21"/>
            </w:rPr>
          </w:rPrChange>
        </w:rPr>
        <w:pPrChange w:id="5290"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5291" w:author="Codex" w:date="2026-10-05T16:32:41.313017+00:00">
            <w:rPr>
              <w:rFonts w:cs="Times New Roman"/>
              <w:szCs w:val="21"/>
            </w:rPr>
          </w:rPrChange>
        </w:rPr>
        <w:t>图</w:t>
      </w:r>
      <w:del w:id="1001411" w:author="Codex" w:date="2026-10-06T05:40:41Z">
        <w:r>
          <w:rPr>
            <w:rFonts w:ascii="Times New Roman" w:hAnsi="Times New Roman" w:cs="Times New Roman" w:eastAsia="KaiTi"/>
            <w:b w:val="0"/>
            <w:bCs w:val="0"/>
            <w:sz w:val="21"/>
            <w:szCs w:val="21"/>
            <w:rPrChange w:id="5292" w:author="Codex" w:date="2026-10-05T16:32:41.313017+00:00">
              <w:rPr>
                <w:rFonts w:cs="Times New Roman"/>
                <w:szCs w:val="21"/>
              </w:rPr>
            </w:rPrChange>
          </w:rPr>
          <w:delText xml:space="preserve">3.4 </w:delText>
        </w:r>
      </w:del>
      <w:ins w:id="1001412" w:author="Codex" w:date="2026-10-06T05:40:41Z">
        <w:r>
          <w:rPr>
            <w:rFonts w:ascii="Times New Roman" w:hAnsi="Times New Roman" w:cs="Times New Roman" w:eastAsia="KaiTi"/>
            <w:b w:val="0"/>
            <w:bCs w:val="0"/>
            <w:sz w:val="21"/>
            <w:szCs w:val="21"/>
          </w:rPr>
          <w:t xml:space="preserve">6 </w:t>
        </w:r>
      </w:ins>
      <w:r>
        <w:rPr>
          <w:rFonts w:ascii="Times New Roman" w:hAnsi="Times New Roman" w:cs="Times New Roman" w:eastAsia="KaiTi"/>
          <w:b w:val="0"/>
          <w:bCs w:val="0"/>
          <w:sz w:val="21"/>
          <w:szCs w:val="21"/>
          <w:rPrChange w:id="5293" w:author="Codex" w:date="2026-10-05T16:32:41.313017+00:00">
            <w:rPr>
              <w:rFonts w:cs="Times New Roman"/>
              <w:szCs w:val="21"/>
            </w:rPr>
          </w:rPrChange>
        </w:rPr>
        <w:t>本人和配偶满意度状态下的收入作用：</w:t>
      </w:r>
      <w:r>
        <w:rPr>
          <w:rFonts w:ascii="Times New Roman" w:hAnsi="Times New Roman" w:cs="Times New Roman" w:eastAsia="KaiTi"/>
          <w:b w:val="0"/>
          <w:bCs w:val="0"/>
          <w:sz w:val="21"/>
          <w:szCs w:val="21"/>
          <w:rPrChange w:id="5294" w:author="Codex" w:date="2026-10-05T16:32:41.313017+00:00">
            <w:rPr>
              <w:rFonts w:cs="Times New Roman"/>
              <w:szCs w:val="21"/>
            </w:rPr>
          </w:rPrChange>
        </w:rPr>
        <w:t>CDE</w:t>
      </w:r>
      <w:r>
        <w:rPr>
          <w:rFonts w:ascii="Times New Roman" w:hAnsi="Times New Roman" w:cs="Times New Roman" w:eastAsia="KaiTi"/>
          <w:b w:val="0"/>
          <w:bCs w:val="0"/>
          <w:sz w:val="21"/>
          <w:szCs w:val="21"/>
          <w:rPrChange w:id="5295" w:author="Codex" w:date="2026-10-05T16:32:41.313017+00:00">
            <w:rPr>
              <w:rFonts w:cs="Times New Roman"/>
              <w:szCs w:val="21"/>
            </w:rPr>
          </w:rPrChange>
        </w:rPr>
        <w:t>与配对差值</w:t>
      </w:r>
    </w:p>
    <w:p w14:paraId="0EDB25FC" w14:textId="7FF690E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10" w:author="Codex" w:date="2026-10-05T16:32:41.313017+00:00">
            <w:rPr>
              <w:rFonts w:eastAsia="SimSun" w:cs="Times New Roman"/>
              <w:szCs w:val="21"/>
            </w:rPr>
          </w:rPrChange>
        </w:rPr>
        <w:pPrChange w:id="529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297" w:author="Codex" w:date="2026-10-05T16:32:41.313017+00:00">
            <w:rPr>
              <w:rFonts w:eastAsia="SimSun" w:cs="Times New Roman"/>
              <w:szCs w:val="21"/>
            </w:rPr>
          </w:rPrChange>
        </w:rPr>
        <w:t>注：左侧蓝、橙两点分别为固定</w:t>
      </w:r>
      <w:r>
        <w:rPr>
          <w:rFonts w:ascii="Times New Roman" w:hAnsi="Times New Roman" w:cs="Times New Roman" w:eastAsia="SimSun"/>
          <w:sz w:val="21"/>
          <w:szCs w:val="21"/>
          <w:rPrChange w:id="5298" w:author="Codex" w:date="2026-10-05T16:32:41.313017+00:00">
            <w:rPr>
              <w:rFonts w:eastAsia="SimSun" w:cs="Times New Roman"/>
              <w:szCs w:val="21"/>
            </w:rPr>
          </w:rPrChange>
        </w:rPr>
        <w:t>M=0</w:t>
      </w:r>
      <w:r>
        <w:rPr>
          <w:rFonts w:ascii="Times New Roman" w:hAnsi="Times New Roman" w:cs="Times New Roman" w:eastAsia="SimSun"/>
          <w:sz w:val="21"/>
          <w:szCs w:val="21"/>
          <w:rPrChange w:id="5299" w:author="Codex" w:date="2026-10-05T16:32:41.313017+00:00">
            <w:rPr>
              <w:rFonts w:eastAsia="SimSun" w:cs="Times New Roman"/>
              <w:szCs w:val="21"/>
            </w:rPr>
          </w:rPrChange>
        </w:rPr>
        <w:t>、</w:t>
      </w:r>
      <w:r>
        <w:rPr>
          <w:rFonts w:ascii="Times New Roman" w:hAnsi="Times New Roman" w:cs="Times New Roman" w:eastAsia="SimSun"/>
          <w:sz w:val="21"/>
          <w:szCs w:val="21"/>
          <w:rPrChange w:id="5300" w:author="Codex" w:date="2026-10-05T16:32:41.313017+00:00">
            <w:rPr>
              <w:rFonts w:eastAsia="SimSun" w:cs="Times New Roman"/>
              <w:szCs w:val="21"/>
            </w:rPr>
          </w:rPrChange>
        </w:rPr>
        <w:t>M=1</w:t>
      </w:r>
      <w:r>
        <w:rPr>
          <w:rFonts w:ascii="Times New Roman" w:hAnsi="Times New Roman" w:cs="Times New Roman" w:eastAsia="SimSun"/>
          <w:sz w:val="21"/>
          <w:szCs w:val="21"/>
          <w:rPrChange w:id="5301" w:author="Codex" w:date="2026-10-05T16:32:41.313017+00:00">
            <w:rPr>
              <w:rFonts w:eastAsia="SimSun" w:cs="Times New Roman"/>
              <w:szCs w:val="21"/>
            </w:rPr>
          </w:rPrChange>
        </w:rPr>
        <w:t>的</w:t>
      </w:r>
      <w:r>
        <w:rPr>
          <w:rFonts w:ascii="Times New Roman" w:hAnsi="Times New Roman" w:cs="Times New Roman" w:eastAsia="SimSun"/>
          <w:sz w:val="21"/>
          <w:szCs w:val="21"/>
          <w:rPrChange w:id="5302" w:author="Codex" w:date="2026-10-05T16:32:41.313017+00:00">
            <w:rPr>
              <w:rFonts w:eastAsia="SimSun" w:cs="Times New Roman"/>
              <w:szCs w:val="21"/>
            </w:rPr>
          </w:rPrChange>
        </w:rPr>
        <w:t>CDE OR</w:t>
      </w:r>
      <w:r>
        <w:rPr>
          <w:rFonts w:ascii="Times New Roman" w:hAnsi="Times New Roman" w:cs="Times New Roman" w:eastAsia="SimSun"/>
          <w:sz w:val="21"/>
          <w:szCs w:val="21"/>
          <w:rPrChange w:id="5303" w:author="Codex" w:date="2026-10-05T16:32:41.313017+00:00">
            <w:rPr>
              <w:rFonts w:eastAsia="SimSun" w:cs="Times New Roman"/>
              <w:szCs w:val="21"/>
            </w:rPr>
          </w:rPrChange>
        </w:rPr>
        <w:t>，参考线为</w:t>
      </w:r>
      <w:r>
        <w:rPr>
          <w:rFonts w:ascii="Times New Roman" w:hAnsi="Times New Roman" w:cs="Times New Roman" w:eastAsia="SimSun"/>
          <w:sz w:val="21"/>
          <w:szCs w:val="21"/>
          <w:rPrChange w:id="5304" w:author="Codex" w:date="2026-10-05T16:32:41.313017+00:00">
            <w:rPr>
              <w:rFonts w:eastAsia="SimSun" w:cs="Times New Roman"/>
              <w:szCs w:val="21"/>
            </w:rPr>
          </w:rPrChange>
        </w:rPr>
        <w:t>1</w:t>
      </w:r>
      <w:r>
        <w:rPr>
          <w:rFonts w:ascii="Times New Roman" w:hAnsi="Times New Roman" w:cs="Times New Roman" w:eastAsia="SimSun"/>
          <w:sz w:val="21"/>
          <w:szCs w:val="21"/>
          <w:rPrChange w:id="5305" w:author="Codex" w:date="2026-10-05T16:32:41.313017+00:00">
            <w:rPr>
              <w:rFonts w:eastAsia="SimSun" w:cs="Times New Roman"/>
              <w:szCs w:val="21"/>
            </w:rPr>
          </w:rPrChange>
        </w:rPr>
        <w:t>；右侧为同批抽样的两点差值，参考线为</w:t>
      </w:r>
      <w:r>
        <w:rPr>
          <w:rFonts w:ascii="Times New Roman" w:hAnsi="Times New Roman" w:cs="Times New Roman" w:eastAsia="SimSun"/>
          <w:sz w:val="21"/>
          <w:szCs w:val="21"/>
          <w:rPrChange w:id="5306" w:author="Codex" w:date="2026-10-05T16:32:41.313017+00:00">
            <w:rPr>
              <w:rFonts w:eastAsia="SimSun" w:cs="Times New Roman"/>
              <w:szCs w:val="21"/>
            </w:rPr>
          </w:rPrChange>
        </w:rPr>
        <w:t>0</w:t>
      </w:r>
      <w:r>
        <w:rPr>
          <w:rFonts w:ascii="Times New Roman" w:hAnsi="Times New Roman" w:cs="Times New Roman" w:eastAsia="SimSun"/>
          <w:sz w:val="21"/>
          <w:szCs w:val="21"/>
          <w:rPrChange w:id="5307" w:author="Codex" w:date="2026-10-05T16:32:41.313017+00:00">
            <w:rPr>
              <w:rFonts w:eastAsia="SimSun" w:cs="Times New Roman"/>
              <w:szCs w:val="21"/>
            </w:rPr>
          </w:rPrChange>
        </w:rPr>
        <w:t>。绝对链的</w:t>
      </w:r>
      <w:r>
        <w:rPr>
          <w:rFonts w:ascii="Times New Roman" w:hAnsi="Times New Roman" w:cs="Times New Roman" w:eastAsia="SimSun"/>
          <w:sz w:val="21"/>
          <w:szCs w:val="21"/>
          <w:rPrChange w:id="5308" w:author="Codex" w:date="2026-10-05T16:32:41.313017+00:00">
            <w:rPr>
              <w:rFonts w:eastAsia="SimSun" w:cs="Times New Roman"/>
              <w:szCs w:val="21"/>
            </w:rPr>
          </w:rPrChange>
        </w:rPr>
        <w:t>M=1</w:t>
      </w:r>
      <w:r>
        <w:rPr>
          <w:rFonts w:ascii="Times New Roman" w:hAnsi="Times New Roman" w:cs="Times New Roman" w:eastAsia="SimSun"/>
          <w:sz w:val="21"/>
          <w:szCs w:val="21"/>
          <w:rPrChange w:id="5309" w:author="Codex" w:date="2026-10-05T16:32:41.313017+00:00">
            <w:rPr>
              <w:rFonts w:eastAsia="SimSun" w:cs="Times New Roman"/>
              <w:szCs w:val="21"/>
            </w:rPr>
          </w:rPrChange>
        </w:rPr>
        <w:t>表示提升，相对链表示位置升级。各链总体不同；区间为逐记录</w:t>
      </w:r>
      <w:r>
        <w:rPr>
          <w:rFonts w:ascii="Times New Roman" w:hAnsi="Times New Roman" w:cs="Times New Roman" w:eastAsia="SimSun"/>
          <w:sz w:val="21"/>
          <w:szCs w:val="21"/>
          <w:rPrChange w:id="5310" w:author="Codex" w:date="2026-10-05T16:32:41.313017+00:00">
            <w:rPr>
              <w:rFonts w:eastAsia="SimSun" w:cs="Times New Roman"/>
              <w:szCs w:val="21"/>
            </w:rPr>
          </w:rPrChange>
        </w:rPr>
        <w:t>bootstrap</w:t>
      </w:r>
      <w:r>
        <w:rPr>
          <w:rFonts w:ascii="Times New Roman" w:hAnsi="Times New Roman" w:cs="Times New Roman" w:eastAsia="SimSun"/>
          <w:sz w:val="21"/>
          <w:szCs w:val="21"/>
          <w:rPrChange w:id="5311" w:author="Codex" w:date="2026-10-05T16:32:41.313017+00:00">
            <w:rPr>
              <w:rFonts w:eastAsia="SimSun" w:cs="Times New Roman"/>
              <w:szCs w:val="21"/>
            </w:rPr>
          </w:rPrChange>
        </w:rPr>
        <w:t>结果。</w:t>
      </w:r>
    </w:p>
    <w:p w14:paraId="084CF091" w14:textId="2F367C42" w:rsidR="00FB24F4" w:rsidRDefault="00FB24F4">
      <w:pPr>
        <w:pStyle w:val="afffa"/>
        <w:keepNext/>
        <w:snapToGrid w:val="0"/>
        <w:spacing w:before="156" w:after="100" w:line="360" w:lineRule="exact"/>
        <w:ind w:firstLine="420"/>
      </w:pPr>
      <w:r>
        <w:t xml:space="preserve">3.3 </w:t>
      </w:r>
      <w:r>
        <w:t>未解决的干预量化与历史预测情景</w:t>
      </w:r>
    </w:p>
    <w:p w14:paraId="0AB5B11D" w14:textId="4623740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1" w:author="Codex" w:date="2026-10-05T16:32:41.313017+00:00">
            <w:rPr>
              <w:sz w:val="21"/>
              <w:szCs w:val="21"/>
            </w:rPr>
          </w:rPrChange>
        </w:rPr>
        <w:pPrChange w:id="5312" w:author="Codex" w:date="2026-10-05T16:32:41.313017+00:00">
          <w:pPr>
            <w:pStyle w:val="af5"/>
            <w:snapToGrid w:val="0"/>
            <w:ind w:firstLine="420"/>
            <w:jc w:val="both"/>
          </w:pPr>
        </w:pPrChange>
      </w:pPr>
      <w:r>
        <w:rPr>
          <w:rFonts w:ascii="Times New Roman" w:hAnsi="Times New Roman" w:cs="Times New Roman" w:eastAsia="SimSun"/>
          <w:sz w:val="21"/>
          <w:szCs w:val="21"/>
          <w:rPrChange w:id="5313" w:author="Codex" w:date="2026-10-05T16:32:41.313017+00:00">
            <w:rPr>
              <w:sz w:val="21"/>
              <w:szCs w:val="21"/>
            </w:rPr>
          </w:rPrChange>
        </w:rPr>
        <w:t>RQ2.5</w:t>
      </w:r>
      <w:r>
        <w:rPr>
          <w:rFonts w:ascii="Times New Roman" w:hAnsi="Times New Roman" w:cs="Times New Roman" w:eastAsia="SimSun"/>
          <w:sz w:val="21"/>
          <w:szCs w:val="21"/>
          <w:rPrChange w:id="5314" w:author="Codex" w:date="2026-10-05T16:32:41.313017+00:00">
            <w:rPr>
              <w:sz w:val="21"/>
              <w:szCs w:val="21"/>
            </w:rPr>
          </w:rPrChange>
        </w:rPr>
        <w:t>保留两个不同目标：固定</w:t>
      </w:r>
      <w:r>
        <w:rPr>
          <w:rFonts w:ascii="Times New Roman" w:hAnsi="Times New Roman" w:cs="Times New Roman" w:eastAsia="SimSun"/>
          <w:sz w:val="21"/>
          <w:szCs w:val="21"/>
          <w:rPrChange w:id="5315" w:author="Codex" w:date="2026-10-05T16:32:41.313017+00:00">
            <w:rPr>
              <w:sz w:val="21"/>
              <w:szCs w:val="21"/>
            </w:rPr>
          </w:rPrChange>
        </w:rPr>
        <w:t>M</w:t>
      </w:r>
      <w:r>
        <w:rPr>
          <w:rFonts w:ascii="Times New Roman" w:hAnsi="Times New Roman" w:cs="Times New Roman" w:eastAsia="SimSun"/>
          <w:sz w:val="21"/>
          <w:szCs w:val="21"/>
          <w:rPrChange w:id="5316" w:author="Codex" w:date="2026-10-05T16:32:41.313017+00:00">
            <w:rPr>
              <w:sz w:val="21"/>
              <w:szCs w:val="21"/>
            </w:rPr>
          </w:rPrChange>
        </w:rPr>
        <w:t>后收入效应的改变比例，以及设置</w:t>
      </w:r>
      <w:r>
        <w:rPr>
          <w:rFonts w:ascii="Times New Roman" w:hAnsi="Times New Roman" w:cs="Times New Roman" w:eastAsia="SimSun"/>
          <w:sz w:val="21"/>
          <w:szCs w:val="21"/>
          <w:rPrChange w:id="5317" w:author="Codex" w:date="2026-10-05T16:32:41.313017+00:00">
            <w:rPr>
              <w:sz w:val="21"/>
              <w:szCs w:val="21"/>
            </w:rPr>
          </w:rPrChange>
        </w:rPr>
        <w:t>M</w:t>
      </w:r>
      <w:r>
        <w:rPr>
          <w:rFonts w:ascii="Times New Roman" w:hAnsi="Times New Roman" w:cs="Times New Roman" w:eastAsia="SimSun"/>
          <w:sz w:val="21"/>
          <w:szCs w:val="21"/>
          <w:rPrChange w:id="5318" w:author="Codex" w:date="2026-10-05T16:32:41.313017+00:00">
            <w:rPr>
              <w:sz w:val="21"/>
              <w:szCs w:val="21"/>
            </w:rPr>
          </w:rPrChange>
        </w:rPr>
        <w:t>后支持增长概率的变化。前者由理论</w:t>
      </w:r>
      <w:r>
        <w:rPr>
          <w:rFonts w:ascii="Times New Roman" w:hAnsi="Times New Roman" w:cs="Times New Roman" w:eastAsia="SimSun"/>
          <w:sz w:val="21"/>
          <w:szCs w:val="21"/>
          <w:rPrChange w:id="5319" w:author="Codex" w:date="2026-10-05T16:32:41.313017+00:00">
            <w:rPr>
              <w:sz w:val="21"/>
              <w:szCs w:val="21"/>
            </w:rPr>
          </w:rPrChange>
        </w:rPr>
        <w:t>PE</w:t>
      </w:r>
      <w:r>
        <w:rPr>
          <w:rFonts w:ascii="Times New Roman" w:hAnsi="Times New Roman" w:cs="Times New Roman" w:eastAsia="SimSun"/>
          <w:sz w:val="21"/>
          <w:szCs w:val="21"/>
          <w:rPrChange w:id="5320" w:author="Codex" w:date="2026-10-05T16:32:41.313017+00:00">
            <w:rPr>
              <w:sz w:val="21"/>
              <w:szCs w:val="21"/>
            </w:rPr>
          </w:rPrChange>
        </w:rPr>
        <w:t>描述，后者需直接比较结果概率；当前两者均不能据此稿作可靠政策量化。</w:t>
      </w:r>
    </w:p>
    <w:p w14:paraId="77584F1E" w14:textId="7FF6910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2" w:author="Codex" w:date="2026-10-05T16:32:41.313017+00:00">
            <w:rPr>
              <w:sz w:val="21"/>
              <w:szCs w:val="21"/>
            </w:rPr>
          </w:rPrChange>
        </w:rPr>
        <w:pPrChange w:id="5321" w:author="Codex" w:date="2026-10-05T16:32:41.313017+00:00">
          <w:pPr>
            <w:pStyle w:val="af5"/>
            <w:snapToGrid w:val="0"/>
            <w:ind w:firstLine="420"/>
            <w:jc w:val="both"/>
          </w:pPr>
        </w:pPrChange>
      </w:pPr>
      <w:r>
        <w:rPr>
          <w:rFonts w:ascii="Times New Roman" w:hAnsi="Times New Roman" w:cs="Times New Roman" w:eastAsia="SimSun"/>
          <w:sz w:val="21"/>
          <w:szCs w:val="21"/>
          <w:rPrChange w:id="5322" w:author="Codex" w:date="2026-10-05T16:32:41.313017+00:00">
            <w:rPr>
              <w:sz w:val="21"/>
              <w:szCs w:val="21"/>
            </w:rPr>
          </w:rPrChange>
        </w:rPr>
        <w:t>对于第一项问题，当前不能提供可靠的消除比例。原生</w:t>
      </w:r>
      <w:r>
        <w:rPr>
          <w:rFonts w:ascii="Times New Roman" w:hAnsi="Times New Roman" w:cs="Times New Roman" w:eastAsia="SimSun"/>
          <w:sz w:val="21"/>
          <w:szCs w:val="21"/>
          <w:rPrChange w:id="5323" w:author="Codex" w:date="2026-10-05T16:32:41.313017+00:00">
            <w:rPr>
              <w:sz w:val="21"/>
              <w:szCs w:val="21"/>
            </w:rPr>
          </w:rPrChange>
        </w:rPr>
        <w:t>PE</w:t>
      </w:r>
      <w:r>
        <w:rPr>
          <w:rFonts w:ascii="Times New Roman" w:hAnsi="Times New Roman" w:cs="Times New Roman" w:eastAsia="SimSun"/>
          <w:sz w:val="21"/>
          <w:szCs w:val="21"/>
          <w:rPrChange w:id="5324" w:author="Codex" w:date="2026-10-05T16:32:41.313017+00:00">
            <w:rPr>
              <w:sz w:val="21"/>
              <w:szCs w:val="21"/>
            </w:rPr>
          </w:rPrChange>
        </w:rPr>
        <w:t>不仅受总对比接近无效值时分母不稳定的影响，还涉及当前</w:t>
      </w:r>
      <w:r>
        <w:rPr>
          <w:rFonts w:ascii="Times New Roman" w:hAnsi="Times New Roman" w:cs="Times New Roman" w:eastAsia="SimSun"/>
          <w:sz w:val="21"/>
          <w:szCs w:val="21"/>
          <w:rPrChange w:id="5325" w:author="Codex" w:date="2026-10-05T16:32:41.313017+00:00">
            <w:rPr>
              <w:sz w:val="21"/>
              <w:szCs w:val="21"/>
            </w:rPr>
          </w:rPrChange>
        </w:rPr>
        <w:t>Logistic</w:t>
      </w:r>
      <w:r>
        <w:rPr>
          <w:rFonts w:ascii="Times New Roman" w:hAnsi="Times New Roman" w:cs="Times New Roman" w:eastAsia="SimSun"/>
          <w:sz w:val="21"/>
          <w:szCs w:val="21"/>
          <w:rPrChange w:id="5326" w:author="Codex" w:date="2026-10-05T16:32:41.313017+00:00">
            <w:rPr>
              <w:sz w:val="21"/>
              <w:szCs w:val="21"/>
            </w:rPr>
          </w:rPrChange>
        </w:rPr>
        <w:t>分支的分解尺度问题。因此，本文保留</w:t>
      </w:r>
      <w:r>
        <w:rPr>
          <w:rFonts w:ascii="Times New Roman" w:hAnsi="Times New Roman" w:cs="Times New Roman" w:eastAsia="SimSun"/>
          <w:sz w:val="21"/>
          <w:szCs w:val="21"/>
          <w:rPrChange w:id="5327" w:author="Codex" w:date="2026-10-05T16:32:41.313017+00:00">
            <w:rPr>
              <w:sz w:val="21"/>
              <w:szCs w:val="21"/>
            </w:rPr>
          </w:rPrChange>
        </w:rPr>
        <w:t>PE</w:t>
      </w:r>
      <w:r>
        <w:rPr>
          <w:rFonts w:ascii="Times New Roman" w:hAnsi="Times New Roman" w:cs="Times New Roman" w:eastAsia="SimSun"/>
          <w:sz w:val="21"/>
          <w:szCs w:val="21"/>
          <w:rPrChange w:id="5328" w:author="Codex" w:date="2026-10-05T16:32:41.313017+00:00">
            <w:rPr>
              <w:sz w:val="21"/>
              <w:szCs w:val="21"/>
            </w:rPr>
          </w:rPrChange>
        </w:rPr>
        <w:t>的理论目标与附录记录，但不据其数值宣称满意度干预可消除某一比例的收入效应。这属于该研究问题尚未得到可靠回答，而非</w:t>
      </w:r>
      <w:r>
        <w:rPr>
          <w:rFonts w:ascii="Times New Roman" w:hAnsi="Times New Roman" w:cs="Times New Roman" w:eastAsia="SimSun"/>
          <w:sz w:val="21"/>
          <w:szCs w:val="21"/>
          <w:rPrChange w:id="5329" w:author="Codex" w:date="2026-10-05T16:32:41.313017+00:00">
            <w:rPr>
              <w:sz w:val="21"/>
              <w:szCs w:val="21"/>
            </w:rPr>
          </w:rPrChange>
        </w:rPr>
        <w:t>PE</w:t>
      </w:r>
      <w:r>
        <w:rPr>
          <w:rFonts w:ascii="Times New Roman" w:hAnsi="Times New Roman" w:cs="Times New Roman" w:eastAsia="SimSun"/>
          <w:sz w:val="21"/>
          <w:szCs w:val="21"/>
          <w:rPrChange w:id="5330" w:author="Codex" w:date="2026-10-05T16:32:41.313017+00:00">
            <w:rPr>
              <w:sz w:val="21"/>
              <w:szCs w:val="21"/>
            </w:rPr>
          </w:rPrChange>
        </w:rPr>
        <w:t>假设被统计否定。</w:t>
      </w:r>
    </w:p>
    <w:p w14:paraId="11E02AD6" w14:textId="2DDE077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3" w:author="Codex" w:date="2026-10-05T16:32:41.313017+00:00">
            <w:rPr>
              <w:sz w:val="21"/>
              <w:szCs w:val="21"/>
            </w:rPr>
          </w:rPrChange>
        </w:rPr>
        <w:pPrChange w:id="5331" w:author="Codex" w:date="2026-10-05T16:32:41.313017+00:00">
          <w:pPr>
            <w:pStyle w:val="af5"/>
            <w:snapToGrid w:val="0"/>
            <w:ind w:firstLine="420"/>
            <w:jc w:val="both"/>
          </w:pPr>
        </w:pPrChange>
      </w:pPr>
      <w:r>
        <w:rPr>
          <w:rFonts w:ascii="Times New Roman" w:hAnsi="Times New Roman" w:cs="Times New Roman" w:eastAsia="SimSun"/>
          <w:sz w:val="21"/>
          <w:szCs w:val="21"/>
          <w:rPrChange w:id="5332" w:author="Codex" w:date="2026-10-05T16:32:41.313017+00:00">
            <w:rPr>
              <w:sz w:val="21"/>
              <w:szCs w:val="21"/>
            </w:rPr>
          </w:rPrChange>
        </w:rPr>
        <w:lastRenderedPageBreak/>
        <w:t>表</w:t>
      </w:r>
      <w:del w:id="1001413" w:author="Codex" w:date="2026-10-06T05:40:41Z">
        <w:r>
          <w:rPr>
            <w:rFonts w:ascii="Times New Roman" w:hAnsi="Times New Roman" w:cs="Times New Roman" w:eastAsia="SimSun"/>
            <w:sz w:val="21"/>
            <w:szCs w:val="21"/>
            <w:rPrChange w:id="5333" w:author="Codex" w:date="2026-10-05T16:32:41.313017+00:00">
              <w:rPr>
                <w:sz w:val="21"/>
                <w:szCs w:val="21"/>
              </w:rPr>
            </w:rPrChange>
          </w:rPr>
          <w:delText>3.4</w:delText>
        </w:r>
      </w:del>
      <w:ins w:id="1001414" w:author="Codex" w:date="2026-10-06T05:40:41Z">
        <w:r>
          <w:rPr>
            <w:rFonts w:ascii="Times New Roman" w:hAnsi="Times New Roman" w:cs="Times New Roman" w:eastAsia="SimSun"/>
            <w:sz w:val="21"/>
            <w:szCs w:val="21"/>
          </w:rPr>
          <w:t>9</w:t>
        </w:r>
      </w:ins>
      <w:r>
        <w:rPr>
          <w:rFonts w:ascii="Times New Roman" w:hAnsi="Times New Roman" w:cs="Times New Roman" w:eastAsia="SimSun"/>
          <w:sz w:val="21"/>
          <w:szCs w:val="21"/>
          <w:rPrChange w:id="5334" w:author="Codex" w:date="2026-10-05T16:32:41.313017+00:00">
            <w:rPr>
              <w:sz w:val="21"/>
              <w:szCs w:val="21"/>
            </w:rPr>
          </w:rPrChange>
        </w:rPr>
        <w:t>保留四条绝对满意度链既有结局模型的条件预测：以观察状态的预测为基准，保持观察到的收入、其他变量及另一方满意度不变，仅将焦点</w:t>
      </w:r>
      <w:r>
        <w:rPr>
          <w:rFonts w:ascii="Times New Roman" w:hAnsi="Times New Roman" w:cs="Times New Roman" w:eastAsia="SimSun"/>
          <w:sz w:val="21"/>
          <w:szCs w:val="21"/>
          <w:rPrChange w:id="5335" w:author="Codex" w:date="2026-10-05T16:32:41.313017+00:00">
            <w:rPr>
              <w:sz w:val="21"/>
              <w:szCs w:val="21"/>
            </w:rPr>
          </w:rPrChange>
        </w:rPr>
        <w:t>M</w:t>
      </w:r>
      <w:r>
        <w:rPr>
          <w:rFonts w:ascii="Times New Roman" w:hAnsi="Times New Roman" w:cs="Times New Roman" w:eastAsia="SimSun"/>
          <w:sz w:val="21"/>
          <w:szCs w:val="21"/>
          <w:rPrChange w:id="5336" w:author="Codex" w:date="2026-10-05T16:32:41.313017+00:00">
            <w:rPr>
              <w:sz w:val="21"/>
              <w:szCs w:val="21"/>
            </w:rPr>
          </w:rPrChange>
        </w:rPr>
        <w:t>设为</w:t>
      </w:r>
      <w:r>
        <w:rPr>
          <w:rFonts w:ascii="Times New Roman" w:hAnsi="Times New Roman" w:cs="Times New Roman" w:eastAsia="SimSun"/>
          <w:sz w:val="21"/>
          <w:szCs w:val="21"/>
          <w:rPrChange w:id="5337" w:author="Codex" w:date="2026-10-05T16:32:41.313017+00:00">
            <w:rPr>
              <w:sz w:val="21"/>
              <w:szCs w:val="21"/>
            </w:rPr>
          </w:rPrChange>
        </w:rPr>
        <w:t>1</w:t>
      </w:r>
      <w:r>
        <w:rPr>
          <w:rFonts w:ascii="Times New Roman" w:hAnsi="Times New Roman" w:cs="Times New Roman" w:eastAsia="SimSun"/>
          <w:sz w:val="21"/>
          <w:szCs w:val="21"/>
          <w:rPrChange w:id="5338" w:author="Codex" w:date="2026-10-05T16:32:41.313017+00:00">
            <w:rPr>
              <w:sz w:val="21"/>
              <w:szCs w:val="21"/>
            </w:rPr>
          </w:rPrChange>
        </w:rPr>
        <w:t>。该操作不模拟实际婚姻服务的实施过程，也没有解决全部联合状态支持与时序问题。相对位置链未纳入，因为排序上移不等于双方婚姻质量共同改善。</w:t>
      </w:r>
    </w:p>
    <w:p w14:paraId="5FD80DA9" w14:textId="7FF6911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14" w:author="Codex" w:date="2026-10-05T16:32:41.313017+00:00">
            <w:rPr>
              <w:rFonts w:cs="Times New Roman"/>
              <w:szCs w:val="21"/>
            </w:rPr>
          </w:rPrChange>
        </w:rPr>
        <w:pPrChange w:id="533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340" w:author="Codex" w:date="2026-10-05T16:32:41.313017+00:00">
            <w:rPr>
              <w:rFonts w:cs="Times New Roman"/>
              <w:szCs w:val="21"/>
            </w:rPr>
          </w:rPrChange>
        </w:rPr>
        <w:t>表</w:t>
      </w:r>
      <w:del w:id="1001415" w:author="Codex" w:date="2026-10-06T05:40:41Z">
        <w:r>
          <w:rPr>
            <w:rFonts w:ascii="Times New Roman" w:hAnsi="Times New Roman" w:cs="Times New Roman" w:eastAsia="KaiTi"/>
            <w:b w:val="0"/>
            <w:bCs w:val="0"/>
            <w:sz w:val="21"/>
            <w:szCs w:val="21"/>
            <w:rPrChange w:id="5341" w:author="Codex" w:date="2026-10-05T16:32:41.313017+00:00">
              <w:rPr>
                <w:rFonts w:cs="Times New Roman"/>
                <w:szCs w:val="21"/>
              </w:rPr>
            </w:rPrChange>
          </w:rPr>
          <w:delText xml:space="preserve">3.4 </w:delText>
        </w:r>
      </w:del>
      <w:ins w:id="1001416" w:author="Codex" w:date="2026-10-06T05:40:41Z">
        <w:r>
          <w:rPr>
            <w:rFonts w:ascii="Times New Roman" w:hAnsi="Times New Roman" w:cs="Times New Roman" w:eastAsia="KaiTi"/>
            <w:b w:val="0"/>
            <w:bCs w:val="0"/>
            <w:sz w:val="21"/>
            <w:szCs w:val="21"/>
          </w:rPr>
          <w:t xml:space="preserve">9 </w:t>
        </w:r>
      </w:ins>
      <w:r>
        <w:rPr>
          <w:rFonts w:ascii="Times New Roman" w:hAnsi="Times New Roman" w:cs="Times New Roman" w:eastAsia="KaiTi"/>
          <w:b w:val="0"/>
          <w:bCs w:val="0"/>
          <w:sz w:val="21"/>
          <w:szCs w:val="21"/>
          <w:rPrChange w:id="5342" w:author="Codex" w:date="2026-10-05T16:32:41.313017+00:00">
            <w:rPr>
              <w:rFonts w:cs="Times New Roman"/>
              <w:szCs w:val="21"/>
            </w:rPr>
          </w:rPrChange>
        </w:rPr>
        <w:t>满意度提升情景下的代际支持增长概率</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34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746"/>
        <w:gridCol w:w="1674"/>
        <w:gridCol w:w="2007"/>
        <w:gridCol w:w="2252"/>
      </w:tblGrid>
      <w:tr w:rsidR="007622EE" w14:paraId="4A261A33"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4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7E90F5E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5" w:author="Codex" w:date="2026-10-05T16:32:41.313017+00:00">
                  <w:rPr>
                    <w:bCs w:val="0"/>
                    <w:sz w:val="21"/>
                    <w:szCs w:val="21"/>
                  </w:rPr>
                </w:rPrChange>
              </w:rPr>
              <w:pPrChange w:id="534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4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47"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A3622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6" w:author="Codex" w:date="2026-10-05T16:32:41.313017+00:00">
                  <w:rPr>
                    <w:bCs w:val="0"/>
                    <w:sz w:val="21"/>
                    <w:szCs w:val="21"/>
                  </w:rPr>
                </w:rPrChange>
              </w:rPr>
              <w:pPrChange w:id="534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49" w:author="Codex" w:date="2026-10-05T16:32:41.313017+00:00">
                  <w:rPr>
                    <w:bCs w:val="0"/>
                    <w:sz w:val="21"/>
                    <w:szCs w:val="21"/>
                  </w:rPr>
                </w:rPrChange>
              </w:rPr>
              <w:t>维持观察</w:t>
            </w:r>
            <w:r>
              <w:rPr>
                <w:rFonts w:ascii="Times New Roman" w:hAnsi="Times New Roman" w:cs="Times New Roman" w:eastAsia="SimSun"/>
                <w:b w:val="0"/>
                <w:bCs w:val="0"/>
                <w:sz w:val="21"/>
                <w:szCs w:val="21"/>
                <w:rPrChange w:id="5350" w:author="Codex" w:date="2026-10-05T16:32:41.313017+00:00">
                  <w:rPr>
                    <w:bCs w:val="0"/>
                    <w:sz w:val="21"/>
                    <w:szCs w:val="21"/>
                  </w:rPr>
                </w:rPrChange>
              </w:rPr>
              <w:t>M</w:t>
            </w:r>
            <w:r>
              <w:rPr>
                <w:rFonts w:ascii="Times New Roman" w:hAnsi="Times New Roman" w:cs="Times New Roman" w:eastAsia="SimSun"/>
                <w:b w:val="0"/>
                <w:bCs w:val="0"/>
                <w:sz w:val="21"/>
                <w:szCs w:val="21"/>
                <w:rPrChange w:id="5351" w:author="Codex" w:date="2026-10-05T16:32:41.313017+00:00">
                  <w:rPr>
                    <w:bCs w:val="0"/>
                    <w:sz w:val="21"/>
                    <w:szCs w:val="21"/>
                  </w:rPr>
                </w:rPrChange>
              </w:rPr>
              <w:t>状态</w:t>
            </w:r>
            <w:r>
              <w:rPr>
                <w:rFonts w:ascii="Times New Roman" w:hAnsi="Times New Roman" w:cs="Times New Roman" w:eastAsia="SimSun"/>
                <w:b w:val="0"/>
                <w:bCs w:val="0"/>
                <w:sz w:val="21"/>
                <w:szCs w:val="21"/>
                <w:rPrChange w:id="5352" w:author="Codex" w:date="2026-10-05T16:32:41.313017+00:00">
                  <w:rPr>
                    <w:bCs w:val="0"/>
                    <w:sz w:val="21"/>
                    <w:szCs w:val="21"/>
                  </w:rPr>
                </w:rPrChange>
              </w:rPr>
              <w:br/>
              <w:t>Y=1</w:t>
            </w:r>
            <w:r>
              <w:rPr>
                <w:rFonts w:ascii="Times New Roman" w:hAnsi="Times New Roman" w:cs="Times New Roman" w:eastAsia="SimSun"/>
                <w:b w:val="0"/>
                <w:bCs w:val="0"/>
                <w:sz w:val="21"/>
                <w:szCs w:val="21"/>
                <w:rPrChange w:id="5353" w:author="Codex" w:date="2026-10-05T16:32:41.313017+00:00">
                  <w:rPr>
                    <w:bCs w:val="0"/>
                    <w:sz w:val="21"/>
                    <w:szCs w:val="21"/>
                  </w:rPr>
                </w:rPrChange>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5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29D4113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7" w:author="Codex" w:date="2026-10-05T16:32:41.313017+00:00">
                  <w:rPr>
                    <w:bCs w:val="0"/>
                    <w:sz w:val="21"/>
                    <w:szCs w:val="21"/>
                  </w:rPr>
                </w:rPrChange>
              </w:rPr>
              <w:pPrChange w:id="535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56" w:author="Codex" w:date="2026-10-05T16:32:41.313017+00:00">
                  <w:rPr>
                    <w:bCs w:val="0"/>
                    <w:sz w:val="21"/>
                    <w:szCs w:val="21"/>
                  </w:rPr>
                </w:rPrChange>
              </w:rPr>
              <w:t>设为满意度提升</w:t>
            </w:r>
            <w:r>
              <w:rPr>
                <w:rFonts w:ascii="Times New Roman" w:hAnsi="Times New Roman" w:cs="Times New Roman" w:eastAsia="SimSun"/>
                <w:b w:val="0"/>
                <w:bCs w:val="0"/>
                <w:sz w:val="21"/>
                <w:szCs w:val="21"/>
                <w:rPrChange w:id="5357" w:author="Codex" w:date="2026-10-05T16:32:41.313017+00:00">
                  <w:rPr>
                    <w:bCs w:val="0"/>
                    <w:sz w:val="21"/>
                    <w:szCs w:val="21"/>
                  </w:rPr>
                </w:rPrChange>
              </w:rPr>
              <w:br/>
              <w:t>Y=1</w:t>
            </w:r>
            <w:r>
              <w:rPr>
                <w:rFonts w:ascii="Times New Roman" w:hAnsi="Times New Roman" w:cs="Times New Roman" w:eastAsia="SimSun"/>
                <w:b w:val="0"/>
                <w:bCs w:val="0"/>
                <w:sz w:val="21"/>
                <w:szCs w:val="21"/>
                <w:rPrChange w:id="5358" w:author="Codex" w:date="2026-10-05T16:32:41.313017+00:00">
                  <w:rPr>
                    <w:bCs w:val="0"/>
                    <w:sz w:val="21"/>
                    <w:szCs w:val="21"/>
                  </w:rPr>
                </w:rPrChange>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5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7A4F50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8" w:author="Codex" w:date="2026-10-05T16:32:41.313017+00:00">
                  <w:rPr>
                    <w:bCs w:val="0"/>
                    <w:sz w:val="21"/>
                    <w:szCs w:val="21"/>
                  </w:rPr>
                </w:rPrChange>
              </w:rPr>
              <w:pPrChange w:id="536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61" w:author="Codex" w:date="2026-10-05T16:32:41.313017+00:00">
                  <w:rPr>
                    <w:bCs w:val="0"/>
                    <w:sz w:val="21"/>
                    <w:szCs w:val="21"/>
                  </w:rPr>
                </w:rPrChange>
              </w:rPr>
              <w:t>净变化（百分点）</w:t>
            </w:r>
            <w:r>
              <w:rPr>
                <w:rFonts w:ascii="Times New Roman" w:hAnsi="Times New Roman" w:cs="Times New Roman" w:eastAsia="SimSun"/>
                <w:b w:val="0"/>
                <w:bCs w:val="0"/>
                <w:sz w:val="21"/>
                <w:szCs w:val="21"/>
                <w:rPrChange w:id="5362" w:author="Codex" w:date="2026-10-05T16:32:41.313017+00:00">
                  <w:rPr>
                    <w:bCs w:val="0"/>
                    <w:sz w:val="21"/>
                    <w:szCs w:val="21"/>
                  </w:rPr>
                </w:rPrChange>
              </w:rPr>
              <w:br/>
              <w:t>μ₁−μobs</w:t>
            </w:r>
            <w:r>
              <w:rPr>
                <w:rFonts w:ascii="Times New Roman" w:hAnsi="Times New Roman" w:cs="Times New Roman" w:eastAsia="SimSun"/>
                <w:b w:val="0"/>
                <w:bCs w:val="0"/>
                <w:sz w:val="21"/>
                <w:szCs w:val="21"/>
                <w:rPrChange w:id="5363" w:author="Codex" w:date="2026-10-05T16:32:41.313017+00:00">
                  <w:rPr>
                    <w:bCs w:val="0"/>
                    <w:sz w:val="21"/>
                    <w:szCs w:val="21"/>
                  </w:rPr>
                </w:rPrChange>
              </w:rPr>
              <w:t>（</w:t>
            </w:r>
            <w:r>
              <w:rPr>
                <w:rFonts w:ascii="Times New Roman" w:hAnsi="Times New Roman" w:cs="Times New Roman" w:eastAsia="SimSun"/>
                <w:b w:val="0"/>
                <w:bCs w:val="0"/>
                <w:sz w:val="21"/>
                <w:szCs w:val="21"/>
                <w:rPrChange w:id="5364" w:author="Codex" w:date="2026-10-05T16:32:41.313017+00:00">
                  <w:rPr>
                    <w:bCs w:val="0"/>
                    <w:sz w:val="21"/>
                    <w:szCs w:val="21"/>
                  </w:rPr>
                </w:rPrChange>
              </w:rPr>
              <w:t>95% CI</w:t>
            </w:r>
            <w:r>
              <w:rPr>
                <w:rFonts w:ascii="Times New Roman" w:hAnsi="Times New Roman" w:cs="Times New Roman" w:eastAsia="SimSun"/>
                <w:b w:val="0"/>
                <w:bCs w:val="0"/>
                <w:sz w:val="21"/>
                <w:szCs w:val="21"/>
                <w:rPrChange w:id="5365"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66"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E58A7B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9" w:author="Codex" w:date="2026-10-05T16:32:41.313017+00:00">
                  <w:rPr>
                    <w:bCs w:val="0"/>
                    <w:sz w:val="21"/>
                    <w:szCs w:val="21"/>
                  </w:rPr>
                </w:rPrChange>
              </w:rPr>
              <w:pPrChange w:id="536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68" w:author="Codex" w:date="2026-10-05T16:32:41.313017+00:00">
                  <w:rPr>
                    <w:bCs w:val="0"/>
                    <w:sz w:val="21"/>
                    <w:szCs w:val="21"/>
                  </w:rPr>
                </w:rPrChange>
              </w:rPr>
              <w:t>概率比</w:t>
            </w:r>
            <w:r>
              <w:rPr>
                <w:rFonts w:ascii="Times New Roman" w:hAnsi="Times New Roman" w:cs="Times New Roman" w:eastAsia="SimSun"/>
                <w:b w:val="0"/>
                <w:bCs w:val="0"/>
                <w:sz w:val="21"/>
                <w:szCs w:val="21"/>
                <w:rPrChange w:id="5369" w:author="Codex" w:date="2026-10-05T16:32:41.313017+00:00">
                  <w:rPr>
                    <w:bCs w:val="0"/>
                    <w:sz w:val="21"/>
                    <w:szCs w:val="21"/>
                  </w:rPr>
                </w:rPrChange>
              </w:rPr>
              <w:br/>
              <w:t>μ₁/μobs</w:t>
            </w:r>
            <w:r>
              <w:rPr>
                <w:rFonts w:ascii="Times New Roman" w:hAnsi="Times New Roman" w:cs="Times New Roman" w:eastAsia="SimSun"/>
                <w:b w:val="0"/>
                <w:bCs w:val="0"/>
                <w:sz w:val="21"/>
                <w:szCs w:val="21"/>
                <w:rPrChange w:id="5370" w:author="Codex" w:date="2026-10-05T16:32:41.313017+00:00">
                  <w:rPr>
                    <w:bCs w:val="0"/>
                    <w:sz w:val="21"/>
                    <w:szCs w:val="21"/>
                  </w:rPr>
                </w:rPrChange>
              </w:rPr>
              <w:t>（</w:t>
            </w:r>
            <w:r>
              <w:rPr>
                <w:rFonts w:ascii="Times New Roman" w:hAnsi="Times New Roman" w:cs="Times New Roman" w:eastAsia="SimSun"/>
                <w:b w:val="0"/>
                <w:bCs w:val="0"/>
                <w:sz w:val="21"/>
                <w:szCs w:val="21"/>
                <w:rPrChange w:id="5371" w:author="Codex" w:date="2026-10-05T16:32:41.313017+00:00">
                  <w:rPr>
                    <w:bCs w:val="0"/>
                    <w:sz w:val="21"/>
                    <w:szCs w:val="21"/>
                  </w:rPr>
                </w:rPrChange>
              </w:rPr>
              <w:t>95% CI</w:t>
            </w:r>
            <w:r>
              <w:rPr>
                <w:rFonts w:ascii="Times New Roman" w:hAnsi="Times New Roman" w:cs="Times New Roman" w:eastAsia="SimSun"/>
                <w:b w:val="0"/>
                <w:bCs w:val="0"/>
                <w:sz w:val="21"/>
                <w:szCs w:val="21"/>
                <w:rPrChange w:id="5372" w:author="Codex" w:date="2026-10-05T16:32:41.313017+00:00">
                  <w:rPr>
                    <w:bCs w:val="0"/>
                    <w:sz w:val="21"/>
                    <w:szCs w:val="21"/>
                  </w:rPr>
                </w:rPrChange>
              </w:rPr>
              <w:t>）</w:t>
            </w:r>
          </w:p>
        </w:tc>
      </w:tr>
      <w:tr w:rsidR="007622EE" w14:paraId="6F963DC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373" w:author="Codex" w:date="2026-10-05T16:32:41.313017+00:00">
              <w:tcPr>
                <w:tcW w:w="0" w:type="auto"/>
                <w:tcBorders>
                  <w:top w:val="nil"/>
                  <w:left w:val="nil"/>
                  <w:bottom w:val="nil"/>
                  <w:right w:val="nil"/>
                </w:tcBorders>
                <w:tcMar>
                  <w:left w:w="102" w:type="dxa"/>
                  <w:right w:w="102" w:type="dxa"/>
                </w:tcMar>
                <w:vAlign w:val="center"/>
              </w:tcPr>
            </w:tcPrChange>
          </w:tcPr>
          <w:p w14:paraId="32C7FBC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0" w:author="Codex" w:date="2026-10-05T16:32:41.313017+00:00">
                  <w:rPr>
                    <w:bCs w:val="0"/>
                    <w:sz w:val="21"/>
                    <w:szCs w:val="21"/>
                  </w:rPr>
                </w:rPrChange>
              </w:rPr>
              <w:pPrChange w:id="53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7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5376" w:author="Codex" w:date="2026-10-05T16:32:41.313017+00:00">
              <w:tcPr>
                <w:tcW w:w="0" w:type="auto"/>
                <w:tcBorders>
                  <w:top w:val="nil"/>
                  <w:left w:val="nil"/>
                  <w:bottom w:val="nil"/>
                  <w:right w:val="nil"/>
                </w:tcBorders>
                <w:tcMar>
                  <w:left w:w="102" w:type="dxa"/>
                  <w:right w:w="102" w:type="dxa"/>
                </w:tcMar>
                <w:vAlign w:val="center"/>
              </w:tcPr>
            </w:tcPrChange>
          </w:tcPr>
          <w:p w14:paraId="3D1204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1" w:author="Codex" w:date="2026-10-05T16:32:41.313017+00:00">
                  <w:rPr>
                    <w:bCs w:val="0"/>
                    <w:sz w:val="21"/>
                    <w:szCs w:val="21"/>
                  </w:rPr>
                </w:rPrChange>
              </w:rPr>
              <w:pPrChange w:id="537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78" w:author="Codex" w:date="2026-10-05T16:32:41.313017+00:00">
                  <w:rPr>
                    <w:bCs w:val="0"/>
                    <w:sz w:val="21"/>
                    <w:szCs w:val="21"/>
                  </w:rPr>
                </w:rPrChange>
              </w:rPr>
              <w:t>30.89%</w:t>
            </w:r>
          </w:p>
        </w:tc>
        <w:tc>
          <w:tcPr>
            <w:tcW w:w="0" w:type="auto"/>
            <w:tcBorders>
              <w:top w:val="nil"/>
              <w:left w:val="nil"/>
              <w:bottom w:val="nil"/>
              <w:right w:val="nil"/>
              <w:insideH w:val="nil"/>
              <w:insideV w:val="nil"/>
            </w:tcBorders>
            <w:tcMar>
              <w:left w:w="102" w:type="dxa"/>
              <w:right w:w="102" w:type="dxa"/>
            </w:tcMar>
            <w:vAlign w:val="center"/>
            <w:tcPrChange w:id="5379" w:author="Codex" w:date="2026-10-05T16:32:41.313017+00:00">
              <w:tcPr>
                <w:tcW w:w="0" w:type="auto"/>
                <w:tcBorders>
                  <w:top w:val="nil"/>
                  <w:left w:val="nil"/>
                  <w:bottom w:val="nil"/>
                  <w:right w:val="nil"/>
                </w:tcBorders>
                <w:tcMar>
                  <w:left w:w="102" w:type="dxa"/>
                  <w:right w:w="102" w:type="dxa"/>
                </w:tcMar>
                <w:vAlign w:val="center"/>
              </w:tcPr>
            </w:tcPrChange>
          </w:tcPr>
          <w:p w14:paraId="77368C0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2" w:author="Codex" w:date="2026-10-05T16:32:41.313017+00:00">
                  <w:rPr>
                    <w:bCs w:val="0"/>
                    <w:sz w:val="21"/>
                    <w:szCs w:val="21"/>
                  </w:rPr>
                </w:rPrChange>
              </w:rPr>
              <w:pPrChange w:id="538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81" w:author="Codex" w:date="2026-10-05T16:32:41.313017+00:00">
                  <w:rPr>
                    <w:bCs w:val="0"/>
                    <w:sz w:val="21"/>
                    <w:szCs w:val="21"/>
                  </w:rPr>
                </w:rPrChange>
              </w:rPr>
              <w:t>32.23%</w:t>
            </w:r>
          </w:p>
        </w:tc>
        <w:tc>
          <w:tcPr>
            <w:tcW w:w="0" w:type="auto"/>
            <w:tcBorders>
              <w:top w:val="nil"/>
              <w:left w:val="nil"/>
              <w:bottom w:val="nil"/>
              <w:right w:val="nil"/>
              <w:insideH w:val="nil"/>
              <w:insideV w:val="nil"/>
            </w:tcBorders>
            <w:tcMar>
              <w:left w:w="102" w:type="dxa"/>
              <w:right w:w="102" w:type="dxa"/>
            </w:tcMar>
            <w:vAlign w:val="center"/>
            <w:tcPrChange w:id="5382" w:author="Codex" w:date="2026-10-05T16:32:41.313017+00:00">
              <w:tcPr>
                <w:tcW w:w="0" w:type="auto"/>
                <w:tcBorders>
                  <w:top w:val="nil"/>
                  <w:left w:val="nil"/>
                  <w:bottom w:val="nil"/>
                  <w:right w:val="nil"/>
                </w:tcBorders>
                <w:tcMar>
                  <w:left w:w="102" w:type="dxa"/>
                  <w:right w:w="102" w:type="dxa"/>
                </w:tcMar>
                <w:vAlign w:val="center"/>
              </w:tcPr>
            </w:tcPrChange>
          </w:tcPr>
          <w:p w14:paraId="02A7FC4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3" w:author="Codex" w:date="2026-10-05T16:32:41.313017+00:00">
                  <w:rPr>
                    <w:bCs w:val="0"/>
                    <w:sz w:val="21"/>
                    <w:szCs w:val="21"/>
                  </w:rPr>
                </w:rPrChange>
              </w:rPr>
              <w:pPrChange w:id="538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84" w:author="Codex" w:date="2026-10-05T16:32:41.313017+00:00">
                  <w:rPr>
                    <w:bCs w:val="0"/>
                    <w:sz w:val="21"/>
                    <w:szCs w:val="21"/>
                  </w:rPr>
                </w:rPrChange>
              </w:rPr>
              <w:t>1.34</w:t>
            </w:r>
            <w:r>
              <w:rPr>
                <w:rFonts w:ascii="Times New Roman" w:hAnsi="Times New Roman" w:cs="Times New Roman" w:eastAsia="SimSun"/>
                <w:b w:val="0"/>
                <w:bCs w:val="0"/>
                <w:sz w:val="21"/>
                <w:szCs w:val="21"/>
                <w:rPrChange w:id="5385" w:author="Codex" w:date="2026-10-05T16:32:41.313017+00:00">
                  <w:rPr>
                    <w:bCs w:val="0"/>
                    <w:sz w:val="21"/>
                    <w:szCs w:val="21"/>
                  </w:rPr>
                </w:rPrChange>
              </w:rPr>
              <w:t>（</w:t>
            </w:r>
            <w:r>
              <w:rPr>
                <w:rFonts w:ascii="Times New Roman" w:hAnsi="Times New Roman" w:cs="Times New Roman" w:eastAsia="SimSun"/>
                <w:b w:val="0"/>
                <w:bCs w:val="0"/>
                <w:sz w:val="21"/>
                <w:szCs w:val="21"/>
                <w:rPrChange w:id="5386" w:author="Codex" w:date="2026-10-05T16:32:41.313017+00:00">
                  <w:rPr>
                    <w:bCs w:val="0"/>
                    <w:sz w:val="21"/>
                    <w:szCs w:val="21"/>
                  </w:rPr>
                </w:rPrChange>
              </w:rPr>
              <w:t>-0.30</w:t>
            </w:r>
            <w:r>
              <w:rPr>
                <w:rFonts w:ascii="Times New Roman" w:hAnsi="Times New Roman" w:cs="Times New Roman" w:eastAsia="SimSun"/>
                <w:b w:val="0"/>
                <w:bCs w:val="0"/>
                <w:sz w:val="21"/>
                <w:szCs w:val="21"/>
                <w:rPrChange w:id="5387" w:author="Codex" w:date="2026-10-05T16:32:41.313017+00:00">
                  <w:rPr>
                    <w:bCs w:val="0"/>
                    <w:sz w:val="21"/>
                    <w:szCs w:val="21"/>
                  </w:rPr>
                </w:rPrChange>
              </w:rPr>
              <w:t>，</w:t>
            </w:r>
            <w:r>
              <w:rPr>
                <w:rFonts w:ascii="Times New Roman" w:hAnsi="Times New Roman" w:cs="Times New Roman" w:eastAsia="SimSun"/>
                <w:b w:val="0"/>
                <w:bCs w:val="0"/>
                <w:sz w:val="21"/>
                <w:szCs w:val="21"/>
                <w:rPrChange w:id="5388" w:author="Codex" w:date="2026-10-05T16:32:41.313017+00:00">
                  <w:rPr>
                    <w:bCs w:val="0"/>
                    <w:sz w:val="21"/>
                    <w:szCs w:val="21"/>
                  </w:rPr>
                </w:rPrChange>
              </w:rPr>
              <w:t>2.91</w:t>
            </w:r>
            <w:r>
              <w:rPr>
                <w:rFonts w:ascii="Times New Roman" w:hAnsi="Times New Roman" w:cs="Times New Roman" w:eastAsia="SimSun"/>
                <w:b w:val="0"/>
                <w:bCs w:val="0"/>
                <w:sz w:val="21"/>
                <w:szCs w:val="21"/>
                <w:rPrChange w:id="53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390" w:author="Codex" w:date="2026-10-05T16:32:41.313017+00:00">
              <w:tcPr>
                <w:tcW w:w="0" w:type="auto"/>
                <w:tcBorders>
                  <w:top w:val="nil"/>
                  <w:left w:val="nil"/>
                  <w:bottom w:val="nil"/>
                  <w:right w:val="nil"/>
                </w:tcBorders>
                <w:tcMar>
                  <w:left w:w="102" w:type="dxa"/>
                  <w:right w:w="102" w:type="dxa"/>
                </w:tcMar>
                <w:vAlign w:val="center"/>
              </w:tcPr>
            </w:tcPrChange>
          </w:tcPr>
          <w:p w14:paraId="01853D8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4" w:author="Codex" w:date="2026-10-05T16:32:41.313017+00:00">
                  <w:rPr>
                    <w:bCs w:val="0"/>
                    <w:sz w:val="21"/>
                    <w:szCs w:val="21"/>
                  </w:rPr>
                </w:rPrChange>
              </w:rPr>
              <w:pPrChange w:id="539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92" w:author="Codex" w:date="2026-10-05T16:32:41.313017+00:00">
                  <w:rPr>
                    <w:bCs w:val="0"/>
                    <w:sz w:val="21"/>
                    <w:szCs w:val="21"/>
                  </w:rPr>
                </w:rPrChange>
              </w:rPr>
              <w:t>1.043</w:t>
            </w:r>
            <w:r>
              <w:rPr>
                <w:rFonts w:ascii="Times New Roman" w:hAnsi="Times New Roman" w:cs="Times New Roman" w:eastAsia="SimSun"/>
                <w:b w:val="0"/>
                <w:bCs w:val="0"/>
                <w:sz w:val="21"/>
                <w:szCs w:val="21"/>
                <w:rPrChange w:id="5393" w:author="Codex" w:date="2026-10-05T16:32:41.313017+00:00">
                  <w:rPr>
                    <w:bCs w:val="0"/>
                    <w:sz w:val="21"/>
                    <w:szCs w:val="21"/>
                  </w:rPr>
                </w:rPrChange>
              </w:rPr>
              <w:t>（</w:t>
            </w:r>
            <w:r>
              <w:rPr>
                <w:rFonts w:ascii="Times New Roman" w:hAnsi="Times New Roman" w:cs="Times New Roman" w:eastAsia="SimSun"/>
                <w:b w:val="0"/>
                <w:bCs w:val="0"/>
                <w:sz w:val="21"/>
                <w:szCs w:val="21"/>
                <w:rPrChange w:id="5394" w:author="Codex" w:date="2026-10-05T16:32:41.313017+00:00">
                  <w:rPr>
                    <w:bCs w:val="0"/>
                    <w:sz w:val="21"/>
                    <w:szCs w:val="21"/>
                  </w:rPr>
                </w:rPrChange>
              </w:rPr>
              <w:t>0.990</w:t>
            </w:r>
            <w:r>
              <w:rPr>
                <w:rFonts w:ascii="Times New Roman" w:hAnsi="Times New Roman" w:cs="Times New Roman" w:eastAsia="SimSun"/>
                <w:b w:val="0"/>
                <w:bCs w:val="0"/>
                <w:sz w:val="21"/>
                <w:szCs w:val="21"/>
                <w:rPrChange w:id="5395" w:author="Codex" w:date="2026-10-05T16:32:41.313017+00:00">
                  <w:rPr>
                    <w:bCs w:val="0"/>
                    <w:sz w:val="21"/>
                    <w:szCs w:val="21"/>
                  </w:rPr>
                </w:rPrChange>
              </w:rPr>
              <w:t>，</w:t>
            </w:r>
            <w:r>
              <w:rPr>
                <w:rFonts w:ascii="Times New Roman" w:hAnsi="Times New Roman" w:cs="Times New Roman" w:eastAsia="SimSun"/>
                <w:b w:val="0"/>
                <w:bCs w:val="0"/>
                <w:sz w:val="21"/>
                <w:szCs w:val="21"/>
                <w:rPrChange w:id="5396" w:author="Codex" w:date="2026-10-05T16:32:41.313017+00:00">
                  <w:rPr>
                    <w:bCs w:val="0"/>
                    <w:sz w:val="21"/>
                    <w:szCs w:val="21"/>
                  </w:rPr>
                </w:rPrChange>
              </w:rPr>
              <w:t>1.093</w:t>
            </w:r>
            <w:r>
              <w:rPr>
                <w:rFonts w:ascii="Times New Roman" w:hAnsi="Times New Roman" w:cs="Times New Roman" w:eastAsia="SimSun"/>
                <w:b w:val="0"/>
                <w:bCs w:val="0"/>
                <w:sz w:val="21"/>
                <w:szCs w:val="21"/>
                <w:rPrChange w:id="5397" w:author="Codex" w:date="2026-10-05T16:32:41.313017+00:00">
                  <w:rPr>
                    <w:bCs w:val="0"/>
                    <w:sz w:val="21"/>
                    <w:szCs w:val="21"/>
                  </w:rPr>
                </w:rPrChange>
              </w:rPr>
              <w:t>）</w:t>
            </w:r>
          </w:p>
        </w:tc>
      </w:tr>
      <w:tr w:rsidR="007622EE" w14:paraId="5A846440"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398" w:author="Codex" w:date="2026-10-05T16:32:41.313017+00:00">
              <w:tcPr>
                <w:tcW w:w="0" w:type="auto"/>
                <w:tcBorders>
                  <w:top w:val="nil"/>
                  <w:left w:val="nil"/>
                  <w:bottom w:val="nil"/>
                  <w:right w:val="nil"/>
                </w:tcBorders>
                <w:tcMar>
                  <w:left w:w="102" w:type="dxa"/>
                  <w:right w:w="102" w:type="dxa"/>
                </w:tcMar>
                <w:vAlign w:val="center"/>
              </w:tcPr>
            </w:tcPrChange>
          </w:tcPr>
          <w:p w14:paraId="71CE0FE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5" w:author="Codex" w:date="2026-10-05T16:32:41.313017+00:00">
                  <w:rPr>
                    <w:bCs w:val="0"/>
                    <w:sz w:val="21"/>
                    <w:szCs w:val="21"/>
                  </w:rPr>
                </w:rPrChange>
              </w:rPr>
              <w:pPrChange w:id="539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5401" w:author="Codex" w:date="2026-10-05T16:32:41.313017+00:00">
              <w:tcPr>
                <w:tcW w:w="0" w:type="auto"/>
                <w:tcBorders>
                  <w:top w:val="nil"/>
                  <w:left w:val="nil"/>
                  <w:bottom w:val="nil"/>
                  <w:right w:val="nil"/>
                </w:tcBorders>
                <w:tcMar>
                  <w:left w:w="102" w:type="dxa"/>
                  <w:right w:w="102" w:type="dxa"/>
                </w:tcMar>
                <w:vAlign w:val="center"/>
              </w:tcPr>
            </w:tcPrChange>
          </w:tcPr>
          <w:p w14:paraId="0944D22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6" w:author="Codex" w:date="2026-10-05T16:32:41.313017+00:00">
                  <w:rPr>
                    <w:bCs w:val="0"/>
                    <w:sz w:val="21"/>
                    <w:szCs w:val="21"/>
                  </w:rPr>
                </w:rPrChange>
              </w:rPr>
              <w:pPrChange w:id="540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3" w:author="Codex" w:date="2026-10-05T16:32:41.313017+00:00">
                  <w:rPr>
                    <w:bCs w:val="0"/>
                    <w:sz w:val="21"/>
                    <w:szCs w:val="21"/>
                  </w:rPr>
                </w:rPrChange>
              </w:rPr>
              <w:t>29.52%</w:t>
            </w:r>
          </w:p>
        </w:tc>
        <w:tc>
          <w:tcPr>
            <w:tcW w:w="0" w:type="auto"/>
            <w:tcBorders>
              <w:top w:val="nil"/>
              <w:left w:val="nil"/>
              <w:bottom w:val="nil"/>
              <w:right w:val="nil"/>
              <w:insideH w:val="nil"/>
              <w:insideV w:val="nil"/>
            </w:tcBorders>
            <w:tcMar>
              <w:left w:w="102" w:type="dxa"/>
              <w:right w:w="102" w:type="dxa"/>
            </w:tcMar>
            <w:vAlign w:val="center"/>
            <w:tcPrChange w:id="5404" w:author="Codex" w:date="2026-10-05T16:32:41.313017+00:00">
              <w:tcPr>
                <w:tcW w:w="0" w:type="auto"/>
                <w:tcBorders>
                  <w:top w:val="nil"/>
                  <w:left w:val="nil"/>
                  <w:bottom w:val="nil"/>
                  <w:right w:val="nil"/>
                </w:tcBorders>
                <w:tcMar>
                  <w:left w:w="102" w:type="dxa"/>
                  <w:right w:w="102" w:type="dxa"/>
                </w:tcMar>
                <w:vAlign w:val="center"/>
              </w:tcPr>
            </w:tcPrChange>
          </w:tcPr>
          <w:p w14:paraId="304010A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7" w:author="Codex" w:date="2026-10-05T16:32:41.313017+00:00">
                  <w:rPr>
                    <w:bCs w:val="0"/>
                    <w:sz w:val="21"/>
                    <w:szCs w:val="21"/>
                  </w:rPr>
                </w:rPrChange>
              </w:rPr>
              <w:pPrChange w:id="540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6" w:author="Codex" w:date="2026-10-05T16:32:41.313017+00:00">
                  <w:rPr>
                    <w:bCs w:val="0"/>
                    <w:sz w:val="21"/>
                    <w:szCs w:val="21"/>
                  </w:rPr>
                </w:rPrChange>
              </w:rPr>
              <w:t>30.92%</w:t>
            </w:r>
          </w:p>
        </w:tc>
        <w:tc>
          <w:tcPr>
            <w:tcW w:w="0" w:type="auto"/>
            <w:tcBorders>
              <w:top w:val="nil"/>
              <w:left w:val="nil"/>
              <w:bottom w:val="nil"/>
              <w:right w:val="nil"/>
              <w:insideH w:val="nil"/>
              <w:insideV w:val="nil"/>
            </w:tcBorders>
            <w:tcMar>
              <w:left w:w="102" w:type="dxa"/>
              <w:right w:w="102" w:type="dxa"/>
            </w:tcMar>
            <w:vAlign w:val="center"/>
            <w:tcPrChange w:id="5407" w:author="Codex" w:date="2026-10-05T16:32:41.313017+00:00">
              <w:tcPr>
                <w:tcW w:w="0" w:type="auto"/>
                <w:tcBorders>
                  <w:top w:val="nil"/>
                  <w:left w:val="nil"/>
                  <w:bottom w:val="nil"/>
                  <w:right w:val="nil"/>
                </w:tcBorders>
                <w:tcMar>
                  <w:left w:w="102" w:type="dxa"/>
                  <w:right w:w="102" w:type="dxa"/>
                </w:tcMar>
                <w:vAlign w:val="center"/>
              </w:tcPr>
            </w:tcPrChange>
          </w:tcPr>
          <w:p w14:paraId="24CB4C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8" w:author="Codex" w:date="2026-10-05T16:32:41.313017+00:00">
                  <w:rPr>
                    <w:bCs w:val="0"/>
                    <w:sz w:val="21"/>
                    <w:szCs w:val="21"/>
                  </w:rPr>
                </w:rPrChange>
              </w:rPr>
              <w:pPrChange w:id="540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9" w:author="Codex" w:date="2026-10-05T16:32:41.313017+00:00">
                  <w:rPr>
                    <w:bCs w:val="0"/>
                    <w:sz w:val="21"/>
                    <w:szCs w:val="21"/>
                  </w:rPr>
                </w:rPrChange>
              </w:rPr>
              <w:t>1.40</w:t>
            </w:r>
            <w:r>
              <w:rPr>
                <w:rFonts w:ascii="Times New Roman" w:hAnsi="Times New Roman" w:cs="Times New Roman" w:eastAsia="SimSun"/>
                <w:b w:val="0"/>
                <w:bCs w:val="0"/>
                <w:sz w:val="21"/>
                <w:szCs w:val="21"/>
                <w:rPrChange w:id="5410" w:author="Codex" w:date="2026-10-05T16:32:41.313017+00:00">
                  <w:rPr>
                    <w:bCs w:val="0"/>
                    <w:sz w:val="21"/>
                    <w:szCs w:val="21"/>
                  </w:rPr>
                </w:rPrChange>
              </w:rPr>
              <w:t>（</w:t>
            </w:r>
            <w:r>
              <w:rPr>
                <w:rFonts w:ascii="Times New Roman" w:hAnsi="Times New Roman" w:cs="Times New Roman" w:eastAsia="SimSun"/>
                <w:b w:val="0"/>
                <w:bCs w:val="0"/>
                <w:sz w:val="21"/>
                <w:szCs w:val="21"/>
                <w:rPrChange w:id="5411" w:author="Codex" w:date="2026-10-05T16:32:41.313017+00:00">
                  <w:rPr>
                    <w:bCs w:val="0"/>
                    <w:sz w:val="21"/>
                    <w:szCs w:val="21"/>
                  </w:rPr>
                </w:rPrChange>
              </w:rPr>
              <w:t>-0.18</w:t>
            </w:r>
            <w:r>
              <w:rPr>
                <w:rFonts w:ascii="Times New Roman" w:hAnsi="Times New Roman" w:cs="Times New Roman" w:eastAsia="SimSun"/>
                <w:b w:val="0"/>
                <w:bCs w:val="0"/>
                <w:sz w:val="21"/>
                <w:szCs w:val="21"/>
                <w:rPrChange w:id="5412" w:author="Codex" w:date="2026-10-05T16:32:41.313017+00:00">
                  <w:rPr>
                    <w:bCs w:val="0"/>
                    <w:sz w:val="21"/>
                    <w:szCs w:val="21"/>
                  </w:rPr>
                </w:rPrChange>
              </w:rPr>
              <w:t>，</w:t>
            </w:r>
            <w:r>
              <w:rPr>
                <w:rFonts w:ascii="Times New Roman" w:hAnsi="Times New Roman" w:cs="Times New Roman" w:eastAsia="SimSun"/>
                <w:b w:val="0"/>
                <w:bCs w:val="0"/>
                <w:sz w:val="21"/>
                <w:szCs w:val="21"/>
                <w:rPrChange w:id="5413" w:author="Codex" w:date="2026-10-05T16:32:41.313017+00:00">
                  <w:rPr>
                    <w:bCs w:val="0"/>
                    <w:sz w:val="21"/>
                    <w:szCs w:val="21"/>
                  </w:rPr>
                </w:rPrChange>
              </w:rPr>
              <w:t>2.91</w:t>
            </w:r>
            <w:r>
              <w:rPr>
                <w:rFonts w:ascii="Times New Roman" w:hAnsi="Times New Roman" w:cs="Times New Roman" w:eastAsia="SimSun"/>
                <w:b w:val="0"/>
                <w:bCs w:val="0"/>
                <w:sz w:val="21"/>
                <w:szCs w:val="21"/>
                <w:rPrChange w:id="541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415" w:author="Codex" w:date="2026-10-05T16:32:41.313017+00:00">
              <w:tcPr>
                <w:tcW w:w="0" w:type="auto"/>
                <w:tcBorders>
                  <w:top w:val="nil"/>
                  <w:left w:val="nil"/>
                  <w:bottom w:val="nil"/>
                  <w:right w:val="nil"/>
                </w:tcBorders>
                <w:tcMar>
                  <w:left w:w="102" w:type="dxa"/>
                  <w:right w:w="102" w:type="dxa"/>
                </w:tcMar>
                <w:vAlign w:val="center"/>
              </w:tcPr>
            </w:tcPrChange>
          </w:tcPr>
          <w:p w14:paraId="265308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9" w:author="Codex" w:date="2026-10-05T16:32:41.313017+00:00">
                  <w:rPr>
                    <w:bCs w:val="0"/>
                    <w:sz w:val="21"/>
                    <w:szCs w:val="21"/>
                  </w:rPr>
                </w:rPrChange>
              </w:rPr>
              <w:pPrChange w:id="541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17" w:author="Codex" w:date="2026-10-05T16:32:41.313017+00:00">
                  <w:rPr>
                    <w:bCs w:val="0"/>
                    <w:sz w:val="21"/>
                    <w:szCs w:val="21"/>
                  </w:rPr>
                </w:rPrChange>
              </w:rPr>
              <w:t>1.048</w:t>
            </w:r>
            <w:r>
              <w:rPr>
                <w:rFonts w:ascii="Times New Roman" w:hAnsi="Times New Roman" w:cs="Times New Roman" w:eastAsia="SimSun"/>
                <w:b w:val="0"/>
                <w:bCs w:val="0"/>
                <w:sz w:val="21"/>
                <w:szCs w:val="21"/>
                <w:rPrChange w:id="5418" w:author="Codex" w:date="2026-10-05T16:32:41.313017+00:00">
                  <w:rPr>
                    <w:bCs w:val="0"/>
                    <w:sz w:val="21"/>
                    <w:szCs w:val="21"/>
                  </w:rPr>
                </w:rPrChange>
              </w:rPr>
              <w:t>（</w:t>
            </w:r>
            <w:r>
              <w:rPr>
                <w:rFonts w:ascii="Times New Roman" w:hAnsi="Times New Roman" w:cs="Times New Roman" w:eastAsia="SimSun"/>
                <w:b w:val="0"/>
                <w:bCs w:val="0"/>
                <w:sz w:val="21"/>
                <w:szCs w:val="21"/>
                <w:rPrChange w:id="5419" w:author="Codex" w:date="2026-10-05T16:32:41.313017+00:00">
                  <w:rPr>
                    <w:bCs w:val="0"/>
                    <w:sz w:val="21"/>
                    <w:szCs w:val="21"/>
                  </w:rPr>
                </w:rPrChange>
              </w:rPr>
              <w:t>0.994</w:t>
            </w:r>
            <w:r>
              <w:rPr>
                <w:rFonts w:ascii="Times New Roman" w:hAnsi="Times New Roman" w:cs="Times New Roman" w:eastAsia="SimSun"/>
                <w:b w:val="0"/>
                <w:bCs w:val="0"/>
                <w:sz w:val="21"/>
                <w:szCs w:val="21"/>
                <w:rPrChange w:id="5420" w:author="Codex" w:date="2026-10-05T16:32:41.313017+00:00">
                  <w:rPr>
                    <w:bCs w:val="0"/>
                    <w:sz w:val="21"/>
                    <w:szCs w:val="21"/>
                  </w:rPr>
                </w:rPrChange>
              </w:rPr>
              <w:t>，</w:t>
            </w:r>
            <w:r>
              <w:rPr>
                <w:rFonts w:ascii="Times New Roman" w:hAnsi="Times New Roman" w:cs="Times New Roman" w:eastAsia="SimSun"/>
                <w:b w:val="0"/>
                <w:bCs w:val="0"/>
                <w:sz w:val="21"/>
                <w:szCs w:val="21"/>
                <w:rPrChange w:id="5421" w:author="Codex" w:date="2026-10-05T16:32:41.313017+00:00">
                  <w:rPr>
                    <w:bCs w:val="0"/>
                    <w:sz w:val="21"/>
                    <w:szCs w:val="21"/>
                  </w:rPr>
                </w:rPrChange>
              </w:rPr>
              <w:t>1.098</w:t>
            </w:r>
            <w:r>
              <w:rPr>
                <w:rFonts w:ascii="Times New Roman" w:hAnsi="Times New Roman" w:cs="Times New Roman" w:eastAsia="SimSun"/>
                <w:b w:val="0"/>
                <w:bCs w:val="0"/>
                <w:sz w:val="21"/>
                <w:szCs w:val="21"/>
                <w:rPrChange w:id="5422" w:author="Codex" w:date="2026-10-05T16:32:41.313017+00:00">
                  <w:rPr>
                    <w:bCs w:val="0"/>
                    <w:sz w:val="21"/>
                    <w:szCs w:val="21"/>
                  </w:rPr>
                </w:rPrChange>
              </w:rPr>
              <w:t>）</w:t>
            </w:r>
          </w:p>
        </w:tc>
      </w:tr>
      <w:tr w:rsidR="007622EE" w14:paraId="0FFF7CD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423" w:author="Codex" w:date="2026-10-05T16:32:41.313017+00:00">
              <w:tcPr>
                <w:tcW w:w="0" w:type="auto"/>
                <w:tcBorders>
                  <w:top w:val="nil"/>
                  <w:left w:val="nil"/>
                  <w:bottom w:val="nil"/>
                  <w:right w:val="nil"/>
                </w:tcBorders>
                <w:tcMar>
                  <w:left w:w="102" w:type="dxa"/>
                  <w:right w:w="102" w:type="dxa"/>
                </w:tcMar>
                <w:vAlign w:val="center"/>
              </w:tcPr>
            </w:tcPrChange>
          </w:tcPr>
          <w:p w14:paraId="2406E0A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0" w:author="Codex" w:date="2026-10-05T16:32:41.313017+00:00">
                  <w:rPr>
                    <w:bCs w:val="0"/>
                    <w:sz w:val="21"/>
                    <w:szCs w:val="21"/>
                  </w:rPr>
                </w:rPrChange>
              </w:rPr>
              <w:pPrChange w:id="542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2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426" w:author="Codex" w:date="2026-10-05T16:32:41.313017+00:00">
              <w:tcPr>
                <w:tcW w:w="0" w:type="auto"/>
                <w:tcBorders>
                  <w:top w:val="nil"/>
                  <w:left w:val="nil"/>
                  <w:bottom w:val="nil"/>
                  <w:right w:val="nil"/>
                </w:tcBorders>
                <w:tcMar>
                  <w:left w:w="102" w:type="dxa"/>
                  <w:right w:w="102" w:type="dxa"/>
                </w:tcMar>
                <w:vAlign w:val="center"/>
              </w:tcPr>
            </w:tcPrChange>
          </w:tcPr>
          <w:p w14:paraId="36E5A57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1" w:author="Codex" w:date="2026-10-05T16:32:41.313017+00:00">
                  <w:rPr>
                    <w:bCs w:val="0"/>
                    <w:sz w:val="21"/>
                    <w:szCs w:val="21"/>
                  </w:rPr>
                </w:rPrChange>
              </w:rPr>
              <w:pPrChange w:id="542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28" w:author="Codex" w:date="2026-10-05T16:32:41.313017+00:00">
                  <w:rPr>
                    <w:bCs w:val="0"/>
                    <w:sz w:val="21"/>
                    <w:szCs w:val="21"/>
                  </w:rPr>
                </w:rPrChange>
              </w:rPr>
              <w:t>31.73%</w:t>
            </w:r>
          </w:p>
        </w:tc>
        <w:tc>
          <w:tcPr>
            <w:tcW w:w="0" w:type="auto"/>
            <w:tcBorders>
              <w:top w:val="nil"/>
              <w:left w:val="nil"/>
              <w:bottom w:val="nil"/>
              <w:right w:val="nil"/>
              <w:insideH w:val="nil"/>
              <w:insideV w:val="nil"/>
            </w:tcBorders>
            <w:tcMar>
              <w:left w:w="102" w:type="dxa"/>
              <w:right w:w="102" w:type="dxa"/>
            </w:tcMar>
            <w:vAlign w:val="center"/>
            <w:tcPrChange w:id="5429" w:author="Codex" w:date="2026-10-05T16:32:41.313017+00:00">
              <w:tcPr>
                <w:tcW w:w="0" w:type="auto"/>
                <w:tcBorders>
                  <w:top w:val="nil"/>
                  <w:left w:val="nil"/>
                  <w:bottom w:val="nil"/>
                  <w:right w:val="nil"/>
                </w:tcBorders>
                <w:tcMar>
                  <w:left w:w="102" w:type="dxa"/>
                  <w:right w:w="102" w:type="dxa"/>
                </w:tcMar>
                <w:vAlign w:val="center"/>
              </w:tcPr>
            </w:tcPrChange>
          </w:tcPr>
          <w:p w14:paraId="23087EB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2" w:author="Codex" w:date="2026-10-05T16:32:41.313017+00:00">
                  <w:rPr>
                    <w:bCs w:val="0"/>
                    <w:sz w:val="21"/>
                    <w:szCs w:val="21"/>
                  </w:rPr>
                </w:rPrChange>
              </w:rPr>
              <w:pPrChange w:id="543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31" w:author="Codex" w:date="2026-10-05T16:32:41.313017+00:00">
                  <w:rPr>
                    <w:bCs w:val="0"/>
                    <w:sz w:val="21"/>
                    <w:szCs w:val="21"/>
                  </w:rPr>
                </w:rPrChange>
              </w:rPr>
              <w:t>32.53%</w:t>
            </w:r>
          </w:p>
        </w:tc>
        <w:tc>
          <w:tcPr>
            <w:tcW w:w="0" w:type="auto"/>
            <w:tcBorders>
              <w:top w:val="nil"/>
              <w:left w:val="nil"/>
              <w:bottom w:val="nil"/>
              <w:right w:val="nil"/>
              <w:insideH w:val="nil"/>
              <w:insideV w:val="nil"/>
            </w:tcBorders>
            <w:tcMar>
              <w:left w:w="102" w:type="dxa"/>
              <w:right w:w="102" w:type="dxa"/>
            </w:tcMar>
            <w:vAlign w:val="center"/>
            <w:tcPrChange w:id="5432" w:author="Codex" w:date="2026-10-05T16:32:41.313017+00:00">
              <w:tcPr>
                <w:tcW w:w="0" w:type="auto"/>
                <w:tcBorders>
                  <w:top w:val="nil"/>
                  <w:left w:val="nil"/>
                  <w:bottom w:val="nil"/>
                  <w:right w:val="nil"/>
                </w:tcBorders>
                <w:tcMar>
                  <w:left w:w="102" w:type="dxa"/>
                  <w:right w:w="102" w:type="dxa"/>
                </w:tcMar>
                <w:vAlign w:val="center"/>
              </w:tcPr>
            </w:tcPrChange>
          </w:tcPr>
          <w:p w14:paraId="17F157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3" w:author="Codex" w:date="2026-10-05T16:32:41.313017+00:00">
                  <w:rPr>
                    <w:bCs w:val="0"/>
                    <w:sz w:val="21"/>
                    <w:szCs w:val="21"/>
                  </w:rPr>
                </w:rPrChange>
              </w:rPr>
              <w:pPrChange w:id="543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34" w:author="Codex" w:date="2026-10-05T16:32:41.313017+00:00">
                  <w:rPr>
                    <w:bCs w:val="0"/>
                    <w:sz w:val="21"/>
                    <w:szCs w:val="21"/>
                  </w:rPr>
                </w:rPrChange>
              </w:rPr>
              <w:t>0.81</w:t>
            </w:r>
            <w:r>
              <w:rPr>
                <w:rFonts w:ascii="Times New Roman" w:hAnsi="Times New Roman" w:cs="Times New Roman" w:eastAsia="SimSun"/>
                <w:b w:val="0"/>
                <w:bCs w:val="0"/>
                <w:sz w:val="21"/>
                <w:szCs w:val="21"/>
                <w:rPrChange w:id="5435" w:author="Codex" w:date="2026-10-05T16:32:41.313017+00:00">
                  <w:rPr>
                    <w:bCs w:val="0"/>
                    <w:sz w:val="21"/>
                    <w:szCs w:val="21"/>
                  </w:rPr>
                </w:rPrChange>
              </w:rPr>
              <w:t>（</w:t>
            </w:r>
            <w:r>
              <w:rPr>
                <w:rFonts w:ascii="Times New Roman" w:hAnsi="Times New Roman" w:cs="Times New Roman" w:eastAsia="SimSun"/>
                <w:b w:val="0"/>
                <w:bCs w:val="0"/>
                <w:sz w:val="21"/>
                <w:szCs w:val="21"/>
                <w:rPrChange w:id="5436" w:author="Codex" w:date="2026-10-05T16:32:41.313017+00:00">
                  <w:rPr>
                    <w:bCs w:val="0"/>
                    <w:sz w:val="21"/>
                    <w:szCs w:val="21"/>
                  </w:rPr>
                </w:rPrChange>
              </w:rPr>
              <w:t>-1.28</w:t>
            </w:r>
            <w:r>
              <w:rPr>
                <w:rFonts w:ascii="Times New Roman" w:hAnsi="Times New Roman" w:cs="Times New Roman" w:eastAsia="SimSun"/>
                <w:b w:val="0"/>
                <w:bCs w:val="0"/>
                <w:sz w:val="21"/>
                <w:szCs w:val="21"/>
                <w:rPrChange w:id="5437" w:author="Codex" w:date="2026-10-05T16:32:41.313017+00:00">
                  <w:rPr>
                    <w:bCs w:val="0"/>
                    <w:sz w:val="21"/>
                    <w:szCs w:val="21"/>
                  </w:rPr>
                </w:rPrChange>
              </w:rPr>
              <w:t>，</w:t>
            </w:r>
            <w:r>
              <w:rPr>
                <w:rFonts w:ascii="Times New Roman" w:hAnsi="Times New Roman" w:cs="Times New Roman" w:eastAsia="SimSun"/>
                <w:b w:val="0"/>
                <w:bCs w:val="0"/>
                <w:sz w:val="21"/>
                <w:szCs w:val="21"/>
                <w:rPrChange w:id="5438" w:author="Codex" w:date="2026-10-05T16:32:41.313017+00:00">
                  <w:rPr>
                    <w:bCs w:val="0"/>
                    <w:sz w:val="21"/>
                    <w:szCs w:val="21"/>
                  </w:rPr>
                </w:rPrChange>
              </w:rPr>
              <w:t>2.94</w:t>
            </w:r>
            <w:r>
              <w:rPr>
                <w:rFonts w:ascii="Times New Roman" w:hAnsi="Times New Roman" w:cs="Times New Roman" w:eastAsia="SimSun"/>
                <w:b w:val="0"/>
                <w:bCs w:val="0"/>
                <w:sz w:val="21"/>
                <w:szCs w:val="21"/>
                <w:rPrChange w:id="543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440" w:author="Codex" w:date="2026-10-05T16:32:41.313017+00:00">
              <w:tcPr>
                <w:tcW w:w="0" w:type="auto"/>
                <w:tcBorders>
                  <w:top w:val="nil"/>
                  <w:left w:val="nil"/>
                  <w:bottom w:val="nil"/>
                  <w:right w:val="nil"/>
                </w:tcBorders>
                <w:tcMar>
                  <w:left w:w="102" w:type="dxa"/>
                  <w:right w:w="102" w:type="dxa"/>
                </w:tcMar>
                <w:vAlign w:val="center"/>
              </w:tcPr>
            </w:tcPrChange>
          </w:tcPr>
          <w:p w14:paraId="20BD0F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4" w:author="Codex" w:date="2026-10-05T16:32:41.313017+00:00">
                  <w:rPr>
                    <w:bCs w:val="0"/>
                    <w:sz w:val="21"/>
                    <w:szCs w:val="21"/>
                  </w:rPr>
                </w:rPrChange>
              </w:rPr>
              <w:pPrChange w:id="544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42" w:author="Codex" w:date="2026-10-05T16:32:41.313017+00:00">
                  <w:rPr>
                    <w:bCs w:val="0"/>
                    <w:sz w:val="21"/>
                    <w:szCs w:val="21"/>
                  </w:rPr>
                </w:rPrChange>
              </w:rPr>
              <w:t>1.025</w:t>
            </w:r>
            <w:r>
              <w:rPr>
                <w:rFonts w:ascii="Times New Roman" w:hAnsi="Times New Roman" w:cs="Times New Roman" w:eastAsia="SimSun"/>
                <w:b w:val="0"/>
                <w:bCs w:val="0"/>
                <w:sz w:val="21"/>
                <w:szCs w:val="21"/>
                <w:rPrChange w:id="5443" w:author="Codex" w:date="2026-10-05T16:32:41.313017+00:00">
                  <w:rPr>
                    <w:bCs w:val="0"/>
                    <w:sz w:val="21"/>
                    <w:szCs w:val="21"/>
                  </w:rPr>
                </w:rPrChange>
              </w:rPr>
              <w:t>（</w:t>
            </w:r>
            <w:r>
              <w:rPr>
                <w:rFonts w:ascii="Times New Roman" w:hAnsi="Times New Roman" w:cs="Times New Roman" w:eastAsia="SimSun"/>
                <w:b w:val="0"/>
                <w:bCs w:val="0"/>
                <w:sz w:val="21"/>
                <w:szCs w:val="21"/>
                <w:rPrChange w:id="5444" w:author="Codex" w:date="2026-10-05T16:32:41.313017+00:00">
                  <w:rPr>
                    <w:bCs w:val="0"/>
                    <w:sz w:val="21"/>
                    <w:szCs w:val="21"/>
                  </w:rPr>
                </w:rPrChange>
              </w:rPr>
              <w:t>0.961</w:t>
            </w:r>
            <w:r>
              <w:rPr>
                <w:rFonts w:ascii="Times New Roman" w:hAnsi="Times New Roman" w:cs="Times New Roman" w:eastAsia="SimSun"/>
                <w:b w:val="0"/>
                <w:bCs w:val="0"/>
                <w:sz w:val="21"/>
                <w:szCs w:val="21"/>
                <w:rPrChange w:id="5445" w:author="Codex" w:date="2026-10-05T16:32:41.313017+00:00">
                  <w:rPr>
                    <w:bCs w:val="0"/>
                    <w:sz w:val="21"/>
                    <w:szCs w:val="21"/>
                  </w:rPr>
                </w:rPrChange>
              </w:rPr>
              <w:t>，</w:t>
            </w:r>
            <w:r>
              <w:rPr>
                <w:rFonts w:ascii="Times New Roman" w:hAnsi="Times New Roman" w:cs="Times New Roman" w:eastAsia="SimSun"/>
                <w:b w:val="0"/>
                <w:bCs w:val="0"/>
                <w:sz w:val="21"/>
                <w:szCs w:val="21"/>
                <w:rPrChange w:id="5446" w:author="Codex" w:date="2026-10-05T16:32:41.313017+00:00">
                  <w:rPr>
                    <w:bCs w:val="0"/>
                    <w:sz w:val="21"/>
                    <w:szCs w:val="21"/>
                  </w:rPr>
                </w:rPrChange>
              </w:rPr>
              <w:t>1.093</w:t>
            </w:r>
            <w:r>
              <w:rPr>
                <w:rFonts w:ascii="Times New Roman" w:hAnsi="Times New Roman" w:cs="Times New Roman" w:eastAsia="SimSun"/>
                <w:b w:val="0"/>
                <w:bCs w:val="0"/>
                <w:sz w:val="21"/>
                <w:szCs w:val="21"/>
                <w:rPrChange w:id="5447" w:author="Codex" w:date="2026-10-05T16:32:41.313017+00:00">
                  <w:rPr>
                    <w:bCs w:val="0"/>
                    <w:sz w:val="21"/>
                    <w:szCs w:val="21"/>
                  </w:rPr>
                </w:rPrChange>
              </w:rPr>
              <w:t>）</w:t>
            </w:r>
          </w:p>
        </w:tc>
      </w:tr>
      <w:tr w:rsidR="007622EE" w14:paraId="7B43796D"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Change w:id="5448"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766305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5" w:author="Codex" w:date="2026-10-05T16:32:41.313017+00:00">
                  <w:rPr>
                    <w:bCs w:val="0"/>
                    <w:sz w:val="21"/>
                    <w:szCs w:val="21"/>
                  </w:rPr>
                </w:rPrChange>
              </w:rPr>
              <w:pPrChange w:id="544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0" w:author="Codex" w:date="2026-10-05T16:32:41.313017+00:00">
                  <w:rPr>
                    <w:bCs w:val="0"/>
                    <w:sz w:val="21"/>
                    <w:szCs w:val="21"/>
                  </w:rPr>
                </w:rPrChange>
              </w:rPr>
              <w:t>RA-P</w:t>
            </w:r>
          </w:p>
        </w:tc>
        <w:tc>
          <w:tcPr>
            <w:tcW w:w="0" w:type="auto"/>
            <w:tcBorders>
              <w:top w:val="nil"/>
              <w:left w:val="nil"/>
              <w:bottom w:val="single" w:sz="12" w:color="000000"/>
              <w:right w:val="nil"/>
              <w:insideH w:val="nil"/>
              <w:insideV w:val="nil"/>
            </w:tcBorders>
            <w:tcMar>
              <w:left w:w="102" w:type="dxa"/>
              <w:right w:w="102" w:type="dxa"/>
            </w:tcMar>
            <w:vAlign w:val="center"/>
            <w:tcPrChange w:id="545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0659050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6" w:author="Codex" w:date="2026-10-05T16:32:41.313017+00:00">
                  <w:rPr>
                    <w:bCs w:val="0"/>
                    <w:sz w:val="21"/>
                    <w:szCs w:val="21"/>
                  </w:rPr>
                </w:rPrChange>
              </w:rPr>
              <w:pPrChange w:id="545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3" w:author="Codex" w:date="2026-10-05T16:32:41.313017+00:00">
                  <w:rPr>
                    <w:bCs w:val="0"/>
                    <w:sz w:val="21"/>
                    <w:szCs w:val="21"/>
                  </w:rPr>
                </w:rPrChange>
              </w:rPr>
              <w:t>30.83%</w:t>
            </w:r>
          </w:p>
        </w:tc>
        <w:tc>
          <w:tcPr>
            <w:tcW w:w="0" w:type="auto"/>
            <w:tcBorders>
              <w:top w:val="nil"/>
              <w:left w:val="nil"/>
              <w:bottom w:val="single" w:sz="12" w:color="000000"/>
              <w:right w:val="nil"/>
              <w:insideH w:val="nil"/>
              <w:insideV w:val="nil"/>
            </w:tcBorders>
            <w:tcMar>
              <w:left w:w="102" w:type="dxa"/>
              <w:right w:w="102" w:type="dxa"/>
            </w:tcMar>
            <w:vAlign w:val="center"/>
            <w:tcPrChange w:id="545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021757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7" w:author="Codex" w:date="2026-10-05T16:32:41.313017+00:00">
                  <w:rPr>
                    <w:bCs w:val="0"/>
                    <w:sz w:val="21"/>
                    <w:szCs w:val="21"/>
                  </w:rPr>
                </w:rPrChange>
              </w:rPr>
              <w:pPrChange w:id="54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6" w:author="Codex" w:date="2026-10-05T16:32:41.313017+00:00">
                  <w:rPr>
                    <w:bCs w:val="0"/>
                    <w:sz w:val="21"/>
                    <w:szCs w:val="21"/>
                  </w:rPr>
                </w:rPrChange>
              </w:rPr>
              <w:t>32.16%</w:t>
            </w:r>
          </w:p>
        </w:tc>
        <w:tc>
          <w:tcPr>
            <w:tcW w:w="0" w:type="auto"/>
            <w:tcBorders>
              <w:top w:val="nil"/>
              <w:left w:val="nil"/>
              <w:bottom w:val="single" w:sz="12" w:color="000000"/>
              <w:right w:val="nil"/>
              <w:insideH w:val="nil"/>
              <w:insideV w:val="nil"/>
            </w:tcBorders>
            <w:tcMar>
              <w:left w:w="102" w:type="dxa"/>
              <w:right w:w="102" w:type="dxa"/>
            </w:tcMar>
            <w:vAlign w:val="center"/>
            <w:tcPrChange w:id="545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EA527D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8" w:author="Codex" w:date="2026-10-05T16:32:41.313017+00:00">
                  <w:rPr>
                    <w:bCs w:val="0"/>
                    <w:sz w:val="21"/>
                    <w:szCs w:val="21"/>
                  </w:rPr>
                </w:rPrChange>
              </w:rPr>
              <w:pPrChange w:id="54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9" w:author="Codex" w:date="2026-10-05T16:32:41.313017+00:00">
                  <w:rPr>
                    <w:bCs w:val="0"/>
                    <w:sz w:val="21"/>
                    <w:szCs w:val="21"/>
                  </w:rPr>
                </w:rPrChange>
              </w:rPr>
              <w:t>1.32</w:t>
            </w:r>
            <w:r>
              <w:rPr>
                <w:rFonts w:ascii="Times New Roman" w:hAnsi="Times New Roman" w:cs="Times New Roman" w:eastAsia="SimSun"/>
                <w:b w:val="0"/>
                <w:bCs w:val="0"/>
                <w:sz w:val="21"/>
                <w:szCs w:val="21"/>
                <w:rPrChange w:id="5460" w:author="Codex" w:date="2026-10-05T16:32:41.313017+00:00">
                  <w:rPr>
                    <w:bCs w:val="0"/>
                    <w:sz w:val="21"/>
                    <w:szCs w:val="21"/>
                  </w:rPr>
                </w:rPrChange>
              </w:rPr>
              <w:t>（</w:t>
            </w:r>
            <w:r>
              <w:rPr>
                <w:rFonts w:ascii="Times New Roman" w:hAnsi="Times New Roman" w:cs="Times New Roman" w:eastAsia="SimSun"/>
                <w:b w:val="0"/>
                <w:bCs w:val="0"/>
                <w:sz w:val="21"/>
                <w:szCs w:val="21"/>
                <w:rPrChange w:id="5461" w:author="Codex" w:date="2026-10-05T16:32:41.313017+00:00">
                  <w:rPr>
                    <w:bCs w:val="0"/>
                    <w:sz w:val="21"/>
                    <w:szCs w:val="21"/>
                  </w:rPr>
                </w:rPrChange>
              </w:rPr>
              <w:t>-0.78</w:t>
            </w:r>
            <w:r>
              <w:rPr>
                <w:rFonts w:ascii="Times New Roman" w:hAnsi="Times New Roman" w:cs="Times New Roman" w:eastAsia="SimSun"/>
                <w:b w:val="0"/>
                <w:bCs w:val="0"/>
                <w:sz w:val="21"/>
                <w:szCs w:val="21"/>
                <w:rPrChange w:id="5462" w:author="Codex" w:date="2026-10-05T16:32:41.313017+00:00">
                  <w:rPr>
                    <w:bCs w:val="0"/>
                    <w:sz w:val="21"/>
                    <w:szCs w:val="21"/>
                  </w:rPr>
                </w:rPrChange>
              </w:rPr>
              <w:t>，</w:t>
            </w:r>
            <w:r>
              <w:rPr>
                <w:rFonts w:ascii="Times New Roman" w:hAnsi="Times New Roman" w:cs="Times New Roman" w:eastAsia="SimSun"/>
                <w:b w:val="0"/>
                <w:bCs w:val="0"/>
                <w:sz w:val="21"/>
                <w:szCs w:val="21"/>
                <w:rPrChange w:id="5463" w:author="Codex" w:date="2026-10-05T16:32:41.313017+00:00">
                  <w:rPr>
                    <w:bCs w:val="0"/>
                    <w:sz w:val="21"/>
                    <w:szCs w:val="21"/>
                  </w:rPr>
                </w:rPrChange>
              </w:rPr>
              <w:t>3.41</w:t>
            </w:r>
            <w:r>
              <w:rPr>
                <w:rFonts w:ascii="Times New Roman" w:hAnsi="Times New Roman" w:cs="Times New Roman" w:eastAsia="SimSun"/>
                <w:b w:val="0"/>
                <w:bCs w:val="0"/>
                <w:sz w:val="21"/>
                <w:szCs w:val="21"/>
                <w:rPrChange w:id="546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46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0F6E8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9" w:author="Codex" w:date="2026-10-05T16:32:41.313017+00:00">
                  <w:rPr>
                    <w:bCs w:val="0"/>
                    <w:sz w:val="21"/>
                    <w:szCs w:val="21"/>
                  </w:rPr>
                </w:rPrChange>
              </w:rPr>
              <w:pPrChange w:id="54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67" w:author="Codex" w:date="2026-10-05T16:32:41.313017+00:00">
                  <w:rPr>
                    <w:bCs w:val="0"/>
                    <w:sz w:val="21"/>
                    <w:szCs w:val="21"/>
                  </w:rPr>
                </w:rPrChange>
              </w:rPr>
              <w:t>1.043</w:t>
            </w:r>
            <w:r>
              <w:rPr>
                <w:rFonts w:ascii="Times New Roman" w:hAnsi="Times New Roman" w:cs="Times New Roman" w:eastAsia="SimSun"/>
                <w:b w:val="0"/>
                <w:bCs w:val="0"/>
                <w:sz w:val="21"/>
                <w:szCs w:val="21"/>
                <w:rPrChange w:id="5468" w:author="Codex" w:date="2026-10-05T16:32:41.313017+00:00">
                  <w:rPr>
                    <w:bCs w:val="0"/>
                    <w:sz w:val="21"/>
                    <w:szCs w:val="21"/>
                  </w:rPr>
                </w:rPrChange>
              </w:rPr>
              <w:t>（</w:t>
            </w:r>
            <w:r>
              <w:rPr>
                <w:rFonts w:ascii="Times New Roman" w:hAnsi="Times New Roman" w:cs="Times New Roman" w:eastAsia="SimSun"/>
                <w:b w:val="0"/>
                <w:bCs w:val="0"/>
                <w:sz w:val="21"/>
                <w:szCs w:val="21"/>
                <w:rPrChange w:id="5469" w:author="Codex" w:date="2026-10-05T16:32:41.313017+00:00">
                  <w:rPr>
                    <w:bCs w:val="0"/>
                    <w:sz w:val="21"/>
                    <w:szCs w:val="21"/>
                  </w:rPr>
                </w:rPrChange>
              </w:rPr>
              <w:t>0.975</w:t>
            </w:r>
            <w:r>
              <w:rPr>
                <w:rFonts w:ascii="Times New Roman" w:hAnsi="Times New Roman" w:cs="Times New Roman" w:eastAsia="SimSun"/>
                <w:b w:val="0"/>
                <w:bCs w:val="0"/>
                <w:sz w:val="21"/>
                <w:szCs w:val="21"/>
                <w:rPrChange w:id="5470" w:author="Codex" w:date="2026-10-05T16:32:41.313017+00:00">
                  <w:rPr>
                    <w:bCs w:val="0"/>
                    <w:sz w:val="21"/>
                    <w:szCs w:val="21"/>
                  </w:rPr>
                </w:rPrChange>
              </w:rPr>
              <w:t>，</w:t>
            </w:r>
            <w:r>
              <w:rPr>
                <w:rFonts w:ascii="Times New Roman" w:hAnsi="Times New Roman" w:cs="Times New Roman" w:eastAsia="SimSun"/>
                <w:b w:val="0"/>
                <w:bCs w:val="0"/>
                <w:sz w:val="21"/>
                <w:szCs w:val="21"/>
                <w:rPrChange w:id="5471" w:author="Codex" w:date="2026-10-05T16:32:41.313017+00:00">
                  <w:rPr>
                    <w:bCs w:val="0"/>
                    <w:sz w:val="21"/>
                    <w:szCs w:val="21"/>
                  </w:rPr>
                </w:rPrChange>
              </w:rPr>
              <w:t>1.111</w:t>
            </w:r>
            <w:r>
              <w:rPr>
                <w:rFonts w:ascii="Times New Roman" w:hAnsi="Times New Roman" w:cs="Times New Roman" w:eastAsia="SimSun"/>
                <w:b w:val="0"/>
                <w:bCs w:val="0"/>
                <w:sz w:val="21"/>
                <w:szCs w:val="21"/>
                <w:rPrChange w:id="5472" w:author="Codex" w:date="2026-10-05T16:32:41.313017+00:00">
                  <w:rPr>
                    <w:bCs w:val="0"/>
                    <w:sz w:val="21"/>
                    <w:szCs w:val="21"/>
                  </w:rPr>
                </w:rPrChange>
              </w:rPr>
              <w:t>）</w:t>
            </w:r>
          </w:p>
        </w:tc>
      </w:tr>
    </w:tbl>
    <w:p w14:paraId="66964A80" w14:textId="7FF6913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40" w:author="Codex" w:date="2026-10-05T16:32:41.313017+00:00">
            <w:rPr>
              <w:rFonts w:eastAsia="SimSun" w:cs="Times New Roman"/>
              <w:szCs w:val="21"/>
            </w:rPr>
          </w:rPrChange>
        </w:rPr>
        <w:pPrChange w:id="547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474" w:author="Codex" w:date="2026-10-05T16:32:41.313017+00:00">
            <w:rPr>
              <w:rFonts w:eastAsia="SimSun" w:cs="Times New Roman"/>
              <w:szCs w:val="21"/>
            </w:rPr>
          </w:rPrChange>
        </w:rPr>
        <w:t>注：前两列为</w:t>
      </w:r>
      <w:r>
        <w:rPr>
          <w:rFonts w:ascii="Times New Roman" w:hAnsi="Times New Roman" w:cs="Times New Roman" w:eastAsia="SimSun"/>
          <w:sz w:val="21"/>
          <w:szCs w:val="21"/>
          <w:rPrChange w:id="5475" w:author="Codex" w:date="2026-10-05T16:32:41.313017+00:00">
            <w:rPr>
              <w:rFonts w:eastAsia="SimSun" w:cs="Times New Roman"/>
              <w:szCs w:val="21"/>
            </w:rPr>
          </w:rPrChange>
        </w:rPr>
        <w:t>Y=1</w:t>
      </w:r>
      <w:r>
        <w:rPr>
          <w:rFonts w:ascii="Times New Roman" w:hAnsi="Times New Roman" w:cs="Times New Roman" w:eastAsia="SimSun"/>
          <w:sz w:val="21"/>
          <w:szCs w:val="21"/>
          <w:rPrChange w:id="5476" w:author="Codex" w:date="2026-10-05T16:32:41.313017+00:00">
            <w:rPr>
              <w:rFonts w:eastAsia="SimSun" w:cs="Times New Roman"/>
              <w:szCs w:val="21"/>
            </w:rPr>
          </w:rPrChange>
        </w:rPr>
        <w:t>的模型平均预测概率，不是</w:t>
      </w:r>
      <w:r>
        <w:rPr>
          <w:rFonts w:ascii="Times New Roman" w:hAnsi="Times New Roman" w:cs="Times New Roman" w:eastAsia="SimSun"/>
          <w:sz w:val="21"/>
          <w:szCs w:val="21"/>
          <w:rPrChange w:id="5477" w:author="Codex" w:date="2026-10-05T16:32:41.313017+00:00">
            <w:rPr>
              <w:rFonts w:eastAsia="SimSun" w:cs="Times New Roman"/>
              <w:szCs w:val="21"/>
            </w:rPr>
          </w:rPrChange>
        </w:rPr>
        <w:t>M</w:t>
      </w:r>
      <w:r>
        <w:rPr>
          <w:rFonts w:ascii="Times New Roman" w:hAnsi="Times New Roman" w:cs="Times New Roman" w:eastAsia="SimSun"/>
          <w:sz w:val="21"/>
          <w:szCs w:val="21"/>
          <w:rPrChange w:id="5478" w:author="Codex" w:date="2026-10-05T16:32:41.313017+00:00">
            <w:rPr>
              <w:rFonts w:eastAsia="SimSun" w:cs="Times New Roman"/>
              <w:szCs w:val="21"/>
            </w:rPr>
          </w:rPrChange>
        </w:rPr>
        <w:t>的发生率。情景保持观察到的收入、其他协变量及另一方满意度状态，仅将焦点</w:t>
      </w:r>
      <w:r>
        <w:rPr>
          <w:rFonts w:ascii="Times New Roman" w:hAnsi="Times New Roman" w:cs="Times New Roman" w:eastAsia="SimSun"/>
          <w:sz w:val="21"/>
          <w:szCs w:val="21"/>
          <w:rPrChange w:id="5479" w:author="Codex" w:date="2026-10-05T16:32:41.313017+00:00">
            <w:rPr>
              <w:rFonts w:eastAsia="SimSun" w:cs="Times New Roman"/>
              <w:szCs w:val="21"/>
            </w:rPr>
          </w:rPrChange>
        </w:rPr>
        <w:t>M</w:t>
      </w:r>
      <w:r>
        <w:rPr>
          <w:rFonts w:ascii="Times New Roman" w:hAnsi="Times New Roman" w:cs="Times New Roman" w:eastAsia="SimSun"/>
          <w:sz w:val="21"/>
          <w:szCs w:val="21"/>
          <w:rPrChange w:id="5480" w:author="Codex" w:date="2026-10-05T16:32:41.313017+00:00">
            <w:rPr>
              <w:rFonts w:eastAsia="SimSun" w:cs="Times New Roman"/>
              <w:szCs w:val="21"/>
            </w:rPr>
          </w:rPrChange>
        </w:rPr>
        <w:t>设为</w:t>
      </w:r>
      <w:r>
        <w:rPr>
          <w:rFonts w:ascii="Times New Roman" w:hAnsi="Times New Roman" w:cs="Times New Roman" w:eastAsia="SimSun"/>
          <w:sz w:val="21"/>
          <w:szCs w:val="21"/>
          <w:rPrChange w:id="5481" w:author="Codex" w:date="2026-10-05T16:32:41.313017+00:00">
            <w:rPr>
              <w:rFonts w:eastAsia="SimSun" w:cs="Times New Roman"/>
              <w:szCs w:val="21"/>
            </w:rPr>
          </w:rPrChange>
        </w:rPr>
        <w:t>1</w:t>
      </w:r>
      <w:r>
        <w:rPr>
          <w:rFonts w:ascii="Times New Roman" w:hAnsi="Times New Roman" w:cs="Times New Roman" w:eastAsia="SimSun"/>
          <w:sz w:val="21"/>
          <w:szCs w:val="21"/>
          <w:rPrChange w:id="5482" w:author="Codex" w:date="2026-10-05T16:32:41.313017+00:00">
            <w:rPr>
              <w:rFonts w:eastAsia="SimSun" w:cs="Times New Roman"/>
              <w:szCs w:val="21"/>
            </w:rPr>
          </w:rPrChange>
        </w:rPr>
        <w:t>。净变化</w:t>
      </w:r>
      <w:r>
        <w:rPr>
          <w:rFonts w:ascii="Times New Roman" w:hAnsi="Times New Roman" w:cs="Times New Roman" w:eastAsia="SimSun"/>
          <w:sz w:val="21"/>
          <w:szCs w:val="21"/>
          <w:rPrChange w:id="5483" w:author="Codex" w:date="2026-10-05T16:32:41.313017+00:00">
            <w:rPr>
              <w:rFonts w:eastAsia="SimSun" w:cs="Times New Roman"/>
              <w:szCs w:val="21"/>
            </w:rPr>
          </w:rPrChange>
        </w:rPr>
        <w:t>=μ₁−μobs</w:t>
      </w:r>
      <w:r>
        <w:rPr>
          <w:rFonts w:ascii="Times New Roman" w:hAnsi="Times New Roman" w:cs="Times New Roman" w:eastAsia="SimSun"/>
          <w:sz w:val="21"/>
          <w:szCs w:val="21"/>
          <w:rPrChange w:id="5484" w:author="Codex" w:date="2026-10-05T16:32:41.313017+00:00">
            <w:rPr>
              <w:rFonts w:eastAsia="SimSun" w:cs="Times New Roman"/>
              <w:szCs w:val="21"/>
            </w:rPr>
          </w:rPrChange>
        </w:rPr>
        <w:t>，以百分点表示；概率比</w:t>
      </w:r>
      <w:r>
        <w:rPr>
          <w:rFonts w:ascii="Times New Roman" w:hAnsi="Times New Roman" w:cs="Times New Roman" w:eastAsia="SimSun"/>
          <w:sz w:val="21"/>
          <w:szCs w:val="21"/>
          <w:rPrChange w:id="5485" w:author="Codex" w:date="2026-10-05T16:32:41.313017+00:00">
            <w:rPr>
              <w:rFonts w:eastAsia="SimSun" w:cs="Times New Roman"/>
              <w:szCs w:val="21"/>
            </w:rPr>
          </w:rPrChange>
        </w:rPr>
        <w:t>=μ₁/μobs</w:t>
      </w:r>
      <w:r>
        <w:rPr>
          <w:rFonts w:ascii="Times New Roman" w:hAnsi="Times New Roman" w:cs="Times New Roman" w:eastAsia="SimSun"/>
          <w:sz w:val="21"/>
          <w:szCs w:val="21"/>
          <w:rPrChange w:id="5486" w:author="Codex" w:date="2026-10-05T16:32:41.313017+00:00">
            <w:rPr>
              <w:rFonts w:eastAsia="SimSun" w:cs="Times New Roman"/>
              <w:szCs w:val="21"/>
            </w:rPr>
          </w:rPrChange>
        </w:rPr>
        <w:t>。区间为同批逐记录</w:t>
      </w:r>
      <w:r>
        <w:rPr>
          <w:rFonts w:ascii="Times New Roman" w:hAnsi="Times New Roman" w:cs="Times New Roman" w:eastAsia="SimSun"/>
          <w:sz w:val="21"/>
          <w:szCs w:val="21"/>
          <w:rPrChange w:id="5487" w:author="Codex" w:date="2026-10-05T16:32:41.313017+00:00">
            <w:rPr>
              <w:rFonts w:eastAsia="SimSun" w:cs="Times New Roman"/>
              <w:szCs w:val="21"/>
            </w:rPr>
          </w:rPrChange>
        </w:rPr>
        <w:t>bootstrap</w:t>
      </w:r>
      <w:r>
        <w:rPr>
          <w:rFonts w:ascii="Times New Roman" w:hAnsi="Times New Roman" w:cs="Times New Roman" w:eastAsia="SimSun"/>
          <w:sz w:val="21"/>
          <w:szCs w:val="21"/>
          <w:rPrChange w:id="5488" w:author="Codex" w:date="2026-10-05T16:32:41.313017+00:00">
            <w:rPr>
              <w:rFonts w:eastAsia="SimSun" w:cs="Times New Roman"/>
              <w:szCs w:val="21"/>
            </w:rPr>
          </w:rPrChange>
        </w:rPr>
        <w:t>结果。</w:t>
      </w:r>
    </w:p>
    <w:p w14:paraId="2EB4ECBD" w14:textId="040696F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1" w:author="Codex" w:date="2026-10-05T16:32:41.313017+00:00">
            <w:rPr>
              <w:sz w:val="21"/>
              <w:szCs w:val="21"/>
            </w:rPr>
          </w:rPrChange>
        </w:rPr>
        <w:pPrChange w:id="5489" w:author="Codex" w:date="2026-10-05T16:32:41.313017+00:00">
          <w:pPr>
            <w:pStyle w:val="af5"/>
            <w:snapToGrid w:val="0"/>
            <w:ind w:firstLine="420"/>
            <w:jc w:val="both"/>
          </w:pPr>
        </w:pPrChange>
      </w:pPr>
      <w:r>
        <w:rPr>
          <w:rFonts w:ascii="Times New Roman" w:hAnsi="Times New Roman" w:cs="Times New Roman" w:eastAsia="SimSun"/>
          <w:sz w:val="21"/>
          <w:szCs w:val="21"/>
          <w:rPrChange w:id="5490" w:author="Codex" w:date="2026-10-05T16:32:41.313017+00:00">
            <w:rPr>
              <w:sz w:val="21"/>
              <w:szCs w:val="21"/>
            </w:rPr>
          </w:rPrChange>
        </w:rPr>
        <w:t>四条历史情景的预测净变化均为小幅正值，区间均包含</w:t>
      </w:r>
      <w:r>
        <w:rPr>
          <w:rFonts w:ascii="Times New Roman" w:hAnsi="Times New Roman" w:cs="Times New Roman" w:eastAsia="SimSun"/>
          <w:sz w:val="21"/>
          <w:szCs w:val="21"/>
          <w:rPrChange w:id="5491" w:author="Codex" w:date="2026-10-05T16:32:41.313017+00:00">
            <w:rPr>
              <w:sz w:val="21"/>
              <w:szCs w:val="21"/>
            </w:rPr>
          </w:rPrChange>
        </w:rPr>
        <w:t>0</w:t>
      </w:r>
      <w:r>
        <w:rPr>
          <w:rFonts w:ascii="Times New Roman" w:hAnsi="Times New Roman" w:cs="Times New Roman" w:eastAsia="SimSun"/>
          <w:sz w:val="21"/>
          <w:szCs w:val="21"/>
          <w:rPrChange w:id="5492" w:author="Codex" w:date="2026-10-05T16:32:41.313017+00:00">
            <w:rPr>
              <w:sz w:val="21"/>
              <w:szCs w:val="21"/>
            </w:rPr>
          </w:rPrChange>
        </w:rPr>
        <w:t>：</w:t>
      </w:r>
      <w:r>
        <w:rPr>
          <w:rFonts w:ascii="Times New Roman" w:hAnsi="Times New Roman" w:cs="Times New Roman" w:eastAsia="SimSun"/>
          <w:sz w:val="21"/>
          <w:szCs w:val="21"/>
          <w:rPrChange w:id="5493" w:author="Codex" w:date="2026-10-05T16:32:41.313017+00:00">
            <w:rPr>
              <w:sz w:val="21"/>
              <w:szCs w:val="21"/>
            </w:rPr>
          </w:rPrChange>
        </w:rPr>
        <w:t>AA-S</w:t>
      </w:r>
      <w:r>
        <w:rPr>
          <w:rFonts w:ascii="Times New Roman" w:hAnsi="Times New Roman" w:cs="Times New Roman" w:eastAsia="SimSun"/>
          <w:sz w:val="21"/>
          <w:szCs w:val="21"/>
          <w:rPrChange w:id="5494" w:author="Codex" w:date="2026-10-05T16:32:41.313017+00:00">
            <w:rPr>
              <w:sz w:val="21"/>
              <w:szCs w:val="21"/>
            </w:rPr>
          </w:rPrChange>
        </w:rPr>
        <w:t>为</w:t>
      </w:r>
      <w:r>
        <w:rPr>
          <w:rFonts w:ascii="Times New Roman" w:hAnsi="Times New Roman" w:cs="Times New Roman" w:eastAsia="SimSun"/>
          <w:sz w:val="21"/>
          <w:szCs w:val="21"/>
          <w:rPrChange w:id="5495" w:author="Codex" w:date="2026-10-05T16:32:41.313017+00:00">
            <w:rPr>
              <w:sz w:val="21"/>
              <w:szCs w:val="21"/>
            </w:rPr>
          </w:rPrChange>
        </w:rPr>
        <w:t>1.34</w:t>
      </w:r>
      <w:r>
        <w:rPr>
          <w:rFonts w:ascii="Times New Roman" w:hAnsi="Times New Roman" w:cs="Times New Roman" w:eastAsia="SimSun"/>
          <w:sz w:val="21"/>
          <w:szCs w:val="21"/>
          <w:rPrChange w:id="5496" w:author="Codex" w:date="2026-10-05T16:32:41.313017+00:00">
            <w:rPr>
              <w:sz w:val="21"/>
              <w:szCs w:val="21"/>
            </w:rPr>
          </w:rPrChange>
        </w:rPr>
        <w:t>个百分点（</w:t>
      </w:r>
      <w:r>
        <w:rPr>
          <w:rFonts w:ascii="Times New Roman" w:hAnsi="Times New Roman" w:cs="Times New Roman" w:eastAsia="SimSun"/>
          <w:sz w:val="21"/>
          <w:szCs w:val="21"/>
          <w:rPrChange w:id="5497" w:author="Codex" w:date="2026-10-05T16:32:41.313017+00:00">
            <w:rPr>
              <w:sz w:val="21"/>
              <w:szCs w:val="21"/>
            </w:rPr>
          </w:rPrChange>
        </w:rPr>
        <w:t>95% CI</w:t>
      </w:r>
      <w:r>
        <w:rPr>
          <w:rFonts w:ascii="Times New Roman" w:hAnsi="Times New Roman" w:cs="Times New Roman" w:eastAsia="SimSun"/>
          <w:sz w:val="21"/>
          <w:szCs w:val="21"/>
          <w:rPrChange w:id="5498" w:author="Codex" w:date="2026-10-05T16:32:41.313017+00:00">
            <w:rPr>
              <w:sz w:val="21"/>
              <w:szCs w:val="21"/>
            </w:rPr>
          </w:rPrChange>
        </w:rPr>
        <w:t>：</w:t>
      </w:r>
      <w:r>
        <w:rPr>
          <w:rFonts w:ascii="Times New Roman" w:hAnsi="Times New Roman" w:cs="Times New Roman" w:eastAsia="SimSun"/>
          <w:sz w:val="21"/>
          <w:szCs w:val="21"/>
          <w:rPrChange w:id="5499" w:author="Codex" w:date="2026-10-05T16:32:41.313017+00:00">
            <w:rPr>
              <w:sz w:val="21"/>
              <w:szCs w:val="21"/>
            </w:rPr>
          </w:rPrChange>
        </w:rPr>
        <w:t>−0.30</w:t>
      </w:r>
      <w:r>
        <w:rPr>
          <w:rFonts w:ascii="Times New Roman" w:hAnsi="Times New Roman" w:cs="Times New Roman" w:eastAsia="SimSun"/>
          <w:sz w:val="21"/>
          <w:szCs w:val="21"/>
          <w:rPrChange w:id="5500" w:author="Codex" w:date="2026-10-05T16:32:41.313017+00:00">
            <w:rPr>
              <w:sz w:val="21"/>
              <w:szCs w:val="21"/>
            </w:rPr>
          </w:rPrChange>
        </w:rPr>
        <w:t>，</w:t>
      </w:r>
      <w:r>
        <w:rPr>
          <w:rFonts w:ascii="Times New Roman" w:hAnsi="Times New Roman" w:cs="Times New Roman" w:eastAsia="SimSun"/>
          <w:sz w:val="21"/>
          <w:szCs w:val="21"/>
          <w:rPrChange w:id="5501" w:author="Codex" w:date="2026-10-05T16:32:41.313017+00:00">
            <w:rPr>
              <w:sz w:val="21"/>
              <w:szCs w:val="21"/>
            </w:rPr>
          </w:rPrChange>
        </w:rPr>
        <w:t>2.91</w:t>
      </w:r>
      <w:r>
        <w:rPr>
          <w:rFonts w:ascii="Times New Roman" w:hAnsi="Times New Roman" w:cs="Times New Roman" w:eastAsia="SimSun"/>
          <w:sz w:val="21"/>
          <w:szCs w:val="21"/>
          <w:rPrChange w:id="5502" w:author="Codex" w:date="2026-10-05T16:32:41.313017+00:00">
            <w:rPr>
              <w:sz w:val="21"/>
              <w:szCs w:val="21"/>
            </w:rPr>
          </w:rPrChange>
        </w:rPr>
        <w:t>），</w:t>
      </w:r>
      <w:r>
        <w:rPr>
          <w:rFonts w:ascii="Times New Roman" w:hAnsi="Times New Roman" w:cs="Times New Roman" w:eastAsia="SimSun"/>
          <w:sz w:val="21"/>
          <w:szCs w:val="21"/>
          <w:rPrChange w:id="5503" w:author="Codex" w:date="2026-10-05T16:32:41.313017+00:00">
            <w:rPr>
              <w:sz w:val="21"/>
              <w:szCs w:val="21"/>
            </w:rPr>
          </w:rPrChange>
        </w:rPr>
        <w:t>AA-P</w:t>
      </w:r>
      <w:r>
        <w:rPr>
          <w:rFonts w:ascii="Times New Roman" w:hAnsi="Times New Roman" w:cs="Times New Roman" w:eastAsia="SimSun"/>
          <w:sz w:val="21"/>
          <w:szCs w:val="21"/>
          <w:rPrChange w:id="5504" w:author="Codex" w:date="2026-10-05T16:32:41.313017+00:00">
            <w:rPr>
              <w:sz w:val="21"/>
              <w:szCs w:val="21"/>
            </w:rPr>
          </w:rPrChange>
        </w:rPr>
        <w:t>为</w:t>
      </w:r>
      <w:r>
        <w:rPr>
          <w:rFonts w:ascii="Times New Roman" w:hAnsi="Times New Roman" w:cs="Times New Roman" w:eastAsia="SimSun"/>
          <w:sz w:val="21"/>
          <w:szCs w:val="21"/>
          <w:rPrChange w:id="5505" w:author="Codex" w:date="2026-10-05T16:32:41.313017+00:00">
            <w:rPr>
              <w:sz w:val="21"/>
              <w:szCs w:val="21"/>
            </w:rPr>
          </w:rPrChange>
        </w:rPr>
        <w:t>1.40</w:t>
      </w:r>
      <w:r>
        <w:rPr>
          <w:rFonts w:ascii="Times New Roman" w:hAnsi="Times New Roman" w:cs="Times New Roman" w:eastAsia="SimSun"/>
          <w:sz w:val="21"/>
          <w:szCs w:val="21"/>
          <w:rPrChange w:id="5506" w:author="Codex" w:date="2026-10-05T16:32:41.313017+00:00">
            <w:rPr>
              <w:sz w:val="21"/>
              <w:szCs w:val="21"/>
            </w:rPr>
          </w:rPrChange>
        </w:rPr>
        <w:t>个百分点（</w:t>
      </w:r>
      <w:r>
        <w:rPr>
          <w:rFonts w:ascii="Times New Roman" w:hAnsi="Times New Roman" w:cs="Times New Roman" w:eastAsia="SimSun"/>
          <w:sz w:val="21"/>
          <w:szCs w:val="21"/>
          <w:rPrChange w:id="5507" w:author="Codex" w:date="2026-10-05T16:32:41.313017+00:00">
            <w:rPr>
              <w:sz w:val="21"/>
              <w:szCs w:val="21"/>
            </w:rPr>
          </w:rPrChange>
        </w:rPr>
        <w:t>−0.18</w:t>
      </w:r>
      <w:r>
        <w:rPr>
          <w:rFonts w:ascii="Times New Roman" w:hAnsi="Times New Roman" w:cs="Times New Roman" w:eastAsia="SimSun"/>
          <w:sz w:val="21"/>
          <w:szCs w:val="21"/>
          <w:rPrChange w:id="5508" w:author="Codex" w:date="2026-10-05T16:32:41.313017+00:00">
            <w:rPr>
              <w:sz w:val="21"/>
              <w:szCs w:val="21"/>
            </w:rPr>
          </w:rPrChange>
        </w:rPr>
        <w:t>，</w:t>
      </w:r>
      <w:r>
        <w:rPr>
          <w:rFonts w:ascii="Times New Roman" w:hAnsi="Times New Roman" w:cs="Times New Roman" w:eastAsia="SimSun"/>
          <w:sz w:val="21"/>
          <w:szCs w:val="21"/>
          <w:rPrChange w:id="5509" w:author="Codex" w:date="2026-10-05T16:32:41.313017+00:00">
            <w:rPr>
              <w:sz w:val="21"/>
              <w:szCs w:val="21"/>
            </w:rPr>
          </w:rPrChange>
        </w:rPr>
        <w:t>2.91</w:t>
      </w:r>
      <w:r>
        <w:rPr>
          <w:rFonts w:ascii="Times New Roman" w:hAnsi="Times New Roman" w:cs="Times New Roman" w:eastAsia="SimSun"/>
          <w:sz w:val="21"/>
          <w:szCs w:val="21"/>
          <w:rPrChange w:id="5510" w:author="Codex" w:date="2026-10-05T16:32:41.313017+00:00">
            <w:rPr>
              <w:sz w:val="21"/>
              <w:szCs w:val="21"/>
            </w:rPr>
          </w:rPrChange>
        </w:rPr>
        <w:t>），</w:t>
      </w:r>
      <w:r>
        <w:rPr>
          <w:rFonts w:ascii="Times New Roman" w:hAnsi="Times New Roman" w:cs="Times New Roman" w:eastAsia="SimSun"/>
          <w:sz w:val="21"/>
          <w:szCs w:val="21"/>
          <w:rPrChange w:id="5511" w:author="Codex" w:date="2026-10-05T16:32:41.313017+00:00">
            <w:rPr>
              <w:sz w:val="21"/>
              <w:szCs w:val="21"/>
            </w:rPr>
          </w:rPrChange>
        </w:rPr>
        <w:t>RA-S</w:t>
      </w:r>
      <w:r>
        <w:rPr>
          <w:rFonts w:ascii="Times New Roman" w:hAnsi="Times New Roman" w:cs="Times New Roman" w:eastAsia="SimSun"/>
          <w:sz w:val="21"/>
          <w:szCs w:val="21"/>
          <w:rPrChange w:id="5512" w:author="Codex" w:date="2026-10-05T16:32:41.313017+00:00">
            <w:rPr>
              <w:sz w:val="21"/>
              <w:szCs w:val="21"/>
            </w:rPr>
          </w:rPrChange>
        </w:rPr>
        <w:t>为</w:t>
      </w:r>
      <w:r>
        <w:rPr>
          <w:rFonts w:ascii="Times New Roman" w:hAnsi="Times New Roman" w:cs="Times New Roman" w:eastAsia="SimSun"/>
          <w:sz w:val="21"/>
          <w:szCs w:val="21"/>
          <w:rPrChange w:id="5513" w:author="Codex" w:date="2026-10-05T16:32:41.313017+00:00">
            <w:rPr>
              <w:sz w:val="21"/>
              <w:szCs w:val="21"/>
            </w:rPr>
          </w:rPrChange>
        </w:rPr>
        <w:t>0.81</w:t>
      </w:r>
      <w:r>
        <w:rPr>
          <w:rFonts w:ascii="Times New Roman" w:hAnsi="Times New Roman" w:cs="Times New Roman" w:eastAsia="SimSun"/>
          <w:sz w:val="21"/>
          <w:szCs w:val="21"/>
          <w:rPrChange w:id="5514" w:author="Codex" w:date="2026-10-05T16:32:41.313017+00:00">
            <w:rPr>
              <w:sz w:val="21"/>
              <w:szCs w:val="21"/>
            </w:rPr>
          </w:rPrChange>
        </w:rPr>
        <w:t>个百分点（</w:t>
      </w:r>
      <w:r>
        <w:rPr>
          <w:rFonts w:ascii="Times New Roman" w:hAnsi="Times New Roman" w:cs="Times New Roman" w:eastAsia="SimSun"/>
          <w:sz w:val="21"/>
          <w:szCs w:val="21"/>
          <w:rPrChange w:id="5515" w:author="Codex" w:date="2026-10-05T16:32:41.313017+00:00">
            <w:rPr>
              <w:sz w:val="21"/>
              <w:szCs w:val="21"/>
            </w:rPr>
          </w:rPrChange>
        </w:rPr>
        <w:t>−1.28</w:t>
      </w:r>
      <w:r>
        <w:rPr>
          <w:rFonts w:ascii="Times New Roman" w:hAnsi="Times New Roman" w:cs="Times New Roman" w:eastAsia="SimSun"/>
          <w:sz w:val="21"/>
          <w:szCs w:val="21"/>
          <w:rPrChange w:id="5516" w:author="Codex" w:date="2026-10-05T16:32:41.313017+00:00">
            <w:rPr>
              <w:sz w:val="21"/>
              <w:szCs w:val="21"/>
            </w:rPr>
          </w:rPrChange>
        </w:rPr>
        <w:t>，</w:t>
      </w:r>
      <w:r>
        <w:rPr>
          <w:rFonts w:ascii="Times New Roman" w:hAnsi="Times New Roman" w:cs="Times New Roman" w:eastAsia="SimSun"/>
          <w:sz w:val="21"/>
          <w:szCs w:val="21"/>
          <w:rPrChange w:id="5517" w:author="Codex" w:date="2026-10-05T16:32:41.313017+00:00">
            <w:rPr>
              <w:sz w:val="21"/>
              <w:szCs w:val="21"/>
            </w:rPr>
          </w:rPrChange>
        </w:rPr>
        <w:t>2.94</w:t>
      </w:r>
      <w:r>
        <w:rPr>
          <w:rFonts w:ascii="Times New Roman" w:hAnsi="Times New Roman" w:cs="Times New Roman" w:eastAsia="SimSun"/>
          <w:sz w:val="21"/>
          <w:szCs w:val="21"/>
          <w:rPrChange w:id="5518" w:author="Codex" w:date="2026-10-05T16:32:41.313017+00:00">
            <w:rPr>
              <w:sz w:val="21"/>
              <w:szCs w:val="21"/>
            </w:rPr>
          </w:rPrChange>
        </w:rPr>
        <w:t>），</w:t>
      </w:r>
      <w:r>
        <w:rPr>
          <w:rFonts w:ascii="Times New Roman" w:hAnsi="Times New Roman" w:cs="Times New Roman" w:eastAsia="SimSun"/>
          <w:sz w:val="21"/>
          <w:szCs w:val="21"/>
          <w:rPrChange w:id="5519" w:author="Codex" w:date="2026-10-05T16:32:41.313017+00:00">
            <w:rPr>
              <w:sz w:val="21"/>
              <w:szCs w:val="21"/>
            </w:rPr>
          </w:rPrChange>
        </w:rPr>
        <w:t>RA-P</w:t>
      </w:r>
      <w:r>
        <w:rPr>
          <w:rFonts w:ascii="Times New Roman" w:hAnsi="Times New Roman" w:cs="Times New Roman" w:eastAsia="SimSun"/>
          <w:sz w:val="21"/>
          <w:szCs w:val="21"/>
          <w:rPrChange w:id="5520" w:author="Codex" w:date="2026-10-05T16:32:41.313017+00:00">
            <w:rPr>
              <w:sz w:val="21"/>
              <w:szCs w:val="21"/>
            </w:rPr>
          </w:rPrChange>
        </w:rPr>
        <w:t>为</w:t>
      </w:r>
      <w:r>
        <w:rPr>
          <w:rFonts w:ascii="Times New Roman" w:hAnsi="Times New Roman" w:cs="Times New Roman" w:eastAsia="SimSun"/>
          <w:sz w:val="21"/>
          <w:szCs w:val="21"/>
          <w:rPrChange w:id="5521" w:author="Codex" w:date="2026-10-05T16:32:41.313017+00:00">
            <w:rPr>
              <w:sz w:val="21"/>
              <w:szCs w:val="21"/>
            </w:rPr>
          </w:rPrChange>
        </w:rPr>
        <w:t>1.32</w:t>
      </w:r>
      <w:r>
        <w:rPr>
          <w:rFonts w:ascii="Times New Roman" w:hAnsi="Times New Roman" w:cs="Times New Roman" w:eastAsia="SimSun"/>
          <w:sz w:val="21"/>
          <w:szCs w:val="21"/>
          <w:rPrChange w:id="5522" w:author="Codex" w:date="2026-10-05T16:32:41.313017+00:00">
            <w:rPr>
              <w:sz w:val="21"/>
              <w:szCs w:val="21"/>
            </w:rPr>
          </w:rPrChange>
        </w:rPr>
        <w:t>个百分点（</w:t>
      </w:r>
      <w:r>
        <w:rPr>
          <w:rFonts w:ascii="Times New Roman" w:hAnsi="Times New Roman" w:cs="Times New Roman" w:eastAsia="SimSun"/>
          <w:sz w:val="21"/>
          <w:szCs w:val="21"/>
          <w:rPrChange w:id="5523" w:author="Codex" w:date="2026-10-05T16:32:41.313017+00:00">
            <w:rPr>
              <w:sz w:val="21"/>
              <w:szCs w:val="21"/>
            </w:rPr>
          </w:rPrChange>
        </w:rPr>
        <w:t>−0.78</w:t>
      </w:r>
      <w:r>
        <w:rPr>
          <w:rFonts w:ascii="Times New Roman" w:hAnsi="Times New Roman" w:cs="Times New Roman" w:eastAsia="SimSun"/>
          <w:sz w:val="21"/>
          <w:szCs w:val="21"/>
          <w:rPrChange w:id="5524" w:author="Codex" w:date="2026-10-05T16:32:41.313017+00:00">
            <w:rPr>
              <w:sz w:val="21"/>
              <w:szCs w:val="21"/>
            </w:rPr>
          </w:rPrChange>
        </w:rPr>
        <w:t>，</w:t>
      </w:r>
      <w:r>
        <w:rPr>
          <w:rFonts w:ascii="Times New Roman" w:hAnsi="Times New Roman" w:cs="Times New Roman" w:eastAsia="SimSun"/>
          <w:sz w:val="21"/>
          <w:szCs w:val="21"/>
          <w:rPrChange w:id="5525" w:author="Codex" w:date="2026-10-05T16:32:41.313017+00:00">
            <w:rPr>
              <w:sz w:val="21"/>
              <w:szCs w:val="21"/>
            </w:rPr>
          </w:rPrChange>
        </w:rPr>
        <w:t>3.41</w:t>
      </w:r>
      <w:r>
        <w:rPr>
          <w:rFonts w:ascii="Times New Roman" w:hAnsi="Times New Roman" w:cs="Times New Roman" w:eastAsia="SimSun"/>
          <w:sz w:val="21"/>
          <w:szCs w:val="21"/>
          <w:rPrChange w:id="5526" w:author="Codex" w:date="2026-10-05T16:32:41.313017+00:00">
            <w:rPr>
              <w:sz w:val="21"/>
              <w:szCs w:val="21"/>
            </w:rPr>
          </w:rPrChange>
        </w:rPr>
        <w:t>）。这些条件预测不构成可识别的政策收益；不能据正点估计主张有效，也不能据区间包含</w:t>
      </w:r>
      <w:r>
        <w:rPr>
          <w:rFonts w:ascii="Times New Roman" w:hAnsi="Times New Roman" w:cs="Times New Roman" w:eastAsia="SimSun"/>
          <w:sz w:val="21"/>
          <w:szCs w:val="21"/>
          <w:rPrChange w:id="5527" w:author="Codex" w:date="2026-10-05T16:32:41.313017+00:00">
            <w:rPr>
              <w:sz w:val="21"/>
              <w:szCs w:val="21"/>
            </w:rPr>
          </w:rPrChange>
        </w:rPr>
        <w:t>0</w:t>
      </w:r>
      <w:r>
        <w:rPr>
          <w:rFonts w:ascii="Times New Roman" w:hAnsi="Times New Roman" w:cs="Times New Roman" w:eastAsia="SimSun"/>
          <w:sz w:val="21"/>
          <w:szCs w:val="21"/>
          <w:rPrChange w:id="5528" w:author="Codex" w:date="2026-10-05T16:32:41.313017+00:00">
            <w:rPr>
              <w:sz w:val="21"/>
              <w:szCs w:val="21"/>
            </w:rPr>
          </w:rPrChange>
        </w:rPr>
        <w:t>判断婚姻服务无效。</w:t>
      </w:r>
    </w:p>
    <w:p w14:paraId="6DEAD923" w14:textId="2985FF0E" w:rsidR="00FB24F4" w:rsidRDefault="00FB24F4">
      <w:pPr>
        <w:pStyle w:val="afffa"/>
        <w:keepNext/>
        <w:spacing w:before="156"/>
        <w:ind w:firstLine="420"/>
      </w:pPr>
      <w:r>
        <w:t xml:space="preserve">3.4 </w:t>
      </w:r>
      <w:r>
        <w:t>历史模型中的探索性分组对比</w:t>
      </w:r>
    </w:p>
    <w:p w14:paraId="659902AF" w14:textId="23BC6B9C"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2" w:author="Codex" w:date="2026-10-05T16:32:41.313017+00:00">
            <w:rPr>
              <w:sz w:val="21"/>
              <w:szCs w:val="21"/>
            </w:rPr>
          </w:rPrChange>
        </w:rPr>
        <w:pPrChange w:id="5529" w:author="Codex" w:date="2026-10-05T16:32:41.313017+00:00">
          <w:pPr>
            <w:pStyle w:val="af5"/>
            <w:ind w:firstLine="420"/>
            <w:jc w:val="both"/>
          </w:pPr>
        </w:pPrChange>
      </w:pPr>
      <w:r>
        <w:rPr>
          <w:rFonts w:ascii="Times New Roman" w:hAnsi="Times New Roman" w:cs="Times New Roman" w:eastAsia="SimSun"/>
          <w:sz w:val="21"/>
          <w:szCs w:val="21"/>
          <w:rPrChange w:id="5530" w:author="Codex" w:date="2026-10-05T16:32:41.313017+00:00">
            <w:rPr>
              <w:sz w:val="21"/>
              <w:szCs w:val="21"/>
            </w:rPr>
          </w:rPrChange>
        </w:rPr>
        <w:t>为考察平均结果是否掩盖群体差异，本文按基期性别、</w:t>
      </w:r>
      <w:r>
        <w:rPr>
          <w:rFonts w:ascii="Times New Roman" w:hAnsi="Times New Roman" w:cs="Times New Roman" w:eastAsia="SimSun"/>
          <w:sz w:val="21"/>
          <w:szCs w:val="21"/>
          <w:rPrChange w:id="5531" w:author="Codex" w:date="2026-10-05T16:32:41.313017+00:00">
            <w:rPr>
              <w:sz w:val="21"/>
              <w:szCs w:val="21"/>
            </w:rPr>
          </w:rPrChange>
        </w:rPr>
        <w:t>2016</w:t>
      </w:r>
      <w:r>
        <w:rPr>
          <w:rFonts w:ascii="Times New Roman" w:hAnsi="Times New Roman" w:cs="Times New Roman" w:eastAsia="SimSun"/>
          <w:sz w:val="21"/>
          <w:szCs w:val="21"/>
          <w:rPrChange w:id="5532" w:author="Codex" w:date="2026-10-05T16:32:41.313017+00:00">
            <w:rPr>
              <w:sz w:val="21"/>
              <w:szCs w:val="21"/>
            </w:rPr>
          </w:rPrChange>
        </w:rPr>
        <w:t>年年龄分组和基期城乡编码分组分别估计八条链。年龄分组沿用原稿的</w:t>
      </w:r>
      <w:r>
        <w:rPr>
          <w:rFonts w:ascii="Times New Roman" w:hAnsi="Times New Roman" w:cs="Times New Roman" w:eastAsia="SimSun"/>
          <w:sz w:val="21"/>
          <w:szCs w:val="21"/>
          <w:rPrChange w:id="5533" w:author="Codex" w:date="2026-10-05T16:32:41.313017+00:00">
            <w:rPr>
              <w:sz w:val="21"/>
              <w:szCs w:val="21"/>
            </w:rPr>
          </w:rPrChange>
        </w:rPr>
        <w:t>40</w:t>
      </w:r>
      <w:r>
        <w:rPr>
          <w:rFonts w:ascii="Times New Roman" w:hAnsi="Times New Roman" w:cs="Times New Roman" w:eastAsia="SimSun"/>
          <w:sz w:val="21"/>
          <w:szCs w:val="21"/>
          <w:rPrChange w:id="5534" w:author="Codex" w:date="2026-10-05T16:32:41.313017+00:00">
            <w:rPr>
              <w:sz w:val="21"/>
              <w:szCs w:val="21"/>
            </w:rPr>
          </w:rPrChange>
        </w:rPr>
        <w:t>岁界限，表示</w:t>
      </w:r>
      <w:r>
        <w:rPr>
          <w:rFonts w:ascii="Times New Roman" w:hAnsi="Times New Roman" w:cs="Times New Roman" w:eastAsia="SimSun"/>
          <w:sz w:val="21"/>
          <w:szCs w:val="21"/>
          <w:rPrChange w:id="5535" w:author="Codex" w:date="2026-10-05T16:32:41.313017+00:00">
            <w:rPr>
              <w:sz w:val="21"/>
              <w:szCs w:val="21"/>
            </w:rPr>
          </w:rPrChange>
        </w:rPr>
        <w:t>2016</w:t>
      </w:r>
      <w:r>
        <w:rPr>
          <w:rFonts w:ascii="Times New Roman" w:hAnsi="Times New Roman" w:cs="Times New Roman" w:eastAsia="SimSun"/>
          <w:sz w:val="21"/>
          <w:szCs w:val="21"/>
          <w:rPrChange w:id="5536" w:author="Codex" w:date="2026-10-05T16:32:41.313017+00:00">
            <w:rPr>
              <w:sz w:val="21"/>
              <w:szCs w:val="21"/>
            </w:rPr>
          </w:rPrChange>
        </w:rPr>
        <w:t>年年龄所划分的阶段代理，不等同于访谈时年龄或实际照料责任。城乡来自居住环境而非户籍：原城镇编码为</w:t>
      </w:r>
      <w:r>
        <w:rPr>
          <w:rFonts w:ascii="Times New Roman" w:hAnsi="Times New Roman" w:cs="Times New Roman" w:eastAsia="SimSun"/>
          <w:sz w:val="21"/>
          <w:szCs w:val="21"/>
          <w:rPrChange w:id="5537" w:author="Codex" w:date="2026-10-05T16:32:41.313017+00:00">
            <w:rPr>
              <w:sz w:val="21"/>
              <w:szCs w:val="21"/>
            </w:rPr>
          </w:rPrChange>
        </w:rPr>
        <w:t>1</w:t>
      </w:r>
      <w:r>
        <w:rPr>
          <w:rFonts w:ascii="Times New Roman" w:hAnsi="Times New Roman" w:cs="Times New Roman" w:eastAsia="SimSun"/>
          <w:sz w:val="21"/>
          <w:szCs w:val="21"/>
          <w:rPrChange w:id="5538" w:author="Codex" w:date="2026-10-05T16:32:41.313017+00:00">
            <w:rPr>
              <w:sz w:val="21"/>
              <w:szCs w:val="21"/>
            </w:rPr>
          </w:rPrChange>
        </w:rPr>
        <w:t>、乡村为</w:t>
      </w:r>
      <w:r>
        <w:rPr>
          <w:rFonts w:ascii="Times New Roman" w:hAnsi="Times New Roman" w:cs="Times New Roman" w:eastAsia="SimSun"/>
          <w:sz w:val="21"/>
          <w:szCs w:val="21"/>
          <w:rPrChange w:id="5539" w:author="Codex" w:date="2026-10-05T16:32:41.313017+00:00">
            <w:rPr>
              <w:sz w:val="21"/>
              <w:szCs w:val="21"/>
            </w:rPr>
          </w:rPrChange>
        </w:rPr>
        <w:t>0</w:t>
      </w:r>
      <w:r>
        <w:rPr>
          <w:rFonts w:ascii="Times New Roman" w:hAnsi="Times New Roman" w:cs="Times New Roman" w:eastAsia="SimSun"/>
          <w:sz w:val="21"/>
          <w:szCs w:val="21"/>
          <w:rPrChange w:id="5540" w:author="Codex" w:date="2026-10-05T16:32:41.313017+00:00">
            <w:rPr>
              <w:sz w:val="21"/>
              <w:szCs w:val="21"/>
            </w:rPr>
          </w:rPrChange>
        </w:rPr>
        <w:t>、源缺失为</w:t>
      </w:r>
      <w:r>
        <w:rPr>
          <w:rFonts w:ascii="Times New Roman" w:hAnsi="Times New Roman" w:cs="Times New Roman" w:eastAsia="SimSun"/>
          <w:sz w:val="21"/>
          <w:szCs w:val="21"/>
          <w:rPrChange w:id="5541" w:author="Codex" w:date="2026-10-05T16:32:41.313017+00:00">
            <w:rPr>
              <w:sz w:val="21"/>
              <w:szCs w:val="21"/>
            </w:rPr>
          </w:rPrChange>
        </w:rPr>
        <w:t>−9</w:t>
      </w:r>
      <w:r>
        <w:rPr>
          <w:rFonts w:ascii="Times New Roman" w:hAnsi="Times New Roman" w:cs="Times New Roman" w:eastAsia="SimSun"/>
          <w:sz w:val="21"/>
          <w:szCs w:val="21"/>
          <w:rPrChange w:id="5542" w:author="Codex" w:date="2026-10-05T16:32:41.313017+00:00">
            <w:rPr>
              <w:sz w:val="21"/>
              <w:szCs w:val="21"/>
            </w:rPr>
          </w:rPrChange>
        </w:rPr>
        <w:t>，历史转换后城镇记为组</w:t>
      </w:r>
      <w:r>
        <w:rPr>
          <w:rFonts w:ascii="Times New Roman" w:hAnsi="Times New Roman" w:cs="Times New Roman" w:eastAsia="SimSun"/>
          <w:sz w:val="21"/>
          <w:szCs w:val="21"/>
          <w:rPrChange w:id="5543" w:author="Codex" w:date="2026-10-05T16:32:41.313017+00:00">
            <w:rPr>
              <w:sz w:val="21"/>
              <w:szCs w:val="21"/>
            </w:rPr>
          </w:rPrChange>
        </w:rPr>
        <w:t>0</w:t>
      </w:r>
      <w:r>
        <w:rPr>
          <w:rFonts w:ascii="Times New Roman" w:hAnsi="Times New Roman" w:cs="Times New Roman" w:eastAsia="SimSun"/>
          <w:sz w:val="21"/>
          <w:szCs w:val="21"/>
          <w:rPrChange w:id="5544" w:author="Codex" w:date="2026-10-05T16:32:41.313017+00:00">
            <w:rPr>
              <w:sz w:val="21"/>
              <w:szCs w:val="21"/>
            </w:rPr>
          </w:rPrChange>
        </w:rPr>
        <w:t>，乡村与源缺失合并记为组</w:t>
      </w:r>
      <w:r>
        <w:rPr>
          <w:rFonts w:ascii="Times New Roman" w:hAnsi="Times New Roman" w:cs="Times New Roman" w:eastAsia="SimSun"/>
          <w:sz w:val="21"/>
          <w:szCs w:val="21"/>
          <w:rPrChange w:id="5545" w:author="Codex" w:date="2026-10-05T16:32:41.313017+00:00">
            <w:rPr>
              <w:sz w:val="21"/>
              <w:szCs w:val="21"/>
            </w:rPr>
          </w:rPrChange>
        </w:rPr>
        <w:t>1</w:t>
      </w:r>
      <w:r>
        <w:rPr>
          <w:rFonts w:ascii="Times New Roman" w:hAnsi="Times New Roman" w:cs="Times New Roman" w:eastAsia="SimSun"/>
          <w:sz w:val="21"/>
          <w:szCs w:val="21"/>
          <w:rPrChange w:id="5546" w:author="Codex" w:date="2026-10-05T16:32:41.313017+00:00">
            <w:rPr>
              <w:sz w:val="21"/>
              <w:szCs w:val="21"/>
            </w:rPr>
          </w:rPrChange>
        </w:rPr>
        <w:t>。因此，这一比较是城镇组与乡村及源缺失合并组的探索性比较，不能解释为纯粹的城乡差异。本文保留原分组及数值；每个维度只比较两组，不再进行交叉细分。</w:t>
      </w:r>
    </w:p>
    <w:p w14:paraId="3A08CDDD" w14:textId="15381F68"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3" w:author="Codex" w:date="2026-10-05T16:32:41.313017+00:00">
            <w:rPr>
              <w:sz w:val="21"/>
              <w:szCs w:val="21"/>
            </w:rPr>
          </w:rPrChange>
        </w:rPr>
        <w:pPrChange w:id="5547" w:author="Codex" w:date="2026-10-05T16:32:41.313017+00:00">
          <w:pPr>
            <w:pStyle w:val="af5"/>
            <w:ind w:firstLine="420"/>
            <w:jc w:val="both"/>
          </w:pPr>
        </w:pPrChange>
      </w:pPr>
      <w:r>
        <w:rPr>
          <w:rFonts w:ascii="Times New Roman" w:hAnsi="Times New Roman" w:cs="Times New Roman" w:eastAsia="SimSun"/>
          <w:sz w:val="21"/>
          <w:szCs w:val="21"/>
          <w:rPrChange w:id="5548" w:author="Codex" w:date="2026-10-05T16:32:41.313017+00:00">
            <w:rPr>
              <w:sz w:val="21"/>
              <w:szCs w:val="21"/>
            </w:rPr>
          </w:rPrChange>
        </w:rPr>
        <w:t>三个预设维度合计形成</w:t>
      </w:r>
      <w:r>
        <w:rPr>
          <w:rFonts w:ascii="Times New Roman" w:hAnsi="Times New Roman" w:cs="Times New Roman" w:eastAsia="SimSun"/>
          <w:sz w:val="21"/>
          <w:szCs w:val="21"/>
          <w:rPrChange w:id="5549" w:author="Codex" w:date="2026-10-05T16:32:41.313017+00:00">
            <w:rPr>
              <w:sz w:val="21"/>
              <w:szCs w:val="21"/>
            </w:rPr>
          </w:rPrChange>
        </w:rPr>
        <w:t>48</w:t>
      </w:r>
      <w:r>
        <w:rPr>
          <w:rFonts w:ascii="Times New Roman" w:hAnsi="Times New Roman" w:cs="Times New Roman" w:eastAsia="SimSun"/>
          <w:sz w:val="21"/>
          <w:szCs w:val="21"/>
          <w:rPrChange w:id="5550" w:author="Codex" w:date="2026-10-05T16:32:41.313017+00:00">
            <w:rPr>
              <w:sz w:val="21"/>
              <w:szCs w:val="21"/>
            </w:rPr>
          </w:rPrChange>
        </w:rPr>
        <w:t>个分组估计，其中</w:t>
      </w:r>
      <w:r>
        <w:rPr>
          <w:rFonts w:ascii="Times New Roman" w:hAnsi="Times New Roman" w:cs="Times New Roman" w:eastAsia="SimSun"/>
          <w:sz w:val="21"/>
          <w:szCs w:val="21"/>
          <w:rPrChange w:id="5551" w:author="Codex" w:date="2026-10-05T16:32:41.313017+00:00">
            <w:rPr>
              <w:sz w:val="21"/>
              <w:szCs w:val="21"/>
            </w:rPr>
          </w:rPrChange>
        </w:rPr>
        <w:t>44</w:t>
      </w:r>
      <w:r>
        <w:rPr>
          <w:rFonts w:ascii="Times New Roman" w:hAnsi="Times New Roman" w:cs="Times New Roman" w:eastAsia="SimSun"/>
          <w:sz w:val="21"/>
          <w:szCs w:val="21"/>
          <w:rPrChange w:id="5552" w:author="Codex" w:date="2026-10-05T16:32:41.313017+00:00">
            <w:rPr>
              <w:sz w:val="21"/>
              <w:szCs w:val="21"/>
            </w:rPr>
          </w:rPrChange>
        </w:rPr>
        <w:t>个通过既定逐次拟合和有限值检查；其总间接</w:t>
      </w:r>
      <w:r>
        <w:rPr>
          <w:rFonts w:ascii="Times New Roman" w:hAnsi="Times New Roman" w:cs="Times New Roman" w:eastAsia="SimSun"/>
          <w:sz w:val="21"/>
          <w:szCs w:val="21"/>
          <w:rPrChange w:id="5553" w:author="Codex" w:date="2026-10-05T16:32:41.313017+00:00">
            <w:rPr>
              <w:sz w:val="21"/>
              <w:szCs w:val="21"/>
            </w:rPr>
          </w:rPrChange>
        </w:rPr>
        <w:t>OR</w:t>
      </w:r>
      <w:r>
        <w:rPr>
          <w:rFonts w:ascii="Times New Roman" w:hAnsi="Times New Roman" w:cs="Times New Roman" w:eastAsia="SimSun"/>
          <w:sz w:val="21"/>
          <w:szCs w:val="21"/>
          <w:rPrChange w:id="5554" w:author="Codex" w:date="2026-10-05T16:32:41.313017+00:00">
            <w:rPr>
              <w:sz w:val="21"/>
              <w:szCs w:val="21"/>
            </w:rPr>
          </w:rPrChange>
        </w:rPr>
        <w:t>区间均包含</w:t>
      </w:r>
      <w:r>
        <w:rPr>
          <w:rFonts w:ascii="Times New Roman" w:hAnsi="Times New Roman" w:cs="Times New Roman" w:eastAsia="SimSun"/>
          <w:sz w:val="21"/>
          <w:szCs w:val="21"/>
          <w:rPrChange w:id="5555" w:author="Codex" w:date="2026-10-05T16:32:41.313017+00:00">
            <w:rPr>
              <w:sz w:val="21"/>
              <w:szCs w:val="21"/>
            </w:rPr>
          </w:rPrChange>
        </w:rPr>
        <w:t>1</w:t>
      </w:r>
      <w:r>
        <w:rPr>
          <w:rFonts w:ascii="Times New Roman" w:hAnsi="Times New Roman" w:cs="Times New Roman" w:eastAsia="SimSun"/>
          <w:sz w:val="21"/>
          <w:szCs w:val="21"/>
          <w:rPrChange w:id="5556" w:author="Codex" w:date="2026-10-05T16:32:41.313017+00:00">
            <w:rPr>
              <w:sz w:val="21"/>
              <w:szCs w:val="21"/>
            </w:rPr>
          </w:rPrChange>
        </w:rPr>
        <w:t>。</w:t>
      </w:r>
      <w:r>
        <w:rPr>
          <w:rFonts w:ascii="Times New Roman" w:hAnsi="Times New Roman" w:cs="Times New Roman" w:eastAsia="SimSun"/>
          <w:sz w:val="21"/>
          <w:szCs w:val="21"/>
          <w:rPrChange w:id="5557" w:author="Codex" w:date="2026-10-05T16:32:41.313017+00:00">
            <w:rPr>
              <w:sz w:val="21"/>
              <w:szCs w:val="21"/>
            </w:rPr>
          </w:rPrChange>
        </w:rPr>
        <w:t>5</w:t>
      </w:r>
      <w:r>
        <w:rPr>
          <w:rFonts w:ascii="Times New Roman" w:hAnsi="Times New Roman" w:cs="Times New Roman" w:eastAsia="SimSun"/>
          <w:sz w:val="21"/>
          <w:szCs w:val="21"/>
          <w:rPrChange w:id="5558" w:author="Codex" w:date="2026-10-05T16:32:41.313017+00:00">
            <w:rPr>
              <w:sz w:val="21"/>
              <w:szCs w:val="21"/>
            </w:rPr>
          </w:rPrChange>
        </w:rPr>
        <w:t>个分组的配对</w:t>
      </w:r>
      <w:r>
        <w:rPr>
          <w:rFonts w:ascii="Times New Roman" w:hAnsi="Times New Roman" w:cs="Times New Roman" w:eastAsia="SimSun"/>
          <w:sz w:val="21"/>
          <w:szCs w:val="21"/>
          <w:rPrChange w:id="5559" w:author="Codex" w:date="2026-10-05T16:32:41.313017+00:00">
            <w:rPr>
              <w:sz w:val="21"/>
              <w:szCs w:val="21"/>
            </w:rPr>
          </w:rPrChange>
        </w:rPr>
        <w:t>CDE</w:t>
      </w:r>
      <w:r>
        <w:rPr>
          <w:rFonts w:ascii="Times New Roman" w:hAnsi="Times New Roman" w:cs="Times New Roman" w:eastAsia="SimSun"/>
          <w:sz w:val="21"/>
          <w:szCs w:val="21"/>
          <w:rPrChange w:id="5560" w:author="Codex" w:date="2026-10-05T16:32:41.313017+00:00">
            <w:rPr>
              <w:sz w:val="21"/>
              <w:szCs w:val="21"/>
            </w:rPr>
          </w:rPrChange>
        </w:rPr>
        <w:t>差值普通区间排除</w:t>
      </w:r>
      <w:r>
        <w:rPr>
          <w:rFonts w:ascii="Times New Roman" w:hAnsi="Times New Roman" w:cs="Times New Roman" w:eastAsia="SimSun"/>
          <w:sz w:val="21"/>
          <w:szCs w:val="21"/>
          <w:rPrChange w:id="5561" w:author="Codex" w:date="2026-10-05T16:32:41.313017+00:00">
            <w:rPr>
              <w:sz w:val="21"/>
              <w:szCs w:val="21"/>
            </w:rPr>
          </w:rPrChange>
        </w:rPr>
        <w:t>0</w:t>
      </w:r>
      <w:r>
        <w:rPr>
          <w:rFonts w:ascii="Times New Roman" w:hAnsi="Times New Roman" w:cs="Times New Roman" w:eastAsia="SimSun"/>
          <w:sz w:val="21"/>
          <w:szCs w:val="21"/>
          <w:rPrChange w:id="5562" w:author="Codex" w:date="2026-10-05T16:32:41.313017+00:00">
            <w:rPr>
              <w:sz w:val="21"/>
              <w:szCs w:val="21"/>
            </w:rPr>
          </w:rPrChange>
        </w:rPr>
        <w:t>，但这并不意味着组间存在差异。</w:t>
      </w:r>
      <w:r>
        <w:rPr>
          <w:rFonts w:ascii="Times New Roman" w:hAnsi="Times New Roman" w:cs="Times New Roman" w:eastAsia="SimSun"/>
          <w:sz w:val="21"/>
          <w:szCs w:val="21"/>
          <w:rPrChange w:id="5563" w:author="Codex" w:date="2026-10-05T16:32:41.313017+00:00">
            <w:rPr>
              <w:sz w:val="21"/>
              <w:szCs w:val="21"/>
            </w:rPr>
          </w:rPrChange>
        </w:rPr>
        <w:t>48</w:t>
      </w:r>
      <w:r>
        <w:rPr>
          <w:rFonts w:ascii="Times New Roman" w:hAnsi="Times New Roman" w:cs="Times New Roman" w:eastAsia="SimSun"/>
          <w:sz w:val="21"/>
          <w:szCs w:val="21"/>
          <w:rPrChange w:id="5564" w:author="Codex" w:date="2026-10-05T16:32:41.313017+00:00">
            <w:rPr>
              <w:sz w:val="21"/>
              <w:szCs w:val="21"/>
            </w:rPr>
          </w:rPrChange>
        </w:rPr>
        <w:t>项预定组间直接比较中，</w:t>
      </w:r>
      <w:r>
        <w:rPr>
          <w:rFonts w:ascii="Times New Roman" w:hAnsi="Times New Roman" w:cs="Times New Roman" w:eastAsia="SimSun"/>
          <w:sz w:val="21"/>
          <w:szCs w:val="21"/>
          <w:rPrChange w:id="5565" w:author="Codex" w:date="2026-10-05T16:32:41.313017+00:00">
            <w:rPr>
              <w:sz w:val="21"/>
              <w:szCs w:val="21"/>
            </w:rPr>
          </w:rPrChange>
        </w:rPr>
        <w:t>40</w:t>
      </w:r>
      <w:r>
        <w:rPr>
          <w:rFonts w:ascii="Times New Roman" w:hAnsi="Times New Roman" w:cs="Times New Roman" w:eastAsia="SimSun"/>
          <w:sz w:val="21"/>
          <w:szCs w:val="21"/>
          <w:rPrChange w:id="5566" w:author="Codex" w:date="2026-10-05T16:32:41.313017+00:00">
            <w:rPr>
              <w:sz w:val="21"/>
              <w:szCs w:val="21"/>
            </w:rPr>
          </w:rPrChange>
        </w:rPr>
        <w:t>项可进行推断，其普通</w:t>
      </w:r>
      <w:r>
        <w:rPr>
          <w:rFonts w:ascii="Times New Roman" w:hAnsi="Times New Roman" w:cs="Times New Roman" w:eastAsia="SimSun"/>
          <w:sz w:val="21"/>
          <w:szCs w:val="21"/>
          <w:rPrChange w:id="5567" w:author="Codex" w:date="2026-10-05T16:32:41.313017+00:00">
            <w:rPr>
              <w:sz w:val="21"/>
              <w:szCs w:val="21"/>
            </w:rPr>
          </w:rPrChange>
        </w:rPr>
        <w:t>95%</w:t>
      </w:r>
      <w:r>
        <w:rPr>
          <w:rFonts w:ascii="Times New Roman" w:hAnsi="Times New Roman" w:cs="Times New Roman" w:eastAsia="SimSun"/>
          <w:sz w:val="21"/>
          <w:szCs w:val="21"/>
          <w:rPrChange w:id="5568" w:author="Codex" w:date="2026-10-05T16:32:41.313017+00:00">
            <w:rPr>
              <w:sz w:val="21"/>
              <w:szCs w:val="21"/>
            </w:rPr>
          </w:rPrChange>
        </w:rPr>
        <w:t>区间均包含</w:t>
      </w:r>
      <w:r>
        <w:rPr>
          <w:rFonts w:ascii="Times New Roman" w:hAnsi="Times New Roman" w:cs="Times New Roman" w:eastAsia="SimSun"/>
          <w:sz w:val="21"/>
          <w:szCs w:val="21"/>
          <w:rPrChange w:id="5569" w:author="Codex" w:date="2026-10-05T16:32:41.313017+00:00">
            <w:rPr>
              <w:sz w:val="21"/>
              <w:szCs w:val="21"/>
            </w:rPr>
          </w:rPrChange>
        </w:rPr>
        <w:t>0</w:t>
      </w:r>
      <w:r>
        <w:rPr>
          <w:rFonts w:ascii="Times New Roman" w:hAnsi="Times New Roman" w:cs="Times New Roman" w:eastAsia="SimSun"/>
          <w:sz w:val="21"/>
          <w:szCs w:val="21"/>
          <w:rPrChange w:id="5570" w:author="Codex" w:date="2026-10-05T16:32:41.313017+00:00">
            <w:rPr>
              <w:sz w:val="21"/>
              <w:szCs w:val="21"/>
            </w:rPr>
          </w:rPrChange>
        </w:rPr>
        <w:t>，按预定家族校正后的</w:t>
      </w:r>
      <w:r>
        <w:rPr>
          <w:rFonts w:ascii="Times New Roman" w:hAnsi="Times New Roman" w:cs="Times New Roman" w:eastAsia="SimSun"/>
          <w:sz w:val="21"/>
          <w:szCs w:val="21"/>
          <w:rPrChange w:id="5571" w:author="Codex" w:date="2026-10-05T16:32:41.313017+00:00">
            <w:rPr>
              <w:sz w:val="21"/>
              <w:szCs w:val="21"/>
            </w:rPr>
          </w:rPrChange>
        </w:rPr>
        <w:t>BH q</w:t>
      </w:r>
      <w:r>
        <w:rPr>
          <w:rFonts w:ascii="Times New Roman" w:hAnsi="Times New Roman" w:cs="Times New Roman" w:eastAsia="SimSun"/>
          <w:sz w:val="21"/>
          <w:szCs w:val="21"/>
          <w:rPrChange w:id="5572" w:author="Codex" w:date="2026-10-05T16:32:41.313017+00:00">
            <w:rPr>
              <w:sz w:val="21"/>
              <w:szCs w:val="21"/>
            </w:rPr>
          </w:rPrChange>
        </w:rPr>
        <w:t>值均为</w:t>
      </w:r>
      <w:r>
        <w:rPr>
          <w:rFonts w:ascii="Times New Roman" w:hAnsi="Times New Roman" w:cs="Times New Roman" w:eastAsia="SimSun"/>
          <w:sz w:val="21"/>
          <w:szCs w:val="21"/>
          <w:rPrChange w:id="5573" w:author="Codex" w:date="2026-10-05T16:32:41.313017+00:00">
            <w:rPr>
              <w:sz w:val="21"/>
              <w:szCs w:val="21"/>
            </w:rPr>
          </w:rPrChange>
        </w:rPr>
        <w:t>1</w:t>
      </w:r>
      <w:r>
        <w:rPr>
          <w:rFonts w:ascii="Times New Roman" w:hAnsi="Times New Roman" w:cs="Times New Roman" w:eastAsia="SimSun"/>
          <w:sz w:val="21"/>
          <w:szCs w:val="21"/>
          <w:rPrChange w:id="5574" w:author="Codex" w:date="2026-10-05T16:32:41.313017+00:00">
            <w:rPr>
              <w:sz w:val="21"/>
              <w:szCs w:val="21"/>
            </w:rPr>
          </w:rPrChange>
        </w:rPr>
        <w:t>；其余</w:t>
      </w:r>
      <w:r>
        <w:rPr>
          <w:rFonts w:ascii="Times New Roman" w:hAnsi="Times New Roman" w:cs="Times New Roman" w:eastAsia="SimSun"/>
          <w:sz w:val="21"/>
          <w:szCs w:val="21"/>
          <w:rPrChange w:id="5575" w:author="Codex" w:date="2026-10-05T16:32:41.313017+00:00">
            <w:rPr>
              <w:sz w:val="21"/>
              <w:szCs w:val="21"/>
            </w:rPr>
          </w:rPrChange>
        </w:rPr>
        <w:t>8</w:t>
      </w:r>
      <w:r>
        <w:rPr>
          <w:rFonts w:ascii="Times New Roman" w:hAnsi="Times New Roman" w:cs="Times New Roman" w:eastAsia="SimSun"/>
          <w:sz w:val="21"/>
          <w:szCs w:val="21"/>
          <w:rPrChange w:id="5576" w:author="Codex" w:date="2026-10-05T16:32:41.313017+00:00">
            <w:rPr>
              <w:sz w:val="21"/>
              <w:szCs w:val="21"/>
            </w:rPr>
          </w:rPrChange>
        </w:rPr>
        <w:t>项因涉及受限分组暂缓推断。在既有受限模型内，当前比较未显示明确的组间差异；这既不证明各群体同质，也不解除中介和调节解释所受的支持、尺度及时间顺序限制。完整结果及受限原因见附录</w:t>
      </w:r>
      <w:r>
        <w:rPr>
          <w:rFonts w:ascii="Times New Roman" w:hAnsi="Times New Roman" w:cs="Times New Roman" w:eastAsia="SimSun"/>
          <w:sz w:val="21"/>
          <w:szCs w:val="21"/>
          <w:rPrChange w:id="5577" w:author="Codex" w:date="2026-10-05T16:32:41.313017+00:00">
            <w:rPr>
              <w:sz w:val="21"/>
              <w:szCs w:val="21"/>
            </w:rPr>
          </w:rPrChange>
        </w:rPr>
        <w:t>C</w:t>
      </w:r>
      <w:r>
        <w:rPr>
          <w:rFonts w:ascii="Times New Roman" w:hAnsi="Times New Roman" w:cs="Times New Roman" w:eastAsia="SimSun"/>
          <w:sz w:val="21"/>
          <w:szCs w:val="21"/>
          <w:rPrChange w:id="5578" w:author="Codex" w:date="2026-10-05T16:32:41.313017+00:00">
            <w:rPr>
              <w:sz w:val="21"/>
              <w:szCs w:val="21"/>
            </w:rPr>
          </w:rPrChange>
        </w:rPr>
        <w:t>。</w:t>
      </w:r>
    </w:p>
    <w:p w14:paraId="7FF6703F" w14:textId="7FF691AD" w:rsidR="00302B7A"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4" w:author="Codex" w:date="2026-10-05T16:32:41.313017+00:00">
            <w:rPr>
              <w:sz w:val="21"/>
              <w:szCs w:val="21"/>
            </w:rPr>
          </w:rPrChange>
        </w:rPr>
        <w:pPrChange w:id="5579" w:author="Codex" w:date="2026-10-05T16:32:41.313017+00:00">
          <w:pPr>
            <w:pStyle w:val="af5"/>
            <w:ind w:firstLine="420"/>
            <w:jc w:val="both"/>
          </w:pPr>
        </w:pPrChange>
      </w:pPr>
      <w:r>
        <w:rPr>
          <w:rFonts w:ascii="Times New Roman" w:hAnsi="Times New Roman" w:cs="Times New Roman" w:eastAsia="SimSun"/>
          <w:sz w:val="21"/>
          <w:szCs w:val="21"/>
          <w:rPrChange w:id="5580" w:author="Codex" w:date="2026-10-05T16:32:41.313017+00:00">
            <w:rPr>
              <w:sz w:val="21"/>
              <w:szCs w:val="21"/>
            </w:rPr>
          </w:rPrChange>
        </w:rPr>
        <w:t>以</w:t>
      </w:r>
      <w:r>
        <w:rPr>
          <w:rFonts w:ascii="Times New Roman" w:hAnsi="Times New Roman" w:cs="Times New Roman" w:eastAsia="SimSun"/>
          <w:sz w:val="21"/>
          <w:szCs w:val="21"/>
          <w:rPrChange w:id="5581" w:author="Codex" w:date="2026-10-05T16:32:41.313017+00:00">
            <w:rPr>
              <w:sz w:val="21"/>
              <w:szCs w:val="21"/>
            </w:rPr>
          </w:rPrChange>
        </w:rPr>
        <w:t>AR-S</w:t>
      </w:r>
      <w:r>
        <w:rPr>
          <w:rFonts w:ascii="Times New Roman" w:hAnsi="Times New Roman" w:cs="Times New Roman" w:eastAsia="SimSun"/>
          <w:sz w:val="21"/>
          <w:szCs w:val="21"/>
          <w:rPrChange w:id="5582" w:author="Codex" w:date="2026-10-05T16:32:41.313017+00:00">
            <w:rPr>
              <w:sz w:val="21"/>
              <w:szCs w:val="21"/>
            </w:rPr>
          </w:rPrChange>
        </w:rPr>
        <w:t>为例，男性与女性的配对</w:t>
      </w:r>
      <w:r>
        <w:rPr>
          <w:rFonts w:ascii="Times New Roman" w:hAnsi="Times New Roman" w:cs="Times New Roman" w:eastAsia="SimSun"/>
          <w:sz w:val="21"/>
          <w:szCs w:val="21"/>
          <w:rPrChange w:id="5583" w:author="Codex" w:date="2026-10-05T16:32:41.313017+00:00">
            <w:rPr>
              <w:sz w:val="21"/>
              <w:szCs w:val="21"/>
            </w:rPr>
          </w:rPrChange>
        </w:rPr>
        <w:t>CDE</w:t>
      </w:r>
      <w:r>
        <w:rPr>
          <w:rFonts w:ascii="Times New Roman" w:hAnsi="Times New Roman" w:cs="Times New Roman" w:eastAsia="SimSun"/>
          <w:sz w:val="21"/>
          <w:szCs w:val="21"/>
          <w:rPrChange w:id="5584" w:author="Codex" w:date="2026-10-05T16:32:41.313017+00:00">
            <w:rPr>
              <w:sz w:val="21"/>
              <w:szCs w:val="21"/>
            </w:rPr>
          </w:rPrChange>
        </w:rPr>
        <w:t>差值方向和大小接近。虽然男性组的普通区间排除</w:t>
      </w:r>
      <w:r>
        <w:rPr>
          <w:rFonts w:ascii="Times New Roman" w:hAnsi="Times New Roman" w:cs="Times New Roman" w:eastAsia="SimSun"/>
          <w:sz w:val="21"/>
          <w:szCs w:val="21"/>
          <w:rPrChange w:id="5585" w:author="Codex" w:date="2026-10-05T16:32:41.313017+00:00">
            <w:rPr>
              <w:sz w:val="21"/>
              <w:szCs w:val="21"/>
            </w:rPr>
          </w:rPrChange>
        </w:rPr>
        <w:t>0</w:t>
      </w:r>
      <w:r>
        <w:rPr>
          <w:rFonts w:ascii="Times New Roman" w:hAnsi="Times New Roman" w:cs="Times New Roman" w:eastAsia="SimSun"/>
          <w:sz w:val="21"/>
          <w:szCs w:val="21"/>
          <w:rPrChange w:id="5586" w:author="Codex" w:date="2026-10-05T16:32:41.313017+00:00">
            <w:rPr>
              <w:sz w:val="21"/>
              <w:szCs w:val="21"/>
            </w:rPr>
          </w:rPrChange>
        </w:rPr>
        <w:t>，女性组的区间包含</w:t>
      </w:r>
      <w:r>
        <w:rPr>
          <w:rFonts w:ascii="Times New Roman" w:hAnsi="Times New Roman" w:cs="Times New Roman" w:eastAsia="SimSun"/>
          <w:sz w:val="21"/>
          <w:szCs w:val="21"/>
          <w:rPrChange w:id="5587" w:author="Codex" w:date="2026-10-05T16:32:41.313017+00:00">
            <w:rPr>
              <w:sz w:val="21"/>
              <w:szCs w:val="21"/>
            </w:rPr>
          </w:rPrChange>
        </w:rPr>
        <w:t>0</w:t>
      </w:r>
      <w:r>
        <w:rPr>
          <w:rFonts w:ascii="Times New Roman" w:hAnsi="Times New Roman" w:cs="Times New Roman" w:eastAsia="SimSun"/>
          <w:sz w:val="21"/>
          <w:szCs w:val="21"/>
          <w:rPrChange w:id="5588" w:author="Codex" w:date="2026-10-05T16:32:41.313017+00:00">
            <w:rPr>
              <w:sz w:val="21"/>
              <w:szCs w:val="21"/>
            </w:rPr>
          </w:rPrChange>
        </w:rPr>
        <w:t>，但男性减女性的直接差值仅为</w:t>
      </w:r>
      <w:r>
        <w:rPr>
          <w:rFonts w:ascii="Times New Roman" w:hAnsi="Times New Roman" w:cs="Times New Roman" w:eastAsia="SimSun"/>
          <w:sz w:val="21"/>
          <w:szCs w:val="21"/>
          <w:rPrChange w:id="5589" w:author="Codex" w:date="2026-10-05T16:32:41.313017+00:00">
            <w:rPr>
              <w:sz w:val="21"/>
              <w:szCs w:val="21"/>
            </w:rPr>
          </w:rPrChange>
        </w:rPr>
        <w:t>-0.006</w:t>
      </w:r>
      <w:r>
        <w:rPr>
          <w:rFonts w:ascii="Times New Roman" w:hAnsi="Times New Roman" w:cs="Times New Roman" w:eastAsia="SimSun"/>
          <w:sz w:val="21"/>
          <w:szCs w:val="21"/>
          <w:rPrChange w:id="5590" w:author="Codex" w:date="2026-10-05T16:32:41.313017+00:00">
            <w:rPr>
              <w:sz w:val="21"/>
              <w:szCs w:val="21"/>
            </w:rPr>
          </w:rPrChange>
        </w:rPr>
        <w:t>（</w:t>
      </w:r>
      <w:r>
        <w:rPr>
          <w:rFonts w:ascii="Times New Roman" w:hAnsi="Times New Roman" w:cs="Times New Roman" w:eastAsia="SimSun"/>
          <w:sz w:val="21"/>
          <w:szCs w:val="21"/>
          <w:rPrChange w:id="5591" w:author="Codex" w:date="2026-10-05T16:32:41.313017+00:00">
            <w:rPr>
              <w:sz w:val="21"/>
              <w:szCs w:val="21"/>
            </w:rPr>
          </w:rPrChange>
        </w:rPr>
        <w:t>95% CI</w:t>
      </w:r>
      <w:r>
        <w:rPr>
          <w:rFonts w:ascii="Times New Roman" w:hAnsi="Times New Roman" w:cs="Times New Roman" w:eastAsia="SimSun"/>
          <w:sz w:val="21"/>
          <w:szCs w:val="21"/>
          <w:rPrChange w:id="5592" w:author="Codex" w:date="2026-10-05T16:32:41.313017+00:00">
            <w:rPr>
              <w:sz w:val="21"/>
              <w:szCs w:val="21"/>
            </w:rPr>
          </w:rPrChange>
        </w:rPr>
        <w:t>：</w:t>
      </w:r>
      <w:r>
        <w:rPr>
          <w:rFonts w:ascii="Times New Roman" w:hAnsi="Times New Roman" w:cs="Times New Roman" w:eastAsia="SimSun"/>
          <w:sz w:val="21"/>
          <w:szCs w:val="21"/>
          <w:rPrChange w:id="5593" w:author="Codex" w:date="2026-10-05T16:32:41.313017+00:00">
            <w:rPr>
              <w:sz w:val="21"/>
              <w:szCs w:val="21"/>
            </w:rPr>
          </w:rPrChange>
        </w:rPr>
        <w:t>-0.680</w:t>
      </w:r>
      <w:r>
        <w:rPr>
          <w:rFonts w:ascii="Times New Roman" w:hAnsi="Times New Roman" w:cs="Times New Roman" w:eastAsia="SimSun"/>
          <w:sz w:val="21"/>
          <w:szCs w:val="21"/>
          <w:rPrChange w:id="5594" w:author="Codex" w:date="2026-10-05T16:32:41.313017+00:00">
            <w:rPr>
              <w:sz w:val="21"/>
              <w:szCs w:val="21"/>
            </w:rPr>
          </w:rPrChange>
        </w:rPr>
        <w:t>，</w:t>
      </w:r>
      <w:r>
        <w:rPr>
          <w:rFonts w:ascii="Times New Roman" w:hAnsi="Times New Roman" w:cs="Times New Roman" w:eastAsia="SimSun"/>
          <w:sz w:val="21"/>
          <w:szCs w:val="21"/>
          <w:rPrChange w:id="5595" w:author="Codex" w:date="2026-10-05T16:32:41.313017+00:00">
            <w:rPr>
              <w:sz w:val="21"/>
              <w:szCs w:val="21"/>
            </w:rPr>
          </w:rPrChange>
        </w:rPr>
        <w:t>0.513</w:t>
      </w:r>
      <w:r>
        <w:rPr>
          <w:rFonts w:ascii="Times New Roman" w:hAnsi="Times New Roman" w:cs="Times New Roman" w:eastAsia="SimSun"/>
          <w:sz w:val="21"/>
          <w:szCs w:val="21"/>
          <w:rPrChange w:id="5596" w:author="Codex" w:date="2026-10-05T16:32:41.313017+00:00">
            <w:rPr>
              <w:sz w:val="21"/>
              <w:szCs w:val="21"/>
            </w:rPr>
          </w:rPrChange>
        </w:rPr>
        <w:t>）。因此，一组显著而另一组不显著不能作为性别差异的证据。这也说明，附录中的分组信号应与直接差值一并阅读，不能据其显著性重新筛选总体假设。</w:t>
      </w:r>
    </w:p>
    <w:p w14:paraId="7ECE6C66" w14:textId="7FF691B1" w:rsidR="00FB24F4" w:rsidRDefault="00FB24F4">
      <w:pPr>
        <w:pStyle w:val="afffa"/>
        <w:keepNext/>
        <w:snapToGrid w:val="0"/>
        <w:spacing w:before="156" w:after="100" w:line="360" w:lineRule="exact"/>
        <w:ind w:firstLine="420"/>
      </w:pPr>
      <w:r>
        <w:t xml:space="preserve">3.5 </w:t>
      </w:r>
      <w:r>
        <w:t>研究问题的综合判断</w:t>
      </w:r>
    </w:p>
    <w:p w14:paraId="50219272" w14:textId="523CDC2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5" w:author="Codex" w:date="2026-10-05T16:32:41.313017+00:00">
            <w:rPr>
              <w:sz w:val="21"/>
              <w:szCs w:val="21"/>
            </w:rPr>
          </w:rPrChange>
        </w:rPr>
        <w:pPrChange w:id="5597" w:author="Codex" w:date="2026-10-05T16:32:41.313017+00:00">
          <w:pPr>
            <w:pStyle w:val="af5"/>
            <w:snapToGrid w:val="0"/>
            <w:ind w:firstLine="420"/>
            <w:jc w:val="both"/>
          </w:pPr>
        </w:pPrChange>
      </w:pPr>
      <w:del w:id="1001492" w:author="Codex" w:date="2026-10-06T15:06:37Z">
        <w:r>
          <w:rPr>
            <w:rFonts w:ascii="Times New Roman" w:hAnsi="Times New Roman" w:cs="Times New Roman" w:eastAsia="SimSun"/>
            <w:sz w:val="21"/>
            <w:szCs w:val="21"/>
            <w:rPrChange w:id="5598" w:author="Codex" w:date="2026-10-05T16:32:41.313017+00:00">
              <w:rPr>
                <w:sz w:val="21"/>
                <w:szCs w:val="21"/>
              </w:rPr>
            </w:rPrChange>
          </w:rPr>
          <w:delText>基础回归提供收入</w:delText>
        </w:r>
      </w:del>
      <w:ins w:id="1001493" w:author="Codex" w:date="2026-10-06T15:06:37Z">
        <w:r>
          <w:rPr>
            <w:rFonts w:ascii="Times New Roman" w:hAnsi="Times New Roman" w:cs="Times New Roman" w:eastAsia="SimSun"/>
            <w:sz w:val="21"/>
            <w:szCs w:val="21"/>
          </w:rPr>
          <w:t>表10汇总基础回归、历史八链、系统探索及选择后限定复核，分别回答收入</w:t>
        </w:r>
      </w:ins>
      <w:del w:id="1001494" w:author="Codex" w:date="2026-10-06T15:06:37Z">
        <w:r>
          <w:rPr>
            <w:rFonts w:ascii="Times New Roman" w:hAnsi="Times New Roman" w:cs="Times New Roman" w:eastAsia="SimSun"/>
            <w:sz w:val="21"/>
            <w:szCs w:val="21"/>
            <w:rPrChange w:id="5599" w:author="Codex" w:date="2026-10-05T16:32:41.313017+00:00">
              <w:rPr>
                <w:sz w:val="21"/>
                <w:szCs w:val="21"/>
              </w:rPr>
            </w:rPrChange>
          </w:rPr>
          <w:delText>—</w:delText>
        </w:r>
      </w:del>
      <w:ins w:id="1001495" w:author="Codex" w:date="2026-10-06T15:06:37Z">
        <w:r>
          <w:rPr>
            <w:rFonts w:ascii="Times New Roman" w:hAnsi="Times New Roman" w:cs="Times New Roman" w:eastAsia="SimSun"/>
            <w:sz w:val="21"/>
            <w:szCs w:val="21"/>
          </w:rPr>
          <w:t/>
        </w:r>
      </w:ins>
      <w:del w:id="1001496" w:author="Codex" w:date="2026-10-06T15:06:37Z">
        <w:r>
          <w:rPr>
            <w:rFonts w:ascii="Times New Roman" w:hAnsi="Times New Roman" w:cs="Times New Roman" w:eastAsia="SimSun"/>
            <w:sz w:val="21"/>
            <w:szCs w:val="21"/>
            <w:rPrChange w:id="5600" w:author="Codex" w:date="2026-10-05T16:32:41.313017+00:00">
              <w:rPr>
                <w:sz w:val="21"/>
                <w:szCs w:val="21"/>
              </w:rPr>
            </w:rPrChange>
          </w:rPr>
          <w:delText>支持关联及部分关系情境差异；历史</w:delText>
        </w:r>
      </w:del>
      <w:ins w:id="1001497" w:author="Codex" w:date="2026-10-06T15:06:37Z">
        <w:r>
          <w:rPr>
            <w:rFonts w:ascii="Times New Roman" w:hAnsi="Times New Roman" w:cs="Times New Roman" w:eastAsia="SimSun"/>
            <w:sz w:val="21"/>
            <w:szCs w:val="21"/>
          </w:rPr>
          <w:t>关联、完整中介、收入联系的修饰、效应消除比例和政策情景</w:t>
        </w:r>
      </w:ins>
      <w:del w:id="1001498" w:author="Codex" w:date="2026-10-06T15:06:37Z">
        <w:r>
          <w:rPr>
            <w:rFonts w:ascii="Times New Roman" w:hAnsi="Times New Roman" w:cs="Times New Roman" w:eastAsia="SimSun"/>
            <w:sz w:val="21"/>
            <w:szCs w:val="21"/>
            <w:rPrChange w:id="5601" w:author="Codex" w:date="2026-10-05T16:32:41.313017+00:00">
              <w:rPr>
                <w:sz w:val="21"/>
                <w:szCs w:val="21"/>
              </w:rPr>
            </w:rPrChange>
          </w:rPr>
          <w:delText>CMAverse</w:delText>
        </w:r>
      </w:del>
      <w:ins w:id="1001499" w:author="Codex" w:date="2026-10-06T15:06:37Z">
        <w:r>
          <w:rPr>
            <w:rFonts w:ascii="Times New Roman" w:hAnsi="Times New Roman" w:cs="Times New Roman" w:eastAsia="SimSun"/>
            <w:sz w:val="21"/>
            <w:szCs w:val="21"/>
          </w:rPr>
          <w:t/>
        </w:r>
      </w:ins>
      <w:del w:id="1001500" w:author="Codex" w:date="2026-10-06T15:06:37Z">
        <w:r>
          <w:rPr>
            <w:rFonts w:ascii="Times New Roman" w:hAnsi="Times New Roman" w:cs="Times New Roman" w:eastAsia="SimSun"/>
            <w:sz w:val="21"/>
            <w:szCs w:val="21"/>
            <w:rPrChange w:id="5602" w:author="Codex" w:date="2026-10-05T16:32:41.313017+00:00">
              <w:rPr>
                <w:sz w:val="21"/>
                <w:szCs w:val="21"/>
              </w:rPr>
            </w:rPrChange>
          </w:rPr>
          <w:delText>则保留了与原研究问题对应的计算记录，但未解决干预支持、时序及尺度限制。表</w:delText>
        </w:r>
      </w:del>
      <w:ins w:id="1001501" w:author="Codex" w:date="2026-10-06T15:06:37Z">
        <w:r>
          <w:rPr>
            <w:rFonts w:ascii="Times New Roman" w:hAnsi="Times New Roman" w:cs="Times New Roman" w:eastAsia="SimSun"/>
            <w:sz w:val="21"/>
            <w:szCs w:val="21"/>
          </w:rPr>
          <w:t>问题。</w:t>
        </w:r>
      </w:ins>
      <w:del w:id="1001417" w:author="Codex" w:date="2026-10-06T05:40:41Z">
        <w:r>
          <w:rPr>
            <w:rFonts w:ascii="Times New Roman" w:hAnsi="Times New Roman" w:cs="Times New Roman" w:eastAsia="SimSun"/>
            <w:sz w:val="21"/>
            <w:szCs w:val="21"/>
            <w:rPrChange w:id="5603" w:author="Codex" w:date="2026-10-05T16:32:41.313017+00:00">
              <w:rPr>
                <w:sz w:val="21"/>
                <w:szCs w:val="21"/>
              </w:rPr>
            </w:rPrChange>
          </w:rPr>
          <w:delText>3.5</w:delText>
        </w:r>
      </w:del>
      <w:ins w:id="1001418" w:author="Codex" w:date="2026-10-06T05:40:41Z">
        <w:r>
          <w:rPr>
            <w:rFonts w:ascii="Times New Roman" w:hAnsi="Times New Roman" w:cs="Times New Roman" w:eastAsia="SimSun"/>
            <w:sz w:val="21"/>
            <w:szCs w:val="21"/>
          </w:rPr>
          <w:t/>
        </w:r>
      </w:ins>
      <w:del w:id="1001502" w:author="Codex" w:date="2026-10-06T15:06:37Z">
        <w:r>
          <w:rPr>
            <w:rFonts w:ascii="Times New Roman" w:hAnsi="Times New Roman" w:cs="Times New Roman" w:eastAsia="SimSun"/>
            <w:sz w:val="21"/>
            <w:szCs w:val="21"/>
            <w:rPrChange w:id="5604" w:author="Codex" w:date="2026-10-05T16:32:41.313017+00:00">
              <w:rPr>
                <w:sz w:val="21"/>
                <w:szCs w:val="21"/>
              </w:rPr>
            </w:rPrChange>
          </w:rPr>
          <w:delText>据此区分关联性线索、未获明确估计证据与当前无法可靠识别的问题，不将三者统称为机制不存在。</w:delText>
        </w:r>
      </w:del>
      <w:ins w:id="1001503" w:author="Codex" w:date="2026-10-06T15:06:37Z">
        <w:r>
          <w:rPr>
            <w:rFonts w:ascii="Times New Roman" w:hAnsi="Times New Roman" w:cs="Times New Roman" w:eastAsia="SimSun"/>
            <w:sz w:val="21"/>
            <w:szCs w:val="21"/>
          </w:rPr>
          <w:t>未获明确证据、仍属探索性线索与目前无法可靠量化，代表不同的证据状态。</w:t>
        </w:r>
      </w:ins>
    </w:p>
    <w:p w14:paraId="32FBEFF7" w14:textId="7FF691C1" w:rsidR="00FB24F4" w:rsidRDefault="00FB24F4">
      <w:pPr>
        <w:pStyle w:val="affa"/>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46" w:author="Codex" w:date="2026-10-05T16:32:41.313017+00:00">
            <w:rPr>
              <w:rFonts w:cs="Times New Roman"/>
              <w:szCs w:val="21"/>
            </w:rPr>
          </w:rPrChange>
        </w:rPr>
        <w:pPrChange w:id="5605" w:author="Codex" w:date="2026-10-05T16:32:41.313017+00:00">
          <w:pPr>
            <w:pStyle w:val="affa"/>
            <w:keepNext/>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606" w:author="Codex" w:date="2026-10-05T16:32:41.313017+00:00">
            <w:rPr>
              <w:rFonts w:cs="Times New Roman"/>
              <w:szCs w:val="21"/>
            </w:rPr>
          </w:rPrChange>
        </w:rPr>
        <w:lastRenderedPageBreak/>
        <w:t>表</w:t>
      </w:r>
      <w:del w:id="1001419" w:author="Codex" w:date="2026-10-06T05:40:41Z">
        <w:r>
          <w:rPr>
            <w:rFonts w:ascii="Times New Roman" w:hAnsi="Times New Roman" w:cs="Times New Roman" w:eastAsia="KaiTi"/>
            <w:b w:val="0"/>
            <w:bCs w:val="0"/>
            <w:sz w:val="21"/>
            <w:szCs w:val="21"/>
            <w:rPrChange w:id="5607" w:author="Codex" w:date="2026-10-05T16:32:41.313017+00:00">
              <w:rPr>
                <w:rFonts w:cs="Times New Roman"/>
                <w:szCs w:val="21"/>
              </w:rPr>
            </w:rPrChange>
          </w:rPr>
          <w:delText xml:space="preserve">3.5 </w:delText>
        </w:r>
      </w:del>
      <w:ins w:id="1001420" w:author="Codex" w:date="2026-10-06T05:40:41Z">
        <w:r>
          <w:rPr>
            <w:rFonts w:ascii="Times New Roman" w:hAnsi="Times New Roman" w:cs="Times New Roman" w:eastAsia="KaiTi"/>
            <w:b w:val="0"/>
            <w:bCs w:val="0"/>
            <w:sz w:val="21"/>
            <w:szCs w:val="21"/>
          </w:rPr>
          <w:t xml:space="preserve">10 </w:t>
        </w:r>
      </w:ins>
      <w:r>
        <w:rPr>
          <w:rFonts w:ascii="Times New Roman" w:hAnsi="Times New Roman" w:cs="Times New Roman" w:eastAsia="KaiTi"/>
          <w:b w:val="0"/>
          <w:bCs w:val="0"/>
          <w:sz w:val="21"/>
          <w:szCs w:val="21"/>
          <w:rPrChange w:id="5608" w:author="Codex" w:date="2026-10-05T16:32:41.313017+00:00">
            <w:rPr>
              <w:rFonts w:cs="Times New Roman"/>
              <w:szCs w:val="21"/>
            </w:rPr>
          </w:rPrChange>
        </w:rPr>
        <w:t>研究问题、现有证据与结论范围</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609"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1747"/>
        <w:gridCol w:w="3698"/>
        <w:gridCol w:w="5185"/>
        <w:gridCol w:w="5844"/>
      </w:tblGrid>
      <w:tr w:rsidR="007622EE" w14:paraId="755309C7" w14:textId="77777777" w:rsidTr="00A40A87">
        <w:trPr>
          <w:cantSplit/>
          <w:tblHeader/>
          <w:jc w:val="center"/>
          <w:del w:id="1001504" w:author="Codex" w:date="2026-10-06T15:06:37Z"/>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0"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0631945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7" w:author="Codex" w:date="2026-10-05T16:32:41.313017+00:00">
                  <w:rPr>
                    <w:bCs w:val="0"/>
                    <w:sz w:val="21"/>
                    <w:szCs w:val="21"/>
                  </w:rPr>
                </w:rPrChange>
              </w:rPr>
              <w:pPrChange w:id="561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2" w:author="Codex" w:date="2026-10-05T16:32:41.313017+00:00">
                  <w:rPr>
                    <w:bCs w:val="0"/>
                    <w:sz w:val="21"/>
                    <w:szCs w:val="21"/>
                  </w:rPr>
                </w:rPrChange>
              </w:rPr>
              <w:t>对应问题</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3"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713F37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8" w:author="Codex" w:date="2026-10-05T16:32:41.313017+00:00">
                  <w:rPr>
                    <w:bCs w:val="0"/>
                    <w:sz w:val="21"/>
                    <w:szCs w:val="21"/>
                  </w:rPr>
                </w:rPrChange>
              </w:rPr>
              <w:pPrChange w:id="561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5" w:author="Codex" w:date="2026-10-05T16:32:41.313017+00:00">
                  <w:rPr>
                    <w:bCs w:val="0"/>
                    <w:sz w:val="21"/>
                    <w:szCs w:val="21"/>
                  </w:rPr>
                </w:rPrChange>
              </w:rPr>
              <w:t>待检验预期／量化目标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6"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37008B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9" w:author="Codex" w:date="2026-10-05T16:32:41.313017+00:00">
                  <w:rPr>
                    <w:bCs w:val="0"/>
                    <w:sz w:val="21"/>
                    <w:szCs w:val="21"/>
                  </w:rPr>
                </w:rPrChange>
              </w:rPr>
              <w:pPrChange w:id="561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8" w:author="Codex" w:date="2026-10-05T16:32:41.313017+00:00">
                  <w:rPr>
                    <w:bCs w:val="0"/>
                    <w:sz w:val="21"/>
                    <w:szCs w:val="21"/>
                  </w:rPr>
                </w:rPrChange>
              </w:rPr>
              <w:t>现有证据</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C0BA20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0" w:author="Codex" w:date="2026-10-05T16:32:41.313017+00:00">
                  <w:rPr>
                    <w:bCs w:val="0"/>
                    <w:sz w:val="21"/>
                    <w:szCs w:val="21"/>
                  </w:rPr>
                </w:rPrChange>
              </w:rPr>
              <w:pPrChange w:id="562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21" w:author="Codex" w:date="2026-10-05T16:32:41.313017+00:00">
                  <w:rPr>
                    <w:bCs w:val="0"/>
                    <w:sz w:val="21"/>
                    <w:szCs w:val="21"/>
                  </w:rPr>
                </w:rPrChange>
              </w:rPr>
              <w:t>结论</w:t>
            </w:r>
          </w:p>
        </w:tc>
      </w:tr>
      <w:tr w:rsidR="007622EE" w14:paraId="6F9A6CEF" w14:textId="77777777" w:rsidTr="00A40A87">
        <w:trPr>
          <w:cantSplit/>
          <w:jc w:val="center"/>
          <w:del w:id="1001505" w:author="Codex" w:date="2026-10-06T15:06:37Z"/>
        </w:trPr>
        <w:tc>
          <w:tcPr>
            <w:tcW w:w="0" w:type="auto"/>
            <w:tcBorders>
              <w:top w:val="nil"/>
              <w:left w:val="nil"/>
              <w:bottom w:val="nil"/>
              <w:right w:val="nil"/>
              <w:insideH w:val="nil"/>
              <w:insideV w:val="nil"/>
            </w:tcBorders>
            <w:tcMar>
              <w:left w:w="102" w:type="dxa"/>
              <w:right w:w="102" w:type="dxa"/>
            </w:tcMar>
            <w:vAlign w:val="center"/>
            <w:tcPrChange w:id="5622" w:author="Codex" w:date="2026-10-05T16:32:41.313017+00:00">
              <w:tcPr>
                <w:tcW w:w="0" w:type="auto"/>
                <w:tcBorders>
                  <w:top w:val="nil"/>
                  <w:left w:val="nil"/>
                  <w:bottom w:val="nil"/>
                  <w:right w:val="nil"/>
                </w:tcBorders>
                <w:tcMar>
                  <w:left w:w="102" w:type="dxa"/>
                  <w:right w:w="102" w:type="dxa"/>
                </w:tcMar>
                <w:vAlign w:val="center"/>
              </w:tcPr>
            </w:tcPrChange>
          </w:tcPr>
          <w:p w14:paraId="0DAB1C7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1" w:author="Codex" w:date="2026-10-05T16:32:41.313017+00:00">
                  <w:rPr>
                    <w:bCs w:val="0"/>
                    <w:sz w:val="21"/>
                    <w:szCs w:val="21"/>
                  </w:rPr>
                </w:rPrChange>
              </w:rPr>
              <w:pPrChange w:id="562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24" w:author="Codex" w:date="2026-10-05T16:32:41.313017+00:00">
                  <w:rPr>
                    <w:bCs w:val="0"/>
                    <w:sz w:val="21"/>
                    <w:szCs w:val="21"/>
                  </w:rPr>
                </w:rPrChange>
              </w:rPr>
              <w:t>RQ1</w:t>
            </w:r>
            <w:r>
              <w:rPr>
                <w:rFonts w:ascii="Times New Roman" w:hAnsi="Times New Roman" w:cs="Times New Roman" w:eastAsia="SimSun"/>
                <w:b w:val="0"/>
                <w:bCs w:val="0"/>
                <w:sz w:val="21"/>
                <w:szCs w:val="21"/>
                <w:rPrChange w:id="5625" w:author="Codex" w:date="2026-10-05T16:32:41.313017+00:00">
                  <w:rPr>
                    <w:bCs w:val="0"/>
                    <w:sz w:val="21"/>
                    <w:szCs w:val="21"/>
                  </w:rPr>
                </w:rPrChange>
              </w:rPr>
              <w:t>、</w:t>
            </w:r>
            <w:r>
              <w:rPr>
                <w:rFonts w:ascii="Times New Roman" w:hAnsi="Times New Roman" w:cs="Times New Roman" w:eastAsia="SimSun"/>
                <w:b w:val="0"/>
                <w:bCs w:val="0"/>
                <w:sz w:val="21"/>
                <w:szCs w:val="21"/>
                <w:rPrChange w:id="5626" w:author="Codex" w:date="2026-10-05T16:32:41.313017+00:00">
                  <w:rPr>
                    <w:bCs w:val="0"/>
                    <w:sz w:val="21"/>
                    <w:szCs w:val="21"/>
                  </w:rPr>
                </w:rPrChange>
              </w:rPr>
              <w:t>RQ2.1</w:t>
            </w:r>
          </w:p>
        </w:tc>
        <w:tc>
          <w:tcPr>
            <w:tcW w:w="0" w:type="auto"/>
            <w:tcBorders>
              <w:top w:val="nil"/>
              <w:left w:val="nil"/>
              <w:bottom w:val="nil"/>
              <w:right w:val="nil"/>
              <w:insideH w:val="nil"/>
              <w:insideV w:val="nil"/>
            </w:tcBorders>
            <w:tcMar>
              <w:left w:w="102" w:type="dxa"/>
              <w:right w:w="102" w:type="dxa"/>
            </w:tcMar>
            <w:vAlign w:val="center"/>
            <w:tcPrChange w:id="5627" w:author="Codex" w:date="2026-10-05T16:32:41.313017+00:00">
              <w:tcPr>
                <w:tcW w:w="0" w:type="auto"/>
                <w:tcBorders>
                  <w:top w:val="nil"/>
                  <w:left w:val="nil"/>
                  <w:bottom w:val="nil"/>
                  <w:right w:val="nil"/>
                </w:tcBorders>
                <w:tcMar>
                  <w:left w:w="102" w:type="dxa"/>
                  <w:right w:w="102" w:type="dxa"/>
                </w:tcMar>
                <w:vAlign w:val="center"/>
              </w:tcPr>
            </w:tcPrChange>
          </w:tcPr>
          <w:p w14:paraId="786EEC5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2" w:author="Codex" w:date="2026-10-05T16:32:41.313017+00:00">
                  <w:rPr>
                    <w:bCs w:val="0"/>
                    <w:sz w:val="21"/>
                    <w:szCs w:val="21"/>
                  </w:rPr>
                </w:rPrChange>
              </w:rPr>
              <w:pPrChange w:id="562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29" w:author="Codex" w:date="2026-10-05T16:32:41.313017+00:00">
                  <w:rPr>
                    <w:bCs w:val="0"/>
                    <w:sz w:val="21"/>
                    <w:szCs w:val="21"/>
                  </w:rPr>
                </w:rPrChange>
              </w:rPr>
              <w:t>收入作用与不经焦点</w:t>
            </w:r>
            <w:r>
              <w:rPr>
                <w:rFonts w:ascii="Times New Roman" w:hAnsi="Times New Roman" w:cs="Times New Roman" w:eastAsia="SimSun"/>
                <w:b w:val="0"/>
                <w:bCs w:val="0"/>
                <w:sz w:val="21"/>
                <w:szCs w:val="21"/>
                <w:rPrChange w:id="5630" w:author="Codex" w:date="2026-10-05T16:32:41.313017+00:00">
                  <w:rPr>
                    <w:bCs w:val="0"/>
                    <w:sz w:val="21"/>
                    <w:szCs w:val="21"/>
                  </w:rPr>
                </w:rPrChange>
              </w:rPr>
              <w:t>M</w:t>
            </w:r>
            <w:r>
              <w:rPr>
                <w:rFonts w:ascii="Times New Roman" w:hAnsi="Times New Roman" w:cs="Times New Roman" w:eastAsia="SimSun"/>
                <w:b w:val="0"/>
                <w:bCs w:val="0"/>
                <w:sz w:val="21"/>
                <w:szCs w:val="21"/>
                <w:rPrChange w:id="5631" w:author="Codex" w:date="2026-10-05T16:32:41.313017+00:00">
                  <w:rPr>
                    <w:bCs w:val="0"/>
                    <w:sz w:val="21"/>
                    <w:szCs w:val="21"/>
                  </w:rPr>
                </w:rPrChange>
              </w:rPr>
              <w:t>的部分</w:t>
            </w:r>
          </w:p>
        </w:tc>
        <w:tc>
          <w:tcPr>
            <w:tcW w:w="0" w:type="auto"/>
            <w:tcBorders>
              <w:top w:val="nil"/>
              <w:left w:val="nil"/>
              <w:bottom w:val="nil"/>
              <w:right w:val="nil"/>
              <w:insideH w:val="nil"/>
              <w:insideV w:val="nil"/>
            </w:tcBorders>
            <w:tcMar>
              <w:left w:w="102" w:type="dxa"/>
              <w:right w:w="102" w:type="dxa"/>
            </w:tcMar>
            <w:vAlign w:val="center"/>
            <w:tcPrChange w:id="5632" w:author="Codex" w:date="2026-10-05T16:32:41.313017+00:00">
              <w:tcPr>
                <w:tcW w:w="0" w:type="auto"/>
                <w:tcBorders>
                  <w:top w:val="nil"/>
                  <w:left w:val="nil"/>
                  <w:bottom w:val="nil"/>
                  <w:right w:val="nil"/>
                </w:tcBorders>
                <w:tcMar>
                  <w:left w:w="102" w:type="dxa"/>
                  <w:right w:w="102" w:type="dxa"/>
                </w:tcMar>
                <w:vAlign w:val="center"/>
              </w:tcPr>
            </w:tcPrChange>
          </w:tcPr>
          <w:p w14:paraId="526DEF3E" w14:textId="6C2FA4FC"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3" w:author="Codex" w:date="2026-10-05T16:32:41.313017+00:00">
                  <w:rPr>
                    <w:bCs w:val="0"/>
                    <w:sz w:val="21"/>
                    <w:szCs w:val="21"/>
                  </w:rPr>
                </w:rPrChange>
              </w:rPr>
              <w:pPrChange w:id="563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34" w:author="Codex" w:date="2026-10-05T16:32:41.313017+00:00">
                  <w:rPr>
                    <w:bCs w:val="0"/>
                    <w:sz w:val="21"/>
                    <w:szCs w:val="21"/>
                  </w:rPr>
                </w:rPrChange>
              </w:rPr>
              <w:t>基础回归部分资格总体呈正向关联；历史直接与总对比接近</w:t>
            </w:r>
          </w:p>
        </w:tc>
        <w:tc>
          <w:tcPr>
            <w:tcW w:w="0" w:type="auto"/>
            <w:tcBorders>
              <w:top w:val="nil"/>
              <w:left w:val="nil"/>
              <w:bottom w:val="nil"/>
              <w:right w:val="nil"/>
              <w:insideH w:val="nil"/>
              <w:insideV w:val="nil"/>
            </w:tcBorders>
            <w:tcMar>
              <w:left w:w="102" w:type="dxa"/>
              <w:right w:w="102" w:type="dxa"/>
            </w:tcMar>
            <w:vAlign w:val="center"/>
            <w:tcPrChange w:id="5635" w:author="Codex" w:date="2026-10-05T16:32:41.313017+00:00">
              <w:tcPr>
                <w:tcW w:w="0" w:type="auto"/>
                <w:tcBorders>
                  <w:top w:val="nil"/>
                  <w:left w:val="nil"/>
                  <w:bottom w:val="nil"/>
                  <w:right w:val="nil"/>
                </w:tcBorders>
                <w:tcMar>
                  <w:left w:w="102" w:type="dxa"/>
                  <w:right w:w="102" w:type="dxa"/>
                </w:tcMar>
                <w:vAlign w:val="center"/>
              </w:tcPr>
            </w:tcPrChange>
          </w:tcPr>
          <w:p w14:paraId="5E80005A" w14:textId="7AD952CD"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4" w:author="Codex" w:date="2026-10-05T16:32:41.313017+00:00">
                  <w:rPr>
                    <w:bCs w:val="0"/>
                    <w:sz w:val="21"/>
                    <w:szCs w:val="21"/>
                  </w:rPr>
                </w:rPrChange>
              </w:rPr>
              <w:pPrChange w:id="563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37" w:author="Codex" w:date="2026-10-05T16:32:41.313017+00:00">
                  <w:rPr>
                    <w:bCs w:val="0"/>
                    <w:sz w:val="21"/>
                    <w:szCs w:val="21"/>
                  </w:rPr>
                </w:rPrChange>
              </w:rPr>
              <w:t>收入</w:t>
            </w:r>
            <w:r>
              <w:rPr>
                <w:rFonts w:ascii="Times New Roman" w:hAnsi="Times New Roman" w:cs="Times New Roman" w:eastAsia="SimSun"/>
                <w:b w:val="0"/>
                <w:bCs w:val="0"/>
                <w:sz w:val="21"/>
                <w:szCs w:val="21"/>
                <w:rPrChange w:id="5638" w:author="Codex" w:date="2026-10-05T16:32:41.313017+00:00">
                  <w:rPr>
                    <w:bCs w:val="0"/>
                    <w:sz w:val="21"/>
                    <w:szCs w:val="21"/>
                  </w:rPr>
                </w:rPrChange>
              </w:rPr>
              <w:t>—</w:t>
            </w:r>
            <w:r>
              <w:rPr>
                <w:rFonts w:ascii="Times New Roman" w:hAnsi="Times New Roman" w:cs="Times New Roman" w:eastAsia="SimSun"/>
                <w:b w:val="0"/>
                <w:bCs w:val="0"/>
                <w:sz w:val="21"/>
                <w:szCs w:val="21"/>
                <w:rPrChange w:id="5639" w:author="Codex" w:date="2026-10-05T16:32:41.313017+00:00">
                  <w:rPr>
                    <w:bCs w:val="0"/>
                    <w:sz w:val="21"/>
                    <w:szCs w:val="21"/>
                  </w:rPr>
                </w:rPrChange>
              </w:rPr>
              <w:t>支持联系仅有有限关联性证据；未获可靠因果分解，不等于识别了单一资源机制</w:t>
            </w:r>
          </w:p>
        </w:tc>
      </w:tr>
      <w:tr w:rsidR="007622EE" w14:paraId="33A52311" w14:textId="77777777" w:rsidTr="00A40A87">
        <w:trPr>
          <w:cantSplit/>
          <w:jc w:val="center"/>
          <w:del w:id="1001506" w:author="Codex" w:date="2026-10-06T15:06:37Z"/>
        </w:trPr>
        <w:tc>
          <w:tcPr>
            <w:tcW w:w="0" w:type="auto"/>
            <w:tcBorders>
              <w:top w:val="nil"/>
              <w:left w:val="nil"/>
              <w:bottom w:val="nil"/>
              <w:right w:val="nil"/>
              <w:insideH w:val="nil"/>
              <w:insideV w:val="nil"/>
            </w:tcBorders>
            <w:tcMar>
              <w:left w:w="102" w:type="dxa"/>
              <w:right w:w="102" w:type="dxa"/>
            </w:tcMar>
            <w:vAlign w:val="center"/>
            <w:tcPrChange w:id="5640" w:author="Codex" w:date="2026-10-05T16:32:41.313017+00:00">
              <w:tcPr>
                <w:tcW w:w="0" w:type="auto"/>
                <w:tcBorders>
                  <w:top w:val="nil"/>
                  <w:left w:val="nil"/>
                  <w:bottom w:val="nil"/>
                  <w:right w:val="nil"/>
                </w:tcBorders>
                <w:tcMar>
                  <w:left w:w="102" w:type="dxa"/>
                  <w:right w:w="102" w:type="dxa"/>
                </w:tcMar>
                <w:vAlign w:val="center"/>
              </w:tcPr>
            </w:tcPrChange>
          </w:tcPr>
          <w:p w14:paraId="125210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5" w:author="Codex" w:date="2026-10-05T16:32:41.313017+00:00">
                  <w:rPr>
                    <w:bCs w:val="0"/>
                    <w:sz w:val="21"/>
                    <w:szCs w:val="21"/>
                  </w:rPr>
                </w:rPrChange>
              </w:rPr>
              <w:pPrChange w:id="564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42" w:author="Codex" w:date="2026-10-05T16:32:41.313017+00:00">
                  <w:rPr>
                    <w:bCs w:val="0"/>
                    <w:sz w:val="21"/>
                    <w:szCs w:val="21"/>
                  </w:rPr>
                </w:rPrChange>
              </w:rPr>
              <w:t>RQ2.2</w:t>
            </w:r>
          </w:p>
        </w:tc>
        <w:tc>
          <w:tcPr>
            <w:tcW w:w="0" w:type="auto"/>
            <w:tcBorders>
              <w:top w:val="nil"/>
              <w:left w:val="nil"/>
              <w:bottom w:val="nil"/>
              <w:right w:val="nil"/>
              <w:insideH w:val="nil"/>
              <w:insideV w:val="nil"/>
            </w:tcBorders>
            <w:tcMar>
              <w:left w:w="102" w:type="dxa"/>
              <w:right w:w="102" w:type="dxa"/>
            </w:tcMar>
            <w:vAlign w:val="center"/>
            <w:tcPrChange w:id="5643" w:author="Codex" w:date="2026-10-05T16:32:41.313017+00:00">
              <w:tcPr>
                <w:tcW w:w="0" w:type="auto"/>
                <w:tcBorders>
                  <w:top w:val="nil"/>
                  <w:left w:val="nil"/>
                  <w:bottom w:val="nil"/>
                  <w:right w:val="nil"/>
                </w:tcBorders>
                <w:tcMar>
                  <w:left w:w="102" w:type="dxa"/>
                  <w:right w:w="102" w:type="dxa"/>
                </w:tcMar>
                <w:vAlign w:val="center"/>
              </w:tcPr>
            </w:tcPrChange>
          </w:tcPr>
          <w:p w14:paraId="715A50D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6" w:author="Codex" w:date="2026-10-05T16:32:41.313017+00:00">
                  <w:rPr>
                    <w:bCs w:val="0"/>
                    <w:sz w:val="21"/>
                    <w:szCs w:val="21"/>
                  </w:rPr>
                </w:rPrChange>
              </w:rPr>
              <w:pPrChange w:id="564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45" w:author="Codex" w:date="2026-10-05T16:32:41.313017+00:00">
                  <w:rPr>
                    <w:bCs w:val="0"/>
                    <w:sz w:val="21"/>
                    <w:szCs w:val="21"/>
                  </w:rPr>
                </w:rPrChange>
              </w:rPr>
              <w:t>本人负向、配偶正向中介</w:t>
            </w:r>
          </w:p>
        </w:tc>
        <w:tc>
          <w:tcPr>
            <w:tcW w:w="0" w:type="auto"/>
            <w:tcBorders>
              <w:top w:val="nil"/>
              <w:left w:val="nil"/>
              <w:bottom w:val="nil"/>
              <w:right w:val="nil"/>
              <w:insideH w:val="nil"/>
              <w:insideV w:val="nil"/>
            </w:tcBorders>
            <w:tcMar>
              <w:left w:w="102" w:type="dxa"/>
              <w:right w:w="102" w:type="dxa"/>
            </w:tcMar>
            <w:vAlign w:val="center"/>
            <w:tcPrChange w:id="5646" w:author="Codex" w:date="2026-10-05T16:32:41.313017+00:00">
              <w:tcPr>
                <w:tcW w:w="0" w:type="auto"/>
                <w:tcBorders>
                  <w:top w:val="nil"/>
                  <w:left w:val="nil"/>
                  <w:bottom w:val="nil"/>
                  <w:right w:val="nil"/>
                </w:tcBorders>
                <w:tcMar>
                  <w:left w:w="102" w:type="dxa"/>
                  <w:right w:w="102" w:type="dxa"/>
                </w:tcMar>
                <w:vAlign w:val="center"/>
              </w:tcPr>
            </w:tcPrChange>
          </w:tcPr>
          <w:p w14:paraId="30DB80C6" w14:textId="70D68ECD"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7" w:author="Codex" w:date="2026-10-05T16:32:41.313017+00:00">
                  <w:rPr>
                    <w:bCs w:val="0"/>
                    <w:sz w:val="21"/>
                    <w:szCs w:val="21"/>
                  </w:rPr>
                </w:rPrChange>
              </w:rPr>
              <w:pPrChange w:id="564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48" w:author="Codex" w:date="2026-10-05T16:32:41.313017+00:00">
                  <w:rPr>
                    <w:bCs w:val="0"/>
                    <w:sz w:val="21"/>
                    <w:szCs w:val="21"/>
                  </w:rPr>
                </w:rPrChange>
              </w:rPr>
              <w:t>历史八链间接</w:t>
            </w:r>
            <w:r>
              <w:rPr>
                <w:rFonts w:ascii="Times New Roman" w:hAnsi="Times New Roman" w:cs="Times New Roman" w:eastAsia="SimSun"/>
                <w:b w:val="0"/>
                <w:bCs w:val="0"/>
                <w:sz w:val="21"/>
                <w:szCs w:val="21"/>
                <w:rPrChange w:id="5649" w:author="Codex" w:date="2026-10-05T16:32:41.313017+00:00">
                  <w:rPr>
                    <w:bCs w:val="0"/>
                    <w:sz w:val="21"/>
                    <w:szCs w:val="21"/>
                  </w:rPr>
                </w:rPrChange>
              </w:rPr>
              <w:t>OR</w:t>
            </w:r>
            <w:r>
              <w:rPr>
                <w:rFonts w:ascii="Times New Roman" w:hAnsi="Times New Roman" w:cs="Times New Roman" w:eastAsia="SimSun"/>
                <w:b w:val="0"/>
                <w:bCs w:val="0"/>
                <w:sz w:val="21"/>
                <w:szCs w:val="21"/>
                <w:rPrChange w:id="5650" w:author="Codex" w:date="2026-10-05T16:32:41.313017+00:00">
                  <w:rPr>
                    <w:bCs w:val="0"/>
                    <w:sz w:val="21"/>
                    <w:szCs w:val="21"/>
                  </w:rPr>
                </w:rPrChange>
              </w:rPr>
              <w:t>区间均含</w:t>
            </w:r>
            <w:r>
              <w:rPr>
                <w:rFonts w:ascii="Times New Roman" w:hAnsi="Times New Roman" w:cs="Times New Roman" w:eastAsia="SimSun"/>
                <w:b w:val="0"/>
                <w:bCs w:val="0"/>
                <w:sz w:val="21"/>
                <w:szCs w:val="21"/>
                <w:rPrChange w:id="5651" w:author="Codex" w:date="2026-10-05T16:32:41.313017+00:00">
                  <w:rPr>
                    <w:bCs w:val="0"/>
                    <w:sz w:val="21"/>
                    <w:szCs w:val="21"/>
                  </w:rPr>
                </w:rPrChange>
              </w:rPr>
              <w:t>1</w:t>
            </w:r>
            <w:r>
              <w:rPr>
                <w:rFonts w:ascii="Times New Roman" w:hAnsi="Times New Roman" w:cs="Times New Roman" w:eastAsia="SimSun"/>
                <w:b w:val="0"/>
                <w:bCs w:val="0"/>
                <w:sz w:val="21"/>
                <w:szCs w:val="21"/>
                <w:rPrChange w:id="5652" w:author="Codex" w:date="2026-10-05T16:32:41.313017+00:00">
                  <w:rPr>
                    <w:bCs w:val="0"/>
                    <w:sz w:val="21"/>
                    <w:szCs w:val="21"/>
                  </w:rPr>
                </w:rPrChange>
              </w:rPr>
              <w:t>，且支持范围与时序识别受限</w:t>
            </w:r>
          </w:p>
        </w:tc>
        <w:tc>
          <w:tcPr>
            <w:tcW w:w="0" w:type="auto"/>
            <w:tcBorders>
              <w:top w:val="nil"/>
              <w:left w:val="nil"/>
              <w:bottom w:val="nil"/>
              <w:right w:val="nil"/>
              <w:insideH w:val="nil"/>
              <w:insideV w:val="nil"/>
            </w:tcBorders>
            <w:tcMar>
              <w:left w:w="102" w:type="dxa"/>
              <w:right w:w="102" w:type="dxa"/>
            </w:tcMar>
            <w:vAlign w:val="center"/>
            <w:tcPrChange w:id="5653" w:author="Codex" w:date="2026-10-05T16:32:41.313017+00:00">
              <w:tcPr>
                <w:tcW w:w="0" w:type="auto"/>
                <w:tcBorders>
                  <w:top w:val="nil"/>
                  <w:left w:val="nil"/>
                  <w:bottom w:val="nil"/>
                  <w:right w:val="nil"/>
                </w:tcBorders>
                <w:tcMar>
                  <w:left w:w="102" w:type="dxa"/>
                  <w:right w:w="102" w:type="dxa"/>
                </w:tcMar>
                <w:vAlign w:val="center"/>
              </w:tcPr>
            </w:tcPrChange>
          </w:tcPr>
          <w:p w14:paraId="6FE808C3" w14:textId="67598364"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8" w:author="Codex" w:date="2026-10-05T16:32:41.313017+00:00">
                  <w:rPr>
                    <w:bCs w:val="0"/>
                    <w:sz w:val="21"/>
                    <w:szCs w:val="21"/>
                  </w:rPr>
                </w:rPrChange>
              </w:rPr>
              <w:pPrChange w:id="565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55" w:author="Codex" w:date="2026-10-05T16:32:41.313017+00:00">
                  <w:rPr>
                    <w:bCs w:val="0"/>
                    <w:sz w:val="21"/>
                    <w:szCs w:val="21"/>
                  </w:rPr>
                </w:rPrChange>
              </w:rPr>
              <w:t>尚不能可靠判断中介机制；既不证明传导为零，也不以模型输出替代识别</w:t>
            </w:r>
          </w:p>
        </w:tc>
      </w:tr>
      <w:tr w:rsidR="007622EE" w14:paraId="54C2AEA9" w14:textId="77777777" w:rsidTr="00A40A87">
        <w:trPr>
          <w:cantSplit/>
          <w:jc w:val="center"/>
          <w:del w:id="1001507" w:author="Codex" w:date="2026-10-06T15:06:37Z"/>
        </w:trPr>
        <w:tc>
          <w:tcPr>
            <w:tcW w:w="0" w:type="auto"/>
            <w:tcBorders>
              <w:top w:val="nil"/>
              <w:left w:val="nil"/>
              <w:bottom w:val="nil"/>
              <w:right w:val="nil"/>
              <w:insideH w:val="nil"/>
              <w:insideV w:val="nil"/>
            </w:tcBorders>
            <w:tcMar>
              <w:left w:w="102" w:type="dxa"/>
              <w:right w:w="102" w:type="dxa"/>
            </w:tcMar>
            <w:vAlign w:val="center"/>
            <w:tcPrChange w:id="5656" w:author="Codex" w:date="2026-10-05T16:32:41.313017+00:00">
              <w:tcPr>
                <w:tcW w:w="0" w:type="auto"/>
                <w:tcBorders>
                  <w:top w:val="nil"/>
                  <w:left w:val="nil"/>
                  <w:bottom w:val="nil"/>
                  <w:right w:val="nil"/>
                </w:tcBorders>
                <w:tcMar>
                  <w:left w:w="102" w:type="dxa"/>
                  <w:right w:w="102" w:type="dxa"/>
                </w:tcMar>
                <w:vAlign w:val="center"/>
              </w:tcPr>
            </w:tcPrChange>
          </w:tcPr>
          <w:p w14:paraId="613F11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9" w:author="Codex" w:date="2026-10-05T16:32:41.313017+00:00">
                  <w:rPr>
                    <w:bCs w:val="0"/>
                    <w:sz w:val="21"/>
                    <w:szCs w:val="21"/>
                  </w:rPr>
                </w:rPrChange>
              </w:rPr>
              <w:pPrChange w:id="565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58" w:author="Codex" w:date="2026-10-05T16:32:41.313017+00:00">
                  <w:rPr>
                    <w:bCs w:val="0"/>
                    <w:sz w:val="21"/>
                    <w:szCs w:val="21"/>
                  </w:rPr>
                </w:rPrChange>
              </w:rPr>
              <w:t>RQ2.4</w:t>
            </w:r>
          </w:p>
        </w:tc>
        <w:tc>
          <w:tcPr>
            <w:tcW w:w="0" w:type="auto"/>
            <w:tcBorders>
              <w:top w:val="nil"/>
              <w:left w:val="nil"/>
              <w:bottom w:val="nil"/>
              <w:right w:val="nil"/>
              <w:insideH w:val="nil"/>
              <w:insideV w:val="nil"/>
            </w:tcBorders>
            <w:tcMar>
              <w:left w:w="102" w:type="dxa"/>
              <w:right w:w="102" w:type="dxa"/>
            </w:tcMar>
            <w:vAlign w:val="center"/>
            <w:tcPrChange w:id="5659" w:author="Codex" w:date="2026-10-05T16:32:41.313017+00:00">
              <w:tcPr>
                <w:tcW w:w="0" w:type="auto"/>
                <w:tcBorders>
                  <w:top w:val="nil"/>
                  <w:left w:val="nil"/>
                  <w:bottom w:val="nil"/>
                  <w:right w:val="nil"/>
                </w:tcBorders>
                <w:tcMar>
                  <w:left w:w="102" w:type="dxa"/>
                  <w:right w:w="102" w:type="dxa"/>
                </w:tcMar>
                <w:vAlign w:val="center"/>
              </w:tcPr>
            </w:tcPrChange>
          </w:tcPr>
          <w:p w14:paraId="4B82C88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0" w:author="Codex" w:date="2026-10-05T16:32:41.313017+00:00">
                  <w:rPr>
                    <w:bCs w:val="0"/>
                    <w:sz w:val="21"/>
                    <w:szCs w:val="21"/>
                  </w:rPr>
                </w:rPrChange>
              </w:rPr>
              <w:pPrChange w:id="566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1" w:author="Codex" w:date="2026-10-05T16:32:41.313017+00:00">
                  <w:rPr>
                    <w:bCs w:val="0"/>
                    <w:sz w:val="21"/>
                    <w:szCs w:val="21"/>
                  </w:rPr>
                </w:rPrChange>
              </w:rPr>
              <w:t>本人抑制、配偶促进的调节</w:t>
            </w:r>
          </w:p>
        </w:tc>
        <w:tc>
          <w:tcPr>
            <w:tcW w:w="0" w:type="auto"/>
            <w:tcBorders>
              <w:top w:val="nil"/>
              <w:left w:val="nil"/>
              <w:bottom w:val="nil"/>
              <w:right w:val="nil"/>
              <w:insideH w:val="nil"/>
              <w:insideV w:val="nil"/>
            </w:tcBorders>
            <w:tcMar>
              <w:left w:w="102" w:type="dxa"/>
              <w:right w:w="102" w:type="dxa"/>
            </w:tcMar>
            <w:vAlign w:val="center"/>
            <w:tcPrChange w:id="5662" w:author="Codex" w:date="2026-10-05T16:32:41.313017+00:00">
              <w:tcPr>
                <w:tcW w:w="0" w:type="auto"/>
                <w:tcBorders>
                  <w:top w:val="nil"/>
                  <w:left w:val="nil"/>
                  <w:bottom w:val="nil"/>
                  <w:right w:val="nil"/>
                </w:tcBorders>
                <w:tcMar>
                  <w:left w:w="102" w:type="dxa"/>
                  <w:right w:w="102" w:type="dxa"/>
                </w:tcMar>
                <w:vAlign w:val="center"/>
              </w:tcPr>
            </w:tcPrChange>
          </w:tcPr>
          <w:p w14:paraId="7354EE49" w14:textId="2EBB1921"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1" w:author="Codex" w:date="2026-10-05T16:32:41.313017+00:00">
                  <w:rPr>
                    <w:bCs w:val="0"/>
                    <w:sz w:val="21"/>
                    <w:szCs w:val="21"/>
                  </w:rPr>
                </w:rPrChange>
              </w:rPr>
              <w:pPrChange w:id="566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4" w:author="Codex" w:date="2026-10-05T16:32:41.313017+00:00">
                  <w:rPr>
                    <w:bCs w:val="0"/>
                    <w:sz w:val="21"/>
                    <w:szCs w:val="21"/>
                  </w:rPr>
                </w:rPrChange>
              </w:rPr>
              <w:t>基础加性交互显示部分相对位置差异；历史固定</w:t>
            </w:r>
            <w:r>
              <w:rPr>
                <w:rFonts w:ascii="Times New Roman" w:hAnsi="Times New Roman" w:cs="Times New Roman" w:eastAsia="SimSun"/>
                <w:b w:val="0"/>
                <w:bCs w:val="0"/>
                <w:sz w:val="21"/>
                <w:szCs w:val="21"/>
                <w:rPrChange w:id="5665" w:author="Codex" w:date="2026-10-05T16:32:41.313017+00:00">
                  <w:rPr>
                    <w:bCs w:val="0"/>
                    <w:sz w:val="21"/>
                    <w:szCs w:val="21"/>
                  </w:rPr>
                </w:rPrChange>
              </w:rPr>
              <w:t>M</w:t>
            </w:r>
            <w:r>
              <w:rPr>
                <w:rFonts w:ascii="Times New Roman" w:hAnsi="Times New Roman" w:cs="Times New Roman" w:eastAsia="SimSun"/>
                <w:b w:val="0"/>
                <w:bCs w:val="0"/>
                <w:sz w:val="21"/>
                <w:szCs w:val="21"/>
                <w:rPrChange w:id="5666" w:author="Codex" w:date="2026-10-05T16:32:41.313017+00:00">
                  <w:rPr>
                    <w:bCs w:val="0"/>
                    <w:sz w:val="21"/>
                    <w:szCs w:val="21"/>
                  </w:rPr>
                </w:rPrChange>
              </w:rPr>
              <w:t>对比存在结构或支持限制</w:t>
            </w:r>
          </w:p>
        </w:tc>
        <w:tc>
          <w:tcPr>
            <w:tcW w:w="0" w:type="auto"/>
            <w:tcBorders>
              <w:top w:val="nil"/>
              <w:left w:val="nil"/>
              <w:bottom w:val="nil"/>
              <w:right w:val="nil"/>
              <w:insideH w:val="nil"/>
              <w:insideV w:val="nil"/>
            </w:tcBorders>
            <w:tcMar>
              <w:left w:w="102" w:type="dxa"/>
              <w:right w:w="102" w:type="dxa"/>
            </w:tcMar>
            <w:vAlign w:val="center"/>
            <w:tcPrChange w:id="5667" w:author="Codex" w:date="2026-10-05T16:32:41.313017+00:00">
              <w:tcPr>
                <w:tcW w:w="0" w:type="auto"/>
                <w:tcBorders>
                  <w:top w:val="nil"/>
                  <w:left w:val="nil"/>
                  <w:bottom w:val="nil"/>
                  <w:right w:val="nil"/>
                </w:tcBorders>
                <w:tcMar>
                  <w:left w:w="102" w:type="dxa"/>
                  <w:right w:w="102" w:type="dxa"/>
                </w:tcMar>
                <w:vAlign w:val="center"/>
              </w:tcPr>
            </w:tcPrChange>
          </w:tcPr>
          <w:p w14:paraId="1C466CA5" w14:textId="2FEDBCA1"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2" w:author="Codex" w:date="2026-10-05T16:32:41.313017+00:00">
                  <w:rPr>
                    <w:bCs w:val="0"/>
                    <w:sz w:val="21"/>
                    <w:szCs w:val="21"/>
                  </w:rPr>
                </w:rPrChange>
              </w:rPr>
              <w:pPrChange w:id="566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9" w:author="Codex" w:date="2026-10-05T16:32:41.313017+00:00">
                  <w:rPr>
                    <w:bCs w:val="0"/>
                    <w:sz w:val="21"/>
                    <w:szCs w:val="21"/>
                  </w:rPr>
                </w:rPrChange>
              </w:rPr>
              <w:t>仅保留关联性的情境线索，未确认普遍本人／配偶因果调节角色</w:t>
            </w:r>
          </w:p>
        </w:tc>
      </w:tr>
      <w:tr w:rsidR="007622EE" w14:paraId="67ADAC83" w14:textId="77777777" w:rsidTr="00A40A87">
        <w:trPr>
          <w:cantSplit/>
          <w:jc w:val="center"/>
          <w:del w:id="1001508" w:author="Codex" w:date="2026-10-06T15:06:37Z"/>
        </w:trPr>
        <w:tc>
          <w:tcPr>
            <w:tcW w:w="0" w:type="auto"/>
            <w:tcBorders>
              <w:top w:val="nil"/>
              <w:left w:val="nil"/>
              <w:bottom w:val="nil"/>
              <w:right w:val="nil"/>
              <w:insideH w:val="nil"/>
              <w:insideV w:val="nil"/>
            </w:tcBorders>
            <w:tcMar>
              <w:left w:w="102" w:type="dxa"/>
              <w:right w:w="102" w:type="dxa"/>
            </w:tcMar>
            <w:vAlign w:val="center"/>
            <w:tcPrChange w:id="5670" w:author="Codex" w:date="2026-10-05T16:32:41.313017+00:00">
              <w:tcPr>
                <w:tcW w:w="0" w:type="auto"/>
                <w:tcBorders>
                  <w:top w:val="nil"/>
                  <w:left w:val="nil"/>
                  <w:bottom w:val="nil"/>
                  <w:right w:val="nil"/>
                </w:tcBorders>
                <w:tcMar>
                  <w:left w:w="102" w:type="dxa"/>
                  <w:right w:w="102" w:type="dxa"/>
                </w:tcMar>
                <w:vAlign w:val="center"/>
              </w:tcPr>
            </w:tcPrChange>
          </w:tcPr>
          <w:p w14:paraId="4BB3767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3" w:author="Codex" w:date="2026-10-05T16:32:41.313017+00:00">
                  <w:rPr>
                    <w:bCs w:val="0"/>
                    <w:sz w:val="21"/>
                    <w:szCs w:val="21"/>
                  </w:rPr>
                </w:rPrChange>
              </w:rPr>
              <w:pPrChange w:id="567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72" w:author="Codex" w:date="2026-10-05T16:32:41.313017+00:00">
                  <w:rPr>
                    <w:bCs w:val="0"/>
                    <w:sz w:val="21"/>
                    <w:szCs w:val="21"/>
                  </w:rPr>
                </w:rPrChange>
              </w:rPr>
              <w:t>RQ2.3</w:t>
            </w:r>
            <w:r>
              <w:rPr>
                <w:rFonts w:ascii="Times New Roman" w:hAnsi="Times New Roman" w:cs="Times New Roman" w:eastAsia="SimSun"/>
                <w:b w:val="0"/>
                <w:bCs w:val="0"/>
                <w:sz w:val="21"/>
                <w:szCs w:val="21"/>
                <w:rPrChange w:id="5673" w:author="Codex" w:date="2026-10-05T16:32:41.313017+00:00">
                  <w:rPr>
                    <w:bCs w:val="0"/>
                    <w:sz w:val="21"/>
                    <w:szCs w:val="21"/>
                  </w:rPr>
                </w:rPrChange>
              </w:rPr>
              <w:t>及</w:t>
            </w:r>
            <w:r>
              <w:rPr>
                <w:rFonts w:ascii="Times New Roman" w:hAnsi="Times New Roman" w:cs="Times New Roman" w:eastAsia="SimSun"/>
                <w:b w:val="0"/>
                <w:bCs w:val="0"/>
                <w:sz w:val="21"/>
                <w:szCs w:val="21"/>
                <w:rPrChange w:id="5674" w:author="Codex" w:date="2026-10-05T16:32:41.313017+00:00">
                  <w:rPr>
                    <w:bCs w:val="0"/>
                    <w:sz w:val="21"/>
                    <w:szCs w:val="21"/>
                  </w:rPr>
                </w:rPrChange>
              </w:rPr>
              <w:t>RQ2.5</w:t>
            </w:r>
            <w:r>
              <w:rPr>
                <w:rFonts w:ascii="Times New Roman" w:hAnsi="Times New Roman" w:cs="Times New Roman" w:eastAsia="SimSun"/>
                <w:b w:val="0"/>
                <w:bCs w:val="0"/>
                <w:sz w:val="21"/>
                <w:szCs w:val="21"/>
                <w:rPrChange w:id="5675" w:author="Codex" w:date="2026-10-05T16:32:41.313017+00:00">
                  <w:rPr>
                    <w:bCs w:val="0"/>
                    <w:sz w:val="21"/>
                    <w:szCs w:val="21"/>
                  </w:rPr>
                </w:rPrChange>
              </w:rPr>
              <w:t>的</w:t>
            </w:r>
            <w:r>
              <w:rPr>
                <w:rFonts w:ascii="Times New Roman" w:hAnsi="Times New Roman" w:cs="Times New Roman" w:eastAsia="SimSun"/>
                <w:b w:val="0"/>
                <w:bCs w:val="0"/>
                <w:sz w:val="21"/>
                <w:szCs w:val="21"/>
                <w:rPrChange w:id="5676" w:author="Codex" w:date="2026-10-05T16:32:41.313017+00:00">
                  <w:rPr>
                    <w:bCs w:val="0"/>
                    <w:sz w:val="21"/>
                    <w:szCs w:val="21"/>
                  </w:rPr>
                </w:rPrChange>
              </w:rPr>
              <w:t>PE</w:t>
            </w:r>
          </w:p>
        </w:tc>
        <w:tc>
          <w:tcPr>
            <w:tcW w:w="0" w:type="auto"/>
            <w:tcBorders>
              <w:top w:val="nil"/>
              <w:left w:val="nil"/>
              <w:bottom w:val="nil"/>
              <w:right w:val="nil"/>
              <w:insideH w:val="nil"/>
              <w:insideV w:val="nil"/>
            </w:tcBorders>
            <w:tcMar>
              <w:left w:w="102" w:type="dxa"/>
              <w:right w:w="102" w:type="dxa"/>
            </w:tcMar>
            <w:vAlign w:val="center"/>
            <w:tcPrChange w:id="5677" w:author="Codex" w:date="2026-10-05T16:32:41.313017+00:00">
              <w:tcPr>
                <w:tcW w:w="0" w:type="auto"/>
                <w:tcBorders>
                  <w:top w:val="nil"/>
                  <w:left w:val="nil"/>
                  <w:bottom w:val="nil"/>
                  <w:right w:val="nil"/>
                </w:tcBorders>
                <w:tcMar>
                  <w:left w:w="102" w:type="dxa"/>
                  <w:right w:w="102" w:type="dxa"/>
                </w:tcMar>
                <w:vAlign w:val="center"/>
              </w:tcPr>
            </w:tcPrChange>
          </w:tcPr>
          <w:p w14:paraId="3ED585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4" w:author="Codex" w:date="2026-10-05T16:32:41.313017+00:00">
                  <w:rPr>
                    <w:bCs w:val="0"/>
                    <w:sz w:val="21"/>
                    <w:szCs w:val="21"/>
                  </w:rPr>
                </w:rPrChange>
              </w:rPr>
              <w:pPrChange w:id="567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79" w:author="Codex" w:date="2026-10-05T16:32:41.313017+00:00">
                  <w:rPr>
                    <w:bCs w:val="0"/>
                    <w:sz w:val="21"/>
                    <w:szCs w:val="21"/>
                  </w:rPr>
                </w:rPrChange>
              </w:rPr>
              <w:t>中介／交互贡献与效应消除比例</w:t>
            </w:r>
          </w:p>
        </w:tc>
        <w:tc>
          <w:tcPr>
            <w:tcW w:w="0" w:type="auto"/>
            <w:tcBorders>
              <w:top w:val="nil"/>
              <w:left w:val="nil"/>
              <w:bottom w:val="nil"/>
              <w:right w:val="nil"/>
              <w:insideH w:val="nil"/>
              <w:insideV w:val="nil"/>
            </w:tcBorders>
            <w:tcMar>
              <w:left w:w="102" w:type="dxa"/>
              <w:right w:w="102" w:type="dxa"/>
            </w:tcMar>
            <w:vAlign w:val="center"/>
            <w:tcPrChange w:id="5680" w:author="Codex" w:date="2026-10-05T16:32:41.313017+00:00">
              <w:tcPr>
                <w:tcW w:w="0" w:type="auto"/>
                <w:tcBorders>
                  <w:top w:val="nil"/>
                  <w:left w:val="nil"/>
                  <w:bottom w:val="nil"/>
                  <w:right w:val="nil"/>
                </w:tcBorders>
                <w:tcMar>
                  <w:left w:w="102" w:type="dxa"/>
                  <w:right w:w="102" w:type="dxa"/>
                </w:tcMar>
                <w:vAlign w:val="center"/>
              </w:tcPr>
            </w:tcPrChange>
          </w:tcPr>
          <w:p w14:paraId="206510E3" w14:textId="2324BE59"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5" w:author="Codex" w:date="2026-10-05T16:32:41.313017+00:00">
                  <w:rPr>
                    <w:bCs w:val="0"/>
                    <w:sz w:val="21"/>
                    <w:szCs w:val="21"/>
                  </w:rPr>
                </w:rPrChange>
              </w:rPr>
              <w:pPrChange w:id="568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82" w:author="Codex" w:date="2026-10-05T16:32:41.313017+00:00">
                  <w:rPr>
                    <w:bCs w:val="0"/>
                    <w:sz w:val="21"/>
                    <w:szCs w:val="21"/>
                  </w:rPr>
                </w:rPrChange>
              </w:rPr>
              <w:t>原生</w:t>
            </w:r>
            <w:r>
              <w:rPr>
                <w:rFonts w:ascii="Times New Roman" w:hAnsi="Times New Roman" w:cs="Times New Roman" w:eastAsia="SimSun"/>
                <w:b w:val="0"/>
                <w:bCs w:val="0"/>
                <w:sz w:val="21"/>
                <w:szCs w:val="21"/>
                <w:rPrChange w:id="5683" w:author="Codex" w:date="2026-10-05T16:32:41.313017+00:00">
                  <w:rPr>
                    <w:bCs w:val="0"/>
                    <w:sz w:val="21"/>
                    <w:szCs w:val="21"/>
                  </w:rPr>
                </w:rPrChange>
              </w:rPr>
              <w:t>ER</w:t>
            </w:r>
            <w:r>
              <w:rPr>
                <w:rFonts w:ascii="Times New Roman" w:hAnsi="Times New Roman" w:cs="Times New Roman" w:eastAsia="SimSun"/>
                <w:b w:val="0"/>
                <w:bCs w:val="0"/>
                <w:sz w:val="21"/>
                <w:szCs w:val="21"/>
                <w:rPrChange w:id="5684" w:author="Codex" w:date="2026-10-05T16:32:41.313017+00:00">
                  <w:rPr>
                    <w:bCs w:val="0"/>
                    <w:sz w:val="21"/>
                    <w:szCs w:val="21"/>
                  </w:rPr>
                </w:rPrChange>
              </w:rPr>
              <w:t>／比例风险尺度不一致，候选实际适用性未通过</w:t>
            </w:r>
          </w:p>
        </w:tc>
        <w:tc>
          <w:tcPr>
            <w:tcW w:w="0" w:type="auto"/>
            <w:tcBorders>
              <w:top w:val="nil"/>
              <w:left w:val="nil"/>
              <w:bottom w:val="nil"/>
              <w:right w:val="nil"/>
              <w:insideH w:val="nil"/>
              <w:insideV w:val="nil"/>
            </w:tcBorders>
            <w:tcMar>
              <w:left w:w="102" w:type="dxa"/>
              <w:right w:w="102" w:type="dxa"/>
            </w:tcMar>
            <w:vAlign w:val="center"/>
            <w:tcPrChange w:id="5685" w:author="Codex" w:date="2026-10-05T16:32:41.313017+00:00">
              <w:tcPr>
                <w:tcW w:w="0" w:type="auto"/>
                <w:tcBorders>
                  <w:top w:val="nil"/>
                  <w:left w:val="nil"/>
                  <w:bottom w:val="nil"/>
                  <w:right w:val="nil"/>
                </w:tcBorders>
                <w:tcMar>
                  <w:left w:w="102" w:type="dxa"/>
                  <w:right w:w="102" w:type="dxa"/>
                </w:tcMar>
                <w:vAlign w:val="center"/>
              </w:tcPr>
            </w:tcPrChange>
          </w:tcPr>
          <w:p w14:paraId="60458FE2" w14:textId="5D4EECC8"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6" w:author="Codex" w:date="2026-10-05T16:32:41.313017+00:00">
                  <w:rPr>
                    <w:bCs w:val="0"/>
                    <w:sz w:val="21"/>
                    <w:szCs w:val="21"/>
                  </w:rPr>
                </w:rPrChange>
              </w:rPr>
              <w:pPrChange w:id="568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87" w:author="Codex" w:date="2026-10-05T16:32:41.313017+00:00">
                  <w:rPr>
                    <w:bCs w:val="0"/>
                    <w:sz w:val="21"/>
                    <w:szCs w:val="21"/>
                  </w:rPr>
                </w:rPrChange>
              </w:rPr>
              <w:t>贡献份额与</w:t>
            </w:r>
            <w:r>
              <w:rPr>
                <w:rFonts w:ascii="Times New Roman" w:hAnsi="Times New Roman" w:cs="Times New Roman" w:eastAsia="SimSun"/>
                <w:b w:val="0"/>
                <w:bCs w:val="0"/>
                <w:sz w:val="21"/>
                <w:szCs w:val="21"/>
                <w:rPrChange w:id="5688" w:author="Codex" w:date="2026-10-05T16:32:41.313017+00:00">
                  <w:rPr>
                    <w:bCs w:val="0"/>
                    <w:sz w:val="21"/>
                    <w:szCs w:val="21"/>
                  </w:rPr>
                </w:rPrChange>
              </w:rPr>
              <w:t>PE</w:t>
            </w:r>
            <w:r>
              <w:rPr>
                <w:rFonts w:ascii="Times New Roman" w:hAnsi="Times New Roman" w:cs="Times New Roman" w:eastAsia="SimSun"/>
                <w:b w:val="0"/>
                <w:bCs w:val="0"/>
                <w:sz w:val="21"/>
                <w:szCs w:val="21"/>
                <w:rPrChange w:id="5689" w:author="Codex" w:date="2026-10-05T16:32:41.313017+00:00">
                  <w:rPr>
                    <w:bCs w:val="0"/>
                    <w:sz w:val="21"/>
                    <w:szCs w:val="21"/>
                  </w:rPr>
                </w:rPrChange>
              </w:rPr>
              <w:t>目前不可可靠量化；不是相关理论假设遭否定</w:t>
            </w:r>
          </w:p>
        </w:tc>
      </w:tr>
      <w:tr w:rsidR="007622EE" w14:paraId="33DDAF28" w14:textId="77777777" w:rsidTr="00A40A87">
        <w:trPr>
          <w:cantSplit/>
          <w:jc w:val="center"/>
          <w:del w:id="1001509" w:author="Codex" w:date="2026-10-06T15:06:37Z"/>
        </w:trPr>
        <w:tc>
          <w:tcPr>
            <w:tcW w:w="0" w:type="auto"/>
            <w:tcBorders>
              <w:top w:val="nil"/>
              <w:left w:val="nil"/>
              <w:bottom w:val="nil"/>
              <w:right w:val="nil"/>
              <w:insideH w:val="nil"/>
              <w:insideV w:val="nil"/>
            </w:tcBorders>
            <w:tcMar>
              <w:left w:w="102" w:type="dxa"/>
              <w:right w:w="102" w:type="dxa"/>
            </w:tcMar>
            <w:vAlign w:val="center"/>
            <w:tcPrChange w:id="5690" w:author="Codex" w:date="2026-10-05T16:32:41.313017+00:00">
              <w:tcPr>
                <w:tcW w:w="0" w:type="auto"/>
                <w:tcBorders>
                  <w:top w:val="nil"/>
                  <w:left w:val="nil"/>
                  <w:bottom w:val="nil"/>
                  <w:right w:val="nil"/>
                </w:tcBorders>
                <w:tcMar>
                  <w:left w:w="102" w:type="dxa"/>
                  <w:right w:w="102" w:type="dxa"/>
                </w:tcMar>
                <w:vAlign w:val="center"/>
              </w:tcPr>
            </w:tcPrChange>
          </w:tcPr>
          <w:p w14:paraId="0CC00E8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7" w:author="Codex" w:date="2026-10-05T16:32:41.313017+00:00">
                  <w:rPr>
                    <w:bCs w:val="0"/>
                    <w:sz w:val="21"/>
                    <w:szCs w:val="21"/>
                  </w:rPr>
                </w:rPrChange>
              </w:rPr>
              <w:pPrChange w:id="569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2" w:author="Codex" w:date="2026-10-05T16:32:41.313017+00:00">
                  <w:rPr>
                    <w:bCs w:val="0"/>
                    <w:sz w:val="21"/>
                    <w:szCs w:val="21"/>
                  </w:rPr>
                </w:rPrChange>
              </w:rPr>
              <w:t>RQ2.5</w:t>
            </w:r>
            <w:r>
              <w:rPr>
                <w:rFonts w:ascii="Times New Roman" w:hAnsi="Times New Roman" w:cs="Times New Roman" w:eastAsia="SimSun"/>
                <w:b w:val="0"/>
                <w:bCs w:val="0"/>
                <w:sz w:val="21"/>
                <w:szCs w:val="21"/>
                <w:rPrChange w:id="5693" w:author="Codex" w:date="2026-10-05T16:32:41.313017+00:00">
                  <w:rPr>
                    <w:bCs w:val="0"/>
                    <w:sz w:val="21"/>
                    <w:szCs w:val="21"/>
                  </w:rPr>
                </w:rPrChange>
              </w:rPr>
              <w:t>情景</w:t>
            </w:r>
          </w:p>
        </w:tc>
        <w:tc>
          <w:tcPr>
            <w:tcW w:w="0" w:type="auto"/>
            <w:tcBorders>
              <w:top w:val="nil"/>
              <w:left w:val="nil"/>
              <w:bottom w:val="nil"/>
              <w:right w:val="nil"/>
              <w:insideH w:val="nil"/>
              <w:insideV w:val="nil"/>
            </w:tcBorders>
            <w:tcMar>
              <w:left w:w="102" w:type="dxa"/>
              <w:right w:w="102" w:type="dxa"/>
            </w:tcMar>
            <w:vAlign w:val="center"/>
            <w:tcPrChange w:id="5694" w:author="Codex" w:date="2026-10-05T16:32:41.313017+00:00">
              <w:tcPr>
                <w:tcW w:w="0" w:type="auto"/>
                <w:tcBorders>
                  <w:top w:val="nil"/>
                  <w:left w:val="nil"/>
                  <w:bottom w:val="nil"/>
                  <w:right w:val="nil"/>
                </w:tcBorders>
                <w:tcMar>
                  <w:left w:w="102" w:type="dxa"/>
                  <w:right w:w="102" w:type="dxa"/>
                </w:tcMar>
                <w:vAlign w:val="center"/>
              </w:tcPr>
            </w:tcPrChange>
          </w:tcPr>
          <w:p w14:paraId="3EF960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8" w:author="Codex" w:date="2026-10-05T16:32:41.313017+00:00">
                  <w:rPr>
                    <w:bCs w:val="0"/>
                    <w:sz w:val="21"/>
                    <w:szCs w:val="21"/>
                  </w:rPr>
                </w:rPrChange>
              </w:rPr>
              <w:pPrChange w:id="569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6" w:author="Codex" w:date="2026-10-05T16:32:41.313017+00:00">
                  <w:rPr>
                    <w:bCs w:val="0"/>
                    <w:sz w:val="21"/>
                    <w:szCs w:val="21"/>
                  </w:rPr>
                </w:rPrChange>
              </w:rPr>
              <w:t>满意度提升促进支持增长</w:t>
            </w:r>
          </w:p>
        </w:tc>
        <w:tc>
          <w:tcPr>
            <w:tcW w:w="0" w:type="auto"/>
            <w:tcBorders>
              <w:top w:val="nil"/>
              <w:left w:val="nil"/>
              <w:bottom w:val="nil"/>
              <w:right w:val="nil"/>
              <w:insideH w:val="nil"/>
              <w:insideV w:val="nil"/>
            </w:tcBorders>
            <w:tcMar>
              <w:left w:w="102" w:type="dxa"/>
              <w:right w:w="102" w:type="dxa"/>
            </w:tcMar>
            <w:vAlign w:val="center"/>
            <w:tcPrChange w:id="5697" w:author="Codex" w:date="2026-10-05T16:32:41.313017+00:00">
              <w:tcPr>
                <w:tcW w:w="0" w:type="auto"/>
                <w:tcBorders>
                  <w:top w:val="nil"/>
                  <w:left w:val="nil"/>
                  <w:bottom w:val="nil"/>
                  <w:right w:val="nil"/>
                </w:tcBorders>
                <w:tcMar>
                  <w:left w:w="102" w:type="dxa"/>
                  <w:right w:w="102" w:type="dxa"/>
                </w:tcMar>
                <w:vAlign w:val="center"/>
              </w:tcPr>
            </w:tcPrChange>
          </w:tcPr>
          <w:p w14:paraId="00036E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9" w:author="Codex" w:date="2026-10-05T16:32:41.313017+00:00">
                  <w:rPr>
                    <w:bCs w:val="0"/>
                    <w:sz w:val="21"/>
                    <w:szCs w:val="21"/>
                  </w:rPr>
                </w:rPrChange>
              </w:rPr>
              <w:pPrChange w:id="569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9" w:author="Codex" w:date="2026-10-05T16:32:41.313017+00:00">
                  <w:rPr>
                    <w:bCs w:val="0"/>
                    <w:sz w:val="21"/>
                    <w:szCs w:val="21"/>
                  </w:rPr>
                </w:rPrChange>
              </w:rPr>
              <w:t>四项净变化约</w:t>
            </w:r>
            <w:r>
              <w:rPr>
                <w:rFonts w:ascii="Times New Roman" w:hAnsi="Times New Roman" w:cs="Times New Roman" w:eastAsia="SimSun"/>
                <w:b w:val="0"/>
                <w:bCs w:val="0"/>
                <w:sz w:val="21"/>
                <w:szCs w:val="21"/>
                <w:rPrChange w:id="5700" w:author="Codex" w:date="2026-10-05T16:32:41.313017+00:00">
                  <w:rPr>
                    <w:bCs w:val="0"/>
                    <w:sz w:val="21"/>
                    <w:szCs w:val="21"/>
                  </w:rPr>
                </w:rPrChange>
              </w:rPr>
              <w:t>0.8—1.4</w:t>
            </w:r>
            <w:r>
              <w:rPr>
                <w:rFonts w:ascii="Times New Roman" w:hAnsi="Times New Roman" w:cs="Times New Roman" w:eastAsia="SimSun"/>
                <w:b w:val="0"/>
                <w:bCs w:val="0"/>
                <w:sz w:val="21"/>
                <w:szCs w:val="21"/>
                <w:rPrChange w:id="5701" w:author="Codex" w:date="2026-10-05T16:32:41.313017+00:00">
                  <w:rPr>
                    <w:bCs w:val="0"/>
                    <w:sz w:val="21"/>
                    <w:szCs w:val="21"/>
                  </w:rPr>
                </w:rPrChange>
              </w:rPr>
              <w:t>个百分点，区间均包含</w:t>
            </w:r>
            <w:r>
              <w:rPr>
                <w:rFonts w:ascii="Times New Roman" w:hAnsi="Times New Roman" w:cs="Times New Roman" w:eastAsia="SimSun"/>
                <w:b w:val="0"/>
                <w:bCs w:val="0"/>
                <w:sz w:val="21"/>
                <w:szCs w:val="21"/>
                <w:rPrChange w:id="5702"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vAlign w:val="center"/>
            <w:tcPrChange w:id="5703" w:author="Codex" w:date="2026-10-05T16:32:41.313017+00:00">
              <w:tcPr>
                <w:tcW w:w="0" w:type="auto"/>
                <w:tcBorders>
                  <w:top w:val="nil"/>
                  <w:left w:val="nil"/>
                  <w:bottom w:val="nil"/>
                  <w:right w:val="nil"/>
                </w:tcBorders>
                <w:tcMar>
                  <w:left w:w="102" w:type="dxa"/>
                  <w:right w:w="102" w:type="dxa"/>
                </w:tcMar>
                <w:vAlign w:val="center"/>
              </w:tcPr>
            </w:tcPrChange>
          </w:tcPr>
          <w:p w14:paraId="1EB57F34" w14:textId="704CACF6"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0" w:author="Codex" w:date="2026-10-05T16:32:41.313017+00:00">
                  <w:rPr>
                    <w:bCs w:val="0"/>
                    <w:sz w:val="21"/>
                    <w:szCs w:val="21"/>
                  </w:rPr>
                </w:rPrChange>
              </w:rPr>
              <w:pPrChange w:id="570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705" w:author="Codex" w:date="2026-10-05T16:32:41.313017+00:00">
                  <w:rPr>
                    <w:bCs w:val="0"/>
                    <w:sz w:val="21"/>
                    <w:szCs w:val="21"/>
                  </w:rPr>
                </w:rPrChange>
              </w:rPr>
              <w:t>历史条件预测不支持政策量化；既不确认净收益，也不说明实际政策无效</w:t>
            </w:r>
          </w:p>
        </w:tc>
      </w:tr>
      <w:tr w:rsidR="007622EE" w14:paraId="377DE457" w14:textId="77777777" w:rsidTr="00A40A87">
        <w:trPr>
          <w:cantSplit/>
          <w:jc w:val="center"/>
          <w:del w:id="1001510" w:author="Codex" w:date="2026-10-06T15:06:37Z"/>
        </w:trPr>
        <w:tc>
          <w:tcPr>
            <w:tcW w:w="0" w:type="auto"/>
            <w:tcBorders>
              <w:top w:val="nil"/>
              <w:left w:val="nil"/>
              <w:bottom w:val="single" w:sz="12" w:color="000000"/>
              <w:right w:val="nil"/>
              <w:insideH w:val="nil"/>
              <w:insideV w:val="nil"/>
            </w:tcBorders>
            <w:tcMar>
              <w:left w:w="102" w:type="dxa"/>
              <w:right w:w="102" w:type="dxa"/>
            </w:tcMar>
            <w:tcPrChange w:id="5706" w:author="Codex" w:date="2026-10-05T16:32:41.313017+00:00">
              <w:tcPr>
                <w:tcW w:w="0" w:type="auto"/>
                <w:tcBorders>
                  <w:top w:val="nil"/>
                  <w:left w:val="nil"/>
                  <w:bottom w:val="single" w:sz="12" w:space="0" w:color="000000"/>
                  <w:right w:val="nil"/>
                </w:tcBorders>
                <w:tcMar>
                  <w:left w:w="102" w:type="dxa"/>
                  <w:right w:w="102" w:type="dxa"/>
                </w:tcMar>
              </w:tcPr>
            </w:tcPrChange>
          </w:tcPr>
          <w:p w14:paraId="5A955AD9"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1" w:author="Codex" w:date="2026-10-05T16:32:41.313017+00:00">
                  <w:rPr>
                    <w:bCs w:val="0"/>
                    <w:sz w:val="21"/>
                    <w:szCs w:val="21"/>
                  </w:rPr>
                </w:rPrChange>
              </w:rPr>
              <w:pPrChange w:id="5707"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08" w:author="Codex" w:date="2026-10-05T16:32:41.313017+00:00">
                  <w:rPr>
                    <w:bCs w:val="0"/>
                    <w:sz w:val="21"/>
                    <w:szCs w:val="21"/>
                  </w:rPr>
                </w:rPrChange>
              </w:rPr>
              <w:t>探索性边界</w:t>
            </w:r>
          </w:p>
        </w:tc>
        <w:tc>
          <w:tcPr>
            <w:tcW w:w="0" w:type="auto"/>
            <w:tcBorders>
              <w:top w:val="nil"/>
              <w:left w:val="nil"/>
              <w:bottom w:val="single" w:sz="12" w:color="000000"/>
              <w:right w:val="nil"/>
              <w:insideH w:val="nil"/>
              <w:insideV w:val="nil"/>
            </w:tcBorders>
            <w:tcMar>
              <w:left w:w="102" w:type="dxa"/>
              <w:right w:w="102" w:type="dxa"/>
            </w:tcMar>
            <w:tcPrChange w:id="5709" w:author="Codex" w:date="2026-10-05T16:32:41.313017+00:00">
              <w:tcPr>
                <w:tcW w:w="0" w:type="auto"/>
                <w:tcBorders>
                  <w:top w:val="nil"/>
                  <w:left w:val="nil"/>
                  <w:bottom w:val="single" w:sz="12" w:space="0" w:color="000000"/>
                  <w:right w:val="nil"/>
                </w:tcBorders>
                <w:tcMar>
                  <w:left w:w="102" w:type="dxa"/>
                  <w:right w:w="102" w:type="dxa"/>
                </w:tcMar>
              </w:tcPr>
            </w:tcPrChange>
          </w:tcPr>
          <w:p w14:paraId="2ECB19B4"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2" w:author="Codex" w:date="2026-10-05T16:32:41.313017+00:00">
                  <w:rPr>
                    <w:bCs w:val="0"/>
                    <w:sz w:val="21"/>
                    <w:szCs w:val="21"/>
                  </w:rPr>
                </w:rPrChange>
              </w:rPr>
              <w:pPrChange w:id="5710"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11" w:author="Codex" w:date="2026-10-05T16:32:41.313017+00:00">
                  <w:rPr>
                    <w:bCs w:val="0"/>
                    <w:sz w:val="21"/>
                    <w:szCs w:val="21"/>
                  </w:rPr>
                </w:rPrChange>
              </w:rPr>
              <w:t>性别、</w:t>
            </w:r>
            <w:r>
              <w:rPr>
                <w:rFonts w:ascii="Times New Roman" w:hAnsi="Times New Roman" w:cs="Times New Roman" w:eastAsia="SimSun"/>
                <w:b w:val="0"/>
                <w:bCs w:val="0"/>
                <w:sz w:val="21"/>
                <w:szCs w:val="21"/>
                <w:rPrChange w:id="5712" w:author="Codex" w:date="2026-10-05T16:32:41.313017+00:00">
                  <w:rPr>
                    <w:bCs w:val="0"/>
                    <w:sz w:val="21"/>
                    <w:szCs w:val="21"/>
                  </w:rPr>
                </w:rPrChange>
              </w:rPr>
              <w:t>2016</w:t>
            </w:r>
            <w:r>
              <w:rPr>
                <w:rFonts w:ascii="Times New Roman" w:hAnsi="Times New Roman" w:cs="Times New Roman" w:eastAsia="SimSun"/>
                <w:b w:val="0"/>
                <w:bCs w:val="0"/>
                <w:sz w:val="21"/>
                <w:szCs w:val="21"/>
                <w:rPrChange w:id="5713" w:author="Codex" w:date="2026-10-05T16:32:41.313017+00:00">
                  <w:rPr>
                    <w:bCs w:val="0"/>
                    <w:sz w:val="21"/>
                    <w:szCs w:val="21"/>
                  </w:rPr>
                </w:rPrChange>
              </w:rPr>
              <w:t>年年龄及基期城乡编码分组的单维度差异</w:t>
            </w:r>
          </w:p>
        </w:tc>
        <w:tc>
          <w:tcPr>
            <w:tcW w:w="0" w:type="auto"/>
            <w:tcBorders>
              <w:top w:val="nil"/>
              <w:left w:val="nil"/>
              <w:bottom w:val="single" w:sz="12" w:color="000000"/>
              <w:right w:val="nil"/>
              <w:insideH w:val="nil"/>
              <w:insideV w:val="nil"/>
            </w:tcBorders>
            <w:tcMar>
              <w:left w:w="102" w:type="dxa"/>
              <w:right w:w="102" w:type="dxa"/>
            </w:tcMar>
            <w:tcPrChange w:id="5714" w:author="Codex" w:date="2026-10-05T16:32:41.313017+00:00">
              <w:tcPr>
                <w:tcW w:w="0" w:type="auto"/>
                <w:tcBorders>
                  <w:top w:val="nil"/>
                  <w:left w:val="nil"/>
                  <w:bottom w:val="single" w:sz="12" w:space="0" w:color="000000"/>
                  <w:right w:val="nil"/>
                </w:tcBorders>
                <w:tcMar>
                  <w:left w:w="102" w:type="dxa"/>
                  <w:right w:w="102" w:type="dxa"/>
                </w:tcMar>
              </w:tcPr>
            </w:tcPrChange>
          </w:tcPr>
          <w:p w14:paraId="40A5C89C"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3" w:author="Codex" w:date="2026-10-05T16:32:41.313017+00:00">
                  <w:rPr>
                    <w:bCs w:val="0"/>
                    <w:sz w:val="21"/>
                    <w:szCs w:val="21"/>
                  </w:rPr>
                </w:rPrChange>
              </w:rPr>
              <w:pPrChange w:id="5715"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16" w:author="Codex" w:date="2026-10-05T16:32:41.313017+00:00">
                  <w:rPr>
                    <w:bCs w:val="0"/>
                    <w:sz w:val="21"/>
                    <w:szCs w:val="21"/>
                  </w:rPr>
                </w:rPrChange>
              </w:rPr>
              <w:t>40</w:t>
            </w:r>
            <w:r>
              <w:rPr>
                <w:rFonts w:ascii="Times New Roman" w:hAnsi="Times New Roman" w:cs="Times New Roman" w:eastAsia="SimSun"/>
                <w:b w:val="0"/>
                <w:bCs w:val="0"/>
                <w:sz w:val="21"/>
                <w:szCs w:val="21"/>
                <w:rPrChange w:id="5717" w:author="Codex" w:date="2026-10-05T16:32:41.313017+00:00">
                  <w:rPr>
                    <w:bCs w:val="0"/>
                    <w:sz w:val="21"/>
                    <w:szCs w:val="21"/>
                  </w:rPr>
                </w:rPrChange>
              </w:rPr>
              <w:t>项有效直接比较的普通区间均包含</w:t>
            </w:r>
            <w:r>
              <w:rPr>
                <w:rFonts w:ascii="Times New Roman" w:hAnsi="Times New Roman" w:cs="Times New Roman" w:eastAsia="SimSun"/>
                <w:b w:val="0"/>
                <w:bCs w:val="0"/>
                <w:sz w:val="21"/>
                <w:szCs w:val="21"/>
                <w:rPrChange w:id="5718" w:author="Codex" w:date="2026-10-05T16:32:41.313017+00:00">
                  <w:rPr>
                    <w:bCs w:val="0"/>
                    <w:sz w:val="21"/>
                    <w:szCs w:val="21"/>
                  </w:rPr>
                </w:rPrChange>
              </w:rPr>
              <w:t>0</w:t>
            </w:r>
            <w:r>
              <w:rPr>
                <w:rFonts w:ascii="Times New Roman" w:hAnsi="Times New Roman" w:cs="Times New Roman" w:eastAsia="SimSun"/>
                <w:b w:val="0"/>
                <w:bCs w:val="0"/>
                <w:sz w:val="21"/>
                <w:szCs w:val="21"/>
                <w:rPrChange w:id="5719" w:author="Codex" w:date="2026-10-05T16:32:41.313017+00:00">
                  <w:rPr>
                    <w:bCs w:val="0"/>
                    <w:sz w:val="21"/>
                    <w:szCs w:val="21"/>
                  </w:rPr>
                </w:rPrChange>
              </w:rPr>
              <w:t>，</w:t>
            </w:r>
            <w:r>
              <w:rPr>
                <w:rFonts w:ascii="Times New Roman" w:hAnsi="Times New Roman" w:cs="Times New Roman" w:eastAsia="SimSun"/>
                <w:b w:val="0"/>
                <w:bCs w:val="0"/>
                <w:sz w:val="21"/>
                <w:szCs w:val="21"/>
                <w:rPrChange w:id="5720" w:author="Codex" w:date="2026-10-05T16:32:41.313017+00:00">
                  <w:rPr>
                    <w:bCs w:val="0"/>
                    <w:sz w:val="21"/>
                    <w:szCs w:val="21"/>
                  </w:rPr>
                </w:rPrChange>
              </w:rPr>
              <w:t>BH q</w:t>
            </w:r>
            <w:r>
              <w:rPr>
                <w:rFonts w:ascii="Times New Roman" w:hAnsi="Times New Roman" w:cs="Times New Roman" w:eastAsia="SimSun"/>
                <w:b w:val="0"/>
                <w:bCs w:val="0"/>
                <w:sz w:val="21"/>
                <w:szCs w:val="21"/>
                <w:rPrChange w:id="5721" w:author="Codex" w:date="2026-10-05T16:32:41.313017+00:00">
                  <w:rPr>
                    <w:bCs w:val="0"/>
                    <w:sz w:val="21"/>
                    <w:szCs w:val="21"/>
                  </w:rPr>
                </w:rPrChange>
              </w:rPr>
              <w:t>均为</w:t>
            </w:r>
            <w:r>
              <w:rPr>
                <w:rFonts w:ascii="Times New Roman" w:hAnsi="Times New Roman" w:cs="Times New Roman" w:eastAsia="SimSun"/>
                <w:b w:val="0"/>
                <w:bCs w:val="0"/>
                <w:sz w:val="21"/>
                <w:szCs w:val="21"/>
                <w:rPrChange w:id="5722" w:author="Codex" w:date="2026-10-05T16:32:41.313017+00:00">
                  <w:rPr>
                    <w:bCs w:val="0"/>
                    <w:sz w:val="21"/>
                    <w:szCs w:val="21"/>
                  </w:rPr>
                </w:rPrChange>
              </w:rPr>
              <w:t>1</w:t>
            </w:r>
            <w:r>
              <w:rPr>
                <w:rFonts w:ascii="Times New Roman" w:hAnsi="Times New Roman" w:cs="Times New Roman" w:eastAsia="SimSun"/>
                <w:b w:val="0"/>
                <w:bCs w:val="0"/>
                <w:sz w:val="21"/>
                <w:szCs w:val="21"/>
                <w:rPrChange w:id="5723" w:author="Codex" w:date="2026-10-05T16:32:41.313017+00:00">
                  <w:rPr>
                    <w:bCs w:val="0"/>
                    <w:sz w:val="21"/>
                    <w:szCs w:val="21"/>
                  </w:rPr>
                </w:rPrChange>
              </w:rPr>
              <w:t>；</w:t>
            </w:r>
            <w:r>
              <w:rPr>
                <w:rFonts w:ascii="Times New Roman" w:hAnsi="Times New Roman" w:cs="Times New Roman" w:eastAsia="SimSun"/>
                <w:b w:val="0"/>
                <w:bCs w:val="0"/>
                <w:sz w:val="21"/>
                <w:szCs w:val="21"/>
                <w:rPrChange w:id="5724" w:author="Codex" w:date="2026-10-05T16:32:41.313017+00:00">
                  <w:rPr>
                    <w:bCs w:val="0"/>
                    <w:sz w:val="21"/>
                    <w:szCs w:val="21"/>
                  </w:rPr>
                </w:rPrChange>
              </w:rPr>
              <w:t>8</w:t>
            </w:r>
            <w:r>
              <w:rPr>
                <w:rFonts w:ascii="Times New Roman" w:hAnsi="Times New Roman" w:cs="Times New Roman" w:eastAsia="SimSun"/>
                <w:b w:val="0"/>
                <w:bCs w:val="0"/>
                <w:sz w:val="21"/>
                <w:szCs w:val="21"/>
                <w:rPrChange w:id="5725" w:author="Codex" w:date="2026-10-05T16:32:41.313017+00:00">
                  <w:rPr>
                    <w:bCs w:val="0"/>
                    <w:sz w:val="21"/>
                    <w:szCs w:val="21"/>
                  </w:rPr>
                </w:rPrChange>
              </w:rPr>
              <w:t>项暂缓推断</w:t>
            </w:r>
          </w:p>
        </w:tc>
        <w:tc>
          <w:tcPr>
            <w:tcW w:w="0" w:type="auto"/>
            <w:tcBorders>
              <w:top w:val="nil"/>
              <w:left w:val="nil"/>
              <w:bottom w:val="single" w:sz="12" w:color="000000"/>
              <w:right w:val="nil"/>
              <w:insideH w:val="nil"/>
              <w:insideV w:val="nil"/>
            </w:tcBorders>
            <w:tcMar>
              <w:left w:w="102" w:type="dxa"/>
              <w:right w:w="102" w:type="dxa"/>
            </w:tcMar>
            <w:tcPrChange w:id="5726" w:author="Codex" w:date="2026-10-05T16:32:41.313017+00:00">
              <w:tcPr>
                <w:tcW w:w="0" w:type="auto"/>
                <w:tcBorders>
                  <w:top w:val="nil"/>
                  <w:left w:val="nil"/>
                  <w:bottom w:val="single" w:sz="12" w:space="0" w:color="000000"/>
                  <w:right w:val="nil"/>
                </w:tcBorders>
                <w:tcMar>
                  <w:left w:w="102" w:type="dxa"/>
                  <w:right w:w="102" w:type="dxa"/>
                </w:tcMar>
              </w:tcPr>
            </w:tcPrChange>
          </w:tcPr>
          <w:p w14:paraId="330DE7AF" w14:textId="476D4E69"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4" w:author="Codex" w:date="2026-10-05T16:32:41.313017+00:00">
                  <w:rPr>
                    <w:bCs w:val="0"/>
                    <w:sz w:val="21"/>
                    <w:szCs w:val="21"/>
                  </w:rPr>
                </w:rPrChange>
              </w:rPr>
              <w:pPrChange w:id="5727"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28" w:author="Codex" w:date="2026-10-05T16:32:41.313017+00:00">
                  <w:rPr>
                    <w:bCs w:val="0"/>
                    <w:sz w:val="21"/>
                    <w:szCs w:val="21"/>
                  </w:rPr>
                </w:rPrChange>
              </w:rPr>
              <w:t>未见明确模型内组间差异；仍受共同识别限制，不能作为新候选的稳健性验证</w:t>
            </w:r>
          </w:p>
        </w:tc>
      </w:tr>
      <w:tr>
        <w:trPr>
          <w:tblHeader/>
          <w:ins w:id="1001511"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对应问题</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待检验预期／量化目标</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现有证据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结论</w:t>
            </w:r>
          </w:p>
        </w:tc>
      </w:tr>
      <w:tr>
        <w:trPr>
          <w:ins w:id="1001512"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RQ1、RQ2.1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收入作用与不经焦点M的部分</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基础回归部分资格总体呈正向关联；历史直接与总对比接近</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保留收入—支持关联；尚未可靠识别因果分解或单一资源机制</w:t>
            </w:r>
          </w:p>
        </w:tc>
      </w:tr>
      <w:tr>
        <w:trPr>
          <w:ins w:id="1001513"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RQ2.2</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本人负向、配偶正向中介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历史间接OR区间含1；系统探索及限定复核未发现明确完整中介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完整中介尚未获支持，不证明传导为零；支持范围与时序限制仍在</w:t>
            </w:r>
          </w:p>
        </w:tc>
      </w:tr>
      <w:tr>
        <w:trPr>
          <w:ins w:id="1001514"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RQ2.4</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本人抑制、配偶促进的修饰</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031／041去dwm后未调整区间不含0，历史搜索校正未显著；P3整体p为0.132／0.080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相对评价变化保留探索性修饰线索，未确认普遍满意度机制</w:t>
            </w:r>
          </w:p>
        </w:tc>
      </w:tr>
      <w:tr>
        <w:trPr>
          <w:ins w:id="1001515"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RQ2.3及RQ2.5的PE</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中介／交互贡献与效应消除比例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历史ER／比例尺度不一致，部分总对比分母接近无效值</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贡献份额与PE不可可靠量化；不等于理论假设已遭否定</w:t>
            </w:r>
          </w:p>
        </w:tc>
      </w:tr>
      <w:tr>
        <w:trPr>
          <w:ins w:id="1001516"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RQ2.5情景</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满意度提升促进支持增长</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历史四项净变化约0.8—1.4个百分点，区间均含0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条件预测不支持政策收益量化，不能说明实际政策无效</w:t>
            </w:r>
          </w:p>
        </w:tc>
      </w:tr>
      <w:tr>
        <w:trPr>
          <w:ins w:id="1001517"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辅助关联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本人／配偶满意度的人际及个人内关联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N1两项人际关联原始p&lt;0.05，固定六项调整后均未显著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可作婚姻关系背景关联，不能替代中介／修饰，也不是完整个人固定效应</w:t>
            </w:r>
          </w:p>
        </w:tc>
      </w:tr>
      <w:tr>
        <w:trPr>
          <w:ins w:id="1001518"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探索性边界</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组间差异、追加规格与分期稳定性</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历史40项有效直接比较未见明确差异、8项暂缓；新14项零晋级；女儿差异主要见于前期</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保留搜索与失败记录；分期点方向或单簇稳定不等于独立复制</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9" w:author="Codex" w:date="2026-10-05T14:02:24Z"/>
          <w:rFonts w:ascii="Times New Roman" w:hAnsi="Times New Roman" w:cs="Times New Roman" w:eastAsia="SimSun"/>
          <w:sz w:val="21"/>
          <w:szCs w:val="21"/>
        </w:rPr>
      </w:pPr>
      <w:ins w:id="10" w:author="Codex" w:date="2026-10-05T14:02:24Z">
        <w:r>
          <w:rPr>
            <w:rFonts w:ascii="Times New Roman" w:hAnsi="Times New Roman" w:cs="Times New Roman" w:eastAsia="SimSun"/>
            <w:sz w:val="21"/>
            <w:szCs w:val="21"/>
          </w:rPr>
          <w:t>新增14项均已完成B=200初筛，没有合格规格达到预设精化条件。历史11项B=1,000、次级和登记敏感性结果另列于附录D。早期R6_B1的5分对4分金额差异保留为辅助结果；最终金额修饰结论依据下节原金额与封顶金额的三状态整体检验。</w:t>
        </w:r>
      </w:ins>
    </w:p>
    <w:p>
      <w:pPr>
        <w:pStyle w:val="aff4"/>
        <w:keepNext/>
        <w:spacing w:before="156" w:after="156"/>
        <w:ind w:firstLine="428"/>
        <w:rPr>
          <w:ins w:id="1001437" w:author="Codex" w:date="2026-10-06T05:40:41Z"/>
        </w:rPr>
      </w:pPr>
      <w:ins w:id="1001438" w:author="Codex" w:date="2026-10-06T05:40:41Z">
        <w:r>
          <w:rPr>
            <w:rFonts w:ascii="Times New Roman" w:hAnsi="Times New Roman" w:eastAsia="SimSun" w:cs="Times New Roman"/>
            <w:sz w:val="21"/>
            <w:szCs w:val="21"/>
          </w:rPr>
          <w:t>（四）选择后的限定复核结果</w:t>
        </w:r>
      </w:ins>
    </w:p>
    <w:p>
      <w:pPr>
        <w:pStyle w:val="af5"/>
        <w:snapToGrid w:val="0"/>
        <w:ind w:firstLine="420"/>
        <w:jc w:val="both"/>
        <w:rPr>
          <w:ins w:id="1001519" w:author="Codex" w:date="2026-10-06T15:06:37Z"/>
          <w:sz w:val="21"/>
          <w:szCs w:val="21"/>
        </w:rPr>
      </w:pPr>
      <w:ins w:id="1001520" w:author="Codex" w:date="2026-10-06T15:06:37Z">
        <w:r>
          <w:rPr>
            <w:rFonts w:ascii="Times New Roman" w:hAnsi="Times New Roman" w:eastAsia="SimSun" w:cs="Times New Roman"/>
            <w:sz w:val="21"/>
            <w:szCs w:val="21"/>
          </w:rPr>
          <w:t>限定复核保留了两条与夫妻相对婚姻评价有关的探索性线索。删除跨波累计的父辈支持变量后，相对位置跃迁候选与分差变化候选的固定状态CDE差分别为−0.409和−0.085，未调整95%区间均不含零（表11）。这些差值处于边际OR尺度，不能解释为支持概率下降的百分点。两项模型化自然间接对比的区间均包含无效值1，未提供明确的完整中介证据。</w:t>
        </w:r>
      </w:ins>
    </w:p>
    <w:p>
      <w:pPr>
        <w:pStyle w:val="affa"/>
        <w:keepNext/>
        <w:snapToGrid w:val="0"/>
        <w:spacing w:beforeLines="0" w:before="0" w:line="280" w:lineRule="exact"/>
        <w:ind w:firstLineChars="0" w:firstLine="0"/>
        <w:rPr>
          <w:ins w:id="1001521" w:author="Codex" w:date="2026-10-06T15:06:37Z"/>
          <w:rFonts w:cs="Times New Roman"/>
          <w:szCs w:val="21"/>
        </w:rPr>
      </w:pPr>
      <w:ins w:id="1001522" w:author="Codex" w:date="2026-10-06T15:06:37Z">
        <w:r>
          <w:rPr>
            <w:rFonts w:cs="Times New Roman" w:hint="eastAsia"/>
            <w:szCs w:val="21"/>
          </w:rPr>
          <w:t>表11 两项探索性候选的实际定义与去dwm后结果</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
      <w:tblGrid>
        <w:gridCol w:w="1400"/>
        <w:gridCol w:w="3800"/>
        <w:gridCol w:w="3800"/>
      </w:tblGrid>
      <w:tr>
        <w:trPr>
          <w:tblHeader/>
          <w:ins w:id="1001523"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项目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相对位置跃迁（FEAS_031）</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分差变化（FEAS_041）</w:t>
            </w:r>
          </w:p>
        </w:tc>
      </w:tr>
      <w:tr>
        <w:trPr>
          <w:ins w:id="1001524"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收入X及支持Y</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X：本人实际收入增加；Y：向特定父／母实际月均支持增加</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X、Y同031</w:t>
            </w:r>
          </w:p>
        </w:tc>
      </w:tr>
      <w:tr>
        <w:trPr>
          <w:ins w:id="1001525"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相对评价M</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基期本人≤配偶，期末本人&gt;配偶记1，否则0；固定0→1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本人减配偶满意度分差的两期变化；固定0→1分</w:t>
            </w:r>
          </w:p>
        </w:tc>
      </w:tr>
      <w:tr>
        <w:trPr>
          <w:ins w:id="1001526"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资格总体</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基期本人不高于配偶，且双方两期评分可用</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完整案例且基期分差加0和1均在[−4，4]；排除61条端点不合法记录</w:t>
            </w:r>
          </w:p>
        </w:tc>
      </w:tr>
      <w:tr>
        <w:trPr>
          <w:ins w:id="1001527"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记录／簇</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9879／2939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12564／3149</w:t>
            </w:r>
          </w:p>
        </w:tc>
      </w:tr>
      <w:tr>
        <w:trPr>
          <w:ins w:id="1001528"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去dwm后ΔOR</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−0.409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−0.085</w:t>
            </w:r>
          </w:p>
        </w:tc>
      </w:tr>
      <w:tr>
        <w:trPr>
          <w:ins w:id="1001529"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未调整95%区间</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[−0.669，−0.150]</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[−0.163，−0.008]</w:t>
            </w:r>
          </w:p>
        </w:tc>
      </w:tr>
    </w:tbl>
    <w:p>
      <w:pPr>
        <w:pStyle w:val="af5"/>
        <w:snapToGrid w:val="0"/>
        <w:ind w:firstLine="420"/>
        <w:jc w:val="both"/>
        <w:rPr>
          <w:ins w:id="1001530" w:author="Codex" w:date="2026-10-06T15:06:37Z"/>
          <w:sz w:val="21"/>
          <w:szCs w:val="21"/>
        </w:rPr>
      </w:pPr>
      <w:ins w:id="1001531" w:author="Codex" w:date="2026-10-06T15:06:37Z">
        <w:r>
          <w:rPr>
            <w:rFonts w:ascii="Times New Roman" w:hAnsi="Times New Roman" w:eastAsia="SimSun" w:cs="Times New Roman"/>
            <w:sz w:val="21"/>
            <w:szCs w:val="21"/>
          </w:rPr>
          <w:t>注：记录为亲子二元组—区间。两个候选的资格总体不同，不能按ΔOR绝对大小比较社会作用强弱。区间采用B=1,000的中心化绝对偏差规则；本版本未计算新p或搜索校正。</w:t>
        </w:r>
      </w:ins>
    </w:p>
    <w:p>
      <w:pPr>
        <w:pStyle w:val="af5"/>
        <w:snapToGrid w:val="0"/>
        <w:ind w:firstLine="420"/>
        <w:jc w:val="both"/>
        <w:rPr>
          <w:ins w:id="1001532" w:author="Codex" w:date="2026-10-06T15:06:37Z"/>
          <w:sz w:val="21"/>
          <w:szCs w:val="21"/>
        </w:rPr>
      </w:pPr>
      <w:ins w:id="1001533" w:author="Codex" w:date="2026-10-06T15:06:37Z">
        <w:r>
          <w:rPr>
            <w:rFonts w:ascii="Times New Roman" w:hAnsi="Times New Roman" w:eastAsia="SimSun" w:cs="Times New Roman"/>
            <w:sz w:val="21"/>
            <w:szCs w:val="21"/>
          </w:rPr>
          <w:t>两个时期的点估计均为负，逐簇删除也未显示某一个簇主导结果；这些检查检验点估计的稳定性，不表示每个时期或每次删簇后均显著。两种操作化使用同一资料，不能视为两个独立复制。</w:t>
        </w:r>
      </w:ins>
    </w:p>
    <w:p>
      <w:pPr>
        <w:pStyle w:val="af5"/>
        <w:snapToGrid w:val="0"/>
        <w:ind w:firstLine="420"/>
        <w:jc w:val="both"/>
        <w:rPr>
          <w:ins w:id="1001534" w:author="Codex" w:date="2026-10-06T15:06:37Z"/>
          <w:sz w:val="21"/>
          <w:szCs w:val="21"/>
        </w:rPr>
      </w:pPr>
      <w:ins w:id="1001535" w:author="Codex" w:date="2026-10-06T15:06:37Z">
        <w:r>
          <w:rPr>
            <w:rFonts w:ascii="Times New Roman" w:hAnsi="Times New Roman" w:eastAsia="SimSun" w:cs="Times New Roman"/>
            <w:sz w:val="21"/>
            <w:szCs w:val="21"/>
          </w:rPr>
          <w:t>候选均来自系统搜索。在历史B=200版本中，考虑120项同指标对比后，031与041的调整p分别为0.134和0.632；合并两种目标后进一步增大（表12）。这项补充核查利用保存重复之间的相关性，但不涵盖全部后续自适应分析。历史校正与去dwm后的模型分开报告，不拼接为同一套推断。</w:t>
        </w:r>
      </w:ins>
    </w:p>
    <w:p>
      <w:pPr>
        <w:pStyle w:val="affa"/>
        <w:keepNext/>
        <w:snapToGrid w:val="0"/>
        <w:spacing w:beforeLines="0" w:before="0" w:line="280" w:lineRule="exact"/>
        <w:ind w:firstLineChars="0" w:firstLine="0"/>
        <w:rPr>
          <w:ins w:id="1001536" w:author="Codex" w:date="2026-10-06T15:06:37Z"/>
          <w:rFonts w:cs="Times New Roman"/>
          <w:szCs w:val="21"/>
        </w:rPr>
      </w:pPr>
      <w:ins w:id="1001537" w:author="Codex" w:date="2026-10-06T15:06:37Z">
        <w:r>
          <w:rPr>
            <w:rFonts w:cs="Times New Roman" w:hint="eastAsia"/>
            <w:szCs w:val="21"/>
          </w:rPr>
          <w:t>表12 候选的历史原始p与历史搜索校正（ΔCDE）</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
      <w:tblGrid>
        <w:gridCol w:w="2250"/>
        <w:gridCol w:w="2250"/>
        <w:gridCol w:w="2250"/>
        <w:gridCol w:w="2250"/>
      </w:tblGrid>
      <w:tr>
        <w:trPr>
          <w:tblHeader/>
          <w:ins w:id="1001538"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版本／候选</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原始p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同指标120项调整p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合并240项目标调整p</w:t>
            </w:r>
          </w:p>
        </w:tc>
      </w:tr>
      <w:tr>
        <w:trPr>
          <w:ins w:id="1001539"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0.004975</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0.134328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0.542289</w:t>
            </w:r>
          </w:p>
        </w:tc>
      </w:tr>
      <w:tr>
        <w:trPr>
          <w:ins w:id="1001540"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0.039801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0.631841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0.915423</w:t>
            </w:r>
          </w:p>
        </w:tc>
      </w:tr>
      <w:tr>
        <w:trPr>
          <w:ins w:id="1001541"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0.002997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r>
        <w:trPr>
          <w:ins w:id="1001542"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0.032967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bl>
    <w:p>
      <w:pPr>
        <w:pStyle w:val="af5"/>
        <w:snapToGrid w:val="0"/>
        <w:ind w:firstLine="420"/>
        <w:jc w:val="both"/>
        <w:rPr>
          <w:ins w:id="1001543" w:author="Codex" w:date="2026-10-06T15:06:37Z"/>
          <w:sz w:val="21"/>
          <w:szCs w:val="21"/>
        </w:rPr>
      </w:pPr>
      <w:ins w:id="1001544" w:author="Codex" w:date="2026-10-06T15:06:37Z">
        <w:r>
          <w:rPr>
            <w:rFonts w:ascii="Times New Roman" w:hAnsi="Times New Roman" w:eastAsia="SimSun" w:cs="Times New Roman"/>
            <w:sz w:val="21"/>
            <w:szCs w:val="21"/>
          </w:rPr>
          <w:t>注：历史B=200对应150个登记规格中的120个可估规格，每项有间接效应和ΔCDE两个目标；240个目标不等于240个独立检验。旧B=1,000来自筛选后精化，未另作搜索校正。此表所有模型均保留原dwm调整；其p值不适用于表11的修订模型。</w:t>
        </w:r>
      </w:ins>
    </w:p>
    <w:p>
      <w:pPr>
        <w:pStyle w:val="af5"/>
        <w:snapToGrid w:val="0"/>
        <w:ind w:firstLine="420"/>
        <w:jc w:val="both"/>
        <w:rPr>
          <w:ins w:id="1001545" w:author="Codex" w:date="2026-10-06T15:06:37Z"/>
          <w:sz w:val="21"/>
          <w:szCs w:val="21"/>
        </w:rPr>
      </w:pPr>
      <w:ins w:id="1001546" w:author="Codex" w:date="2026-10-06T15:06:37Z">
        <w:r>
          <w:rPr>
            <w:rFonts w:ascii="Times New Roman" w:hAnsi="Times New Roman" w:eastAsia="SimSun" w:cs="Times New Roman"/>
            <w:sz w:val="21"/>
            <w:szCs w:val="21"/>
          </w:rPr>
          <w:t>三状态金额复核恢复了原金额的可估计性，但没有提供预设5%水平下的整体修饰证据。基期本人满意度为5分时，收入增加对应的支持金额对比低于4分及≤3分状态；原金额与预定99%封顶口径的整体p分别为0.132和0.080（表13）。两者各有2,000次有效重复，固定六项家族调整后亦未显著。该结果描述不同满意度状态下的收入联系，不能解读为提高满意度使支持金额减少。</w:t>
        </w:r>
      </w:ins>
    </w:p>
    <w:p>
      <w:pPr>
        <w:pStyle w:val="affa"/>
        <w:keepNext/>
        <w:snapToGrid w:val="0"/>
        <w:spacing w:beforeLines="0" w:before="0" w:line="280" w:lineRule="exact"/>
        <w:ind w:firstLineChars="0" w:firstLine="0"/>
        <w:rPr>
          <w:ins w:id="1001547" w:author="Codex" w:date="2026-10-06T15:06:37Z"/>
          <w:rFonts w:cs="Times New Roman"/>
          <w:szCs w:val="21"/>
        </w:rPr>
      </w:pPr>
      <w:ins w:id="1001548" w:author="Codex" w:date="2026-10-06T15:06:37Z">
        <w:r>
          <w:rPr>
            <w:rFonts w:cs="Times New Roman" w:hint="eastAsia"/>
            <w:szCs w:val="21"/>
          </w:rPr>
          <w:t>表13 三种基期满意度状态下的收入金额对比与整体检验</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
      <w:tblGrid>
        <w:gridCol w:w="1285"/>
        <w:gridCol w:w="1285"/>
        <w:gridCol w:w="1285"/>
        <w:gridCol w:w="1285"/>
        <w:gridCol w:w="1285"/>
        <w:gridCol w:w="1285"/>
        <w:gridCol w:w="1285"/>
      </w:tblGrid>
      <w:tr>
        <w:trPr>
          <w:tblHeader/>
          <w:ins w:id="1001549"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金额口径</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整体p</w:t>
            </w:r>
          </w:p>
        </w:tc>
      </w:tr>
      <w:tr>
        <w:trPr>
          <w:ins w:id="1001550"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原金额</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38.28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44.66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14.24</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−24.03</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−30.42</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0.132</w:t>
            </w:r>
          </w:p>
        </w:tc>
      </w:tr>
      <w:tr>
        <w:trPr>
          <w:ins w:id="1001551"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预定99%封顶</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36.67</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41.41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11.06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−25.61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−30.36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0.080</w:t>
            </w:r>
          </w:p>
        </w:tc>
      </w:tr>
    </w:tbl>
    <w:p>
      <w:pPr>
        <w:pStyle w:val="af5"/>
        <w:snapToGrid w:val="0"/>
        <w:ind w:firstLine="420"/>
        <w:jc w:val="both"/>
        <w:rPr>
          <w:ins w:id="1001552" w:author="Codex" w:date="2026-10-06T15:06:37Z"/>
          <w:sz w:val="21"/>
          <w:szCs w:val="21"/>
        </w:rPr>
      </w:pPr>
      <w:ins w:id="1001553" w:author="Codex" w:date="2026-10-06T15:06:37Z">
        <w:r>
          <w:rPr>
            <w:rFonts w:ascii="Times New Roman" w:hAnsi="Times New Roman" w:eastAsia="SimSun" w:cs="Times New Roman"/>
            <w:sz w:val="21"/>
            <w:szCs w:val="21"/>
          </w:rPr>
          <w:t>注：金额单位为元／月。各状态的数值为收入增加与未增加的标准化总体金额对比；两个差值共同构成预先登记的整体检验，不另加局部显著性星号。封顶用固定阈值pmin处理，没有删除大额记录。</w:t>
        </w:r>
      </w:ins>
    </w:p>
    <w:p>
      <w:pPr>
        <w:pStyle w:val="af5"/>
        <w:snapToGrid w:val="0"/>
        <w:ind w:firstLine="420"/>
        <w:jc w:val="both"/>
        <w:rPr>
          <w:ins w:id="1001554" w:author="Codex" w:date="2026-10-06T15:06:37Z"/>
          <w:sz w:val="21"/>
          <w:szCs w:val="21"/>
        </w:rPr>
      </w:pPr>
      <w:ins w:id="1001555" w:author="Codex" w:date="2026-10-06T15:06:37Z">
        <w:r>
          <w:rPr>
            <w:rFonts w:ascii="Times New Roman" w:hAnsi="Times New Roman" w:eastAsia="SimSun" w:cs="Times New Roman"/>
            <w:sz w:val="21"/>
            <w:szCs w:val="21"/>
          </w:rPr>
          <w:t>本人—波次辅助分析使用13,293条记录，涉及5,249名成年子女和3,186簇。本人及配偶满意度的人际均值每高1分，支持发生概率分别高1.66和1.84个百分点，原始p分别为0.046和0.031；两项个人内偏差未达到5%水平。固定六项家族调整后，四项满意度关联均未显著（附录E表E.1）。人际均值差异不表示同一个人满意度提高后的作用，也不能替代中介或修饰检验。</w:t>
        </w:r>
      </w:ins>
    </w:p>
    <w:p>
      <w:pPr>
        <w:pStyle w:val="af5"/>
        <w:snapToGrid w:val="0"/>
        <w:ind w:firstLine="420"/>
        <w:jc w:val="both"/>
        <w:rPr>
          <w:ins w:id="1001556" w:author="Codex" w:date="2026-10-06T15:06:37Z"/>
          <w:sz w:val="21"/>
          <w:szCs w:val="21"/>
        </w:rPr>
      </w:pPr>
      <w:ins w:id="1001557" w:author="Codex" w:date="2026-10-06T15:06:37Z">
        <w:r>
          <w:rPr>
            <w:rFonts w:ascii="Times New Roman" w:hAnsi="Times New Roman" w:eastAsia="SimSun" w:cs="Times New Roman"/>
            <w:sz w:val="21"/>
            <w:szCs w:val="21"/>
          </w:rPr>
          <w:t>既有分期结果中，女儿减儿子的收入概率对比点差，在2018—2020年和2020—2022年分别为9.23和0.17个百分点。这些结果仅作描述，没有新增跨期差异检验。综合结果保留了相对评价变化的有限修饰线索，尚不足以确认完整中介或普遍修饰机制。</w:t>
        </w:r>
      </w:ins>
    </w:p>
    <w:p w14:paraId="73ADA72F" w14:textId="7FF691C3" w:rsidR="008B4A32" w:rsidRDefault="00DF30F9" w:rsidP="00624EAE">
      <w:pPr>
        <w:pStyle w:val="aff2"/>
        <w:keepNext/>
        <w:pageBreakBefore/>
        <w:snapToGrid w:val="0"/>
        <w:spacing w:before="312" w:after="312" w:line="360" w:lineRule="exact"/>
      </w:pPr>
      <w:r>
        <w:lastRenderedPageBreak/>
        <w:t>四、讨论与结论</w:t>
      </w:r>
    </w:p>
    <w:p w14:paraId="67F39E26" w14:textId="4F3B76E6" w:rsidR="00FB24F4" w:rsidRPr="00270697" w:rsidRDefault="00FB24F4">
      <w:pPr>
        <w:pStyle w:val="af5"/>
        <w:snapToGrid w:val="0"/>
        <w:ind w:firstLine="420"/>
        <w:jc w:val="both"/>
        <w:rPr>
          <w:del w:id="11" w:author="Codex" w:date="2026-10-05T14:02:24Z"/>
          <w:sz w:val="21"/>
          <w:szCs w:val="21"/>
        </w:rPr>
      </w:pPr>
      <w:del w:id="12" w:author="Codex" w:date="2026-10-05T14:02:24Z">
        <w:r>
          <w:rPr>
            <w:sz w:val="21"/>
            <w:szCs w:val="21"/>
          </w:rPr>
          <w:delText>本文以收入正向转移、本人／配偶婚姻评价和父母特定经济支持的变化记录，考察经济资源与家庭关系的联系。基础回归显示，部分资格总体中的收入</w:delText>
        </w:r>
        <w:r>
          <w:rPr>
            <w:sz w:val="21"/>
            <w:szCs w:val="21"/>
          </w:rPr>
          <w:delText>—</w:delText>
        </w:r>
        <w:r>
          <w:rPr>
            <w:sz w:val="21"/>
            <w:szCs w:val="21"/>
          </w:rPr>
          <w:delText>支持正向关联较为清楚，</w:delText>
        </w:r>
        <w:r>
          <w:rPr>
            <w:sz w:val="21"/>
            <w:szCs w:val="21"/>
          </w:rPr>
          <w:delText>X—M</w:delText>
        </w:r>
        <w:r>
          <w:rPr>
            <w:sz w:val="21"/>
            <w:szCs w:val="21"/>
          </w:rPr>
          <w:delText>与</w:delText>
        </w:r>
        <w:r>
          <w:rPr>
            <w:sz w:val="21"/>
            <w:szCs w:val="21"/>
          </w:rPr>
          <w:delText>M—Y</w:delText>
        </w:r>
        <w:r>
          <w:rPr>
            <w:sz w:val="21"/>
            <w:szCs w:val="21"/>
          </w:rPr>
          <w:delText>平均关联则不明确。由两两关联不能推断完整传导机制；历史分解的近零间接量也不能补足尚未满足的支持和时序条件。</w:delText>
        </w:r>
      </w:del>
    </w:p>
    <w:p w14:paraId="0806FD30" w14:textId="7DAD6801" w:rsidR="00FB24F4" w:rsidRPr="00270697" w:rsidRDefault="00FB24F4">
      <w:pPr>
        <w:pStyle w:val="af5"/>
        <w:snapToGrid w:val="0"/>
        <w:ind w:firstLine="420"/>
        <w:jc w:val="both"/>
        <w:rPr>
          <w:del w:id="13" w:author="Codex" w:date="2026-10-05T14:02:24Z"/>
          <w:sz w:val="21"/>
          <w:szCs w:val="21"/>
        </w:rPr>
      </w:pPr>
      <w:del w:id="14" w:author="Codex" w:date="2026-10-05T14:02:24Z">
        <w:r>
          <w:rPr>
            <w:sz w:val="21"/>
            <w:szCs w:val="21"/>
          </w:rPr>
          <w:delText>标准化加性交互提示，绝对收入与相对满意度位置组合中存在本人负向、配偶正向的部分情境模式，其中配偶方向的多重校正证据较弱。这些关联与资源分配受到夫妻关系位置影响的解释相容，却没有在所有构念与角色中重复出现。本文的经验贡献因而是明确关联模式、目标人群和可检验边界，并揭示将关系机制进一步量化为因果份额所面临的限制。</w:delText>
        </w:r>
      </w:del>
    </w:p>
    <w:p w14:paraId="0F2BC4B3" w14:textId="44DA742C" w:rsidR="00FB24F4" w:rsidRDefault="00FB24F4">
      <w:pPr>
        <w:pStyle w:val="af5"/>
        <w:snapToGrid w:val="0"/>
        <w:ind w:firstLine="420"/>
        <w:jc w:val="both"/>
        <w:rPr>
          <w:del w:id="15" w:author="Codex" w:date="2026-10-05T14:02:24Z"/>
          <w:sz w:val="21"/>
          <w:szCs w:val="21"/>
        </w:rPr>
      </w:pPr>
      <w:del w:id="16" w:author="Codex" w:date="2026-10-05T14:02:24Z">
        <w:r>
          <w:rPr>
            <w:sz w:val="21"/>
            <w:szCs w:val="21"/>
          </w:rPr>
          <w:delText>在政策讨论中，应区分增加经济资源、改善婚姻体验与提高对父母支持三项目标。本研究的关联和条件预测尚不能判断具体婚姻服务能产生多少支持收益，也不能从</w:delText>
        </w:r>
        <w:r>
          <w:rPr>
            <w:sz w:val="21"/>
            <w:szCs w:val="21"/>
          </w:rPr>
          <w:delText>CDE</w:delText>
        </w:r>
        <w:r>
          <w:rPr>
            <w:sz w:val="21"/>
            <w:szCs w:val="21"/>
          </w:rPr>
          <w:delText>差或</w:delText>
        </w:r>
        <w:r>
          <w:rPr>
            <w:sz w:val="21"/>
            <w:szCs w:val="21"/>
          </w:rPr>
          <w:delText>PE</w:delText>
        </w:r>
        <w:r>
          <w:rPr>
            <w:sz w:val="21"/>
            <w:szCs w:val="21"/>
          </w:rPr>
          <w:delText>推导治理贡献。夫妻关系可作为理解家庭支持安排的背景，但其能否成为改善老年人经济支持的干预手段仍需独立设计与评估。</w:delText>
        </w:r>
      </w:del>
    </w:p>
    <w:p w14:paraId="1D25CB97" w14:textId="55813DEE" w:rsidR="00FB24F4" w:rsidRPr="00270697" w:rsidRDefault="00FB24F4">
      <w:pPr>
        <w:pStyle w:val="af5"/>
        <w:snapToGrid w:val="0"/>
        <w:ind w:firstLine="420"/>
        <w:jc w:val="both"/>
        <w:rPr>
          <w:del w:id="17" w:author="Codex" w:date="2026-10-05T14:02:24Z"/>
          <w:sz w:val="21"/>
          <w:szCs w:val="21"/>
        </w:rPr>
      </w:pPr>
      <w:del w:id="18" w:author="Codex" w:date="2026-10-05T14:02:24Z">
        <w:r>
          <w:rPr>
            <w:sz w:val="21"/>
            <w:szCs w:val="21"/>
          </w:rPr>
          <w:delText>当前结论至少有四项边界。第一，同期变化与回溯窗口重叠，</w:delText>
        </w:r>
        <w:r>
          <w:rPr>
            <w:sz w:val="21"/>
            <w:szCs w:val="21"/>
          </w:rPr>
          <w:delText>X</w:delText>
        </w:r>
        <w:r>
          <w:rPr>
            <w:sz w:val="21"/>
            <w:szCs w:val="21"/>
          </w:rPr>
          <w:delText>、</w:delText>
        </w:r>
        <w:r>
          <w:rPr>
            <w:sz w:val="21"/>
            <w:szCs w:val="21"/>
          </w:rPr>
          <w:delText>L</w:delText>
        </w:r>
        <w:r>
          <w:rPr>
            <w:sz w:val="21"/>
            <w:szCs w:val="21"/>
          </w:rPr>
          <w:delText>、</w:delText>
        </w:r>
        <w:r>
          <w:rPr>
            <w:sz w:val="21"/>
            <w:szCs w:val="21"/>
          </w:rPr>
          <w:delText>M</w:delText>
        </w:r>
        <w:r>
          <w:rPr>
            <w:sz w:val="21"/>
            <w:szCs w:val="21"/>
          </w:rPr>
          <w:delText>、</w:delText>
        </w:r>
        <w:r>
          <w:rPr>
            <w:sz w:val="21"/>
            <w:szCs w:val="21"/>
          </w:rPr>
          <w:delText>Y</w:delText>
        </w:r>
        <w:r>
          <w:rPr>
            <w:sz w:val="21"/>
            <w:szCs w:val="21"/>
          </w:rPr>
          <w:delText>的先后尚未确立；第二，资格限定、完整案例与稳定配偶选择限制外推，成年子女聚类亦未完全涵盖家庭依赖；第三，历史模型的</w:delText>
        </w:r>
        <w:r>
          <w:rPr>
            <w:sz w:val="21"/>
            <w:szCs w:val="21"/>
          </w:rPr>
          <w:delText>Gaussian</w:delText>
        </w:r>
        <w:r>
          <w:rPr>
            <w:sz w:val="21"/>
            <w:szCs w:val="21"/>
          </w:rPr>
          <w:delText>处理后状态支持不匹配，原生部分分解与比例的风险尺度解释不一致；第四，后续候选在相对链中出现固定</w:delText>
        </w:r>
        <w:r>
          <w:rPr>
            <w:sz w:val="21"/>
            <w:szCs w:val="21"/>
          </w:rPr>
          <w:delText>M</w:delText>
        </w:r>
        <w:r>
          <w:rPr>
            <w:sz w:val="21"/>
            <w:szCs w:val="21"/>
          </w:rPr>
          <w:delText>的定义禁配，在绝对链</w:delText>
        </w:r>
        <w:r>
          <w:rPr>
            <w:sz w:val="21"/>
            <w:szCs w:val="21"/>
          </w:rPr>
          <w:delText>40</w:delText>
        </w:r>
        <w:r>
          <w:rPr>
            <w:sz w:val="21"/>
            <w:szCs w:val="21"/>
          </w:rPr>
          <w:delText>次诊断中有</w:delText>
        </w:r>
        <w:r>
          <w:rPr>
            <w:sz w:val="21"/>
            <w:szCs w:val="21"/>
          </w:rPr>
          <w:delText>23</w:delText>
        </w:r>
        <w:r>
          <w:rPr>
            <w:sz w:val="21"/>
            <w:szCs w:val="21"/>
          </w:rPr>
          <w:delText>次产生非法概率，未达到正式重估条件。后续若以因果份额为核心，须另行确定可行联合干预、有界结局概率及时间设计，不能以增大</w:delText>
        </w:r>
        <w:r>
          <w:rPr>
            <w:sz w:val="21"/>
            <w:szCs w:val="21"/>
          </w:rPr>
          <w:delText>bootstrap</w:delText>
        </w:r>
        <w:r>
          <w:rPr>
            <w:sz w:val="21"/>
            <w:szCs w:val="21"/>
          </w:rPr>
          <w:delText>次数或追加分组替代这些工作。</w:delText>
        </w:r>
      </w:del>
    </w:p>
    <w:p w14:paraId="25492147" w14:textId="77777777" w:rsidR="006B7537" w:rsidRDefault="00107537">
      <w:pPr>
        <w:pStyle w:val="af5"/>
        <w:snapToGrid w:val="0"/>
        <w:ind w:firstLine="420"/>
        <w:jc w:val="both"/>
        <w:rPr>
          <w:ins w:id="1001558" w:author="Codex" w:date="2026-10-06T15:06:37Z"/>
          <w:sz w:val="21"/>
          <w:szCs w:val="21"/>
        </w:rPr>
      </w:pPr>
      <w:ins w:id="1001559" w:author="Codex" w:date="2026-10-06T15:06:37Z">
        <w:r>
          <w:rPr>
            <w:sz w:val="21"/>
            <w:szCs w:val="21"/>
          </w:rPr>
          <w:t>本文考察收入变化、本人及配偶婚姻评价与向上代际经济支持之间的联系。基础回归在部分资格总体中呈现收入—支持的正向关联，但两两关联不能证明完整传导机制。系统探索与限定复核没有提供明确的完整中介证据；相对婚姻评价的两种操作化保留了负向修饰线索，历史搜索校正后均未显著。新14项没有合格规格达到预设精化条件。现有结果未支持普遍的婚姻满意度机制，也不能解释为夫妻关系与代际支持完全无关。</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14:paraId="018E58EB" w14:textId="77777777" w:rsidR="006B7537" w:rsidRDefault="00107537">
      <w:pPr>
        <w:pStyle w:val="af5"/>
        <w:snapToGrid w:val="0"/>
        <w:ind w:firstLine="420"/>
        <w:jc w:val="both"/>
        <w:rPr>
          <w:ins w:id="1001560" w:author="Codex" w:date="2026-10-06T15:06:37Z"/>
          <w:sz w:val="21"/>
          <w:szCs w:val="21"/>
        </w:rPr>
      </w:pPr>
      <w:ins w:id="1001561" w:author="Codex" w:date="2026-10-06T15:06:37Z">
        <w:r>
          <w:rPr>
            <w:sz w:val="21"/>
            <w:szCs w:val="21"/>
          </w:rPr>
          <w:t>收入关联、满意度关联和机制检验应分别回答。女儿与儿子的收入—支持关联曾在次级分析中出现差异，但调整后及分期结果不足以支持稳定的性别差异。早期封顶金额模型在5分对4分的辅助对比中得到原始p=0.036；最终原金额与封顶金额的三状态整体p分别为0.132和0.080，均未达到预设5%水平。因此，辅助局部结果不能替代整体结论，也不能作为搜索校正后的确认性发现。各历史对比及其区间保留于附录D。</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pPr>
        <w:pStyle w:val="af5"/>
        <w:snapToGrid w:val="0"/>
        <w:ind w:firstLine="420"/>
        <w:jc w:val="both"/>
        <w:rPr>
          <w:ins w:id="1001562" w:author="Codex" w:date="2026-10-06T15:06:37Z"/>
          <w:sz w:val="21"/>
          <w:szCs w:val="21"/>
        </w:rPr>
      </w:pPr>
      <w:ins w:id="1001563" w:author="Codex" w:date="2026-10-06T15:06:37Z">
        <w:r>
          <w:rPr>
            <w:rFonts w:ascii="Times New Roman" w:hAnsi="Times New Roman" w:eastAsia="SimSun" w:cs="Times New Roman"/>
            <w:sz w:val="21"/>
            <w:szCs w:val="21"/>
          </w:rPr>
          <w:t>相对婚姻评价与婚姻质量改善是不同构念。相对位置跃迁记录中，约28.35%伴随本人评分提高、88.01%伴随配偶评分下降，两类可以重叠。因此，负向修饰不能直接写成“婚姻越幸福越不支持父母”。一种待检验的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23" w:author="Codex" w:date="2026-10-05T14:02:24Z"/>
          <w:rFonts w:ascii="Times New Roman" w:hAnsi="Times New Roman" w:cs="Times New Roman" w:eastAsia="SimSun"/>
          <w:sz w:val="21"/>
          <w:szCs w:val="21"/>
        </w:rPr>
      </w:pPr>
      <w:ins w:id="24" w:author="Codex" w:date="2026-10-05T14:02:24Z">
        <w:r>
          <w:rPr>
            <w:rFonts w:ascii="Times New Roman" w:hAnsi="Times New Roman" w:cs="Times New Roman" w:eastAsia="SimSun"/>
            <w:sz w:val="21"/>
            <w:szCs w:val="21"/>
          </w:rPr>
          <w:t>在政策讨论中，应区分增加经济资源、改善婚姻体验与提高对父母支持三项目标。本研究的关联和条件预测尚不能判断具体婚姻服务能产生多少支持收益，也不能从历史CDE差或比例分解推导治理贡献。夫妻关系可以作为理解家庭支持安排的背景，其能否成为改善老年人经济支持的干预手段，仍需独立设计与评估。</w:t>
        </w:r>
      </w:ins>
    </w:p>
    <w:p w14:paraId="10544D46" w14:textId="77777777" w:rsidR="006B7537" w:rsidRDefault="00107537">
      <w:pPr>
        <w:pStyle w:val="af5"/>
        <w:snapToGrid w:val="0"/>
        <w:ind w:firstLine="420"/>
        <w:jc w:val="both"/>
        <w:rPr>
          <w:ins w:id="1001564" w:author="Codex" w:date="2026-10-06T15:06:37Z"/>
          <w:sz w:val="21"/>
          <w:szCs w:val="21"/>
        </w:rPr>
      </w:pPr>
      <w:ins w:id="1001565" w:author="Codex" w:date="2026-10-06T15:06:37Z">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031／041没有采用旧八链的处理后变量模型，但仍依赖其自身的支持和混杂控制假设。P3原金额的49次数值失败已在同一模型与抽样下修复，其他历史失败状态仍按附录记录保留。第四，系统搜索及后续复核反复使用同一资料，稳定性检查与批内多重校正不能提供独立样本确认。</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pPr>
        <w:pStyle w:val="af5"/>
        <w:snapToGrid w:val="0"/>
        <w:ind w:firstLine="420"/>
        <w:jc w:val="both"/>
        <w:rPr>
          <w:ins w:id="1001566" w:author="Codex" w:date="2026-10-06T15:06:37Z"/>
          <w:sz w:val="21"/>
          <w:szCs w:val="21"/>
        </w:rPr>
      </w:pPr>
      <w:ins w:id="1001567" w:author="Codex" w:date="2026-10-06T15:06:37Z">
        <w:r>
          <w:rPr>
            <w:rFonts w:ascii="Times New Roman" w:hAnsi="Times New Roman" w:eastAsia="SimSun" w:cs="Times New Roman"/>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收入改善普遍通过满意度提升促进父母支持”的强命题；夫妻关系与代际资源配置是否存在更广泛或长期的联系，仍需其他证据检验。</w:t>
        </w:r>
      </w:ins>
    </w:p>
    <w:p w14:paraId="4E001B0C" w14:textId="7FF691F5" w:rsidR="00FB24F4" w:rsidRDefault="00FB24F4">
      <w:pPr>
        <w:pStyle w:val="aff4"/>
        <w:keepNext/>
        <w:snapToGrid w:val="0"/>
        <w:spacing w:before="156" w:after="156" w:line="360" w:lineRule="exact"/>
        <w:ind w:firstLine="428"/>
      </w:pPr>
      <w:r>
        <w:t>附录</w:t>
      </w:r>
      <w:r>
        <w:t xml:space="preserve">A </w:t>
      </w:r>
      <w:r>
        <w:t>效应消除比例的原生输出</w:t>
      </w:r>
    </w:p>
    <w:p w14:paraId="751A883A" w14:textId="5C83A842"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75" w:author="Codex" w:date="2026-10-05T16:32:41.313017+00:00">
            <w:rPr>
              <w:sz w:val="21"/>
              <w:szCs w:val="21"/>
            </w:rPr>
          </w:rPrChange>
        </w:rPr>
        <w:pPrChange w:id="5729" w:author="Codex" w:date="2026-10-05T16:32:41.313017+00:00">
          <w:pPr>
            <w:pStyle w:val="af5"/>
            <w:snapToGrid w:val="0"/>
            <w:ind w:firstLine="420"/>
            <w:jc w:val="both"/>
          </w:pPr>
        </w:pPrChange>
      </w:pPr>
      <w:r>
        <w:rPr>
          <w:rFonts w:ascii="Times New Roman" w:hAnsi="Times New Roman" w:cs="Times New Roman" w:eastAsia="SimSun"/>
          <w:sz w:val="21"/>
          <w:szCs w:val="21"/>
          <w:rPrChange w:id="5730" w:author="Codex" w:date="2026-10-05T16:32:41.313017+00:00">
            <w:rPr>
              <w:sz w:val="21"/>
              <w:szCs w:val="21"/>
            </w:rPr>
          </w:rPrChange>
        </w:rPr>
        <w:t>表</w:t>
      </w:r>
      <w:r>
        <w:rPr>
          <w:rFonts w:ascii="Times New Roman" w:hAnsi="Times New Roman" w:cs="Times New Roman" w:eastAsia="SimSun"/>
          <w:sz w:val="21"/>
          <w:szCs w:val="21"/>
          <w:rPrChange w:id="5731" w:author="Codex" w:date="2026-10-05T16:32:41.313017+00:00">
            <w:rPr>
              <w:sz w:val="21"/>
              <w:szCs w:val="21"/>
            </w:rPr>
          </w:rPrChange>
        </w:rPr>
        <w:t>A.1</w:t>
      </w:r>
      <w:r>
        <w:rPr>
          <w:rFonts w:ascii="Times New Roman" w:hAnsi="Times New Roman" w:cs="Times New Roman" w:eastAsia="SimSun"/>
          <w:sz w:val="21"/>
          <w:szCs w:val="21"/>
          <w:rPrChange w:id="5732" w:author="Codex" w:date="2026-10-05T16:32:41.313017+00:00">
            <w:rPr>
              <w:sz w:val="21"/>
              <w:szCs w:val="21"/>
            </w:rPr>
          </w:rPrChange>
        </w:rPr>
        <w:t>及图</w:t>
      </w:r>
      <w:r>
        <w:rPr>
          <w:rFonts w:ascii="Times New Roman" w:hAnsi="Times New Roman" w:cs="Times New Roman" w:eastAsia="SimSun"/>
          <w:sz w:val="21"/>
          <w:szCs w:val="21"/>
          <w:rPrChange w:id="5733" w:author="Codex" w:date="2026-10-05T16:32:41.313017+00:00">
            <w:rPr>
              <w:sz w:val="21"/>
              <w:szCs w:val="21"/>
            </w:rPr>
          </w:rPrChange>
        </w:rPr>
        <w:t>A.1</w:t>
      </w:r>
      <w:r>
        <w:rPr>
          <w:rFonts w:ascii="Times New Roman" w:hAnsi="Times New Roman" w:cs="Times New Roman" w:eastAsia="SimSun"/>
          <w:sz w:val="21"/>
          <w:szCs w:val="21"/>
          <w:rPrChange w:id="5734" w:author="Codex" w:date="2026-10-05T16:32:41.313017+00:00">
            <w:rPr>
              <w:sz w:val="21"/>
              <w:szCs w:val="21"/>
            </w:rPr>
          </w:rPrChange>
        </w:rPr>
        <w:t>保留两种</w:t>
      </w:r>
      <w:r>
        <w:rPr>
          <w:rFonts w:ascii="Times New Roman" w:hAnsi="Times New Roman" w:cs="Times New Roman" w:eastAsia="SimSun"/>
          <w:sz w:val="21"/>
          <w:szCs w:val="21"/>
          <w:rPrChange w:id="5735" w:author="Codex" w:date="2026-10-05T16:32:41.313017+00:00">
            <w:rPr>
              <w:sz w:val="21"/>
              <w:szCs w:val="21"/>
            </w:rPr>
          </w:rPrChange>
        </w:rPr>
        <w:t>M</w:t>
      </w:r>
      <w:r>
        <w:rPr>
          <w:rFonts w:ascii="Times New Roman" w:hAnsi="Times New Roman" w:cs="Times New Roman" w:eastAsia="SimSun"/>
          <w:sz w:val="21"/>
          <w:szCs w:val="21"/>
          <w:rPrChange w:id="5736" w:author="Codex" w:date="2026-10-05T16:32:41.313017+00:00">
            <w:rPr>
              <w:sz w:val="21"/>
              <w:szCs w:val="21"/>
            </w:rPr>
          </w:rPrChange>
        </w:rPr>
        <w:t>状态下的历史原生</w:t>
      </w:r>
      <w:r>
        <w:rPr>
          <w:rFonts w:ascii="Times New Roman" w:hAnsi="Times New Roman" w:cs="Times New Roman" w:eastAsia="SimSun"/>
          <w:sz w:val="21"/>
          <w:szCs w:val="21"/>
          <w:rPrChange w:id="5737" w:author="Codex" w:date="2026-10-05T16:32:41.313017+00:00">
            <w:rPr>
              <w:sz w:val="21"/>
              <w:szCs w:val="21"/>
            </w:rPr>
          </w:rPrChange>
        </w:rPr>
        <w:t>rpe</w:t>
      </w:r>
      <w:r>
        <w:rPr>
          <w:rFonts w:ascii="Times New Roman" w:hAnsi="Times New Roman" w:cs="Times New Roman" w:eastAsia="SimSun"/>
          <w:sz w:val="21"/>
          <w:szCs w:val="21"/>
          <w:rPrChange w:id="5738" w:author="Codex" w:date="2026-10-05T16:32:41.313017+00:00">
            <w:rPr>
              <w:sz w:val="21"/>
              <w:szCs w:val="21"/>
            </w:rPr>
          </w:rPrChange>
        </w:rPr>
        <w:t>。核查已确认当前部分</w:t>
      </w:r>
      <w:r>
        <w:rPr>
          <w:rFonts w:ascii="Times New Roman" w:hAnsi="Times New Roman" w:cs="Times New Roman" w:eastAsia="SimSun"/>
          <w:sz w:val="21"/>
          <w:szCs w:val="21"/>
          <w:rPrChange w:id="5739" w:author="Codex" w:date="2026-10-05T16:32:41.313017+00:00">
            <w:rPr>
              <w:sz w:val="21"/>
              <w:szCs w:val="21"/>
            </w:rPr>
          </w:rPrChange>
        </w:rPr>
        <w:t>ER</w:t>
      </w:r>
      <w:r>
        <w:rPr>
          <w:rFonts w:ascii="Times New Roman" w:hAnsi="Times New Roman" w:cs="Times New Roman" w:eastAsia="SimSun"/>
          <w:sz w:val="21"/>
          <w:szCs w:val="21"/>
          <w:rPrChange w:id="5740" w:author="Codex" w:date="2026-10-05T16:32:41.313017+00:00">
            <w:rPr>
              <w:sz w:val="21"/>
              <w:szCs w:val="21"/>
            </w:rPr>
          </w:rPrChange>
        </w:rPr>
        <w:t>与比例输出的风险尺度解释不一致，部分总对比分母还接近无效值，因此这些数值仅供历史计算核对，不用于政策份额或假设支持判断。</w:t>
      </w:r>
    </w:p>
    <w:p w14:paraId="15E9165A" w14:textId="7FF69215"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76" w:author="Codex" w:date="2026-10-05T16:32:41.313017+00:00">
            <w:rPr>
              <w:rFonts w:cs="Times New Roman"/>
              <w:szCs w:val="21"/>
            </w:rPr>
          </w:rPrChange>
        </w:rPr>
        <w:pPrChange w:id="5741"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742" w:author="Codex" w:date="2026-10-05T16:32:41.313017+00:00">
            <w:rPr>
              <w:rFonts w:cs="Times New Roman"/>
              <w:szCs w:val="21"/>
            </w:rPr>
          </w:rPrChange>
        </w:rPr>
        <w:t>表</w:t>
      </w:r>
      <w:r>
        <w:rPr>
          <w:rFonts w:ascii="Times New Roman" w:hAnsi="Times New Roman" w:cs="Times New Roman" w:eastAsia="KaiTi"/>
          <w:b w:val="0"/>
          <w:bCs w:val="0"/>
          <w:sz w:val="21"/>
          <w:szCs w:val="21"/>
          <w:rPrChange w:id="5743" w:author="Codex" w:date="2026-10-05T16:32:41.313017+00:00">
            <w:rPr>
              <w:rFonts w:cs="Times New Roman"/>
              <w:szCs w:val="21"/>
            </w:rPr>
          </w:rPrChange>
        </w:rPr>
        <w:t xml:space="preserve">A.1 </w:t>
      </w:r>
      <w:r>
        <w:rPr>
          <w:rFonts w:ascii="Times New Roman" w:hAnsi="Times New Roman" w:cs="Times New Roman" w:eastAsia="KaiTi"/>
          <w:b w:val="0"/>
          <w:bCs w:val="0"/>
          <w:sz w:val="21"/>
          <w:szCs w:val="21"/>
          <w:rPrChange w:id="5744" w:author="Codex" w:date="2026-10-05T16:32:41.313017+00:00">
            <w:rPr>
              <w:rFonts w:cs="Times New Roman"/>
              <w:szCs w:val="21"/>
            </w:rPr>
          </w:rPrChange>
        </w:rPr>
        <w:t>两种满意度状态下的原生</w:t>
      </w:r>
      <w:r>
        <w:rPr>
          <w:rFonts w:ascii="Times New Roman" w:hAnsi="Times New Roman" w:cs="Times New Roman" w:eastAsia="KaiTi"/>
          <w:b w:val="0"/>
          <w:bCs w:val="0"/>
          <w:sz w:val="21"/>
          <w:szCs w:val="21"/>
          <w:rPrChange w:id="5745" w:author="Codex" w:date="2026-10-05T16:32:41.313017+00:00">
            <w:rPr>
              <w:rFonts w:cs="Times New Roman"/>
              <w:szCs w:val="21"/>
            </w:rPr>
          </w:rPrChange>
        </w:rPr>
        <w:t>rpe</w:t>
      </w:r>
      <w:r>
        <w:rPr>
          <w:rFonts w:ascii="Times New Roman" w:hAnsi="Times New Roman" w:cs="Times New Roman" w:eastAsia="KaiTi"/>
          <w:b w:val="0"/>
          <w:bCs w:val="0"/>
          <w:sz w:val="21"/>
          <w:szCs w:val="21"/>
          <w:rPrChange w:id="5746" w:author="Codex" w:date="2026-10-05T16:32:41.313017+00:00">
            <w:rPr>
              <w:rFonts w:cs="Times New Roman"/>
              <w:szCs w:val="21"/>
            </w:rPr>
          </w:rPrChange>
        </w:rPr>
        <w:t>记录</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747"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497"/>
        <w:gridCol w:w="2497"/>
        <w:gridCol w:w="1044"/>
      </w:tblGrid>
      <w:tr w:rsidR="00011D10" w14:paraId="40B79175"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5748"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2A0B492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7" w:author="Codex" w:date="2026-10-05T16:32:41.313017+00:00">
                  <w:rPr>
                    <w:rFonts w:cs="Times New Roman"/>
                    <w:szCs w:val="21"/>
                  </w:rPr>
                </w:rPrChange>
              </w:rPr>
              <w:pPrChange w:id="57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0"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575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E01F11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8" w:author="Codex" w:date="2026-10-05T16:32:41.313017+00:00">
                  <w:rPr>
                    <w:rFonts w:cs="Times New Roman"/>
                    <w:szCs w:val="21"/>
                  </w:rPr>
                </w:rPrChange>
              </w:rPr>
              <w:pPrChange w:id="575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3" w:author="Codex" w:date="2026-10-05T16:32:41.313017+00:00">
                  <w:rPr>
                    <w:rFonts w:cs="Times New Roman"/>
                    <w:szCs w:val="21"/>
                  </w:rPr>
                </w:rPrChange>
              </w:rPr>
              <w:t>原生</w:t>
            </w:r>
            <w:r>
              <w:rPr>
                <w:rFonts w:ascii="Times New Roman" w:hAnsi="Times New Roman" w:cs="Times New Roman" w:eastAsia="SimSun"/>
                <w:b w:val="0"/>
                <w:bCs w:val="0"/>
                <w:sz w:val="21"/>
                <w:szCs w:val="21"/>
                <w:rPrChange w:id="5754" w:author="Codex" w:date="2026-10-05T16:32:41.313017+00:00">
                  <w:rPr>
                    <w:rFonts w:cs="Times New Roman"/>
                    <w:szCs w:val="21"/>
                  </w:rPr>
                </w:rPrChange>
              </w:rPr>
              <w:t>rpe(M=0)</w:t>
            </w:r>
          </w:p>
        </w:tc>
        <w:tc>
          <w:tcPr>
            <w:tcW w:w="0" w:type="auto"/>
            <w:tcBorders>
              <w:top w:val="single" w:sz="12" w:color="000000"/>
              <w:left w:val="nil"/>
              <w:bottom w:val="single" w:sz="4" w:color="000000"/>
              <w:right w:val="nil"/>
              <w:insideH w:val="nil"/>
              <w:insideV w:val="nil"/>
            </w:tcBorders>
            <w:tcMar>
              <w:left w:w="102" w:type="dxa"/>
              <w:right w:w="102" w:type="dxa"/>
            </w:tcMar>
            <w:tcPrChange w:id="575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8B32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9" w:author="Codex" w:date="2026-10-05T16:32:41.313017+00:00">
                  <w:rPr>
                    <w:rFonts w:cs="Times New Roman"/>
                    <w:szCs w:val="21"/>
                  </w:rPr>
                </w:rPrChange>
              </w:rPr>
              <w:pPrChange w:id="575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7" w:author="Codex" w:date="2026-10-05T16:32:41.313017+00:00">
                  <w:rPr>
                    <w:rFonts w:cs="Times New Roman"/>
                    <w:szCs w:val="21"/>
                  </w:rPr>
                </w:rPrChange>
              </w:rPr>
              <w:t>原生</w:t>
            </w:r>
            <w:r>
              <w:rPr>
                <w:rFonts w:ascii="Times New Roman" w:hAnsi="Times New Roman" w:cs="Times New Roman" w:eastAsia="SimSun"/>
                <w:b w:val="0"/>
                <w:bCs w:val="0"/>
                <w:sz w:val="21"/>
                <w:szCs w:val="21"/>
                <w:rPrChange w:id="5758" w:author="Codex" w:date="2026-10-05T16:32:41.313017+00:00">
                  <w:rPr>
                    <w:rFonts w:cs="Times New Roman"/>
                    <w:szCs w:val="21"/>
                  </w:rPr>
                </w:rPrChange>
              </w:rPr>
              <w:t>rpe(M=1)</w:t>
            </w:r>
          </w:p>
        </w:tc>
        <w:tc>
          <w:tcPr>
            <w:tcW w:w="0" w:type="auto"/>
            <w:tcBorders>
              <w:top w:val="single" w:sz="12" w:color="000000"/>
              <w:left w:val="nil"/>
              <w:bottom w:val="single" w:sz="4" w:color="000000"/>
              <w:right w:val="nil"/>
              <w:insideH w:val="nil"/>
              <w:insideV w:val="nil"/>
            </w:tcBorders>
            <w:tcMar>
              <w:left w:w="102" w:type="dxa"/>
              <w:right w:w="102" w:type="dxa"/>
            </w:tcMar>
            <w:tcPrChange w:id="575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60C4B7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0" w:author="Codex" w:date="2026-10-05T16:32:41.313017+00:00">
                  <w:rPr>
                    <w:rFonts w:cs="Times New Roman"/>
                    <w:szCs w:val="21"/>
                  </w:rPr>
                </w:rPrChange>
              </w:rPr>
              <w:pPrChange w:id="576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61" w:author="Codex" w:date="2026-10-05T16:32:41.313017+00:00">
                  <w:rPr>
                    <w:rFonts w:cs="Times New Roman"/>
                    <w:szCs w:val="21"/>
                  </w:rPr>
                </w:rPrChange>
              </w:rPr>
              <w:t>解释状态</w:t>
            </w:r>
          </w:p>
        </w:tc>
      </w:tr>
      <w:tr w:rsidR="00011D10" w14:paraId="2EF98B6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762" w:author="Codex" w:date="2026-10-05T16:32:41.313017+00:00">
              <w:tcPr>
                <w:tcW w:w="0" w:type="auto"/>
                <w:tcBorders>
                  <w:top w:val="nil"/>
                  <w:left w:val="nil"/>
                  <w:bottom w:val="nil"/>
                  <w:right w:val="nil"/>
                </w:tcBorders>
                <w:noWrap/>
                <w:tcMar>
                  <w:left w:w="102" w:type="dxa"/>
                  <w:right w:w="102" w:type="dxa"/>
                </w:tcMar>
                <w:vAlign w:val="center"/>
              </w:tcPr>
            </w:tcPrChange>
          </w:tcPr>
          <w:p w14:paraId="5D541A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1" w:author="Codex" w:date="2026-10-05T16:32:41.313017+00:00">
                  <w:rPr>
                    <w:rFonts w:cs="Times New Roman"/>
                    <w:szCs w:val="21"/>
                  </w:rPr>
                </w:rPrChange>
              </w:rPr>
              <w:pPrChange w:id="57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64"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5765" w:author="Codex" w:date="2026-10-05T16:32:41.313017+00:00">
              <w:tcPr>
                <w:tcW w:w="0" w:type="auto"/>
                <w:tcBorders>
                  <w:top w:val="nil"/>
                  <w:left w:val="nil"/>
                  <w:bottom w:val="nil"/>
                  <w:right w:val="nil"/>
                </w:tcBorders>
                <w:tcMar>
                  <w:left w:w="102" w:type="dxa"/>
                  <w:right w:w="102" w:type="dxa"/>
                </w:tcMar>
                <w:vAlign w:val="center"/>
              </w:tcPr>
            </w:tcPrChange>
          </w:tcPr>
          <w:p w14:paraId="7E78822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2" w:author="Codex" w:date="2026-10-05T16:32:41.313017+00:00">
                  <w:rPr>
                    <w:bCs w:val="0"/>
                    <w:sz w:val="21"/>
                    <w:szCs w:val="21"/>
                  </w:rPr>
                </w:rPrChange>
              </w:rPr>
              <w:pPrChange w:id="57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67" w:author="Codex" w:date="2026-10-05T16:32:41.313017+00:00">
                  <w:rPr>
                    <w:bCs w:val="0"/>
                    <w:sz w:val="21"/>
                    <w:szCs w:val="21"/>
                  </w:rPr>
                </w:rPrChange>
              </w:rPr>
              <w:t>0.303</w:t>
            </w:r>
            <w:r>
              <w:rPr>
                <w:rFonts w:ascii="Times New Roman" w:hAnsi="Times New Roman" w:cs="Times New Roman" w:eastAsia="SimSun"/>
                <w:b w:val="0"/>
                <w:bCs w:val="0"/>
                <w:sz w:val="21"/>
                <w:szCs w:val="21"/>
                <w:rPrChange w:id="5768" w:author="Codex" w:date="2026-10-05T16:32:41.313017+00:00">
                  <w:rPr>
                    <w:bCs w:val="0"/>
                    <w:sz w:val="21"/>
                    <w:szCs w:val="21"/>
                  </w:rPr>
                </w:rPrChange>
              </w:rPr>
              <w:t>（</w:t>
            </w:r>
            <w:r>
              <w:rPr>
                <w:rFonts w:ascii="Times New Roman" w:hAnsi="Times New Roman" w:cs="Times New Roman" w:eastAsia="SimSun"/>
                <w:b w:val="0"/>
                <w:bCs w:val="0"/>
                <w:sz w:val="21"/>
                <w:szCs w:val="21"/>
                <w:rPrChange w:id="5769" w:author="Codex" w:date="2026-10-05T16:32:41.313017+00:00">
                  <w:rPr>
                    <w:bCs w:val="0"/>
                    <w:sz w:val="21"/>
                    <w:szCs w:val="21"/>
                  </w:rPr>
                </w:rPrChange>
              </w:rPr>
              <w:t>-0.190</w:t>
            </w:r>
            <w:r>
              <w:rPr>
                <w:rFonts w:ascii="Times New Roman" w:hAnsi="Times New Roman" w:cs="Times New Roman" w:eastAsia="SimSun"/>
                <w:b w:val="0"/>
                <w:bCs w:val="0"/>
                <w:sz w:val="21"/>
                <w:szCs w:val="21"/>
                <w:rPrChange w:id="5770" w:author="Codex" w:date="2026-10-05T16:32:41.313017+00:00">
                  <w:rPr>
                    <w:bCs w:val="0"/>
                    <w:sz w:val="21"/>
                    <w:szCs w:val="21"/>
                  </w:rPr>
                </w:rPrChange>
              </w:rPr>
              <w:t>，</w:t>
            </w:r>
            <w:r>
              <w:rPr>
                <w:rFonts w:ascii="Times New Roman" w:hAnsi="Times New Roman" w:cs="Times New Roman" w:eastAsia="SimSun"/>
                <w:b w:val="0"/>
                <w:bCs w:val="0"/>
                <w:sz w:val="21"/>
                <w:szCs w:val="21"/>
                <w:rPrChange w:id="5771" w:author="Codex" w:date="2026-10-05T16:32:41.313017+00:00">
                  <w:rPr>
                    <w:bCs w:val="0"/>
                    <w:sz w:val="21"/>
                    <w:szCs w:val="21"/>
                  </w:rPr>
                </w:rPrChange>
              </w:rPr>
              <w:t>0.811</w:t>
            </w:r>
            <w:r>
              <w:rPr>
                <w:rFonts w:ascii="Times New Roman" w:hAnsi="Times New Roman" w:cs="Times New Roman" w:eastAsia="SimSun"/>
                <w:b w:val="0"/>
                <w:bCs w:val="0"/>
                <w:sz w:val="21"/>
                <w:szCs w:val="21"/>
                <w:rPrChange w:id="57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73" w:author="Codex" w:date="2026-10-05T16:32:41.313017+00:00">
              <w:tcPr>
                <w:tcW w:w="0" w:type="auto"/>
                <w:tcBorders>
                  <w:top w:val="nil"/>
                  <w:left w:val="nil"/>
                  <w:bottom w:val="nil"/>
                  <w:right w:val="nil"/>
                </w:tcBorders>
                <w:tcMar>
                  <w:left w:w="102" w:type="dxa"/>
                  <w:right w:w="102" w:type="dxa"/>
                </w:tcMar>
                <w:vAlign w:val="center"/>
              </w:tcPr>
            </w:tcPrChange>
          </w:tcPr>
          <w:p w14:paraId="7025B75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3" w:author="Codex" w:date="2026-10-05T16:32:41.313017+00:00">
                  <w:rPr>
                    <w:bCs w:val="0"/>
                    <w:sz w:val="21"/>
                    <w:szCs w:val="21"/>
                  </w:rPr>
                </w:rPrChange>
              </w:rPr>
              <w:pPrChange w:id="57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75" w:author="Codex" w:date="2026-10-05T16:32:41.313017+00:00">
                  <w:rPr>
                    <w:bCs w:val="0"/>
                    <w:sz w:val="21"/>
                    <w:szCs w:val="21"/>
                  </w:rPr>
                </w:rPrChange>
              </w:rPr>
              <w:t>0.361</w:t>
            </w:r>
            <w:r>
              <w:rPr>
                <w:rFonts w:ascii="Times New Roman" w:hAnsi="Times New Roman" w:cs="Times New Roman" w:eastAsia="SimSun"/>
                <w:b w:val="0"/>
                <w:bCs w:val="0"/>
                <w:sz w:val="21"/>
                <w:szCs w:val="21"/>
                <w:rPrChange w:id="5776" w:author="Codex" w:date="2026-10-05T16:32:41.313017+00:00">
                  <w:rPr>
                    <w:bCs w:val="0"/>
                    <w:sz w:val="21"/>
                    <w:szCs w:val="21"/>
                  </w:rPr>
                </w:rPrChange>
              </w:rPr>
              <w:t>（</w:t>
            </w:r>
            <w:r>
              <w:rPr>
                <w:rFonts w:ascii="Times New Roman" w:hAnsi="Times New Roman" w:cs="Times New Roman" w:eastAsia="SimSun"/>
                <w:b w:val="0"/>
                <w:bCs w:val="0"/>
                <w:sz w:val="21"/>
                <w:szCs w:val="21"/>
                <w:rPrChange w:id="5777" w:author="Codex" w:date="2026-10-05T16:32:41.313017+00:00">
                  <w:rPr>
                    <w:bCs w:val="0"/>
                    <w:sz w:val="21"/>
                    <w:szCs w:val="21"/>
                  </w:rPr>
                </w:rPrChange>
              </w:rPr>
              <w:t>-0.199</w:t>
            </w:r>
            <w:r>
              <w:rPr>
                <w:rFonts w:ascii="Times New Roman" w:hAnsi="Times New Roman" w:cs="Times New Roman" w:eastAsia="SimSun"/>
                <w:b w:val="0"/>
                <w:bCs w:val="0"/>
                <w:sz w:val="21"/>
                <w:szCs w:val="21"/>
                <w:rPrChange w:id="5778" w:author="Codex" w:date="2026-10-05T16:32:41.313017+00:00">
                  <w:rPr>
                    <w:bCs w:val="0"/>
                    <w:sz w:val="21"/>
                    <w:szCs w:val="21"/>
                  </w:rPr>
                </w:rPrChange>
              </w:rPr>
              <w:t>，</w:t>
            </w:r>
            <w:r>
              <w:rPr>
                <w:rFonts w:ascii="Times New Roman" w:hAnsi="Times New Roman" w:cs="Times New Roman" w:eastAsia="SimSun"/>
                <w:b w:val="0"/>
                <w:bCs w:val="0"/>
                <w:sz w:val="21"/>
                <w:szCs w:val="21"/>
                <w:rPrChange w:id="5779" w:author="Codex" w:date="2026-10-05T16:32:41.313017+00:00">
                  <w:rPr>
                    <w:bCs w:val="0"/>
                    <w:sz w:val="21"/>
                    <w:szCs w:val="21"/>
                  </w:rPr>
                </w:rPrChange>
              </w:rPr>
              <w:t>0.919</w:t>
            </w:r>
            <w:r>
              <w:rPr>
                <w:rFonts w:ascii="Times New Roman" w:hAnsi="Times New Roman" w:cs="Times New Roman" w:eastAsia="SimSun"/>
                <w:b w:val="0"/>
                <w:bCs w:val="0"/>
                <w:sz w:val="21"/>
                <w:szCs w:val="21"/>
                <w:rPrChange w:id="57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81" w:author="Codex" w:date="2026-10-05T16:32:41.313017+00:00">
              <w:tcPr>
                <w:tcW w:w="0" w:type="auto"/>
                <w:tcBorders>
                  <w:top w:val="nil"/>
                  <w:left w:val="nil"/>
                  <w:bottom w:val="nil"/>
                  <w:right w:val="nil"/>
                </w:tcBorders>
                <w:tcMar>
                  <w:left w:w="102" w:type="dxa"/>
                  <w:right w:w="102" w:type="dxa"/>
                </w:tcMar>
                <w:vAlign w:val="center"/>
              </w:tcPr>
            </w:tcPrChange>
          </w:tcPr>
          <w:p w14:paraId="71F715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4" w:author="Codex" w:date="2026-10-05T16:32:41.313017+00:00">
                  <w:rPr>
                    <w:rFonts w:cs="Times New Roman"/>
                    <w:szCs w:val="21"/>
                  </w:rPr>
                </w:rPrChange>
              </w:rPr>
              <w:pPrChange w:id="578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83" w:author="Codex" w:date="2026-10-05T16:32:41.313017+00:00">
                  <w:rPr>
                    <w:rFonts w:cs="Times New Roman"/>
                    <w:szCs w:val="21"/>
                  </w:rPr>
                </w:rPrChange>
              </w:rPr>
              <w:t>解释暂缓</w:t>
            </w:r>
          </w:p>
        </w:tc>
      </w:tr>
      <w:tr w:rsidR="00011D10" w14:paraId="42DC64E7"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784" w:author="Codex" w:date="2026-10-05T16:32:41.313017+00:00">
              <w:tcPr>
                <w:tcW w:w="0" w:type="auto"/>
                <w:tcBorders>
                  <w:top w:val="nil"/>
                  <w:left w:val="nil"/>
                  <w:bottom w:val="nil"/>
                  <w:right w:val="nil"/>
                </w:tcBorders>
                <w:noWrap/>
                <w:tcMar>
                  <w:left w:w="102" w:type="dxa"/>
                  <w:right w:w="102" w:type="dxa"/>
                </w:tcMar>
                <w:vAlign w:val="center"/>
              </w:tcPr>
            </w:tcPrChange>
          </w:tcPr>
          <w:p w14:paraId="3665090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5" w:author="Codex" w:date="2026-10-05T16:32:41.313017+00:00">
                  <w:rPr>
                    <w:rFonts w:cs="Times New Roman"/>
                    <w:szCs w:val="21"/>
                  </w:rPr>
                </w:rPrChange>
              </w:rPr>
              <w:pPrChange w:id="57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86"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5787" w:author="Codex" w:date="2026-10-05T16:32:41.313017+00:00">
              <w:tcPr>
                <w:tcW w:w="0" w:type="auto"/>
                <w:tcBorders>
                  <w:top w:val="nil"/>
                  <w:left w:val="nil"/>
                  <w:bottom w:val="nil"/>
                  <w:right w:val="nil"/>
                </w:tcBorders>
                <w:tcMar>
                  <w:left w:w="102" w:type="dxa"/>
                  <w:right w:w="102" w:type="dxa"/>
                </w:tcMar>
                <w:vAlign w:val="center"/>
              </w:tcPr>
            </w:tcPrChange>
          </w:tcPr>
          <w:p w14:paraId="5D18A7B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6" w:author="Codex" w:date="2026-10-05T16:32:41.313017+00:00">
                  <w:rPr>
                    <w:bCs w:val="0"/>
                    <w:sz w:val="21"/>
                    <w:szCs w:val="21"/>
                  </w:rPr>
                </w:rPrChange>
              </w:rPr>
              <w:pPrChange w:id="578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89" w:author="Codex" w:date="2026-10-05T16:32:41.313017+00:00">
                  <w:rPr>
                    <w:bCs w:val="0"/>
                    <w:sz w:val="21"/>
                    <w:szCs w:val="21"/>
                  </w:rPr>
                </w:rPrChange>
              </w:rPr>
              <w:t>1.068</w:t>
            </w:r>
            <w:r>
              <w:rPr>
                <w:rFonts w:ascii="Times New Roman" w:hAnsi="Times New Roman" w:cs="Times New Roman" w:eastAsia="SimSun"/>
                <w:b w:val="0"/>
                <w:bCs w:val="0"/>
                <w:sz w:val="21"/>
                <w:szCs w:val="21"/>
                <w:rPrChange w:id="5790" w:author="Codex" w:date="2026-10-05T16:32:41.313017+00:00">
                  <w:rPr>
                    <w:bCs w:val="0"/>
                    <w:sz w:val="21"/>
                    <w:szCs w:val="21"/>
                  </w:rPr>
                </w:rPrChange>
              </w:rPr>
              <w:t>（</w:t>
            </w:r>
            <w:r>
              <w:rPr>
                <w:rFonts w:ascii="Times New Roman" w:hAnsi="Times New Roman" w:cs="Times New Roman" w:eastAsia="SimSun"/>
                <w:b w:val="0"/>
                <w:bCs w:val="0"/>
                <w:sz w:val="21"/>
                <w:szCs w:val="21"/>
                <w:rPrChange w:id="5791" w:author="Codex" w:date="2026-10-05T16:32:41.313017+00:00">
                  <w:rPr>
                    <w:bCs w:val="0"/>
                    <w:sz w:val="21"/>
                    <w:szCs w:val="21"/>
                  </w:rPr>
                </w:rPrChange>
              </w:rPr>
              <w:t>0.230</w:t>
            </w:r>
            <w:r>
              <w:rPr>
                <w:rFonts w:ascii="Times New Roman" w:hAnsi="Times New Roman" w:cs="Times New Roman" w:eastAsia="SimSun"/>
                <w:b w:val="0"/>
                <w:bCs w:val="0"/>
                <w:sz w:val="21"/>
                <w:szCs w:val="21"/>
                <w:rPrChange w:id="5792" w:author="Codex" w:date="2026-10-05T16:32:41.313017+00:00">
                  <w:rPr>
                    <w:bCs w:val="0"/>
                    <w:sz w:val="21"/>
                    <w:szCs w:val="21"/>
                  </w:rPr>
                </w:rPrChange>
              </w:rPr>
              <w:t>，</w:t>
            </w:r>
            <w:r>
              <w:rPr>
                <w:rFonts w:ascii="Times New Roman" w:hAnsi="Times New Roman" w:cs="Times New Roman" w:eastAsia="SimSun"/>
                <w:b w:val="0"/>
                <w:bCs w:val="0"/>
                <w:sz w:val="21"/>
                <w:szCs w:val="21"/>
                <w:rPrChange w:id="5793" w:author="Codex" w:date="2026-10-05T16:32:41.313017+00:00">
                  <w:rPr>
                    <w:bCs w:val="0"/>
                    <w:sz w:val="21"/>
                    <w:szCs w:val="21"/>
                  </w:rPr>
                </w:rPrChange>
              </w:rPr>
              <w:t>5.773</w:t>
            </w:r>
            <w:r>
              <w:rPr>
                <w:rFonts w:ascii="Times New Roman" w:hAnsi="Times New Roman" w:cs="Times New Roman" w:eastAsia="SimSun"/>
                <w:b w:val="0"/>
                <w:bCs w:val="0"/>
                <w:sz w:val="21"/>
                <w:szCs w:val="21"/>
                <w:rPrChange w:id="57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95" w:author="Codex" w:date="2026-10-05T16:32:41.313017+00:00">
              <w:tcPr>
                <w:tcW w:w="0" w:type="auto"/>
                <w:tcBorders>
                  <w:top w:val="nil"/>
                  <w:left w:val="nil"/>
                  <w:bottom w:val="nil"/>
                  <w:right w:val="nil"/>
                </w:tcBorders>
                <w:tcMar>
                  <w:left w:w="102" w:type="dxa"/>
                  <w:right w:w="102" w:type="dxa"/>
                </w:tcMar>
                <w:vAlign w:val="center"/>
              </w:tcPr>
            </w:tcPrChange>
          </w:tcPr>
          <w:p w14:paraId="15E5E9B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7" w:author="Codex" w:date="2026-10-05T16:32:41.313017+00:00">
                  <w:rPr>
                    <w:bCs w:val="0"/>
                    <w:sz w:val="21"/>
                    <w:szCs w:val="21"/>
                  </w:rPr>
                </w:rPrChange>
              </w:rPr>
              <w:pPrChange w:id="579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97" w:author="Codex" w:date="2026-10-05T16:32:41.313017+00:00">
                  <w:rPr>
                    <w:bCs w:val="0"/>
                    <w:sz w:val="21"/>
                    <w:szCs w:val="21"/>
                  </w:rPr>
                </w:rPrChange>
              </w:rPr>
              <w:t>-0.516</w:t>
            </w:r>
            <w:r>
              <w:rPr>
                <w:rFonts w:ascii="Times New Roman" w:hAnsi="Times New Roman" w:cs="Times New Roman" w:eastAsia="SimSun"/>
                <w:b w:val="0"/>
                <w:bCs w:val="0"/>
                <w:sz w:val="21"/>
                <w:szCs w:val="21"/>
                <w:rPrChange w:id="5798" w:author="Codex" w:date="2026-10-05T16:32:41.313017+00:00">
                  <w:rPr>
                    <w:bCs w:val="0"/>
                    <w:sz w:val="21"/>
                    <w:szCs w:val="21"/>
                  </w:rPr>
                </w:rPrChange>
              </w:rPr>
              <w:t>（</w:t>
            </w:r>
            <w:r>
              <w:rPr>
                <w:rFonts w:ascii="Times New Roman" w:hAnsi="Times New Roman" w:cs="Times New Roman" w:eastAsia="SimSun"/>
                <w:b w:val="0"/>
                <w:bCs w:val="0"/>
                <w:sz w:val="21"/>
                <w:szCs w:val="21"/>
                <w:rPrChange w:id="5799" w:author="Codex" w:date="2026-10-05T16:32:41.313017+00:00">
                  <w:rPr>
                    <w:bCs w:val="0"/>
                    <w:sz w:val="21"/>
                    <w:szCs w:val="21"/>
                  </w:rPr>
                </w:rPrChange>
              </w:rPr>
              <w:t>-5.853</w:t>
            </w:r>
            <w:r>
              <w:rPr>
                <w:rFonts w:ascii="Times New Roman" w:hAnsi="Times New Roman" w:cs="Times New Roman" w:eastAsia="SimSun"/>
                <w:b w:val="0"/>
                <w:bCs w:val="0"/>
                <w:sz w:val="21"/>
                <w:szCs w:val="21"/>
                <w:rPrChange w:id="5800" w:author="Codex" w:date="2026-10-05T16:32:41.313017+00:00">
                  <w:rPr>
                    <w:bCs w:val="0"/>
                    <w:sz w:val="21"/>
                    <w:szCs w:val="21"/>
                  </w:rPr>
                </w:rPrChange>
              </w:rPr>
              <w:t>，</w:t>
            </w:r>
            <w:r>
              <w:rPr>
                <w:rFonts w:ascii="Times New Roman" w:hAnsi="Times New Roman" w:cs="Times New Roman" w:eastAsia="SimSun"/>
                <w:b w:val="0"/>
                <w:bCs w:val="0"/>
                <w:sz w:val="21"/>
                <w:szCs w:val="21"/>
                <w:rPrChange w:id="5801" w:author="Codex" w:date="2026-10-05T16:32:41.313017+00:00">
                  <w:rPr>
                    <w:bCs w:val="0"/>
                    <w:sz w:val="21"/>
                    <w:szCs w:val="21"/>
                  </w:rPr>
                </w:rPrChange>
              </w:rPr>
              <w:t>0.397</w:t>
            </w:r>
            <w:r>
              <w:rPr>
                <w:rFonts w:ascii="Times New Roman" w:hAnsi="Times New Roman" w:cs="Times New Roman" w:eastAsia="SimSun"/>
                <w:b w:val="0"/>
                <w:bCs w:val="0"/>
                <w:sz w:val="21"/>
                <w:szCs w:val="21"/>
                <w:rPrChange w:id="580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03" w:author="Codex" w:date="2026-10-05T16:32:41.313017+00:00">
              <w:tcPr>
                <w:tcW w:w="0" w:type="auto"/>
                <w:tcBorders>
                  <w:top w:val="nil"/>
                  <w:left w:val="nil"/>
                  <w:bottom w:val="nil"/>
                  <w:right w:val="nil"/>
                </w:tcBorders>
                <w:tcMar>
                  <w:left w:w="102" w:type="dxa"/>
                  <w:right w:w="102" w:type="dxa"/>
                </w:tcMar>
                <w:vAlign w:val="center"/>
              </w:tcPr>
            </w:tcPrChange>
          </w:tcPr>
          <w:p w14:paraId="30442F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8" w:author="Codex" w:date="2026-10-05T16:32:41.313017+00:00">
                  <w:rPr>
                    <w:rFonts w:cs="Times New Roman"/>
                    <w:szCs w:val="21"/>
                  </w:rPr>
                </w:rPrChange>
              </w:rPr>
              <w:pPrChange w:id="580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05" w:author="Codex" w:date="2026-10-05T16:32:41.313017+00:00">
                  <w:rPr>
                    <w:rFonts w:cs="Times New Roman"/>
                    <w:szCs w:val="21"/>
                  </w:rPr>
                </w:rPrChange>
              </w:rPr>
              <w:t>解释暂缓</w:t>
            </w:r>
          </w:p>
        </w:tc>
      </w:tr>
      <w:tr w:rsidR="00011D10" w14:paraId="33EFEF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06" w:author="Codex" w:date="2026-10-05T16:32:41.313017+00:00">
              <w:tcPr>
                <w:tcW w:w="0" w:type="auto"/>
                <w:tcBorders>
                  <w:top w:val="nil"/>
                  <w:left w:val="nil"/>
                  <w:bottom w:val="nil"/>
                  <w:right w:val="nil"/>
                </w:tcBorders>
                <w:noWrap/>
                <w:tcMar>
                  <w:left w:w="102" w:type="dxa"/>
                  <w:right w:w="102" w:type="dxa"/>
                </w:tcMar>
                <w:vAlign w:val="center"/>
              </w:tcPr>
            </w:tcPrChange>
          </w:tcPr>
          <w:p w14:paraId="1C17D8D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9" w:author="Codex" w:date="2026-10-05T16:32:41.313017+00:00">
                  <w:rPr>
                    <w:rFonts w:cs="Times New Roman"/>
                    <w:szCs w:val="21"/>
                  </w:rPr>
                </w:rPrChange>
              </w:rPr>
              <w:pPrChange w:id="58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08"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5809" w:author="Codex" w:date="2026-10-05T16:32:41.313017+00:00">
              <w:tcPr>
                <w:tcW w:w="0" w:type="auto"/>
                <w:tcBorders>
                  <w:top w:val="nil"/>
                  <w:left w:val="nil"/>
                  <w:bottom w:val="nil"/>
                  <w:right w:val="nil"/>
                </w:tcBorders>
                <w:tcMar>
                  <w:left w:w="102" w:type="dxa"/>
                  <w:right w:w="102" w:type="dxa"/>
                </w:tcMar>
                <w:vAlign w:val="center"/>
              </w:tcPr>
            </w:tcPrChange>
          </w:tcPr>
          <w:p w14:paraId="59E7AC8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0" w:author="Codex" w:date="2026-10-05T16:32:41.313017+00:00">
                  <w:rPr>
                    <w:bCs w:val="0"/>
                    <w:sz w:val="21"/>
                    <w:szCs w:val="21"/>
                  </w:rPr>
                </w:rPrChange>
              </w:rPr>
              <w:pPrChange w:id="581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11" w:author="Codex" w:date="2026-10-05T16:32:41.313017+00:00">
                  <w:rPr>
                    <w:bCs w:val="0"/>
                    <w:sz w:val="21"/>
                    <w:szCs w:val="21"/>
                  </w:rPr>
                </w:rPrChange>
              </w:rPr>
              <w:t>0.016</w:t>
            </w:r>
            <w:r>
              <w:rPr>
                <w:rFonts w:ascii="Times New Roman" w:hAnsi="Times New Roman" w:cs="Times New Roman" w:eastAsia="SimSun"/>
                <w:b w:val="0"/>
                <w:bCs w:val="0"/>
                <w:sz w:val="21"/>
                <w:szCs w:val="21"/>
                <w:rPrChange w:id="5812" w:author="Codex" w:date="2026-10-05T16:32:41.313017+00:00">
                  <w:rPr>
                    <w:bCs w:val="0"/>
                    <w:sz w:val="21"/>
                    <w:szCs w:val="21"/>
                  </w:rPr>
                </w:rPrChange>
              </w:rPr>
              <w:t>（</w:t>
            </w:r>
            <w:r>
              <w:rPr>
                <w:rFonts w:ascii="Times New Roman" w:hAnsi="Times New Roman" w:cs="Times New Roman" w:eastAsia="SimSun"/>
                <w:b w:val="0"/>
                <w:bCs w:val="0"/>
                <w:sz w:val="21"/>
                <w:szCs w:val="21"/>
                <w:rPrChange w:id="5813" w:author="Codex" w:date="2026-10-05T16:32:41.313017+00:00">
                  <w:rPr>
                    <w:bCs w:val="0"/>
                    <w:sz w:val="21"/>
                    <w:szCs w:val="21"/>
                  </w:rPr>
                </w:rPrChange>
              </w:rPr>
              <w:t>-0.552</w:t>
            </w:r>
            <w:r>
              <w:rPr>
                <w:rFonts w:ascii="Times New Roman" w:hAnsi="Times New Roman" w:cs="Times New Roman" w:eastAsia="SimSun"/>
                <w:b w:val="0"/>
                <w:bCs w:val="0"/>
                <w:sz w:val="21"/>
                <w:szCs w:val="21"/>
                <w:rPrChange w:id="5814" w:author="Codex" w:date="2026-10-05T16:32:41.313017+00:00">
                  <w:rPr>
                    <w:bCs w:val="0"/>
                    <w:sz w:val="21"/>
                    <w:szCs w:val="21"/>
                  </w:rPr>
                </w:rPrChange>
              </w:rPr>
              <w:t>，</w:t>
            </w:r>
            <w:r>
              <w:rPr>
                <w:rFonts w:ascii="Times New Roman" w:hAnsi="Times New Roman" w:cs="Times New Roman" w:eastAsia="SimSun"/>
                <w:b w:val="0"/>
                <w:bCs w:val="0"/>
                <w:sz w:val="21"/>
                <w:szCs w:val="21"/>
                <w:rPrChange w:id="5815" w:author="Codex" w:date="2026-10-05T16:32:41.313017+00:00">
                  <w:rPr>
                    <w:bCs w:val="0"/>
                    <w:sz w:val="21"/>
                    <w:szCs w:val="21"/>
                  </w:rPr>
                </w:rPrChange>
              </w:rPr>
              <w:t>0.220</w:t>
            </w:r>
            <w:r>
              <w:rPr>
                <w:rFonts w:ascii="Times New Roman" w:hAnsi="Times New Roman" w:cs="Times New Roman" w:eastAsia="SimSun"/>
                <w:b w:val="0"/>
                <w:bCs w:val="0"/>
                <w:sz w:val="21"/>
                <w:szCs w:val="21"/>
                <w:rPrChange w:id="581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17" w:author="Codex" w:date="2026-10-05T16:32:41.313017+00:00">
              <w:tcPr>
                <w:tcW w:w="0" w:type="auto"/>
                <w:tcBorders>
                  <w:top w:val="nil"/>
                  <w:left w:val="nil"/>
                  <w:bottom w:val="nil"/>
                  <w:right w:val="nil"/>
                </w:tcBorders>
                <w:tcMar>
                  <w:left w:w="102" w:type="dxa"/>
                  <w:right w:w="102" w:type="dxa"/>
                </w:tcMar>
                <w:vAlign w:val="center"/>
              </w:tcPr>
            </w:tcPrChange>
          </w:tcPr>
          <w:p w14:paraId="27D2251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1" w:author="Codex" w:date="2026-10-05T16:32:41.313017+00:00">
                  <w:rPr>
                    <w:bCs w:val="0"/>
                    <w:sz w:val="21"/>
                    <w:szCs w:val="21"/>
                  </w:rPr>
                </w:rPrChange>
              </w:rPr>
              <w:pPrChange w:id="581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19" w:author="Codex" w:date="2026-10-05T16:32:41.313017+00:00">
                  <w:rPr>
                    <w:bCs w:val="0"/>
                    <w:sz w:val="21"/>
                    <w:szCs w:val="21"/>
                  </w:rPr>
                </w:rPrChange>
              </w:rPr>
              <w:t>1.992</w:t>
            </w:r>
            <w:r>
              <w:rPr>
                <w:rFonts w:ascii="Times New Roman" w:hAnsi="Times New Roman" w:cs="Times New Roman" w:eastAsia="SimSun"/>
                <w:b w:val="0"/>
                <w:bCs w:val="0"/>
                <w:sz w:val="21"/>
                <w:szCs w:val="21"/>
                <w:rPrChange w:id="5820" w:author="Codex" w:date="2026-10-05T16:32:41.313017+00:00">
                  <w:rPr>
                    <w:bCs w:val="0"/>
                    <w:sz w:val="21"/>
                    <w:szCs w:val="21"/>
                  </w:rPr>
                </w:rPrChange>
              </w:rPr>
              <w:t>（</w:t>
            </w:r>
            <w:r>
              <w:rPr>
                <w:rFonts w:ascii="Times New Roman" w:hAnsi="Times New Roman" w:cs="Times New Roman" w:eastAsia="SimSun"/>
                <w:b w:val="0"/>
                <w:bCs w:val="0"/>
                <w:sz w:val="21"/>
                <w:szCs w:val="21"/>
                <w:rPrChange w:id="5821" w:author="Codex" w:date="2026-10-05T16:32:41.313017+00:00">
                  <w:rPr>
                    <w:bCs w:val="0"/>
                    <w:sz w:val="21"/>
                    <w:szCs w:val="21"/>
                  </w:rPr>
                </w:rPrChange>
              </w:rPr>
              <w:t>0.919</w:t>
            </w:r>
            <w:r>
              <w:rPr>
                <w:rFonts w:ascii="Times New Roman" w:hAnsi="Times New Roman" w:cs="Times New Roman" w:eastAsia="SimSun"/>
                <w:b w:val="0"/>
                <w:bCs w:val="0"/>
                <w:sz w:val="21"/>
                <w:szCs w:val="21"/>
                <w:rPrChange w:id="5822" w:author="Codex" w:date="2026-10-05T16:32:41.313017+00:00">
                  <w:rPr>
                    <w:bCs w:val="0"/>
                    <w:sz w:val="21"/>
                    <w:szCs w:val="21"/>
                  </w:rPr>
                </w:rPrChange>
              </w:rPr>
              <w:t>，</w:t>
            </w:r>
            <w:r>
              <w:rPr>
                <w:rFonts w:ascii="Times New Roman" w:hAnsi="Times New Roman" w:cs="Times New Roman" w:eastAsia="SimSun"/>
                <w:b w:val="0"/>
                <w:bCs w:val="0"/>
                <w:sz w:val="21"/>
                <w:szCs w:val="21"/>
                <w:rPrChange w:id="5823" w:author="Codex" w:date="2026-10-05T16:32:41.313017+00:00">
                  <w:rPr>
                    <w:bCs w:val="0"/>
                    <w:sz w:val="21"/>
                    <w:szCs w:val="21"/>
                  </w:rPr>
                </w:rPrChange>
              </w:rPr>
              <w:t>5.047</w:t>
            </w:r>
            <w:r>
              <w:rPr>
                <w:rFonts w:ascii="Times New Roman" w:hAnsi="Times New Roman" w:cs="Times New Roman" w:eastAsia="SimSun"/>
                <w:b w:val="0"/>
                <w:bCs w:val="0"/>
                <w:sz w:val="21"/>
                <w:szCs w:val="21"/>
                <w:rPrChange w:id="58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25" w:author="Codex" w:date="2026-10-05T16:32:41.313017+00:00">
              <w:tcPr>
                <w:tcW w:w="0" w:type="auto"/>
                <w:tcBorders>
                  <w:top w:val="nil"/>
                  <w:left w:val="nil"/>
                  <w:bottom w:val="nil"/>
                  <w:right w:val="nil"/>
                </w:tcBorders>
                <w:tcMar>
                  <w:left w:w="102" w:type="dxa"/>
                  <w:right w:w="102" w:type="dxa"/>
                </w:tcMar>
                <w:vAlign w:val="center"/>
              </w:tcPr>
            </w:tcPrChange>
          </w:tcPr>
          <w:p w14:paraId="43E499E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92" w:author="Codex" w:date="2026-10-05T16:32:41.313017+00:00">
                  <w:rPr>
                    <w:rFonts w:cs="Times New Roman"/>
                    <w:szCs w:val="21"/>
                  </w:rPr>
                </w:rPrChange>
              </w:rPr>
              <w:pPrChange w:id="582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27" w:author="Codex" w:date="2026-10-05T16:32:41.313017+00:00">
                  <w:rPr>
                    <w:rFonts w:cs="Times New Roman"/>
                    <w:szCs w:val="21"/>
                  </w:rPr>
                </w:rPrChange>
              </w:rPr>
              <w:t>解释暂缓</w:t>
            </w:r>
          </w:p>
        </w:tc>
      </w:tr>
      <w:tr w:rsidR="00011D10" w14:paraId="4ECEC99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28" w:author="Codex" w:date="2026-10-05T16:32:41.313017+00:00">
              <w:tcPr>
                <w:tcW w:w="0" w:type="auto"/>
                <w:tcBorders>
                  <w:top w:val="nil"/>
                  <w:left w:val="nil"/>
                  <w:bottom w:val="nil"/>
                  <w:right w:val="nil"/>
                </w:tcBorders>
                <w:noWrap/>
                <w:tcMar>
                  <w:left w:w="102" w:type="dxa"/>
                  <w:right w:w="102" w:type="dxa"/>
                </w:tcMar>
                <w:vAlign w:val="center"/>
              </w:tcPr>
            </w:tcPrChange>
          </w:tcPr>
          <w:p w14:paraId="16C9CC3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3" w:author="Codex" w:date="2026-10-05T16:32:41.313017+00:00">
                  <w:rPr>
                    <w:rFonts w:cs="Times New Roman"/>
                    <w:szCs w:val="21"/>
                  </w:rPr>
                </w:rPrChange>
              </w:rPr>
              <w:pPrChange w:id="58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30"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5831" w:author="Codex" w:date="2026-10-05T16:32:41.313017+00:00">
              <w:tcPr>
                <w:tcW w:w="0" w:type="auto"/>
                <w:tcBorders>
                  <w:top w:val="nil"/>
                  <w:left w:val="nil"/>
                  <w:bottom w:val="nil"/>
                  <w:right w:val="nil"/>
                </w:tcBorders>
                <w:tcMar>
                  <w:left w:w="102" w:type="dxa"/>
                  <w:right w:w="102" w:type="dxa"/>
                </w:tcMar>
                <w:vAlign w:val="center"/>
              </w:tcPr>
            </w:tcPrChange>
          </w:tcPr>
          <w:p w14:paraId="56ACE938"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4" w:author="Codex" w:date="2026-10-05T16:32:41.313017+00:00">
                  <w:rPr>
                    <w:bCs w:val="0"/>
                    <w:sz w:val="21"/>
                    <w:szCs w:val="21"/>
                  </w:rPr>
                </w:rPrChange>
              </w:rPr>
              <w:pPrChange w:id="583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33" w:author="Codex" w:date="2026-10-05T16:32:41.313017+00:00">
                  <w:rPr>
                    <w:bCs w:val="0"/>
                    <w:sz w:val="21"/>
                    <w:szCs w:val="21"/>
                  </w:rPr>
                </w:rPrChange>
              </w:rPr>
              <w:t>0.551</w:t>
            </w:r>
            <w:r>
              <w:rPr>
                <w:rFonts w:ascii="Times New Roman" w:hAnsi="Times New Roman" w:cs="Times New Roman" w:eastAsia="SimSun"/>
                <w:b w:val="0"/>
                <w:bCs w:val="0"/>
                <w:sz w:val="21"/>
                <w:szCs w:val="21"/>
                <w:rPrChange w:id="5834" w:author="Codex" w:date="2026-10-05T16:32:41.313017+00:00">
                  <w:rPr>
                    <w:bCs w:val="0"/>
                    <w:sz w:val="21"/>
                    <w:szCs w:val="21"/>
                  </w:rPr>
                </w:rPrChange>
              </w:rPr>
              <w:t>（</w:t>
            </w:r>
            <w:r>
              <w:rPr>
                <w:rFonts w:ascii="Times New Roman" w:hAnsi="Times New Roman" w:cs="Times New Roman" w:eastAsia="SimSun"/>
                <w:b w:val="0"/>
                <w:bCs w:val="0"/>
                <w:sz w:val="21"/>
                <w:szCs w:val="21"/>
                <w:rPrChange w:id="5835" w:author="Codex" w:date="2026-10-05T16:32:41.313017+00:00">
                  <w:rPr>
                    <w:bCs w:val="0"/>
                    <w:sz w:val="21"/>
                    <w:szCs w:val="21"/>
                  </w:rPr>
                </w:rPrChange>
              </w:rPr>
              <w:t>0.363</w:t>
            </w:r>
            <w:r>
              <w:rPr>
                <w:rFonts w:ascii="Times New Roman" w:hAnsi="Times New Roman" w:cs="Times New Roman" w:eastAsia="SimSun"/>
                <w:b w:val="0"/>
                <w:bCs w:val="0"/>
                <w:sz w:val="21"/>
                <w:szCs w:val="21"/>
                <w:rPrChange w:id="5836" w:author="Codex" w:date="2026-10-05T16:32:41.313017+00:00">
                  <w:rPr>
                    <w:bCs w:val="0"/>
                    <w:sz w:val="21"/>
                    <w:szCs w:val="21"/>
                  </w:rPr>
                </w:rPrChange>
              </w:rPr>
              <w:t>，</w:t>
            </w:r>
            <w:r>
              <w:rPr>
                <w:rFonts w:ascii="Times New Roman" w:hAnsi="Times New Roman" w:cs="Times New Roman" w:eastAsia="SimSun"/>
                <w:b w:val="0"/>
                <w:bCs w:val="0"/>
                <w:sz w:val="21"/>
                <w:szCs w:val="21"/>
                <w:rPrChange w:id="5837" w:author="Codex" w:date="2026-10-05T16:32:41.313017+00:00">
                  <w:rPr>
                    <w:bCs w:val="0"/>
                    <w:sz w:val="21"/>
                    <w:szCs w:val="21"/>
                  </w:rPr>
                </w:rPrChange>
              </w:rPr>
              <w:t>1.007</w:t>
            </w:r>
            <w:r>
              <w:rPr>
                <w:rFonts w:ascii="Times New Roman" w:hAnsi="Times New Roman" w:cs="Times New Roman" w:eastAsia="SimSun"/>
                <w:b w:val="0"/>
                <w:bCs w:val="0"/>
                <w:sz w:val="21"/>
                <w:szCs w:val="21"/>
                <w:rPrChange w:id="58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39" w:author="Codex" w:date="2026-10-05T16:32:41.313017+00:00">
              <w:tcPr>
                <w:tcW w:w="0" w:type="auto"/>
                <w:tcBorders>
                  <w:top w:val="nil"/>
                  <w:left w:val="nil"/>
                  <w:bottom w:val="nil"/>
                  <w:right w:val="nil"/>
                </w:tcBorders>
                <w:tcMar>
                  <w:left w:w="102" w:type="dxa"/>
                  <w:right w:w="102" w:type="dxa"/>
                </w:tcMar>
                <w:vAlign w:val="center"/>
              </w:tcPr>
            </w:tcPrChange>
          </w:tcPr>
          <w:p w14:paraId="427BF7DD"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5" w:author="Codex" w:date="2026-10-05T16:32:41.313017+00:00">
                  <w:rPr>
                    <w:bCs w:val="0"/>
                    <w:sz w:val="21"/>
                    <w:szCs w:val="21"/>
                  </w:rPr>
                </w:rPrChange>
              </w:rPr>
              <w:pPrChange w:id="584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41" w:author="Codex" w:date="2026-10-05T16:32:41.313017+00:00">
                  <w:rPr>
                    <w:bCs w:val="0"/>
                    <w:sz w:val="21"/>
                    <w:szCs w:val="21"/>
                  </w:rPr>
                </w:rPrChange>
              </w:rPr>
              <w:t>-1.045</w:t>
            </w:r>
            <w:r>
              <w:rPr>
                <w:rFonts w:ascii="Times New Roman" w:hAnsi="Times New Roman" w:cs="Times New Roman" w:eastAsia="SimSun"/>
                <w:b w:val="0"/>
                <w:bCs w:val="0"/>
                <w:sz w:val="21"/>
                <w:szCs w:val="21"/>
                <w:rPrChange w:id="5842" w:author="Codex" w:date="2026-10-05T16:32:41.313017+00:00">
                  <w:rPr>
                    <w:bCs w:val="0"/>
                    <w:sz w:val="21"/>
                    <w:szCs w:val="21"/>
                  </w:rPr>
                </w:rPrChange>
              </w:rPr>
              <w:t>（</w:t>
            </w:r>
            <w:r>
              <w:rPr>
                <w:rFonts w:ascii="Times New Roman" w:hAnsi="Times New Roman" w:cs="Times New Roman" w:eastAsia="SimSun"/>
                <w:b w:val="0"/>
                <w:bCs w:val="0"/>
                <w:sz w:val="21"/>
                <w:szCs w:val="21"/>
                <w:rPrChange w:id="5843" w:author="Codex" w:date="2026-10-05T16:32:41.313017+00:00">
                  <w:rPr>
                    <w:bCs w:val="0"/>
                    <w:sz w:val="21"/>
                    <w:szCs w:val="21"/>
                  </w:rPr>
                </w:rPrChange>
              </w:rPr>
              <w:t>-3.716</w:t>
            </w:r>
            <w:r>
              <w:rPr>
                <w:rFonts w:ascii="Times New Roman" w:hAnsi="Times New Roman" w:cs="Times New Roman" w:eastAsia="SimSun"/>
                <w:b w:val="0"/>
                <w:bCs w:val="0"/>
                <w:sz w:val="21"/>
                <w:szCs w:val="21"/>
                <w:rPrChange w:id="5844" w:author="Codex" w:date="2026-10-05T16:32:41.313017+00:00">
                  <w:rPr>
                    <w:bCs w:val="0"/>
                    <w:sz w:val="21"/>
                    <w:szCs w:val="21"/>
                  </w:rPr>
                </w:rPrChange>
              </w:rPr>
              <w:t>，</w:t>
            </w:r>
            <w:r>
              <w:rPr>
                <w:rFonts w:ascii="Times New Roman" w:hAnsi="Times New Roman" w:cs="Times New Roman" w:eastAsia="SimSun"/>
                <w:b w:val="0"/>
                <w:bCs w:val="0"/>
                <w:sz w:val="21"/>
                <w:szCs w:val="21"/>
                <w:rPrChange w:id="5845" w:author="Codex" w:date="2026-10-05T16:32:41.313017+00:00">
                  <w:rPr>
                    <w:bCs w:val="0"/>
                    <w:sz w:val="21"/>
                    <w:szCs w:val="21"/>
                  </w:rPr>
                </w:rPrChange>
              </w:rPr>
              <w:t>0.034</w:t>
            </w:r>
            <w:r>
              <w:rPr>
                <w:rFonts w:ascii="Times New Roman" w:hAnsi="Times New Roman" w:cs="Times New Roman" w:eastAsia="SimSun"/>
                <w:b w:val="0"/>
                <w:bCs w:val="0"/>
                <w:sz w:val="21"/>
                <w:szCs w:val="21"/>
                <w:rPrChange w:id="584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47" w:author="Codex" w:date="2026-10-05T16:32:41.313017+00:00">
              <w:tcPr>
                <w:tcW w:w="0" w:type="auto"/>
                <w:tcBorders>
                  <w:top w:val="nil"/>
                  <w:left w:val="nil"/>
                  <w:bottom w:val="nil"/>
                  <w:right w:val="nil"/>
                </w:tcBorders>
                <w:tcMar>
                  <w:left w:w="102" w:type="dxa"/>
                  <w:right w:w="102" w:type="dxa"/>
                </w:tcMar>
                <w:vAlign w:val="center"/>
              </w:tcPr>
            </w:tcPrChange>
          </w:tcPr>
          <w:p w14:paraId="28E0B0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96" w:author="Codex" w:date="2026-10-05T16:32:41.313017+00:00">
                  <w:rPr>
                    <w:rFonts w:cs="Times New Roman"/>
                    <w:szCs w:val="21"/>
                  </w:rPr>
                </w:rPrChange>
              </w:rPr>
              <w:pPrChange w:id="584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49" w:author="Codex" w:date="2026-10-05T16:32:41.313017+00:00">
                  <w:rPr>
                    <w:rFonts w:cs="Times New Roman"/>
                    <w:szCs w:val="21"/>
                  </w:rPr>
                </w:rPrChange>
              </w:rPr>
              <w:t>解释暂缓</w:t>
            </w:r>
          </w:p>
        </w:tc>
      </w:tr>
      <w:tr w:rsidR="00011D10" w14:paraId="02E229E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50" w:author="Codex" w:date="2026-10-05T16:32:41.313017+00:00">
              <w:tcPr>
                <w:tcW w:w="0" w:type="auto"/>
                <w:tcBorders>
                  <w:top w:val="nil"/>
                  <w:left w:val="nil"/>
                  <w:bottom w:val="nil"/>
                  <w:right w:val="nil"/>
                </w:tcBorders>
                <w:noWrap/>
                <w:tcMar>
                  <w:left w:w="102" w:type="dxa"/>
                  <w:right w:w="102" w:type="dxa"/>
                </w:tcMar>
                <w:vAlign w:val="center"/>
              </w:tcPr>
            </w:tcPrChange>
          </w:tcPr>
          <w:p w14:paraId="6E18DB7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7" w:author="Codex" w:date="2026-10-05T16:32:41.313017+00:00">
                  <w:rPr>
                    <w:rFonts w:cs="Times New Roman"/>
                    <w:szCs w:val="21"/>
                  </w:rPr>
                </w:rPrChange>
              </w:rPr>
              <w:pPrChange w:id="58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52"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853" w:author="Codex" w:date="2026-10-05T16:32:41.313017+00:00">
              <w:tcPr>
                <w:tcW w:w="0" w:type="auto"/>
                <w:tcBorders>
                  <w:top w:val="nil"/>
                  <w:left w:val="nil"/>
                  <w:bottom w:val="nil"/>
                  <w:right w:val="nil"/>
                </w:tcBorders>
                <w:tcMar>
                  <w:left w:w="102" w:type="dxa"/>
                  <w:right w:w="102" w:type="dxa"/>
                </w:tcMar>
                <w:vAlign w:val="center"/>
              </w:tcPr>
            </w:tcPrChange>
          </w:tcPr>
          <w:p w14:paraId="4AA8E2E9"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8" w:author="Codex" w:date="2026-10-05T16:32:41.313017+00:00">
                  <w:rPr>
                    <w:bCs w:val="0"/>
                    <w:sz w:val="21"/>
                    <w:szCs w:val="21"/>
                  </w:rPr>
                </w:rPrChange>
              </w:rPr>
              <w:pPrChange w:id="585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55" w:author="Codex" w:date="2026-10-05T16:32:41.313017+00:00">
                  <w:rPr>
                    <w:bCs w:val="0"/>
                    <w:sz w:val="21"/>
                    <w:szCs w:val="21"/>
                  </w:rPr>
                </w:rPrChange>
              </w:rPr>
              <w:t>1.110</w:t>
            </w:r>
            <w:r>
              <w:rPr>
                <w:rFonts w:ascii="Times New Roman" w:hAnsi="Times New Roman" w:cs="Times New Roman" w:eastAsia="SimSun"/>
                <w:b w:val="0"/>
                <w:bCs w:val="0"/>
                <w:sz w:val="21"/>
                <w:szCs w:val="21"/>
                <w:rPrChange w:id="5856" w:author="Codex" w:date="2026-10-05T16:32:41.313017+00:00">
                  <w:rPr>
                    <w:bCs w:val="0"/>
                    <w:sz w:val="21"/>
                    <w:szCs w:val="21"/>
                  </w:rPr>
                </w:rPrChange>
              </w:rPr>
              <w:t>（</w:t>
            </w:r>
            <w:r>
              <w:rPr>
                <w:rFonts w:ascii="Times New Roman" w:hAnsi="Times New Roman" w:cs="Times New Roman" w:eastAsia="SimSun"/>
                <w:b w:val="0"/>
                <w:bCs w:val="0"/>
                <w:sz w:val="21"/>
                <w:szCs w:val="21"/>
                <w:rPrChange w:id="5857" w:author="Codex" w:date="2026-10-05T16:32:41.313017+00:00">
                  <w:rPr>
                    <w:bCs w:val="0"/>
                    <w:sz w:val="21"/>
                    <w:szCs w:val="21"/>
                  </w:rPr>
                </w:rPrChange>
              </w:rPr>
              <w:t>-3.865</w:t>
            </w:r>
            <w:r>
              <w:rPr>
                <w:rFonts w:ascii="Times New Roman" w:hAnsi="Times New Roman" w:cs="Times New Roman" w:eastAsia="SimSun"/>
                <w:b w:val="0"/>
                <w:bCs w:val="0"/>
                <w:sz w:val="21"/>
                <w:szCs w:val="21"/>
                <w:rPrChange w:id="5858" w:author="Codex" w:date="2026-10-05T16:32:41.313017+00:00">
                  <w:rPr>
                    <w:bCs w:val="0"/>
                    <w:sz w:val="21"/>
                    <w:szCs w:val="21"/>
                  </w:rPr>
                </w:rPrChange>
              </w:rPr>
              <w:t>，</w:t>
            </w:r>
            <w:r>
              <w:rPr>
                <w:rFonts w:ascii="Times New Roman" w:hAnsi="Times New Roman" w:cs="Times New Roman" w:eastAsia="SimSun"/>
                <w:b w:val="0"/>
                <w:bCs w:val="0"/>
                <w:sz w:val="21"/>
                <w:szCs w:val="21"/>
                <w:rPrChange w:id="5859" w:author="Codex" w:date="2026-10-05T16:32:41.313017+00:00">
                  <w:rPr>
                    <w:bCs w:val="0"/>
                    <w:sz w:val="21"/>
                    <w:szCs w:val="21"/>
                  </w:rPr>
                </w:rPrChange>
              </w:rPr>
              <w:t>10.376</w:t>
            </w:r>
            <w:r>
              <w:rPr>
                <w:rFonts w:ascii="Times New Roman" w:hAnsi="Times New Roman" w:cs="Times New Roman" w:eastAsia="SimSun"/>
                <w:b w:val="0"/>
                <w:bCs w:val="0"/>
                <w:sz w:val="21"/>
                <w:szCs w:val="21"/>
                <w:rPrChange w:id="586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61" w:author="Codex" w:date="2026-10-05T16:32:41.313017+00:00">
              <w:tcPr>
                <w:tcW w:w="0" w:type="auto"/>
                <w:tcBorders>
                  <w:top w:val="nil"/>
                  <w:left w:val="nil"/>
                  <w:bottom w:val="nil"/>
                  <w:right w:val="nil"/>
                </w:tcBorders>
                <w:tcMar>
                  <w:left w:w="102" w:type="dxa"/>
                  <w:right w:w="102" w:type="dxa"/>
                </w:tcMar>
                <w:vAlign w:val="center"/>
              </w:tcPr>
            </w:tcPrChange>
          </w:tcPr>
          <w:p w14:paraId="4C15EDC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9" w:author="Codex" w:date="2026-10-05T16:32:41.313017+00:00">
                  <w:rPr>
                    <w:bCs w:val="0"/>
                    <w:sz w:val="21"/>
                    <w:szCs w:val="21"/>
                  </w:rPr>
                </w:rPrChange>
              </w:rPr>
              <w:pPrChange w:id="586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63" w:author="Codex" w:date="2026-10-05T16:32:41.313017+00:00">
                  <w:rPr>
                    <w:bCs w:val="0"/>
                    <w:sz w:val="21"/>
                    <w:szCs w:val="21"/>
                  </w:rPr>
                </w:rPrChange>
              </w:rPr>
              <w:t>-0.661</w:t>
            </w:r>
            <w:r>
              <w:rPr>
                <w:rFonts w:ascii="Times New Roman" w:hAnsi="Times New Roman" w:cs="Times New Roman" w:eastAsia="SimSun"/>
                <w:b w:val="0"/>
                <w:bCs w:val="0"/>
                <w:sz w:val="21"/>
                <w:szCs w:val="21"/>
                <w:rPrChange w:id="5864" w:author="Codex" w:date="2026-10-05T16:32:41.313017+00:00">
                  <w:rPr>
                    <w:bCs w:val="0"/>
                    <w:sz w:val="21"/>
                    <w:szCs w:val="21"/>
                  </w:rPr>
                </w:rPrChange>
              </w:rPr>
              <w:t>（</w:t>
            </w:r>
            <w:r>
              <w:rPr>
                <w:rFonts w:ascii="Times New Roman" w:hAnsi="Times New Roman" w:cs="Times New Roman" w:eastAsia="SimSun"/>
                <w:b w:val="0"/>
                <w:bCs w:val="0"/>
                <w:sz w:val="21"/>
                <w:szCs w:val="21"/>
                <w:rPrChange w:id="5865" w:author="Codex" w:date="2026-10-05T16:32:41.313017+00:00">
                  <w:rPr>
                    <w:bCs w:val="0"/>
                    <w:sz w:val="21"/>
                    <w:szCs w:val="21"/>
                  </w:rPr>
                </w:rPrChange>
              </w:rPr>
              <w:t>-12.130</w:t>
            </w:r>
            <w:r>
              <w:rPr>
                <w:rFonts w:ascii="Times New Roman" w:hAnsi="Times New Roman" w:cs="Times New Roman" w:eastAsia="SimSun"/>
                <w:b w:val="0"/>
                <w:bCs w:val="0"/>
                <w:sz w:val="21"/>
                <w:szCs w:val="21"/>
                <w:rPrChange w:id="5866" w:author="Codex" w:date="2026-10-05T16:32:41.313017+00:00">
                  <w:rPr>
                    <w:bCs w:val="0"/>
                    <w:sz w:val="21"/>
                    <w:szCs w:val="21"/>
                  </w:rPr>
                </w:rPrChange>
              </w:rPr>
              <w:t>，</w:t>
            </w:r>
            <w:r>
              <w:rPr>
                <w:rFonts w:ascii="Times New Roman" w:hAnsi="Times New Roman" w:cs="Times New Roman" w:eastAsia="SimSun"/>
                <w:b w:val="0"/>
                <w:bCs w:val="0"/>
                <w:sz w:val="21"/>
                <w:szCs w:val="21"/>
                <w:rPrChange w:id="5867" w:author="Codex" w:date="2026-10-05T16:32:41.313017+00:00">
                  <w:rPr>
                    <w:bCs w:val="0"/>
                    <w:sz w:val="21"/>
                    <w:szCs w:val="21"/>
                  </w:rPr>
                </w:rPrChange>
              </w:rPr>
              <w:t>5.392</w:t>
            </w:r>
            <w:r>
              <w:rPr>
                <w:rFonts w:ascii="Times New Roman" w:hAnsi="Times New Roman" w:cs="Times New Roman" w:eastAsia="SimSun"/>
                <w:b w:val="0"/>
                <w:bCs w:val="0"/>
                <w:sz w:val="21"/>
                <w:szCs w:val="21"/>
                <w:rPrChange w:id="58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69" w:author="Codex" w:date="2026-10-05T16:32:41.313017+00:00">
              <w:tcPr>
                <w:tcW w:w="0" w:type="auto"/>
                <w:tcBorders>
                  <w:top w:val="nil"/>
                  <w:left w:val="nil"/>
                  <w:bottom w:val="nil"/>
                  <w:right w:val="nil"/>
                </w:tcBorders>
                <w:tcMar>
                  <w:left w:w="102" w:type="dxa"/>
                  <w:right w:w="102" w:type="dxa"/>
                </w:tcMar>
                <w:vAlign w:val="center"/>
              </w:tcPr>
            </w:tcPrChange>
          </w:tcPr>
          <w:p w14:paraId="004F725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0" w:author="Codex" w:date="2026-10-05T16:32:41.313017+00:00">
                  <w:rPr>
                    <w:rFonts w:cs="Times New Roman"/>
                    <w:szCs w:val="21"/>
                  </w:rPr>
                </w:rPrChange>
              </w:rPr>
              <w:pPrChange w:id="587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71" w:author="Codex" w:date="2026-10-05T16:32:41.313017+00:00">
                  <w:rPr>
                    <w:rFonts w:cs="Times New Roman"/>
                    <w:szCs w:val="21"/>
                  </w:rPr>
                </w:rPrChange>
              </w:rPr>
              <w:t>解释暂缓</w:t>
            </w:r>
          </w:p>
        </w:tc>
      </w:tr>
      <w:tr w:rsidR="00011D10" w14:paraId="02E8C50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72" w:author="Codex" w:date="2026-10-05T16:32:41.313017+00:00">
              <w:tcPr>
                <w:tcW w:w="0" w:type="auto"/>
                <w:tcBorders>
                  <w:top w:val="nil"/>
                  <w:left w:val="nil"/>
                  <w:bottom w:val="nil"/>
                  <w:right w:val="nil"/>
                </w:tcBorders>
                <w:noWrap/>
                <w:tcMar>
                  <w:left w:w="102" w:type="dxa"/>
                  <w:right w:w="102" w:type="dxa"/>
                </w:tcMar>
                <w:vAlign w:val="center"/>
              </w:tcPr>
            </w:tcPrChange>
          </w:tcPr>
          <w:p w14:paraId="396F5D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1" w:author="Codex" w:date="2026-10-05T16:32:41.313017+00:00">
                  <w:rPr>
                    <w:rFonts w:cs="Times New Roman"/>
                    <w:szCs w:val="21"/>
                  </w:rPr>
                </w:rPrChange>
              </w:rPr>
              <w:pPrChange w:id="58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74"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5875" w:author="Codex" w:date="2026-10-05T16:32:41.313017+00:00">
              <w:tcPr>
                <w:tcW w:w="0" w:type="auto"/>
                <w:tcBorders>
                  <w:top w:val="nil"/>
                  <w:left w:val="nil"/>
                  <w:bottom w:val="nil"/>
                  <w:right w:val="nil"/>
                </w:tcBorders>
                <w:tcMar>
                  <w:left w:w="102" w:type="dxa"/>
                  <w:right w:w="102" w:type="dxa"/>
                </w:tcMar>
                <w:vAlign w:val="center"/>
              </w:tcPr>
            </w:tcPrChange>
          </w:tcPr>
          <w:p w14:paraId="005E8396"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2" w:author="Codex" w:date="2026-10-05T16:32:41.313017+00:00">
                  <w:rPr>
                    <w:bCs w:val="0"/>
                    <w:sz w:val="21"/>
                    <w:szCs w:val="21"/>
                  </w:rPr>
                </w:rPrChange>
              </w:rPr>
              <w:pPrChange w:id="587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77" w:author="Codex" w:date="2026-10-05T16:32:41.313017+00:00">
                  <w:rPr>
                    <w:bCs w:val="0"/>
                    <w:sz w:val="21"/>
                    <w:szCs w:val="21"/>
                  </w:rPr>
                </w:rPrChange>
              </w:rPr>
              <w:t>-1.213</w:t>
            </w:r>
            <w:r>
              <w:rPr>
                <w:rFonts w:ascii="Times New Roman" w:hAnsi="Times New Roman" w:cs="Times New Roman" w:eastAsia="SimSun"/>
                <w:b w:val="0"/>
                <w:bCs w:val="0"/>
                <w:sz w:val="21"/>
                <w:szCs w:val="21"/>
                <w:rPrChange w:id="5878" w:author="Codex" w:date="2026-10-05T16:32:41.313017+00:00">
                  <w:rPr>
                    <w:bCs w:val="0"/>
                    <w:sz w:val="21"/>
                    <w:szCs w:val="21"/>
                  </w:rPr>
                </w:rPrChange>
              </w:rPr>
              <w:t>（</w:t>
            </w:r>
            <w:r>
              <w:rPr>
                <w:rFonts w:ascii="Times New Roman" w:hAnsi="Times New Roman" w:cs="Times New Roman" w:eastAsia="SimSun"/>
                <w:b w:val="0"/>
                <w:bCs w:val="0"/>
                <w:sz w:val="21"/>
                <w:szCs w:val="21"/>
                <w:rPrChange w:id="5879" w:author="Codex" w:date="2026-10-05T16:32:41.313017+00:00">
                  <w:rPr>
                    <w:bCs w:val="0"/>
                    <w:sz w:val="21"/>
                    <w:szCs w:val="21"/>
                  </w:rPr>
                </w:rPrChange>
              </w:rPr>
              <w:t>-9.491</w:t>
            </w:r>
            <w:r>
              <w:rPr>
                <w:rFonts w:ascii="Times New Roman" w:hAnsi="Times New Roman" w:cs="Times New Roman" w:eastAsia="SimSun"/>
                <w:b w:val="0"/>
                <w:bCs w:val="0"/>
                <w:sz w:val="21"/>
                <w:szCs w:val="21"/>
                <w:rPrChange w:id="5880" w:author="Codex" w:date="2026-10-05T16:32:41.313017+00:00">
                  <w:rPr>
                    <w:bCs w:val="0"/>
                    <w:sz w:val="21"/>
                    <w:szCs w:val="21"/>
                  </w:rPr>
                </w:rPrChange>
              </w:rPr>
              <w:t>，</w:t>
            </w:r>
            <w:r>
              <w:rPr>
                <w:rFonts w:ascii="Times New Roman" w:hAnsi="Times New Roman" w:cs="Times New Roman" w:eastAsia="SimSun"/>
                <w:b w:val="0"/>
                <w:bCs w:val="0"/>
                <w:sz w:val="21"/>
                <w:szCs w:val="21"/>
                <w:rPrChange w:id="5881" w:author="Codex" w:date="2026-10-05T16:32:41.313017+00:00">
                  <w:rPr>
                    <w:bCs w:val="0"/>
                    <w:sz w:val="21"/>
                    <w:szCs w:val="21"/>
                  </w:rPr>
                </w:rPrChange>
              </w:rPr>
              <w:t>11.397</w:t>
            </w:r>
            <w:r>
              <w:rPr>
                <w:rFonts w:ascii="Times New Roman" w:hAnsi="Times New Roman" w:cs="Times New Roman" w:eastAsia="SimSun"/>
                <w:b w:val="0"/>
                <w:bCs w:val="0"/>
                <w:sz w:val="21"/>
                <w:szCs w:val="21"/>
                <w:rPrChange w:id="58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83" w:author="Codex" w:date="2026-10-05T16:32:41.313017+00:00">
              <w:tcPr>
                <w:tcW w:w="0" w:type="auto"/>
                <w:tcBorders>
                  <w:top w:val="nil"/>
                  <w:left w:val="nil"/>
                  <w:bottom w:val="nil"/>
                  <w:right w:val="nil"/>
                </w:tcBorders>
                <w:tcMar>
                  <w:left w:w="102" w:type="dxa"/>
                  <w:right w:w="102" w:type="dxa"/>
                </w:tcMar>
                <w:vAlign w:val="center"/>
              </w:tcPr>
            </w:tcPrChange>
          </w:tcPr>
          <w:p w14:paraId="44EAC2DF"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3" w:author="Codex" w:date="2026-10-05T16:32:41.313017+00:00">
                  <w:rPr>
                    <w:bCs w:val="0"/>
                    <w:sz w:val="21"/>
                    <w:szCs w:val="21"/>
                  </w:rPr>
                </w:rPrChange>
              </w:rPr>
              <w:pPrChange w:id="588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85" w:author="Codex" w:date="2026-10-05T16:32:41.313017+00:00">
                  <w:rPr>
                    <w:bCs w:val="0"/>
                    <w:sz w:val="21"/>
                    <w:szCs w:val="21"/>
                  </w:rPr>
                </w:rPrChange>
              </w:rPr>
              <w:t>1.835</w:t>
            </w:r>
            <w:r>
              <w:rPr>
                <w:rFonts w:ascii="Times New Roman" w:hAnsi="Times New Roman" w:cs="Times New Roman" w:eastAsia="SimSun"/>
                <w:b w:val="0"/>
                <w:bCs w:val="0"/>
                <w:sz w:val="21"/>
                <w:szCs w:val="21"/>
                <w:rPrChange w:id="5886" w:author="Codex" w:date="2026-10-05T16:32:41.313017+00:00">
                  <w:rPr>
                    <w:bCs w:val="0"/>
                    <w:sz w:val="21"/>
                    <w:szCs w:val="21"/>
                  </w:rPr>
                </w:rPrChange>
              </w:rPr>
              <w:t>（</w:t>
            </w:r>
            <w:r>
              <w:rPr>
                <w:rFonts w:ascii="Times New Roman" w:hAnsi="Times New Roman" w:cs="Times New Roman" w:eastAsia="SimSun"/>
                <w:b w:val="0"/>
                <w:bCs w:val="0"/>
                <w:sz w:val="21"/>
                <w:szCs w:val="21"/>
                <w:rPrChange w:id="5887" w:author="Codex" w:date="2026-10-05T16:32:41.313017+00:00">
                  <w:rPr>
                    <w:bCs w:val="0"/>
                    <w:sz w:val="21"/>
                    <w:szCs w:val="21"/>
                  </w:rPr>
                </w:rPrChange>
              </w:rPr>
              <w:t>-10.725</w:t>
            </w:r>
            <w:r>
              <w:rPr>
                <w:rFonts w:ascii="Times New Roman" w:hAnsi="Times New Roman" w:cs="Times New Roman" w:eastAsia="SimSun"/>
                <w:b w:val="0"/>
                <w:bCs w:val="0"/>
                <w:sz w:val="21"/>
                <w:szCs w:val="21"/>
                <w:rPrChange w:id="5888" w:author="Codex" w:date="2026-10-05T16:32:41.313017+00:00">
                  <w:rPr>
                    <w:bCs w:val="0"/>
                    <w:sz w:val="21"/>
                    <w:szCs w:val="21"/>
                  </w:rPr>
                </w:rPrChange>
              </w:rPr>
              <w:t>，</w:t>
            </w:r>
            <w:r>
              <w:rPr>
                <w:rFonts w:ascii="Times New Roman" w:hAnsi="Times New Roman" w:cs="Times New Roman" w:eastAsia="SimSun"/>
                <w:b w:val="0"/>
                <w:bCs w:val="0"/>
                <w:sz w:val="21"/>
                <w:szCs w:val="21"/>
                <w:rPrChange w:id="5889" w:author="Codex" w:date="2026-10-05T16:32:41.313017+00:00">
                  <w:rPr>
                    <w:bCs w:val="0"/>
                    <w:sz w:val="21"/>
                    <w:szCs w:val="21"/>
                  </w:rPr>
                </w:rPrChange>
              </w:rPr>
              <w:t>9.696</w:t>
            </w:r>
            <w:r>
              <w:rPr>
                <w:rFonts w:ascii="Times New Roman" w:hAnsi="Times New Roman" w:cs="Times New Roman" w:eastAsia="SimSun"/>
                <w:b w:val="0"/>
                <w:bCs w:val="0"/>
                <w:sz w:val="21"/>
                <w:szCs w:val="21"/>
                <w:rPrChange w:id="589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91" w:author="Codex" w:date="2026-10-05T16:32:41.313017+00:00">
              <w:tcPr>
                <w:tcW w:w="0" w:type="auto"/>
                <w:tcBorders>
                  <w:top w:val="nil"/>
                  <w:left w:val="nil"/>
                  <w:bottom w:val="nil"/>
                  <w:right w:val="nil"/>
                </w:tcBorders>
                <w:tcMar>
                  <w:left w:w="102" w:type="dxa"/>
                  <w:right w:w="102" w:type="dxa"/>
                </w:tcMar>
                <w:vAlign w:val="center"/>
              </w:tcPr>
            </w:tcPrChange>
          </w:tcPr>
          <w:p w14:paraId="7D42B3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4" w:author="Codex" w:date="2026-10-05T16:32:41.313017+00:00">
                  <w:rPr>
                    <w:rFonts w:cs="Times New Roman"/>
                    <w:szCs w:val="21"/>
                  </w:rPr>
                </w:rPrChange>
              </w:rPr>
              <w:pPrChange w:id="589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93" w:author="Codex" w:date="2026-10-05T16:32:41.313017+00:00">
                  <w:rPr>
                    <w:rFonts w:cs="Times New Roman"/>
                    <w:szCs w:val="21"/>
                  </w:rPr>
                </w:rPrChange>
              </w:rPr>
              <w:t>解释暂缓</w:t>
            </w:r>
          </w:p>
        </w:tc>
      </w:tr>
      <w:tr w:rsidR="00011D10" w14:paraId="0407F5B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94" w:author="Codex" w:date="2026-10-05T16:32:41.313017+00:00">
              <w:tcPr>
                <w:tcW w:w="0" w:type="auto"/>
                <w:tcBorders>
                  <w:top w:val="nil"/>
                  <w:left w:val="nil"/>
                  <w:bottom w:val="nil"/>
                  <w:right w:val="nil"/>
                </w:tcBorders>
                <w:noWrap/>
                <w:tcMar>
                  <w:left w:w="102" w:type="dxa"/>
                  <w:right w:w="102" w:type="dxa"/>
                </w:tcMar>
                <w:vAlign w:val="center"/>
              </w:tcPr>
            </w:tcPrChange>
          </w:tcPr>
          <w:p w14:paraId="36DBF60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5" w:author="Codex" w:date="2026-10-05T16:32:41.313017+00:00">
                  <w:rPr>
                    <w:rFonts w:cs="Times New Roman"/>
                    <w:szCs w:val="21"/>
                  </w:rPr>
                </w:rPrChange>
              </w:rPr>
              <w:pPrChange w:id="58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96"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5897" w:author="Codex" w:date="2026-10-05T16:32:41.313017+00:00">
              <w:tcPr>
                <w:tcW w:w="0" w:type="auto"/>
                <w:tcBorders>
                  <w:top w:val="nil"/>
                  <w:left w:val="nil"/>
                  <w:bottom w:val="nil"/>
                  <w:right w:val="nil"/>
                </w:tcBorders>
                <w:tcMar>
                  <w:left w:w="102" w:type="dxa"/>
                  <w:right w:w="102" w:type="dxa"/>
                </w:tcMar>
                <w:vAlign w:val="center"/>
              </w:tcPr>
            </w:tcPrChange>
          </w:tcPr>
          <w:p w14:paraId="2F79A1B7"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6" w:author="Codex" w:date="2026-10-05T16:32:41.313017+00:00">
                  <w:rPr>
                    <w:bCs w:val="0"/>
                    <w:sz w:val="21"/>
                    <w:szCs w:val="21"/>
                  </w:rPr>
                </w:rPrChange>
              </w:rPr>
              <w:pPrChange w:id="589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99" w:author="Codex" w:date="2026-10-05T16:32:41.313017+00:00">
                  <w:rPr>
                    <w:bCs w:val="0"/>
                    <w:sz w:val="21"/>
                    <w:szCs w:val="21"/>
                  </w:rPr>
                </w:rPrChange>
              </w:rPr>
              <w:t>0.198</w:t>
            </w:r>
            <w:r>
              <w:rPr>
                <w:rFonts w:ascii="Times New Roman" w:hAnsi="Times New Roman" w:cs="Times New Roman" w:eastAsia="SimSun"/>
                <w:b w:val="0"/>
                <w:bCs w:val="0"/>
                <w:sz w:val="21"/>
                <w:szCs w:val="21"/>
                <w:rPrChange w:id="5900" w:author="Codex" w:date="2026-10-05T16:32:41.313017+00:00">
                  <w:rPr>
                    <w:bCs w:val="0"/>
                    <w:sz w:val="21"/>
                    <w:szCs w:val="21"/>
                  </w:rPr>
                </w:rPrChange>
              </w:rPr>
              <w:t>（</w:t>
            </w:r>
            <w:r>
              <w:rPr>
                <w:rFonts w:ascii="Times New Roman" w:hAnsi="Times New Roman" w:cs="Times New Roman" w:eastAsia="SimSun"/>
                <w:b w:val="0"/>
                <w:bCs w:val="0"/>
                <w:sz w:val="21"/>
                <w:szCs w:val="21"/>
                <w:rPrChange w:id="5901" w:author="Codex" w:date="2026-10-05T16:32:41.313017+00:00">
                  <w:rPr>
                    <w:bCs w:val="0"/>
                    <w:sz w:val="21"/>
                    <w:szCs w:val="21"/>
                  </w:rPr>
                </w:rPrChange>
              </w:rPr>
              <w:t>-0.354</w:t>
            </w:r>
            <w:r>
              <w:rPr>
                <w:rFonts w:ascii="Times New Roman" w:hAnsi="Times New Roman" w:cs="Times New Roman" w:eastAsia="SimSun"/>
                <w:b w:val="0"/>
                <w:bCs w:val="0"/>
                <w:sz w:val="21"/>
                <w:szCs w:val="21"/>
                <w:rPrChange w:id="5902" w:author="Codex" w:date="2026-10-05T16:32:41.313017+00:00">
                  <w:rPr>
                    <w:bCs w:val="0"/>
                    <w:sz w:val="21"/>
                    <w:szCs w:val="21"/>
                  </w:rPr>
                </w:rPrChange>
              </w:rPr>
              <w:t>，</w:t>
            </w:r>
            <w:r>
              <w:rPr>
                <w:rFonts w:ascii="Times New Roman" w:hAnsi="Times New Roman" w:cs="Times New Roman" w:eastAsia="SimSun"/>
                <w:b w:val="0"/>
                <w:bCs w:val="0"/>
                <w:sz w:val="21"/>
                <w:szCs w:val="21"/>
                <w:rPrChange w:id="5903" w:author="Codex" w:date="2026-10-05T16:32:41.313017+00:00">
                  <w:rPr>
                    <w:bCs w:val="0"/>
                    <w:sz w:val="21"/>
                    <w:szCs w:val="21"/>
                  </w:rPr>
                </w:rPrChange>
              </w:rPr>
              <w:t>0.446</w:t>
            </w:r>
            <w:r>
              <w:rPr>
                <w:rFonts w:ascii="Times New Roman" w:hAnsi="Times New Roman" w:cs="Times New Roman" w:eastAsia="SimSun"/>
                <w:b w:val="0"/>
                <w:bCs w:val="0"/>
                <w:sz w:val="21"/>
                <w:szCs w:val="21"/>
                <w:rPrChange w:id="59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905" w:author="Codex" w:date="2026-10-05T16:32:41.313017+00:00">
              <w:tcPr>
                <w:tcW w:w="0" w:type="auto"/>
                <w:tcBorders>
                  <w:top w:val="nil"/>
                  <w:left w:val="nil"/>
                  <w:bottom w:val="nil"/>
                  <w:right w:val="nil"/>
                </w:tcBorders>
                <w:tcMar>
                  <w:left w:w="102" w:type="dxa"/>
                  <w:right w:w="102" w:type="dxa"/>
                </w:tcMar>
                <w:vAlign w:val="center"/>
              </w:tcPr>
            </w:tcPrChange>
          </w:tcPr>
          <w:p w14:paraId="683DC50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7" w:author="Codex" w:date="2026-10-05T16:32:41.313017+00:00">
                  <w:rPr>
                    <w:bCs w:val="0"/>
                    <w:sz w:val="21"/>
                    <w:szCs w:val="21"/>
                  </w:rPr>
                </w:rPrChange>
              </w:rPr>
              <w:pPrChange w:id="590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07" w:author="Codex" w:date="2026-10-05T16:32:41.313017+00:00">
                  <w:rPr>
                    <w:bCs w:val="0"/>
                    <w:sz w:val="21"/>
                    <w:szCs w:val="21"/>
                  </w:rPr>
                </w:rPrChange>
              </w:rPr>
              <w:t>1.258</w:t>
            </w:r>
            <w:r>
              <w:rPr>
                <w:rFonts w:ascii="Times New Roman" w:hAnsi="Times New Roman" w:cs="Times New Roman" w:eastAsia="SimSun"/>
                <w:b w:val="0"/>
                <w:bCs w:val="0"/>
                <w:sz w:val="21"/>
                <w:szCs w:val="21"/>
                <w:rPrChange w:id="5908" w:author="Codex" w:date="2026-10-05T16:32:41.313017+00:00">
                  <w:rPr>
                    <w:bCs w:val="0"/>
                    <w:sz w:val="21"/>
                    <w:szCs w:val="21"/>
                  </w:rPr>
                </w:rPrChange>
              </w:rPr>
              <w:t>（</w:t>
            </w:r>
            <w:r>
              <w:rPr>
                <w:rFonts w:ascii="Times New Roman" w:hAnsi="Times New Roman" w:cs="Times New Roman" w:eastAsia="SimSun"/>
                <w:b w:val="0"/>
                <w:bCs w:val="0"/>
                <w:sz w:val="21"/>
                <w:szCs w:val="21"/>
                <w:rPrChange w:id="5909" w:author="Codex" w:date="2026-10-05T16:32:41.313017+00:00">
                  <w:rPr>
                    <w:bCs w:val="0"/>
                    <w:sz w:val="21"/>
                    <w:szCs w:val="21"/>
                  </w:rPr>
                </w:rPrChange>
              </w:rPr>
              <w:t>-0.396</w:t>
            </w:r>
            <w:r>
              <w:rPr>
                <w:rFonts w:ascii="Times New Roman" w:hAnsi="Times New Roman" w:cs="Times New Roman" w:eastAsia="SimSun"/>
                <w:b w:val="0"/>
                <w:bCs w:val="0"/>
                <w:sz w:val="21"/>
                <w:szCs w:val="21"/>
                <w:rPrChange w:id="5910" w:author="Codex" w:date="2026-10-05T16:32:41.313017+00:00">
                  <w:rPr>
                    <w:bCs w:val="0"/>
                    <w:sz w:val="21"/>
                    <w:szCs w:val="21"/>
                  </w:rPr>
                </w:rPrChange>
              </w:rPr>
              <w:t>，</w:t>
            </w:r>
            <w:r>
              <w:rPr>
                <w:rFonts w:ascii="Times New Roman" w:hAnsi="Times New Roman" w:cs="Times New Roman" w:eastAsia="SimSun"/>
                <w:b w:val="0"/>
                <w:bCs w:val="0"/>
                <w:sz w:val="21"/>
                <w:szCs w:val="21"/>
                <w:rPrChange w:id="5911" w:author="Codex" w:date="2026-10-05T16:32:41.313017+00:00">
                  <w:rPr>
                    <w:bCs w:val="0"/>
                    <w:sz w:val="21"/>
                    <w:szCs w:val="21"/>
                  </w:rPr>
                </w:rPrChange>
              </w:rPr>
              <w:t>4.624</w:t>
            </w:r>
            <w:r>
              <w:rPr>
                <w:rFonts w:ascii="Times New Roman" w:hAnsi="Times New Roman" w:cs="Times New Roman" w:eastAsia="SimSun"/>
                <w:b w:val="0"/>
                <w:bCs w:val="0"/>
                <w:sz w:val="21"/>
                <w:szCs w:val="21"/>
                <w:rPrChange w:id="591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913" w:author="Codex" w:date="2026-10-05T16:32:41.313017+00:00">
              <w:tcPr>
                <w:tcW w:w="0" w:type="auto"/>
                <w:tcBorders>
                  <w:top w:val="nil"/>
                  <w:left w:val="nil"/>
                  <w:bottom w:val="nil"/>
                  <w:right w:val="nil"/>
                </w:tcBorders>
                <w:tcMar>
                  <w:left w:w="102" w:type="dxa"/>
                  <w:right w:w="102" w:type="dxa"/>
                </w:tcMar>
                <w:vAlign w:val="center"/>
              </w:tcPr>
            </w:tcPrChange>
          </w:tcPr>
          <w:p w14:paraId="24BD0F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8" w:author="Codex" w:date="2026-10-05T16:32:41.313017+00:00">
                  <w:rPr>
                    <w:rFonts w:cs="Times New Roman"/>
                    <w:szCs w:val="21"/>
                  </w:rPr>
                </w:rPrChange>
              </w:rPr>
              <w:pPrChange w:id="591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915" w:author="Codex" w:date="2026-10-05T16:32:41.313017+00:00">
                  <w:rPr>
                    <w:rFonts w:cs="Times New Roman"/>
                    <w:szCs w:val="21"/>
                  </w:rPr>
                </w:rPrChange>
              </w:rPr>
              <w:t>解释暂缓</w:t>
            </w:r>
          </w:p>
        </w:tc>
      </w:tr>
      <w:tr w:rsidR="00011D10" w14:paraId="7FB2EA3B"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591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06B50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9" w:author="Codex" w:date="2026-10-05T16:32:41.313017+00:00">
                  <w:rPr>
                    <w:rFonts w:cs="Times New Roman"/>
                    <w:szCs w:val="21"/>
                  </w:rPr>
                </w:rPrChange>
              </w:rPr>
              <w:pPrChange w:id="591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1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591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00A1C21"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10" w:author="Codex" w:date="2026-10-05T16:32:41.313017+00:00">
                  <w:rPr>
                    <w:bCs w:val="0"/>
                    <w:sz w:val="21"/>
                    <w:szCs w:val="21"/>
                  </w:rPr>
                </w:rPrChange>
              </w:rPr>
              <w:pPrChange w:id="59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21" w:author="Codex" w:date="2026-10-05T16:32:41.313017+00:00">
                  <w:rPr>
                    <w:bCs w:val="0"/>
                    <w:sz w:val="21"/>
                    <w:szCs w:val="21"/>
                  </w:rPr>
                </w:rPrChange>
              </w:rPr>
              <w:t>0.367</w:t>
            </w:r>
            <w:r>
              <w:rPr>
                <w:rFonts w:ascii="Times New Roman" w:hAnsi="Times New Roman" w:cs="Times New Roman" w:eastAsia="SimSun"/>
                <w:b w:val="0"/>
                <w:bCs w:val="0"/>
                <w:sz w:val="21"/>
                <w:szCs w:val="21"/>
                <w:rPrChange w:id="5922" w:author="Codex" w:date="2026-10-05T16:32:41.313017+00:00">
                  <w:rPr>
                    <w:bCs w:val="0"/>
                    <w:sz w:val="21"/>
                    <w:szCs w:val="21"/>
                  </w:rPr>
                </w:rPrChange>
              </w:rPr>
              <w:t>（</w:t>
            </w:r>
            <w:r>
              <w:rPr>
                <w:rFonts w:ascii="Times New Roman" w:hAnsi="Times New Roman" w:cs="Times New Roman" w:eastAsia="SimSun"/>
                <w:b w:val="0"/>
                <w:bCs w:val="0"/>
                <w:sz w:val="21"/>
                <w:szCs w:val="21"/>
                <w:rPrChange w:id="5923" w:author="Codex" w:date="2026-10-05T16:32:41.313017+00:00">
                  <w:rPr>
                    <w:bCs w:val="0"/>
                    <w:sz w:val="21"/>
                    <w:szCs w:val="21"/>
                  </w:rPr>
                </w:rPrChange>
              </w:rPr>
              <w:t>-1.499</w:t>
            </w:r>
            <w:r>
              <w:rPr>
                <w:rFonts w:ascii="Times New Roman" w:hAnsi="Times New Roman" w:cs="Times New Roman" w:eastAsia="SimSun"/>
                <w:b w:val="0"/>
                <w:bCs w:val="0"/>
                <w:sz w:val="21"/>
                <w:szCs w:val="21"/>
                <w:rPrChange w:id="5924" w:author="Codex" w:date="2026-10-05T16:32:41.313017+00:00">
                  <w:rPr>
                    <w:bCs w:val="0"/>
                    <w:sz w:val="21"/>
                    <w:szCs w:val="21"/>
                  </w:rPr>
                </w:rPrChange>
              </w:rPr>
              <w:t>，</w:t>
            </w:r>
            <w:r>
              <w:rPr>
                <w:rFonts w:ascii="Times New Roman" w:hAnsi="Times New Roman" w:cs="Times New Roman" w:eastAsia="SimSun"/>
                <w:b w:val="0"/>
                <w:bCs w:val="0"/>
                <w:sz w:val="21"/>
                <w:szCs w:val="21"/>
                <w:rPrChange w:id="5925" w:author="Codex" w:date="2026-10-05T16:32:41.313017+00:00">
                  <w:rPr>
                    <w:bCs w:val="0"/>
                    <w:sz w:val="21"/>
                    <w:szCs w:val="21"/>
                  </w:rPr>
                </w:rPrChange>
              </w:rPr>
              <w:t>2.243</w:t>
            </w:r>
            <w:r>
              <w:rPr>
                <w:rFonts w:ascii="Times New Roman" w:hAnsi="Times New Roman" w:cs="Times New Roman" w:eastAsia="SimSun"/>
                <w:b w:val="0"/>
                <w:bCs w:val="0"/>
                <w:sz w:val="21"/>
                <w:szCs w:val="21"/>
                <w:rPrChange w:id="5926"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92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4EE602C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11" w:author="Codex" w:date="2026-10-05T16:32:41.313017+00:00">
                  <w:rPr>
                    <w:bCs w:val="0"/>
                    <w:sz w:val="21"/>
                    <w:szCs w:val="21"/>
                  </w:rPr>
                </w:rPrChange>
              </w:rPr>
              <w:pPrChange w:id="59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29" w:author="Codex" w:date="2026-10-05T16:32:41.313017+00:00">
                  <w:rPr>
                    <w:bCs w:val="0"/>
                    <w:sz w:val="21"/>
                    <w:szCs w:val="21"/>
                  </w:rPr>
                </w:rPrChange>
              </w:rPr>
              <w:t>0.172</w:t>
            </w:r>
            <w:r>
              <w:rPr>
                <w:rFonts w:ascii="Times New Roman" w:hAnsi="Times New Roman" w:cs="Times New Roman" w:eastAsia="SimSun"/>
                <w:b w:val="0"/>
                <w:bCs w:val="0"/>
                <w:sz w:val="21"/>
                <w:szCs w:val="21"/>
                <w:rPrChange w:id="5930" w:author="Codex" w:date="2026-10-05T16:32:41.313017+00:00">
                  <w:rPr>
                    <w:bCs w:val="0"/>
                    <w:sz w:val="21"/>
                    <w:szCs w:val="21"/>
                  </w:rPr>
                </w:rPrChange>
              </w:rPr>
              <w:t>（</w:t>
            </w:r>
            <w:r>
              <w:rPr>
                <w:rFonts w:ascii="Times New Roman" w:hAnsi="Times New Roman" w:cs="Times New Roman" w:eastAsia="SimSun"/>
                <w:b w:val="0"/>
                <w:bCs w:val="0"/>
                <w:sz w:val="21"/>
                <w:szCs w:val="21"/>
                <w:rPrChange w:id="5931" w:author="Codex" w:date="2026-10-05T16:32:41.313017+00:00">
                  <w:rPr>
                    <w:bCs w:val="0"/>
                    <w:sz w:val="21"/>
                    <w:szCs w:val="21"/>
                  </w:rPr>
                </w:rPrChange>
              </w:rPr>
              <w:t>-8.566</w:t>
            </w:r>
            <w:r>
              <w:rPr>
                <w:rFonts w:ascii="Times New Roman" w:hAnsi="Times New Roman" w:cs="Times New Roman" w:eastAsia="SimSun"/>
                <w:b w:val="0"/>
                <w:bCs w:val="0"/>
                <w:sz w:val="21"/>
                <w:szCs w:val="21"/>
                <w:rPrChange w:id="5932" w:author="Codex" w:date="2026-10-05T16:32:41.313017+00:00">
                  <w:rPr>
                    <w:bCs w:val="0"/>
                    <w:sz w:val="21"/>
                    <w:szCs w:val="21"/>
                  </w:rPr>
                </w:rPrChange>
              </w:rPr>
              <w:t>，</w:t>
            </w:r>
            <w:r>
              <w:rPr>
                <w:rFonts w:ascii="Times New Roman" w:hAnsi="Times New Roman" w:cs="Times New Roman" w:eastAsia="SimSun"/>
                <w:b w:val="0"/>
                <w:bCs w:val="0"/>
                <w:sz w:val="21"/>
                <w:szCs w:val="21"/>
                <w:rPrChange w:id="5933" w:author="Codex" w:date="2026-10-05T16:32:41.313017+00:00">
                  <w:rPr>
                    <w:bCs w:val="0"/>
                    <w:sz w:val="21"/>
                    <w:szCs w:val="21"/>
                  </w:rPr>
                </w:rPrChange>
              </w:rPr>
              <w:t>8.070</w:t>
            </w:r>
            <w:r>
              <w:rPr>
                <w:rFonts w:ascii="Times New Roman" w:hAnsi="Times New Roman" w:cs="Times New Roman" w:eastAsia="SimSun"/>
                <w:b w:val="0"/>
                <w:bCs w:val="0"/>
                <w:sz w:val="21"/>
                <w:szCs w:val="21"/>
                <w:rPrChange w:id="593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93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904FE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12" w:author="Codex" w:date="2026-10-05T16:32:41.313017+00:00">
                  <w:rPr>
                    <w:rFonts w:cs="Times New Roman"/>
                    <w:szCs w:val="21"/>
                  </w:rPr>
                </w:rPrChange>
              </w:rPr>
              <w:pPrChange w:id="593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937" w:author="Codex" w:date="2026-10-05T16:32:41.313017+00:00">
                  <w:rPr>
                    <w:rFonts w:cs="Times New Roman"/>
                    <w:szCs w:val="21"/>
                  </w:rPr>
                </w:rPrChange>
              </w:rPr>
              <w:t>解释暂缓</w:t>
            </w:r>
          </w:p>
        </w:tc>
      </w:tr>
    </w:tbl>
    <w:p w14:paraId="0DD0DA3D" w14:textId="7FF6921B"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713" w:author="Codex" w:date="2026-10-05T16:32:41.313017+00:00">
            <w:rPr>
              <w:rFonts w:eastAsia="SimSun" w:cs="Times New Roman"/>
              <w:szCs w:val="21"/>
            </w:rPr>
          </w:rPrChange>
        </w:rPr>
        <w:pPrChange w:id="5938"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939" w:author="Codex" w:date="2026-10-05T16:32:41.313017+00:00">
            <w:rPr>
              <w:rFonts w:eastAsia="SimSun" w:cs="Times New Roman"/>
              <w:szCs w:val="21"/>
            </w:rPr>
          </w:rPrChange>
        </w:rPr>
        <w:t>注：数值为比例小数及原生区间。负值、超过</w:t>
      </w:r>
      <w:r>
        <w:rPr>
          <w:rFonts w:ascii="Times New Roman" w:hAnsi="Times New Roman" w:cs="Times New Roman" w:eastAsia="SimSun"/>
          <w:sz w:val="21"/>
          <w:szCs w:val="21"/>
          <w:rPrChange w:id="5940" w:author="Codex" w:date="2026-10-05T16:32:41.313017+00:00">
            <w:rPr>
              <w:rFonts w:eastAsia="SimSun" w:cs="Times New Roman"/>
              <w:szCs w:val="21"/>
            </w:rPr>
          </w:rPrChange>
        </w:rPr>
        <w:t>1</w:t>
      </w:r>
      <w:r>
        <w:rPr>
          <w:rFonts w:ascii="Times New Roman" w:hAnsi="Times New Roman" w:cs="Times New Roman" w:eastAsia="SimSun"/>
          <w:sz w:val="21"/>
          <w:szCs w:val="21"/>
          <w:rPrChange w:id="5941" w:author="Codex" w:date="2026-10-05T16:32:41.313017+00:00">
            <w:rPr>
              <w:rFonts w:eastAsia="SimSun" w:cs="Times New Roman"/>
              <w:szCs w:val="21"/>
            </w:rPr>
          </w:rPrChange>
        </w:rPr>
        <w:t>或宽区间均保留；本表不将其解释为治理贡献百分比。</w:t>
      </w:r>
    </w:p>
    <w:p w14:paraId="205112EE" w14:textId="7FF6922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4" w:author="Codex" w:date="2026-10-05T16:32:41.313017+00:00">
            <w:rPr>
              <w:sz w:val="21"/>
              <w:szCs w:val="21"/>
            </w:rPr>
          </w:rPrChange>
        </w:rPr>
        <w:pPrChange w:id="5942" w:author="Codex" w:date="2026-10-05T16:32:41.313017+00:00">
          <w:pPr>
            <w:pStyle w:val="af5"/>
            <w:snapToGrid w:val="0"/>
            <w:ind w:firstLine="420"/>
            <w:jc w:val="both"/>
          </w:pPr>
        </w:pPrChange>
      </w:pPr>
      <w:r>
        <w:rPr>
          <w:rFonts w:ascii="Times New Roman" w:hAnsi="Times New Roman" w:cs="Times New Roman" w:eastAsia="SimSun"/>
          <w:sz w:val="21"/>
          <w:szCs w:val="21"/>
          <w:rPrChange w:id="5943" w:author="Codex" w:date="2026-10-05T16:32:41.313017+00:00">
            <w:rPr>
              <w:sz w:val="21"/>
              <w:szCs w:val="21"/>
            </w:rPr>
          </w:rPrChange>
        </w:rPr>
        <w:lastRenderedPageBreak/>
        <w:t>图</w:t>
      </w:r>
      <w:r>
        <w:rPr>
          <w:rFonts w:ascii="Times New Roman" w:hAnsi="Times New Roman" w:cs="Times New Roman" w:eastAsia="SimSun"/>
          <w:sz w:val="21"/>
          <w:szCs w:val="21"/>
          <w:rPrChange w:id="5944" w:author="Codex" w:date="2026-10-05T16:32:41.313017+00:00">
            <w:rPr>
              <w:sz w:val="21"/>
              <w:szCs w:val="21"/>
            </w:rPr>
          </w:rPrChange>
        </w:rPr>
        <w:t>A.1</w:t>
      </w:r>
      <w:r>
        <w:rPr>
          <w:rFonts w:ascii="Times New Roman" w:hAnsi="Times New Roman" w:cs="Times New Roman" w:eastAsia="SimSun"/>
          <w:sz w:val="21"/>
          <w:szCs w:val="21"/>
          <w:rPrChange w:id="5945" w:author="Codex" w:date="2026-10-05T16:32:41.313017+00:00">
            <w:rPr>
              <w:sz w:val="21"/>
              <w:szCs w:val="21"/>
            </w:rPr>
          </w:rPrChange>
        </w:rPr>
        <w:t>显示，相对收入链中部分比例区间很宽。宽区间本身提醒我们，关于</w:t>
      </w:r>
      <w:r>
        <w:rPr>
          <w:rFonts w:ascii="Times New Roman" w:hAnsi="Times New Roman" w:cs="Times New Roman" w:eastAsia="SimSun"/>
          <w:sz w:val="21"/>
          <w:szCs w:val="21"/>
          <w:rPrChange w:id="5946" w:author="Codex" w:date="2026-10-05T16:32:41.313017+00:00">
            <w:rPr>
              <w:sz w:val="21"/>
              <w:szCs w:val="21"/>
            </w:rPr>
          </w:rPrChange>
        </w:rPr>
        <w:t>“</w:t>
      </w:r>
      <w:r>
        <w:rPr>
          <w:rFonts w:ascii="Times New Roman" w:hAnsi="Times New Roman" w:cs="Times New Roman" w:eastAsia="SimSun"/>
          <w:sz w:val="21"/>
          <w:szCs w:val="21"/>
          <w:rPrChange w:id="5947" w:author="Codex" w:date="2026-10-05T16:32:41.313017+00:00">
            <w:rPr>
              <w:sz w:val="21"/>
              <w:szCs w:val="21"/>
            </w:rPr>
          </w:rPrChange>
        </w:rPr>
        <w:t>可消除多少</w:t>
      </w:r>
      <w:r>
        <w:rPr>
          <w:rFonts w:ascii="Times New Roman" w:hAnsi="Times New Roman" w:cs="Times New Roman" w:eastAsia="SimSun"/>
          <w:sz w:val="21"/>
          <w:szCs w:val="21"/>
          <w:rPrChange w:id="5948" w:author="Codex" w:date="2026-10-05T16:32:41.313017+00:00">
            <w:rPr>
              <w:sz w:val="21"/>
              <w:szCs w:val="21"/>
            </w:rPr>
          </w:rPrChange>
        </w:rPr>
        <w:t>”</w:t>
      </w:r>
      <w:r>
        <w:rPr>
          <w:rFonts w:ascii="Times New Roman" w:hAnsi="Times New Roman" w:cs="Times New Roman" w:eastAsia="SimSun"/>
          <w:sz w:val="21"/>
          <w:szCs w:val="21"/>
          <w:rPrChange w:id="5949" w:author="Codex" w:date="2026-10-05T16:32:41.313017+00:00">
            <w:rPr>
              <w:sz w:val="21"/>
              <w:szCs w:val="21"/>
            </w:rPr>
          </w:rPrChange>
        </w:rPr>
        <w:t>的量化需要稳定分母和一致尺度；它不能替代对传导或调节作用的检验。</w:t>
      </w:r>
    </w:p>
    <w:p w14:paraId="614FF3D9" w14:textId="7FF6922B"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534ABF4C" w14:textId="7FF69235"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715" w:author="Codex" w:date="2026-10-05T16:32:41.313017+00:00">
            <w:rPr>
              <w:rFonts w:cs="Times New Roman"/>
              <w:szCs w:val="21"/>
            </w:rPr>
          </w:rPrChange>
        </w:rPr>
        <w:pPrChange w:id="5950"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5951" w:author="Codex" w:date="2026-10-05T16:32:41.313017+00:00">
            <w:rPr>
              <w:rFonts w:cs="Times New Roman"/>
              <w:szCs w:val="21"/>
            </w:rPr>
          </w:rPrChange>
        </w:rPr>
        <w:t>图</w:t>
      </w:r>
      <w:r>
        <w:rPr>
          <w:rFonts w:ascii="Times New Roman" w:hAnsi="Times New Roman" w:cs="Times New Roman" w:eastAsia="KaiTi"/>
          <w:b w:val="0"/>
          <w:bCs w:val="0"/>
          <w:sz w:val="21"/>
          <w:szCs w:val="21"/>
          <w:rPrChange w:id="5952" w:author="Codex" w:date="2026-10-05T16:32:41.313017+00:00">
            <w:rPr>
              <w:rFonts w:cs="Times New Roman"/>
              <w:szCs w:val="21"/>
            </w:rPr>
          </w:rPrChange>
        </w:rPr>
        <w:t xml:space="preserve">A.1 </w:t>
      </w:r>
      <w:r>
        <w:rPr>
          <w:rFonts w:ascii="Times New Roman" w:hAnsi="Times New Roman" w:cs="Times New Roman" w:eastAsia="KaiTi"/>
          <w:b w:val="0"/>
          <w:bCs w:val="0"/>
          <w:sz w:val="21"/>
          <w:szCs w:val="21"/>
          <w:rPrChange w:id="5953" w:author="Codex" w:date="2026-10-05T16:32:41.313017+00:00">
            <w:rPr>
              <w:rFonts w:cs="Times New Roman"/>
              <w:szCs w:val="21"/>
            </w:rPr>
          </w:rPrChange>
        </w:rPr>
        <w:t>两种满意度状态下的原生</w:t>
      </w:r>
      <w:r>
        <w:rPr>
          <w:rFonts w:ascii="Times New Roman" w:hAnsi="Times New Roman" w:cs="Times New Roman" w:eastAsia="KaiTi"/>
          <w:b w:val="0"/>
          <w:bCs w:val="0"/>
          <w:sz w:val="21"/>
          <w:szCs w:val="21"/>
          <w:rPrChange w:id="5954" w:author="Codex" w:date="2026-10-05T16:32:41.313017+00:00">
            <w:rPr>
              <w:rFonts w:cs="Times New Roman"/>
              <w:szCs w:val="21"/>
            </w:rPr>
          </w:rPrChange>
        </w:rPr>
        <w:t>rpe</w:t>
      </w:r>
      <w:r>
        <w:rPr>
          <w:rFonts w:ascii="Times New Roman" w:hAnsi="Times New Roman" w:cs="Times New Roman" w:eastAsia="KaiTi"/>
          <w:b w:val="0"/>
          <w:bCs w:val="0"/>
          <w:sz w:val="21"/>
          <w:szCs w:val="21"/>
          <w:rPrChange w:id="5955" w:author="Codex" w:date="2026-10-05T16:32:41.313017+00:00">
            <w:rPr>
              <w:rFonts w:cs="Times New Roman"/>
              <w:szCs w:val="21"/>
            </w:rPr>
          </w:rPrChange>
        </w:rPr>
        <w:t>与不确定性</w:t>
      </w:r>
    </w:p>
    <w:p w14:paraId="75999CEC" w14:textId="7FF6923F" w:rsidR="00FB24F4" w:rsidRPr="00011D10"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716" w:author="Codex" w:date="2026-10-05T16:32:41.313017+00:00">
            <w:rPr>
              <w:rFonts w:eastAsia="SimSun" w:cs="Times New Roman"/>
              <w:szCs w:val="21"/>
            </w:rPr>
          </w:rPrChange>
        </w:rPr>
        <w:pPrChange w:id="595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957" w:author="Codex" w:date="2026-10-05T16:32:41.313017+00:00">
            <w:rPr>
              <w:rFonts w:eastAsia="SimSun" w:cs="Times New Roman"/>
              <w:szCs w:val="21"/>
            </w:rPr>
          </w:rPrChange>
        </w:rPr>
        <w:t>注：蓝、橙分别对应</w:t>
      </w:r>
      <w:r>
        <w:rPr>
          <w:rFonts w:ascii="Times New Roman" w:hAnsi="Times New Roman" w:cs="Times New Roman" w:eastAsia="SimSun"/>
          <w:sz w:val="21"/>
          <w:szCs w:val="21"/>
          <w:rPrChange w:id="5958" w:author="Codex" w:date="2026-10-05T16:32:41.313017+00:00">
            <w:rPr>
              <w:rFonts w:eastAsia="SimSun" w:cs="Times New Roman"/>
              <w:szCs w:val="21"/>
            </w:rPr>
          </w:rPrChange>
        </w:rPr>
        <w:t>M=0</w:t>
      </w:r>
      <w:r>
        <w:rPr>
          <w:rFonts w:ascii="Times New Roman" w:hAnsi="Times New Roman" w:cs="Times New Roman" w:eastAsia="SimSun"/>
          <w:sz w:val="21"/>
          <w:szCs w:val="21"/>
          <w:rPrChange w:id="5959" w:author="Codex" w:date="2026-10-05T16:32:41.313017+00:00">
            <w:rPr>
              <w:rFonts w:eastAsia="SimSun" w:cs="Times New Roman"/>
              <w:szCs w:val="21"/>
            </w:rPr>
          </w:rPrChange>
        </w:rPr>
        <w:t>与</w:t>
      </w:r>
      <w:r>
        <w:rPr>
          <w:rFonts w:ascii="Times New Roman" w:hAnsi="Times New Roman" w:cs="Times New Roman" w:eastAsia="SimSun"/>
          <w:sz w:val="21"/>
          <w:szCs w:val="21"/>
          <w:rPrChange w:id="5960" w:author="Codex" w:date="2026-10-05T16:32:41.313017+00:00">
            <w:rPr>
              <w:rFonts w:eastAsia="SimSun" w:cs="Times New Roman"/>
              <w:szCs w:val="21"/>
            </w:rPr>
          </w:rPrChange>
        </w:rPr>
        <w:t>M=1</w:t>
      </w:r>
      <w:r>
        <w:rPr>
          <w:rFonts w:ascii="Times New Roman" w:hAnsi="Times New Roman" w:cs="Times New Roman" w:eastAsia="SimSun"/>
          <w:sz w:val="21"/>
          <w:szCs w:val="21"/>
          <w:rPrChange w:id="5961" w:author="Codex" w:date="2026-10-05T16:32:41.313017+00:00">
            <w:rPr>
              <w:rFonts w:eastAsia="SimSun" w:cs="Times New Roman"/>
              <w:szCs w:val="21"/>
            </w:rPr>
          </w:rPrChange>
        </w:rPr>
        <w:t>；单位为比例小数。保留全部区间，不将其作为政策效果图解释。</w:t>
      </w:r>
    </w:p>
    <w:p w14:paraId="21261388" w14:textId="7FF69245"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CC7FD61" w14:textId="1673604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7" w:author="Codex" w:date="2026-10-05T16:32:41.313017+00:00">
            <w:rPr>
              <w:sz w:val="21"/>
              <w:szCs w:val="21"/>
            </w:rPr>
          </w:rPrChange>
        </w:rPr>
        <w:pPrChange w:id="5962" w:author="Codex" w:date="2026-10-05T16:32:41.313017+00:00">
          <w:pPr>
            <w:pStyle w:val="af5"/>
            <w:snapToGrid w:val="0"/>
            <w:ind w:firstLine="420"/>
            <w:jc w:val="both"/>
          </w:pPr>
        </w:pPrChange>
      </w:pPr>
      <w:r>
        <w:rPr>
          <w:rFonts w:ascii="Times New Roman" w:hAnsi="Times New Roman" w:cs="Times New Roman" w:eastAsia="SimSun"/>
          <w:sz w:val="21"/>
          <w:szCs w:val="21"/>
          <w:rPrChange w:id="5963" w:author="Codex" w:date="2026-10-05T16:32:41.313017+00:00">
            <w:rPr>
              <w:sz w:val="21"/>
              <w:szCs w:val="21"/>
            </w:rPr>
          </w:rPrChange>
        </w:rPr>
        <w:t>本稿基础回归继承</w:t>
      </w:r>
      <w:r>
        <w:rPr>
          <w:rFonts w:ascii="Times New Roman" w:hAnsi="Times New Roman" w:cs="Times New Roman" w:eastAsia="SimSun"/>
          <w:sz w:val="21"/>
          <w:szCs w:val="21"/>
          <w:rPrChange w:id="5964" w:author="Codex" w:date="2026-10-05T16:32:41.313017+00:00">
            <w:rPr>
              <w:sz w:val="21"/>
              <w:szCs w:val="21"/>
            </w:rPr>
          </w:rPrChange>
        </w:rPr>
        <w:t>v7.1</w:t>
      </w:r>
      <w:r>
        <w:rPr>
          <w:rFonts w:ascii="Times New Roman" w:hAnsi="Times New Roman" w:cs="Times New Roman" w:eastAsia="SimSun"/>
          <w:sz w:val="21"/>
          <w:szCs w:val="21"/>
          <w:rPrChange w:id="5965" w:author="Codex" w:date="2026-10-05T16:32:41.313017+00:00">
            <w:rPr>
              <w:sz w:val="21"/>
              <w:szCs w:val="21"/>
            </w:rPr>
          </w:rPrChange>
        </w:rPr>
        <w:t>，总体</w:t>
      </w:r>
      <w:r>
        <w:rPr>
          <w:rFonts w:ascii="Times New Roman" w:hAnsi="Times New Roman" w:cs="Times New Roman" w:eastAsia="SimSun"/>
          <w:sz w:val="21"/>
          <w:szCs w:val="21"/>
          <w:rPrChange w:id="5966" w:author="Codex" w:date="2026-10-05T16:32:41.313017+00:00">
            <w:rPr>
              <w:sz w:val="21"/>
              <w:szCs w:val="21"/>
            </w:rPr>
          </w:rPrChange>
        </w:rPr>
        <w:t>CMAverse</w:t>
      </w:r>
      <w:r>
        <w:rPr>
          <w:rFonts w:ascii="Times New Roman" w:hAnsi="Times New Roman" w:cs="Times New Roman" w:eastAsia="SimSun"/>
          <w:sz w:val="21"/>
          <w:szCs w:val="21"/>
          <w:rPrChange w:id="5967" w:author="Codex" w:date="2026-10-05T16:32:41.313017+00:00">
            <w:rPr>
              <w:sz w:val="21"/>
              <w:szCs w:val="21"/>
            </w:rPr>
          </w:rPrChange>
        </w:rPr>
        <w:t>继承</w:t>
      </w:r>
      <w:r>
        <w:rPr>
          <w:rFonts w:ascii="Times New Roman" w:hAnsi="Times New Roman" w:cs="Times New Roman" w:eastAsia="SimSun"/>
          <w:sz w:val="21"/>
          <w:szCs w:val="21"/>
          <w:rPrChange w:id="5968" w:author="Codex" w:date="2026-10-05T16:32:41.313017+00:00">
            <w:rPr>
              <w:sz w:val="21"/>
              <w:szCs w:val="21"/>
            </w:rPr>
          </w:rPrChange>
        </w:rPr>
        <w:t>v7.4.1</w:t>
      </w:r>
      <w:r>
        <w:rPr>
          <w:rFonts w:ascii="Times New Roman" w:hAnsi="Times New Roman" w:cs="Times New Roman" w:eastAsia="SimSun"/>
          <w:sz w:val="21"/>
          <w:szCs w:val="21"/>
          <w:rPrChange w:id="5969" w:author="Codex" w:date="2026-10-05T16:32:41.313017+00:00">
            <w:rPr>
              <w:sz w:val="21"/>
              <w:szCs w:val="21"/>
            </w:rPr>
          </w:rPrChange>
        </w:rPr>
        <w:t>，附录</w:t>
      </w:r>
      <w:r>
        <w:rPr>
          <w:rFonts w:ascii="Times New Roman" w:hAnsi="Times New Roman" w:cs="Times New Roman" w:eastAsia="SimSun"/>
          <w:sz w:val="21"/>
          <w:szCs w:val="21"/>
          <w:rPrChange w:id="5970" w:author="Codex" w:date="2026-10-05T16:32:41.313017+00:00">
            <w:rPr>
              <w:sz w:val="21"/>
              <w:szCs w:val="21"/>
            </w:rPr>
          </w:rPrChange>
        </w:rPr>
        <w:t>C</w:t>
      </w:r>
      <w:r>
        <w:rPr>
          <w:rFonts w:ascii="Times New Roman" w:hAnsi="Times New Roman" w:cs="Times New Roman" w:eastAsia="SimSun"/>
          <w:sz w:val="21"/>
          <w:szCs w:val="21"/>
          <w:rPrChange w:id="5971" w:author="Codex" w:date="2026-10-05T16:32:41.313017+00:00">
            <w:rPr>
              <w:sz w:val="21"/>
              <w:szCs w:val="21"/>
            </w:rPr>
          </w:rPrChange>
        </w:rPr>
        <w:t>继承</w:t>
      </w:r>
      <w:r>
        <w:rPr>
          <w:rFonts w:ascii="Times New Roman" w:hAnsi="Times New Roman" w:cs="Times New Roman" w:eastAsia="SimSun"/>
          <w:sz w:val="21"/>
          <w:szCs w:val="21"/>
          <w:rPrChange w:id="5972" w:author="Codex" w:date="2026-10-05T16:32:41.313017+00:00">
            <w:rPr>
              <w:sz w:val="21"/>
              <w:szCs w:val="21"/>
            </w:rPr>
          </w:rPrChange>
        </w:rPr>
        <w:t>v7.5.1</w:t>
      </w:r>
      <w:r>
        <w:rPr>
          <w:rFonts w:ascii="Times New Roman" w:hAnsi="Times New Roman" w:cs="Times New Roman" w:eastAsia="SimSun"/>
          <w:sz w:val="21"/>
          <w:szCs w:val="21"/>
          <w:rPrChange w:id="5973" w:author="Codex" w:date="2026-10-05T16:32:41.313017+00:00">
            <w:rPr>
              <w:sz w:val="21"/>
              <w:szCs w:val="21"/>
            </w:rPr>
          </w:rPrChange>
        </w:rPr>
        <w:t>探索性分组结果，未在本轮重估。亲子身份连续性修正使</w:t>
      </w:r>
      <w:r>
        <w:rPr>
          <w:rFonts w:ascii="Times New Roman" w:hAnsi="Times New Roman" w:cs="Times New Roman" w:eastAsia="SimSun"/>
          <w:sz w:val="21"/>
          <w:szCs w:val="21"/>
          <w:rPrChange w:id="5974" w:author="Codex" w:date="2026-10-05T16:32:41.313017+00:00">
            <w:rPr>
              <w:sz w:val="21"/>
              <w:szCs w:val="21"/>
            </w:rPr>
          </w:rPrChange>
        </w:rPr>
        <w:t>AA-S</w:t>
      </w:r>
      <w:r>
        <w:rPr>
          <w:rFonts w:ascii="Times New Roman" w:hAnsi="Times New Roman" w:cs="Times New Roman" w:eastAsia="SimSun"/>
          <w:sz w:val="21"/>
          <w:szCs w:val="21"/>
          <w:rPrChange w:id="5975" w:author="Codex" w:date="2026-10-05T16:32:41.313017+00:00">
            <w:rPr>
              <w:sz w:val="21"/>
              <w:szCs w:val="21"/>
            </w:rPr>
          </w:rPrChange>
        </w:rPr>
        <w:t>、</w:t>
      </w:r>
      <w:r>
        <w:rPr>
          <w:rFonts w:ascii="Times New Roman" w:hAnsi="Times New Roman" w:cs="Times New Roman" w:eastAsia="SimSun"/>
          <w:sz w:val="21"/>
          <w:szCs w:val="21"/>
          <w:rPrChange w:id="5976" w:author="Codex" w:date="2026-10-05T16:32:41.313017+00:00">
            <w:rPr>
              <w:sz w:val="21"/>
              <w:szCs w:val="21"/>
            </w:rPr>
          </w:rPrChange>
        </w:rPr>
        <w:t>AA-P</w:t>
      </w:r>
      <w:r>
        <w:rPr>
          <w:rFonts w:ascii="Times New Roman" w:hAnsi="Times New Roman" w:cs="Times New Roman" w:eastAsia="SimSun"/>
          <w:sz w:val="21"/>
          <w:szCs w:val="21"/>
          <w:rPrChange w:id="5977" w:author="Codex" w:date="2026-10-05T16:32:41.313017+00:00">
            <w:rPr>
              <w:sz w:val="21"/>
              <w:szCs w:val="21"/>
            </w:rPr>
          </w:rPrChange>
        </w:rPr>
        <w:t>和</w:t>
      </w:r>
      <w:r>
        <w:rPr>
          <w:rFonts w:ascii="Times New Roman" w:hAnsi="Times New Roman" w:cs="Times New Roman" w:eastAsia="SimSun"/>
          <w:sz w:val="21"/>
          <w:szCs w:val="21"/>
          <w:rPrChange w:id="5978" w:author="Codex" w:date="2026-10-05T16:32:41.313017+00:00">
            <w:rPr>
              <w:sz w:val="21"/>
              <w:szCs w:val="21"/>
            </w:rPr>
          </w:rPrChange>
        </w:rPr>
        <w:t>RA-P</w:t>
      </w:r>
      <w:r>
        <w:rPr>
          <w:rFonts w:ascii="Times New Roman" w:hAnsi="Times New Roman" w:cs="Times New Roman" w:eastAsia="SimSun"/>
          <w:sz w:val="21"/>
          <w:szCs w:val="21"/>
          <w:rPrChange w:id="5979" w:author="Codex" w:date="2026-10-05T16:32:41.313017+00:00">
            <w:rPr>
              <w:sz w:val="21"/>
              <w:szCs w:val="21"/>
            </w:rPr>
          </w:rPrChange>
        </w:rPr>
        <w:t>较基础回归分别减少</w:t>
      </w:r>
      <w:r>
        <w:rPr>
          <w:rFonts w:ascii="Times New Roman" w:hAnsi="Times New Roman" w:cs="Times New Roman" w:eastAsia="SimSun"/>
          <w:sz w:val="21"/>
          <w:szCs w:val="21"/>
          <w:rPrChange w:id="5980" w:author="Codex" w:date="2026-10-05T16:32:41.313017+00:00">
            <w:rPr>
              <w:sz w:val="21"/>
              <w:szCs w:val="21"/>
            </w:rPr>
          </w:rPrChange>
        </w:rPr>
        <w:t>3</w:t>
      </w:r>
      <w:r>
        <w:rPr>
          <w:rFonts w:ascii="Times New Roman" w:hAnsi="Times New Roman" w:cs="Times New Roman" w:eastAsia="SimSun"/>
          <w:sz w:val="21"/>
          <w:szCs w:val="21"/>
          <w:rPrChange w:id="5981" w:author="Codex" w:date="2026-10-05T16:32:41.313017+00:00">
            <w:rPr>
              <w:sz w:val="21"/>
              <w:szCs w:val="21"/>
            </w:rPr>
          </w:rPrChange>
        </w:rPr>
        <w:t>、</w:t>
      </w:r>
      <w:r>
        <w:rPr>
          <w:rFonts w:ascii="Times New Roman" w:hAnsi="Times New Roman" w:cs="Times New Roman" w:eastAsia="SimSun"/>
          <w:sz w:val="21"/>
          <w:szCs w:val="21"/>
          <w:rPrChange w:id="5982" w:author="Codex" w:date="2026-10-05T16:32:41.313017+00:00">
            <w:rPr>
              <w:sz w:val="21"/>
              <w:szCs w:val="21"/>
            </w:rPr>
          </w:rPrChange>
        </w:rPr>
        <w:t>2</w:t>
      </w:r>
      <w:r>
        <w:rPr>
          <w:rFonts w:ascii="Times New Roman" w:hAnsi="Times New Roman" w:cs="Times New Roman" w:eastAsia="SimSun"/>
          <w:sz w:val="21"/>
          <w:szCs w:val="21"/>
          <w:rPrChange w:id="5983" w:author="Codex" w:date="2026-10-05T16:32:41.313017+00:00">
            <w:rPr>
              <w:sz w:val="21"/>
              <w:szCs w:val="21"/>
            </w:rPr>
          </w:rPrChange>
        </w:rPr>
        <w:t>、</w:t>
      </w:r>
      <w:r>
        <w:rPr>
          <w:rFonts w:ascii="Times New Roman" w:hAnsi="Times New Roman" w:cs="Times New Roman" w:eastAsia="SimSun"/>
          <w:sz w:val="21"/>
          <w:szCs w:val="21"/>
          <w:rPrChange w:id="5984" w:author="Codex" w:date="2026-10-05T16:32:41.313017+00:00">
            <w:rPr>
              <w:sz w:val="21"/>
              <w:szCs w:val="21"/>
            </w:rPr>
          </w:rPrChange>
        </w:rPr>
        <w:t>2</w:t>
      </w:r>
      <w:r>
        <w:rPr>
          <w:rFonts w:ascii="Times New Roman" w:hAnsi="Times New Roman" w:cs="Times New Roman" w:eastAsia="SimSun"/>
          <w:sz w:val="21"/>
          <w:szCs w:val="21"/>
          <w:rPrChange w:id="5985" w:author="Codex" w:date="2026-10-05T16:32:41.313017+00:00">
            <w:rPr>
              <w:sz w:val="21"/>
              <w:szCs w:val="21"/>
            </w:rPr>
          </w:rPrChange>
        </w:rPr>
        <w:t>条记录，其余链</w:t>
      </w:r>
      <w:r>
        <w:rPr>
          <w:rFonts w:ascii="Times New Roman" w:hAnsi="Times New Roman" w:cs="Times New Roman" w:eastAsia="SimSun"/>
          <w:sz w:val="21"/>
          <w:szCs w:val="21"/>
          <w:rPrChange w:id="5986" w:author="Codex" w:date="2026-10-05T16:32:41.313017+00:00">
            <w:rPr>
              <w:sz w:val="21"/>
              <w:szCs w:val="21"/>
            </w:rPr>
          </w:rPrChange>
        </w:rPr>
        <w:t>N</w:t>
      </w:r>
      <w:r>
        <w:rPr>
          <w:rFonts w:ascii="Times New Roman" w:hAnsi="Times New Roman" w:cs="Times New Roman" w:eastAsia="SimSun"/>
          <w:sz w:val="21"/>
          <w:szCs w:val="21"/>
          <w:rPrChange w:id="5987" w:author="Codex" w:date="2026-10-05T16:32:41.313017+00:00">
            <w:rPr>
              <w:sz w:val="21"/>
              <w:szCs w:val="21"/>
            </w:rPr>
          </w:rPrChange>
        </w:rPr>
        <w:t>不变；因此两模块是可追溯但非完全同样本的证据。父母身份、行标记、公式、软件版本、实际抽样索引及逐次状态见复现材料。</w:t>
      </w:r>
    </w:p>
    <w:p w14:paraId="2F505C30" w14:textId="7FF692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8" w:author="Codex" w:date="2026-10-05T16:32:41.313017+00:00">
            <w:rPr>
              <w:sz w:val="21"/>
              <w:szCs w:val="21"/>
            </w:rPr>
          </w:rPrChange>
        </w:rPr>
        <w:pPrChange w:id="5988" w:author="Codex" w:date="2026-10-05T16:32:41.313017+00:00">
          <w:pPr>
            <w:pStyle w:val="af5"/>
            <w:snapToGrid w:val="0"/>
            <w:ind w:firstLine="420"/>
            <w:jc w:val="both"/>
          </w:pPr>
        </w:pPrChange>
      </w:pPr>
      <w:r>
        <w:rPr>
          <w:rFonts w:ascii="Times New Roman" w:hAnsi="Times New Roman" w:cs="Times New Roman" w:eastAsia="SimSun"/>
          <w:sz w:val="21"/>
          <w:szCs w:val="21"/>
          <w:rPrChange w:id="5989" w:author="Codex" w:date="2026-10-05T16:32:41.313017+00:00">
            <w:rPr>
              <w:sz w:val="21"/>
              <w:szCs w:val="21"/>
            </w:rPr>
          </w:rPrChange>
        </w:rPr>
        <w:t>随机干预分布。当前</w:t>
      </w:r>
      <w:r>
        <w:rPr>
          <w:rFonts w:ascii="Times New Roman" w:hAnsi="Times New Roman" w:cs="Times New Roman" w:eastAsia="SimSun"/>
          <w:sz w:val="21"/>
          <w:szCs w:val="21"/>
          <w:rPrChange w:id="5990" w:author="Codex" w:date="2026-10-05T16:32:41.313017+00:00">
            <w:rPr>
              <w:sz w:val="21"/>
              <w:szCs w:val="21"/>
            </w:rPr>
          </w:rPrChange>
        </w:rPr>
        <w:t>g-formula</w:t>
      </w:r>
      <w:r>
        <w:rPr>
          <w:rFonts w:ascii="Times New Roman" w:hAnsi="Times New Roman" w:cs="Times New Roman" w:eastAsia="SimSun"/>
          <w:sz w:val="21"/>
          <w:szCs w:val="21"/>
          <w:rPrChange w:id="5991" w:author="Codex" w:date="2026-10-05T16:32:41.313017+00:00">
            <w:rPr>
              <w:sz w:val="21"/>
              <w:szCs w:val="21"/>
            </w:rPr>
          </w:rPrChange>
        </w:rPr>
        <w:t>实现对模拟中介进行全样本置换，所得直接、间接和总对比对应样本边际中介分配，不自动等同于表</w:t>
      </w:r>
      <w:del w:id="1001421" w:author="Codex" w:date="2026-10-06T05:40:41Z">
        <w:r>
          <w:rPr>
            <w:rFonts w:ascii="Times New Roman" w:hAnsi="Times New Roman" w:cs="Times New Roman" w:eastAsia="SimSun"/>
            <w:sz w:val="21"/>
            <w:szCs w:val="21"/>
            <w:rPrChange w:id="5992" w:author="Codex" w:date="2026-10-05T16:32:41.313017+00:00">
              <w:rPr>
                <w:sz w:val="21"/>
                <w:szCs w:val="21"/>
              </w:rPr>
            </w:rPrChange>
          </w:rPr>
          <w:delText>3.1</w:delText>
        </w:r>
      </w:del>
      <w:ins w:id="1001422" w:author="Codex" w:date="2026-10-06T05:40:41Z">
        <w:r>
          <w:rPr>
            <w:rFonts w:ascii="Times New Roman" w:hAnsi="Times New Roman" w:cs="Times New Roman" w:eastAsia="SimSun"/>
            <w:sz w:val="21"/>
            <w:szCs w:val="21"/>
          </w:rPr>
          <w:t>1</w:t>
        </w:r>
      </w:ins>
      <w:r>
        <w:rPr>
          <w:rFonts w:ascii="Times New Roman" w:hAnsi="Times New Roman" w:cs="Times New Roman" w:eastAsia="SimSun"/>
          <w:sz w:val="21"/>
          <w:szCs w:val="21"/>
          <w:rPrChange w:id="5993" w:author="Codex" w:date="2026-10-05T16:32:41.313017+00:00">
            <w:rPr>
              <w:sz w:val="21"/>
              <w:szCs w:val="21"/>
            </w:rPr>
          </w:rPrChange>
        </w:rPr>
        <w:t>的标准自然效应。所有</w:t>
      </w:r>
      <w:r>
        <w:rPr>
          <w:rFonts w:ascii="Times New Roman" w:hAnsi="Times New Roman" w:cs="Times New Roman" w:eastAsia="SimSun"/>
          <w:sz w:val="21"/>
          <w:szCs w:val="21"/>
          <w:rPrChange w:id="5994" w:author="Codex" w:date="2026-10-05T16:32:41.313017+00:00">
            <w:rPr>
              <w:sz w:val="21"/>
              <w:szCs w:val="21"/>
            </w:rPr>
          </w:rPrChange>
        </w:rPr>
        <w:t>OR</w:t>
      </w:r>
      <w:r>
        <w:rPr>
          <w:rFonts w:ascii="Times New Roman" w:hAnsi="Times New Roman" w:cs="Times New Roman" w:eastAsia="SimSun"/>
          <w:sz w:val="21"/>
          <w:szCs w:val="21"/>
          <w:rPrChange w:id="5995" w:author="Codex" w:date="2026-10-05T16:32:41.313017+00:00">
            <w:rPr>
              <w:sz w:val="21"/>
              <w:szCs w:val="21"/>
            </w:rPr>
          </w:rPrChange>
        </w:rPr>
        <w:t>字段以同一运行版本的定义读取。</w:t>
      </w:r>
    </w:p>
    <w:p w14:paraId="38ED7122" w14:textId="6EF09C20"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9" w:author="Codex" w:date="2026-10-05T16:32:41.313017+00:00">
            <w:rPr>
              <w:sz w:val="21"/>
              <w:szCs w:val="21"/>
            </w:rPr>
          </w:rPrChange>
        </w:rPr>
        <w:pPrChange w:id="5996" w:author="Codex" w:date="2026-10-05T16:32:41.313017+00:00">
          <w:pPr>
            <w:pStyle w:val="af5"/>
            <w:ind w:firstLine="420"/>
            <w:jc w:val="both"/>
          </w:pPr>
        </w:pPrChange>
      </w:pPr>
      <w:r>
        <w:rPr>
          <w:rFonts w:ascii="Times New Roman" w:hAnsi="Times New Roman" w:cs="Times New Roman" w:eastAsia="SimSun"/>
          <w:sz w:val="21"/>
          <w:szCs w:val="21"/>
          <w:rPrChange w:id="5997" w:author="Codex" w:date="2026-10-05T16:32:41.313017+00:00">
            <w:rPr>
              <w:sz w:val="21"/>
              <w:szCs w:val="21"/>
            </w:rPr>
          </w:rPrChange>
        </w:rPr>
        <w:t>控制变量的时间属性。图</w:t>
      </w:r>
      <w:del w:id="1001423" w:author="Codex" w:date="2026-10-06T05:40:41Z">
        <w:r>
          <w:rPr>
            <w:rFonts w:ascii="Times New Roman" w:hAnsi="Times New Roman" w:cs="Times New Roman" w:eastAsia="SimSun"/>
            <w:sz w:val="21"/>
            <w:szCs w:val="21"/>
            <w:rPrChange w:id="5998" w:author="Codex" w:date="2026-10-05T16:32:41.313017+00:00">
              <w:rPr>
                <w:sz w:val="21"/>
                <w:szCs w:val="21"/>
              </w:rPr>
            </w:rPrChange>
          </w:rPr>
          <w:delText>3.3</w:delText>
        </w:r>
      </w:del>
      <w:ins w:id="1001424"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5999" w:author="Codex" w:date="2026-10-05T16:32:41.313017+00:00">
            <w:rPr>
              <w:sz w:val="21"/>
              <w:szCs w:val="21"/>
            </w:rPr>
          </w:rPrChange>
        </w:rPr>
        <w:t>中的</w:t>
      </w:r>
      <w:r>
        <w:rPr>
          <w:rFonts w:ascii="Times New Roman" w:hAnsi="Times New Roman" w:cs="Times New Roman" w:eastAsia="SimSun"/>
          <w:sz w:val="21"/>
          <w:szCs w:val="21"/>
          <w:rPrChange w:id="6000" w:author="Codex" w:date="2026-10-05T16:32:41.313017+00:00">
            <w:rPr>
              <w:sz w:val="21"/>
              <w:szCs w:val="21"/>
            </w:rPr>
          </w:rPrChange>
        </w:rPr>
        <w:t>V</w:t>
      </w:r>
      <w:r>
        <w:rPr>
          <w:rFonts w:ascii="Times New Roman" w:hAnsi="Times New Roman" w:cs="Times New Roman" w:eastAsia="SimSun"/>
          <w:sz w:val="21"/>
          <w:szCs w:val="21"/>
          <w:rPrChange w:id="6001" w:author="Codex" w:date="2026-10-05T16:32:41.313017+00:00">
            <w:rPr>
              <w:sz w:val="21"/>
              <w:szCs w:val="21"/>
            </w:rPr>
          </w:rPrChange>
        </w:rPr>
        <w:t>表示理论上的处理前协变量，但继承代码的实际调整集中还包含</w:t>
      </w:r>
      <w:r>
        <w:rPr>
          <w:rFonts w:ascii="Times New Roman" w:hAnsi="Times New Roman" w:cs="Times New Roman" w:eastAsia="SimSun"/>
          <w:sz w:val="21"/>
          <w:szCs w:val="21"/>
          <w:rPrChange w:id="6002" w:author="Codex" w:date="2026-10-05T16:32:41.313017+00:00">
            <w:rPr>
              <w:sz w:val="21"/>
              <w:szCs w:val="21"/>
            </w:rPr>
          </w:rPrChange>
        </w:rPr>
        <w:t>prtmarr_1</w:t>
      </w:r>
      <w:r>
        <w:rPr>
          <w:rFonts w:ascii="Times New Roman" w:hAnsi="Times New Roman" w:cs="Times New Roman" w:eastAsia="SimSun"/>
          <w:sz w:val="21"/>
          <w:szCs w:val="21"/>
          <w:rPrChange w:id="6003" w:author="Codex" w:date="2026-10-05T16:32:41.313017+00:00">
            <w:rPr>
              <w:sz w:val="21"/>
              <w:szCs w:val="21"/>
            </w:rPr>
          </w:rPrChange>
        </w:rPr>
        <w:t>、</w:t>
      </w:r>
      <w:r>
        <w:rPr>
          <w:rFonts w:ascii="Times New Roman" w:hAnsi="Times New Roman" w:cs="Times New Roman" w:eastAsia="SimSun"/>
          <w:sz w:val="21"/>
          <w:szCs w:val="21"/>
          <w:rPrChange w:id="6004" w:author="Codex" w:date="2026-10-05T16:32:41.313017+00:00">
            <w:rPr>
              <w:sz w:val="21"/>
              <w:szCs w:val="21"/>
            </w:rPr>
          </w:rPrChange>
        </w:rPr>
        <w:t>prtcor_1</w:t>
      </w:r>
      <w:r>
        <w:rPr>
          <w:rFonts w:ascii="Times New Roman" w:hAnsi="Times New Roman" w:cs="Times New Roman" w:eastAsia="SimSun"/>
          <w:sz w:val="21"/>
          <w:szCs w:val="21"/>
          <w:rPrChange w:id="6005" w:author="Codex" w:date="2026-10-05T16:32:41.313017+00:00">
            <w:rPr>
              <w:sz w:val="21"/>
              <w:szCs w:val="21"/>
            </w:rPr>
          </w:rPrChange>
        </w:rPr>
        <w:t>等区间状态变化项。父辈支持</w:t>
      </w:r>
      <w:r>
        <w:rPr>
          <w:rFonts w:ascii="Times New Roman" w:hAnsi="Times New Roman" w:cs="Times New Roman" w:eastAsia="SimSun"/>
          <w:sz w:val="21"/>
          <w:szCs w:val="21"/>
          <w:rPrChange w:id="6006" w:author="Codex" w:date="2026-10-05T16:32:41.313017+00:00">
            <w:rPr>
              <w:sz w:val="21"/>
              <w:szCs w:val="21"/>
            </w:rPr>
          </w:rPrChange>
        </w:rPr>
        <w:t>dwm</w:t>
      </w:r>
      <w:r>
        <w:rPr>
          <w:rFonts w:ascii="Times New Roman" w:hAnsi="Times New Roman" w:cs="Times New Roman" w:eastAsia="SimSun"/>
          <w:sz w:val="21"/>
          <w:szCs w:val="21"/>
          <w:rPrChange w:id="6007" w:author="Codex" w:date="2026-10-05T16:32:41.313017+00:00">
            <w:rPr>
              <w:sz w:val="21"/>
              <w:szCs w:val="21"/>
            </w:rPr>
          </w:rPrChange>
        </w:rPr>
        <w:t>由</w:t>
      </w:r>
      <w:r>
        <w:rPr>
          <w:rFonts w:ascii="Times New Roman" w:hAnsi="Times New Roman" w:cs="Times New Roman" w:eastAsia="SimSun"/>
          <w:sz w:val="21"/>
          <w:szCs w:val="21"/>
          <w:rPrChange w:id="6008" w:author="Codex" w:date="2026-10-05T16:32:41.313017+00:00">
            <w:rPr>
              <w:sz w:val="21"/>
              <w:szCs w:val="21"/>
            </w:rPr>
          </w:rPrChange>
        </w:rPr>
        <w:t>2016—2022</w:t>
      </w:r>
      <w:r>
        <w:rPr>
          <w:rFonts w:ascii="Times New Roman" w:hAnsi="Times New Roman" w:cs="Times New Roman" w:eastAsia="SimSun"/>
          <w:sz w:val="21"/>
          <w:szCs w:val="21"/>
          <w:rPrChange w:id="6009" w:author="Codex" w:date="2026-10-05T16:32:41.313017+00:00">
            <w:rPr>
              <w:sz w:val="21"/>
              <w:szCs w:val="21"/>
            </w:rPr>
          </w:rPrChange>
        </w:rPr>
        <w:t>年四波累计构造，可能包含分析区间之后的信息；它进入核心基础回归以及八条中介链和</w:t>
      </w:r>
      <w:r>
        <w:rPr>
          <w:rFonts w:ascii="Times New Roman" w:hAnsi="Times New Roman" w:cs="Times New Roman" w:eastAsia="SimSun"/>
          <w:sz w:val="21"/>
          <w:szCs w:val="21"/>
          <w:rPrChange w:id="6010" w:author="Codex" w:date="2026-10-05T16:32:41.313017+00:00">
            <w:rPr>
              <w:sz w:val="21"/>
              <w:szCs w:val="21"/>
            </w:rPr>
          </w:rPrChange>
        </w:rPr>
        <w:t>48</w:t>
      </w:r>
      <w:r>
        <w:rPr>
          <w:rFonts w:ascii="Times New Roman" w:hAnsi="Times New Roman" w:cs="Times New Roman" w:eastAsia="SimSun"/>
          <w:sz w:val="21"/>
          <w:szCs w:val="21"/>
          <w:rPrChange w:id="6011" w:author="Codex" w:date="2026-10-05T16:32:41.313017+00:00">
            <w:rPr>
              <w:sz w:val="21"/>
              <w:szCs w:val="21"/>
            </w:rPr>
          </w:rPrChange>
        </w:rPr>
        <w:t>个分组的结果、处理后协变量模型，不进入其中的中介模型。因此，不能将全部</w:t>
      </w:r>
      <w:r>
        <w:rPr>
          <w:rFonts w:ascii="Times New Roman" w:hAnsi="Times New Roman" w:cs="Times New Roman" w:eastAsia="SimSun"/>
          <w:sz w:val="21"/>
          <w:szCs w:val="21"/>
          <w:rPrChange w:id="6012" w:author="Codex" w:date="2026-10-05T16:32:41.313017+00:00">
            <w:rPr>
              <w:sz w:val="21"/>
              <w:szCs w:val="21"/>
            </w:rPr>
          </w:rPrChange>
        </w:rPr>
        <w:t>basec</w:t>
      </w:r>
      <w:r>
        <w:rPr>
          <w:rFonts w:ascii="Times New Roman" w:hAnsi="Times New Roman" w:cs="Times New Roman" w:eastAsia="SimSun"/>
          <w:sz w:val="21"/>
          <w:szCs w:val="21"/>
          <w:rPrChange w:id="6013" w:author="Codex" w:date="2026-10-05T16:32:41.313017+00:00">
            <w:rPr>
              <w:sz w:val="21"/>
              <w:szCs w:val="21"/>
            </w:rPr>
          </w:rPrChange>
        </w:rPr>
        <w:t>标签解释为严格基期观测，也不能据数值复现认定处理前混杂调整充分。本文保留原调整集，相关因果解释仍依赖这些变量的时间假设；具体变量在各模型中的位置见公式清单。</w:t>
      </w:r>
    </w:p>
    <w:p w14:paraId="0819FB13" w14:textId="5AE870DE"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0" w:author="Codex" w:date="2026-10-05T16:32:41.313017+00:00">
            <w:rPr>
              <w:sz w:val="21"/>
              <w:szCs w:val="21"/>
            </w:rPr>
          </w:rPrChange>
        </w:rPr>
        <w:pPrChange w:id="6014" w:author="Codex" w:date="2026-10-05T16:32:41.313017+00:00">
          <w:pPr>
            <w:pStyle w:val="af5"/>
            <w:snapToGrid w:val="0"/>
            <w:ind w:firstLine="420"/>
            <w:jc w:val="both"/>
          </w:pPr>
        </w:pPrChange>
      </w:pPr>
      <w:r>
        <w:rPr>
          <w:rFonts w:ascii="Times New Roman" w:hAnsi="Times New Roman" w:cs="Times New Roman" w:eastAsia="SimSun"/>
          <w:sz w:val="21"/>
          <w:szCs w:val="21"/>
          <w:rPrChange w:id="6015" w:author="Codex" w:date="2026-10-05T16:32:41.313017+00:00">
            <w:rPr>
              <w:sz w:val="21"/>
              <w:szCs w:val="21"/>
            </w:rPr>
          </w:rPrChange>
        </w:rPr>
        <w:t>旧模型对处理后变量采用</w:t>
      </w:r>
      <w:r>
        <w:rPr>
          <w:rFonts w:ascii="Times New Roman" w:hAnsi="Times New Roman" w:cs="Times New Roman" w:eastAsia="SimSun"/>
          <w:sz w:val="21"/>
          <w:szCs w:val="21"/>
          <w:rPrChange w:id="6016" w:author="Codex" w:date="2026-10-05T16:32:41.313017+00:00">
            <w:rPr>
              <w:sz w:val="21"/>
              <w:szCs w:val="21"/>
            </w:rPr>
          </w:rPrChange>
        </w:rPr>
        <w:t>Gaussian</w:t>
      </w:r>
      <w:r>
        <w:rPr>
          <w:rFonts w:ascii="Times New Roman" w:hAnsi="Times New Roman" w:cs="Times New Roman" w:eastAsia="SimSun"/>
          <w:sz w:val="21"/>
          <w:szCs w:val="21"/>
          <w:rPrChange w:id="6017" w:author="Codex" w:date="2026-10-05T16:32:41.313017+00:00">
            <w:rPr>
              <w:sz w:val="21"/>
              <w:szCs w:val="21"/>
            </w:rPr>
          </w:rPrChange>
        </w:rPr>
        <w:t>近似。既有</w:t>
      </w:r>
      <w:r>
        <w:rPr>
          <w:rFonts w:ascii="Times New Roman" w:hAnsi="Times New Roman" w:cs="Times New Roman" w:eastAsia="SimSun"/>
          <w:sz w:val="21"/>
          <w:szCs w:val="21"/>
          <w:rPrChange w:id="6018" w:author="Codex" w:date="2026-10-05T16:32:41.313017+00:00">
            <w:rPr>
              <w:sz w:val="21"/>
              <w:szCs w:val="21"/>
            </w:rPr>
          </w:rPrChange>
        </w:rPr>
        <w:t>88</w:t>
      </w:r>
      <w:r>
        <w:rPr>
          <w:rFonts w:ascii="Times New Roman" w:hAnsi="Times New Roman" w:cs="Times New Roman" w:eastAsia="SimSun"/>
          <w:sz w:val="21"/>
          <w:szCs w:val="21"/>
          <w:rPrChange w:id="6019" w:author="Codex" w:date="2026-10-05T16:32:41.313017+00:00">
            <w:rPr>
              <w:sz w:val="21"/>
              <w:szCs w:val="21"/>
            </w:rPr>
          </w:rPrChange>
        </w:rPr>
        <w:t>项独立诊断的观察变量均为二分类，观察</w:t>
      </w:r>
      <w:r>
        <w:rPr>
          <w:rFonts w:ascii="Times New Roman" w:hAnsi="Times New Roman" w:cs="Times New Roman" w:eastAsia="SimSun"/>
          <w:sz w:val="21"/>
          <w:szCs w:val="21"/>
          <w:rPrChange w:id="6020" w:author="Codex" w:date="2026-10-05T16:32:41.313017+00:00">
            <w:rPr>
              <w:sz w:val="21"/>
              <w:szCs w:val="21"/>
            </w:rPr>
          </w:rPrChange>
        </w:rPr>
        <w:t>X</w:t>
      </w:r>
      <w:r>
        <w:rPr>
          <w:rFonts w:ascii="Times New Roman" w:hAnsi="Times New Roman" w:cs="Times New Roman" w:eastAsia="SimSun"/>
          <w:sz w:val="21"/>
          <w:szCs w:val="21"/>
          <w:rPrChange w:id="6021" w:author="Codex" w:date="2026-10-05T16:32:41.313017+00:00">
            <w:rPr>
              <w:sz w:val="21"/>
              <w:szCs w:val="21"/>
            </w:rPr>
          </w:rPrChange>
        </w:rPr>
        <w:t>条件下模拟值超出</w:t>
      </w:r>
      <w:r>
        <w:rPr>
          <w:rFonts w:ascii="Times New Roman" w:hAnsi="Times New Roman" w:cs="Times New Roman" w:eastAsia="SimSun"/>
          <w:sz w:val="21"/>
          <w:szCs w:val="21"/>
          <w:rPrChange w:id="6022" w:author="Codex" w:date="2026-10-05T16:32:41.313017+00:00">
            <w:rPr>
              <w:sz w:val="21"/>
              <w:szCs w:val="21"/>
            </w:rPr>
          </w:rPrChange>
        </w:rPr>
        <w:t>0—1</w:t>
      </w:r>
      <w:r>
        <w:rPr>
          <w:rFonts w:ascii="Times New Roman" w:hAnsi="Times New Roman" w:cs="Times New Roman" w:eastAsia="SimSun"/>
          <w:sz w:val="21"/>
          <w:szCs w:val="21"/>
          <w:rPrChange w:id="6023" w:author="Codex" w:date="2026-10-05T16:32:41.313017+00:00">
            <w:rPr>
              <w:sz w:val="21"/>
              <w:szCs w:val="21"/>
            </w:rPr>
          </w:rPrChange>
        </w:rPr>
        <w:t>的比例为</w:t>
      </w:r>
      <w:r>
        <w:rPr>
          <w:rFonts w:ascii="Times New Roman" w:hAnsi="Times New Roman" w:cs="Times New Roman" w:eastAsia="SimSun"/>
          <w:sz w:val="21"/>
          <w:szCs w:val="21"/>
          <w:rPrChange w:id="6024" w:author="Codex" w:date="2026-10-05T16:32:41.313017+00:00">
            <w:rPr>
              <w:sz w:val="21"/>
              <w:szCs w:val="21"/>
            </w:rPr>
          </w:rPrChange>
        </w:rPr>
        <w:t>30.7%—44.9%</w:t>
      </w:r>
      <w:r>
        <w:rPr>
          <w:rFonts w:ascii="Times New Roman" w:hAnsi="Times New Roman" w:cs="Times New Roman" w:eastAsia="SimSun"/>
          <w:sz w:val="21"/>
          <w:szCs w:val="21"/>
          <w:rPrChange w:id="6025" w:author="Codex" w:date="2026-10-05T16:32:41.313017+00:00">
            <w:rPr>
              <w:sz w:val="21"/>
              <w:szCs w:val="21"/>
            </w:rPr>
          </w:rPrChange>
        </w:rPr>
        <w:t>，区间内小数也不对应二分类状态；该比例不是正式反事实预测的总体越界率。后续</w:t>
      </w:r>
      <w:r>
        <w:rPr>
          <w:rFonts w:ascii="Times New Roman" w:hAnsi="Times New Roman" w:cs="Times New Roman" w:eastAsia="SimSun"/>
          <w:sz w:val="21"/>
          <w:szCs w:val="21"/>
          <w:rPrChange w:id="6026" w:author="Codex" w:date="2026-10-05T16:32:41.313017+00:00">
            <w:rPr>
              <w:sz w:val="21"/>
              <w:szCs w:val="21"/>
            </w:rPr>
          </w:rPrChange>
        </w:rPr>
        <w:t>Binomial/Logit</w:t>
      </w:r>
      <w:r>
        <w:rPr>
          <w:rFonts w:ascii="Times New Roman" w:hAnsi="Times New Roman" w:cs="Times New Roman" w:eastAsia="SimSun"/>
          <w:sz w:val="21"/>
          <w:szCs w:val="21"/>
          <w:rPrChange w:id="6027" w:author="Codex" w:date="2026-10-05T16:32:41.313017+00:00">
            <w:rPr>
              <w:sz w:val="21"/>
              <w:szCs w:val="21"/>
            </w:rPr>
          </w:rPrChange>
        </w:rPr>
        <w:t>的</w:t>
      </w:r>
      <w:r>
        <w:rPr>
          <w:rFonts w:ascii="Times New Roman" w:hAnsi="Times New Roman" w:cs="Times New Roman" w:eastAsia="SimSun"/>
          <w:sz w:val="21"/>
          <w:szCs w:val="21"/>
          <w:rPrChange w:id="6028" w:author="Codex" w:date="2026-10-05T16:32:41.313017+00:00">
            <w:rPr>
              <w:sz w:val="21"/>
              <w:szCs w:val="21"/>
            </w:rPr>
          </w:rPrChange>
        </w:rPr>
        <w:t>L</w:t>
      </w:r>
      <w:r>
        <w:rPr>
          <w:rFonts w:ascii="Times New Roman" w:hAnsi="Times New Roman" w:cs="Times New Roman" w:eastAsia="SimSun"/>
          <w:sz w:val="21"/>
          <w:szCs w:val="21"/>
          <w:rPrChange w:id="6029" w:author="Codex" w:date="2026-10-05T16:32:41.313017+00:00">
            <w:rPr>
              <w:sz w:val="21"/>
              <w:szCs w:val="21"/>
            </w:rPr>
          </w:rPrChange>
        </w:rPr>
        <w:t>候选修正了单变量取值，却未解决联合支持和时序；四相对链固定</w:t>
      </w:r>
      <w:r>
        <w:rPr>
          <w:rFonts w:ascii="Times New Roman" w:hAnsi="Times New Roman" w:cs="Times New Roman" w:eastAsia="SimSun"/>
          <w:sz w:val="21"/>
          <w:szCs w:val="21"/>
          <w:rPrChange w:id="6030" w:author="Codex" w:date="2026-10-05T16:32:41.313017+00:00">
            <w:rPr>
              <w:sz w:val="21"/>
              <w:szCs w:val="21"/>
            </w:rPr>
          </w:rPrChange>
        </w:rPr>
        <w:t>M</w:t>
      </w:r>
      <w:r>
        <w:rPr>
          <w:rFonts w:ascii="Times New Roman" w:hAnsi="Times New Roman" w:cs="Times New Roman" w:eastAsia="SimSun"/>
          <w:sz w:val="21"/>
          <w:szCs w:val="21"/>
          <w:rPrChange w:id="6031" w:author="Codex" w:date="2026-10-05T16:32:41.313017+00:00">
            <w:rPr>
              <w:sz w:val="21"/>
              <w:szCs w:val="21"/>
            </w:rPr>
          </w:rPrChange>
        </w:rPr>
        <w:t>不准入，四绝对链</w:t>
      </w:r>
      <w:r>
        <w:rPr>
          <w:rFonts w:ascii="Times New Roman" w:hAnsi="Times New Roman" w:cs="Times New Roman" w:eastAsia="SimSun"/>
          <w:sz w:val="21"/>
          <w:szCs w:val="21"/>
          <w:rPrChange w:id="6032" w:author="Codex" w:date="2026-10-05T16:32:41.313017+00:00">
            <w:rPr>
              <w:sz w:val="21"/>
              <w:szCs w:val="21"/>
            </w:rPr>
          </w:rPrChange>
        </w:rPr>
        <w:t>23/40</w:t>
      </w:r>
      <w:r>
        <w:rPr>
          <w:rFonts w:ascii="Times New Roman" w:hAnsi="Times New Roman" w:cs="Times New Roman" w:eastAsia="SimSun"/>
          <w:sz w:val="21"/>
          <w:szCs w:val="21"/>
          <w:rPrChange w:id="6033" w:author="Codex" w:date="2026-10-05T16:32:41.313017+00:00">
            <w:rPr>
              <w:sz w:val="21"/>
              <w:szCs w:val="21"/>
            </w:rPr>
          </w:rPrChange>
        </w:rPr>
        <w:t>诊断重复出现</w:t>
      </w:r>
      <w:r>
        <w:rPr>
          <w:rFonts w:ascii="Times New Roman" w:hAnsi="Times New Roman" w:cs="Times New Roman" w:eastAsia="SimSun"/>
          <w:sz w:val="21"/>
          <w:szCs w:val="21"/>
          <w:rPrChange w:id="6034" w:author="Codex" w:date="2026-10-05T16:32:41.313017+00:00">
            <w:rPr>
              <w:sz w:val="21"/>
              <w:szCs w:val="21"/>
            </w:rPr>
          </w:rPrChange>
        </w:rPr>
        <w:t>Y</w:t>
      </w:r>
      <w:r>
        <w:rPr>
          <w:rFonts w:ascii="Times New Roman" w:hAnsi="Times New Roman" w:cs="Times New Roman" w:eastAsia="SimSun"/>
          <w:sz w:val="21"/>
          <w:szCs w:val="21"/>
          <w:rPrChange w:id="6035" w:author="Codex" w:date="2026-10-05T16:32:41.313017+00:00">
            <w:rPr>
              <w:sz w:val="21"/>
              <w:szCs w:val="21"/>
            </w:rPr>
          </w:rPrChange>
        </w:rPr>
        <w:t>预测大于</w:t>
      </w:r>
      <w:r>
        <w:rPr>
          <w:rFonts w:ascii="Times New Roman" w:hAnsi="Times New Roman" w:cs="Times New Roman" w:eastAsia="SimSun"/>
          <w:sz w:val="21"/>
          <w:szCs w:val="21"/>
          <w:rPrChange w:id="6036" w:author="Codex" w:date="2026-10-05T16:32:41.313017+00:00">
            <w:rPr>
              <w:sz w:val="21"/>
              <w:szCs w:val="21"/>
            </w:rPr>
          </w:rPrChange>
        </w:rPr>
        <w:t>1</w:t>
      </w:r>
      <w:r>
        <w:rPr>
          <w:rFonts w:ascii="Times New Roman" w:hAnsi="Times New Roman" w:cs="Times New Roman" w:eastAsia="SimSun"/>
          <w:sz w:val="21"/>
          <w:szCs w:val="21"/>
          <w:rPrChange w:id="6037" w:author="Codex" w:date="2026-10-05T16:32:41.313017+00:00">
            <w:rPr>
              <w:sz w:val="21"/>
              <w:szCs w:val="21"/>
            </w:rPr>
          </w:rPrChange>
        </w:rPr>
        <w:t>，故没有正式替换历史模型。</w:t>
      </w:r>
    </w:p>
    <w:p w14:paraId="67C1B395" w14:textId="7FF692A3"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1" w:author="Codex" w:date="2026-10-05T16:32:41.313017+00:00">
            <w:rPr>
              <w:sz w:val="21"/>
              <w:szCs w:val="21"/>
            </w:rPr>
          </w:rPrChange>
        </w:rPr>
        <w:pPrChange w:id="6038" w:author="Codex" w:date="2026-10-05T16:32:41.313017+00:00">
          <w:pPr>
            <w:pStyle w:val="af5"/>
            <w:snapToGrid w:val="0"/>
            <w:ind w:firstLine="420"/>
            <w:jc w:val="both"/>
          </w:pPr>
        </w:pPrChange>
      </w:pPr>
      <w:r>
        <w:rPr>
          <w:rFonts w:ascii="Times New Roman" w:hAnsi="Times New Roman" w:cs="Times New Roman" w:eastAsia="SimSun"/>
          <w:sz w:val="21"/>
          <w:szCs w:val="21"/>
          <w:rPrChange w:id="6039" w:author="Codex" w:date="2026-10-05T16:32:41.313017+00:00">
            <w:rPr>
              <w:sz w:val="21"/>
              <w:szCs w:val="21"/>
            </w:rPr>
          </w:rPrChange>
        </w:rPr>
        <w:t>区间与配对。总体八链沿用</w:t>
      </w:r>
      <w:r>
        <w:rPr>
          <w:rFonts w:ascii="Times New Roman" w:hAnsi="Times New Roman" w:cs="Times New Roman" w:eastAsia="SimSun"/>
          <w:sz w:val="21"/>
          <w:szCs w:val="21"/>
          <w:rPrChange w:id="6040" w:author="Codex" w:date="2026-10-05T16:32:41.313017+00:00">
            <w:rPr>
              <w:sz w:val="21"/>
              <w:szCs w:val="21"/>
            </w:rPr>
          </w:rPrChange>
        </w:rPr>
        <w:t>1,000</w:t>
      </w:r>
      <w:r>
        <w:rPr>
          <w:rFonts w:ascii="Times New Roman" w:hAnsi="Times New Roman" w:cs="Times New Roman" w:eastAsia="SimSun"/>
          <w:sz w:val="21"/>
          <w:szCs w:val="21"/>
          <w:rPrChange w:id="6041" w:author="Codex" w:date="2026-10-05T16:32:41.313017+00:00">
            <w:rPr>
              <w:sz w:val="21"/>
              <w:szCs w:val="21"/>
            </w:rPr>
          </w:rPrChange>
        </w:rPr>
        <w:t>次逐记录</w:t>
      </w:r>
      <w:r>
        <w:rPr>
          <w:rFonts w:ascii="Times New Roman" w:hAnsi="Times New Roman" w:cs="Times New Roman" w:eastAsia="SimSun"/>
          <w:sz w:val="21"/>
          <w:szCs w:val="21"/>
          <w:rPrChange w:id="6042" w:author="Codex" w:date="2026-10-05T16:32:41.313017+00:00">
            <w:rPr>
              <w:sz w:val="21"/>
              <w:szCs w:val="21"/>
            </w:rPr>
          </w:rPrChange>
        </w:rPr>
        <w:t>bootstrap</w:t>
      </w:r>
      <w:r>
        <w:rPr>
          <w:rFonts w:ascii="Times New Roman" w:hAnsi="Times New Roman" w:cs="Times New Roman" w:eastAsia="SimSun"/>
          <w:sz w:val="21"/>
          <w:szCs w:val="21"/>
          <w:rPrChange w:id="6043" w:author="Codex" w:date="2026-10-05T16:32:41.313017+00:00">
            <w:rPr>
              <w:sz w:val="21"/>
              <w:szCs w:val="21"/>
            </w:rPr>
          </w:rPrChange>
        </w:rPr>
        <w:t>，</w:t>
      </w:r>
      <w:r>
        <w:rPr>
          <w:rFonts w:ascii="Times New Roman" w:hAnsi="Times New Roman" w:cs="Times New Roman" w:eastAsia="SimSun"/>
          <w:sz w:val="21"/>
          <w:szCs w:val="21"/>
          <w:rPrChange w:id="6044" w:author="Codex" w:date="2026-10-05T16:32:41.313017+00:00">
            <w:rPr>
              <w:sz w:val="21"/>
              <w:szCs w:val="21"/>
            </w:rPr>
          </w:rPrChange>
        </w:rPr>
        <w:t>M=0</w:t>
      </w:r>
      <w:r>
        <w:rPr>
          <w:rFonts w:ascii="Times New Roman" w:hAnsi="Times New Roman" w:cs="Times New Roman" w:eastAsia="SimSun"/>
          <w:sz w:val="21"/>
          <w:szCs w:val="21"/>
          <w:rPrChange w:id="6045" w:author="Codex" w:date="2026-10-05T16:32:41.313017+00:00">
            <w:rPr>
              <w:sz w:val="21"/>
              <w:szCs w:val="21"/>
            </w:rPr>
          </w:rPrChange>
        </w:rPr>
        <w:t>与</w:t>
      </w:r>
      <w:r>
        <w:rPr>
          <w:rFonts w:ascii="Times New Roman" w:hAnsi="Times New Roman" w:cs="Times New Roman" w:eastAsia="SimSun"/>
          <w:sz w:val="21"/>
          <w:szCs w:val="21"/>
          <w:rPrChange w:id="6046" w:author="Codex" w:date="2026-10-05T16:32:41.313017+00:00">
            <w:rPr>
              <w:sz w:val="21"/>
              <w:szCs w:val="21"/>
            </w:rPr>
          </w:rPrChange>
        </w:rPr>
        <w:t>M=1</w:t>
      </w:r>
      <w:r>
        <w:rPr>
          <w:rFonts w:ascii="Times New Roman" w:hAnsi="Times New Roman" w:cs="Times New Roman" w:eastAsia="SimSun"/>
          <w:sz w:val="21"/>
          <w:szCs w:val="21"/>
          <w:rPrChange w:id="6047" w:author="Codex" w:date="2026-10-05T16:32:41.313017+00:00">
            <w:rPr>
              <w:sz w:val="21"/>
              <w:szCs w:val="21"/>
            </w:rPr>
          </w:rPrChange>
        </w:rPr>
        <w:t>共享索引，差值由每次两个还原</w:t>
      </w:r>
      <w:r>
        <w:rPr>
          <w:rFonts w:ascii="Times New Roman" w:hAnsi="Times New Roman" w:cs="Times New Roman" w:eastAsia="SimSun"/>
          <w:sz w:val="21"/>
          <w:szCs w:val="21"/>
          <w:rPrChange w:id="6048" w:author="Codex" w:date="2026-10-05T16:32:41.313017+00:00">
            <w:rPr>
              <w:sz w:val="21"/>
              <w:szCs w:val="21"/>
            </w:rPr>
          </w:rPrChange>
        </w:rPr>
        <w:t>OR</w:t>
      </w:r>
      <w:r>
        <w:rPr>
          <w:rFonts w:ascii="Times New Roman" w:hAnsi="Times New Roman" w:cs="Times New Roman" w:eastAsia="SimSun"/>
          <w:sz w:val="21"/>
          <w:szCs w:val="21"/>
          <w:rPrChange w:id="6049" w:author="Codex" w:date="2026-10-05T16:32:41.313017+00:00">
            <w:rPr>
              <w:sz w:val="21"/>
              <w:szCs w:val="21"/>
            </w:rPr>
          </w:rPrChange>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D13575D" w14:textId="7FF692B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2" w:author="Codex" w:date="2026-10-05T16:32:41.313017+00:00">
            <w:rPr>
              <w:sz w:val="21"/>
              <w:szCs w:val="21"/>
            </w:rPr>
          </w:rPrChange>
        </w:rPr>
        <w:pPrChange w:id="6050" w:author="Codex" w:date="2026-10-05T16:32:41.313017+00:00">
          <w:pPr>
            <w:pStyle w:val="af5"/>
            <w:snapToGrid w:val="0"/>
            <w:ind w:firstLine="420"/>
            <w:jc w:val="both"/>
          </w:pPr>
        </w:pPrChange>
      </w:pPr>
      <w:r>
        <w:rPr>
          <w:rFonts w:ascii="Times New Roman" w:hAnsi="Times New Roman" w:cs="Times New Roman" w:eastAsia="SimSun"/>
          <w:sz w:val="21"/>
          <w:szCs w:val="21"/>
          <w:rPrChange w:id="6051" w:author="Codex" w:date="2026-10-05T16:32:41.313017+00:00">
            <w:rPr>
              <w:sz w:val="21"/>
              <w:szCs w:val="21"/>
            </w:rPr>
          </w:rPrChange>
        </w:rPr>
        <w:t>点估计来源。正文使用同一子对象的</w:t>
      </w:r>
      <w:r>
        <w:rPr>
          <w:rFonts w:ascii="Times New Roman" w:hAnsi="Times New Roman" w:cs="Times New Roman" w:eastAsia="SimSun"/>
          <w:sz w:val="21"/>
          <w:szCs w:val="21"/>
          <w:rPrChange w:id="6052" w:author="Codex" w:date="2026-10-05T16:32:41.313017+00:00">
            <w:rPr>
              <w:sz w:val="21"/>
              <w:szCs w:val="21"/>
            </w:rPr>
          </w:rPrChange>
        </w:rPr>
        <w:t>effect.pe</w:t>
      </w:r>
      <w:r>
        <w:rPr>
          <w:rFonts w:ascii="Times New Roman" w:hAnsi="Times New Roman" w:cs="Times New Roman" w:eastAsia="SimSun"/>
          <w:sz w:val="21"/>
          <w:szCs w:val="21"/>
          <w:rPrChange w:id="6053" w:author="Codex" w:date="2026-10-05T16:32:41.313017+00:00">
            <w:rPr>
              <w:sz w:val="21"/>
              <w:szCs w:val="21"/>
            </w:rPr>
          </w:rPrChange>
        </w:rPr>
        <w:t>、</w:t>
      </w:r>
      <w:r>
        <w:rPr>
          <w:rFonts w:ascii="Times New Roman" w:hAnsi="Times New Roman" w:cs="Times New Roman" w:eastAsia="SimSun"/>
          <w:sz w:val="21"/>
          <w:szCs w:val="21"/>
          <w:rPrChange w:id="6054" w:author="Codex" w:date="2026-10-05T16:32:41.313017+00:00">
            <w:rPr>
              <w:sz w:val="21"/>
              <w:szCs w:val="21"/>
            </w:rPr>
          </w:rPrChange>
        </w:rPr>
        <w:t>effect.se</w:t>
      </w:r>
      <w:r>
        <w:rPr>
          <w:rFonts w:ascii="Times New Roman" w:hAnsi="Times New Roman" w:cs="Times New Roman" w:eastAsia="SimSun"/>
          <w:sz w:val="21"/>
          <w:szCs w:val="21"/>
          <w:rPrChange w:id="6055" w:author="Codex" w:date="2026-10-05T16:32:41.313017+00:00">
            <w:rPr>
              <w:sz w:val="21"/>
              <w:szCs w:val="21"/>
            </w:rPr>
          </w:rPrChange>
        </w:rPr>
        <w:t>及置信区间。另一次原数据模拟评估</w:t>
      </w:r>
      <w:r>
        <w:rPr>
          <w:rFonts w:ascii="Times New Roman" w:hAnsi="Times New Roman" w:cs="Times New Roman" w:eastAsia="SimSun"/>
          <w:sz w:val="21"/>
          <w:szCs w:val="21"/>
          <w:rPrChange w:id="6056" w:author="Codex" w:date="2026-10-05T16:32:41.313017+00:00">
            <w:rPr>
              <w:sz w:val="21"/>
              <w:szCs w:val="21"/>
            </w:rPr>
          </w:rPrChange>
        </w:rPr>
        <w:t>t0</w:t>
      </w:r>
      <w:r>
        <w:rPr>
          <w:rFonts w:ascii="Times New Roman" w:hAnsi="Times New Roman" w:cs="Times New Roman" w:eastAsia="SimSun"/>
          <w:sz w:val="21"/>
          <w:szCs w:val="21"/>
          <w:rPrChange w:id="6057" w:author="Codex" w:date="2026-10-05T16:32:41.313017+00:00">
            <w:rPr>
              <w:sz w:val="21"/>
              <w:szCs w:val="21"/>
            </w:rPr>
          </w:rPrChange>
        </w:rPr>
        <w:t>用于来源诊断，不与正文点估计混用。小间接量可能对模拟波动敏感，因此不根据其细微正负作方向性判断。</w:t>
      </w:r>
    </w:p>
    <w:p w14:paraId="3A0B4468" w14:textId="7FF692C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3" w:author="Codex" w:date="2026-10-05T16:32:41.313017+00:00">
            <w:rPr>
              <w:sz w:val="21"/>
              <w:szCs w:val="21"/>
            </w:rPr>
          </w:rPrChange>
        </w:rPr>
        <w:pPrChange w:id="6058" w:author="Codex" w:date="2026-10-05T16:32:41.313017+00:00">
          <w:pPr>
            <w:pStyle w:val="af5"/>
            <w:snapToGrid w:val="0"/>
            <w:ind w:firstLine="420"/>
            <w:jc w:val="both"/>
          </w:pPr>
        </w:pPrChange>
      </w:pPr>
      <w:r>
        <w:rPr>
          <w:rFonts w:ascii="Times New Roman" w:hAnsi="Times New Roman" w:cs="Times New Roman" w:eastAsia="SimSun"/>
          <w:sz w:val="21"/>
          <w:szCs w:val="21"/>
          <w:rPrChange w:id="6059" w:author="Codex" w:date="2026-10-05T16:32:41.313017+00:00">
            <w:rPr>
              <w:sz w:val="21"/>
              <w:szCs w:val="21"/>
            </w:rPr>
          </w:rPrChange>
        </w:rPr>
        <w:t>分量与敏感性。当前部分原生</w:t>
      </w:r>
      <w:r>
        <w:rPr>
          <w:rFonts w:ascii="Times New Roman" w:hAnsi="Times New Roman" w:cs="Times New Roman" w:eastAsia="SimSun"/>
          <w:sz w:val="21"/>
          <w:szCs w:val="21"/>
          <w:rPrChange w:id="6060" w:author="Codex" w:date="2026-10-05T16:32:41.313017+00:00">
            <w:rPr>
              <w:sz w:val="21"/>
              <w:szCs w:val="21"/>
            </w:rPr>
          </w:rPrChange>
        </w:rPr>
        <w:t>ER</w:t>
      </w:r>
      <w:r>
        <w:rPr>
          <w:rFonts w:ascii="Times New Roman" w:hAnsi="Times New Roman" w:cs="Times New Roman" w:eastAsia="SimSun"/>
          <w:sz w:val="21"/>
          <w:szCs w:val="21"/>
          <w:rPrChange w:id="6061" w:author="Codex" w:date="2026-10-05T16:32:41.313017+00:00">
            <w:rPr>
              <w:sz w:val="21"/>
              <w:szCs w:val="21"/>
            </w:rPr>
          </w:rPrChange>
        </w:rPr>
        <w:t>和比例存在尺度解释问题，不能仅凭四项求和成立便作为机制贡献。</w:t>
      </w:r>
      <w:r>
        <w:rPr>
          <w:rFonts w:ascii="Times New Roman" w:hAnsi="Times New Roman" w:cs="Times New Roman" w:eastAsia="SimSun"/>
          <w:sz w:val="21"/>
          <w:szCs w:val="21"/>
          <w:rPrChange w:id="6062" w:author="Codex" w:date="2026-10-05T16:32:41.313017+00:00">
            <w:rPr>
              <w:sz w:val="21"/>
              <w:szCs w:val="21"/>
            </w:rPr>
          </w:rPrChange>
        </w:rPr>
        <w:t>E-value</w:t>
      </w:r>
      <w:r>
        <w:rPr>
          <w:rFonts w:ascii="Times New Roman" w:hAnsi="Times New Roman" w:cs="Times New Roman" w:eastAsia="SimSun"/>
          <w:sz w:val="21"/>
          <w:szCs w:val="21"/>
          <w:rPrChange w:id="6063" w:author="Codex" w:date="2026-10-05T16:32:41.313017+00:00">
            <w:rPr>
              <w:sz w:val="21"/>
              <w:szCs w:val="21"/>
            </w:rPr>
          </w:rPrChange>
        </w:rPr>
        <w:t>接口对当前具体效应的适用性尚未完成适配，本稿未报告</w:t>
      </w:r>
      <w:r>
        <w:rPr>
          <w:rFonts w:ascii="Times New Roman" w:hAnsi="Times New Roman" w:cs="Times New Roman" w:eastAsia="SimSun"/>
          <w:sz w:val="21"/>
          <w:szCs w:val="21"/>
          <w:rPrChange w:id="6064" w:author="Codex" w:date="2026-10-05T16:32:41.313017+00:00">
            <w:rPr>
              <w:sz w:val="21"/>
              <w:szCs w:val="21"/>
            </w:rPr>
          </w:rPrChange>
        </w:rPr>
        <w:t>E-value</w:t>
      </w:r>
      <w:r>
        <w:rPr>
          <w:rFonts w:ascii="Times New Roman" w:hAnsi="Times New Roman" w:cs="Times New Roman" w:eastAsia="SimSun"/>
          <w:sz w:val="21"/>
          <w:szCs w:val="21"/>
          <w:rPrChange w:id="6065" w:author="Codex" w:date="2026-10-05T16:32:41.313017+00:00">
            <w:rPr>
              <w:sz w:val="21"/>
              <w:szCs w:val="21"/>
            </w:rPr>
          </w:rPrChange>
        </w:rPr>
        <w:t>，也未将任意</w:t>
      </w:r>
      <w:r>
        <w:rPr>
          <w:rFonts w:ascii="Times New Roman" w:hAnsi="Times New Roman" w:cs="Times New Roman" w:eastAsia="SimSun"/>
          <w:sz w:val="21"/>
          <w:szCs w:val="21"/>
          <w:rPrChange w:id="6066" w:author="Codex" w:date="2026-10-05T16:32:41.313017+00:00">
            <w:rPr>
              <w:sz w:val="21"/>
              <w:szCs w:val="21"/>
            </w:rPr>
          </w:rPrChange>
        </w:rPr>
        <w:t>ER</w:t>
      </w:r>
      <w:r>
        <w:rPr>
          <w:rFonts w:ascii="Times New Roman" w:hAnsi="Times New Roman" w:cs="Times New Roman" w:eastAsia="SimSun"/>
          <w:sz w:val="21"/>
          <w:szCs w:val="21"/>
          <w:rPrChange w:id="6067" w:author="Codex" w:date="2026-10-05T16:32:41.313017+00:00">
            <w:rPr>
              <w:sz w:val="21"/>
              <w:szCs w:val="21"/>
            </w:rPr>
          </w:rPrChange>
        </w:rPr>
        <w:t>、</w:t>
      </w:r>
      <w:r>
        <w:rPr>
          <w:rFonts w:ascii="Times New Roman" w:hAnsi="Times New Roman" w:cs="Times New Roman" w:eastAsia="SimSun"/>
          <w:sz w:val="21"/>
          <w:szCs w:val="21"/>
          <w:rPrChange w:id="6068" w:author="Codex" w:date="2026-10-05T16:32:41.313017+00:00">
            <w:rPr>
              <w:sz w:val="21"/>
              <w:szCs w:val="21"/>
            </w:rPr>
          </w:rPrChange>
        </w:rPr>
        <w:t>PE</w:t>
      </w:r>
      <w:r>
        <w:rPr>
          <w:rFonts w:ascii="Times New Roman" w:hAnsi="Times New Roman" w:cs="Times New Roman" w:eastAsia="SimSun"/>
          <w:sz w:val="21"/>
          <w:szCs w:val="21"/>
          <w:rPrChange w:id="6069" w:author="Codex" w:date="2026-10-05T16:32:41.313017+00:00">
            <w:rPr>
              <w:sz w:val="21"/>
              <w:szCs w:val="21"/>
            </w:rPr>
          </w:rPrChange>
        </w:rPr>
        <w:t>或</w:t>
      </w:r>
      <w:r>
        <w:rPr>
          <w:rFonts w:ascii="Times New Roman" w:hAnsi="Times New Roman" w:cs="Times New Roman" w:eastAsia="SimSun"/>
          <w:sz w:val="21"/>
          <w:szCs w:val="21"/>
          <w:rPrChange w:id="6070" w:author="Codex" w:date="2026-10-05T16:32:41.313017+00:00">
            <w:rPr>
              <w:sz w:val="21"/>
              <w:szCs w:val="21"/>
            </w:rPr>
          </w:rPrChange>
        </w:rPr>
        <w:t>OR</w:t>
      </w:r>
      <w:r>
        <w:rPr>
          <w:rFonts w:ascii="Times New Roman" w:hAnsi="Times New Roman" w:cs="Times New Roman" w:eastAsia="SimSun"/>
          <w:sz w:val="21"/>
          <w:szCs w:val="21"/>
          <w:rPrChange w:id="6071" w:author="Codex" w:date="2026-10-05T16:32:41.313017+00:00">
            <w:rPr>
              <w:sz w:val="21"/>
              <w:szCs w:val="21"/>
            </w:rPr>
          </w:rPrChange>
        </w:rPr>
        <w:t>差值按</w:t>
      </w:r>
      <w:r>
        <w:rPr>
          <w:rFonts w:ascii="Times New Roman" w:hAnsi="Times New Roman" w:cs="Times New Roman" w:eastAsia="SimSun"/>
          <w:sz w:val="21"/>
          <w:szCs w:val="21"/>
          <w:rPrChange w:id="6072" w:author="Codex" w:date="2026-10-05T16:32:41.313017+00:00">
            <w:rPr>
              <w:sz w:val="21"/>
              <w:szCs w:val="21"/>
            </w:rPr>
          </w:rPrChange>
        </w:rPr>
        <w:t>RR</w:t>
      </w:r>
      <w:r>
        <w:rPr>
          <w:rFonts w:ascii="Times New Roman" w:hAnsi="Times New Roman" w:cs="Times New Roman" w:eastAsia="SimSun"/>
          <w:sz w:val="21"/>
          <w:szCs w:val="21"/>
          <w:rPrChange w:id="6073" w:author="Codex" w:date="2026-10-05T16:32:41.313017+00:00">
            <w:rPr>
              <w:sz w:val="21"/>
              <w:szCs w:val="21"/>
            </w:rPr>
          </w:rPrChange>
        </w:rPr>
        <w:t>计算敏感性指标。</w:t>
      </w:r>
    </w:p>
    <w:p w14:paraId="5D4C1768" w14:textId="7EB47C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4" w:author="Codex" w:date="2026-10-05T16:32:41.313017+00:00">
            <w:rPr>
              <w:sz w:val="21"/>
              <w:szCs w:val="21"/>
            </w:rPr>
          </w:rPrChange>
        </w:rPr>
        <w:pPrChange w:id="6074" w:author="Codex" w:date="2026-10-05T16:32:41.313017+00:00">
          <w:pPr>
            <w:pStyle w:val="af5"/>
            <w:snapToGrid w:val="0"/>
            <w:ind w:firstLine="420"/>
            <w:jc w:val="both"/>
          </w:pPr>
        </w:pPrChange>
      </w:pPr>
      <w:r>
        <w:rPr>
          <w:rFonts w:ascii="Times New Roman" w:hAnsi="Times New Roman" w:cs="Times New Roman" w:eastAsia="SimSun"/>
          <w:sz w:val="21"/>
          <w:szCs w:val="21"/>
          <w:rPrChange w:id="6075" w:author="Codex" w:date="2026-10-05T16:32:41.313017+00:00">
            <w:rPr>
              <w:sz w:val="21"/>
              <w:szCs w:val="21"/>
            </w:rPr>
          </w:rPrChange>
        </w:rPr>
        <w:t>PE</w:t>
      </w:r>
      <w:r>
        <w:rPr>
          <w:rFonts w:ascii="Times New Roman" w:hAnsi="Times New Roman" w:cs="Times New Roman" w:eastAsia="SimSun"/>
          <w:sz w:val="21"/>
          <w:szCs w:val="21"/>
          <w:rPrChange w:id="6076" w:author="Codex" w:date="2026-10-05T16:32:41.313017+00:00">
            <w:rPr>
              <w:sz w:val="21"/>
              <w:szCs w:val="21"/>
            </w:rPr>
          </w:rPrChange>
        </w:rPr>
        <w:t>与表</w:t>
      </w:r>
      <w:del w:id="1001425" w:author="Codex" w:date="2026-10-06T05:40:41Z">
        <w:r>
          <w:rPr>
            <w:rFonts w:ascii="Times New Roman" w:hAnsi="Times New Roman" w:cs="Times New Roman" w:eastAsia="SimSun"/>
            <w:sz w:val="21"/>
            <w:szCs w:val="21"/>
            <w:rPrChange w:id="6077" w:author="Codex" w:date="2026-10-05T16:32:41.313017+00:00">
              <w:rPr>
                <w:sz w:val="21"/>
                <w:szCs w:val="21"/>
              </w:rPr>
            </w:rPrChange>
          </w:rPr>
          <w:delText>3.4</w:delText>
        </w:r>
      </w:del>
      <w:ins w:id="1001426" w:author="Codex" w:date="2026-10-06T05:40:41Z">
        <w:r>
          <w:rPr>
            <w:rFonts w:ascii="Times New Roman" w:hAnsi="Times New Roman" w:cs="Times New Roman" w:eastAsia="SimSun"/>
            <w:sz w:val="21"/>
            <w:szCs w:val="21"/>
          </w:rPr>
          <w:t>9</w:t>
        </w:r>
      </w:ins>
      <w:r>
        <w:rPr>
          <w:rFonts w:ascii="Times New Roman" w:hAnsi="Times New Roman" w:cs="Times New Roman" w:eastAsia="SimSun"/>
          <w:sz w:val="21"/>
          <w:szCs w:val="21"/>
          <w:rPrChange w:id="6078" w:author="Codex" w:date="2026-10-05T16:32:41.313017+00:00">
            <w:rPr>
              <w:sz w:val="21"/>
              <w:szCs w:val="21"/>
            </w:rPr>
          </w:rPrChange>
        </w:rPr>
        <w:t>对应不同问题：前者试图量化固定</w:t>
      </w:r>
      <w:r>
        <w:rPr>
          <w:rFonts w:ascii="Times New Roman" w:hAnsi="Times New Roman" w:cs="Times New Roman" w:eastAsia="SimSun"/>
          <w:sz w:val="21"/>
          <w:szCs w:val="21"/>
          <w:rPrChange w:id="6079" w:author="Codex" w:date="2026-10-05T16:32:41.313017+00:00">
            <w:rPr>
              <w:sz w:val="21"/>
              <w:szCs w:val="21"/>
            </w:rPr>
          </w:rPrChange>
        </w:rPr>
        <w:t>M</w:t>
      </w:r>
      <w:r>
        <w:rPr>
          <w:rFonts w:ascii="Times New Roman" w:hAnsi="Times New Roman" w:cs="Times New Roman" w:eastAsia="SimSun"/>
          <w:sz w:val="21"/>
          <w:szCs w:val="21"/>
          <w:rPrChange w:id="6080" w:author="Codex" w:date="2026-10-05T16:32:41.313017+00:00">
            <w:rPr>
              <w:sz w:val="21"/>
              <w:szCs w:val="21"/>
            </w:rPr>
          </w:rPrChange>
        </w:rPr>
        <w:t>后暴露效应的改变比例，后者是保持其他观测状态、仅设置焦点</w:t>
      </w:r>
      <w:r>
        <w:rPr>
          <w:rFonts w:ascii="Times New Roman" w:hAnsi="Times New Roman" w:cs="Times New Roman" w:eastAsia="SimSun"/>
          <w:sz w:val="21"/>
          <w:szCs w:val="21"/>
          <w:rPrChange w:id="6081" w:author="Codex" w:date="2026-10-05T16:32:41.313017+00:00">
            <w:rPr>
              <w:sz w:val="21"/>
              <w:szCs w:val="21"/>
            </w:rPr>
          </w:rPrChange>
        </w:rPr>
        <w:t>M</w:t>
      </w:r>
      <w:r>
        <w:rPr>
          <w:rFonts w:ascii="Times New Roman" w:hAnsi="Times New Roman" w:cs="Times New Roman" w:eastAsia="SimSun"/>
          <w:sz w:val="21"/>
          <w:szCs w:val="21"/>
          <w:rPrChange w:id="6082" w:author="Codex" w:date="2026-10-05T16:32:41.313017+00:00">
            <w:rPr>
              <w:sz w:val="21"/>
              <w:szCs w:val="21"/>
            </w:rPr>
          </w:rPrChange>
        </w:rPr>
        <w:t>后的结果概率差。后一情景不让配偶满意度或其他变量随</w:t>
      </w:r>
      <w:r>
        <w:rPr>
          <w:rFonts w:ascii="Times New Roman" w:hAnsi="Times New Roman" w:cs="Times New Roman" w:eastAsia="SimSun"/>
          <w:sz w:val="21"/>
          <w:szCs w:val="21"/>
          <w:rPrChange w:id="6083" w:author="Codex" w:date="2026-10-05T16:32:41.313017+00:00">
            <w:rPr>
              <w:sz w:val="21"/>
              <w:szCs w:val="21"/>
            </w:rPr>
          </w:rPrChange>
        </w:rPr>
        <w:t>M</w:t>
      </w:r>
      <w:r>
        <w:rPr>
          <w:rFonts w:ascii="Times New Roman" w:hAnsi="Times New Roman" w:cs="Times New Roman" w:eastAsia="SimSun"/>
          <w:sz w:val="21"/>
          <w:szCs w:val="21"/>
          <w:rPrChange w:id="6084" w:author="Codex" w:date="2026-10-05T16:32:41.313017+00:00">
            <w:rPr>
              <w:sz w:val="21"/>
              <w:szCs w:val="21"/>
            </w:rPr>
          </w:rPrChange>
        </w:rPr>
        <w:t>变化，未指定实际项目或服务，也未证明完整的联合干预支持，故称条件预测而不称政策总效应。</w:t>
      </w:r>
    </w:p>
    <w:p w14:paraId="4B2AD183" w14:textId="7FF692E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5" w:author="Codex" w:date="2026-10-05T16:32:41.313017+00:00">
            <w:rPr>
              <w:sz w:val="21"/>
              <w:szCs w:val="21"/>
            </w:rPr>
          </w:rPrChange>
        </w:rPr>
        <w:pPrChange w:id="6085" w:author="Codex" w:date="2026-10-05T16:32:41.313017+00:00">
          <w:pPr>
            <w:pStyle w:val="af5"/>
            <w:snapToGrid w:val="0"/>
            <w:ind w:firstLine="420"/>
            <w:jc w:val="both"/>
          </w:pPr>
        </w:pPrChange>
      </w:pPr>
      <w:r>
        <w:rPr>
          <w:rFonts w:ascii="Times New Roman" w:hAnsi="Times New Roman" w:cs="Times New Roman" w:eastAsia="SimSun"/>
          <w:sz w:val="21"/>
          <w:szCs w:val="21"/>
          <w:rPrChange w:id="6086" w:author="Codex" w:date="2026-10-05T16:32:41.313017+00:00">
            <w:rPr>
              <w:sz w:val="21"/>
              <w:szCs w:val="21"/>
            </w:rPr>
          </w:rPrChange>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44B47B89" w14:textId="7FF692F5" w:rsidR="00FB24F4" w:rsidRDefault="00FB24F4">
      <w:pPr>
        <w:pStyle w:val="aff4"/>
        <w:keepNext/>
        <w:spacing w:before="156" w:after="156"/>
        <w:ind w:firstLine="428"/>
      </w:pPr>
      <w:r>
        <w:lastRenderedPageBreak/>
        <w:t>附录</w:t>
      </w:r>
      <w:r>
        <w:t xml:space="preserve">C </w:t>
      </w:r>
      <w:r>
        <w:t>有限异质性分析</w:t>
      </w:r>
    </w:p>
    <w:p w14:paraId="5AF414A7" w14:textId="7FF692F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726" w:author="Codex" w:date="2026-10-05T16:32:41.313017+00:00">
            <w:rPr>
              <w:rFonts w:cs="Times New Roman"/>
              <w:szCs w:val="21"/>
            </w:rPr>
          </w:rPrChange>
        </w:rPr>
        <w:pPrChange w:id="6087"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088" w:author="Codex" w:date="2026-10-05T16:32:41.313017+00:00">
            <w:rPr>
              <w:rFonts w:cs="Times New Roman"/>
              <w:szCs w:val="21"/>
            </w:rPr>
          </w:rPrChange>
        </w:rPr>
        <w:t>表</w:t>
      </w:r>
      <w:r>
        <w:rPr>
          <w:rFonts w:ascii="Times New Roman" w:hAnsi="Times New Roman" w:cs="Times New Roman" w:eastAsia="KaiTi"/>
          <w:b w:val="0"/>
          <w:bCs w:val="0"/>
          <w:sz w:val="21"/>
          <w:szCs w:val="21"/>
          <w:rPrChange w:id="6089" w:author="Codex" w:date="2026-10-05T16:32:41.313017+00:00">
            <w:rPr>
              <w:rFonts w:cs="Times New Roman"/>
              <w:szCs w:val="21"/>
            </w:rPr>
          </w:rPrChange>
        </w:rPr>
        <w:t xml:space="preserve">C.1 </w:t>
      </w:r>
      <w:r>
        <w:rPr>
          <w:rFonts w:ascii="Times New Roman" w:hAnsi="Times New Roman" w:cs="Times New Roman" w:eastAsia="KaiTi"/>
          <w:b w:val="0"/>
          <w:bCs w:val="0"/>
          <w:sz w:val="21"/>
          <w:szCs w:val="21"/>
          <w:rPrChange w:id="6090" w:author="Codex" w:date="2026-10-05T16:32:41.313017+00:00">
            <w:rPr>
              <w:rFonts w:cs="Times New Roman"/>
              <w:szCs w:val="21"/>
            </w:rPr>
          </w:rPrChange>
        </w:rPr>
        <w:t>性别分组的总间接对比与配对</w:t>
      </w:r>
      <w:r>
        <w:rPr>
          <w:rFonts w:ascii="Times New Roman" w:hAnsi="Times New Roman" w:cs="Times New Roman" w:eastAsia="KaiTi"/>
          <w:b w:val="0"/>
          <w:bCs w:val="0"/>
          <w:sz w:val="21"/>
          <w:szCs w:val="21"/>
          <w:rPrChange w:id="6091" w:author="Codex" w:date="2026-10-05T16:32:41.313017+00:00">
            <w:rPr>
              <w:rFonts w:cs="Times New Roman"/>
              <w:szCs w:val="21"/>
            </w:rPr>
          </w:rPrChange>
        </w:rPr>
        <w:t>CDE</w:t>
      </w:r>
      <w:r>
        <w:rPr>
          <w:rFonts w:ascii="Times New Roman" w:hAnsi="Times New Roman" w:cs="Times New Roman" w:eastAsia="KaiTi"/>
          <w:b w:val="0"/>
          <w:bCs w:val="0"/>
          <w:sz w:val="21"/>
          <w:szCs w:val="21"/>
          <w:rPrChange w:id="6092"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09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24"/>
        <w:gridCol w:w="624"/>
        <w:gridCol w:w="1044"/>
        <w:gridCol w:w="2567"/>
        <w:gridCol w:w="2462"/>
        <w:gridCol w:w="1464"/>
      </w:tblGrid>
      <w:tr w:rsidR="007622EE" w14:paraId="4EF6E99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09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0C93B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27" w:author="Codex" w:date="2026-10-05T16:32:41.313017+00:00">
                  <w:rPr>
                    <w:bCs w:val="0"/>
                    <w:sz w:val="21"/>
                    <w:szCs w:val="21"/>
                  </w:rPr>
                </w:rPrChange>
              </w:rPr>
              <w:pPrChange w:id="609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09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09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2F719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28" w:author="Codex" w:date="2026-10-05T16:32:41.313017+00:00">
                  <w:rPr>
                    <w:bCs w:val="0"/>
                    <w:sz w:val="21"/>
                    <w:szCs w:val="21"/>
                  </w:rPr>
                </w:rPrChange>
              </w:rPr>
              <w:pPrChange w:id="609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099"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610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C9859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29" w:author="Codex" w:date="2026-10-05T16:32:41.313017+00:00">
                  <w:rPr>
                    <w:bCs w:val="0"/>
                    <w:sz w:val="21"/>
                    <w:szCs w:val="21"/>
                  </w:rPr>
                </w:rPrChange>
              </w:rPr>
              <w:pPrChange w:id="61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02"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610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B20F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0" w:author="Codex" w:date="2026-10-05T16:32:41.313017+00:00">
                  <w:rPr>
                    <w:bCs w:val="0"/>
                    <w:sz w:val="21"/>
                    <w:szCs w:val="21"/>
                  </w:rPr>
                </w:rPrChange>
              </w:rPr>
              <w:pPrChange w:id="610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05"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610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91C027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1" w:author="Codex" w:date="2026-10-05T16:32:41.313017+00:00">
                  <w:rPr>
                    <w:bCs w:val="0"/>
                    <w:sz w:val="21"/>
                    <w:szCs w:val="21"/>
                  </w:rPr>
                </w:rPrChange>
              </w:rPr>
              <w:pPrChange w:id="610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08" w:author="Codex" w:date="2026-10-05T16:32:41.313017+00:00">
                  <w:rPr>
                    <w:bCs w:val="0"/>
                    <w:sz w:val="21"/>
                    <w:szCs w:val="21"/>
                  </w:rPr>
                </w:rPrChange>
              </w:rPr>
              <w:t>总间接</w:t>
            </w:r>
            <w:r>
              <w:rPr>
                <w:rFonts w:ascii="Times New Roman" w:hAnsi="Times New Roman" w:cs="Times New Roman" w:eastAsia="SimSun"/>
                <w:b w:val="0"/>
                <w:bCs w:val="0"/>
                <w:sz w:val="21"/>
                <w:szCs w:val="21"/>
                <w:rPrChange w:id="6109" w:author="Codex" w:date="2026-10-05T16:32:41.313017+00:00">
                  <w:rPr>
                    <w:bCs w:val="0"/>
                    <w:sz w:val="21"/>
                    <w:szCs w:val="21"/>
                  </w:rPr>
                </w:rPrChange>
              </w:rPr>
              <w:t>OR</w:t>
            </w:r>
            <w:r>
              <w:rPr>
                <w:rFonts w:ascii="Times New Roman" w:hAnsi="Times New Roman" w:cs="Times New Roman" w:eastAsia="SimSun"/>
                <w:b w:val="0"/>
                <w:bCs w:val="0"/>
                <w:sz w:val="21"/>
                <w:szCs w:val="21"/>
                <w:rPrChange w:id="6110" w:author="Codex" w:date="2026-10-05T16:32:41.313017+00:00">
                  <w:rPr>
                    <w:bCs w:val="0"/>
                    <w:sz w:val="21"/>
                    <w:szCs w:val="21"/>
                  </w:rPr>
                </w:rPrChange>
              </w:rPr>
              <w:t>（</w:t>
            </w:r>
            <w:r>
              <w:rPr>
                <w:rFonts w:ascii="Times New Roman" w:hAnsi="Times New Roman" w:cs="Times New Roman" w:eastAsia="SimSun"/>
                <w:b w:val="0"/>
                <w:bCs w:val="0"/>
                <w:sz w:val="21"/>
                <w:szCs w:val="21"/>
                <w:rPrChange w:id="6111" w:author="Codex" w:date="2026-10-05T16:32:41.313017+00:00">
                  <w:rPr>
                    <w:bCs w:val="0"/>
                    <w:sz w:val="21"/>
                    <w:szCs w:val="21"/>
                  </w:rPr>
                </w:rPrChange>
              </w:rPr>
              <w:t>95% CI</w:t>
            </w:r>
            <w:r>
              <w:rPr>
                <w:rFonts w:ascii="Times New Roman" w:hAnsi="Times New Roman" w:cs="Times New Roman" w:eastAsia="SimSun"/>
                <w:b w:val="0"/>
                <w:bCs w:val="0"/>
                <w:sz w:val="21"/>
                <w:szCs w:val="21"/>
                <w:rPrChange w:id="6112"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11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296CF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2" w:author="Codex" w:date="2026-10-05T16:32:41.313017+00:00">
                  <w:rPr>
                    <w:bCs w:val="0"/>
                    <w:sz w:val="21"/>
                    <w:szCs w:val="21"/>
                  </w:rPr>
                </w:rPrChange>
              </w:rPr>
              <w:pPrChange w:id="611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15" w:author="Codex" w:date="2026-10-05T16:32:41.313017+00:00">
                  <w:rPr>
                    <w:bCs w:val="0"/>
                    <w:sz w:val="21"/>
                    <w:szCs w:val="21"/>
                  </w:rPr>
                </w:rPrChange>
              </w:rPr>
              <w:t>CDE OR</w:t>
            </w:r>
            <w:r>
              <w:rPr>
                <w:rFonts w:ascii="Times New Roman" w:hAnsi="Times New Roman" w:cs="Times New Roman" w:eastAsia="SimSun"/>
                <w:b w:val="0"/>
                <w:bCs w:val="0"/>
                <w:sz w:val="21"/>
                <w:szCs w:val="21"/>
                <w:rPrChange w:id="6116" w:author="Codex" w:date="2026-10-05T16:32:41.313017+00:00">
                  <w:rPr>
                    <w:bCs w:val="0"/>
                    <w:sz w:val="21"/>
                    <w:szCs w:val="21"/>
                  </w:rPr>
                </w:rPrChange>
              </w:rPr>
              <w:t>差（</w:t>
            </w:r>
            <w:r>
              <w:rPr>
                <w:rFonts w:ascii="Times New Roman" w:hAnsi="Times New Roman" w:cs="Times New Roman" w:eastAsia="SimSun"/>
                <w:b w:val="0"/>
                <w:bCs w:val="0"/>
                <w:sz w:val="21"/>
                <w:szCs w:val="21"/>
                <w:rPrChange w:id="6117" w:author="Codex" w:date="2026-10-05T16:32:41.313017+00:00">
                  <w:rPr>
                    <w:bCs w:val="0"/>
                    <w:sz w:val="21"/>
                    <w:szCs w:val="21"/>
                  </w:rPr>
                </w:rPrChange>
              </w:rPr>
              <w:t>95% CI</w:t>
            </w:r>
            <w:r>
              <w:rPr>
                <w:rFonts w:ascii="Times New Roman" w:hAnsi="Times New Roman" w:cs="Times New Roman" w:eastAsia="SimSun"/>
                <w:b w:val="0"/>
                <w:bCs w:val="0"/>
                <w:sz w:val="21"/>
                <w:szCs w:val="21"/>
                <w:rPrChange w:id="6118"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11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EAD71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3" w:author="Codex" w:date="2026-10-05T16:32:41.313017+00:00">
                  <w:rPr>
                    <w:bCs w:val="0"/>
                    <w:sz w:val="21"/>
                    <w:szCs w:val="21"/>
                  </w:rPr>
                </w:rPrChange>
              </w:rPr>
              <w:pPrChange w:id="612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21" w:author="Codex" w:date="2026-10-05T16:32:41.313017+00:00">
                  <w:rPr>
                    <w:bCs w:val="0"/>
                    <w:sz w:val="21"/>
                    <w:szCs w:val="21"/>
                  </w:rPr>
                </w:rPrChange>
              </w:rPr>
              <w:t>检查通过次数</w:t>
            </w:r>
          </w:p>
        </w:tc>
      </w:tr>
      <w:tr w:rsidR="007622EE" w14:paraId="7DA3EB2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22" w:author="Codex" w:date="2026-10-05T16:32:41.313017+00:00">
              <w:tcPr>
                <w:tcW w:w="0" w:type="auto"/>
                <w:tcBorders>
                  <w:top w:val="nil"/>
                  <w:left w:val="nil"/>
                  <w:bottom w:val="nil"/>
                  <w:right w:val="nil"/>
                </w:tcBorders>
                <w:tcMar>
                  <w:left w:w="102" w:type="dxa"/>
                  <w:right w:w="102" w:type="dxa"/>
                </w:tcMar>
              </w:tcPr>
            </w:tcPrChange>
          </w:tcPr>
          <w:p w14:paraId="716BC3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4" w:author="Codex" w:date="2026-10-05T16:32:41.313017+00:00">
                  <w:rPr>
                    <w:bCs w:val="0"/>
                    <w:sz w:val="21"/>
                    <w:szCs w:val="21"/>
                  </w:rPr>
                </w:rPrChange>
              </w:rPr>
              <w:pPrChange w:id="61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24"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125" w:author="Codex" w:date="2026-10-05T16:32:41.313017+00:00">
              <w:tcPr>
                <w:tcW w:w="0" w:type="auto"/>
                <w:tcBorders>
                  <w:top w:val="nil"/>
                  <w:left w:val="nil"/>
                  <w:bottom w:val="nil"/>
                  <w:right w:val="nil"/>
                </w:tcBorders>
                <w:tcMar>
                  <w:left w:w="102" w:type="dxa"/>
                  <w:right w:w="102" w:type="dxa"/>
                </w:tcMar>
              </w:tcPr>
            </w:tcPrChange>
          </w:tcPr>
          <w:p w14:paraId="4E4A5F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5" w:author="Codex" w:date="2026-10-05T16:32:41.313017+00:00">
                  <w:rPr>
                    <w:bCs w:val="0"/>
                    <w:sz w:val="21"/>
                    <w:szCs w:val="21"/>
                  </w:rPr>
                </w:rPrChange>
              </w:rPr>
              <w:pPrChange w:id="612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27"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128" w:author="Codex" w:date="2026-10-05T16:32:41.313017+00:00">
              <w:tcPr>
                <w:tcW w:w="0" w:type="auto"/>
                <w:tcBorders>
                  <w:top w:val="nil"/>
                  <w:left w:val="nil"/>
                  <w:bottom w:val="nil"/>
                  <w:right w:val="nil"/>
                </w:tcBorders>
                <w:tcMar>
                  <w:left w:w="102" w:type="dxa"/>
                  <w:right w:w="102" w:type="dxa"/>
                </w:tcMar>
              </w:tcPr>
            </w:tcPrChange>
          </w:tcPr>
          <w:p w14:paraId="16438F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6" w:author="Codex" w:date="2026-10-05T16:32:41.313017+00:00">
                  <w:rPr>
                    <w:bCs w:val="0"/>
                    <w:sz w:val="21"/>
                    <w:szCs w:val="21"/>
                  </w:rPr>
                </w:rPrChange>
              </w:rPr>
              <w:pPrChange w:id="61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0" w:author="Codex" w:date="2026-10-05T16:32:41.313017+00:00">
                  <w:rPr>
                    <w:bCs w:val="0"/>
                    <w:sz w:val="21"/>
                    <w:szCs w:val="21"/>
                  </w:rPr>
                </w:rPrChange>
              </w:rPr>
              <w:t>2626</w:t>
            </w:r>
          </w:p>
        </w:tc>
        <w:tc>
          <w:tcPr>
            <w:tcW w:w="0" w:type="auto"/>
            <w:tcBorders>
              <w:top w:val="nil"/>
              <w:left w:val="nil"/>
              <w:bottom w:val="nil"/>
              <w:right w:val="nil"/>
              <w:insideH w:val="nil"/>
              <w:insideV w:val="nil"/>
            </w:tcBorders>
            <w:tcMar>
              <w:left w:w="102" w:type="dxa"/>
              <w:right w:w="102" w:type="dxa"/>
            </w:tcMar>
            <w:tcPrChange w:id="6131" w:author="Codex" w:date="2026-10-05T16:32:41.313017+00:00">
              <w:tcPr>
                <w:tcW w:w="0" w:type="auto"/>
                <w:tcBorders>
                  <w:top w:val="nil"/>
                  <w:left w:val="nil"/>
                  <w:bottom w:val="nil"/>
                  <w:right w:val="nil"/>
                </w:tcBorders>
                <w:tcMar>
                  <w:left w:w="102" w:type="dxa"/>
                  <w:right w:w="102" w:type="dxa"/>
                </w:tcMar>
              </w:tcPr>
            </w:tcPrChange>
          </w:tcPr>
          <w:p w14:paraId="38E371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7" w:author="Codex" w:date="2026-10-05T16:32:41.313017+00:00">
                  <w:rPr>
                    <w:bCs w:val="0"/>
                    <w:sz w:val="21"/>
                    <w:szCs w:val="21"/>
                  </w:rPr>
                </w:rPrChange>
              </w:rPr>
              <w:pPrChange w:id="61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3" w:author="Codex" w:date="2026-10-05T16:32:41.313017+00:00">
                  <w:rPr>
                    <w:bCs w:val="0"/>
                    <w:sz w:val="21"/>
                    <w:szCs w:val="21"/>
                  </w:rPr>
                </w:rPrChange>
              </w:rPr>
              <w:t>1232</w:t>
            </w:r>
          </w:p>
        </w:tc>
        <w:tc>
          <w:tcPr>
            <w:tcW w:w="0" w:type="auto"/>
            <w:tcBorders>
              <w:top w:val="nil"/>
              <w:left w:val="nil"/>
              <w:bottom w:val="nil"/>
              <w:right w:val="nil"/>
              <w:insideH w:val="nil"/>
              <w:insideV w:val="nil"/>
            </w:tcBorders>
            <w:tcMar>
              <w:left w:w="102" w:type="dxa"/>
              <w:right w:w="102" w:type="dxa"/>
            </w:tcMar>
            <w:tcPrChange w:id="6134" w:author="Codex" w:date="2026-10-05T16:32:41.313017+00:00">
              <w:tcPr>
                <w:tcW w:w="0" w:type="auto"/>
                <w:tcBorders>
                  <w:top w:val="nil"/>
                  <w:left w:val="nil"/>
                  <w:bottom w:val="nil"/>
                  <w:right w:val="nil"/>
                </w:tcBorders>
                <w:tcMar>
                  <w:left w:w="102" w:type="dxa"/>
                  <w:right w:w="102" w:type="dxa"/>
                </w:tcMar>
              </w:tcPr>
            </w:tcPrChange>
          </w:tcPr>
          <w:p w14:paraId="089511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8" w:author="Codex" w:date="2026-10-05T16:32:41.313017+00:00">
                  <w:rPr>
                    <w:bCs w:val="0"/>
                    <w:sz w:val="21"/>
                    <w:szCs w:val="21"/>
                  </w:rPr>
                </w:rPrChange>
              </w:rPr>
              <w:pPrChange w:id="61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6" w:author="Codex" w:date="2026-10-05T16:32:41.313017+00:00">
                  <w:rPr>
                    <w:bCs w:val="0"/>
                    <w:sz w:val="21"/>
                    <w:szCs w:val="21"/>
                  </w:rPr>
                </w:rPrChange>
              </w:rPr>
              <w:t>1.0025</w:t>
            </w:r>
            <w:r>
              <w:rPr>
                <w:rFonts w:ascii="Times New Roman" w:hAnsi="Times New Roman" w:cs="Times New Roman" w:eastAsia="SimSun"/>
                <w:b w:val="0"/>
                <w:bCs w:val="0"/>
                <w:sz w:val="21"/>
                <w:szCs w:val="21"/>
                <w:rPrChange w:id="6137" w:author="Codex" w:date="2026-10-05T16:32:41.313017+00:00">
                  <w:rPr>
                    <w:bCs w:val="0"/>
                    <w:sz w:val="21"/>
                    <w:szCs w:val="21"/>
                  </w:rPr>
                </w:rPrChange>
              </w:rPr>
              <w:t>（</w:t>
            </w:r>
            <w:r>
              <w:rPr>
                <w:rFonts w:ascii="Times New Roman" w:hAnsi="Times New Roman" w:cs="Times New Roman" w:eastAsia="SimSun"/>
                <w:b w:val="0"/>
                <w:bCs w:val="0"/>
                <w:sz w:val="21"/>
                <w:szCs w:val="21"/>
                <w:rPrChange w:id="6138" w:author="Codex" w:date="2026-10-05T16:32:41.313017+00:00">
                  <w:rPr>
                    <w:bCs w:val="0"/>
                    <w:sz w:val="21"/>
                    <w:szCs w:val="21"/>
                  </w:rPr>
                </w:rPrChange>
              </w:rPr>
              <w:t>0.9868</w:t>
            </w:r>
            <w:r>
              <w:rPr>
                <w:rFonts w:ascii="Times New Roman" w:hAnsi="Times New Roman" w:cs="Times New Roman" w:eastAsia="SimSun"/>
                <w:b w:val="0"/>
                <w:bCs w:val="0"/>
                <w:sz w:val="21"/>
                <w:szCs w:val="21"/>
                <w:rPrChange w:id="6139" w:author="Codex" w:date="2026-10-05T16:32:41.313017+00:00">
                  <w:rPr>
                    <w:bCs w:val="0"/>
                    <w:sz w:val="21"/>
                    <w:szCs w:val="21"/>
                  </w:rPr>
                </w:rPrChange>
              </w:rPr>
              <w:t>，</w:t>
            </w:r>
            <w:r>
              <w:rPr>
                <w:rFonts w:ascii="Times New Roman" w:hAnsi="Times New Roman" w:cs="Times New Roman" w:eastAsia="SimSun"/>
                <w:b w:val="0"/>
                <w:bCs w:val="0"/>
                <w:sz w:val="21"/>
                <w:szCs w:val="21"/>
                <w:rPrChange w:id="6140" w:author="Codex" w:date="2026-10-05T16:32:41.313017+00:00">
                  <w:rPr>
                    <w:bCs w:val="0"/>
                    <w:sz w:val="21"/>
                    <w:szCs w:val="21"/>
                  </w:rPr>
                </w:rPrChange>
              </w:rPr>
              <w:t>1.0139</w:t>
            </w:r>
            <w:r>
              <w:rPr>
                <w:rFonts w:ascii="Times New Roman" w:hAnsi="Times New Roman" w:cs="Times New Roman" w:eastAsia="SimSun"/>
                <w:b w:val="0"/>
                <w:bCs w:val="0"/>
                <w:sz w:val="21"/>
                <w:szCs w:val="21"/>
                <w:rPrChange w:id="61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42" w:author="Codex" w:date="2026-10-05T16:32:41.313017+00:00">
              <w:tcPr>
                <w:tcW w:w="0" w:type="auto"/>
                <w:tcBorders>
                  <w:top w:val="nil"/>
                  <w:left w:val="nil"/>
                  <w:bottom w:val="nil"/>
                  <w:right w:val="nil"/>
                </w:tcBorders>
                <w:tcMar>
                  <w:left w:w="102" w:type="dxa"/>
                  <w:right w:w="102" w:type="dxa"/>
                </w:tcMar>
              </w:tcPr>
            </w:tcPrChange>
          </w:tcPr>
          <w:p w14:paraId="59C81F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9" w:author="Codex" w:date="2026-10-05T16:32:41.313017+00:00">
                  <w:rPr>
                    <w:bCs w:val="0"/>
                    <w:sz w:val="21"/>
                    <w:szCs w:val="21"/>
                  </w:rPr>
                </w:rPrChange>
              </w:rPr>
              <w:pPrChange w:id="61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44" w:author="Codex" w:date="2026-10-05T16:32:41.313017+00:00">
                  <w:rPr>
                    <w:bCs w:val="0"/>
                    <w:sz w:val="21"/>
                    <w:szCs w:val="21"/>
                  </w:rPr>
                </w:rPrChange>
              </w:rPr>
              <w:t>0.036</w:t>
            </w:r>
            <w:r>
              <w:rPr>
                <w:rFonts w:ascii="Times New Roman" w:hAnsi="Times New Roman" w:cs="Times New Roman" w:eastAsia="SimSun"/>
                <w:b w:val="0"/>
                <w:bCs w:val="0"/>
                <w:sz w:val="21"/>
                <w:szCs w:val="21"/>
                <w:rPrChange w:id="6145" w:author="Codex" w:date="2026-10-05T16:32:41.313017+00:00">
                  <w:rPr>
                    <w:bCs w:val="0"/>
                    <w:sz w:val="21"/>
                    <w:szCs w:val="21"/>
                  </w:rPr>
                </w:rPrChange>
              </w:rPr>
              <w:t>（</w:t>
            </w:r>
            <w:r>
              <w:rPr>
                <w:rFonts w:ascii="Times New Roman" w:hAnsi="Times New Roman" w:cs="Times New Roman" w:eastAsia="SimSun"/>
                <w:b w:val="0"/>
                <w:bCs w:val="0"/>
                <w:sz w:val="21"/>
                <w:szCs w:val="21"/>
                <w:rPrChange w:id="6146" w:author="Codex" w:date="2026-10-05T16:32:41.313017+00:00">
                  <w:rPr>
                    <w:bCs w:val="0"/>
                    <w:sz w:val="21"/>
                    <w:szCs w:val="21"/>
                  </w:rPr>
                </w:rPrChange>
              </w:rPr>
              <w:t>-0.493</w:t>
            </w:r>
            <w:r>
              <w:rPr>
                <w:rFonts w:ascii="Times New Roman" w:hAnsi="Times New Roman" w:cs="Times New Roman" w:eastAsia="SimSun"/>
                <w:b w:val="0"/>
                <w:bCs w:val="0"/>
                <w:sz w:val="21"/>
                <w:szCs w:val="21"/>
                <w:rPrChange w:id="6147" w:author="Codex" w:date="2026-10-05T16:32:41.313017+00:00">
                  <w:rPr>
                    <w:bCs w:val="0"/>
                    <w:sz w:val="21"/>
                    <w:szCs w:val="21"/>
                  </w:rPr>
                </w:rPrChange>
              </w:rPr>
              <w:t>，</w:t>
            </w:r>
            <w:r>
              <w:rPr>
                <w:rFonts w:ascii="Times New Roman" w:hAnsi="Times New Roman" w:cs="Times New Roman" w:eastAsia="SimSun"/>
                <w:b w:val="0"/>
                <w:bCs w:val="0"/>
                <w:sz w:val="21"/>
                <w:szCs w:val="21"/>
                <w:rPrChange w:id="6148" w:author="Codex" w:date="2026-10-05T16:32:41.313017+00:00">
                  <w:rPr>
                    <w:bCs w:val="0"/>
                    <w:sz w:val="21"/>
                    <w:szCs w:val="21"/>
                  </w:rPr>
                </w:rPrChange>
              </w:rPr>
              <w:t>0.623</w:t>
            </w:r>
            <w:r>
              <w:rPr>
                <w:rFonts w:ascii="Times New Roman" w:hAnsi="Times New Roman" w:cs="Times New Roman" w:eastAsia="SimSun"/>
                <w:b w:val="0"/>
                <w:bCs w:val="0"/>
                <w:sz w:val="21"/>
                <w:szCs w:val="21"/>
                <w:rPrChange w:id="614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50" w:author="Codex" w:date="2026-10-05T16:32:41.313017+00:00">
              <w:tcPr>
                <w:tcW w:w="0" w:type="auto"/>
                <w:tcBorders>
                  <w:top w:val="nil"/>
                  <w:left w:val="nil"/>
                  <w:bottom w:val="nil"/>
                  <w:right w:val="nil"/>
                </w:tcBorders>
                <w:tcMar>
                  <w:left w:w="102" w:type="dxa"/>
                  <w:right w:w="102" w:type="dxa"/>
                </w:tcMar>
              </w:tcPr>
            </w:tcPrChange>
          </w:tcPr>
          <w:p w14:paraId="6D6603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0" w:author="Codex" w:date="2026-10-05T16:32:41.313017+00:00">
                  <w:rPr>
                    <w:bCs w:val="0"/>
                    <w:sz w:val="21"/>
                    <w:szCs w:val="21"/>
                  </w:rPr>
                </w:rPrChange>
              </w:rPr>
              <w:pPrChange w:id="61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52" w:author="Codex" w:date="2026-10-05T16:32:41.313017+00:00">
                  <w:rPr>
                    <w:bCs w:val="0"/>
                    <w:sz w:val="21"/>
                    <w:szCs w:val="21"/>
                  </w:rPr>
                </w:rPrChange>
              </w:rPr>
              <w:t>1000</w:t>
            </w:r>
          </w:p>
        </w:tc>
      </w:tr>
      <w:tr w:rsidR="007622EE" w14:paraId="6EBFDC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53" w:author="Codex" w:date="2026-10-05T16:32:41.313017+00:00">
              <w:tcPr>
                <w:tcW w:w="0" w:type="auto"/>
                <w:tcBorders>
                  <w:top w:val="nil"/>
                  <w:left w:val="nil"/>
                  <w:bottom w:val="nil"/>
                  <w:right w:val="nil"/>
                </w:tcBorders>
                <w:tcMar>
                  <w:left w:w="102" w:type="dxa"/>
                  <w:right w:w="102" w:type="dxa"/>
                </w:tcMar>
              </w:tcPr>
            </w:tcPrChange>
          </w:tcPr>
          <w:p w14:paraId="14802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1" w:author="Codex" w:date="2026-10-05T16:32:41.313017+00:00">
                  <w:rPr>
                    <w:bCs w:val="0"/>
                    <w:sz w:val="21"/>
                    <w:szCs w:val="21"/>
                  </w:rPr>
                </w:rPrChange>
              </w:rPr>
              <w:pPrChange w:id="61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5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156" w:author="Codex" w:date="2026-10-05T16:32:41.313017+00:00">
              <w:tcPr>
                <w:tcW w:w="0" w:type="auto"/>
                <w:tcBorders>
                  <w:top w:val="nil"/>
                  <w:left w:val="nil"/>
                  <w:bottom w:val="nil"/>
                  <w:right w:val="nil"/>
                </w:tcBorders>
                <w:tcMar>
                  <w:left w:w="102" w:type="dxa"/>
                  <w:right w:w="102" w:type="dxa"/>
                </w:tcMar>
              </w:tcPr>
            </w:tcPrChange>
          </w:tcPr>
          <w:p w14:paraId="13F7D8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42" w:author="Codex" w:date="2026-10-05T16:32:41.313017+00:00">
                  <w:rPr>
                    <w:bCs w:val="0"/>
                    <w:sz w:val="21"/>
                    <w:szCs w:val="21"/>
                  </w:rPr>
                </w:rPrChange>
              </w:rPr>
              <w:pPrChange w:id="615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58"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159" w:author="Codex" w:date="2026-10-05T16:32:41.313017+00:00">
              <w:tcPr>
                <w:tcW w:w="0" w:type="auto"/>
                <w:tcBorders>
                  <w:top w:val="nil"/>
                  <w:left w:val="nil"/>
                  <w:bottom w:val="nil"/>
                  <w:right w:val="nil"/>
                </w:tcBorders>
                <w:tcMar>
                  <w:left w:w="102" w:type="dxa"/>
                  <w:right w:w="102" w:type="dxa"/>
                </w:tcMar>
              </w:tcPr>
            </w:tcPrChange>
          </w:tcPr>
          <w:p w14:paraId="264391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3" w:author="Codex" w:date="2026-10-05T16:32:41.313017+00:00">
                  <w:rPr>
                    <w:bCs w:val="0"/>
                    <w:sz w:val="21"/>
                    <w:szCs w:val="21"/>
                  </w:rPr>
                </w:rPrChange>
              </w:rPr>
              <w:pPrChange w:id="61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1" w:author="Codex" w:date="2026-10-05T16:32:41.313017+00:00">
                  <w:rPr>
                    <w:bCs w:val="0"/>
                    <w:sz w:val="21"/>
                    <w:szCs w:val="21"/>
                  </w:rPr>
                </w:rPrChange>
              </w:rPr>
              <w:t>1469</w:t>
            </w:r>
          </w:p>
        </w:tc>
        <w:tc>
          <w:tcPr>
            <w:tcW w:w="0" w:type="auto"/>
            <w:tcBorders>
              <w:top w:val="nil"/>
              <w:left w:val="nil"/>
              <w:bottom w:val="nil"/>
              <w:right w:val="nil"/>
              <w:insideH w:val="nil"/>
              <w:insideV w:val="nil"/>
            </w:tcBorders>
            <w:tcMar>
              <w:left w:w="102" w:type="dxa"/>
              <w:right w:w="102" w:type="dxa"/>
            </w:tcMar>
            <w:tcPrChange w:id="6162" w:author="Codex" w:date="2026-10-05T16:32:41.313017+00:00">
              <w:tcPr>
                <w:tcW w:w="0" w:type="auto"/>
                <w:tcBorders>
                  <w:top w:val="nil"/>
                  <w:left w:val="nil"/>
                  <w:bottom w:val="nil"/>
                  <w:right w:val="nil"/>
                </w:tcBorders>
                <w:tcMar>
                  <w:left w:w="102" w:type="dxa"/>
                  <w:right w:w="102" w:type="dxa"/>
                </w:tcMar>
              </w:tcPr>
            </w:tcPrChange>
          </w:tcPr>
          <w:p w14:paraId="09261B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4" w:author="Codex" w:date="2026-10-05T16:32:41.313017+00:00">
                  <w:rPr>
                    <w:bCs w:val="0"/>
                    <w:sz w:val="21"/>
                    <w:szCs w:val="21"/>
                  </w:rPr>
                </w:rPrChange>
              </w:rPr>
              <w:pPrChange w:id="61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4" w:author="Codex" w:date="2026-10-05T16:32:41.313017+00:00">
                  <w:rPr>
                    <w:bCs w:val="0"/>
                    <w:sz w:val="21"/>
                    <w:szCs w:val="21"/>
                  </w:rPr>
                </w:rPrChange>
              </w:rPr>
              <w:t>734</w:t>
            </w:r>
          </w:p>
        </w:tc>
        <w:tc>
          <w:tcPr>
            <w:tcW w:w="0" w:type="auto"/>
            <w:tcBorders>
              <w:top w:val="nil"/>
              <w:left w:val="nil"/>
              <w:bottom w:val="nil"/>
              <w:right w:val="nil"/>
              <w:insideH w:val="nil"/>
              <w:insideV w:val="nil"/>
            </w:tcBorders>
            <w:tcMar>
              <w:left w:w="102" w:type="dxa"/>
              <w:right w:w="102" w:type="dxa"/>
            </w:tcMar>
            <w:tcPrChange w:id="6165" w:author="Codex" w:date="2026-10-05T16:32:41.313017+00:00">
              <w:tcPr>
                <w:tcW w:w="0" w:type="auto"/>
                <w:tcBorders>
                  <w:top w:val="nil"/>
                  <w:left w:val="nil"/>
                  <w:bottom w:val="nil"/>
                  <w:right w:val="nil"/>
                </w:tcBorders>
                <w:tcMar>
                  <w:left w:w="102" w:type="dxa"/>
                  <w:right w:w="102" w:type="dxa"/>
                </w:tcMar>
              </w:tcPr>
            </w:tcPrChange>
          </w:tcPr>
          <w:p w14:paraId="15FEE1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5" w:author="Codex" w:date="2026-10-05T16:32:41.313017+00:00">
                  <w:rPr>
                    <w:bCs w:val="0"/>
                    <w:sz w:val="21"/>
                    <w:szCs w:val="21"/>
                  </w:rPr>
                </w:rPrChange>
              </w:rPr>
              <w:pPrChange w:id="616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7" w:author="Codex" w:date="2026-10-05T16:32:41.313017+00:00">
                  <w:rPr>
                    <w:bCs w:val="0"/>
                    <w:sz w:val="21"/>
                    <w:szCs w:val="21"/>
                  </w:rPr>
                </w:rPrChange>
              </w:rPr>
              <w:t>0.9998</w:t>
            </w:r>
            <w:r>
              <w:rPr>
                <w:rFonts w:ascii="Times New Roman" w:hAnsi="Times New Roman" w:cs="Times New Roman" w:eastAsia="SimSun"/>
                <w:b w:val="0"/>
                <w:bCs w:val="0"/>
                <w:sz w:val="21"/>
                <w:szCs w:val="21"/>
                <w:rPrChange w:id="6168" w:author="Codex" w:date="2026-10-05T16:32:41.313017+00:00">
                  <w:rPr>
                    <w:bCs w:val="0"/>
                    <w:sz w:val="21"/>
                    <w:szCs w:val="21"/>
                  </w:rPr>
                </w:rPrChange>
              </w:rPr>
              <w:t>（</w:t>
            </w:r>
            <w:r>
              <w:rPr>
                <w:rFonts w:ascii="Times New Roman" w:hAnsi="Times New Roman" w:cs="Times New Roman" w:eastAsia="SimSun"/>
                <w:b w:val="0"/>
                <w:bCs w:val="0"/>
                <w:sz w:val="21"/>
                <w:szCs w:val="21"/>
                <w:rPrChange w:id="6169" w:author="Codex" w:date="2026-10-05T16:32:41.313017+00:00">
                  <w:rPr>
                    <w:bCs w:val="0"/>
                    <w:sz w:val="21"/>
                    <w:szCs w:val="21"/>
                  </w:rPr>
                </w:rPrChange>
              </w:rPr>
              <w:t>0.9772</w:t>
            </w:r>
            <w:r>
              <w:rPr>
                <w:rFonts w:ascii="Times New Roman" w:hAnsi="Times New Roman" w:cs="Times New Roman" w:eastAsia="SimSun"/>
                <w:b w:val="0"/>
                <w:bCs w:val="0"/>
                <w:sz w:val="21"/>
                <w:szCs w:val="21"/>
                <w:rPrChange w:id="6170" w:author="Codex" w:date="2026-10-05T16:32:41.313017+00:00">
                  <w:rPr>
                    <w:bCs w:val="0"/>
                    <w:sz w:val="21"/>
                    <w:szCs w:val="21"/>
                  </w:rPr>
                </w:rPrChange>
              </w:rPr>
              <w:t>，</w:t>
            </w:r>
            <w:r>
              <w:rPr>
                <w:rFonts w:ascii="Times New Roman" w:hAnsi="Times New Roman" w:cs="Times New Roman" w:eastAsia="SimSun"/>
                <w:b w:val="0"/>
                <w:bCs w:val="0"/>
                <w:sz w:val="21"/>
                <w:szCs w:val="21"/>
                <w:rPrChange w:id="6171" w:author="Codex" w:date="2026-10-05T16:32:41.313017+00:00">
                  <w:rPr>
                    <w:bCs w:val="0"/>
                    <w:sz w:val="21"/>
                    <w:szCs w:val="21"/>
                  </w:rPr>
                </w:rPrChange>
              </w:rPr>
              <w:t>1.0193</w:t>
            </w:r>
            <w:r>
              <w:rPr>
                <w:rFonts w:ascii="Times New Roman" w:hAnsi="Times New Roman" w:cs="Times New Roman" w:eastAsia="SimSun"/>
                <w:b w:val="0"/>
                <w:bCs w:val="0"/>
                <w:sz w:val="21"/>
                <w:szCs w:val="21"/>
                <w:rPrChange w:id="61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73" w:author="Codex" w:date="2026-10-05T16:32:41.313017+00:00">
              <w:tcPr>
                <w:tcW w:w="0" w:type="auto"/>
                <w:tcBorders>
                  <w:top w:val="nil"/>
                  <w:left w:val="nil"/>
                  <w:bottom w:val="nil"/>
                  <w:right w:val="nil"/>
                </w:tcBorders>
                <w:tcMar>
                  <w:left w:w="102" w:type="dxa"/>
                  <w:right w:w="102" w:type="dxa"/>
                </w:tcMar>
              </w:tcPr>
            </w:tcPrChange>
          </w:tcPr>
          <w:p w14:paraId="6E3022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6" w:author="Codex" w:date="2026-10-05T16:32:41.313017+00:00">
                  <w:rPr>
                    <w:bCs w:val="0"/>
                    <w:sz w:val="21"/>
                    <w:szCs w:val="21"/>
                  </w:rPr>
                </w:rPrChange>
              </w:rPr>
              <w:pPrChange w:id="61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75" w:author="Codex" w:date="2026-10-05T16:32:41.313017+00:00">
                  <w:rPr>
                    <w:bCs w:val="0"/>
                    <w:sz w:val="21"/>
                    <w:szCs w:val="21"/>
                  </w:rPr>
                </w:rPrChange>
              </w:rPr>
              <w:t>-0.121</w:t>
            </w:r>
            <w:r>
              <w:rPr>
                <w:rFonts w:ascii="Times New Roman" w:hAnsi="Times New Roman" w:cs="Times New Roman" w:eastAsia="SimSun"/>
                <w:b w:val="0"/>
                <w:bCs w:val="0"/>
                <w:sz w:val="21"/>
                <w:szCs w:val="21"/>
                <w:rPrChange w:id="6176" w:author="Codex" w:date="2026-10-05T16:32:41.313017+00:00">
                  <w:rPr>
                    <w:bCs w:val="0"/>
                    <w:sz w:val="21"/>
                    <w:szCs w:val="21"/>
                  </w:rPr>
                </w:rPrChange>
              </w:rPr>
              <w:t>（</w:t>
            </w:r>
            <w:r>
              <w:rPr>
                <w:rFonts w:ascii="Times New Roman" w:hAnsi="Times New Roman" w:cs="Times New Roman" w:eastAsia="SimSun"/>
                <w:b w:val="0"/>
                <w:bCs w:val="0"/>
                <w:sz w:val="21"/>
                <w:szCs w:val="21"/>
                <w:rPrChange w:id="6177" w:author="Codex" w:date="2026-10-05T16:32:41.313017+00:00">
                  <w:rPr>
                    <w:bCs w:val="0"/>
                    <w:sz w:val="21"/>
                    <w:szCs w:val="21"/>
                  </w:rPr>
                </w:rPrChange>
              </w:rPr>
              <w:t>-0.716</w:t>
            </w:r>
            <w:r>
              <w:rPr>
                <w:rFonts w:ascii="Times New Roman" w:hAnsi="Times New Roman" w:cs="Times New Roman" w:eastAsia="SimSun"/>
                <w:b w:val="0"/>
                <w:bCs w:val="0"/>
                <w:sz w:val="21"/>
                <w:szCs w:val="21"/>
                <w:rPrChange w:id="6178" w:author="Codex" w:date="2026-10-05T16:32:41.313017+00:00">
                  <w:rPr>
                    <w:bCs w:val="0"/>
                    <w:sz w:val="21"/>
                    <w:szCs w:val="21"/>
                  </w:rPr>
                </w:rPrChange>
              </w:rPr>
              <w:t>，</w:t>
            </w:r>
            <w:r>
              <w:rPr>
                <w:rFonts w:ascii="Times New Roman" w:hAnsi="Times New Roman" w:cs="Times New Roman" w:eastAsia="SimSun"/>
                <w:b w:val="0"/>
                <w:bCs w:val="0"/>
                <w:sz w:val="21"/>
                <w:szCs w:val="21"/>
                <w:rPrChange w:id="6179" w:author="Codex" w:date="2026-10-05T16:32:41.313017+00:00">
                  <w:rPr>
                    <w:bCs w:val="0"/>
                    <w:sz w:val="21"/>
                    <w:szCs w:val="21"/>
                  </w:rPr>
                </w:rPrChange>
              </w:rPr>
              <w:t>0.441</w:t>
            </w:r>
            <w:r>
              <w:rPr>
                <w:rFonts w:ascii="Times New Roman" w:hAnsi="Times New Roman" w:cs="Times New Roman" w:eastAsia="SimSun"/>
                <w:b w:val="0"/>
                <w:bCs w:val="0"/>
                <w:sz w:val="21"/>
                <w:szCs w:val="21"/>
                <w:rPrChange w:id="61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81" w:author="Codex" w:date="2026-10-05T16:32:41.313017+00:00">
              <w:tcPr>
                <w:tcW w:w="0" w:type="auto"/>
                <w:tcBorders>
                  <w:top w:val="nil"/>
                  <w:left w:val="nil"/>
                  <w:bottom w:val="nil"/>
                  <w:right w:val="nil"/>
                </w:tcBorders>
                <w:tcMar>
                  <w:left w:w="102" w:type="dxa"/>
                  <w:right w:w="102" w:type="dxa"/>
                </w:tcMar>
              </w:tcPr>
            </w:tcPrChange>
          </w:tcPr>
          <w:p w14:paraId="47ADB9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7" w:author="Codex" w:date="2026-10-05T16:32:41.313017+00:00">
                  <w:rPr>
                    <w:bCs w:val="0"/>
                    <w:sz w:val="21"/>
                    <w:szCs w:val="21"/>
                  </w:rPr>
                </w:rPrChange>
              </w:rPr>
              <w:pPrChange w:id="618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83" w:author="Codex" w:date="2026-10-05T16:32:41.313017+00:00">
                  <w:rPr>
                    <w:bCs w:val="0"/>
                    <w:sz w:val="21"/>
                    <w:szCs w:val="21"/>
                  </w:rPr>
                </w:rPrChange>
              </w:rPr>
              <w:t>1000</w:t>
            </w:r>
          </w:p>
        </w:tc>
      </w:tr>
      <w:tr w:rsidR="007622EE" w14:paraId="76D1A9DF"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84" w:author="Codex" w:date="2026-10-05T16:32:41.313017+00:00">
              <w:tcPr>
                <w:tcW w:w="0" w:type="auto"/>
                <w:tcBorders>
                  <w:top w:val="nil"/>
                  <w:left w:val="nil"/>
                  <w:bottom w:val="nil"/>
                  <w:right w:val="nil"/>
                </w:tcBorders>
                <w:tcMar>
                  <w:left w:w="102" w:type="dxa"/>
                  <w:right w:w="102" w:type="dxa"/>
                </w:tcMar>
              </w:tcPr>
            </w:tcPrChange>
          </w:tcPr>
          <w:p w14:paraId="518C40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8" w:author="Codex" w:date="2026-10-05T16:32:41.313017+00:00">
                  <w:rPr>
                    <w:bCs w:val="0"/>
                    <w:sz w:val="21"/>
                    <w:szCs w:val="21"/>
                  </w:rPr>
                </w:rPrChange>
              </w:rPr>
              <w:pPrChange w:id="61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86"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187" w:author="Codex" w:date="2026-10-05T16:32:41.313017+00:00">
              <w:tcPr>
                <w:tcW w:w="0" w:type="auto"/>
                <w:tcBorders>
                  <w:top w:val="nil"/>
                  <w:left w:val="nil"/>
                  <w:bottom w:val="nil"/>
                  <w:right w:val="nil"/>
                </w:tcBorders>
                <w:tcMar>
                  <w:left w:w="102" w:type="dxa"/>
                  <w:right w:w="102" w:type="dxa"/>
                </w:tcMar>
              </w:tcPr>
            </w:tcPrChange>
          </w:tcPr>
          <w:p w14:paraId="0C9A03F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49" w:author="Codex" w:date="2026-10-05T16:32:41.313017+00:00">
                  <w:rPr>
                    <w:bCs w:val="0"/>
                    <w:sz w:val="21"/>
                    <w:szCs w:val="21"/>
                  </w:rPr>
                </w:rPrChange>
              </w:rPr>
              <w:pPrChange w:id="618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89"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190" w:author="Codex" w:date="2026-10-05T16:32:41.313017+00:00">
              <w:tcPr>
                <w:tcW w:w="0" w:type="auto"/>
                <w:tcBorders>
                  <w:top w:val="nil"/>
                  <w:left w:val="nil"/>
                  <w:bottom w:val="nil"/>
                  <w:right w:val="nil"/>
                </w:tcBorders>
                <w:tcMar>
                  <w:left w:w="102" w:type="dxa"/>
                  <w:right w:w="102" w:type="dxa"/>
                </w:tcMar>
              </w:tcPr>
            </w:tcPrChange>
          </w:tcPr>
          <w:p w14:paraId="0B97E4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0" w:author="Codex" w:date="2026-10-05T16:32:41.313017+00:00">
                  <w:rPr>
                    <w:bCs w:val="0"/>
                    <w:sz w:val="21"/>
                    <w:szCs w:val="21"/>
                  </w:rPr>
                </w:rPrChange>
              </w:rPr>
              <w:pPrChange w:id="61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92" w:author="Codex" w:date="2026-10-05T16:32:41.313017+00:00">
                  <w:rPr>
                    <w:bCs w:val="0"/>
                    <w:sz w:val="21"/>
                    <w:szCs w:val="21"/>
                  </w:rPr>
                </w:rPrChange>
              </w:rPr>
              <w:t>1366</w:t>
            </w:r>
          </w:p>
        </w:tc>
        <w:tc>
          <w:tcPr>
            <w:tcW w:w="0" w:type="auto"/>
            <w:tcBorders>
              <w:top w:val="nil"/>
              <w:left w:val="nil"/>
              <w:bottom w:val="nil"/>
              <w:right w:val="nil"/>
              <w:insideH w:val="nil"/>
              <w:insideV w:val="nil"/>
            </w:tcBorders>
            <w:tcMar>
              <w:left w:w="102" w:type="dxa"/>
              <w:right w:w="102" w:type="dxa"/>
            </w:tcMar>
            <w:tcPrChange w:id="6193" w:author="Codex" w:date="2026-10-05T16:32:41.313017+00:00">
              <w:tcPr>
                <w:tcW w:w="0" w:type="auto"/>
                <w:tcBorders>
                  <w:top w:val="nil"/>
                  <w:left w:val="nil"/>
                  <w:bottom w:val="nil"/>
                  <w:right w:val="nil"/>
                </w:tcBorders>
                <w:tcMar>
                  <w:left w:w="102" w:type="dxa"/>
                  <w:right w:w="102" w:type="dxa"/>
                </w:tcMar>
              </w:tcPr>
            </w:tcPrChange>
          </w:tcPr>
          <w:p w14:paraId="5D1CD8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1" w:author="Codex" w:date="2026-10-05T16:32:41.313017+00:00">
                  <w:rPr>
                    <w:bCs w:val="0"/>
                    <w:sz w:val="21"/>
                    <w:szCs w:val="21"/>
                  </w:rPr>
                </w:rPrChange>
              </w:rPr>
              <w:pPrChange w:id="61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95" w:author="Codex" w:date="2026-10-05T16:32:41.313017+00:00">
                  <w:rPr>
                    <w:bCs w:val="0"/>
                    <w:sz w:val="21"/>
                    <w:szCs w:val="21"/>
                  </w:rPr>
                </w:rPrChange>
              </w:rPr>
              <w:t>698</w:t>
            </w:r>
          </w:p>
        </w:tc>
        <w:tc>
          <w:tcPr>
            <w:tcW w:w="0" w:type="auto"/>
            <w:tcBorders>
              <w:top w:val="nil"/>
              <w:left w:val="nil"/>
              <w:bottom w:val="nil"/>
              <w:right w:val="nil"/>
              <w:insideH w:val="nil"/>
              <w:insideV w:val="nil"/>
            </w:tcBorders>
            <w:tcMar>
              <w:left w:w="102" w:type="dxa"/>
              <w:right w:w="102" w:type="dxa"/>
            </w:tcMar>
            <w:tcPrChange w:id="6196" w:author="Codex" w:date="2026-10-05T16:32:41.313017+00:00">
              <w:tcPr>
                <w:tcW w:w="0" w:type="auto"/>
                <w:tcBorders>
                  <w:top w:val="nil"/>
                  <w:left w:val="nil"/>
                  <w:bottom w:val="nil"/>
                  <w:right w:val="nil"/>
                </w:tcBorders>
                <w:tcMar>
                  <w:left w:w="102" w:type="dxa"/>
                  <w:right w:w="102" w:type="dxa"/>
                </w:tcMar>
              </w:tcPr>
            </w:tcPrChange>
          </w:tcPr>
          <w:p w14:paraId="36BD95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2" w:author="Codex" w:date="2026-10-05T16:32:41.313017+00:00">
                  <w:rPr>
                    <w:bCs w:val="0"/>
                    <w:sz w:val="21"/>
                    <w:szCs w:val="21"/>
                  </w:rPr>
                </w:rPrChange>
              </w:rPr>
              <w:pPrChange w:id="619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98" w:author="Codex" w:date="2026-10-05T16:32:41.313017+00:00">
                  <w:rPr>
                    <w:bCs w:val="0"/>
                    <w:sz w:val="21"/>
                    <w:szCs w:val="21"/>
                  </w:rPr>
                </w:rPrChange>
              </w:rPr>
              <w:t>1.0057</w:t>
            </w:r>
            <w:r>
              <w:rPr>
                <w:rFonts w:ascii="Times New Roman" w:hAnsi="Times New Roman" w:cs="Times New Roman" w:eastAsia="SimSun"/>
                <w:b w:val="0"/>
                <w:bCs w:val="0"/>
                <w:sz w:val="21"/>
                <w:szCs w:val="21"/>
                <w:rPrChange w:id="6199"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200" w:author="Codex" w:date="2026-10-05T16:32:41.313017+00:00">
              <w:tcPr>
                <w:tcW w:w="0" w:type="auto"/>
                <w:tcBorders>
                  <w:top w:val="nil"/>
                  <w:left w:val="nil"/>
                  <w:bottom w:val="nil"/>
                  <w:right w:val="nil"/>
                </w:tcBorders>
                <w:tcMar>
                  <w:left w:w="102" w:type="dxa"/>
                  <w:right w:w="102" w:type="dxa"/>
                </w:tcMar>
              </w:tcPr>
            </w:tcPrChange>
          </w:tcPr>
          <w:p w14:paraId="22264B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3" w:author="Codex" w:date="2026-10-05T16:32:41.313017+00:00">
                  <w:rPr>
                    <w:bCs w:val="0"/>
                    <w:sz w:val="21"/>
                    <w:szCs w:val="21"/>
                  </w:rPr>
                </w:rPrChange>
              </w:rPr>
              <w:pPrChange w:id="620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02" w:author="Codex" w:date="2026-10-05T16:32:41.313017+00:00">
                  <w:rPr>
                    <w:bCs w:val="0"/>
                    <w:sz w:val="21"/>
                    <w:szCs w:val="21"/>
                  </w:rPr>
                </w:rPrChange>
              </w:rPr>
              <w:t>0.043</w:t>
            </w:r>
            <w:r>
              <w:rPr>
                <w:rFonts w:ascii="Times New Roman" w:hAnsi="Times New Roman" w:cs="Times New Roman" w:eastAsia="SimSun"/>
                <w:b w:val="0"/>
                <w:bCs w:val="0"/>
                <w:sz w:val="21"/>
                <w:szCs w:val="21"/>
                <w:rPrChange w:id="6203"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204" w:author="Codex" w:date="2026-10-05T16:32:41.313017+00:00">
              <w:tcPr>
                <w:tcW w:w="0" w:type="auto"/>
                <w:tcBorders>
                  <w:top w:val="nil"/>
                  <w:left w:val="nil"/>
                  <w:bottom w:val="nil"/>
                  <w:right w:val="nil"/>
                </w:tcBorders>
                <w:tcMar>
                  <w:left w:w="102" w:type="dxa"/>
                  <w:right w:w="102" w:type="dxa"/>
                </w:tcMar>
              </w:tcPr>
            </w:tcPrChange>
          </w:tcPr>
          <w:p w14:paraId="321BFD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4" w:author="Codex" w:date="2026-10-05T16:32:41.313017+00:00">
                  <w:rPr>
                    <w:bCs w:val="0"/>
                    <w:sz w:val="21"/>
                    <w:szCs w:val="21"/>
                  </w:rPr>
                </w:rPrChange>
              </w:rPr>
              <w:pPrChange w:id="62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06" w:author="Codex" w:date="2026-10-05T16:32:41.313017+00:00">
                  <w:rPr>
                    <w:bCs w:val="0"/>
                    <w:sz w:val="21"/>
                    <w:szCs w:val="21"/>
                  </w:rPr>
                </w:rPrChange>
              </w:rPr>
              <w:t>982</w:t>
            </w:r>
          </w:p>
        </w:tc>
      </w:tr>
      <w:tr w:rsidR="007622EE" w14:paraId="5936405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07" w:author="Codex" w:date="2026-10-05T16:32:41.313017+00:00">
              <w:tcPr>
                <w:tcW w:w="0" w:type="auto"/>
                <w:tcBorders>
                  <w:top w:val="nil"/>
                  <w:left w:val="nil"/>
                  <w:bottom w:val="nil"/>
                  <w:right w:val="nil"/>
                </w:tcBorders>
                <w:tcMar>
                  <w:left w:w="102" w:type="dxa"/>
                  <w:right w:w="102" w:type="dxa"/>
                </w:tcMar>
              </w:tcPr>
            </w:tcPrChange>
          </w:tcPr>
          <w:p w14:paraId="646EB8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5" w:author="Codex" w:date="2026-10-05T16:32:41.313017+00:00">
                  <w:rPr>
                    <w:bCs w:val="0"/>
                    <w:sz w:val="21"/>
                    <w:szCs w:val="21"/>
                  </w:rPr>
                </w:rPrChange>
              </w:rPr>
              <w:pPrChange w:id="62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09"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210" w:author="Codex" w:date="2026-10-05T16:32:41.313017+00:00">
              <w:tcPr>
                <w:tcW w:w="0" w:type="auto"/>
                <w:tcBorders>
                  <w:top w:val="nil"/>
                  <w:left w:val="nil"/>
                  <w:bottom w:val="nil"/>
                  <w:right w:val="nil"/>
                </w:tcBorders>
                <w:tcMar>
                  <w:left w:w="102" w:type="dxa"/>
                  <w:right w:w="102" w:type="dxa"/>
                </w:tcMar>
              </w:tcPr>
            </w:tcPrChange>
          </w:tcPr>
          <w:p w14:paraId="06AD28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6" w:author="Codex" w:date="2026-10-05T16:32:41.313017+00:00">
                  <w:rPr>
                    <w:bCs w:val="0"/>
                    <w:sz w:val="21"/>
                    <w:szCs w:val="21"/>
                  </w:rPr>
                </w:rPrChange>
              </w:rPr>
              <w:pPrChange w:id="621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12"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213" w:author="Codex" w:date="2026-10-05T16:32:41.313017+00:00">
              <w:tcPr>
                <w:tcW w:w="0" w:type="auto"/>
                <w:tcBorders>
                  <w:top w:val="nil"/>
                  <w:left w:val="nil"/>
                  <w:bottom w:val="nil"/>
                  <w:right w:val="nil"/>
                </w:tcBorders>
                <w:tcMar>
                  <w:left w:w="102" w:type="dxa"/>
                  <w:right w:w="102" w:type="dxa"/>
                </w:tcMar>
              </w:tcPr>
            </w:tcPrChange>
          </w:tcPr>
          <w:p w14:paraId="3BF357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7" w:author="Codex" w:date="2026-10-05T16:32:41.313017+00:00">
                  <w:rPr>
                    <w:bCs w:val="0"/>
                    <w:sz w:val="21"/>
                    <w:szCs w:val="21"/>
                  </w:rPr>
                </w:rPrChange>
              </w:rPr>
              <w:pPrChange w:id="62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15" w:author="Codex" w:date="2026-10-05T16:32:41.313017+00:00">
                  <w:rPr>
                    <w:bCs w:val="0"/>
                    <w:sz w:val="21"/>
                    <w:szCs w:val="21"/>
                  </w:rPr>
                </w:rPrChange>
              </w:rPr>
              <w:t>2662</w:t>
            </w:r>
          </w:p>
        </w:tc>
        <w:tc>
          <w:tcPr>
            <w:tcW w:w="0" w:type="auto"/>
            <w:tcBorders>
              <w:top w:val="nil"/>
              <w:left w:val="nil"/>
              <w:bottom w:val="nil"/>
              <w:right w:val="nil"/>
              <w:insideH w:val="nil"/>
              <w:insideV w:val="nil"/>
            </w:tcBorders>
            <w:tcMar>
              <w:left w:w="102" w:type="dxa"/>
              <w:right w:w="102" w:type="dxa"/>
            </w:tcMar>
            <w:tcPrChange w:id="6216" w:author="Codex" w:date="2026-10-05T16:32:41.313017+00:00">
              <w:tcPr>
                <w:tcW w:w="0" w:type="auto"/>
                <w:tcBorders>
                  <w:top w:val="nil"/>
                  <w:left w:val="nil"/>
                  <w:bottom w:val="nil"/>
                  <w:right w:val="nil"/>
                </w:tcBorders>
                <w:tcMar>
                  <w:left w:w="102" w:type="dxa"/>
                  <w:right w:w="102" w:type="dxa"/>
                </w:tcMar>
              </w:tcPr>
            </w:tcPrChange>
          </w:tcPr>
          <w:p w14:paraId="017094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8" w:author="Codex" w:date="2026-10-05T16:32:41.313017+00:00">
                  <w:rPr>
                    <w:bCs w:val="0"/>
                    <w:sz w:val="21"/>
                    <w:szCs w:val="21"/>
                  </w:rPr>
                </w:rPrChange>
              </w:rPr>
              <w:pPrChange w:id="621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18" w:author="Codex" w:date="2026-10-05T16:32:41.313017+00:00">
                  <w:rPr>
                    <w:bCs w:val="0"/>
                    <w:sz w:val="21"/>
                    <w:szCs w:val="21"/>
                  </w:rPr>
                </w:rPrChange>
              </w:rPr>
              <w:t>1212</w:t>
            </w:r>
          </w:p>
        </w:tc>
        <w:tc>
          <w:tcPr>
            <w:tcW w:w="0" w:type="auto"/>
            <w:tcBorders>
              <w:top w:val="nil"/>
              <w:left w:val="nil"/>
              <w:bottom w:val="nil"/>
              <w:right w:val="nil"/>
              <w:insideH w:val="nil"/>
              <w:insideV w:val="nil"/>
            </w:tcBorders>
            <w:tcMar>
              <w:left w:w="102" w:type="dxa"/>
              <w:right w:w="102" w:type="dxa"/>
            </w:tcMar>
            <w:tcPrChange w:id="6219" w:author="Codex" w:date="2026-10-05T16:32:41.313017+00:00">
              <w:tcPr>
                <w:tcW w:w="0" w:type="auto"/>
                <w:tcBorders>
                  <w:top w:val="nil"/>
                  <w:left w:val="nil"/>
                  <w:bottom w:val="nil"/>
                  <w:right w:val="nil"/>
                </w:tcBorders>
                <w:tcMar>
                  <w:left w:w="102" w:type="dxa"/>
                  <w:right w:w="102" w:type="dxa"/>
                </w:tcMar>
              </w:tcPr>
            </w:tcPrChange>
          </w:tcPr>
          <w:p w14:paraId="57096B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9" w:author="Codex" w:date="2026-10-05T16:32:41.313017+00:00">
                  <w:rPr>
                    <w:bCs w:val="0"/>
                    <w:sz w:val="21"/>
                    <w:szCs w:val="21"/>
                  </w:rPr>
                </w:rPrChange>
              </w:rPr>
              <w:pPrChange w:id="622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21" w:author="Codex" w:date="2026-10-05T16:32:41.313017+00:00">
                  <w:rPr>
                    <w:bCs w:val="0"/>
                    <w:sz w:val="21"/>
                    <w:szCs w:val="21"/>
                  </w:rPr>
                </w:rPrChange>
              </w:rPr>
              <w:t>0.9990</w:t>
            </w:r>
            <w:r>
              <w:rPr>
                <w:rFonts w:ascii="Times New Roman" w:hAnsi="Times New Roman" w:cs="Times New Roman" w:eastAsia="SimSun"/>
                <w:b w:val="0"/>
                <w:bCs w:val="0"/>
                <w:sz w:val="21"/>
                <w:szCs w:val="21"/>
                <w:rPrChange w:id="6222" w:author="Codex" w:date="2026-10-05T16:32:41.313017+00:00">
                  <w:rPr>
                    <w:bCs w:val="0"/>
                    <w:sz w:val="21"/>
                    <w:szCs w:val="21"/>
                  </w:rPr>
                </w:rPrChange>
              </w:rPr>
              <w:t>（</w:t>
            </w:r>
            <w:r>
              <w:rPr>
                <w:rFonts w:ascii="Times New Roman" w:hAnsi="Times New Roman" w:cs="Times New Roman" w:eastAsia="SimSun"/>
                <w:b w:val="0"/>
                <w:bCs w:val="0"/>
                <w:sz w:val="21"/>
                <w:szCs w:val="21"/>
                <w:rPrChange w:id="6223" w:author="Codex" w:date="2026-10-05T16:32:41.313017+00:00">
                  <w:rPr>
                    <w:bCs w:val="0"/>
                    <w:sz w:val="21"/>
                    <w:szCs w:val="21"/>
                  </w:rPr>
                </w:rPrChange>
              </w:rPr>
              <w:t>0.9801</w:t>
            </w:r>
            <w:r>
              <w:rPr>
                <w:rFonts w:ascii="Times New Roman" w:hAnsi="Times New Roman" w:cs="Times New Roman" w:eastAsia="SimSun"/>
                <w:b w:val="0"/>
                <w:bCs w:val="0"/>
                <w:sz w:val="21"/>
                <w:szCs w:val="21"/>
                <w:rPrChange w:id="6224" w:author="Codex" w:date="2026-10-05T16:32:41.313017+00:00">
                  <w:rPr>
                    <w:bCs w:val="0"/>
                    <w:sz w:val="21"/>
                    <w:szCs w:val="21"/>
                  </w:rPr>
                </w:rPrChange>
              </w:rPr>
              <w:t>，</w:t>
            </w:r>
            <w:r>
              <w:rPr>
                <w:rFonts w:ascii="Times New Roman" w:hAnsi="Times New Roman" w:cs="Times New Roman" w:eastAsia="SimSun"/>
                <w:b w:val="0"/>
                <w:bCs w:val="0"/>
                <w:sz w:val="21"/>
                <w:szCs w:val="21"/>
                <w:rPrChange w:id="6225" w:author="Codex" w:date="2026-10-05T16:32:41.313017+00:00">
                  <w:rPr>
                    <w:bCs w:val="0"/>
                    <w:sz w:val="21"/>
                    <w:szCs w:val="21"/>
                  </w:rPr>
                </w:rPrChange>
              </w:rPr>
              <w:t>1.0169</w:t>
            </w:r>
            <w:r>
              <w:rPr>
                <w:rFonts w:ascii="Times New Roman" w:hAnsi="Times New Roman" w:cs="Times New Roman" w:eastAsia="SimSun"/>
                <w:b w:val="0"/>
                <w:bCs w:val="0"/>
                <w:sz w:val="21"/>
                <w:szCs w:val="21"/>
                <w:rPrChange w:id="62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27" w:author="Codex" w:date="2026-10-05T16:32:41.313017+00:00">
              <w:tcPr>
                <w:tcW w:w="0" w:type="auto"/>
                <w:tcBorders>
                  <w:top w:val="nil"/>
                  <w:left w:val="nil"/>
                  <w:bottom w:val="nil"/>
                  <w:right w:val="nil"/>
                </w:tcBorders>
                <w:tcMar>
                  <w:left w:w="102" w:type="dxa"/>
                  <w:right w:w="102" w:type="dxa"/>
                </w:tcMar>
              </w:tcPr>
            </w:tcPrChange>
          </w:tcPr>
          <w:p w14:paraId="1F68C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0" w:author="Codex" w:date="2026-10-05T16:32:41.313017+00:00">
                  <w:rPr>
                    <w:bCs w:val="0"/>
                    <w:sz w:val="21"/>
                    <w:szCs w:val="21"/>
                  </w:rPr>
                </w:rPrChange>
              </w:rPr>
              <w:pPrChange w:id="622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29" w:author="Codex" w:date="2026-10-05T16:32:41.313017+00:00">
                  <w:rPr>
                    <w:bCs w:val="0"/>
                    <w:sz w:val="21"/>
                    <w:szCs w:val="21"/>
                  </w:rPr>
                </w:rPrChange>
              </w:rPr>
              <w:t>0.368</w:t>
            </w:r>
            <w:r>
              <w:rPr>
                <w:rFonts w:ascii="Times New Roman" w:hAnsi="Times New Roman" w:cs="Times New Roman" w:eastAsia="SimSun"/>
                <w:b w:val="0"/>
                <w:bCs w:val="0"/>
                <w:sz w:val="21"/>
                <w:szCs w:val="21"/>
                <w:rPrChange w:id="6230" w:author="Codex" w:date="2026-10-05T16:32:41.313017+00:00">
                  <w:rPr>
                    <w:bCs w:val="0"/>
                    <w:sz w:val="21"/>
                    <w:szCs w:val="21"/>
                  </w:rPr>
                </w:rPrChange>
              </w:rPr>
              <w:t>（</w:t>
            </w:r>
            <w:r>
              <w:rPr>
                <w:rFonts w:ascii="Times New Roman" w:hAnsi="Times New Roman" w:cs="Times New Roman" w:eastAsia="SimSun"/>
                <w:b w:val="0"/>
                <w:bCs w:val="0"/>
                <w:sz w:val="21"/>
                <w:szCs w:val="21"/>
                <w:rPrChange w:id="6231" w:author="Codex" w:date="2026-10-05T16:32:41.313017+00:00">
                  <w:rPr>
                    <w:bCs w:val="0"/>
                    <w:sz w:val="21"/>
                    <w:szCs w:val="21"/>
                  </w:rPr>
                </w:rPrChange>
              </w:rPr>
              <w:t>-0.055</w:t>
            </w:r>
            <w:r>
              <w:rPr>
                <w:rFonts w:ascii="Times New Roman" w:hAnsi="Times New Roman" w:cs="Times New Roman" w:eastAsia="SimSun"/>
                <w:b w:val="0"/>
                <w:bCs w:val="0"/>
                <w:sz w:val="21"/>
                <w:szCs w:val="21"/>
                <w:rPrChange w:id="6232" w:author="Codex" w:date="2026-10-05T16:32:41.313017+00:00">
                  <w:rPr>
                    <w:bCs w:val="0"/>
                    <w:sz w:val="21"/>
                    <w:szCs w:val="21"/>
                  </w:rPr>
                </w:rPrChange>
              </w:rPr>
              <w:t>，</w:t>
            </w:r>
            <w:r>
              <w:rPr>
                <w:rFonts w:ascii="Times New Roman" w:hAnsi="Times New Roman" w:cs="Times New Roman" w:eastAsia="SimSun"/>
                <w:b w:val="0"/>
                <w:bCs w:val="0"/>
                <w:sz w:val="21"/>
                <w:szCs w:val="21"/>
                <w:rPrChange w:id="6233" w:author="Codex" w:date="2026-10-05T16:32:41.313017+00:00">
                  <w:rPr>
                    <w:bCs w:val="0"/>
                    <w:sz w:val="21"/>
                    <w:szCs w:val="21"/>
                  </w:rPr>
                </w:rPrChange>
              </w:rPr>
              <w:t>0.848</w:t>
            </w:r>
            <w:r>
              <w:rPr>
                <w:rFonts w:ascii="Times New Roman" w:hAnsi="Times New Roman" w:cs="Times New Roman" w:eastAsia="SimSun"/>
                <w:b w:val="0"/>
                <w:bCs w:val="0"/>
                <w:sz w:val="21"/>
                <w:szCs w:val="21"/>
                <w:rPrChange w:id="62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35" w:author="Codex" w:date="2026-10-05T16:32:41.313017+00:00">
              <w:tcPr>
                <w:tcW w:w="0" w:type="auto"/>
                <w:tcBorders>
                  <w:top w:val="nil"/>
                  <w:left w:val="nil"/>
                  <w:bottom w:val="nil"/>
                  <w:right w:val="nil"/>
                </w:tcBorders>
                <w:tcMar>
                  <w:left w:w="102" w:type="dxa"/>
                  <w:right w:w="102" w:type="dxa"/>
                </w:tcMar>
              </w:tcPr>
            </w:tcPrChange>
          </w:tcPr>
          <w:p w14:paraId="11DCA8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1" w:author="Codex" w:date="2026-10-05T16:32:41.313017+00:00">
                  <w:rPr>
                    <w:bCs w:val="0"/>
                    <w:sz w:val="21"/>
                    <w:szCs w:val="21"/>
                  </w:rPr>
                </w:rPrChange>
              </w:rPr>
              <w:pPrChange w:id="62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37" w:author="Codex" w:date="2026-10-05T16:32:41.313017+00:00">
                  <w:rPr>
                    <w:bCs w:val="0"/>
                    <w:sz w:val="21"/>
                    <w:szCs w:val="21"/>
                  </w:rPr>
                </w:rPrChange>
              </w:rPr>
              <w:t>1000</w:t>
            </w:r>
          </w:p>
        </w:tc>
      </w:tr>
      <w:tr w:rsidR="007622EE" w14:paraId="72C22F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38" w:author="Codex" w:date="2026-10-05T16:32:41.313017+00:00">
              <w:tcPr>
                <w:tcW w:w="0" w:type="auto"/>
                <w:tcBorders>
                  <w:top w:val="nil"/>
                  <w:left w:val="nil"/>
                  <w:bottom w:val="nil"/>
                  <w:right w:val="nil"/>
                </w:tcBorders>
                <w:tcMar>
                  <w:left w:w="102" w:type="dxa"/>
                  <w:right w:w="102" w:type="dxa"/>
                </w:tcMar>
              </w:tcPr>
            </w:tcPrChange>
          </w:tcPr>
          <w:p w14:paraId="114FA5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2" w:author="Codex" w:date="2026-10-05T16:32:41.313017+00:00">
                  <w:rPr>
                    <w:bCs w:val="0"/>
                    <w:sz w:val="21"/>
                    <w:szCs w:val="21"/>
                  </w:rPr>
                </w:rPrChange>
              </w:rPr>
              <w:pPrChange w:id="62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0"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241" w:author="Codex" w:date="2026-10-05T16:32:41.313017+00:00">
              <w:tcPr>
                <w:tcW w:w="0" w:type="auto"/>
                <w:tcBorders>
                  <w:top w:val="nil"/>
                  <w:left w:val="nil"/>
                  <w:bottom w:val="nil"/>
                  <w:right w:val="nil"/>
                </w:tcBorders>
                <w:tcMar>
                  <w:left w:w="102" w:type="dxa"/>
                  <w:right w:w="102" w:type="dxa"/>
                </w:tcMar>
              </w:tcPr>
            </w:tcPrChange>
          </w:tcPr>
          <w:p w14:paraId="379E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63" w:author="Codex" w:date="2026-10-05T16:32:41.313017+00:00">
                  <w:rPr>
                    <w:bCs w:val="0"/>
                    <w:sz w:val="21"/>
                    <w:szCs w:val="21"/>
                  </w:rPr>
                </w:rPrChange>
              </w:rPr>
              <w:pPrChange w:id="624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43"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244" w:author="Codex" w:date="2026-10-05T16:32:41.313017+00:00">
              <w:tcPr>
                <w:tcW w:w="0" w:type="auto"/>
                <w:tcBorders>
                  <w:top w:val="nil"/>
                  <w:left w:val="nil"/>
                  <w:bottom w:val="nil"/>
                  <w:right w:val="nil"/>
                </w:tcBorders>
                <w:tcMar>
                  <w:left w:w="102" w:type="dxa"/>
                  <w:right w:w="102" w:type="dxa"/>
                </w:tcMar>
              </w:tcPr>
            </w:tcPrChange>
          </w:tcPr>
          <w:p w14:paraId="695518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4" w:author="Codex" w:date="2026-10-05T16:32:41.313017+00:00">
                  <w:rPr>
                    <w:bCs w:val="0"/>
                    <w:sz w:val="21"/>
                    <w:szCs w:val="21"/>
                  </w:rPr>
                </w:rPrChange>
              </w:rPr>
              <w:pPrChange w:id="62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6" w:author="Codex" w:date="2026-10-05T16:32:41.313017+00:00">
                  <w:rPr>
                    <w:bCs w:val="0"/>
                    <w:sz w:val="21"/>
                    <w:szCs w:val="21"/>
                  </w:rPr>
                </w:rPrChange>
              </w:rPr>
              <w:t>5561</w:t>
            </w:r>
          </w:p>
        </w:tc>
        <w:tc>
          <w:tcPr>
            <w:tcW w:w="0" w:type="auto"/>
            <w:tcBorders>
              <w:top w:val="nil"/>
              <w:left w:val="nil"/>
              <w:bottom w:val="nil"/>
              <w:right w:val="nil"/>
              <w:insideH w:val="nil"/>
              <w:insideV w:val="nil"/>
            </w:tcBorders>
            <w:tcMar>
              <w:left w:w="102" w:type="dxa"/>
              <w:right w:w="102" w:type="dxa"/>
            </w:tcMar>
            <w:tcPrChange w:id="6247" w:author="Codex" w:date="2026-10-05T16:32:41.313017+00:00">
              <w:tcPr>
                <w:tcW w:w="0" w:type="auto"/>
                <w:tcBorders>
                  <w:top w:val="nil"/>
                  <w:left w:val="nil"/>
                  <w:bottom w:val="nil"/>
                  <w:right w:val="nil"/>
                </w:tcBorders>
                <w:tcMar>
                  <w:left w:w="102" w:type="dxa"/>
                  <w:right w:w="102" w:type="dxa"/>
                </w:tcMar>
              </w:tcPr>
            </w:tcPrChange>
          </w:tcPr>
          <w:p w14:paraId="00A9BE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5" w:author="Codex" w:date="2026-10-05T16:32:41.313017+00:00">
                  <w:rPr>
                    <w:bCs w:val="0"/>
                    <w:sz w:val="21"/>
                    <w:szCs w:val="21"/>
                  </w:rPr>
                </w:rPrChange>
              </w:rPr>
              <w:pPrChange w:id="62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9" w:author="Codex" w:date="2026-10-05T16:32:41.313017+00:00">
                  <w:rPr>
                    <w:bCs w:val="0"/>
                    <w:sz w:val="21"/>
                    <w:szCs w:val="21"/>
                  </w:rPr>
                </w:rPrChange>
              </w:rPr>
              <w:t>2258</w:t>
            </w:r>
          </w:p>
        </w:tc>
        <w:tc>
          <w:tcPr>
            <w:tcW w:w="0" w:type="auto"/>
            <w:tcBorders>
              <w:top w:val="nil"/>
              <w:left w:val="nil"/>
              <w:bottom w:val="nil"/>
              <w:right w:val="nil"/>
              <w:insideH w:val="nil"/>
              <w:insideV w:val="nil"/>
            </w:tcBorders>
            <w:tcMar>
              <w:left w:w="102" w:type="dxa"/>
              <w:right w:w="102" w:type="dxa"/>
            </w:tcMar>
            <w:tcPrChange w:id="6250" w:author="Codex" w:date="2026-10-05T16:32:41.313017+00:00">
              <w:tcPr>
                <w:tcW w:w="0" w:type="auto"/>
                <w:tcBorders>
                  <w:top w:val="nil"/>
                  <w:left w:val="nil"/>
                  <w:bottom w:val="nil"/>
                  <w:right w:val="nil"/>
                </w:tcBorders>
                <w:tcMar>
                  <w:left w:w="102" w:type="dxa"/>
                  <w:right w:w="102" w:type="dxa"/>
                </w:tcMar>
              </w:tcPr>
            </w:tcPrChange>
          </w:tcPr>
          <w:p w14:paraId="0AECA19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6" w:author="Codex" w:date="2026-10-05T16:32:41.313017+00:00">
                  <w:rPr>
                    <w:bCs w:val="0"/>
                    <w:sz w:val="21"/>
                    <w:szCs w:val="21"/>
                  </w:rPr>
                </w:rPrChange>
              </w:rPr>
              <w:pPrChange w:id="62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52" w:author="Codex" w:date="2026-10-05T16:32:41.313017+00:00">
                  <w:rPr>
                    <w:bCs w:val="0"/>
                    <w:sz w:val="21"/>
                    <w:szCs w:val="21"/>
                  </w:rPr>
                </w:rPrChange>
              </w:rPr>
              <w:t>1.0026</w:t>
            </w:r>
            <w:r>
              <w:rPr>
                <w:rFonts w:ascii="Times New Roman" w:hAnsi="Times New Roman" w:cs="Times New Roman" w:eastAsia="SimSun"/>
                <w:b w:val="0"/>
                <w:bCs w:val="0"/>
                <w:sz w:val="21"/>
                <w:szCs w:val="21"/>
                <w:rPrChange w:id="6253" w:author="Codex" w:date="2026-10-05T16:32:41.313017+00:00">
                  <w:rPr>
                    <w:bCs w:val="0"/>
                    <w:sz w:val="21"/>
                    <w:szCs w:val="21"/>
                  </w:rPr>
                </w:rPrChange>
              </w:rPr>
              <w:t>（</w:t>
            </w:r>
            <w:r>
              <w:rPr>
                <w:rFonts w:ascii="Times New Roman" w:hAnsi="Times New Roman" w:cs="Times New Roman" w:eastAsia="SimSun"/>
                <w:b w:val="0"/>
                <w:bCs w:val="0"/>
                <w:sz w:val="21"/>
                <w:szCs w:val="21"/>
                <w:rPrChange w:id="6254" w:author="Codex" w:date="2026-10-05T16:32:41.313017+00:00">
                  <w:rPr>
                    <w:bCs w:val="0"/>
                    <w:sz w:val="21"/>
                    <w:szCs w:val="21"/>
                  </w:rPr>
                </w:rPrChange>
              </w:rPr>
              <w:t>0.9959</w:t>
            </w:r>
            <w:r>
              <w:rPr>
                <w:rFonts w:ascii="Times New Roman" w:hAnsi="Times New Roman" w:cs="Times New Roman" w:eastAsia="SimSun"/>
                <w:b w:val="0"/>
                <w:bCs w:val="0"/>
                <w:sz w:val="21"/>
                <w:szCs w:val="21"/>
                <w:rPrChange w:id="6255" w:author="Codex" w:date="2026-10-05T16:32:41.313017+00:00">
                  <w:rPr>
                    <w:bCs w:val="0"/>
                    <w:sz w:val="21"/>
                    <w:szCs w:val="21"/>
                  </w:rPr>
                </w:rPrChange>
              </w:rPr>
              <w:t>，</w:t>
            </w:r>
            <w:r>
              <w:rPr>
                <w:rFonts w:ascii="Times New Roman" w:hAnsi="Times New Roman" w:cs="Times New Roman" w:eastAsia="SimSun"/>
                <w:b w:val="0"/>
                <w:bCs w:val="0"/>
                <w:sz w:val="21"/>
                <w:szCs w:val="21"/>
                <w:rPrChange w:id="6256" w:author="Codex" w:date="2026-10-05T16:32:41.313017+00:00">
                  <w:rPr>
                    <w:bCs w:val="0"/>
                    <w:sz w:val="21"/>
                    <w:szCs w:val="21"/>
                  </w:rPr>
                </w:rPrChange>
              </w:rPr>
              <w:t>1.0095</w:t>
            </w:r>
            <w:r>
              <w:rPr>
                <w:rFonts w:ascii="Times New Roman" w:hAnsi="Times New Roman" w:cs="Times New Roman" w:eastAsia="SimSun"/>
                <w:b w:val="0"/>
                <w:bCs w:val="0"/>
                <w:sz w:val="21"/>
                <w:szCs w:val="21"/>
                <w:rPrChange w:id="625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58" w:author="Codex" w:date="2026-10-05T16:32:41.313017+00:00">
              <w:tcPr>
                <w:tcW w:w="0" w:type="auto"/>
                <w:tcBorders>
                  <w:top w:val="nil"/>
                  <w:left w:val="nil"/>
                  <w:bottom w:val="nil"/>
                  <w:right w:val="nil"/>
                </w:tcBorders>
                <w:tcMar>
                  <w:left w:w="102" w:type="dxa"/>
                  <w:right w:w="102" w:type="dxa"/>
                </w:tcMar>
              </w:tcPr>
            </w:tcPrChange>
          </w:tcPr>
          <w:p w14:paraId="32FEC4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7" w:author="Codex" w:date="2026-10-05T16:32:41.313017+00:00">
                  <w:rPr>
                    <w:bCs w:val="0"/>
                    <w:sz w:val="21"/>
                    <w:szCs w:val="21"/>
                  </w:rPr>
                </w:rPrChange>
              </w:rPr>
              <w:pPrChange w:id="62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60" w:author="Codex" w:date="2026-10-05T16:32:41.313017+00:00">
                  <w:rPr>
                    <w:bCs w:val="0"/>
                    <w:sz w:val="21"/>
                    <w:szCs w:val="21"/>
                  </w:rPr>
                </w:rPrChange>
              </w:rPr>
              <w:t>-0.353</w:t>
            </w:r>
            <w:r>
              <w:rPr>
                <w:rFonts w:ascii="Times New Roman" w:hAnsi="Times New Roman" w:cs="Times New Roman" w:eastAsia="SimSun"/>
                <w:b w:val="0"/>
                <w:bCs w:val="0"/>
                <w:sz w:val="21"/>
                <w:szCs w:val="21"/>
                <w:rPrChange w:id="6261" w:author="Codex" w:date="2026-10-05T16:32:41.313017+00:00">
                  <w:rPr>
                    <w:bCs w:val="0"/>
                    <w:sz w:val="21"/>
                    <w:szCs w:val="21"/>
                  </w:rPr>
                </w:rPrChange>
              </w:rPr>
              <w:t>（</w:t>
            </w:r>
            <w:r>
              <w:rPr>
                <w:rFonts w:ascii="Times New Roman" w:hAnsi="Times New Roman" w:cs="Times New Roman" w:eastAsia="SimSun"/>
                <w:b w:val="0"/>
                <w:bCs w:val="0"/>
                <w:sz w:val="21"/>
                <w:szCs w:val="21"/>
                <w:rPrChange w:id="6262" w:author="Codex" w:date="2026-10-05T16:32:41.313017+00:00">
                  <w:rPr>
                    <w:bCs w:val="0"/>
                    <w:sz w:val="21"/>
                    <w:szCs w:val="21"/>
                  </w:rPr>
                </w:rPrChange>
              </w:rPr>
              <w:t>-0.763</w:t>
            </w:r>
            <w:r>
              <w:rPr>
                <w:rFonts w:ascii="Times New Roman" w:hAnsi="Times New Roman" w:cs="Times New Roman" w:eastAsia="SimSun"/>
                <w:b w:val="0"/>
                <w:bCs w:val="0"/>
                <w:sz w:val="21"/>
                <w:szCs w:val="21"/>
                <w:rPrChange w:id="6263" w:author="Codex" w:date="2026-10-05T16:32:41.313017+00:00">
                  <w:rPr>
                    <w:bCs w:val="0"/>
                    <w:sz w:val="21"/>
                    <w:szCs w:val="21"/>
                  </w:rPr>
                </w:rPrChange>
              </w:rPr>
              <w:t>，</w:t>
            </w:r>
            <w:r>
              <w:rPr>
                <w:rFonts w:ascii="Times New Roman" w:hAnsi="Times New Roman" w:cs="Times New Roman" w:eastAsia="SimSun"/>
                <w:b w:val="0"/>
                <w:bCs w:val="0"/>
                <w:sz w:val="21"/>
                <w:szCs w:val="21"/>
                <w:rPrChange w:id="6264" w:author="Codex" w:date="2026-10-05T16:32:41.313017+00:00">
                  <w:rPr>
                    <w:bCs w:val="0"/>
                    <w:sz w:val="21"/>
                    <w:szCs w:val="21"/>
                  </w:rPr>
                </w:rPrChange>
              </w:rPr>
              <w:t>0.235</w:t>
            </w:r>
            <w:r>
              <w:rPr>
                <w:rFonts w:ascii="Times New Roman" w:hAnsi="Times New Roman" w:cs="Times New Roman" w:eastAsia="SimSun"/>
                <w:b w:val="0"/>
                <w:bCs w:val="0"/>
                <w:sz w:val="21"/>
                <w:szCs w:val="21"/>
                <w:rPrChange w:id="626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66" w:author="Codex" w:date="2026-10-05T16:32:41.313017+00:00">
              <w:tcPr>
                <w:tcW w:w="0" w:type="auto"/>
                <w:tcBorders>
                  <w:top w:val="nil"/>
                  <w:left w:val="nil"/>
                  <w:bottom w:val="nil"/>
                  <w:right w:val="nil"/>
                </w:tcBorders>
                <w:tcMar>
                  <w:left w:w="102" w:type="dxa"/>
                  <w:right w:w="102" w:type="dxa"/>
                </w:tcMar>
              </w:tcPr>
            </w:tcPrChange>
          </w:tcPr>
          <w:p w14:paraId="72C7B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8" w:author="Codex" w:date="2026-10-05T16:32:41.313017+00:00">
                  <w:rPr>
                    <w:bCs w:val="0"/>
                    <w:sz w:val="21"/>
                    <w:szCs w:val="21"/>
                  </w:rPr>
                </w:rPrChange>
              </w:rPr>
              <w:pPrChange w:id="62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68" w:author="Codex" w:date="2026-10-05T16:32:41.313017+00:00">
                  <w:rPr>
                    <w:bCs w:val="0"/>
                    <w:sz w:val="21"/>
                    <w:szCs w:val="21"/>
                  </w:rPr>
                </w:rPrChange>
              </w:rPr>
              <w:t>1000</w:t>
            </w:r>
          </w:p>
        </w:tc>
      </w:tr>
      <w:tr w:rsidR="007622EE" w14:paraId="052B6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69" w:author="Codex" w:date="2026-10-05T16:32:41.313017+00:00">
              <w:tcPr>
                <w:tcW w:w="0" w:type="auto"/>
                <w:tcBorders>
                  <w:top w:val="nil"/>
                  <w:left w:val="nil"/>
                  <w:bottom w:val="nil"/>
                  <w:right w:val="nil"/>
                </w:tcBorders>
                <w:tcMar>
                  <w:left w:w="102" w:type="dxa"/>
                  <w:right w:w="102" w:type="dxa"/>
                </w:tcMar>
              </w:tcPr>
            </w:tcPrChange>
          </w:tcPr>
          <w:p w14:paraId="1EB671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9" w:author="Codex" w:date="2026-10-05T16:32:41.313017+00:00">
                  <w:rPr>
                    <w:bCs w:val="0"/>
                    <w:sz w:val="21"/>
                    <w:szCs w:val="21"/>
                  </w:rPr>
                </w:rPrChange>
              </w:rPr>
              <w:pPrChange w:id="62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71"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272" w:author="Codex" w:date="2026-10-05T16:32:41.313017+00:00">
              <w:tcPr>
                <w:tcW w:w="0" w:type="auto"/>
                <w:tcBorders>
                  <w:top w:val="nil"/>
                  <w:left w:val="nil"/>
                  <w:bottom w:val="nil"/>
                  <w:right w:val="nil"/>
                </w:tcBorders>
                <w:tcMar>
                  <w:left w:w="102" w:type="dxa"/>
                  <w:right w:w="102" w:type="dxa"/>
                </w:tcMar>
              </w:tcPr>
            </w:tcPrChange>
          </w:tcPr>
          <w:p w14:paraId="58213E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70" w:author="Codex" w:date="2026-10-05T16:32:41.313017+00:00">
                  <w:rPr>
                    <w:bCs w:val="0"/>
                    <w:sz w:val="21"/>
                    <w:szCs w:val="21"/>
                  </w:rPr>
                </w:rPrChange>
              </w:rPr>
              <w:pPrChange w:id="627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74"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275" w:author="Codex" w:date="2026-10-05T16:32:41.313017+00:00">
              <w:tcPr>
                <w:tcW w:w="0" w:type="auto"/>
                <w:tcBorders>
                  <w:top w:val="nil"/>
                  <w:left w:val="nil"/>
                  <w:bottom w:val="nil"/>
                  <w:right w:val="nil"/>
                </w:tcBorders>
                <w:tcMar>
                  <w:left w:w="102" w:type="dxa"/>
                  <w:right w:w="102" w:type="dxa"/>
                </w:tcMar>
              </w:tcPr>
            </w:tcPrChange>
          </w:tcPr>
          <w:p w14:paraId="0E6CEB4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1" w:author="Codex" w:date="2026-10-05T16:32:41.313017+00:00">
                  <w:rPr>
                    <w:bCs w:val="0"/>
                    <w:sz w:val="21"/>
                    <w:szCs w:val="21"/>
                  </w:rPr>
                </w:rPrChange>
              </w:rPr>
              <w:pPrChange w:id="62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77" w:author="Codex" w:date="2026-10-05T16:32:41.313017+00:00">
                  <w:rPr>
                    <w:bCs w:val="0"/>
                    <w:sz w:val="21"/>
                    <w:szCs w:val="21"/>
                  </w:rPr>
                </w:rPrChange>
              </w:rPr>
              <w:t>4318</w:t>
            </w:r>
          </w:p>
        </w:tc>
        <w:tc>
          <w:tcPr>
            <w:tcW w:w="0" w:type="auto"/>
            <w:tcBorders>
              <w:top w:val="nil"/>
              <w:left w:val="nil"/>
              <w:bottom w:val="nil"/>
              <w:right w:val="nil"/>
              <w:insideH w:val="nil"/>
              <w:insideV w:val="nil"/>
            </w:tcBorders>
            <w:tcMar>
              <w:left w:w="102" w:type="dxa"/>
              <w:right w:w="102" w:type="dxa"/>
            </w:tcMar>
            <w:tcPrChange w:id="6278" w:author="Codex" w:date="2026-10-05T16:32:41.313017+00:00">
              <w:tcPr>
                <w:tcW w:w="0" w:type="auto"/>
                <w:tcBorders>
                  <w:top w:val="nil"/>
                  <w:left w:val="nil"/>
                  <w:bottom w:val="nil"/>
                  <w:right w:val="nil"/>
                </w:tcBorders>
                <w:tcMar>
                  <w:left w:w="102" w:type="dxa"/>
                  <w:right w:w="102" w:type="dxa"/>
                </w:tcMar>
              </w:tcPr>
            </w:tcPrChange>
          </w:tcPr>
          <w:p w14:paraId="0389CF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2" w:author="Codex" w:date="2026-10-05T16:32:41.313017+00:00">
                  <w:rPr>
                    <w:bCs w:val="0"/>
                    <w:sz w:val="21"/>
                    <w:szCs w:val="21"/>
                  </w:rPr>
                </w:rPrChange>
              </w:rPr>
              <w:pPrChange w:id="62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80" w:author="Codex" w:date="2026-10-05T16:32:41.313017+00:00">
                  <w:rPr>
                    <w:bCs w:val="0"/>
                    <w:sz w:val="21"/>
                    <w:szCs w:val="21"/>
                  </w:rPr>
                </w:rPrChange>
              </w:rPr>
              <w:t>1841</w:t>
            </w:r>
          </w:p>
        </w:tc>
        <w:tc>
          <w:tcPr>
            <w:tcW w:w="0" w:type="auto"/>
            <w:tcBorders>
              <w:top w:val="nil"/>
              <w:left w:val="nil"/>
              <w:bottom w:val="nil"/>
              <w:right w:val="nil"/>
              <w:insideH w:val="nil"/>
              <w:insideV w:val="nil"/>
            </w:tcBorders>
            <w:tcMar>
              <w:left w:w="102" w:type="dxa"/>
              <w:right w:w="102" w:type="dxa"/>
            </w:tcMar>
            <w:tcPrChange w:id="6281" w:author="Codex" w:date="2026-10-05T16:32:41.313017+00:00">
              <w:tcPr>
                <w:tcW w:w="0" w:type="auto"/>
                <w:tcBorders>
                  <w:top w:val="nil"/>
                  <w:left w:val="nil"/>
                  <w:bottom w:val="nil"/>
                  <w:right w:val="nil"/>
                </w:tcBorders>
                <w:tcMar>
                  <w:left w:w="102" w:type="dxa"/>
                  <w:right w:w="102" w:type="dxa"/>
                </w:tcMar>
              </w:tcPr>
            </w:tcPrChange>
          </w:tcPr>
          <w:p w14:paraId="58EF94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3" w:author="Codex" w:date="2026-10-05T16:32:41.313017+00:00">
                  <w:rPr>
                    <w:bCs w:val="0"/>
                    <w:sz w:val="21"/>
                    <w:szCs w:val="21"/>
                  </w:rPr>
                </w:rPrChange>
              </w:rPr>
              <w:pPrChange w:id="628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83" w:author="Codex" w:date="2026-10-05T16:32:41.313017+00:00">
                  <w:rPr>
                    <w:bCs w:val="0"/>
                    <w:sz w:val="21"/>
                    <w:szCs w:val="21"/>
                  </w:rPr>
                </w:rPrChange>
              </w:rPr>
              <w:t>0.9983</w:t>
            </w:r>
            <w:r>
              <w:rPr>
                <w:rFonts w:ascii="Times New Roman" w:hAnsi="Times New Roman" w:cs="Times New Roman" w:eastAsia="SimSun"/>
                <w:b w:val="0"/>
                <w:bCs w:val="0"/>
                <w:sz w:val="21"/>
                <w:szCs w:val="21"/>
                <w:rPrChange w:id="6284" w:author="Codex" w:date="2026-10-05T16:32:41.313017+00:00">
                  <w:rPr>
                    <w:bCs w:val="0"/>
                    <w:sz w:val="21"/>
                    <w:szCs w:val="21"/>
                  </w:rPr>
                </w:rPrChange>
              </w:rPr>
              <w:t>（</w:t>
            </w:r>
            <w:r>
              <w:rPr>
                <w:rFonts w:ascii="Times New Roman" w:hAnsi="Times New Roman" w:cs="Times New Roman" w:eastAsia="SimSun"/>
                <w:b w:val="0"/>
                <w:bCs w:val="0"/>
                <w:sz w:val="21"/>
                <w:szCs w:val="21"/>
                <w:rPrChange w:id="6285" w:author="Codex" w:date="2026-10-05T16:32:41.313017+00:00">
                  <w:rPr>
                    <w:bCs w:val="0"/>
                    <w:sz w:val="21"/>
                    <w:szCs w:val="21"/>
                  </w:rPr>
                </w:rPrChange>
              </w:rPr>
              <w:t>0.9895</w:t>
            </w:r>
            <w:r>
              <w:rPr>
                <w:rFonts w:ascii="Times New Roman" w:hAnsi="Times New Roman" w:cs="Times New Roman" w:eastAsia="SimSun"/>
                <w:b w:val="0"/>
                <w:bCs w:val="0"/>
                <w:sz w:val="21"/>
                <w:szCs w:val="21"/>
                <w:rPrChange w:id="6286" w:author="Codex" w:date="2026-10-05T16:32:41.313017+00:00">
                  <w:rPr>
                    <w:bCs w:val="0"/>
                    <w:sz w:val="21"/>
                    <w:szCs w:val="21"/>
                  </w:rPr>
                </w:rPrChange>
              </w:rPr>
              <w:t>，</w:t>
            </w:r>
            <w:r>
              <w:rPr>
                <w:rFonts w:ascii="Times New Roman" w:hAnsi="Times New Roman" w:cs="Times New Roman" w:eastAsia="SimSun"/>
                <w:b w:val="0"/>
                <w:bCs w:val="0"/>
                <w:sz w:val="21"/>
                <w:szCs w:val="21"/>
                <w:rPrChange w:id="6287" w:author="Codex" w:date="2026-10-05T16:32:41.313017+00:00">
                  <w:rPr>
                    <w:bCs w:val="0"/>
                    <w:sz w:val="21"/>
                    <w:szCs w:val="21"/>
                  </w:rPr>
                </w:rPrChange>
              </w:rPr>
              <w:t>1.0076</w:t>
            </w:r>
            <w:r>
              <w:rPr>
                <w:rFonts w:ascii="Times New Roman" w:hAnsi="Times New Roman" w:cs="Times New Roman" w:eastAsia="SimSun"/>
                <w:b w:val="0"/>
                <w:bCs w:val="0"/>
                <w:sz w:val="21"/>
                <w:szCs w:val="21"/>
                <w:rPrChange w:id="628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89" w:author="Codex" w:date="2026-10-05T16:32:41.313017+00:00">
              <w:tcPr>
                <w:tcW w:w="0" w:type="auto"/>
                <w:tcBorders>
                  <w:top w:val="nil"/>
                  <w:left w:val="nil"/>
                  <w:bottom w:val="nil"/>
                  <w:right w:val="nil"/>
                </w:tcBorders>
                <w:tcMar>
                  <w:left w:w="102" w:type="dxa"/>
                  <w:right w:w="102" w:type="dxa"/>
                </w:tcMar>
              </w:tcPr>
            </w:tcPrChange>
          </w:tcPr>
          <w:p w14:paraId="7A2C6E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4" w:author="Codex" w:date="2026-10-05T16:32:41.313017+00:00">
                  <w:rPr>
                    <w:bCs w:val="0"/>
                    <w:sz w:val="21"/>
                    <w:szCs w:val="21"/>
                  </w:rPr>
                </w:rPrChange>
              </w:rPr>
              <w:pPrChange w:id="62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91" w:author="Codex" w:date="2026-10-05T16:32:41.313017+00:00">
                  <w:rPr>
                    <w:bCs w:val="0"/>
                    <w:sz w:val="21"/>
                    <w:szCs w:val="21"/>
                  </w:rPr>
                </w:rPrChange>
              </w:rPr>
              <w:t>-0.359</w:t>
            </w:r>
            <w:r>
              <w:rPr>
                <w:rFonts w:ascii="Times New Roman" w:hAnsi="Times New Roman" w:cs="Times New Roman" w:eastAsia="SimSun"/>
                <w:b w:val="0"/>
                <w:bCs w:val="0"/>
                <w:sz w:val="21"/>
                <w:szCs w:val="21"/>
                <w:rPrChange w:id="6292" w:author="Codex" w:date="2026-10-05T16:32:41.313017+00:00">
                  <w:rPr>
                    <w:bCs w:val="0"/>
                    <w:sz w:val="21"/>
                    <w:szCs w:val="21"/>
                  </w:rPr>
                </w:rPrChange>
              </w:rPr>
              <w:t>（</w:t>
            </w:r>
            <w:r>
              <w:rPr>
                <w:rFonts w:ascii="Times New Roman" w:hAnsi="Times New Roman" w:cs="Times New Roman" w:eastAsia="SimSun"/>
                <w:b w:val="0"/>
                <w:bCs w:val="0"/>
                <w:sz w:val="21"/>
                <w:szCs w:val="21"/>
                <w:rPrChange w:id="6293" w:author="Codex" w:date="2026-10-05T16:32:41.313017+00:00">
                  <w:rPr>
                    <w:bCs w:val="0"/>
                    <w:sz w:val="21"/>
                    <w:szCs w:val="21"/>
                  </w:rPr>
                </w:rPrChange>
              </w:rPr>
              <w:t>-0.660</w:t>
            </w:r>
            <w:r>
              <w:rPr>
                <w:rFonts w:ascii="Times New Roman" w:hAnsi="Times New Roman" w:cs="Times New Roman" w:eastAsia="SimSun"/>
                <w:b w:val="0"/>
                <w:bCs w:val="0"/>
                <w:sz w:val="21"/>
                <w:szCs w:val="21"/>
                <w:rPrChange w:id="6294" w:author="Codex" w:date="2026-10-05T16:32:41.313017+00:00">
                  <w:rPr>
                    <w:bCs w:val="0"/>
                    <w:sz w:val="21"/>
                    <w:szCs w:val="21"/>
                  </w:rPr>
                </w:rPrChange>
              </w:rPr>
              <w:t>，</w:t>
            </w:r>
            <w:r>
              <w:rPr>
                <w:rFonts w:ascii="Times New Roman" w:hAnsi="Times New Roman" w:cs="Times New Roman" w:eastAsia="SimSun"/>
                <w:b w:val="0"/>
                <w:bCs w:val="0"/>
                <w:sz w:val="21"/>
                <w:szCs w:val="21"/>
                <w:rPrChange w:id="6295" w:author="Codex" w:date="2026-10-05T16:32:41.313017+00:00">
                  <w:rPr>
                    <w:bCs w:val="0"/>
                    <w:sz w:val="21"/>
                    <w:szCs w:val="21"/>
                  </w:rPr>
                </w:rPrChange>
              </w:rPr>
              <w:t>-0.010</w:t>
            </w:r>
            <w:r>
              <w:rPr>
                <w:rFonts w:ascii="Times New Roman" w:hAnsi="Times New Roman" w:cs="Times New Roman" w:eastAsia="SimSun"/>
                <w:b w:val="0"/>
                <w:bCs w:val="0"/>
                <w:sz w:val="21"/>
                <w:szCs w:val="21"/>
                <w:rPrChange w:id="629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97" w:author="Codex" w:date="2026-10-05T16:32:41.313017+00:00">
              <w:tcPr>
                <w:tcW w:w="0" w:type="auto"/>
                <w:tcBorders>
                  <w:top w:val="nil"/>
                  <w:left w:val="nil"/>
                  <w:bottom w:val="nil"/>
                  <w:right w:val="nil"/>
                </w:tcBorders>
                <w:tcMar>
                  <w:left w:w="102" w:type="dxa"/>
                  <w:right w:w="102" w:type="dxa"/>
                </w:tcMar>
              </w:tcPr>
            </w:tcPrChange>
          </w:tcPr>
          <w:p w14:paraId="159B62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5" w:author="Codex" w:date="2026-10-05T16:32:41.313017+00:00">
                  <w:rPr>
                    <w:bCs w:val="0"/>
                    <w:sz w:val="21"/>
                    <w:szCs w:val="21"/>
                  </w:rPr>
                </w:rPrChange>
              </w:rPr>
              <w:pPrChange w:id="629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99" w:author="Codex" w:date="2026-10-05T16:32:41.313017+00:00">
                  <w:rPr>
                    <w:bCs w:val="0"/>
                    <w:sz w:val="21"/>
                    <w:szCs w:val="21"/>
                  </w:rPr>
                </w:rPrChange>
              </w:rPr>
              <w:t>1000</w:t>
            </w:r>
          </w:p>
        </w:tc>
      </w:tr>
      <w:tr w:rsidR="007622EE" w14:paraId="51ECD44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00" w:author="Codex" w:date="2026-10-05T16:32:41.313017+00:00">
              <w:tcPr>
                <w:tcW w:w="0" w:type="auto"/>
                <w:tcBorders>
                  <w:top w:val="nil"/>
                  <w:left w:val="nil"/>
                  <w:bottom w:val="nil"/>
                  <w:right w:val="nil"/>
                </w:tcBorders>
                <w:tcMar>
                  <w:left w:w="102" w:type="dxa"/>
                  <w:right w:w="102" w:type="dxa"/>
                </w:tcMar>
              </w:tcPr>
            </w:tcPrChange>
          </w:tcPr>
          <w:p w14:paraId="6CFEEC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6" w:author="Codex" w:date="2026-10-05T16:32:41.313017+00:00">
                  <w:rPr>
                    <w:bCs w:val="0"/>
                    <w:sz w:val="21"/>
                    <w:szCs w:val="21"/>
                  </w:rPr>
                </w:rPrChange>
              </w:rPr>
              <w:pPrChange w:id="63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02"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303" w:author="Codex" w:date="2026-10-05T16:32:41.313017+00:00">
              <w:tcPr>
                <w:tcW w:w="0" w:type="auto"/>
                <w:tcBorders>
                  <w:top w:val="nil"/>
                  <w:left w:val="nil"/>
                  <w:bottom w:val="nil"/>
                  <w:right w:val="nil"/>
                </w:tcBorders>
                <w:tcMar>
                  <w:left w:w="102" w:type="dxa"/>
                  <w:right w:w="102" w:type="dxa"/>
                </w:tcMar>
              </w:tcPr>
            </w:tcPrChange>
          </w:tcPr>
          <w:p w14:paraId="0AD189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77" w:author="Codex" w:date="2026-10-05T16:32:41.313017+00:00">
                  <w:rPr>
                    <w:bCs w:val="0"/>
                    <w:sz w:val="21"/>
                    <w:szCs w:val="21"/>
                  </w:rPr>
                </w:rPrChange>
              </w:rPr>
              <w:pPrChange w:id="630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05"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306" w:author="Codex" w:date="2026-10-05T16:32:41.313017+00:00">
              <w:tcPr>
                <w:tcW w:w="0" w:type="auto"/>
                <w:tcBorders>
                  <w:top w:val="nil"/>
                  <w:left w:val="nil"/>
                  <w:bottom w:val="nil"/>
                  <w:right w:val="nil"/>
                </w:tcBorders>
                <w:tcMar>
                  <w:left w:w="102" w:type="dxa"/>
                  <w:right w:w="102" w:type="dxa"/>
                </w:tcMar>
              </w:tcPr>
            </w:tcPrChange>
          </w:tcPr>
          <w:p w14:paraId="23974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8" w:author="Codex" w:date="2026-10-05T16:32:41.313017+00:00">
                  <w:rPr>
                    <w:bCs w:val="0"/>
                    <w:sz w:val="21"/>
                    <w:szCs w:val="21"/>
                  </w:rPr>
                </w:rPrChange>
              </w:rPr>
              <w:pPrChange w:id="63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08" w:author="Codex" w:date="2026-10-05T16:32:41.313017+00:00">
                  <w:rPr>
                    <w:bCs w:val="0"/>
                    <w:sz w:val="21"/>
                    <w:szCs w:val="21"/>
                  </w:rPr>
                </w:rPrChange>
              </w:rPr>
              <w:t>4165</w:t>
            </w:r>
          </w:p>
        </w:tc>
        <w:tc>
          <w:tcPr>
            <w:tcW w:w="0" w:type="auto"/>
            <w:tcBorders>
              <w:top w:val="nil"/>
              <w:left w:val="nil"/>
              <w:bottom w:val="nil"/>
              <w:right w:val="nil"/>
              <w:insideH w:val="nil"/>
              <w:insideV w:val="nil"/>
            </w:tcBorders>
            <w:tcMar>
              <w:left w:w="102" w:type="dxa"/>
              <w:right w:w="102" w:type="dxa"/>
            </w:tcMar>
            <w:tcPrChange w:id="6309" w:author="Codex" w:date="2026-10-05T16:32:41.313017+00:00">
              <w:tcPr>
                <w:tcW w:w="0" w:type="auto"/>
                <w:tcBorders>
                  <w:top w:val="nil"/>
                  <w:left w:val="nil"/>
                  <w:bottom w:val="nil"/>
                  <w:right w:val="nil"/>
                </w:tcBorders>
                <w:tcMar>
                  <w:left w:w="102" w:type="dxa"/>
                  <w:right w:w="102" w:type="dxa"/>
                </w:tcMar>
              </w:tcPr>
            </w:tcPrChange>
          </w:tcPr>
          <w:p w14:paraId="7E1E87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9" w:author="Codex" w:date="2026-10-05T16:32:41.313017+00:00">
                  <w:rPr>
                    <w:bCs w:val="0"/>
                    <w:sz w:val="21"/>
                    <w:szCs w:val="21"/>
                  </w:rPr>
                </w:rPrChange>
              </w:rPr>
              <w:pPrChange w:id="63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11" w:author="Codex" w:date="2026-10-05T16:32:41.313017+00:00">
                  <w:rPr>
                    <w:bCs w:val="0"/>
                    <w:sz w:val="21"/>
                    <w:szCs w:val="21"/>
                  </w:rPr>
                </w:rPrChange>
              </w:rPr>
              <w:t>1816</w:t>
            </w:r>
          </w:p>
        </w:tc>
        <w:tc>
          <w:tcPr>
            <w:tcW w:w="0" w:type="auto"/>
            <w:tcBorders>
              <w:top w:val="nil"/>
              <w:left w:val="nil"/>
              <w:bottom w:val="nil"/>
              <w:right w:val="nil"/>
              <w:insideH w:val="nil"/>
              <w:insideV w:val="nil"/>
            </w:tcBorders>
            <w:tcMar>
              <w:left w:w="102" w:type="dxa"/>
              <w:right w:w="102" w:type="dxa"/>
            </w:tcMar>
            <w:tcPrChange w:id="6312" w:author="Codex" w:date="2026-10-05T16:32:41.313017+00:00">
              <w:tcPr>
                <w:tcW w:w="0" w:type="auto"/>
                <w:tcBorders>
                  <w:top w:val="nil"/>
                  <w:left w:val="nil"/>
                  <w:bottom w:val="nil"/>
                  <w:right w:val="nil"/>
                </w:tcBorders>
                <w:tcMar>
                  <w:left w:w="102" w:type="dxa"/>
                  <w:right w:w="102" w:type="dxa"/>
                </w:tcMar>
              </w:tcPr>
            </w:tcPrChange>
          </w:tcPr>
          <w:p w14:paraId="74533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0" w:author="Codex" w:date="2026-10-05T16:32:41.313017+00:00">
                  <w:rPr>
                    <w:bCs w:val="0"/>
                    <w:sz w:val="21"/>
                    <w:szCs w:val="21"/>
                  </w:rPr>
                </w:rPrChange>
              </w:rPr>
              <w:pPrChange w:id="63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14" w:author="Codex" w:date="2026-10-05T16:32:41.313017+00:00">
                  <w:rPr>
                    <w:bCs w:val="0"/>
                    <w:sz w:val="21"/>
                    <w:szCs w:val="21"/>
                  </w:rPr>
                </w:rPrChange>
              </w:rPr>
              <w:t>1.0007</w:t>
            </w:r>
            <w:r>
              <w:rPr>
                <w:rFonts w:ascii="Times New Roman" w:hAnsi="Times New Roman" w:cs="Times New Roman" w:eastAsia="SimSun"/>
                <w:b w:val="0"/>
                <w:bCs w:val="0"/>
                <w:sz w:val="21"/>
                <w:szCs w:val="21"/>
                <w:rPrChange w:id="6315" w:author="Codex" w:date="2026-10-05T16:32:41.313017+00:00">
                  <w:rPr>
                    <w:bCs w:val="0"/>
                    <w:sz w:val="21"/>
                    <w:szCs w:val="21"/>
                  </w:rPr>
                </w:rPrChange>
              </w:rPr>
              <w:t>（</w:t>
            </w:r>
            <w:r>
              <w:rPr>
                <w:rFonts w:ascii="Times New Roman" w:hAnsi="Times New Roman" w:cs="Times New Roman" w:eastAsia="SimSun"/>
                <w:b w:val="0"/>
                <w:bCs w:val="0"/>
                <w:sz w:val="21"/>
                <w:szCs w:val="21"/>
                <w:rPrChange w:id="6316" w:author="Codex" w:date="2026-10-05T16:32:41.313017+00:00">
                  <w:rPr>
                    <w:bCs w:val="0"/>
                    <w:sz w:val="21"/>
                    <w:szCs w:val="21"/>
                  </w:rPr>
                </w:rPrChange>
              </w:rPr>
              <w:t>0.9947</w:t>
            </w:r>
            <w:r>
              <w:rPr>
                <w:rFonts w:ascii="Times New Roman" w:hAnsi="Times New Roman" w:cs="Times New Roman" w:eastAsia="SimSun"/>
                <w:b w:val="0"/>
                <w:bCs w:val="0"/>
                <w:sz w:val="21"/>
                <w:szCs w:val="21"/>
                <w:rPrChange w:id="6317" w:author="Codex" w:date="2026-10-05T16:32:41.313017+00:00">
                  <w:rPr>
                    <w:bCs w:val="0"/>
                    <w:sz w:val="21"/>
                    <w:szCs w:val="21"/>
                  </w:rPr>
                </w:rPrChange>
              </w:rPr>
              <w:t>，</w:t>
            </w:r>
            <w:r>
              <w:rPr>
                <w:rFonts w:ascii="Times New Roman" w:hAnsi="Times New Roman" w:cs="Times New Roman" w:eastAsia="SimSun"/>
                <w:b w:val="0"/>
                <w:bCs w:val="0"/>
                <w:sz w:val="21"/>
                <w:szCs w:val="21"/>
                <w:rPrChange w:id="6318" w:author="Codex" w:date="2026-10-05T16:32:41.313017+00:00">
                  <w:rPr>
                    <w:bCs w:val="0"/>
                    <w:sz w:val="21"/>
                    <w:szCs w:val="21"/>
                  </w:rPr>
                </w:rPrChange>
              </w:rPr>
              <w:t>1.0084</w:t>
            </w:r>
            <w:r>
              <w:rPr>
                <w:rFonts w:ascii="Times New Roman" w:hAnsi="Times New Roman" w:cs="Times New Roman" w:eastAsia="SimSun"/>
                <w:b w:val="0"/>
                <w:bCs w:val="0"/>
                <w:sz w:val="21"/>
                <w:szCs w:val="21"/>
                <w:rPrChange w:id="631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20" w:author="Codex" w:date="2026-10-05T16:32:41.313017+00:00">
              <w:tcPr>
                <w:tcW w:w="0" w:type="auto"/>
                <w:tcBorders>
                  <w:top w:val="nil"/>
                  <w:left w:val="nil"/>
                  <w:bottom w:val="nil"/>
                  <w:right w:val="nil"/>
                </w:tcBorders>
                <w:tcMar>
                  <w:left w:w="102" w:type="dxa"/>
                  <w:right w:w="102" w:type="dxa"/>
                </w:tcMar>
              </w:tcPr>
            </w:tcPrChange>
          </w:tcPr>
          <w:p w14:paraId="376FB38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1" w:author="Codex" w:date="2026-10-05T16:32:41.313017+00:00">
                  <w:rPr>
                    <w:bCs w:val="0"/>
                    <w:sz w:val="21"/>
                    <w:szCs w:val="21"/>
                  </w:rPr>
                </w:rPrChange>
              </w:rPr>
              <w:pPrChange w:id="63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22" w:author="Codex" w:date="2026-10-05T16:32:41.313017+00:00">
                  <w:rPr>
                    <w:bCs w:val="0"/>
                    <w:sz w:val="21"/>
                    <w:szCs w:val="21"/>
                  </w:rPr>
                </w:rPrChange>
              </w:rPr>
              <w:t>0.199</w:t>
            </w:r>
            <w:r>
              <w:rPr>
                <w:rFonts w:ascii="Times New Roman" w:hAnsi="Times New Roman" w:cs="Times New Roman" w:eastAsia="SimSun"/>
                <w:b w:val="0"/>
                <w:bCs w:val="0"/>
                <w:sz w:val="21"/>
                <w:szCs w:val="21"/>
                <w:rPrChange w:id="6323" w:author="Codex" w:date="2026-10-05T16:32:41.313017+00:00">
                  <w:rPr>
                    <w:bCs w:val="0"/>
                    <w:sz w:val="21"/>
                    <w:szCs w:val="21"/>
                  </w:rPr>
                </w:rPrChange>
              </w:rPr>
              <w:t>（</w:t>
            </w:r>
            <w:r>
              <w:rPr>
                <w:rFonts w:ascii="Times New Roman" w:hAnsi="Times New Roman" w:cs="Times New Roman" w:eastAsia="SimSun"/>
                <w:b w:val="0"/>
                <w:bCs w:val="0"/>
                <w:sz w:val="21"/>
                <w:szCs w:val="21"/>
                <w:rPrChange w:id="6324" w:author="Codex" w:date="2026-10-05T16:32:41.313017+00:00">
                  <w:rPr>
                    <w:bCs w:val="0"/>
                    <w:sz w:val="21"/>
                    <w:szCs w:val="21"/>
                  </w:rPr>
                </w:rPrChange>
              </w:rPr>
              <w:t>-0.232</w:t>
            </w:r>
            <w:r>
              <w:rPr>
                <w:rFonts w:ascii="Times New Roman" w:hAnsi="Times New Roman" w:cs="Times New Roman" w:eastAsia="SimSun"/>
                <w:b w:val="0"/>
                <w:bCs w:val="0"/>
                <w:sz w:val="21"/>
                <w:szCs w:val="21"/>
                <w:rPrChange w:id="6325" w:author="Codex" w:date="2026-10-05T16:32:41.313017+00:00">
                  <w:rPr>
                    <w:bCs w:val="0"/>
                    <w:sz w:val="21"/>
                    <w:szCs w:val="21"/>
                  </w:rPr>
                </w:rPrChange>
              </w:rPr>
              <w:t>，</w:t>
            </w:r>
            <w:r>
              <w:rPr>
                <w:rFonts w:ascii="Times New Roman" w:hAnsi="Times New Roman" w:cs="Times New Roman" w:eastAsia="SimSun"/>
                <w:b w:val="0"/>
                <w:bCs w:val="0"/>
                <w:sz w:val="21"/>
                <w:szCs w:val="21"/>
                <w:rPrChange w:id="6326" w:author="Codex" w:date="2026-10-05T16:32:41.313017+00:00">
                  <w:rPr>
                    <w:bCs w:val="0"/>
                    <w:sz w:val="21"/>
                    <w:szCs w:val="21"/>
                  </w:rPr>
                </w:rPrChange>
              </w:rPr>
              <w:t>0.788</w:t>
            </w:r>
            <w:r>
              <w:rPr>
                <w:rFonts w:ascii="Times New Roman" w:hAnsi="Times New Roman" w:cs="Times New Roman" w:eastAsia="SimSun"/>
                <w:b w:val="0"/>
                <w:bCs w:val="0"/>
                <w:sz w:val="21"/>
                <w:szCs w:val="21"/>
                <w:rPrChange w:id="632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28" w:author="Codex" w:date="2026-10-05T16:32:41.313017+00:00">
              <w:tcPr>
                <w:tcW w:w="0" w:type="auto"/>
                <w:tcBorders>
                  <w:top w:val="nil"/>
                  <w:left w:val="nil"/>
                  <w:bottom w:val="nil"/>
                  <w:right w:val="nil"/>
                </w:tcBorders>
                <w:tcMar>
                  <w:left w:w="102" w:type="dxa"/>
                  <w:right w:w="102" w:type="dxa"/>
                </w:tcMar>
              </w:tcPr>
            </w:tcPrChange>
          </w:tcPr>
          <w:p w14:paraId="53467B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2" w:author="Codex" w:date="2026-10-05T16:32:41.313017+00:00">
                  <w:rPr>
                    <w:bCs w:val="0"/>
                    <w:sz w:val="21"/>
                    <w:szCs w:val="21"/>
                  </w:rPr>
                </w:rPrChange>
              </w:rPr>
              <w:pPrChange w:id="63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0" w:author="Codex" w:date="2026-10-05T16:32:41.313017+00:00">
                  <w:rPr>
                    <w:bCs w:val="0"/>
                    <w:sz w:val="21"/>
                    <w:szCs w:val="21"/>
                  </w:rPr>
                </w:rPrChange>
              </w:rPr>
              <w:t>1000</w:t>
            </w:r>
          </w:p>
        </w:tc>
      </w:tr>
      <w:tr w:rsidR="007622EE" w14:paraId="6CB3E52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31" w:author="Codex" w:date="2026-10-05T16:32:41.313017+00:00">
              <w:tcPr>
                <w:tcW w:w="0" w:type="auto"/>
                <w:tcBorders>
                  <w:top w:val="nil"/>
                  <w:left w:val="nil"/>
                  <w:bottom w:val="nil"/>
                  <w:right w:val="nil"/>
                </w:tcBorders>
                <w:tcMar>
                  <w:left w:w="102" w:type="dxa"/>
                  <w:right w:w="102" w:type="dxa"/>
                </w:tcMar>
              </w:tcPr>
            </w:tcPrChange>
          </w:tcPr>
          <w:p w14:paraId="0599A1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3" w:author="Codex" w:date="2026-10-05T16:32:41.313017+00:00">
                  <w:rPr>
                    <w:bCs w:val="0"/>
                    <w:sz w:val="21"/>
                    <w:szCs w:val="21"/>
                  </w:rPr>
                </w:rPrChange>
              </w:rPr>
              <w:pPrChange w:id="63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3"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334" w:author="Codex" w:date="2026-10-05T16:32:41.313017+00:00">
              <w:tcPr>
                <w:tcW w:w="0" w:type="auto"/>
                <w:tcBorders>
                  <w:top w:val="nil"/>
                  <w:left w:val="nil"/>
                  <w:bottom w:val="nil"/>
                  <w:right w:val="nil"/>
                </w:tcBorders>
                <w:tcMar>
                  <w:left w:w="102" w:type="dxa"/>
                  <w:right w:w="102" w:type="dxa"/>
                </w:tcMar>
              </w:tcPr>
            </w:tcPrChange>
          </w:tcPr>
          <w:p w14:paraId="71E703E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84" w:author="Codex" w:date="2026-10-05T16:32:41.313017+00:00">
                  <w:rPr>
                    <w:bCs w:val="0"/>
                    <w:sz w:val="21"/>
                    <w:szCs w:val="21"/>
                  </w:rPr>
                </w:rPrChange>
              </w:rPr>
              <w:pPrChange w:id="633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36"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337" w:author="Codex" w:date="2026-10-05T16:32:41.313017+00:00">
              <w:tcPr>
                <w:tcW w:w="0" w:type="auto"/>
                <w:tcBorders>
                  <w:top w:val="nil"/>
                  <w:left w:val="nil"/>
                  <w:bottom w:val="nil"/>
                  <w:right w:val="nil"/>
                </w:tcBorders>
                <w:tcMar>
                  <w:left w:w="102" w:type="dxa"/>
                  <w:right w:w="102" w:type="dxa"/>
                </w:tcMar>
              </w:tcPr>
            </w:tcPrChange>
          </w:tcPr>
          <w:p w14:paraId="468C9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5" w:author="Codex" w:date="2026-10-05T16:32:41.313017+00:00">
                  <w:rPr>
                    <w:bCs w:val="0"/>
                    <w:sz w:val="21"/>
                    <w:szCs w:val="21"/>
                  </w:rPr>
                </w:rPrChange>
              </w:rPr>
              <w:pPrChange w:id="63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9" w:author="Codex" w:date="2026-10-05T16:32:41.313017+00:00">
                  <w:rPr>
                    <w:bCs w:val="0"/>
                    <w:sz w:val="21"/>
                    <w:szCs w:val="21"/>
                  </w:rPr>
                </w:rPrChange>
              </w:rPr>
              <w:t>5639</w:t>
            </w:r>
          </w:p>
        </w:tc>
        <w:tc>
          <w:tcPr>
            <w:tcW w:w="0" w:type="auto"/>
            <w:tcBorders>
              <w:top w:val="nil"/>
              <w:left w:val="nil"/>
              <w:bottom w:val="nil"/>
              <w:right w:val="nil"/>
              <w:insideH w:val="nil"/>
              <w:insideV w:val="nil"/>
            </w:tcBorders>
            <w:tcMar>
              <w:left w:w="102" w:type="dxa"/>
              <w:right w:w="102" w:type="dxa"/>
            </w:tcMar>
            <w:tcPrChange w:id="6340" w:author="Codex" w:date="2026-10-05T16:32:41.313017+00:00">
              <w:tcPr>
                <w:tcW w:w="0" w:type="auto"/>
                <w:tcBorders>
                  <w:top w:val="nil"/>
                  <w:left w:val="nil"/>
                  <w:bottom w:val="nil"/>
                  <w:right w:val="nil"/>
                </w:tcBorders>
                <w:tcMar>
                  <w:left w:w="102" w:type="dxa"/>
                  <w:right w:w="102" w:type="dxa"/>
                </w:tcMar>
              </w:tcPr>
            </w:tcPrChange>
          </w:tcPr>
          <w:p w14:paraId="1B09E0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6" w:author="Codex" w:date="2026-10-05T16:32:41.313017+00:00">
                  <w:rPr>
                    <w:bCs w:val="0"/>
                    <w:sz w:val="21"/>
                    <w:szCs w:val="21"/>
                  </w:rPr>
                </w:rPrChange>
              </w:rPr>
              <w:pPrChange w:id="634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42" w:author="Codex" w:date="2026-10-05T16:32:41.313017+00:00">
                  <w:rPr>
                    <w:bCs w:val="0"/>
                    <w:sz w:val="21"/>
                    <w:szCs w:val="21"/>
                  </w:rPr>
                </w:rPrChange>
              </w:rPr>
              <w:t>2232</w:t>
            </w:r>
          </w:p>
        </w:tc>
        <w:tc>
          <w:tcPr>
            <w:tcW w:w="0" w:type="auto"/>
            <w:tcBorders>
              <w:top w:val="nil"/>
              <w:left w:val="nil"/>
              <w:bottom w:val="nil"/>
              <w:right w:val="nil"/>
              <w:insideH w:val="nil"/>
              <w:insideV w:val="nil"/>
            </w:tcBorders>
            <w:tcMar>
              <w:left w:w="102" w:type="dxa"/>
              <w:right w:w="102" w:type="dxa"/>
            </w:tcMar>
            <w:tcPrChange w:id="6343" w:author="Codex" w:date="2026-10-05T16:32:41.313017+00:00">
              <w:tcPr>
                <w:tcW w:w="0" w:type="auto"/>
                <w:tcBorders>
                  <w:top w:val="nil"/>
                  <w:left w:val="nil"/>
                  <w:bottom w:val="nil"/>
                  <w:right w:val="nil"/>
                </w:tcBorders>
                <w:tcMar>
                  <w:left w:w="102" w:type="dxa"/>
                  <w:right w:w="102" w:type="dxa"/>
                </w:tcMar>
              </w:tcPr>
            </w:tcPrChange>
          </w:tcPr>
          <w:p w14:paraId="64E675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7" w:author="Codex" w:date="2026-10-05T16:32:41.313017+00:00">
                  <w:rPr>
                    <w:bCs w:val="0"/>
                    <w:sz w:val="21"/>
                    <w:szCs w:val="21"/>
                  </w:rPr>
                </w:rPrChange>
              </w:rPr>
              <w:pPrChange w:id="634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45" w:author="Codex" w:date="2026-10-05T16:32:41.313017+00:00">
                  <w:rPr>
                    <w:bCs w:val="0"/>
                    <w:sz w:val="21"/>
                    <w:szCs w:val="21"/>
                  </w:rPr>
                </w:rPrChange>
              </w:rPr>
              <w:t>0.9987</w:t>
            </w:r>
            <w:r>
              <w:rPr>
                <w:rFonts w:ascii="Times New Roman" w:hAnsi="Times New Roman" w:cs="Times New Roman" w:eastAsia="SimSun"/>
                <w:b w:val="0"/>
                <w:bCs w:val="0"/>
                <w:sz w:val="21"/>
                <w:szCs w:val="21"/>
                <w:rPrChange w:id="6346" w:author="Codex" w:date="2026-10-05T16:32:41.313017+00:00">
                  <w:rPr>
                    <w:bCs w:val="0"/>
                    <w:sz w:val="21"/>
                    <w:szCs w:val="21"/>
                  </w:rPr>
                </w:rPrChange>
              </w:rPr>
              <w:t>（</w:t>
            </w:r>
            <w:r>
              <w:rPr>
                <w:rFonts w:ascii="Times New Roman" w:hAnsi="Times New Roman" w:cs="Times New Roman" w:eastAsia="SimSun"/>
                <w:b w:val="0"/>
                <w:bCs w:val="0"/>
                <w:sz w:val="21"/>
                <w:szCs w:val="21"/>
                <w:rPrChange w:id="6347" w:author="Codex" w:date="2026-10-05T16:32:41.313017+00:00">
                  <w:rPr>
                    <w:bCs w:val="0"/>
                    <w:sz w:val="21"/>
                    <w:szCs w:val="21"/>
                  </w:rPr>
                </w:rPrChange>
              </w:rPr>
              <w:t>0.9891</w:t>
            </w:r>
            <w:r>
              <w:rPr>
                <w:rFonts w:ascii="Times New Roman" w:hAnsi="Times New Roman" w:cs="Times New Roman" w:eastAsia="SimSun"/>
                <w:b w:val="0"/>
                <w:bCs w:val="0"/>
                <w:sz w:val="21"/>
                <w:szCs w:val="21"/>
                <w:rPrChange w:id="6348" w:author="Codex" w:date="2026-10-05T16:32:41.313017+00:00">
                  <w:rPr>
                    <w:bCs w:val="0"/>
                    <w:sz w:val="21"/>
                    <w:szCs w:val="21"/>
                  </w:rPr>
                </w:rPrChange>
              </w:rPr>
              <w:t>，</w:t>
            </w:r>
            <w:r>
              <w:rPr>
                <w:rFonts w:ascii="Times New Roman" w:hAnsi="Times New Roman" w:cs="Times New Roman" w:eastAsia="SimSun"/>
                <w:b w:val="0"/>
                <w:bCs w:val="0"/>
                <w:sz w:val="21"/>
                <w:szCs w:val="21"/>
                <w:rPrChange w:id="6349" w:author="Codex" w:date="2026-10-05T16:32:41.313017+00:00">
                  <w:rPr>
                    <w:bCs w:val="0"/>
                    <w:sz w:val="21"/>
                    <w:szCs w:val="21"/>
                  </w:rPr>
                </w:rPrChange>
              </w:rPr>
              <w:t>1.0128</w:t>
            </w:r>
            <w:r>
              <w:rPr>
                <w:rFonts w:ascii="Times New Roman" w:hAnsi="Times New Roman" w:cs="Times New Roman" w:eastAsia="SimSun"/>
                <w:b w:val="0"/>
                <w:bCs w:val="0"/>
                <w:sz w:val="21"/>
                <w:szCs w:val="21"/>
                <w:rPrChange w:id="635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51" w:author="Codex" w:date="2026-10-05T16:32:41.313017+00:00">
              <w:tcPr>
                <w:tcW w:w="0" w:type="auto"/>
                <w:tcBorders>
                  <w:top w:val="nil"/>
                  <w:left w:val="nil"/>
                  <w:bottom w:val="nil"/>
                  <w:right w:val="nil"/>
                </w:tcBorders>
                <w:tcMar>
                  <w:left w:w="102" w:type="dxa"/>
                  <w:right w:w="102" w:type="dxa"/>
                </w:tcMar>
              </w:tcPr>
            </w:tcPrChange>
          </w:tcPr>
          <w:p w14:paraId="783F09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8" w:author="Codex" w:date="2026-10-05T16:32:41.313017+00:00">
                  <w:rPr>
                    <w:bCs w:val="0"/>
                    <w:sz w:val="21"/>
                    <w:szCs w:val="21"/>
                  </w:rPr>
                </w:rPrChange>
              </w:rPr>
              <w:pPrChange w:id="6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53" w:author="Codex" w:date="2026-10-05T16:32:41.313017+00:00">
                  <w:rPr>
                    <w:bCs w:val="0"/>
                    <w:sz w:val="21"/>
                    <w:szCs w:val="21"/>
                  </w:rPr>
                </w:rPrChange>
              </w:rPr>
              <w:t>0.513</w:t>
            </w:r>
            <w:r>
              <w:rPr>
                <w:rFonts w:ascii="Times New Roman" w:hAnsi="Times New Roman" w:cs="Times New Roman" w:eastAsia="SimSun"/>
                <w:b w:val="0"/>
                <w:bCs w:val="0"/>
                <w:sz w:val="21"/>
                <w:szCs w:val="21"/>
                <w:rPrChange w:id="6354" w:author="Codex" w:date="2026-10-05T16:32:41.313017+00:00">
                  <w:rPr>
                    <w:bCs w:val="0"/>
                    <w:sz w:val="21"/>
                    <w:szCs w:val="21"/>
                  </w:rPr>
                </w:rPrChange>
              </w:rPr>
              <w:t>（</w:t>
            </w:r>
            <w:r>
              <w:rPr>
                <w:rFonts w:ascii="Times New Roman" w:hAnsi="Times New Roman" w:cs="Times New Roman" w:eastAsia="SimSun"/>
                <w:b w:val="0"/>
                <w:bCs w:val="0"/>
                <w:sz w:val="21"/>
                <w:szCs w:val="21"/>
                <w:rPrChange w:id="6355" w:author="Codex" w:date="2026-10-05T16:32:41.313017+00:00">
                  <w:rPr>
                    <w:bCs w:val="0"/>
                    <w:sz w:val="21"/>
                    <w:szCs w:val="21"/>
                  </w:rPr>
                </w:rPrChange>
              </w:rPr>
              <w:t>-0.004</w:t>
            </w:r>
            <w:r>
              <w:rPr>
                <w:rFonts w:ascii="Times New Roman" w:hAnsi="Times New Roman" w:cs="Times New Roman" w:eastAsia="SimSun"/>
                <w:b w:val="0"/>
                <w:bCs w:val="0"/>
                <w:sz w:val="21"/>
                <w:szCs w:val="21"/>
                <w:rPrChange w:id="6356" w:author="Codex" w:date="2026-10-05T16:32:41.313017+00:00">
                  <w:rPr>
                    <w:bCs w:val="0"/>
                    <w:sz w:val="21"/>
                    <w:szCs w:val="21"/>
                  </w:rPr>
                </w:rPrChange>
              </w:rPr>
              <w:t>，</w:t>
            </w:r>
            <w:r>
              <w:rPr>
                <w:rFonts w:ascii="Times New Roman" w:hAnsi="Times New Roman" w:cs="Times New Roman" w:eastAsia="SimSun"/>
                <w:b w:val="0"/>
                <w:bCs w:val="0"/>
                <w:sz w:val="21"/>
                <w:szCs w:val="21"/>
                <w:rPrChange w:id="6357" w:author="Codex" w:date="2026-10-05T16:32:41.313017+00:00">
                  <w:rPr>
                    <w:bCs w:val="0"/>
                    <w:sz w:val="21"/>
                    <w:szCs w:val="21"/>
                  </w:rPr>
                </w:rPrChange>
              </w:rPr>
              <w:t>1.314</w:t>
            </w:r>
            <w:r>
              <w:rPr>
                <w:rFonts w:ascii="Times New Roman" w:hAnsi="Times New Roman" w:cs="Times New Roman" w:eastAsia="SimSun"/>
                <w:b w:val="0"/>
                <w:bCs w:val="0"/>
                <w:sz w:val="21"/>
                <w:szCs w:val="21"/>
                <w:rPrChange w:id="63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59" w:author="Codex" w:date="2026-10-05T16:32:41.313017+00:00">
              <w:tcPr>
                <w:tcW w:w="0" w:type="auto"/>
                <w:tcBorders>
                  <w:top w:val="nil"/>
                  <w:left w:val="nil"/>
                  <w:bottom w:val="nil"/>
                  <w:right w:val="nil"/>
                </w:tcBorders>
                <w:tcMar>
                  <w:left w:w="102" w:type="dxa"/>
                  <w:right w:w="102" w:type="dxa"/>
                </w:tcMar>
              </w:tcPr>
            </w:tcPrChange>
          </w:tcPr>
          <w:p w14:paraId="2569F3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9" w:author="Codex" w:date="2026-10-05T16:32:41.313017+00:00">
                  <w:rPr>
                    <w:bCs w:val="0"/>
                    <w:sz w:val="21"/>
                    <w:szCs w:val="21"/>
                  </w:rPr>
                </w:rPrChange>
              </w:rPr>
              <w:pPrChange w:id="63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61" w:author="Codex" w:date="2026-10-05T16:32:41.313017+00:00">
                  <w:rPr>
                    <w:bCs w:val="0"/>
                    <w:sz w:val="21"/>
                    <w:szCs w:val="21"/>
                  </w:rPr>
                </w:rPrChange>
              </w:rPr>
              <w:t>1000</w:t>
            </w:r>
          </w:p>
        </w:tc>
      </w:tr>
      <w:tr w:rsidR="007622EE" w14:paraId="36629EE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62" w:author="Codex" w:date="2026-10-05T16:32:41.313017+00:00">
              <w:tcPr>
                <w:tcW w:w="0" w:type="auto"/>
                <w:tcBorders>
                  <w:top w:val="nil"/>
                  <w:left w:val="nil"/>
                  <w:bottom w:val="nil"/>
                  <w:right w:val="nil"/>
                </w:tcBorders>
                <w:tcMar>
                  <w:left w:w="102" w:type="dxa"/>
                  <w:right w:w="102" w:type="dxa"/>
                </w:tcMar>
              </w:tcPr>
            </w:tcPrChange>
          </w:tcPr>
          <w:p w14:paraId="4C6B6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0" w:author="Codex" w:date="2026-10-05T16:32:41.313017+00:00">
                  <w:rPr>
                    <w:bCs w:val="0"/>
                    <w:sz w:val="21"/>
                    <w:szCs w:val="21"/>
                  </w:rPr>
                </w:rPrChange>
              </w:rPr>
              <w:pPrChange w:id="63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6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365" w:author="Codex" w:date="2026-10-05T16:32:41.313017+00:00">
              <w:tcPr>
                <w:tcW w:w="0" w:type="auto"/>
                <w:tcBorders>
                  <w:top w:val="nil"/>
                  <w:left w:val="nil"/>
                  <w:bottom w:val="nil"/>
                  <w:right w:val="nil"/>
                </w:tcBorders>
                <w:tcMar>
                  <w:left w:w="102" w:type="dxa"/>
                  <w:right w:w="102" w:type="dxa"/>
                </w:tcMar>
              </w:tcPr>
            </w:tcPrChange>
          </w:tcPr>
          <w:p w14:paraId="4EF216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91" w:author="Codex" w:date="2026-10-05T16:32:41.313017+00:00">
                  <w:rPr>
                    <w:bCs w:val="0"/>
                    <w:sz w:val="21"/>
                    <w:szCs w:val="21"/>
                  </w:rPr>
                </w:rPrChange>
              </w:rPr>
              <w:pPrChange w:id="636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67"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368" w:author="Codex" w:date="2026-10-05T16:32:41.313017+00:00">
              <w:tcPr>
                <w:tcW w:w="0" w:type="auto"/>
                <w:tcBorders>
                  <w:top w:val="nil"/>
                  <w:left w:val="nil"/>
                  <w:bottom w:val="nil"/>
                  <w:right w:val="nil"/>
                </w:tcBorders>
                <w:tcMar>
                  <w:left w:w="102" w:type="dxa"/>
                  <w:right w:w="102" w:type="dxa"/>
                </w:tcMar>
              </w:tcPr>
            </w:tcPrChange>
          </w:tcPr>
          <w:p w14:paraId="384EC8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2" w:author="Codex" w:date="2026-10-05T16:32:41.313017+00:00">
                  <w:rPr>
                    <w:bCs w:val="0"/>
                    <w:sz w:val="21"/>
                    <w:szCs w:val="21"/>
                  </w:rPr>
                </w:rPrChange>
              </w:rPr>
              <w:pPrChange w:id="63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0" w:author="Codex" w:date="2026-10-05T16:32:41.313017+00:00">
                  <w:rPr>
                    <w:bCs w:val="0"/>
                    <w:sz w:val="21"/>
                    <w:szCs w:val="21"/>
                  </w:rPr>
                </w:rPrChange>
              </w:rPr>
              <w:t>2109</w:t>
            </w:r>
          </w:p>
        </w:tc>
        <w:tc>
          <w:tcPr>
            <w:tcW w:w="0" w:type="auto"/>
            <w:tcBorders>
              <w:top w:val="nil"/>
              <w:left w:val="nil"/>
              <w:bottom w:val="nil"/>
              <w:right w:val="nil"/>
              <w:insideH w:val="nil"/>
              <w:insideV w:val="nil"/>
            </w:tcBorders>
            <w:tcMar>
              <w:left w:w="102" w:type="dxa"/>
              <w:right w:w="102" w:type="dxa"/>
            </w:tcMar>
            <w:tcPrChange w:id="6371" w:author="Codex" w:date="2026-10-05T16:32:41.313017+00:00">
              <w:tcPr>
                <w:tcW w:w="0" w:type="auto"/>
                <w:tcBorders>
                  <w:top w:val="nil"/>
                  <w:left w:val="nil"/>
                  <w:bottom w:val="nil"/>
                  <w:right w:val="nil"/>
                </w:tcBorders>
                <w:tcMar>
                  <w:left w:w="102" w:type="dxa"/>
                  <w:right w:w="102" w:type="dxa"/>
                </w:tcMar>
              </w:tcPr>
            </w:tcPrChange>
          </w:tcPr>
          <w:p w14:paraId="417BA8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3" w:author="Codex" w:date="2026-10-05T16:32:41.313017+00:00">
                  <w:rPr>
                    <w:bCs w:val="0"/>
                    <w:sz w:val="21"/>
                    <w:szCs w:val="21"/>
                  </w:rPr>
                </w:rPrChange>
              </w:rPr>
              <w:pPrChange w:id="63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3" w:author="Codex" w:date="2026-10-05T16:32:41.313017+00:00">
                  <w:rPr>
                    <w:bCs w:val="0"/>
                    <w:sz w:val="21"/>
                    <w:szCs w:val="21"/>
                  </w:rPr>
                </w:rPrChange>
              </w:rPr>
              <w:t>1043</w:t>
            </w:r>
          </w:p>
        </w:tc>
        <w:tc>
          <w:tcPr>
            <w:tcW w:w="0" w:type="auto"/>
            <w:tcBorders>
              <w:top w:val="nil"/>
              <w:left w:val="nil"/>
              <w:bottom w:val="nil"/>
              <w:right w:val="nil"/>
              <w:insideH w:val="nil"/>
              <w:insideV w:val="nil"/>
            </w:tcBorders>
            <w:tcMar>
              <w:left w:w="102" w:type="dxa"/>
              <w:right w:w="102" w:type="dxa"/>
            </w:tcMar>
            <w:tcPrChange w:id="6374" w:author="Codex" w:date="2026-10-05T16:32:41.313017+00:00">
              <w:tcPr>
                <w:tcW w:w="0" w:type="auto"/>
                <w:tcBorders>
                  <w:top w:val="nil"/>
                  <w:left w:val="nil"/>
                  <w:bottom w:val="nil"/>
                  <w:right w:val="nil"/>
                </w:tcBorders>
                <w:tcMar>
                  <w:left w:w="102" w:type="dxa"/>
                  <w:right w:w="102" w:type="dxa"/>
                </w:tcMar>
              </w:tcPr>
            </w:tcPrChange>
          </w:tcPr>
          <w:p w14:paraId="3FF8A8D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4" w:author="Codex" w:date="2026-10-05T16:32:41.313017+00:00">
                  <w:rPr>
                    <w:bCs w:val="0"/>
                    <w:sz w:val="21"/>
                    <w:szCs w:val="21"/>
                  </w:rPr>
                </w:rPrChange>
              </w:rPr>
              <w:pPrChange w:id="63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6" w:author="Codex" w:date="2026-10-05T16:32:41.313017+00:00">
                  <w:rPr>
                    <w:bCs w:val="0"/>
                    <w:sz w:val="21"/>
                    <w:szCs w:val="21"/>
                  </w:rPr>
                </w:rPrChange>
              </w:rPr>
              <w:t>0.9846</w:t>
            </w:r>
            <w:r>
              <w:rPr>
                <w:rFonts w:ascii="Times New Roman" w:hAnsi="Times New Roman" w:cs="Times New Roman" w:eastAsia="SimSun"/>
                <w:b w:val="0"/>
                <w:bCs w:val="0"/>
                <w:sz w:val="21"/>
                <w:szCs w:val="21"/>
                <w:rPrChange w:id="6377" w:author="Codex" w:date="2026-10-05T16:32:41.313017+00:00">
                  <w:rPr>
                    <w:bCs w:val="0"/>
                    <w:sz w:val="21"/>
                    <w:szCs w:val="21"/>
                  </w:rPr>
                </w:rPrChange>
              </w:rPr>
              <w:t>（</w:t>
            </w:r>
            <w:r>
              <w:rPr>
                <w:rFonts w:ascii="Times New Roman" w:hAnsi="Times New Roman" w:cs="Times New Roman" w:eastAsia="SimSun"/>
                <w:b w:val="0"/>
                <w:bCs w:val="0"/>
                <w:sz w:val="21"/>
                <w:szCs w:val="21"/>
                <w:rPrChange w:id="6378" w:author="Codex" w:date="2026-10-05T16:32:41.313017+00:00">
                  <w:rPr>
                    <w:bCs w:val="0"/>
                    <w:sz w:val="21"/>
                    <w:szCs w:val="21"/>
                  </w:rPr>
                </w:rPrChange>
              </w:rPr>
              <w:t>0.9323</w:t>
            </w:r>
            <w:r>
              <w:rPr>
                <w:rFonts w:ascii="Times New Roman" w:hAnsi="Times New Roman" w:cs="Times New Roman" w:eastAsia="SimSun"/>
                <w:b w:val="0"/>
                <w:bCs w:val="0"/>
                <w:sz w:val="21"/>
                <w:szCs w:val="21"/>
                <w:rPrChange w:id="6379" w:author="Codex" w:date="2026-10-05T16:32:41.313017+00:00">
                  <w:rPr>
                    <w:bCs w:val="0"/>
                    <w:sz w:val="21"/>
                    <w:szCs w:val="21"/>
                  </w:rPr>
                </w:rPrChange>
              </w:rPr>
              <w:t>，</w:t>
            </w:r>
            <w:r>
              <w:rPr>
                <w:rFonts w:ascii="Times New Roman" w:hAnsi="Times New Roman" w:cs="Times New Roman" w:eastAsia="SimSun"/>
                <w:b w:val="0"/>
                <w:bCs w:val="0"/>
                <w:sz w:val="21"/>
                <w:szCs w:val="21"/>
                <w:rPrChange w:id="6380" w:author="Codex" w:date="2026-10-05T16:32:41.313017+00:00">
                  <w:rPr>
                    <w:bCs w:val="0"/>
                    <w:sz w:val="21"/>
                    <w:szCs w:val="21"/>
                  </w:rPr>
                </w:rPrChange>
              </w:rPr>
              <w:t>1.0195</w:t>
            </w:r>
            <w:r>
              <w:rPr>
                <w:rFonts w:ascii="Times New Roman" w:hAnsi="Times New Roman" w:cs="Times New Roman" w:eastAsia="SimSun"/>
                <w:b w:val="0"/>
                <w:bCs w:val="0"/>
                <w:sz w:val="21"/>
                <w:szCs w:val="21"/>
                <w:rPrChange w:id="638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82" w:author="Codex" w:date="2026-10-05T16:32:41.313017+00:00">
              <w:tcPr>
                <w:tcW w:w="0" w:type="auto"/>
                <w:tcBorders>
                  <w:top w:val="nil"/>
                  <w:left w:val="nil"/>
                  <w:bottom w:val="nil"/>
                  <w:right w:val="nil"/>
                </w:tcBorders>
                <w:tcMar>
                  <w:left w:w="102" w:type="dxa"/>
                  <w:right w:w="102" w:type="dxa"/>
                </w:tcMar>
              </w:tcPr>
            </w:tcPrChange>
          </w:tcPr>
          <w:p w14:paraId="41726B7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5" w:author="Codex" w:date="2026-10-05T16:32:41.313017+00:00">
                  <w:rPr>
                    <w:bCs w:val="0"/>
                    <w:sz w:val="21"/>
                    <w:szCs w:val="21"/>
                  </w:rPr>
                </w:rPrChange>
              </w:rPr>
              <w:pPrChange w:id="63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84" w:author="Codex" w:date="2026-10-05T16:32:41.313017+00:00">
                  <w:rPr>
                    <w:bCs w:val="0"/>
                    <w:sz w:val="21"/>
                    <w:szCs w:val="21"/>
                  </w:rPr>
                </w:rPrChange>
              </w:rPr>
              <w:t>0.410</w:t>
            </w:r>
            <w:r>
              <w:rPr>
                <w:rFonts w:ascii="Times New Roman" w:hAnsi="Times New Roman" w:cs="Times New Roman" w:eastAsia="SimSun"/>
                <w:b w:val="0"/>
                <w:bCs w:val="0"/>
                <w:sz w:val="21"/>
                <w:szCs w:val="21"/>
                <w:rPrChange w:id="6385" w:author="Codex" w:date="2026-10-05T16:32:41.313017+00:00">
                  <w:rPr>
                    <w:bCs w:val="0"/>
                    <w:sz w:val="21"/>
                    <w:szCs w:val="21"/>
                  </w:rPr>
                </w:rPrChange>
              </w:rPr>
              <w:t>（</w:t>
            </w:r>
            <w:r>
              <w:rPr>
                <w:rFonts w:ascii="Times New Roman" w:hAnsi="Times New Roman" w:cs="Times New Roman" w:eastAsia="SimSun"/>
                <w:b w:val="0"/>
                <w:bCs w:val="0"/>
                <w:sz w:val="21"/>
                <w:szCs w:val="21"/>
                <w:rPrChange w:id="6386" w:author="Codex" w:date="2026-10-05T16:32:41.313017+00:00">
                  <w:rPr>
                    <w:bCs w:val="0"/>
                    <w:sz w:val="21"/>
                    <w:szCs w:val="21"/>
                  </w:rPr>
                </w:rPrChange>
              </w:rPr>
              <w:t>-0.389</w:t>
            </w:r>
            <w:r>
              <w:rPr>
                <w:rFonts w:ascii="Times New Roman" w:hAnsi="Times New Roman" w:cs="Times New Roman" w:eastAsia="SimSun"/>
                <w:b w:val="0"/>
                <w:bCs w:val="0"/>
                <w:sz w:val="21"/>
                <w:szCs w:val="21"/>
                <w:rPrChange w:id="6387" w:author="Codex" w:date="2026-10-05T16:32:41.313017+00:00">
                  <w:rPr>
                    <w:bCs w:val="0"/>
                    <w:sz w:val="21"/>
                    <w:szCs w:val="21"/>
                  </w:rPr>
                </w:rPrChange>
              </w:rPr>
              <w:t>，</w:t>
            </w:r>
            <w:r>
              <w:rPr>
                <w:rFonts w:ascii="Times New Roman" w:hAnsi="Times New Roman" w:cs="Times New Roman" w:eastAsia="SimSun"/>
                <w:b w:val="0"/>
                <w:bCs w:val="0"/>
                <w:sz w:val="21"/>
                <w:szCs w:val="21"/>
                <w:rPrChange w:id="6388" w:author="Codex" w:date="2026-10-05T16:32:41.313017+00:00">
                  <w:rPr>
                    <w:bCs w:val="0"/>
                    <w:sz w:val="21"/>
                    <w:szCs w:val="21"/>
                  </w:rPr>
                </w:rPrChange>
              </w:rPr>
              <w:t>1.420</w:t>
            </w:r>
            <w:r>
              <w:rPr>
                <w:rFonts w:ascii="Times New Roman" w:hAnsi="Times New Roman" w:cs="Times New Roman" w:eastAsia="SimSun"/>
                <w:b w:val="0"/>
                <w:bCs w:val="0"/>
                <w:sz w:val="21"/>
                <w:szCs w:val="21"/>
                <w:rPrChange w:id="63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90" w:author="Codex" w:date="2026-10-05T16:32:41.313017+00:00">
              <w:tcPr>
                <w:tcW w:w="0" w:type="auto"/>
                <w:tcBorders>
                  <w:top w:val="nil"/>
                  <w:left w:val="nil"/>
                  <w:bottom w:val="nil"/>
                  <w:right w:val="nil"/>
                </w:tcBorders>
                <w:tcMar>
                  <w:left w:w="102" w:type="dxa"/>
                  <w:right w:w="102" w:type="dxa"/>
                </w:tcMar>
              </w:tcPr>
            </w:tcPrChange>
          </w:tcPr>
          <w:p w14:paraId="5D919DE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6" w:author="Codex" w:date="2026-10-05T16:32:41.313017+00:00">
                  <w:rPr>
                    <w:bCs w:val="0"/>
                    <w:sz w:val="21"/>
                    <w:szCs w:val="21"/>
                  </w:rPr>
                </w:rPrChange>
              </w:rPr>
              <w:pPrChange w:id="63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92" w:author="Codex" w:date="2026-10-05T16:32:41.313017+00:00">
                  <w:rPr>
                    <w:bCs w:val="0"/>
                    <w:sz w:val="21"/>
                    <w:szCs w:val="21"/>
                  </w:rPr>
                </w:rPrChange>
              </w:rPr>
              <w:t>1000</w:t>
            </w:r>
          </w:p>
        </w:tc>
      </w:tr>
      <w:tr w:rsidR="007622EE" w14:paraId="7C6C0E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93" w:author="Codex" w:date="2026-10-05T16:32:41.313017+00:00">
              <w:tcPr>
                <w:tcW w:w="0" w:type="auto"/>
                <w:tcBorders>
                  <w:top w:val="nil"/>
                  <w:left w:val="nil"/>
                  <w:bottom w:val="nil"/>
                  <w:right w:val="nil"/>
                </w:tcBorders>
                <w:tcMar>
                  <w:left w:w="102" w:type="dxa"/>
                  <w:right w:w="102" w:type="dxa"/>
                </w:tcMar>
              </w:tcPr>
            </w:tcPrChange>
          </w:tcPr>
          <w:p w14:paraId="0077A9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7" w:author="Codex" w:date="2026-10-05T16:32:41.313017+00:00">
                  <w:rPr>
                    <w:bCs w:val="0"/>
                    <w:sz w:val="21"/>
                    <w:szCs w:val="21"/>
                  </w:rPr>
                </w:rPrChange>
              </w:rPr>
              <w:pPrChange w:id="63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9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396" w:author="Codex" w:date="2026-10-05T16:32:41.313017+00:00">
              <w:tcPr>
                <w:tcW w:w="0" w:type="auto"/>
                <w:tcBorders>
                  <w:top w:val="nil"/>
                  <w:left w:val="nil"/>
                  <w:bottom w:val="nil"/>
                  <w:right w:val="nil"/>
                </w:tcBorders>
                <w:tcMar>
                  <w:left w:w="102" w:type="dxa"/>
                  <w:right w:w="102" w:type="dxa"/>
                </w:tcMar>
              </w:tcPr>
            </w:tcPrChange>
          </w:tcPr>
          <w:p w14:paraId="09BF2C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98" w:author="Codex" w:date="2026-10-05T16:32:41.313017+00:00">
                  <w:rPr>
                    <w:bCs w:val="0"/>
                    <w:sz w:val="21"/>
                    <w:szCs w:val="21"/>
                  </w:rPr>
                </w:rPrChange>
              </w:rPr>
              <w:pPrChange w:id="639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98"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399" w:author="Codex" w:date="2026-10-05T16:32:41.313017+00:00">
              <w:tcPr>
                <w:tcW w:w="0" w:type="auto"/>
                <w:tcBorders>
                  <w:top w:val="nil"/>
                  <w:left w:val="nil"/>
                  <w:bottom w:val="nil"/>
                  <w:right w:val="nil"/>
                </w:tcBorders>
                <w:tcMar>
                  <w:left w:w="102" w:type="dxa"/>
                  <w:right w:w="102" w:type="dxa"/>
                </w:tcMar>
              </w:tcPr>
            </w:tcPrChange>
          </w:tcPr>
          <w:p w14:paraId="06240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9" w:author="Codex" w:date="2026-10-05T16:32:41.313017+00:00">
                  <w:rPr>
                    <w:bCs w:val="0"/>
                    <w:sz w:val="21"/>
                    <w:szCs w:val="21"/>
                  </w:rPr>
                </w:rPrChange>
              </w:rPr>
              <w:pPrChange w:id="64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1" w:author="Codex" w:date="2026-10-05T16:32:41.313017+00:00">
                  <w:rPr>
                    <w:bCs w:val="0"/>
                    <w:sz w:val="21"/>
                    <w:szCs w:val="21"/>
                  </w:rPr>
                </w:rPrChange>
              </w:rPr>
              <w:t>545</w:t>
            </w:r>
          </w:p>
        </w:tc>
        <w:tc>
          <w:tcPr>
            <w:tcW w:w="0" w:type="auto"/>
            <w:tcBorders>
              <w:top w:val="nil"/>
              <w:left w:val="nil"/>
              <w:bottom w:val="nil"/>
              <w:right w:val="nil"/>
              <w:insideH w:val="nil"/>
              <w:insideV w:val="nil"/>
            </w:tcBorders>
            <w:tcMar>
              <w:left w:w="102" w:type="dxa"/>
              <w:right w:w="102" w:type="dxa"/>
            </w:tcMar>
            <w:tcPrChange w:id="6402" w:author="Codex" w:date="2026-10-05T16:32:41.313017+00:00">
              <w:tcPr>
                <w:tcW w:w="0" w:type="auto"/>
                <w:tcBorders>
                  <w:top w:val="nil"/>
                  <w:left w:val="nil"/>
                  <w:bottom w:val="nil"/>
                  <w:right w:val="nil"/>
                </w:tcBorders>
                <w:tcMar>
                  <w:left w:w="102" w:type="dxa"/>
                  <w:right w:w="102" w:type="dxa"/>
                </w:tcMar>
              </w:tcPr>
            </w:tcPrChange>
          </w:tcPr>
          <w:p w14:paraId="2FF6E4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0" w:author="Codex" w:date="2026-10-05T16:32:41.313017+00:00">
                  <w:rPr>
                    <w:bCs w:val="0"/>
                    <w:sz w:val="21"/>
                    <w:szCs w:val="21"/>
                  </w:rPr>
                </w:rPrChange>
              </w:rPr>
              <w:pPrChange w:id="64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4" w:author="Codex" w:date="2026-10-05T16:32:41.313017+00:00">
                  <w:rPr>
                    <w:bCs w:val="0"/>
                    <w:sz w:val="21"/>
                    <w:szCs w:val="21"/>
                  </w:rPr>
                </w:rPrChange>
              </w:rPr>
              <w:t>308</w:t>
            </w:r>
          </w:p>
        </w:tc>
        <w:tc>
          <w:tcPr>
            <w:tcW w:w="0" w:type="auto"/>
            <w:tcBorders>
              <w:top w:val="nil"/>
              <w:left w:val="nil"/>
              <w:bottom w:val="nil"/>
              <w:right w:val="nil"/>
              <w:insideH w:val="nil"/>
              <w:insideV w:val="nil"/>
            </w:tcBorders>
            <w:tcMar>
              <w:left w:w="102" w:type="dxa"/>
              <w:right w:w="102" w:type="dxa"/>
            </w:tcMar>
            <w:tcPrChange w:id="6405" w:author="Codex" w:date="2026-10-05T16:32:41.313017+00:00">
              <w:tcPr>
                <w:tcW w:w="0" w:type="auto"/>
                <w:tcBorders>
                  <w:top w:val="nil"/>
                  <w:left w:val="nil"/>
                  <w:bottom w:val="nil"/>
                  <w:right w:val="nil"/>
                </w:tcBorders>
                <w:tcMar>
                  <w:left w:w="102" w:type="dxa"/>
                  <w:right w:w="102" w:type="dxa"/>
                </w:tcMar>
              </w:tcPr>
            </w:tcPrChange>
          </w:tcPr>
          <w:p w14:paraId="2DA624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1" w:author="Codex" w:date="2026-10-05T16:32:41.313017+00:00">
                  <w:rPr>
                    <w:bCs w:val="0"/>
                    <w:sz w:val="21"/>
                    <w:szCs w:val="21"/>
                  </w:rPr>
                </w:rPrChange>
              </w:rPr>
              <w:pPrChange w:id="640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7" w:author="Codex" w:date="2026-10-05T16:32:41.313017+00:00">
                  <w:rPr>
                    <w:bCs w:val="0"/>
                    <w:sz w:val="21"/>
                    <w:szCs w:val="21"/>
                  </w:rPr>
                </w:rPrChange>
              </w:rPr>
              <w:t>1.0166</w:t>
            </w:r>
            <w:r>
              <w:rPr>
                <w:rFonts w:ascii="Times New Roman" w:hAnsi="Times New Roman" w:cs="Times New Roman" w:eastAsia="SimSun"/>
                <w:b w:val="0"/>
                <w:bCs w:val="0"/>
                <w:sz w:val="21"/>
                <w:szCs w:val="21"/>
                <w:rPrChange w:id="6408" w:author="Codex" w:date="2026-10-05T16:32:41.313017+00:00">
                  <w:rPr>
                    <w:bCs w:val="0"/>
                    <w:sz w:val="21"/>
                    <w:szCs w:val="21"/>
                  </w:rPr>
                </w:rPrChange>
              </w:rPr>
              <w:t>（</w:t>
            </w:r>
            <w:r>
              <w:rPr>
                <w:rFonts w:ascii="Times New Roman" w:hAnsi="Times New Roman" w:cs="Times New Roman" w:eastAsia="SimSun"/>
                <w:b w:val="0"/>
                <w:bCs w:val="0"/>
                <w:sz w:val="21"/>
                <w:szCs w:val="21"/>
                <w:rPrChange w:id="6409" w:author="Codex" w:date="2026-10-05T16:32:41.313017+00:00">
                  <w:rPr>
                    <w:bCs w:val="0"/>
                    <w:sz w:val="21"/>
                    <w:szCs w:val="21"/>
                  </w:rPr>
                </w:rPrChange>
              </w:rPr>
              <w:t>0.9187</w:t>
            </w:r>
            <w:r>
              <w:rPr>
                <w:rFonts w:ascii="Times New Roman" w:hAnsi="Times New Roman" w:cs="Times New Roman" w:eastAsia="SimSun"/>
                <w:b w:val="0"/>
                <w:bCs w:val="0"/>
                <w:sz w:val="21"/>
                <w:szCs w:val="21"/>
                <w:rPrChange w:id="6410" w:author="Codex" w:date="2026-10-05T16:32:41.313017+00:00">
                  <w:rPr>
                    <w:bCs w:val="0"/>
                    <w:sz w:val="21"/>
                    <w:szCs w:val="21"/>
                  </w:rPr>
                </w:rPrChange>
              </w:rPr>
              <w:t>，</w:t>
            </w:r>
            <w:r>
              <w:rPr>
                <w:rFonts w:ascii="Times New Roman" w:hAnsi="Times New Roman" w:cs="Times New Roman" w:eastAsia="SimSun"/>
                <w:b w:val="0"/>
                <w:bCs w:val="0"/>
                <w:sz w:val="21"/>
                <w:szCs w:val="21"/>
                <w:rPrChange w:id="6411" w:author="Codex" w:date="2026-10-05T16:32:41.313017+00:00">
                  <w:rPr>
                    <w:bCs w:val="0"/>
                    <w:sz w:val="21"/>
                    <w:szCs w:val="21"/>
                  </w:rPr>
                </w:rPrChange>
              </w:rPr>
              <w:t>1.1217</w:t>
            </w:r>
            <w:r>
              <w:rPr>
                <w:rFonts w:ascii="Times New Roman" w:hAnsi="Times New Roman" w:cs="Times New Roman" w:eastAsia="SimSun"/>
                <w:b w:val="0"/>
                <w:bCs w:val="0"/>
                <w:sz w:val="21"/>
                <w:szCs w:val="21"/>
                <w:rPrChange w:id="641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13" w:author="Codex" w:date="2026-10-05T16:32:41.313017+00:00">
              <w:tcPr>
                <w:tcW w:w="0" w:type="auto"/>
                <w:tcBorders>
                  <w:top w:val="nil"/>
                  <w:left w:val="nil"/>
                  <w:bottom w:val="nil"/>
                  <w:right w:val="nil"/>
                </w:tcBorders>
                <w:tcMar>
                  <w:left w:w="102" w:type="dxa"/>
                  <w:right w:w="102" w:type="dxa"/>
                </w:tcMar>
              </w:tcPr>
            </w:tcPrChange>
          </w:tcPr>
          <w:p w14:paraId="59DC6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2" w:author="Codex" w:date="2026-10-05T16:32:41.313017+00:00">
                  <w:rPr>
                    <w:bCs w:val="0"/>
                    <w:sz w:val="21"/>
                    <w:szCs w:val="21"/>
                  </w:rPr>
                </w:rPrChange>
              </w:rPr>
              <w:pPrChange w:id="64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15" w:author="Codex" w:date="2026-10-05T16:32:41.313017+00:00">
                  <w:rPr>
                    <w:bCs w:val="0"/>
                    <w:sz w:val="21"/>
                    <w:szCs w:val="21"/>
                  </w:rPr>
                </w:rPrChange>
              </w:rPr>
              <w:t>0.764</w:t>
            </w:r>
            <w:r>
              <w:rPr>
                <w:rFonts w:ascii="Times New Roman" w:hAnsi="Times New Roman" w:cs="Times New Roman" w:eastAsia="SimSun"/>
                <w:b w:val="0"/>
                <w:bCs w:val="0"/>
                <w:sz w:val="21"/>
                <w:szCs w:val="21"/>
                <w:rPrChange w:id="6416" w:author="Codex" w:date="2026-10-05T16:32:41.313017+00:00">
                  <w:rPr>
                    <w:bCs w:val="0"/>
                    <w:sz w:val="21"/>
                    <w:szCs w:val="21"/>
                  </w:rPr>
                </w:rPrChange>
              </w:rPr>
              <w:t>（</w:t>
            </w:r>
            <w:r>
              <w:rPr>
                <w:rFonts w:ascii="Times New Roman" w:hAnsi="Times New Roman" w:cs="Times New Roman" w:eastAsia="SimSun"/>
                <w:b w:val="0"/>
                <w:bCs w:val="0"/>
                <w:sz w:val="21"/>
                <w:szCs w:val="21"/>
                <w:rPrChange w:id="6417" w:author="Codex" w:date="2026-10-05T16:32:41.313017+00:00">
                  <w:rPr>
                    <w:bCs w:val="0"/>
                    <w:sz w:val="21"/>
                    <w:szCs w:val="21"/>
                  </w:rPr>
                </w:rPrChange>
              </w:rPr>
              <w:t>0.029</w:t>
            </w:r>
            <w:r>
              <w:rPr>
                <w:rFonts w:ascii="Times New Roman" w:hAnsi="Times New Roman" w:cs="Times New Roman" w:eastAsia="SimSun"/>
                <w:b w:val="0"/>
                <w:bCs w:val="0"/>
                <w:sz w:val="21"/>
                <w:szCs w:val="21"/>
                <w:rPrChange w:id="6418" w:author="Codex" w:date="2026-10-05T16:32:41.313017+00:00">
                  <w:rPr>
                    <w:bCs w:val="0"/>
                    <w:sz w:val="21"/>
                    <w:szCs w:val="21"/>
                  </w:rPr>
                </w:rPrChange>
              </w:rPr>
              <w:t>，</w:t>
            </w:r>
            <w:r>
              <w:rPr>
                <w:rFonts w:ascii="Times New Roman" w:hAnsi="Times New Roman" w:cs="Times New Roman" w:eastAsia="SimSun"/>
                <w:b w:val="0"/>
                <w:bCs w:val="0"/>
                <w:sz w:val="21"/>
                <w:szCs w:val="21"/>
                <w:rPrChange w:id="6419" w:author="Codex" w:date="2026-10-05T16:32:41.313017+00:00">
                  <w:rPr>
                    <w:bCs w:val="0"/>
                    <w:sz w:val="21"/>
                    <w:szCs w:val="21"/>
                  </w:rPr>
                </w:rPrChange>
              </w:rPr>
              <w:t>1.945</w:t>
            </w:r>
            <w:r>
              <w:rPr>
                <w:rFonts w:ascii="Times New Roman" w:hAnsi="Times New Roman" w:cs="Times New Roman" w:eastAsia="SimSun"/>
                <w:b w:val="0"/>
                <w:bCs w:val="0"/>
                <w:sz w:val="21"/>
                <w:szCs w:val="21"/>
                <w:rPrChange w:id="64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21" w:author="Codex" w:date="2026-10-05T16:32:41.313017+00:00">
              <w:tcPr>
                <w:tcW w:w="0" w:type="auto"/>
                <w:tcBorders>
                  <w:top w:val="nil"/>
                  <w:left w:val="nil"/>
                  <w:bottom w:val="nil"/>
                  <w:right w:val="nil"/>
                </w:tcBorders>
                <w:tcMar>
                  <w:left w:w="102" w:type="dxa"/>
                  <w:right w:w="102" w:type="dxa"/>
                </w:tcMar>
              </w:tcPr>
            </w:tcPrChange>
          </w:tcPr>
          <w:p w14:paraId="7789CC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3" w:author="Codex" w:date="2026-10-05T16:32:41.313017+00:00">
                  <w:rPr>
                    <w:bCs w:val="0"/>
                    <w:sz w:val="21"/>
                    <w:szCs w:val="21"/>
                  </w:rPr>
                </w:rPrChange>
              </w:rPr>
              <w:pPrChange w:id="64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23" w:author="Codex" w:date="2026-10-05T16:32:41.313017+00:00">
                  <w:rPr>
                    <w:bCs w:val="0"/>
                    <w:sz w:val="21"/>
                    <w:szCs w:val="21"/>
                  </w:rPr>
                </w:rPrChange>
              </w:rPr>
              <w:t>1000</w:t>
            </w:r>
          </w:p>
        </w:tc>
      </w:tr>
      <w:tr w:rsidR="007622EE" w14:paraId="62B9A4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24" w:author="Codex" w:date="2026-10-05T16:32:41.313017+00:00">
              <w:tcPr>
                <w:tcW w:w="0" w:type="auto"/>
                <w:tcBorders>
                  <w:top w:val="nil"/>
                  <w:left w:val="nil"/>
                  <w:bottom w:val="nil"/>
                  <w:right w:val="nil"/>
                </w:tcBorders>
                <w:tcMar>
                  <w:left w:w="102" w:type="dxa"/>
                  <w:right w:w="102" w:type="dxa"/>
                </w:tcMar>
              </w:tcPr>
            </w:tcPrChange>
          </w:tcPr>
          <w:p w14:paraId="588690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4" w:author="Codex" w:date="2026-10-05T16:32:41.313017+00:00">
                  <w:rPr>
                    <w:bCs w:val="0"/>
                    <w:sz w:val="21"/>
                    <w:szCs w:val="21"/>
                  </w:rPr>
                </w:rPrChange>
              </w:rPr>
              <w:pPrChange w:id="64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26"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427" w:author="Codex" w:date="2026-10-05T16:32:41.313017+00:00">
              <w:tcPr>
                <w:tcW w:w="0" w:type="auto"/>
                <w:tcBorders>
                  <w:top w:val="nil"/>
                  <w:left w:val="nil"/>
                  <w:bottom w:val="nil"/>
                  <w:right w:val="nil"/>
                </w:tcBorders>
                <w:tcMar>
                  <w:left w:w="102" w:type="dxa"/>
                  <w:right w:w="102" w:type="dxa"/>
                </w:tcMar>
              </w:tcPr>
            </w:tcPrChange>
          </w:tcPr>
          <w:p w14:paraId="3D68A4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5" w:author="Codex" w:date="2026-10-05T16:32:41.313017+00:00">
                  <w:rPr>
                    <w:bCs w:val="0"/>
                    <w:sz w:val="21"/>
                    <w:szCs w:val="21"/>
                  </w:rPr>
                </w:rPrChange>
              </w:rPr>
              <w:pPrChange w:id="642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29"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430" w:author="Codex" w:date="2026-10-05T16:32:41.313017+00:00">
              <w:tcPr>
                <w:tcW w:w="0" w:type="auto"/>
                <w:tcBorders>
                  <w:top w:val="nil"/>
                  <w:left w:val="nil"/>
                  <w:bottom w:val="nil"/>
                  <w:right w:val="nil"/>
                </w:tcBorders>
                <w:tcMar>
                  <w:left w:w="102" w:type="dxa"/>
                  <w:right w:w="102" w:type="dxa"/>
                </w:tcMar>
              </w:tcPr>
            </w:tcPrChange>
          </w:tcPr>
          <w:p w14:paraId="727B74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6" w:author="Codex" w:date="2026-10-05T16:32:41.313017+00:00">
                  <w:rPr>
                    <w:bCs w:val="0"/>
                    <w:sz w:val="21"/>
                    <w:szCs w:val="21"/>
                  </w:rPr>
                </w:rPrChange>
              </w:rPr>
              <w:pPrChange w:id="64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32" w:author="Codex" w:date="2026-10-05T16:32:41.313017+00:00">
                  <w:rPr>
                    <w:bCs w:val="0"/>
                    <w:sz w:val="21"/>
                    <w:szCs w:val="21"/>
                  </w:rPr>
                </w:rPrChange>
              </w:rPr>
              <w:t>1127</w:t>
            </w:r>
          </w:p>
        </w:tc>
        <w:tc>
          <w:tcPr>
            <w:tcW w:w="0" w:type="auto"/>
            <w:tcBorders>
              <w:top w:val="nil"/>
              <w:left w:val="nil"/>
              <w:bottom w:val="nil"/>
              <w:right w:val="nil"/>
              <w:insideH w:val="nil"/>
              <w:insideV w:val="nil"/>
            </w:tcBorders>
            <w:tcMar>
              <w:left w:w="102" w:type="dxa"/>
              <w:right w:w="102" w:type="dxa"/>
            </w:tcMar>
            <w:tcPrChange w:id="6433" w:author="Codex" w:date="2026-10-05T16:32:41.313017+00:00">
              <w:tcPr>
                <w:tcW w:w="0" w:type="auto"/>
                <w:tcBorders>
                  <w:top w:val="nil"/>
                  <w:left w:val="nil"/>
                  <w:bottom w:val="nil"/>
                  <w:right w:val="nil"/>
                </w:tcBorders>
                <w:tcMar>
                  <w:left w:w="102" w:type="dxa"/>
                  <w:right w:w="102" w:type="dxa"/>
                </w:tcMar>
              </w:tcPr>
            </w:tcPrChange>
          </w:tcPr>
          <w:p w14:paraId="0538EB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7" w:author="Codex" w:date="2026-10-05T16:32:41.313017+00:00">
                  <w:rPr>
                    <w:bCs w:val="0"/>
                    <w:sz w:val="21"/>
                    <w:szCs w:val="21"/>
                  </w:rPr>
                </w:rPrChange>
              </w:rPr>
              <w:pPrChange w:id="64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35" w:author="Codex" w:date="2026-10-05T16:32:41.313017+00:00">
                  <w:rPr>
                    <w:bCs w:val="0"/>
                    <w:sz w:val="21"/>
                    <w:szCs w:val="21"/>
                  </w:rPr>
                </w:rPrChange>
              </w:rPr>
              <w:t>590</w:t>
            </w:r>
          </w:p>
        </w:tc>
        <w:tc>
          <w:tcPr>
            <w:tcW w:w="0" w:type="auto"/>
            <w:tcBorders>
              <w:top w:val="nil"/>
              <w:left w:val="nil"/>
              <w:bottom w:val="nil"/>
              <w:right w:val="nil"/>
              <w:insideH w:val="nil"/>
              <w:insideV w:val="nil"/>
            </w:tcBorders>
            <w:tcMar>
              <w:left w:w="102" w:type="dxa"/>
              <w:right w:w="102" w:type="dxa"/>
            </w:tcMar>
            <w:tcPrChange w:id="6436" w:author="Codex" w:date="2026-10-05T16:32:41.313017+00:00">
              <w:tcPr>
                <w:tcW w:w="0" w:type="auto"/>
                <w:tcBorders>
                  <w:top w:val="nil"/>
                  <w:left w:val="nil"/>
                  <w:bottom w:val="nil"/>
                  <w:right w:val="nil"/>
                </w:tcBorders>
                <w:tcMar>
                  <w:left w:w="102" w:type="dxa"/>
                  <w:right w:w="102" w:type="dxa"/>
                </w:tcMar>
              </w:tcPr>
            </w:tcPrChange>
          </w:tcPr>
          <w:p w14:paraId="73B6B81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8" w:author="Codex" w:date="2026-10-05T16:32:41.313017+00:00">
                  <w:rPr>
                    <w:bCs w:val="0"/>
                    <w:sz w:val="21"/>
                    <w:szCs w:val="21"/>
                  </w:rPr>
                </w:rPrChange>
              </w:rPr>
              <w:pPrChange w:id="643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38" w:author="Codex" w:date="2026-10-05T16:32:41.313017+00:00">
                  <w:rPr>
                    <w:bCs w:val="0"/>
                    <w:sz w:val="21"/>
                    <w:szCs w:val="21"/>
                  </w:rPr>
                </w:rPrChange>
              </w:rPr>
              <w:t>0.9957</w:t>
            </w:r>
            <w:r>
              <w:rPr>
                <w:rFonts w:ascii="Times New Roman" w:hAnsi="Times New Roman" w:cs="Times New Roman" w:eastAsia="SimSun"/>
                <w:b w:val="0"/>
                <w:bCs w:val="0"/>
                <w:sz w:val="21"/>
                <w:szCs w:val="21"/>
                <w:rPrChange w:id="6439"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440" w:author="Codex" w:date="2026-10-05T16:32:41.313017+00:00">
              <w:tcPr>
                <w:tcW w:w="0" w:type="auto"/>
                <w:tcBorders>
                  <w:top w:val="nil"/>
                  <w:left w:val="nil"/>
                  <w:bottom w:val="nil"/>
                  <w:right w:val="nil"/>
                </w:tcBorders>
                <w:tcMar>
                  <w:left w:w="102" w:type="dxa"/>
                  <w:right w:w="102" w:type="dxa"/>
                </w:tcMar>
              </w:tcPr>
            </w:tcPrChange>
          </w:tcPr>
          <w:p w14:paraId="43C165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9" w:author="Codex" w:date="2026-10-05T16:32:41.313017+00:00">
                  <w:rPr>
                    <w:bCs w:val="0"/>
                    <w:sz w:val="21"/>
                    <w:szCs w:val="21"/>
                  </w:rPr>
                </w:rPrChange>
              </w:rPr>
              <w:pPrChange w:id="644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42" w:author="Codex" w:date="2026-10-05T16:32:41.313017+00:00">
                  <w:rPr>
                    <w:bCs w:val="0"/>
                    <w:sz w:val="21"/>
                    <w:szCs w:val="21"/>
                  </w:rPr>
                </w:rPrChange>
              </w:rPr>
              <w:t>-0.542</w:t>
            </w:r>
            <w:r>
              <w:rPr>
                <w:rFonts w:ascii="Times New Roman" w:hAnsi="Times New Roman" w:cs="Times New Roman" w:eastAsia="SimSun"/>
                <w:b w:val="0"/>
                <w:bCs w:val="0"/>
                <w:sz w:val="21"/>
                <w:szCs w:val="21"/>
                <w:rPrChange w:id="6443"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444" w:author="Codex" w:date="2026-10-05T16:32:41.313017+00:00">
              <w:tcPr>
                <w:tcW w:w="0" w:type="auto"/>
                <w:tcBorders>
                  <w:top w:val="nil"/>
                  <w:left w:val="nil"/>
                  <w:bottom w:val="nil"/>
                  <w:right w:val="nil"/>
                </w:tcBorders>
                <w:tcMar>
                  <w:left w:w="102" w:type="dxa"/>
                  <w:right w:w="102" w:type="dxa"/>
                </w:tcMar>
              </w:tcPr>
            </w:tcPrChange>
          </w:tcPr>
          <w:p w14:paraId="6D6F52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0" w:author="Codex" w:date="2026-10-05T16:32:41.313017+00:00">
                  <w:rPr>
                    <w:bCs w:val="0"/>
                    <w:sz w:val="21"/>
                    <w:szCs w:val="21"/>
                  </w:rPr>
                </w:rPrChange>
              </w:rPr>
              <w:pPrChange w:id="64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46" w:author="Codex" w:date="2026-10-05T16:32:41.313017+00:00">
                  <w:rPr>
                    <w:bCs w:val="0"/>
                    <w:sz w:val="21"/>
                    <w:szCs w:val="21"/>
                  </w:rPr>
                </w:rPrChange>
              </w:rPr>
              <w:t>951</w:t>
            </w:r>
          </w:p>
        </w:tc>
      </w:tr>
      <w:tr w:rsidR="007622EE" w14:paraId="0640FC0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47" w:author="Codex" w:date="2026-10-05T16:32:41.313017+00:00">
              <w:tcPr>
                <w:tcW w:w="0" w:type="auto"/>
                <w:tcBorders>
                  <w:top w:val="nil"/>
                  <w:left w:val="nil"/>
                  <w:bottom w:val="nil"/>
                  <w:right w:val="nil"/>
                </w:tcBorders>
                <w:tcMar>
                  <w:left w:w="102" w:type="dxa"/>
                  <w:right w:w="102" w:type="dxa"/>
                </w:tcMar>
              </w:tcPr>
            </w:tcPrChange>
          </w:tcPr>
          <w:p w14:paraId="06DEC26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1" w:author="Codex" w:date="2026-10-05T16:32:41.313017+00:00">
                  <w:rPr>
                    <w:bCs w:val="0"/>
                    <w:sz w:val="21"/>
                    <w:szCs w:val="21"/>
                  </w:rPr>
                </w:rPrChange>
              </w:rPr>
              <w:pPrChange w:id="64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49"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450" w:author="Codex" w:date="2026-10-05T16:32:41.313017+00:00">
              <w:tcPr>
                <w:tcW w:w="0" w:type="auto"/>
                <w:tcBorders>
                  <w:top w:val="nil"/>
                  <w:left w:val="nil"/>
                  <w:bottom w:val="nil"/>
                  <w:right w:val="nil"/>
                </w:tcBorders>
                <w:tcMar>
                  <w:left w:w="102" w:type="dxa"/>
                  <w:right w:w="102" w:type="dxa"/>
                </w:tcMar>
              </w:tcPr>
            </w:tcPrChange>
          </w:tcPr>
          <w:p w14:paraId="2AD4C82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12" w:author="Codex" w:date="2026-10-05T16:32:41.313017+00:00">
                  <w:rPr>
                    <w:bCs w:val="0"/>
                    <w:sz w:val="21"/>
                    <w:szCs w:val="21"/>
                  </w:rPr>
                </w:rPrChange>
              </w:rPr>
              <w:pPrChange w:id="645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52"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453" w:author="Codex" w:date="2026-10-05T16:32:41.313017+00:00">
              <w:tcPr>
                <w:tcW w:w="0" w:type="auto"/>
                <w:tcBorders>
                  <w:top w:val="nil"/>
                  <w:left w:val="nil"/>
                  <w:bottom w:val="nil"/>
                  <w:right w:val="nil"/>
                </w:tcBorders>
                <w:tcMar>
                  <w:left w:w="102" w:type="dxa"/>
                  <w:right w:w="102" w:type="dxa"/>
                </w:tcMar>
              </w:tcPr>
            </w:tcPrChange>
          </w:tcPr>
          <w:p w14:paraId="400E643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3" w:author="Codex" w:date="2026-10-05T16:32:41.313017+00:00">
                  <w:rPr>
                    <w:bCs w:val="0"/>
                    <w:sz w:val="21"/>
                    <w:szCs w:val="21"/>
                  </w:rPr>
                </w:rPrChange>
              </w:rPr>
              <w:pPrChange w:id="64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55" w:author="Codex" w:date="2026-10-05T16:32:41.313017+00:00">
                  <w:rPr>
                    <w:bCs w:val="0"/>
                    <w:sz w:val="21"/>
                    <w:szCs w:val="21"/>
                  </w:rPr>
                </w:rPrChange>
              </w:rPr>
              <w:t>994</w:t>
            </w:r>
          </w:p>
        </w:tc>
        <w:tc>
          <w:tcPr>
            <w:tcW w:w="0" w:type="auto"/>
            <w:tcBorders>
              <w:top w:val="nil"/>
              <w:left w:val="nil"/>
              <w:bottom w:val="nil"/>
              <w:right w:val="nil"/>
              <w:insideH w:val="nil"/>
              <w:insideV w:val="nil"/>
            </w:tcBorders>
            <w:tcMar>
              <w:left w:w="102" w:type="dxa"/>
              <w:right w:w="102" w:type="dxa"/>
            </w:tcMar>
            <w:tcPrChange w:id="6456" w:author="Codex" w:date="2026-10-05T16:32:41.313017+00:00">
              <w:tcPr>
                <w:tcW w:w="0" w:type="auto"/>
                <w:tcBorders>
                  <w:top w:val="nil"/>
                  <w:left w:val="nil"/>
                  <w:bottom w:val="nil"/>
                  <w:right w:val="nil"/>
                </w:tcBorders>
                <w:tcMar>
                  <w:left w:w="102" w:type="dxa"/>
                  <w:right w:w="102" w:type="dxa"/>
                </w:tcMar>
              </w:tcPr>
            </w:tcPrChange>
          </w:tcPr>
          <w:p w14:paraId="032878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4" w:author="Codex" w:date="2026-10-05T16:32:41.313017+00:00">
                  <w:rPr>
                    <w:bCs w:val="0"/>
                    <w:sz w:val="21"/>
                    <w:szCs w:val="21"/>
                  </w:rPr>
                </w:rPrChange>
              </w:rPr>
              <w:pPrChange w:id="64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58" w:author="Codex" w:date="2026-10-05T16:32:41.313017+00:00">
                  <w:rPr>
                    <w:bCs w:val="0"/>
                    <w:sz w:val="21"/>
                    <w:szCs w:val="21"/>
                  </w:rPr>
                </w:rPrChange>
              </w:rPr>
              <w:t>530</w:t>
            </w:r>
          </w:p>
        </w:tc>
        <w:tc>
          <w:tcPr>
            <w:tcW w:w="0" w:type="auto"/>
            <w:tcBorders>
              <w:top w:val="nil"/>
              <w:left w:val="nil"/>
              <w:bottom w:val="nil"/>
              <w:right w:val="nil"/>
              <w:insideH w:val="nil"/>
              <w:insideV w:val="nil"/>
            </w:tcBorders>
            <w:tcMar>
              <w:left w:w="102" w:type="dxa"/>
              <w:right w:w="102" w:type="dxa"/>
            </w:tcMar>
            <w:tcPrChange w:id="6459" w:author="Codex" w:date="2026-10-05T16:32:41.313017+00:00">
              <w:tcPr>
                <w:tcW w:w="0" w:type="auto"/>
                <w:tcBorders>
                  <w:top w:val="nil"/>
                  <w:left w:val="nil"/>
                  <w:bottom w:val="nil"/>
                  <w:right w:val="nil"/>
                </w:tcBorders>
                <w:tcMar>
                  <w:left w:w="102" w:type="dxa"/>
                  <w:right w:w="102" w:type="dxa"/>
                </w:tcMar>
              </w:tcPr>
            </w:tcPrChange>
          </w:tcPr>
          <w:p w14:paraId="42A6F91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5" w:author="Codex" w:date="2026-10-05T16:32:41.313017+00:00">
                  <w:rPr>
                    <w:bCs w:val="0"/>
                    <w:sz w:val="21"/>
                    <w:szCs w:val="21"/>
                  </w:rPr>
                </w:rPrChange>
              </w:rPr>
              <w:pPrChange w:id="64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61" w:author="Codex" w:date="2026-10-05T16:32:41.313017+00:00">
                  <w:rPr>
                    <w:bCs w:val="0"/>
                    <w:sz w:val="21"/>
                    <w:szCs w:val="21"/>
                  </w:rPr>
                </w:rPrChange>
              </w:rPr>
              <w:t>0.9995</w:t>
            </w:r>
            <w:r>
              <w:rPr>
                <w:rFonts w:ascii="Times New Roman" w:hAnsi="Times New Roman" w:cs="Times New Roman" w:eastAsia="SimSun"/>
                <w:b w:val="0"/>
                <w:bCs w:val="0"/>
                <w:sz w:val="21"/>
                <w:szCs w:val="21"/>
                <w:rPrChange w:id="6462" w:author="Codex" w:date="2026-10-05T16:32:41.313017+00:00">
                  <w:rPr>
                    <w:bCs w:val="0"/>
                    <w:sz w:val="21"/>
                    <w:szCs w:val="21"/>
                  </w:rPr>
                </w:rPrChange>
              </w:rPr>
              <w:t>（</w:t>
            </w:r>
            <w:r>
              <w:rPr>
                <w:rFonts w:ascii="Times New Roman" w:hAnsi="Times New Roman" w:cs="Times New Roman" w:eastAsia="SimSun"/>
                <w:b w:val="0"/>
                <w:bCs w:val="0"/>
                <w:sz w:val="21"/>
                <w:szCs w:val="21"/>
                <w:rPrChange w:id="6463" w:author="Codex" w:date="2026-10-05T16:32:41.313017+00:00">
                  <w:rPr>
                    <w:bCs w:val="0"/>
                    <w:sz w:val="21"/>
                    <w:szCs w:val="21"/>
                  </w:rPr>
                </w:rPrChange>
              </w:rPr>
              <w:t>0.9452</w:t>
            </w:r>
            <w:r>
              <w:rPr>
                <w:rFonts w:ascii="Times New Roman" w:hAnsi="Times New Roman" w:cs="Times New Roman" w:eastAsia="SimSun"/>
                <w:b w:val="0"/>
                <w:bCs w:val="0"/>
                <w:sz w:val="21"/>
                <w:szCs w:val="21"/>
                <w:rPrChange w:id="6464" w:author="Codex" w:date="2026-10-05T16:32:41.313017+00:00">
                  <w:rPr>
                    <w:bCs w:val="0"/>
                    <w:sz w:val="21"/>
                    <w:szCs w:val="21"/>
                  </w:rPr>
                </w:rPrChange>
              </w:rPr>
              <w:t>，</w:t>
            </w:r>
            <w:r>
              <w:rPr>
                <w:rFonts w:ascii="Times New Roman" w:hAnsi="Times New Roman" w:cs="Times New Roman" w:eastAsia="SimSun"/>
                <w:b w:val="0"/>
                <w:bCs w:val="0"/>
                <w:sz w:val="21"/>
                <w:szCs w:val="21"/>
                <w:rPrChange w:id="6465" w:author="Codex" w:date="2026-10-05T16:32:41.313017+00:00">
                  <w:rPr>
                    <w:bCs w:val="0"/>
                    <w:sz w:val="21"/>
                    <w:szCs w:val="21"/>
                  </w:rPr>
                </w:rPrChange>
              </w:rPr>
              <w:t>1.0347</w:t>
            </w:r>
            <w:r>
              <w:rPr>
                <w:rFonts w:ascii="Times New Roman" w:hAnsi="Times New Roman" w:cs="Times New Roman" w:eastAsia="SimSun"/>
                <w:b w:val="0"/>
                <w:bCs w:val="0"/>
                <w:sz w:val="21"/>
                <w:szCs w:val="21"/>
                <w:rPrChange w:id="646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67" w:author="Codex" w:date="2026-10-05T16:32:41.313017+00:00">
              <w:tcPr>
                <w:tcW w:w="0" w:type="auto"/>
                <w:tcBorders>
                  <w:top w:val="nil"/>
                  <w:left w:val="nil"/>
                  <w:bottom w:val="nil"/>
                  <w:right w:val="nil"/>
                </w:tcBorders>
                <w:tcMar>
                  <w:left w:w="102" w:type="dxa"/>
                  <w:right w:w="102" w:type="dxa"/>
                </w:tcMar>
              </w:tcPr>
            </w:tcPrChange>
          </w:tcPr>
          <w:p w14:paraId="1AADF4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6" w:author="Codex" w:date="2026-10-05T16:32:41.313017+00:00">
                  <w:rPr>
                    <w:bCs w:val="0"/>
                    <w:sz w:val="21"/>
                    <w:szCs w:val="21"/>
                  </w:rPr>
                </w:rPrChange>
              </w:rPr>
              <w:pPrChange w:id="64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69" w:author="Codex" w:date="2026-10-05T16:32:41.313017+00:00">
                  <w:rPr>
                    <w:bCs w:val="0"/>
                    <w:sz w:val="21"/>
                    <w:szCs w:val="21"/>
                  </w:rPr>
                </w:rPrChange>
              </w:rPr>
              <w:t>0.406</w:t>
            </w:r>
            <w:r>
              <w:rPr>
                <w:rFonts w:ascii="Times New Roman" w:hAnsi="Times New Roman" w:cs="Times New Roman" w:eastAsia="SimSun"/>
                <w:b w:val="0"/>
                <w:bCs w:val="0"/>
                <w:sz w:val="21"/>
                <w:szCs w:val="21"/>
                <w:rPrChange w:id="6470" w:author="Codex" w:date="2026-10-05T16:32:41.313017+00:00">
                  <w:rPr>
                    <w:bCs w:val="0"/>
                    <w:sz w:val="21"/>
                    <w:szCs w:val="21"/>
                  </w:rPr>
                </w:rPrChange>
              </w:rPr>
              <w:t>（</w:t>
            </w:r>
            <w:r>
              <w:rPr>
                <w:rFonts w:ascii="Times New Roman" w:hAnsi="Times New Roman" w:cs="Times New Roman" w:eastAsia="SimSun"/>
                <w:b w:val="0"/>
                <w:bCs w:val="0"/>
                <w:sz w:val="21"/>
                <w:szCs w:val="21"/>
                <w:rPrChange w:id="6471" w:author="Codex" w:date="2026-10-05T16:32:41.313017+00:00">
                  <w:rPr>
                    <w:bCs w:val="0"/>
                    <w:sz w:val="21"/>
                    <w:szCs w:val="21"/>
                  </w:rPr>
                </w:rPrChange>
              </w:rPr>
              <w:t>-0.134</w:t>
            </w:r>
            <w:r>
              <w:rPr>
                <w:rFonts w:ascii="Times New Roman" w:hAnsi="Times New Roman" w:cs="Times New Roman" w:eastAsia="SimSun"/>
                <w:b w:val="0"/>
                <w:bCs w:val="0"/>
                <w:sz w:val="21"/>
                <w:szCs w:val="21"/>
                <w:rPrChange w:id="6472" w:author="Codex" w:date="2026-10-05T16:32:41.313017+00:00">
                  <w:rPr>
                    <w:bCs w:val="0"/>
                    <w:sz w:val="21"/>
                    <w:szCs w:val="21"/>
                  </w:rPr>
                </w:rPrChange>
              </w:rPr>
              <w:t>，</w:t>
            </w:r>
            <w:r>
              <w:rPr>
                <w:rFonts w:ascii="Times New Roman" w:hAnsi="Times New Roman" w:cs="Times New Roman" w:eastAsia="SimSun"/>
                <w:b w:val="0"/>
                <w:bCs w:val="0"/>
                <w:sz w:val="21"/>
                <w:szCs w:val="21"/>
                <w:rPrChange w:id="6473" w:author="Codex" w:date="2026-10-05T16:32:41.313017+00:00">
                  <w:rPr>
                    <w:bCs w:val="0"/>
                    <w:sz w:val="21"/>
                    <w:szCs w:val="21"/>
                  </w:rPr>
                </w:rPrChange>
              </w:rPr>
              <w:t>1.136</w:t>
            </w:r>
            <w:r>
              <w:rPr>
                <w:rFonts w:ascii="Times New Roman" w:hAnsi="Times New Roman" w:cs="Times New Roman" w:eastAsia="SimSun"/>
                <w:b w:val="0"/>
                <w:bCs w:val="0"/>
                <w:sz w:val="21"/>
                <w:szCs w:val="21"/>
                <w:rPrChange w:id="647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75" w:author="Codex" w:date="2026-10-05T16:32:41.313017+00:00">
              <w:tcPr>
                <w:tcW w:w="0" w:type="auto"/>
                <w:tcBorders>
                  <w:top w:val="nil"/>
                  <w:left w:val="nil"/>
                  <w:bottom w:val="nil"/>
                  <w:right w:val="nil"/>
                </w:tcBorders>
                <w:tcMar>
                  <w:left w:w="102" w:type="dxa"/>
                  <w:right w:w="102" w:type="dxa"/>
                </w:tcMar>
              </w:tcPr>
            </w:tcPrChange>
          </w:tcPr>
          <w:p w14:paraId="1E8C45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7" w:author="Codex" w:date="2026-10-05T16:32:41.313017+00:00">
                  <w:rPr>
                    <w:bCs w:val="0"/>
                    <w:sz w:val="21"/>
                    <w:szCs w:val="21"/>
                  </w:rPr>
                </w:rPrChange>
              </w:rPr>
              <w:pPrChange w:id="64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77" w:author="Codex" w:date="2026-10-05T16:32:41.313017+00:00">
                  <w:rPr>
                    <w:bCs w:val="0"/>
                    <w:sz w:val="21"/>
                    <w:szCs w:val="21"/>
                  </w:rPr>
                </w:rPrChange>
              </w:rPr>
              <w:t>1000</w:t>
            </w:r>
          </w:p>
        </w:tc>
      </w:tr>
      <w:tr w:rsidR="007622EE" w14:paraId="5B47F9D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78" w:author="Codex" w:date="2026-10-05T16:32:41.313017+00:00">
              <w:tcPr>
                <w:tcW w:w="0" w:type="auto"/>
                <w:tcBorders>
                  <w:top w:val="nil"/>
                  <w:left w:val="nil"/>
                  <w:bottom w:val="nil"/>
                  <w:right w:val="nil"/>
                </w:tcBorders>
                <w:tcMar>
                  <w:left w:w="102" w:type="dxa"/>
                  <w:right w:w="102" w:type="dxa"/>
                </w:tcMar>
              </w:tcPr>
            </w:tcPrChange>
          </w:tcPr>
          <w:p w14:paraId="06117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8" w:author="Codex" w:date="2026-10-05T16:32:41.313017+00:00">
                  <w:rPr>
                    <w:bCs w:val="0"/>
                    <w:sz w:val="21"/>
                    <w:szCs w:val="21"/>
                  </w:rPr>
                </w:rPrChange>
              </w:rPr>
              <w:pPrChange w:id="64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0"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481" w:author="Codex" w:date="2026-10-05T16:32:41.313017+00:00">
              <w:tcPr>
                <w:tcW w:w="0" w:type="auto"/>
                <w:tcBorders>
                  <w:top w:val="nil"/>
                  <w:left w:val="nil"/>
                  <w:bottom w:val="nil"/>
                  <w:right w:val="nil"/>
                </w:tcBorders>
                <w:tcMar>
                  <w:left w:w="102" w:type="dxa"/>
                  <w:right w:w="102" w:type="dxa"/>
                </w:tcMar>
              </w:tcPr>
            </w:tcPrChange>
          </w:tcPr>
          <w:p w14:paraId="66A5C8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19" w:author="Codex" w:date="2026-10-05T16:32:41.313017+00:00">
                  <w:rPr>
                    <w:bCs w:val="0"/>
                    <w:sz w:val="21"/>
                    <w:szCs w:val="21"/>
                  </w:rPr>
                </w:rPrChange>
              </w:rPr>
              <w:pPrChange w:id="648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83"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484" w:author="Codex" w:date="2026-10-05T16:32:41.313017+00:00">
              <w:tcPr>
                <w:tcW w:w="0" w:type="auto"/>
                <w:tcBorders>
                  <w:top w:val="nil"/>
                  <w:left w:val="nil"/>
                  <w:bottom w:val="nil"/>
                  <w:right w:val="nil"/>
                </w:tcBorders>
                <w:tcMar>
                  <w:left w:w="102" w:type="dxa"/>
                  <w:right w:w="102" w:type="dxa"/>
                </w:tcMar>
              </w:tcPr>
            </w:tcPrChange>
          </w:tcPr>
          <w:p w14:paraId="00F80D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0" w:author="Codex" w:date="2026-10-05T16:32:41.313017+00:00">
                  <w:rPr>
                    <w:bCs w:val="0"/>
                    <w:sz w:val="21"/>
                    <w:szCs w:val="21"/>
                  </w:rPr>
                </w:rPrChange>
              </w:rPr>
              <w:pPrChange w:id="64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6" w:author="Codex" w:date="2026-10-05T16:32:41.313017+00:00">
                  <w:rPr>
                    <w:bCs w:val="0"/>
                    <w:sz w:val="21"/>
                    <w:szCs w:val="21"/>
                  </w:rPr>
                </w:rPrChange>
              </w:rPr>
              <w:t>4567</w:t>
            </w:r>
          </w:p>
        </w:tc>
        <w:tc>
          <w:tcPr>
            <w:tcW w:w="0" w:type="auto"/>
            <w:tcBorders>
              <w:top w:val="nil"/>
              <w:left w:val="nil"/>
              <w:bottom w:val="nil"/>
              <w:right w:val="nil"/>
              <w:insideH w:val="nil"/>
              <w:insideV w:val="nil"/>
            </w:tcBorders>
            <w:tcMar>
              <w:left w:w="102" w:type="dxa"/>
              <w:right w:w="102" w:type="dxa"/>
            </w:tcMar>
            <w:tcPrChange w:id="6487" w:author="Codex" w:date="2026-10-05T16:32:41.313017+00:00">
              <w:tcPr>
                <w:tcW w:w="0" w:type="auto"/>
                <w:tcBorders>
                  <w:top w:val="nil"/>
                  <w:left w:val="nil"/>
                  <w:bottom w:val="nil"/>
                  <w:right w:val="nil"/>
                </w:tcBorders>
                <w:tcMar>
                  <w:left w:w="102" w:type="dxa"/>
                  <w:right w:w="102" w:type="dxa"/>
                </w:tcMar>
              </w:tcPr>
            </w:tcPrChange>
          </w:tcPr>
          <w:p w14:paraId="471ADC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1" w:author="Codex" w:date="2026-10-05T16:32:41.313017+00:00">
                  <w:rPr>
                    <w:bCs w:val="0"/>
                    <w:sz w:val="21"/>
                    <w:szCs w:val="21"/>
                  </w:rPr>
                </w:rPrChange>
              </w:rPr>
              <w:pPrChange w:id="64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9" w:author="Codex" w:date="2026-10-05T16:32:41.313017+00:00">
                  <w:rPr>
                    <w:bCs w:val="0"/>
                    <w:sz w:val="21"/>
                    <w:szCs w:val="21"/>
                  </w:rPr>
                </w:rPrChange>
              </w:rPr>
              <w:t>1966</w:t>
            </w:r>
          </w:p>
        </w:tc>
        <w:tc>
          <w:tcPr>
            <w:tcW w:w="0" w:type="auto"/>
            <w:tcBorders>
              <w:top w:val="nil"/>
              <w:left w:val="nil"/>
              <w:bottom w:val="nil"/>
              <w:right w:val="nil"/>
              <w:insideH w:val="nil"/>
              <w:insideV w:val="nil"/>
            </w:tcBorders>
            <w:tcMar>
              <w:left w:w="102" w:type="dxa"/>
              <w:right w:w="102" w:type="dxa"/>
            </w:tcMar>
            <w:tcPrChange w:id="6490" w:author="Codex" w:date="2026-10-05T16:32:41.313017+00:00">
              <w:tcPr>
                <w:tcW w:w="0" w:type="auto"/>
                <w:tcBorders>
                  <w:top w:val="nil"/>
                  <w:left w:val="nil"/>
                  <w:bottom w:val="nil"/>
                  <w:right w:val="nil"/>
                </w:tcBorders>
                <w:tcMar>
                  <w:left w:w="102" w:type="dxa"/>
                  <w:right w:w="102" w:type="dxa"/>
                </w:tcMar>
              </w:tcPr>
            </w:tcPrChange>
          </w:tcPr>
          <w:p w14:paraId="6C8D26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2" w:author="Codex" w:date="2026-10-05T16:32:41.313017+00:00">
                  <w:rPr>
                    <w:bCs w:val="0"/>
                    <w:sz w:val="21"/>
                    <w:szCs w:val="21"/>
                  </w:rPr>
                </w:rPrChange>
              </w:rPr>
              <w:pPrChange w:id="64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92" w:author="Codex" w:date="2026-10-05T16:32:41.313017+00:00">
                  <w:rPr>
                    <w:bCs w:val="0"/>
                    <w:sz w:val="21"/>
                    <w:szCs w:val="21"/>
                  </w:rPr>
                </w:rPrChange>
              </w:rPr>
              <w:t>0.9995</w:t>
            </w:r>
            <w:r>
              <w:rPr>
                <w:rFonts w:ascii="Times New Roman" w:hAnsi="Times New Roman" w:cs="Times New Roman" w:eastAsia="SimSun"/>
                <w:b w:val="0"/>
                <w:bCs w:val="0"/>
                <w:sz w:val="21"/>
                <w:szCs w:val="21"/>
                <w:rPrChange w:id="6493" w:author="Codex" w:date="2026-10-05T16:32:41.313017+00:00">
                  <w:rPr>
                    <w:bCs w:val="0"/>
                    <w:sz w:val="21"/>
                    <w:szCs w:val="21"/>
                  </w:rPr>
                </w:rPrChange>
              </w:rPr>
              <w:t>（</w:t>
            </w:r>
            <w:r>
              <w:rPr>
                <w:rFonts w:ascii="Times New Roman" w:hAnsi="Times New Roman" w:cs="Times New Roman" w:eastAsia="SimSun"/>
                <w:b w:val="0"/>
                <w:bCs w:val="0"/>
                <w:sz w:val="21"/>
                <w:szCs w:val="21"/>
                <w:rPrChange w:id="6494" w:author="Codex" w:date="2026-10-05T16:32:41.313017+00:00">
                  <w:rPr>
                    <w:bCs w:val="0"/>
                    <w:sz w:val="21"/>
                    <w:szCs w:val="21"/>
                  </w:rPr>
                </w:rPrChange>
              </w:rPr>
              <w:t>0.9826</w:t>
            </w:r>
            <w:r>
              <w:rPr>
                <w:rFonts w:ascii="Times New Roman" w:hAnsi="Times New Roman" w:cs="Times New Roman" w:eastAsia="SimSun"/>
                <w:b w:val="0"/>
                <w:bCs w:val="0"/>
                <w:sz w:val="21"/>
                <w:szCs w:val="21"/>
                <w:rPrChange w:id="6495" w:author="Codex" w:date="2026-10-05T16:32:41.313017+00:00">
                  <w:rPr>
                    <w:bCs w:val="0"/>
                    <w:sz w:val="21"/>
                    <w:szCs w:val="21"/>
                  </w:rPr>
                </w:rPrChange>
              </w:rPr>
              <w:t>，</w:t>
            </w:r>
            <w:r>
              <w:rPr>
                <w:rFonts w:ascii="Times New Roman" w:hAnsi="Times New Roman" w:cs="Times New Roman" w:eastAsia="SimSun"/>
                <w:b w:val="0"/>
                <w:bCs w:val="0"/>
                <w:sz w:val="21"/>
                <w:szCs w:val="21"/>
                <w:rPrChange w:id="6496" w:author="Codex" w:date="2026-10-05T16:32:41.313017+00:00">
                  <w:rPr>
                    <w:bCs w:val="0"/>
                    <w:sz w:val="21"/>
                    <w:szCs w:val="21"/>
                  </w:rPr>
                </w:rPrChange>
              </w:rPr>
              <w:t>1.0135</w:t>
            </w:r>
            <w:r>
              <w:rPr>
                <w:rFonts w:ascii="Times New Roman" w:hAnsi="Times New Roman" w:cs="Times New Roman" w:eastAsia="SimSun"/>
                <w:b w:val="0"/>
                <w:bCs w:val="0"/>
                <w:sz w:val="21"/>
                <w:szCs w:val="21"/>
                <w:rPrChange w:id="649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98" w:author="Codex" w:date="2026-10-05T16:32:41.313017+00:00">
              <w:tcPr>
                <w:tcW w:w="0" w:type="auto"/>
                <w:tcBorders>
                  <w:top w:val="nil"/>
                  <w:left w:val="nil"/>
                  <w:bottom w:val="nil"/>
                  <w:right w:val="nil"/>
                </w:tcBorders>
                <w:tcMar>
                  <w:left w:w="102" w:type="dxa"/>
                  <w:right w:w="102" w:type="dxa"/>
                </w:tcMar>
              </w:tcPr>
            </w:tcPrChange>
          </w:tcPr>
          <w:p w14:paraId="7E1B65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3" w:author="Codex" w:date="2026-10-05T16:32:41.313017+00:00">
                  <w:rPr>
                    <w:bCs w:val="0"/>
                    <w:sz w:val="21"/>
                    <w:szCs w:val="21"/>
                  </w:rPr>
                </w:rPrChange>
              </w:rPr>
              <w:pPrChange w:id="64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00" w:author="Codex" w:date="2026-10-05T16:32:41.313017+00:00">
                  <w:rPr>
                    <w:bCs w:val="0"/>
                    <w:sz w:val="21"/>
                    <w:szCs w:val="21"/>
                  </w:rPr>
                </w:rPrChange>
              </w:rPr>
              <w:t>-0.150</w:t>
            </w:r>
            <w:r>
              <w:rPr>
                <w:rFonts w:ascii="Times New Roman" w:hAnsi="Times New Roman" w:cs="Times New Roman" w:eastAsia="SimSun"/>
                <w:b w:val="0"/>
                <w:bCs w:val="0"/>
                <w:sz w:val="21"/>
                <w:szCs w:val="21"/>
                <w:rPrChange w:id="6501" w:author="Codex" w:date="2026-10-05T16:32:41.313017+00:00">
                  <w:rPr>
                    <w:bCs w:val="0"/>
                    <w:sz w:val="21"/>
                    <w:szCs w:val="21"/>
                  </w:rPr>
                </w:rPrChange>
              </w:rPr>
              <w:t>（</w:t>
            </w:r>
            <w:r>
              <w:rPr>
                <w:rFonts w:ascii="Times New Roman" w:hAnsi="Times New Roman" w:cs="Times New Roman" w:eastAsia="SimSun"/>
                <w:b w:val="0"/>
                <w:bCs w:val="0"/>
                <w:sz w:val="21"/>
                <w:szCs w:val="21"/>
                <w:rPrChange w:id="6502" w:author="Codex" w:date="2026-10-05T16:32:41.313017+00:00">
                  <w:rPr>
                    <w:bCs w:val="0"/>
                    <w:sz w:val="21"/>
                    <w:szCs w:val="21"/>
                  </w:rPr>
                </w:rPrChange>
              </w:rPr>
              <w:t>-0.974</w:t>
            </w:r>
            <w:r>
              <w:rPr>
                <w:rFonts w:ascii="Times New Roman" w:hAnsi="Times New Roman" w:cs="Times New Roman" w:eastAsia="SimSun"/>
                <w:b w:val="0"/>
                <w:bCs w:val="0"/>
                <w:sz w:val="21"/>
                <w:szCs w:val="21"/>
                <w:rPrChange w:id="6503" w:author="Codex" w:date="2026-10-05T16:32:41.313017+00:00">
                  <w:rPr>
                    <w:bCs w:val="0"/>
                    <w:sz w:val="21"/>
                    <w:szCs w:val="21"/>
                  </w:rPr>
                </w:rPrChange>
              </w:rPr>
              <w:t>，</w:t>
            </w:r>
            <w:r>
              <w:rPr>
                <w:rFonts w:ascii="Times New Roman" w:hAnsi="Times New Roman" w:cs="Times New Roman" w:eastAsia="SimSun"/>
                <w:b w:val="0"/>
                <w:bCs w:val="0"/>
                <w:sz w:val="21"/>
                <w:szCs w:val="21"/>
                <w:rPrChange w:id="6504" w:author="Codex" w:date="2026-10-05T16:32:41.313017+00:00">
                  <w:rPr>
                    <w:bCs w:val="0"/>
                    <w:sz w:val="21"/>
                    <w:szCs w:val="21"/>
                  </w:rPr>
                </w:rPrChange>
              </w:rPr>
              <w:t>1.234</w:t>
            </w:r>
            <w:r>
              <w:rPr>
                <w:rFonts w:ascii="Times New Roman" w:hAnsi="Times New Roman" w:cs="Times New Roman" w:eastAsia="SimSun"/>
                <w:b w:val="0"/>
                <w:bCs w:val="0"/>
                <w:sz w:val="21"/>
                <w:szCs w:val="21"/>
                <w:rPrChange w:id="650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06" w:author="Codex" w:date="2026-10-05T16:32:41.313017+00:00">
              <w:tcPr>
                <w:tcW w:w="0" w:type="auto"/>
                <w:tcBorders>
                  <w:top w:val="nil"/>
                  <w:left w:val="nil"/>
                  <w:bottom w:val="nil"/>
                  <w:right w:val="nil"/>
                </w:tcBorders>
                <w:tcMar>
                  <w:left w:w="102" w:type="dxa"/>
                  <w:right w:w="102" w:type="dxa"/>
                </w:tcMar>
              </w:tcPr>
            </w:tcPrChange>
          </w:tcPr>
          <w:p w14:paraId="7C1F63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4" w:author="Codex" w:date="2026-10-05T16:32:41.313017+00:00">
                  <w:rPr>
                    <w:bCs w:val="0"/>
                    <w:sz w:val="21"/>
                    <w:szCs w:val="21"/>
                  </w:rPr>
                </w:rPrChange>
              </w:rPr>
              <w:pPrChange w:id="65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08" w:author="Codex" w:date="2026-10-05T16:32:41.313017+00:00">
                  <w:rPr>
                    <w:bCs w:val="0"/>
                    <w:sz w:val="21"/>
                    <w:szCs w:val="21"/>
                  </w:rPr>
                </w:rPrChange>
              </w:rPr>
              <w:t>1000</w:t>
            </w:r>
          </w:p>
        </w:tc>
      </w:tr>
      <w:tr w:rsidR="007622EE" w14:paraId="52629C5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509" w:author="Codex" w:date="2026-10-05T16:32:41.313017+00:00">
              <w:tcPr>
                <w:tcW w:w="0" w:type="auto"/>
                <w:tcBorders>
                  <w:top w:val="nil"/>
                  <w:left w:val="nil"/>
                  <w:bottom w:val="nil"/>
                  <w:right w:val="nil"/>
                </w:tcBorders>
                <w:tcMar>
                  <w:left w:w="102" w:type="dxa"/>
                  <w:right w:w="102" w:type="dxa"/>
                </w:tcMar>
              </w:tcPr>
            </w:tcPrChange>
          </w:tcPr>
          <w:p w14:paraId="7349A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5" w:author="Codex" w:date="2026-10-05T16:32:41.313017+00:00">
                  <w:rPr>
                    <w:bCs w:val="0"/>
                    <w:sz w:val="21"/>
                    <w:szCs w:val="21"/>
                  </w:rPr>
                </w:rPrChange>
              </w:rPr>
              <w:pPrChange w:id="65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1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512" w:author="Codex" w:date="2026-10-05T16:32:41.313017+00:00">
              <w:tcPr>
                <w:tcW w:w="0" w:type="auto"/>
                <w:tcBorders>
                  <w:top w:val="nil"/>
                  <w:left w:val="nil"/>
                  <w:bottom w:val="nil"/>
                  <w:right w:val="nil"/>
                </w:tcBorders>
                <w:tcMar>
                  <w:left w:w="102" w:type="dxa"/>
                  <w:right w:w="102" w:type="dxa"/>
                </w:tcMar>
              </w:tcPr>
            </w:tcPrChange>
          </w:tcPr>
          <w:p w14:paraId="6B2457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26" w:author="Codex" w:date="2026-10-05T16:32:41.313017+00:00">
                  <w:rPr>
                    <w:bCs w:val="0"/>
                    <w:sz w:val="21"/>
                    <w:szCs w:val="21"/>
                  </w:rPr>
                </w:rPrChange>
              </w:rPr>
              <w:pPrChange w:id="651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14"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515" w:author="Codex" w:date="2026-10-05T16:32:41.313017+00:00">
              <w:tcPr>
                <w:tcW w:w="0" w:type="auto"/>
                <w:tcBorders>
                  <w:top w:val="nil"/>
                  <w:left w:val="nil"/>
                  <w:bottom w:val="nil"/>
                  <w:right w:val="nil"/>
                </w:tcBorders>
                <w:tcMar>
                  <w:left w:w="102" w:type="dxa"/>
                  <w:right w:w="102" w:type="dxa"/>
                </w:tcMar>
              </w:tcPr>
            </w:tcPrChange>
          </w:tcPr>
          <w:p w14:paraId="6C42A2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7" w:author="Codex" w:date="2026-10-05T16:32:41.313017+00:00">
                  <w:rPr>
                    <w:bCs w:val="0"/>
                    <w:sz w:val="21"/>
                    <w:szCs w:val="21"/>
                  </w:rPr>
                </w:rPrChange>
              </w:rPr>
              <w:pPrChange w:id="65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17" w:author="Codex" w:date="2026-10-05T16:32:41.313017+00:00">
                  <w:rPr>
                    <w:bCs w:val="0"/>
                    <w:sz w:val="21"/>
                    <w:szCs w:val="21"/>
                  </w:rPr>
                </w:rPrChange>
              </w:rPr>
              <w:t>1764</w:t>
            </w:r>
          </w:p>
        </w:tc>
        <w:tc>
          <w:tcPr>
            <w:tcW w:w="0" w:type="auto"/>
            <w:tcBorders>
              <w:top w:val="nil"/>
              <w:left w:val="nil"/>
              <w:bottom w:val="nil"/>
              <w:right w:val="nil"/>
              <w:insideH w:val="nil"/>
              <w:insideV w:val="nil"/>
            </w:tcBorders>
            <w:tcMar>
              <w:left w:w="102" w:type="dxa"/>
              <w:right w:w="102" w:type="dxa"/>
            </w:tcMar>
            <w:tcPrChange w:id="6518" w:author="Codex" w:date="2026-10-05T16:32:41.313017+00:00">
              <w:tcPr>
                <w:tcW w:w="0" w:type="auto"/>
                <w:tcBorders>
                  <w:top w:val="nil"/>
                  <w:left w:val="nil"/>
                  <w:bottom w:val="nil"/>
                  <w:right w:val="nil"/>
                </w:tcBorders>
                <w:tcMar>
                  <w:left w:w="102" w:type="dxa"/>
                  <w:right w:w="102" w:type="dxa"/>
                </w:tcMar>
              </w:tcPr>
            </w:tcPrChange>
          </w:tcPr>
          <w:p w14:paraId="5372B1B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8" w:author="Codex" w:date="2026-10-05T16:32:41.313017+00:00">
                  <w:rPr>
                    <w:bCs w:val="0"/>
                    <w:sz w:val="21"/>
                    <w:szCs w:val="21"/>
                  </w:rPr>
                </w:rPrChange>
              </w:rPr>
              <w:pPrChange w:id="65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20" w:author="Codex" w:date="2026-10-05T16:32:41.313017+00:00">
                  <w:rPr>
                    <w:bCs w:val="0"/>
                    <w:sz w:val="21"/>
                    <w:szCs w:val="21"/>
                  </w:rPr>
                </w:rPrChange>
              </w:rPr>
              <w:t>890</w:t>
            </w:r>
          </w:p>
        </w:tc>
        <w:tc>
          <w:tcPr>
            <w:tcW w:w="0" w:type="auto"/>
            <w:tcBorders>
              <w:top w:val="nil"/>
              <w:left w:val="nil"/>
              <w:bottom w:val="nil"/>
              <w:right w:val="nil"/>
              <w:insideH w:val="nil"/>
              <w:insideV w:val="nil"/>
            </w:tcBorders>
            <w:tcMar>
              <w:left w:w="102" w:type="dxa"/>
              <w:right w:w="102" w:type="dxa"/>
            </w:tcMar>
            <w:tcPrChange w:id="6521" w:author="Codex" w:date="2026-10-05T16:32:41.313017+00:00">
              <w:tcPr>
                <w:tcW w:w="0" w:type="auto"/>
                <w:tcBorders>
                  <w:top w:val="nil"/>
                  <w:left w:val="nil"/>
                  <w:bottom w:val="nil"/>
                  <w:right w:val="nil"/>
                </w:tcBorders>
                <w:tcMar>
                  <w:left w:w="102" w:type="dxa"/>
                  <w:right w:w="102" w:type="dxa"/>
                </w:tcMar>
              </w:tcPr>
            </w:tcPrChange>
          </w:tcPr>
          <w:p w14:paraId="7218F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9" w:author="Codex" w:date="2026-10-05T16:32:41.313017+00:00">
                  <w:rPr>
                    <w:bCs w:val="0"/>
                    <w:sz w:val="21"/>
                    <w:szCs w:val="21"/>
                  </w:rPr>
                </w:rPrChange>
              </w:rPr>
              <w:pPrChange w:id="65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23" w:author="Codex" w:date="2026-10-05T16:32:41.313017+00:00">
                  <w:rPr>
                    <w:bCs w:val="0"/>
                    <w:sz w:val="21"/>
                    <w:szCs w:val="21"/>
                  </w:rPr>
                </w:rPrChange>
              </w:rPr>
              <w:t>1.0008</w:t>
            </w:r>
            <w:r>
              <w:rPr>
                <w:rFonts w:ascii="Times New Roman" w:hAnsi="Times New Roman" w:cs="Times New Roman" w:eastAsia="SimSun"/>
                <w:b w:val="0"/>
                <w:bCs w:val="0"/>
                <w:sz w:val="21"/>
                <w:szCs w:val="21"/>
                <w:rPrChange w:id="6524" w:author="Codex" w:date="2026-10-05T16:32:41.313017+00:00">
                  <w:rPr>
                    <w:bCs w:val="0"/>
                    <w:sz w:val="21"/>
                    <w:szCs w:val="21"/>
                  </w:rPr>
                </w:rPrChange>
              </w:rPr>
              <w:t>（</w:t>
            </w:r>
            <w:r>
              <w:rPr>
                <w:rFonts w:ascii="Times New Roman" w:hAnsi="Times New Roman" w:cs="Times New Roman" w:eastAsia="SimSun"/>
                <w:b w:val="0"/>
                <w:bCs w:val="0"/>
                <w:sz w:val="21"/>
                <w:szCs w:val="21"/>
                <w:rPrChange w:id="6525" w:author="Codex" w:date="2026-10-05T16:32:41.313017+00:00">
                  <w:rPr>
                    <w:bCs w:val="0"/>
                    <w:sz w:val="21"/>
                    <w:szCs w:val="21"/>
                  </w:rPr>
                </w:rPrChange>
              </w:rPr>
              <w:t>0.9809</w:t>
            </w:r>
            <w:r>
              <w:rPr>
                <w:rFonts w:ascii="Times New Roman" w:hAnsi="Times New Roman" w:cs="Times New Roman" w:eastAsia="SimSun"/>
                <w:b w:val="0"/>
                <w:bCs w:val="0"/>
                <w:sz w:val="21"/>
                <w:szCs w:val="21"/>
                <w:rPrChange w:id="6526" w:author="Codex" w:date="2026-10-05T16:32:41.313017+00:00">
                  <w:rPr>
                    <w:bCs w:val="0"/>
                    <w:sz w:val="21"/>
                    <w:szCs w:val="21"/>
                  </w:rPr>
                </w:rPrChange>
              </w:rPr>
              <w:t>，</w:t>
            </w:r>
            <w:r>
              <w:rPr>
                <w:rFonts w:ascii="Times New Roman" w:hAnsi="Times New Roman" w:cs="Times New Roman" w:eastAsia="SimSun"/>
                <w:b w:val="0"/>
                <w:bCs w:val="0"/>
                <w:sz w:val="21"/>
                <w:szCs w:val="21"/>
                <w:rPrChange w:id="6527" w:author="Codex" w:date="2026-10-05T16:32:41.313017+00:00">
                  <w:rPr>
                    <w:bCs w:val="0"/>
                    <w:sz w:val="21"/>
                    <w:szCs w:val="21"/>
                  </w:rPr>
                </w:rPrChange>
              </w:rPr>
              <w:t>1.0207</w:t>
            </w:r>
            <w:r>
              <w:rPr>
                <w:rFonts w:ascii="Times New Roman" w:hAnsi="Times New Roman" w:cs="Times New Roman" w:eastAsia="SimSun"/>
                <w:b w:val="0"/>
                <w:bCs w:val="0"/>
                <w:sz w:val="21"/>
                <w:szCs w:val="21"/>
                <w:rPrChange w:id="65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29" w:author="Codex" w:date="2026-10-05T16:32:41.313017+00:00">
              <w:tcPr>
                <w:tcW w:w="0" w:type="auto"/>
                <w:tcBorders>
                  <w:top w:val="nil"/>
                  <w:left w:val="nil"/>
                  <w:bottom w:val="nil"/>
                  <w:right w:val="nil"/>
                </w:tcBorders>
                <w:tcMar>
                  <w:left w:w="102" w:type="dxa"/>
                  <w:right w:w="102" w:type="dxa"/>
                </w:tcMar>
              </w:tcPr>
            </w:tcPrChange>
          </w:tcPr>
          <w:p w14:paraId="42EA14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0" w:author="Codex" w:date="2026-10-05T16:32:41.313017+00:00">
                  <w:rPr>
                    <w:bCs w:val="0"/>
                    <w:sz w:val="21"/>
                    <w:szCs w:val="21"/>
                  </w:rPr>
                </w:rPrChange>
              </w:rPr>
              <w:pPrChange w:id="65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31" w:author="Codex" w:date="2026-10-05T16:32:41.313017+00:00">
                  <w:rPr>
                    <w:bCs w:val="0"/>
                    <w:sz w:val="21"/>
                    <w:szCs w:val="21"/>
                  </w:rPr>
                </w:rPrChange>
              </w:rPr>
              <w:t>-0.080</w:t>
            </w:r>
            <w:r>
              <w:rPr>
                <w:rFonts w:ascii="Times New Roman" w:hAnsi="Times New Roman" w:cs="Times New Roman" w:eastAsia="SimSun"/>
                <w:b w:val="0"/>
                <w:bCs w:val="0"/>
                <w:sz w:val="21"/>
                <w:szCs w:val="21"/>
                <w:rPrChange w:id="6532" w:author="Codex" w:date="2026-10-05T16:32:41.313017+00:00">
                  <w:rPr>
                    <w:bCs w:val="0"/>
                    <w:sz w:val="21"/>
                    <w:szCs w:val="21"/>
                  </w:rPr>
                </w:rPrChange>
              </w:rPr>
              <w:t>（</w:t>
            </w:r>
            <w:r>
              <w:rPr>
                <w:rFonts w:ascii="Times New Roman" w:hAnsi="Times New Roman" w:cs="Times New Roman" w:eastAsia="SimSun"/>
                <w:b w:val="0"/>
                <w:bCs w:val="0"/>
                <w:sz w:val="21"/>
                <w:szCs w:val="21"/>
                <w:rPrChange w:id="6533" w:author="Codex" w:date="2026-10-05T16:32:41.313017+00:00">
                  <w:rPr>
                    <w:bCs w:val="0"/>
                    <w:sz w:val="21"/>
                    <w:szCs w:val="21"/>
                  </w:rPr>
                </w:rPrChange>
              </w:rPr>
              <w:t>-0.562</w:t>
            </w:r>
            <w:r>
              <w:rPr>
                <w:rFonts w:ascii="Times New Roman" w:hAnsi="Times New Roman" w:cs="Times New Roman" w:eastAsia="SimSun"/>
                <w:b w:val="0"/>
                <w:bCs w:val="0"/>
                <w:sz w:val="21"/>
                <w:szCs w:val="21"/>
                <w:rPrChange w:id="6534" w:author="Codex" w:date="2026-10-05T16:32:41.313017+00:00">
                  <w:rPr>
                    <w:bCs w:val="0"/>
                    <w:sz w:val="21"/>
                    <w:szCs w:val="21"/>
                  </w:rPr>
                </w:rPrChange>
              </w:rPr>
              <w:t>，</w:t>
            </w:r>
            <w:r>
              <w:rPr>
                <w:rFonts w:ascii="Times New Roman" w:hAnsi="Times New Roman" w:cs="Times New Roman" w:eastAsia="SimSun"/>
                <w:b w:val="0"/>
                <w:bCs w:val="0"/>
                <w:sz w:val="21"/>
                <w:szCs w:val="21"/>
                <w:rPrChange w:id="6535" w:author="Codex" w:date="2026-10-05T16:32:41.313017+00:00">
                  <w:rPr>
                    <w:bCs w:val="0"/>
                    <w:sz w:val="21"/>
                    <w:szCs w:val="21"/>
                  </w:rPr>
                </w:rPrChange>
              </w:rPr>
              <w:t>0.494</w:t>
            </w:r>
            <w:r>
              <w:rPr>
                <w:rFonts w:ascii="Times New Roman" w:hAnsi="Times New Roman" w:cs="Times New Roman" w:eastAsia="SimSun"/>
                <w:b w:val="0"/>
                <w:bCs w:val="0"/>
                <w:sz w:val="21"/>
                <w:szCs w:val="21"/>
                <w:rPrChange w:id="653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37" w:author="Codex" w:date="2026-10-05T16:32:41.313017+00:00">
              <w:tcPr>
                <w:tcW w:w="0" w:type="auto"/>
                <w:tcBorders>
                  <w:top w:val="nil"/>
                  <w:left w:val="nil"/>
                  <w:bottom w:val="nil"/>
                  <w:right w:val="nil"/>
                </w:tcBorders>
                <w:tcMar>
                  <w:left w:w="102" w:type="dxa"/>
                  <w:right w:w="102" w:type="dxa"/>
                </w:tcMar>
              </w:tcPr>
            </w:tcPrChange>
          </w:tcPr>
          <w:p w14:paraId="2930DB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1" w:author="Codex" w:date="2026-10-05T16:32:41.313017+00:00">
                  <w:rPr>
                    <w:bCs w:val="0"/>
                    <w:sz w:val="21"/>
                    <w:szCs w:val="21"/>
                  </w:rPr>
                </w:rPrChange>
              </w:rPr>
              <w:pPrChange w:id="65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39" w:author="Codex" w:date="2026-10-05T16:32:41.313017+00:00">
                  <w:rPr>
                    <w:bCs w:val="0"/>
                    <w:sz w:val="21"/>
                    <w:szCs w:val="21"/>
                  </w:rPr>
                </w:rPrChange>
              </w:rPr>
              <w:t>1000</w:t>
            </w:r>
          </w:p>
        </w:tc>
      </w:tr>
      <w:tr w:rsidR="007622EE" w14:paraId="3345DBF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540" w:author="Codex" w:date="2026-10-05T16:32:41.313017+00:00">
              <w:tcPr>
                <w:tcW w:w="0" w:type="auto"/>
                <w:tcBorders>
                  <w:top w:val="nil"/>
                  <w:left w:val="nil"/>
                  <w:bottom w:val="nil"/>
                  <w:right w:val="nil"/>
                </w:tcBorders>
                <w:tcMar>
                  <w:left w:w="102" w:type="dxa"/>
                  <w:right w:w="102" w:type="dxa"/>
                </w:tcMar>
              </w:tcPr>
            </w:tcPrChange>
          </w:tcPr>
          <w:p w14:paraId="2C1393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2" w:author="Codex" w:date="2026-10-05T16:32:41.313017+00:00">
                  <w:rPr>
                    <w:bCs w:val="0"/>
                    <w:sz w:val="21"/>
                    <w:szCs w:val="21"/>
                  </w:rPr>
                </w:rPrChange>
              </w:rPr>
              <w:pPrChange w:id="654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42"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6543" w:author="Codex" w:date="2026-10-05T16:32:41.313017+00:00">
              <w:tcPr>
                <w:tcW w:w="0" w:type="auto"/>
                <w:tcBorders>
                  <w:top w:val="nil"/>
                  <w:left w:val="nil"/>
                  <w:bottom w:val="nil"/>
                  <w:right w:val="nil"/>
                </w:tcBorders>
                <w:tcMar>
                  <w:left w:w="102" w:type="dxa"/>
                  <w:right w:w="102" w:type="dxa"/>
                </w:tcMar>
              </w:tcPr>
            </w:tcPrChange>
          </w:tcPr>
          <w:p w14:paraId="061B4C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33" w:author="Codex" w:date="2026-10-05T16:32:41.313017+00:00">
                  <w:rPr>
                    <w:bCs w:val="0"/>
                    <w:sz w:val="21"/>
                    <w:szCs w:val="21"/>
                  </w:rPr>
                </w:rPrChange>
              </w:rPr>
              <w:pPrChange w:id="654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45"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546" w:author="Codex" w:date="2026-10-05T16:32:41.313017+00:00">
              <w:tcPr>
                <w:tcW w:w="0" w:type="auto"/>
                <w:tcBorders>
                  <w:top w:val="nil"/>
                  <w:left w:val="nil"/>
                  <w:bottom w:val="nil"/>
                  <w:right w:val="nil"/>
                </w:tcBorders>
                <w:tcMar>
                  <w:left w:w="102" w:type="dxa"/>
                  <w:right w:w="102" w:type="dxa"/>
                </w:tcMar>
              </w:tcPr>
            </w:tcPrChange>
          </w:tcPr>
          <w:p w14:paraId="604D5A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4" w:author="Codex" w:date="2026-10-05T16:32:41.313017+00:00">
                  <w:rPr>
                    <w:bCs w:val="0"/>
                    <w:sz w:val="21"/>
                    <w:szCs w:val="21"/>
                  </w:rPr>
                </w:rPrChange>
              </w:rPr>
              <w:pPrChange w:id="65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48" w:author="Codex" w:date="2026-10-05T16:32:41.313017+00:00">
                  <w:rPr>
                    <w:bCs w:val="0"/>
                    <w:sz w:val="21"/>
                    <w:szCs w:val="21"/>
                  </w:rPr>
                </w:rPrChange>
              </w:rPr>
              <w:t>3497</w:t>
            </w:r>
          </w:p>
        </w:tc>
        <w:tc>
          <w:tcPr>
            <w:tcW w:w="0" w:type="auto"/>
            <w:tcBorders>
              <w:top w:val="nil"/>
              <w:left w:val="nil"/>
              <w:bottom w:val="nil"/>
              <w:right w:val="nil"/>
              <w:insideH w:val="nil"/>
              <w:insideV w:val="nil"/>
            </w:tcBorders>
            <w:tcMar>
              <w:left w:w="102" w:type="dxa"/>
              <w:right w:w="102" w:type="dxa"/>
            </w:tcMar>
            <w:tcPrChange w:id="6549" w:author="Codex" w:date="2026-10-05T16:32:41.313017+00:00">
              <w:tcPr>
                <w:tcW w:w="0" w:type="auto"/>
                <w:tcBorders>
                  <w:top w:val="nil"/>
                  <w:left w:val="nil"/>
                  <w:bottom w:val="nil"/>
                  <w:right w:val="nil"/>
                </w:tcBorders>
                <w:tcMar>
                  <w:left w:w="102" w:type="dxa"/>
                  <w:right w:w="102" w:type="dxa"/>
                </w:tcMar>
              </w:tcPr>
            </w:tcPrChange>
          </w:tcPr>
          <w:p w14:paraId="12970F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5" w:author="Codex" w:date="2026-10-05T16:32:41.313017+00:00">
                  <w:rPr>
                    <w:bCs w:val="0"/>
                    <w:sz w:val="21"/>
                    <w:szCs w:val="21"/>
                  </w:rPr>
                </w:rPrChange>
              </w:rPr>
              <w:pPrChange w:id="65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51" w:author="Codex" w:date="2026-10-05T16:32:41.313017+00:00">
                  <w:rPr>
                    <w:bCs w:val="0"/>
                    <w:sz w:val="21"/>
                    <w:szCs w:val="21"/>
                  </w:rPr>
                </w:rPrChange>
              </w:rPr>
              <w:t>1591</w:t>
            </w:r>
          </w:p>
        </w:tc>
        <w:tc>
          <w:tcPr>
            <w:tcW w:w="0" w:type="auto"/>
            <w:tcBorders>
              <w:top w:val="nil"/>
              <w:left w:val="nil"/>
              <w:bottom w:val="nil"/>
              <w:right w:val="nil"/>
              <w:insideH w:val="nil"/>
              <w:insideV w:val="nil"/>
            </w:tcBorders>
            <w:tcMar>
              <w:left w:w="102" w:type="dxa"/>
              <w:right w:w="102" w:type="dxa"/>
            </w:tcMar>
            <w:tcPrChange w:id="6552" w:author="Codex" w:date="2026-10-05T16:32:41.313017+00:00">
              <w:tcPr>
                <w:tcW w:w="0" w:type="auto"/>
                <w:tcBorders>
                  <w:top w:val="nil"/>
                  <w:left w:val="nil"/>
                  <w:bottom w:val="nil"/>
                  <w:right w:val="nil"/>
                </w:tcBorders>
                <w:tcMar>
                  <w:left w:w="102" w:type="dxa"/>
                  <w:right w:w="102" w:type="dxa"/>
                </w:tcMar>
              </w:tcPr>
            </w:tcPrChange>
          </w:tcPr>
          <w:p w14:paraId="484B3FA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6" w:author="Codex" w:date="2026-10-05T16:32:41.313017+00:00">
                  <w:rPr>
                    <w:bCs w:val="0"/>
                    <w:sz w:val="21"/>
                    <w:szCs w:val="21"/>
                  </w:rPr>
                </w:rPrChange>
              </w:rPr>
              <w:pPrChange w:id="65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54" w:author="Codex" w:date="2026-10-05T16:32:41.313017+00:00">
                  <w:rPr>
                    <w:bCs w:val="0"/>
                    <w:sz w:val="21"/>
                    <w:szCs w:val="21"/>
                  </w:rPr>
                </w:rPrChange>
              </w:rPr>
              <w:t>0.9934</w:t>
            </w:r>
            <w:r>
              <w:rPr>
                <w:rFonts w:ascii="Times New Roman" w:hAnsi="Times New Roman" w:cs="Times New Roman" w:eastAsia="SimSun"/>
                <w:b w:val="0"/>
                <w:bCs w:val="0"/>
                <w:sz w:val="21"/>
                <w:szCs w:val="21"/>
                <w:rPrChange w:id="6555" w:author="Codex" w:date="2026-10-05T16:32:41.313017+00:00">
                  <w:rPr>
                    <w:bCs w:val="0"/>
                    <w:sz w:val="21"/>
                    <w:szCs w:val="21"/>
                  </w:rPr>
                </w:rPrChange>
              </w:rPr>
              <w:t>（</w:t>
            </w:r>
            <w:r>
              <w:rPr>
                <w:rFonts w:ascii="Times New Roman" w:hAnsi="Times New Roman" w:cs="Times New Roman" w:eastAsia="SimSun"/>
                <w:b w:val="0"/>
                <w:bCs w:val="0"/>
                <w:sz w:val="21"/>
                <w:szCs w:val="21"/>
                <w:rPrChange w:id="6556" w:author="Codex" w:date="2026-10-05T16:32:41.313017+00:00">
                  <w:rPr>
                    <w:bCs w:val="0"/>
                    <w:sz w:val="21"/>
                    <w:szCs w:val="21"/>
                  </w:rPr>
                </w:rPrChange>
              </w:rPr>
              <w:t>0.9556</w:t>
            </w:r>
            <w:r>
              <w:rPr>
                <w:rFonts w:ascii="Times New Roman" w:hAnsi="Times New Roman" w:cs="Times New Roman" w:eastAsia="SimSun"/>
                <w:b w:val="0"/>
                <w:bCs w:val="0"/>
                <w:sz w:val="21"/>
                <w:szCs w:val="21"/>
                <w:rPrChange w:id="6557" w:author="Codex" w:date="2026-10-05T16:32:41.313017+00:00">
                  <w:rPr>
                    <w:bCs w:val="0"/>
                    <w:sz w:val="21"/>
                    <w:szCs w:val="21"/>
                  </w:rPr>
                </w:rPrChange>
              </w:rPr>
              <w:t>，</w:t>
            </w:r>
            <w:r>
              <w:rPr>
                <w:rFonts w:ascii="Times New Roman" w:hAnsi="Times New Roman" w:cs="Times New Roman" w:eastAsia="SimSun"/>
                <w:b w:val="0"/>
                <w:bCs w:val="0"/>
                <w:sz w:val="21"/>
                <w:szCs w:val="21"/>
                <w:rPrChange w:id="6558" w:author="Codex" w:date="2026-10-05T16:32:41.313017+00:00">
                  <w:rPr>
                    <w:bCs w:val="0"/>
                    <w:sz w:val="21"/>
                    <w:szCs w:val="21"/>
                  </w:rPr>
                </w:rPrChange>
              </w:rPr>
              <w:t>1.0268</w:t>
            </w:r>
            <w:r>
              <w:rPr>
                <w:rFonts w:ascii="Times New Roman" w:hAnsi="Times New Roman" w:cs="Times New Roman" w:eastAsia="SimSun"/>
                <w:b w:val="0"/>
                <w:bCs w:val="0"/>
                <w:sz w:val="21"/>
                <w:szCs w:val="21"/>
                <w:rPrChange w:id="65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60" w:author="Codex" w:date="2026-10-05T16:32:41.313017+00:00">
              <w:tcPr>
                <w:tcW w:w="0" w:type="auto"/>
                <w:tcBorders>
                  <w:top w:val="nil"/>
                  <w:left w:val="nil"/>
                  <w:bottom w:val="nil"/>
                  <w:right w:val="nil"/>
                </w:tcBorders>
                <w:tcMar>
                  <w:left w:w="102" w:type="dxa"/>
                  <w:right w:w="102" w:type="dxa"/>
                </w:tcMar>
              </w:tcPr>
            </w:tcPrChange>
          </w:tcPr>
          <w:p w14:paraId="09D6D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7" w:author="Codex" w:date="2026-10-05T16:32:41.313017+00:00">
                  <w:rPr>
                    <w:bCs w:val="0"/>
                    <w:sz w:val="21"/>
                    <w:szCs w:val="21"/>
                  </w:rPr>
                </w:rPrChange>
              </w:rPr>
              <w:pPrChange w:id="65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62" w:author="Codex" w:date="2026-10-05T16:32:41.313017+00:00">
                  <w:rPr>
                    <w:bCs w:val="0"/>
                    <w:sz w:val="21"/>
                    <w:szCs w:val="21"/>
                  </w:rPr>
                </w:rPrChange>
              </w:rPr>
              <w:t>-0.749</w:t>
            </w:r>
            <w:r>
              <w:rPr>
                <w:rFonts w:ascii="Times New Roman" w:hAnsi="Times New Roman" w:cs="Times New Roman" w:eastAsia="SimSun"/>
                <w:b w:val="0"/>
                <w:bCs w:val="0"/>
                <w:sz w:val="21"/>
                <w:szCs w:val="21"/>
                <w:rPrChange w:id="6563" w:author="Codex" w:date="2026-10-05T16:32:41.313017+00:00">
                  <w:rPr>
                    <w:bCs w:val="0"/>
                    <w:sz w:val="21"/>
                    <w:szCs w:val="21"/>
                  </w:rPr>
                </w:rPrChange>
              </w:rPr>
              <w:t>（</w:t>
            </w:r>
            <w:r>
              <w:rPr>
                <w:rFonts w:ascii="Times New Roman" w:hAnsi="Times New Roman" w:cs="Times New Roman" w:eastAsia="SimSun"/>
                <w:b w:val="0"/>
                <w:bCs w:val="0"/>
                <w:sz w:val="21"/>
                <w:szCs w:val="21"/>
                <w:rPrChange w:id="6564" w:author="Codex" w:date="2026-10-05T16:32:41.313017+00:00">
                  <w:rPr>
                    <w:bCs w:val="0"/>
                    <w:sz w:val="21"/>
                    <w:szCs w:val="21"/>
                  </w:rPr>
                </w:rPrChange>
              </w:rPr>
              <w:t>-1.534</w:t>
            </w:r>
            <w:r>
              <w:rPr>
                <w:rFonts w:ascii="Times New Roman" w:hAnsi="Times New Roman" w:cs="Times New Roman" w:eastAsia="SimSun"/>
                <w:b w:val="0"/>
                <w:bCs w:val="0"/>
                <w:sz w:val="21"/>
                <w:szCs w:val="21"/>
                <w:rPrChange w:id="6565" w:author="Codex" w:date="2026-10-05T16:32:41.313017+00:00">
                  <w:rPr>
                    <w:bCs w:val="0"/>
                    <w:sz w:val="21"/>
                    <w:szCs w:val="21"/>
                  </w:rPr>
                </w:rPrChange>
              </w:rPr>
              <w:t>，</w:t>
            </w:r>
            <w:r>
              <w:rPr>
                <w:rFonts w:ascii="Times New Roman" w:hAnsi="Times New Roman" w:cs="Times New Roman" w:eastAsia="SimSun"/>
                <w:b w:val="0"/>
                <w:bCs w:val="0"/>
                <w:sz w:val="21"/>
                <w:szCs w:val="21"/>
                <w:rPrChange w:id="6566" w:author="Codex" w:date="2026-10-05T16:32:41.313017+00:00">
                  <w:rPr>
                    <w:bCs w:val="0"/>
                    <w:sz w:val="21"/>
                    <w:szCs w:val="21"/>
                  </w:rPr>
                </w:rPrChange>
              </w:rPr>
              <w:t>0.090</w:t>
            </w:r>
            <w:r>
              <w:rPr>
                <w:rFonts w:ascii="Times New Roman" w:hAnsi="Times New Roman" w:cs="Times New Roman" w:eastAsia="SimSun"/>
                <w:b w:val="0"/>
                <w:bCs w:val="0"/>
                <w:sz w:val="21"/>
                <w:szCs w:val="21"/>
                <w:rPrChange w:id="656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68" w:author="Codex" w:date="2026-10-05T16:32:41.313017+00:00">
              <w:tcPr>
                <w:tcW w:w="0" w:type="auto"/>
                <w:tcBorders>
                  <w:top w:val="nil"/>
                  <w:left w:val="nil"/>
                  <w:bottom w:val="nil"/>
                  <w:right w:val="nil"/>
                </w:tcBorders>
                <w:tcMar>
                  <w:left w:w="102" w:type="dxa"/>
                  <w:right w:w="102" w:type="dxa"/>
                </w:tcMar>
              </w:tcPr>
            </w:tcPrChange>
          </w:tcPr>
          <w:p w14:paraId="126B23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8" w:author="Codex" w:date="2026-10-05T16:32:41.313017+00:00">
                  <w:rPr>
                    <w:bCs w:val="0"/>
                    <w:sz w:val="21"/>
                    <w:szCs w:val="21"/>
                  </w:rPr>
                </w:rPrChange>
              </w:rPr>
              <w:pPrChange w:id="65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0" w:author="Codex" w:date="2026-10-05T16:32:41.313017+00:00">
                  <w:rPr>
                    <w:bCs w:val="0"/>
                    <w:sz w:val="21"/>
                    <w:szCs w:val="21"/>
                  </w:rPr>
                </w:rPrChange>
              </w:rPr>
              <w:t>1000</w:t>
            </w:r>
          </w:p>
        </w:tc>
      </w:tr>
      <w:tr w:rsidR="007622EE" w14:paraId="60D2D0F6"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6571" w:author="Codex" w:date="2026-10-05T16:32:41.313017+00:00">
              <w:tcPr>
                <w:tcW w:w="0" w:type="auto"/>
                <w:tcBorders>
                  <w:top w:val="nil"/>
                  <w:left w:val="nil"/>
                  <w:bottom w:val="single" w:sz="12" w:space="0" w:color="000000"/>
                  <w:right w:val="nil"/>
                </w:tcBorders>
                <w:tcMar>
                  <w:left w:w="102" w:type="dxa"/>
                  <w:right w:w="102" w:type="dxa"/>
                </w:tcMar>
              </w:tcPr>
            </w:tcPrChange>
          </w:tcPr>
          <w:p w14:paraId="1A14DE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9" w:author="Codex" w:date="2026-10-05T16:32:41.313017+00:00">
                  <w:rPr>
                    <w:bCs w:val="0"/>
                    <w:sz w:val="21"/>
                    <w:szCs w:val="21"/>
                  </w:rPr>
                </w:rPrChange>
              </w:rPr>
              <w:pPrChange w:id="65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3"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6574" w:author="Codex" w:date="2026-10-05T16:32:41.313017+00:00">
              <w:tcPr>
                <w:tcW w:w="0" w:type="auto"/>
                <w:tcBorders>
                  <w:top w:val="nil"/>
                  <w:left w:val="nil"/>
                  <w:bottom w:val="single" w:sz="12" w:space="0" w:color="000000"/>
                  <w:right w:val="nil"/>
                </w:tcBorders>
                <w:tcMar>
                  <w:left w:w="102" w:type="dxa"/>
                  <w:right w:w="102" w:type="dxa"/>
                </w:tcMar>
              </w:tcPr>
            </w:tcPrChange>
          </w:tcPr>
          <w:p w14:paraId="2D95EA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0" w:author="Codex" w:date="2026-10-05T16:32:41.313017+00:00">
                  <w:rPr>
                    <w:bCs w:val="0"/>
                    <w:sz w:val="21"/>
                    <w:szCs w:val="21"/>
                  </w:rPr>
                </w:rPrChange>
              </w:rPr>
              <w:pPrChange w:id="657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76" w:author="Codex" w:date="2026-10-05T16:32:41.313017+00:00">
                  <w:rPr>
                    <w:bCs w:val="0"/>
                    <w:sz w:val="21"/>
                    <w:szCs w:val="21"/>
                  </w:rPr>
                </w:rPrChange>
              </w:rPr>
              <w:t>男性</w:t>
            </w:r>
          </w:p>
        </w:tc>
        <w:tc>
          <w:tcPr>
            <w:tcW w:w="0" w:type="auto"/>
            <w:tcBorders>
              <w:top w:val="nil"/>
              <w:left w:val="nil"/>
              <w:bottom w:val="single" w:sz="12" w:color="000000"/>
              <w:right w:val="nil"/>
              <w:insideH w:val="nil"/>
              <w:insideV w:val="nil"/>
            </w:tcBorders>
            <w:tcMar>
              <w:left w:w="102" w:type="dxa"/>
              <w:right w:w="102" w:type="dxa"/>
            </w:tcMar>
            <w:tcPrChange w:id="6577" w:author="Codex" w:date="2026-10-05T16:32:41.313017+00:00">
              <w:tcPr>
                <w:tcW w:w="0" w:type="auto"/>
                <w:tcBorders>
                  <w:top w:val="nil"/>
                  <w:left w:val="nil"/>
                  <w:bottom w:val="single" w:sz="12" w:space="0" w:color="000000"/>
                  <w:right w:val="nil"/>
                </w:tcBorders>
                <w:tcMar>
                  <w:left w:w="102" w:type="dxa"/>
                  <w:right w:w="102" w:type="dxa"/>
                </w:tcMar>
              </w:tcPr>
            </w:tcPrChange>
          </w:tcPr>
          <w:p w14:paraId="6B61D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1" w:author="Codex" w:date="2026-10-05T16:32:41.313017+00:00">
                  <w:rPr>
                    <w:bCs w:val="0"/>
                    <w:sz w:val="21"/>
                    <w:szCs w:val="21"/>
                  </w:rPr>
                </w:rPrChange>
              </w:rPr>
              <w:pPrChange w:id="65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9" w:author="Codex" w:date="2026-10-05T16:32:41.313017+00:00">
                  <w:rPr>
                    <w:bCs w:val="0"/>
                    <w:sz w:val="21"/>
                    <w:szCs w:val="21"/>
                  </w:rPr>
                </w:rPrChange>
              </w:rPr>
              <w:t>2260</w:t>
            </w:r>
          </w:p>
        </w:tc>
        <w:tc>
          <w:tcPr>
            <w:tcW w:w="0" w:type="auto"/>
            <w:tcBorders>
              <w:top w:val="nil"/>
              <w:left w:val="nil"/>
              <w:bottom w:val="single" w:sz="12" w:color="000000"/>
              <w:right w:val="nil"/>
              <w:insideH w:val="nil"/>
              <w:insideV w:val="nil"/>
            </w:tcBorders>
            <w:tcMar>
              <w:left w:w="102" w:type="dxa"/>
              <w:right w:w="102" w:type="dxa"/>
            </w:tcMar>
            <w:tcPrChange w:id="6580" w:author="Codex" w:date="2026-10-05T16:32:41.313017+00:00">
              <w:tcPr>
                <w:tcW w:w="0" w:type="auto"/>
                <w:tcBorders>
                  <w:top w:val="nil"/>
                  <w:left w:val="nil"/>
                  <w:bottom w:val="single" w:sz="12" w:space="0" w:color="000000"/>
                  <w:right w:val="nil"/>
                </w:tcBorders>
                <w:tcMar>
                  <w:left w:w="102" w:type="dxa"/>
                  <w:right w:w="102" w:type="dxa"/>
                </w:tcMar>
              </w:tcPr>
            </w:tcPrChange>
          </w:tcPr>
          <w:p w14:paraId="230DBD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2" w:author="Codex" w:date="2026-10-05T16:32:41.313017+00:00">
                  <w:rPr>
                    <w:bCs w:val="0"/>
                    <w:sz w:val="21"/>
                    <w:szCs w:val="21"/>
                  </w:rPr>
                </w:rPrChange>
              </w:rPr>
              <w:pPrChange w:id="65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82" w:author="Codex" w:date="2026-10-05T16:32:41.313017+00:00">
                  <w:rPr>
                    <w:bCs w:val="0"/>
                    <w:sz w:val="21"/>
                    <w:szCs w:val="21"/>
                  </w:rPr>
                </w:rPrChange>
              </w:rPr>
              <w:t>1080</w:t>
            </w:r>
          </w:p>
        </w:tc>
        <w:tc>
          <w:tcPr>
            <w:tcW w:w="0" w:type="auto"/>
            <w:tcBorders>
              <w:top w:val="nil"/>
              <w:left w:val="nil"/>
              <w:bottom w:val="single" w:sz="12" w:color="000000"/>
              <w:right w:val="nil"/>
              <w:insideH w:val="nil"/>
              <w:insideV w:val="nil"/>
            </w:tcBorders>
            <w:tcMar>
              <w:left w:w="102" w:type="dxa"/>
              <w:right w:w="102" w:type="dxa"/>
            </w:tcMar>
            <w:tcPrChange w:id="6583" w:author="Codex" w:date="2026-10-05T16:32:41.313017+00:00">
              <w:tcPr>
                <w:tcW w:w="0" w:type="auto"/>
                <w:tcBorders>
                  <w:top w:val="nil"/>
                  <w:left w:val="nil"/>
                  <w:bottom w:val="single" w:sz="12" w:space="0" w:color="000000"/>
                  <w:right w:val="nil"/>
                </w:tcBorders>
                <w:tcMar>
                  <w:left w:w="102" w:type="dxa"/>
                  <w:right w:w="102" w:type="dxa"/>
                </w:tcMar>
              </w:tcPr>
            </w:tcPrChange>
          </w:tcPr>
          <w:p w14:paraId="612964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3" w:author="Codex" w:date="2026-10-05T16:32:41.313017+00:00">
                  <w:rPr>
                    <w:bCs w:val="0"/>
                    <w:sz w:val="21"/>
                    <w:szCs w:val="21"/>
                  </w:rPr>
                </w:rPrChange>
              </w:rPr>
              <w:pPrChange w:id="65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85" w:author="Codex" w:date="2026-10-05T16:32:41.313017+00:00">
                  <w:rPr>
                    <w:bCs w:val="0"/>
                    <w:sz w:val="21"/>
                    <w:szCs w:val="21"/>
                  </w:rPr>
                </w:rPrChange>
              </w:rPr>
              <w:t>1.0123</w:t>
            </w:r>
            <w:r>
              <w:rPr>
                <w:rFonts w:ascii="Times New Roman" w:hAnsi="Times New Roman" w:cs="Times New Roman" w:eastAsia="SimSun"/>
                <w:b w:val="0"/>
                <w:bCs w:val="0"/>
                <w:sz w:val="21"/>
                <w:szCs w:val="21"/>
                <w:rPrChange w:id="6586" w:author="Codex" w:date="2026-10-05T16:32:41.313017+00:00">
                  <w:rPr>
                    <w:bCs w:val="0"/>
                    <w:sz w:val="21"/>
                    <w:szCs w:val="21"/>
                  </w:rPr>
                </w:rPrChange>
              </w:rPr>
              <w:t>（</w:t>
            </w:r>
            <w:r>
              <w:rPr>
                <w:rFonts w:ascii="Times New Roman" w:hAnsi="Times New Roman" w:cs="Times New Roman" w:eastAsia="SimSun"/>
                <w:b w:val="0"/>
                <w:bCs w:val="0"/>
                <w:sz w:val="21"/>
                <w:szCs w:val="21"/>
                <w:rPrChange w:id="6587" w:author="Codex" w:date="2026-10-05T16:32:41.313017+00:00">
                  <w:rPr>
                    <w:bCs w:val="0"/>
                    <w:sz w:val="21"/>
                    <w:szCs w:val="21"/>
                  </w:rPr>
                </w:rPrChange>
              </w:rPr>
              <w:t>0.9949</w:t>
            </w:r>
            <w:r>
              <w:rPr>
                <w:rFonts w:ascii="Times New Roman" w:hAnsi="Times New Roman" w:cs="Times New Roman" w:eastAsia="SimSun"/>
                <w:b w:val="0"/>
                <w:bCs w:val="0"/>
                <w:sz w:val="21"/>
                <w:szCs w:val="21"/>
                <w:rPrChange w:id="6588" w:author="Codex" w:date="2026-10-05T16:32:41.313017+00:00">
                  <w:rPr>
                    <w:bCs w:val="0"/>
                    <w:sz w:val="21"/>
                    <w:szCs w:val="21"/>
                  </w:rPr>
                </w:rPrChange>
              </w:rPr>
              <w:t>，</w:t>
            </w:r>
            <w:r>
              <w:rPr>
                <w:rFonts w:ascii="Times New Roman" w:hAnsi="Times New Roman" w:cs="Times New Roman" w:eastAsia="SimSun"/>
                <w:b w:val="0"/>
                <w:bCs w:val="0"/>
                <w:sz w:val="21"/>
                <w:szCs w:val="21"/>
                <w:rPrChange w:id="6589" w:author="Codex" w:date="2026-10-05T16:32:41.313017+00:00">
                  <w:rPr>
                    <w:bCs w:val="0"/>
                    <w:sz w:val="21"/>
                    <w:szCs w:val="21"/>
                  </w:rPr>
                </w:rPrChange>
              </w:rPr>
              <w:t>1.0489</w:t>
            </w:r>
            <w:r>
              <w:rPr>
                <w:rFonts w:ascii="Times New Roman" w:hAnsi="Times New Roman" w:cs="Times New Roman" w:eastAsia="SimSun"/>
                <w:b w:val="0"/>
                <w:bCs w:val="0"/>
                <w:sz w:val="21"/>
                <w:szCs w:val="21"/>
                <w:rPrChange w:id="6590"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591" w:author="Codex" w:date="2026-10-05T16:32:41.313017+00:00">
              <w:tcPr>
                <w:tcW w:w="0" w:type="auto"/>
                <w:tcBorders>
                  <w:top w:val="nil"/>
                  <w:left w:val="nil"/>
                  <w:bottom w:val="single" w:sz="12" w:space="0" w:color="000000"/>
                  <w:right w:val="nil"/>
                </w:tcBorders>
                <w:tcMar>
                  <w:left w:w="102" w:type="dxa"/>
                  <w:right w:w="102" w:type="dxa"/>
                </w:tcMar>
              </w:tcPr>
            </w:tcPrChange>
          </w:tcPr>
          <w:p w14:paraId="0C0360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4" w:author="Codex" w:date="2026-10-05T16:32:41.313017+00:00">
                  <w:rPr>
                    <w:bCs w:val="0"/>
                    <w:sz w:val="21"/>
                    <w:szCs w:val="21"/>
                  </w:rPr>
                </w:rPrChange>
              </w:rPr>
              <w:pPrChange w:id="65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93" w:author="Codex" w:date="2026-10-05T16:32:41.313017+00:00">
                  <w:rPr>
                    <w:bCs w:val="0"/>
                    <w:sz w:val="21"/>
                    <w:szCs w:val="21"/>
                  </w:rPr>
                </w:rPrChange>
              </w:rPr>
              <w:t>0.165</w:t>
            </w:r>
            <w:r>
              <w:rPr>
                <w:rFonts w:ascii="Times New Roman" w:hAnsi="Times New Roman" w:cs="Times New Roman" w:eastAsia="SimSun"/>
                <w:b w:val="0"/>
                <w:bCs w:val="0"/>
                <w:sz w:val="21"/>
                <w:szCs w:val="21"/>
                <w:rPrChange w:id="6594" w:author="Codex" w:date="2026-10-05T16:32:41.313017+00:00">
                  <w:rPr>
                    <w:bCs w:val="0"/>
                    <w:sz w:val="21"/>
                    <w:szCs w:val="21"/>
                  </w:rPr>
                </w:rPrChange>
              </w:rPr>
              <w:t>（</w:t>
            </w:r>
            <w:r>
              <w:rPr>
                <w:rFonts w:ascii="Times New Roman" w:hAnsi="Times New Roman" w:cs="Times New Roman" w:eastAsia="SimSun"/>
                <w:b w:val="0"/>
                <w:bCs w:val="0"/>
                <w:sz w:val="21"/>
                <w:szCs w:val="21"/>
                <w:rPrChange w:id="6595" w:author="Codex" w:date="2026-10-05T16:32:41.313017+00:00">
                  <w:rPr>
                    <w:bCs w:val="0"/>
                    <w:sz w:val="21"/>
                    <w:szCs w:val="21"/>
                  </w:rPr>
                </w:rPrChange>
              </w:rPr>
              <w:t>-0.366</w:t>
            </w:r>
            <w:r>
              <w:rPr>
                <w:rFonts w:ascii="Times New Roman" w:hAnsi="Times New Roman" w:cs="Times New Roman" w:eastAsia="SimSun"/>
                <w:b w:val="0"/>
                <w:bCs w:val="0"/>
                <w:sz w:val="21"/>
                <w:szCs w:val="21"/>
                <w:rPrChange w:id="6596" w:author="Codex" w:date="2026-10-05T16:32:41.313017+00:00">
                  <w:rPr>
                    <w:bCs w:val="0"/>
                    <w:sz w:val="21"/>
                    <w:szCs w:val="21"/>
                  </w:rPr>
                </w:rPrChange>
              </w:rPr>
              <w:t>，</w:t>
            </w:r>
            <w:r>
              <w:rPr>
                <w:rFonts w:ascii="Times New Roman" w:hAnsi="Times New Roman" w:cs="Times New Roman" w:eastAsia="SimSun"/>
                <w:b w:val="0"/>
                <w:bCs w:val="0"/>
                <w:sz w:val="21"/>
                <w:szCs w:val="21"/>
                <w:rPrChange w:id="6597" w:author="Codex" w:date="2026-10-05T16:32:41.313017+00:00">
                  <w:rPr>
                    <w:bCs w:val="0"/>
                    <w:sz w:val="21"/>
                    <w:szCs w:val="21"/>
                  </w:rPr>
                </w:rPrChange>
              </w:rPr>
              <w:t>1.063</w:t>
            </w:r>
            <w:r>
              <w:rPr>
                <w:rFonts w:ascii="Times New Roman" w:hAnsi="Times New Roman" w:cs="Times New Roman" w:eastAsia="SimSun"/>
                <w:b w:val="0"/>
                <w:bCs w:val="0"/>
                <w:sz w:val="21"/>
                <w:szCs w:val="21"/>
                <w:rPrChange w:id="659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599" w:author="Codex" w:date="2026-10-05T16:32:41.313017+00:00">
              <w:tcPr>
                <w:tcW w:w="0" w:type="auto"/>
                <w:tcBorders>
                  <w:top w:val="nil"/>
                  <w:left w:val="nil"/>
                  <w:bottom w:val="single" w:sz="12" w:space="0" w:color="000000"/>
                  <w:right w:val="nil"/>
                </w:tcBorders>
                <w:tcMar>
                  <w:left w:w="102" w:type="dxa"/>
                  <w:right w:w="102" w:type="dxa"/>
                </w:tcMar>
              </w:tcPr>
            </w:tcPrChange>
          </w:tcPr>
          <w:p w14:paraId="789AAC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5" w:author="Codex" w:date="2026-10-05T16:32:41.313017+00:00">
                  <w:rPr>
                    <w:bCs w:val="0"/>
                    <w:sz w:val="21"/>
                    <w:szCs w:val="21"/>
                  </w:rPr>
                </w:rPrChange>
              </w:rPr>
              <w:pPrChange w:id="66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01" w:author="Codex" w:date="2026-10-05T16:32:41.313017+00:00">
                  <w:rPr>
                    <w:bCs w:val="0"/>
                    <w:sz w:val="21"/>
                    <w:szCs w:val="21"/>
                  </w:rPr>
                </w:rPrChange>
              </w:rPr>
              <w:t>1000</w:t>
            </w:r>
          </w:p>
        </w:tc>
      </w:tr>
    </w:tbl>
    <w:p w14:paraId="12A74629" w14:textId="7FF69325"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6" w:author="Codex" w:date="2026-10-05T16:32:41.313017+00:00">
            <w:rPr>
              <w:bCs w:val="0"/>
              <w:sz w:val="21"/>
              <w:szCs w:val="21"/>
            </w:rPr>
          </w:rPrChange>
        </w:rPr>
        <w:pPrChange w:id="6602" w:author="Codex" w:date="2026-10-05T16:32:41.313017+00:00">
          <w:pPr>
            <w:pStyle w:val="af5"/>
            <w:ind w:firstLineChars="0" w:firstLine="0"/>
          </w:pPr>
        </w:pPrChange>
      </w:pPr>
      <w:r>
        <w:rPr>
          <w:rFonts w:ascii="Times New Roman" w:hAnsi="Times New Roman" w:cs="Times New Roman" w:eastAsia="SimSun"/>
          <w:sz w:val="21"/>
          <w:szCs w:val="21"/>
          <w:rPrChange w:id="6603" w:author="Codex" w:date="2026-10-05T16:32:41.313017+00:00">
            <w:rPr>
              <w:sz w:val="21"/>
              <w:szCs w:val="21"/>
            </w:rPr>
          </w:rPrChange>
        </w:rPr>
        <w:t>注：</w:t>
      </w:r>
      <w:r>
        <w:rPr>
          <w:rFonts w:ascii="Times New Roman" w:hAnsi="Times New Roman" w:cs="Times New Roman" w:eastAsia="SimSun"/>
          <w:sz w:val="21"/>
          <w:szCs w:val="21"/>
          <w:rPrChange w:id="6604" w:author="Codex" w:date="2026-10-05T16:32:41.313017+00:00">
            <w:rPr>
              <w:sz w:val="21"/>
              <w:szCs w:val="21"/>
            </w:rPr>
          </w:rPrChange>
        </w:rPr>
        <w:t>N</w:t>
      </w:r>
      <w:r>
        <w:rPr>
          <w:rFonts w:ascii="Times New Roman" w:hAnsi="Times New Roman" w:cs="Times New Roman" w:eastAsia="SimSun"/>
          <w:sz w:val="21"/>
          <w:szCs w:val="21"/>
          <w:rPrChange w:id="6605" w:author="Codex" w:date="2026-10-05T16:32:41.313017+00:00">
            <w:rPr>
              <w:sz w:val="21"/>
              <w:szCs w:val="21"/>
            </w:rPr>
          </w:rPrChange>
        </w:rPr>
        <w:t>为该组亲子二元组</w:t>
      </w:r>
      <w:r>
        <w:rPr>
          <w:rFonts w:ascii="Times New Roman" w:hAnsi="Times New Roman" w:cs="Times New Roman" w:eastAsia="SimSun"/>
          <w:sz w:val="21"/>
          <w:szCs w:val="21"/>
          <w:rPrChange w:id="6606" w:author="Codex" w:date="2026-10-05T16:32:41.313017+00:00">
            <w:rPr>
              <w:sz w:val="21"/>
              <w:szCs w:val="21"/>
            </w:rPr>
          </w:rPrChange>
        </w:rPr>
        <w:t>—</w:t>
      </w:r>
      <w:r>
        <w:rPr>
          <w:rFonts w:ascii="Times New Roman" w:hAnsi="Times New Roman" w:cs="Times New Roman" w:eastAsia="SimSun"/>
          <w:sz w:val="21"/>
          <w:szCs w:val="21"/>
          <w:rPrChange w:id="6607"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6608" w:author="Codex" w:date="2026-10-05T16:32:41.313017+00:00">
            <w:rPr>
              <w:sz w:val="21"/>
              <w:szCs w:val="21"/>
            </w:rPr>
          </w:rPrChange>
        </w:rPr>
        <w:t>1</w:t>
      </w:r>
      <w:r>
        <w:rPr>
          <w:rFonts w:ascii="Times New Roman" w:hAnsi="Times New Roman" w:cs="Times New Roman" w:eastAsia="SimSun"/>
          <w:sz w:val="21"/>
          <w:szCs w:val="21"/>
          <w:rPrChange w:id="6609" w:author="Codex" w:date="2026-10-05T16:32:41.313017+00:00">
            <w:rPr>
              <w:sz w:val="21"/>
              <w:szCs w:val="21"/>
            </w:rPr>
          </w:rPrChange>
        </w:rPr>
        <w:t>，</w:t>
      </w:r>
      <w:r>
        <w:rPr>
          <w:rFonts w:ascii="Times New Roman" w:hAnsi="Times New Roman" w:cs="Times New Roman" w:eastAsia="SimSun"/>
          <w:sz w:val="21"/>
          <w:szCs w:val="21"/>
          <w:rPrChange w:id="6610" w:author="Codex" w:date="2026-10-05T16:32:41.313017+00:00">
            <w:rPr>
              <w:sz w:val="21"/>
              <w:szCs w:val="21"/>
            </w:rPr>
          </w:rPrChange>
        </w:rPr>
        <w:t>CDE OR</w:t>
      </w:r>
      <w:r>
        <w:rPr>
          <w:rFonts w:ascii="Times New Roman" w:hAnsi="Times New Roman" w:cs="Times New Roman" w:eastAsia="SimSun"/>
          <w:sz w:val="21"/>
          <w:szCs w:val="21"/>
          <w:rPrChange w:id="6611" w:author="Codex" w:date="2026-10-05T16:32:41.313017+00:00">
            <w:rPr>
              <w:sz w:val="21"/>
              <w:szCs w:val="21"/>
            </w:rPr>
          </w:rPrChange>
        </w:rPr>
        <w:t>差的无效值为</w:t>
      </w:r>
      <w:r>
        <w:rPr>
          <w:rFonts w:ascii="Times New Roman" w:hAnsi="Times New Roman" w:cs="Times New Roman" w:eastAsia="SimSun"/>
          <w:sz w:val="21"/>
          <w:szCs w:val="21"/>
          <w:rPrChange w:id="6612" w:author="Codex" w:date="2026-10-05T16:32:41.313017+00:00">
            <w:rPr>
              <w:sz w:val="21"/>
              <w:szCs w:val="21"/>
            </w:rPr>
          </w:rPrChange>
        </w:rPr>
        <w:t>0</w:t>
      </w:r>
      <w:r>
        <w:rPr>
          <w:rFonts w:ascii="Times New Roman" w:hAnsi="Times New Roman" w:cs="Times New Roman" w:eastAsia="SimSun"/>
          <w:sz w:val="21"/>
          <w:szCs w:val="21"/>
          <w:rPrChange w:id="6613" w:author="Codex" w:date="2026-10-05T16:32:41.313017+00:00">
            <w:rPr>
              <w:sz w:val="21"/>
              <w:szCs w:val="21"/>
            </w:rPr>
          </w:rPrChange>
        </w:rPr>
        <w:t>；区间来自共享连通组</w:t>
      </w:r>
      <w:r>
        <w:rPr>
          <w:rFonts w:ascii="Times New Roman" w:hAnsi="Times New Roman" w:cs="Times New Roman" w:eastAsia="SimSun"/>
          <w:sz w:val="21"/>
          <w:szCs w:val="21"/>
          <w:rPrChange w:id="6614" w:author="Codex" w:date="2026-10-05T16:32:41.313017+00:00">
            <w:rPr>
              <w:sz w:val="21"/>
              <w:szCs w:val="21"/>
            </w:rPr>
          </w:rPrChange>
        </w:rPr>
        <w:t>bootstrap</w:t>
      </w:r>
      <w:r>
        <w:rPr>
          <w:rFonts w:ascii="Times New Roman" w:hAnsi="Times New Roman" w:cs="Times New Roman" w:eastAsia="SimSun"/>
          <w:sz w:val="21"/>
          <w:szCs w:val="21"/>
          <w:rPrChange w:id="6615"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6616" w:author="Codex" w:date="2026-10-05T16:32:41.313017+00:00">
            <w:rPr>
              <w:sz w:val="21"/>
              <w:szCs w:val="21"/>
            </w:rPr>
          </w:rPrChange>
        </w:rPr>
        <w:t>“</w:t>
      </w:r>
      <w:r>
        <w:rPr>
          <w:rFonts w:ascii="Times New Roman" w:hAnsi="Times New Roman" w:cs="Times New Roman" w:eastAsia="SimSun"/>
          <w:sz w:val="21"/>
          <w:szCs w:val="21"/>
          <w:rPrChange w:id="6617" w:author="Codex" w:date="2026-10-05T16:32:41.313017+00:00">
            <w:rPr>
              <w:sz w:val="21"/>
              <w:szCs w:val="21"/>
            </w:rPr>
          </w:rPrChange>
        </w:rPr>
        <w:t>检查通过次数</w:t>
      </w:r>
      <w:r>
        <w:rPr>
          <w:rFonts w:ascii="Times New Roman" w:hAnsi="Times New Roman" w:cs="Times New Roman" w:eastAsia="SimSun"/>
          <w:sz w:val="21"/>
          <w:szCs w:val="21"/>
          <w:rPrChange w:id="6618" w:author="Codex" w:date="2026-10-05T16:32:41.313017+00:00">
            <w:rPr>
              <w:sz w:val="21"/>
              <w:szCs w:val="21"/>
            </w:rPr>
          </w:rPrChange>
        </w:rPr>
        <w:t>”</w:t>
      </w:r>
      <w:r>
        <w:rPr>
          <w:rFonts w:ascii="Times New Roman" w:hAnsi="Times New Roman" w:cs="Times New Roman" w:eastAsia="SimSun"/>
          <w:sz w:val="21"/>
          <w:szCs w:val="21"/>
          <w:rPrChange w:id="6619"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6620" w:author="Codex" w:date="2026-10-05T16:32:41.313017+00:00">
            <w:rPr>
              <w:sz w:val="21"/>
              <w:szCs w:val="21"/>
            </w:rPr>
          </w:rPrChange>
        </w:rPr>
        <w:t>1,000</w:t>
      </w:r>
      <w:r>
        <w:rPr>
          <w:rFonts w:ascii="Times New Roman" w:hAnsi="Times New Roman" w:cs="Times New Roman" w:eastAsia="SimSun"/>
          <w:sz w:val="21"/>
          <w:szCs w:val="21"/>
          <w:rPrChange w:id="6621" w:author="Codex" w:date="2026-10-05T16:32:41.313017+00:00">
            <w:rPr>
              <w:sz w:val="21"/>
              <w:szCs w:val="21"/>
            </w:rPr>
          </w:rPrChange>
        </w:rPr>
        <w:t>时暂缓展示区间和作组间推断，不删除原始重复。</w:t>
      </w:r>
    </w:p>
    <w:p w14:paraId="363B4FBD" w14:textId="7FF6932B"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847" w:author="Codex" w:date="2026-10-05T16:32:41.313017+00:00">
            <w:rPr>
              <w:rFonts w:cs="Times New Roman"/>
              <w:szCs w:val="21"/>
            </w:rPr>
          </w:rPrChange>
        </w:rPr>
        <w:pPrChange w:id="6622"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623"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6624" w:author="Codex" w:date="2026-10-05T16:32:41.313017+00:00">
            <w:rPr>
              <w:rFonts w:cs="Times New Roman"/>
              <w:szCs w:val="21"/>
            </w:rPr>
          </w:rPrChange>
        </w:rPr>
        <w:t xml:space="preserve">C.2 </w:t>
      </w:r>
      <w:r>
        <w:rPr>
          <w:rFonts w:ascii="Times New Roman" w:hAnsi="Times New Roman" w:cs="Times New Roman" w:eastAsia="KaiTi"/>
          <w:b w:val="0"/>
          <w:bCs w:val="0"/>
          <w:sz w:val="21"/>
          <w:szCs w:val="21"/>
          <w:rPrChange w:id="6625" w:author="Codex" w:date="2026-10-05T16:32:41.313017+00:00">
            <w:rPr>
              <w:rFonts w:cs="Times New Roman"/>
              <w:szCs w:val="21"/>
            </w:rPr>
          </w:rPrChange>
        </w:rPr>
        <w:t>性别的组间直接差值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626"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707"/>
        <w:gridCol w:w="677"/>
      </w:tblGrid>
      <w:tr w:rsidR="007622EE" w14:paraId="7D46EAD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62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C6ECC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8" w:author="Codex" w:date="2026-10-05T16:32:41.313017+00:00">
                  <w:rPr>
                    <w:bCs w:val="0"/>
                    <w:sz w:val="21"/>
                    <w:szCs w:val="21"/>
                  </w:rPr>
                </w:rPrChange>
              </w:rPr>
              <w:pPrChange w:id="662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29"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63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195A4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9" w:author="Codex" w:date="2026-10-05T16:32:41.313017+00:00">
                  <w:rPr>
                    <w:bCs w:val="0"/>
                    <w:sz w:val="21"/>
                    <w:szCs w:val="21"/>
                  </w:rPr>
                </w:rPrChange>
              </w:rPr>
              <w:pPrChange w:id="663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32" w:author="Codex" w:date="2026-10-05T16:32:41.313017+00:00">
                  <w:rPr>
                    <w:bCs w:val="0"/>
                    <w:sz w:val="21"/>
                    <w:szCs w:val="21"/>
                  </w:rPr>
                </w:rPrChange>
              </w:rPr>
              <w:t>总间接</w:t>
            </w:r>
            <w:r>
              <w:rPr>
                <w:rFonts w:ascii="Times New Roman" w:hAnsi="Times New Roman" w:cs="Times New Roman" w:eastAsia="SimSun"/>
                <w:b w:val="0"/>
                <w:bCs w:val="0"/>
                <w:sz w:val="21"/>
                <w:szCs w:val="21"/>
                <w:rPrChange w:id="6633" w:author="Codex" w:date="2026-10-05T16:32:41.313017+00:00">
                  <w:rPr>
                    <w:bCs w:val="0"/>
                    <w:sz w:val="21"/>
                    <w:szCs w:val="21"/>
                  </w:rPr>
                </w:rPrChange>
              </w:rPr>
              <w:t>log OR</w:t>
            </w:r>
            <w:r>
              <w:rPr>
                <w:rFonts w:ascii="Times New Roman" w:hAnsi="Times New Roman" w:cs="Times New Roman" w:eastAsia="SimSun"/>
                <w:b w:val="0"/>
                <w:bCs w:val="0"/>
                <w:sz w:val="21"/>
                <w:szCs w:val="21"/>
                <w:rPrChange w:id="6634" w:author="Codex" w:date="2026-10-05T16:32:41.313017+00:00">
                  <w:rPr>
                    <w:bCs w:val="0"/>
                    <w:sz w:val="21"/>
                    <w:szCs w:val="21"/>
                  </w:rPr>
                </w:rPrChange>
              </w:rPr>
              <w:t>之差（</w:t>
            </w:r>
            <w:r>
              <w:rPr>
                <w:rFonts w:ascii="Times New Roman" w:hAnsi="Times New Roman" w:cs="Times New Roman" w:eastAsia="SimSun"/>
                <w:b w:val="0"/>
                <w:bCs w:val="0"/>
                <w:sz w:val="21"/>
                <w:szCs w:val="21"/>
                <w:rPrChange w:id="6635" w:author="Codex" w:date="2026-10-05T16:32:41.313017+00:00">
                  <w:rPr>
                    <w:bCs w:val="0"/>
                    <w:sz w:val="21"/>
                    <w:szCs w:val="21"/>
                  </w:rPr>
                </w:rPrChange>
              </w:rPr>
              <w:t>95% CI</w:t>
            </w:r>
            <w:r>
              <w:rPr>
                <w:rFonts w:ascii="Times New Roman" w:hAnsi="Times New Roman" w:cs="Times New Roman" w:eastAsia="SimSun"/>
                <w:b w:val="0"/>
                <w:bCs w:val="0"/>
                <w:sz w:val="21"/>
                <w:szCs w:val="21"/>
                <w:rPrChange w:id="663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63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4DF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0" w:author="Codex" w:date="2026-10-05T16:32:41.313017+00:00">
                  <w:rPr>
                    <w:bCs w:val="0"/>
                    <w:sz w:val="21"/>
                    <w:szCs w:val="21"/>
                  </w:rPr>
                </w:rPrChange>
              </w:rPr>
              <w:pPrChange w:id="66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39"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664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FF224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51" w:author="Codex" w:date="2026-10-05T16:32:41.313017+00:00">
                  <w:rPr>
                    <w:bCs w:val="0"/>
                    <w:sz w:val="21"/>
                    <w:szCs w:val="21"/>
                  </w:rPr>
                </w:rPrChange>
              </w:rPr>
              <w:pPrChange w:id="664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42" w:author="Codex" w:date="2026-10-05T16:32:41.313017+00:00">
                  <w:rPr>
                    <w:bCs w:val="0"/>
                    <w:sz w:val="21"/>
                    <w:szCs w:val="21"/>
                  </w:rPr>
                </w:rPrChange>
              </w:rPr>
              <w:t>CDE</w:t>
            </w:r>
            <w:r>
              <w:rPr>
                <w:rFonts w:ascii="Times New Roman" w:hAnsi="Times New Roman" w:cs="Times New Roman" w:eastAsia="SimSun"/>
                <w:b w:val="0"/>
                <w:bCs w:val="0"/>
                <w:sz w:val="21"/>
                <w:szCs w:val="21"/>
                <w:rPrChange w:id="6643" w:author="Codex" w:date="2026-10-05T16:32:41.313017+00:00">
                  <w:rPr>
                    <w:bCs w:val="0"/>
                    <w:sz w:val="21"/>
                    <w:szCs w:val="21"/>
                  </w:rPr>
                </w:rPrChange>
              </w:rPr>
              <w:t>差异之差（</w:t>
            </w:r>
            <w:r>
              <w:rPr>
                <w:rFonts w:ascii="Times New Roman" w:hAnsi="Times New Roman" w:cs="Times New Roman" w:eastAsia="SimSun"/>
                <w:b w:val="0"/>
                <w:bCs w:val="0"/>
                <w:sz w:val="21"/>
                <w:szCs w:val="21"/>
                <w:rPrChange w:id="6644" w:author="Codex" w:date="2026-10-05T16:32:41.313017+00:00">
                  <w:rPr>
                    <w:bCs w:val="0"/>
                    <w:sz w:val="21"/>
                    <w:szCs w:val="21"/>
                  </w:rPr>
                </w:rPrChange>
              </w:rPr>
              <w:t>95% CI</w:t>
            </w:r>
            <w:r>
              <w:rPr>
                <w:rFonts w:ascii="Times New Roman" w:hAnsi="Times New Roman" w:cs="Times New Roman" w:eastAsia="SimSun"/>
                <w:b w:val="0"/>
                <w:bCs w:val="0"/>
                <w:sz w:val="21"/>
                <w:szCs w:val="21"/>
                <w:rPrChange w:id="6645"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64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76A8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2" w:author="Codex" w:date="2026-10-05T16:32:41.313017+00:00">
                  <w:rPr>
                    <w:bCs w:val="0"/>
                    <w:sz w:val="21"/>
                    <w:szCs w:val="21"/>
                  </w:rPr>
                </w:rPrChange>
              </w:rPr>
              <w:pPrChange w:id="66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48" w:author="Codex" w:date="2026-10-05T16:32:41.313017+00:00">
                  <w:rPr>
                    <w:bCs w:val="0"/>
                    <w:sz w:val="21"/>
                    <w:szCs w:val="21"/>
                  </w:rPr>
                </w:rPrChange>
              </w:rPr>
              <w:t>BH q</w:t>
            </w:r>
          </w:p>
        </w:tc>
      </w:tr>
      <w:tr w:rsidR="007622EE" w14:paraId="04B8E1BC"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49" w:author="Codex" w:date="2026-10-05T16:32:41.313017+00:00">
              <w:tcPr>
                <w:tcW w:w="0" w:type="auto"/>
                <w:tcBorders>
                  <w:top w:val="nil"/>
                  <w:left w:val="nil"/>
                  <w:bottom w:val="nil"/>
                  <w:right w:val="nil"/>
                </w:tcBorders>
                <w:tcMar>
                  <w:left w:w="102" w:type="dxa"/>
                  <w:right w:w="102" w:type="dxa"/>
                </w:tcMar>
              </w:tcPr>
            </w:tcPrChange>
          </w:tcPr>
          <w:p w14:paraId="24ABB3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3" w:author="Codex" w:date="2026-10-05T16:32:41.313017+00:00">
                  <w:rPr>
                    <w:bCs w:val="0"/>
                    <w:sz w:val="21"/>
                    <w:szCs w:val="21"/>
                  </w:rPr>
                </w:rPrChange>
              </w:rPr>
              <w:pPrChange w:id="66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51"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652" w:author="Codex" w:date="2026-10-05T16:32:41.313017+00:00">
              <w:tcPr>
                <w:tcW w:w="0" w:type="auto"/>
                <w:tcBorders>
                  <w:top w:val="nil"/>
                  <w:left w:val="nil"/>
                  <w:bottom w:val="nil"/>
                  <w:right w:val="nil"/>
                </w:tcBorders>
                <w:tcMar>
                  <w:left w:w="102" w:type="dxa"/>
                  <w:right w:w="102" w:type="dxa"/>
                </w:tcMar>
              </w:tcPr>
            </w:tcPrChange>
          </w:tcPr>
          <w:p w14:paraId="6A1562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4" w:author="Codex" w:date="2026-10-05T16:32:41.313017+00:00">
                  <w:rPr>
                    <w:bCs w:val="0"/>
                    <w:sz w:val="21"/>
                    <w:szCs w:val="21"/>
                  </w:rPr>
                </w:rPrChange>
              </w:rPr>
              <w:pPrChange w:id="66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54" w:author="Codex" w:date="2026-10-05T16:32:41.313017+00:00">
                  <w:rPr>
                    <w:bCs w:val="0"/>
                    <w:sz w:val="21"/>
                    <w:szCs w:val="21"/>
                  </w:rPr>
                </w:rPrChange>
              </w:rPr>
              <w:t>-0.0027</w:t>
            </w:r>
            <w:r>
              <w:rPr>
                <w:rFonts w:ascii="Times New Roman" w:hAnsi="Times New Roman" w:cs="Times New Roman" w:eastAsia="SimSun"/>
                <w:b w:val="0"/>
                <w:bCs w:val="0"/>
                <w:sz w:val="21"/>
                <w:szCs w:val="21"/>
                <w:rPrChange w:id="6655" w:author="Codex" w:date="2026-10-05T16:32:41.313017+00:00">
                  <w:rPr>
                    <w:bCs w:val="0"/>
                    <w:sz w:val="21"/>
                    <w:szCs w:val="21"/>
                  </w:rPr>
                </w:rPrChange>
              </w:rPr>
              <w:t>（</w:t>
            </w:r>
            <w:r>
              <w:rPr>
                <w:rFonts w:ascii="Times New Roman" w:hAnsi="Times New Roman" w:cs="Times New Roman" w:eastAsia="SimSun"/>
                <w:b w:val="0"/>
                <w:bCs w:val="0"/>
                <w:sz w:val="21"/>
                <w:szCs w:val="21"/>
                <w:rPrChange w:id="6656" w:author="Codex" w:date="2026-10-05T16:32:41.313017+00:00">
                  <w:rPr>
                    <w:bCs w:val="0"/>
                    <w:sz w:val="21"/>
                    <w:szCs w:val="21"/>
                  </w:rPr>
                </w:rPrChange>
              </w:rPr>
              <w:t>-0.0259</w:t>
            </w:r>
            <w:r>
              <w:rPr>
                <w:rFonts w:ascii="Times New Roman" w:hAnsi="Times New Roman" w:cs="Times New Roman" w:eastAsia="SimSun"/>
                <w:b w:val="0"/>
                <w:bCs w:val="0"/>
                <w:sz w:val="21"/>
                <w:szCs w:val="21"/>
                <w:rPrChange w:id="6657" w:author="Codex" w:date="2026-10-05T16:32:41.313017+00:00">
                  <w:rPr>
                    <w:bCs w:val="0"/>
                    <w:sz w:val="21"/>
                    <w:szCs w:val="21"/>
                  </w:rPr>
                </w:rPrChange>
              </w:rPr>
              <w:t>，</w:t>
            </w:r>
            <w:r>
              <w:rPr>
                <w:rFonts w:ascii="Times New Roman" w:hAnsi="Times New Roman" w:cs="Times New Roman" w:eastAsia="SimSun"/>
                <w:b w:val="0"/>
                <w:bCs w:val="0"/>
                <w:sz w:val="21"/>
                <w:szCs w:val="21"/>
                <w:rPrChange w:id="6658" w:author="Codex" w:date="2026-10-05T16:32:41.313017+00:00">
                  <w:rPr>
                    <w:bCs w:val="0"/>
                    <w:sz w:val="21"/>
                    <w:szCs w:val="21"/>
                  </w:rPr>
                </w:rPrChange>
              </w:rPr>
              <w:t>0.0226</w:t>
            </w:r>
            <w:r>
              <w:rPr>
                <w:rFonts w:ascii="Times New Roman" w:hAnsi="Times New Roman" w:cs="Times New Roman" w:eastAsia="SimSun"/>
                <w:b w:val="0"/>
                <w:bCs w:val="0"/>
                <w:sz w:val="21"/>
                <w:szCs w:val="21"/>
                <w:rPrChange w:id="66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60" w:author="Codex" w:date="2026-10-05T16:32:41.313017+00:00">
              <w:tcPr>
                <w:tcW w:w="0" w:type="auto"/>
                <w:tcBorders>
                  <w:top w:val="nil"/>
                  <w:left w:val="nil"/>
                  <w:bottom w:val="nil"/>
                  <w:right w:val="nil"/>
                </w:tcBorders>
                <w:tcMar>
                  <w:left w:w="102" w:type="dxa"/>
                  <w:right w:w="102" w:type="dxa"/>
                </w:tcMar>
              </w:tcPr>
            </w:tcPrChange>
          </w:tcPr>
          <w:p w14:paraId="5182D0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5" w:author="Codex" w:date="2026-10-05T16:32:41.313017+00:00">
                  <w:rPr>
                    <w:bCs w:val="0"/>
                    <w:sz w:val="21"/>
                    <w:szCs w:val="21"/>
                  </w:rPr>
                </w:rPrChange>
              </w:rPr>
              <w:pPrChange w:id="66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6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663" w:author="Codex" w:date="2026-10-05T16:32:41.313017+00:00">
              <w:tcPr>
                <w:tcW w:w="0" w:type="auto"/>
                <w:tcBorders>
                  <w:top w:val="nil"/>
                  <w:left w:val="nil"/>
                  <w:bottom w:val="nil"/>
                  <w:right w:val="nil"/>
                </w:tcBorders>
                <w:tcMar>
                  <w:left w:w="102" w:type="dxa"/>
                  <w:right w:w="102" w:type="dxa"/>
                </w:tcMar>
              </w:tcPr>
            </w:tcPrChange>
          </w:tcPr>
          <w:p w14:paraId="228034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6" w:author="Codex" w:date="2026-10-05T16:32:41.313017+00:00">
                  <w:rPr>
                    <w:bCs w:val="0"/>
                    <w:sz w:val="21"/>
                    <w:szCs w:val="21"/>
                  </w:rPr>
                </w:rPrChange>
              </w:rPr>
              <w:pPrChange w:id="66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65" w:author="Codex" w:date="2026-10-05T16:32:41.313017+00:00">
                  <w:rPr>
                    <w:bCs w:val="0"/>
                    <w:sz w:val="21"/>
                    <w:szCs w:val="21"/>
                  </w:rPr>
                </w:rPrChange>
              </w:rPr>
              <w:t>-0.1570</w:t>
            </w:r>
            <w:r>
              <w:rPr>
                <w:rFonts w:ascii="Times New Roman" w:hAnsi="Times New Roman" w:cs="Times New Roman" w:eastAsia="SimSun"/>
                <w:b w:val="0"/>
                <w:bCs w:val="0"/>
                <w:sz w:val="21"/>
                <w:szCs w:val="21"/>
                <w:rPrChange w:id="6666" w:author="Codex" w:date="2026-10-05T16:32:41.313017+00:00">
                  <w:rPr>
                    <w:bCs w:val="0"/>
                    <w:sz w:val="21"/>
                    <w:szCs w:val="21"/>
                  </w:rPr>
                </w:rPrChange>
              </w:rPr>
              <w:t>（</w:t>
            </w:r>
            <w:r>
              <w:rPr>
                <w:rFonts w:ascii="Times New Roman" w:hAnsi="Times New Roman" w:cs="Times New Roman" w:eastAsia="SimSun"/>
                <w:b w:val="0"/>
                <w:bCs w:val="0"/>
                <w:sz w:val="21"/>
                <w:szCs w:val="21"/>
                <w:rPrChange w:id="6667" w:author="Codex" w:date="2026-10-05T16:32:41.313017+00:00">
                  <w:rPr>
                    <w:bCs w:val="0"/>
                    <w:sz w:val="21"/>
                    <w:szCs w:val="21"/>
                  </w:rPr>
                </w:rPrChange>
              </w:rPr>
              <w:t>-0.9898</w:t>
            </w:r>
            <w:r>
              <w:rPr>
                <w:rFonts w:ascii="Times New Roman" w:hAnsi="Times New Roman" w:cs="Times New Roman" w:eastAsia="SimSun"/>
                <w:b w:val="0"/>
                <w:bCs w:val="0"/>
                <w:sz w:val="21"/>
                <w:szCs w:val="21"/>
                <w:rPrChange w:id="6668" w:author="Codex" w:date="2026-10-05T16:32:41.313017+00:00">
                  <w:rPr>
                    <w:bCs w:val="0"/>
                    <w:sz w:val="21"/>
                    <w:szCs w:val="21"/>
                  </w:rPr>
                </w:rPrChange>
              </w:rPr>
              <w:t>，</w:t>
            </w:r>
            <w:r>
              <w:rPr>
                <w:rFonts w:ascii="Times New Roman" w:hAnsi="Times New Roman" w:cs="Times New Roman" w:eastAsia="SimSun"/>
                <w:b w:val="0"/>
                <w:bCs w:val="0"/>
                <w:sz w:val="21"/>
                <w:szCs w:val="21"/>
                <w:rPrChange w:id="6669" w:author="Codex" w:date="2026-10-05T16:32:41.313017+00:00">
                  <w:rPr>
                    <w:bCs w:val="0"/>
                    <w:sz w:val="21"/>
                    <w:szCs w:val="21"/>
                  </w:rPr>
                </w:rPrChange>
              </w:rPr>
              <w:t>0.6385</w:t>
            </w:r>
            <w:r>
              <w:rPr>
                <w:rFonts w:ascii="Times New Roman" w:hAnsi="Times New Roman" w:cs="Times New Roman" w:eastAsia="SimSun"/>
                <w:b w:val="0"/>
                <w:bCs w:val="0"/>
                <w:sz w:val="21"/>
                <w:szCs w:val="21"/>
                <w:rPrChange w:id="667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71" w:author="Codex" w:date="2026-10-05T16:32:41.313017+00:00">
              <w:tcPr>
                <w:tcW w:w="0" w:type="auto"/>
                <w:tcBorders>
                  <w:top w:val="nil"/>
                  <w:left w:val="nil"/>
                  <w:bottom w:val="nil"/>
                  <w:right w:val="nil"/>
                </w:tcBorders>
                <w:tcMar>
                  <w:left w:w="102" w:type="dxa"/>
                  <w:right w:w="102" w:type="dxa"/>
                </w:tcMar>
              </w:tcPr>
            </w:tcPrChange>
          </w:tcPr>
          <w:p w14:paraId="2B6960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7" w:author="Codex" w:date="2026-10-05T16:32:41.313017+00:00">
                  <w:rPr>
                    <w:bCs w:val="0"/>
                    <w:sz w:val="21"/>
                    <w:szCs w:val="21"/>
                  </w:rPr>
                </w:rPrChange>
              </w:rPr>
              <w:pPrChange w:id="66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73" w:author="Codex" w:date="2026-10-05T16:32:41.313017+00:00">
                  <w:rPr>
                    <w:bCs w:val="0"/>
                    <w:sz w:val="21"/>
                    <w:szCs w:val="21"/>
                  </w:rPr>
                </w:rPrChange>
              </w:rPr>
              <w:t>1.000</w:t>
            </w:r>
          </w:p>
        </w:tc>
      </w:tr>
      <w:tr w:rsidR="007622EE" w14:paraId="4104E65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74" w:author="Codex" w:date="2026-10-05T16:32:41.313017+00:00">
              <w:tcPr>
                <w:tcW w:w="0" w:type="auto"/>
                <w:tcBorders>
                  <w:top w:val="nil"/>
                  <w:left w:val="nil"/>
                  <w:bottom w:val="nil"/>
                  <w:right w:val="nil"/>
                </w:tcBorders>
                <w:tcMar>
                  <w:left w:w="102" w:type="dxa"/>
                  <w:right w:w="102" w:type="dxa"/>
                </w:tcMar>
              </w:tcPr>
            </w:tcPrChange>
          </w:tcPr>
          <w:p w14:paraId="43B8972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8" w:author="Codex" w:date="2026-10-05T16:32:41.313017+00:00">
                  <w:rPr>
                    <w:bCs w:val="0"/>
                    <w:sz w:val="21"/>
                    <w:szCs w:val="21"/>
                  </w:rPr>
                </w:rPrChange>
              </w:rPr>
              <w:pPrChange w:id="66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76"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677" w:author="Codex" w:date="2026-10-05T16:32:41.313017+00:00">
              <w:tcPr>
                <w:tcW w:w="0" w:type="auto"/>
                <w:tcBorders>
                  <w:top w:val="nil"/>
                  <w:left w:val="nil"/>
                  <w:bottom w:val="nil"/>
                  <w:right w:val="nil"/>
                </w:tcBorders>
                <w:tcMar>
                  <w:left w:w="102" w:type="dxa"/>
                  <w:right w:w="102" w:type="dxa"/>
                </w:tcMar>
              </w:tcPr>
            </w:tcPrChange>
          </w:tcPr>
          <w:p w14:paraId="1B8B9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59" w:author="Codex" w:date="2026-10-05T16:32:41.313017+00:00">
                  <w:rPr>
                    <w:bCs w:val="0"/>
                    <w:sz w:val="21"/>
                    <w:szCs w:val="21"/>
                  </w:rPr>
                </w:rPrChange>
              </w:rPr>
              <w:pPrChange w:id="667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7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680" w:author="Codex" w:date="2026-10-05T16:32:41.313017+00:00">
              <w:tcPr>
                <w:tcW w:w="0" w:type="auto"/>
                <w:tcBorders>
                  <w:top w:val="nil"/>
                  <w:left w:val="nil"/>
                  <w:bottom w:val="nil"/>
                  <w:right w:val="nil"/>
                </w:tcBorders>
                <w:tcMar>
                  <w:left w:w="102" w:type="dxa"/>
                  <w:right w:w="102" w:type="dxa"/>
                </w:tcMar>
              </w:tcPr>
            </w:tcPrChange>
          </w:tcPr>
          <w:p w14:paraId="549ECC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0" w:author="Codex" w:date="2026-10-05T16:32:41.313017+00:00">
                  <w:rPr>
                    <w:bCs w:val="0"/>
                    <w:sz w:val="21"/>
                    <w:szCs w:val="21"/>
                  </w:rPr>
                </w:rPrChange>
              </w:rPr>
              <w:pPrChange w:id="66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83" w:author="Codex" w:date="2026-10-05T16:32:41.313017+00:00">
              <w:tcPr>
                <w:tcW w:w="0" w:type="auto"/>
                <w:tcBorders>
                  <w:top w:val="nil"/>
                  <w:left w:val="nil"/>
                  <w:bottom w:val="nil"/>
                  <w:right w:val="nil"/>
                </w:tcBorders>
                <w:tcMar>
                  <w:left w:w="102" w:type="dxa"/>
                  <w:right w:w="102" w:type="dxa"/>
                </w:tcMar>
              </w:tcPr>
            </w:tcPrChange>
          </w:tcPr>
          <w:p w14:paraId="6B197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61" w:author="Codex" w:date="2026-10-05T16:32:41.313017+00:00">
                  <w:rPr>
                    <w:bCs w:val="0"/>
                    <w:sz w:val="21"/>
                    <w:szCs w:val="21"/>
                  </w:rPr>
                </w:rPrChange>
              </w:rPr>
              <w:pPrChange w:id="66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85"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686" w:author="Codex" w:date="2026-10-05T16:32:41.313017+00:00">
              <w:tcPr>
                <w:tcW w:w="0" w:type="auto"/>
                <w:tcBorders>
                  <w:top w:val="nil"/>
                  <w:left w:val="nil"/>
                  <w:bottom w:val="nil"/>
                  <w:right w:val="nil"/>
                </w:tcBorders>
                <w:tcMar>
                  <w:left w:w="102" w:type="dxa"/>
                  <w:right w:w="102" w:type="dxa"/>
                </w:tcMar>
              </w:tcPr>
            </w:tcPrChange>
          </w:tcPr>
          <w:p w14:paraId="4BC0DDA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2" w:author="Codex" w:date="2026-10-05T16:32:41.313017+00:00">
                  <w:rPr>
                    <w:bCs w:val="0"/>
                    <w:sz w:val="21"/>
                    <w:szCs w:val="21"/>
                  </w:rPr>
                </w:rPrChange>
              </w:rPr>
              <w:pPrChange w:id="66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88" w:author="Codex" w:date="2026-10-05T16:32:41.313017+00:00">
                  <w:rPr>
                    <w:bCs w:val="0"/>
                    <w:sz w:val="21"/>
                    <w:szCs w:val="21"/>
                  </w:rPr>
                </w:rPrChange>
              </w:rPr>
              <w:t>—</w:t>
            </w:r>
          </w:p>
        </w:tc>
      </w:tr>
      <w:tr w:rsidR="007622EE" w14:paraId="1554F54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89" w:author="Codex" w:date="2026-10-05T16:32:41.313017+00:00">
              <w:tcPr>
                <w:tcW w:w="0" w:type="auto"/>
                <w:tcBorders>
                  <w:top w:val="nil"/>
                  <w:left w:val="nil"/>
                  <w:bottom w:val="nil"/>
                  <w:right w:val="nil"/>
                </w:tcBorders>
                <w:tcMar>
                  <w:left w:w="102" w:type="dxa"/>
                  <w:right w:w="102" w:type="dxa"/>
                </w:tcMar>
              </w:tcPr>
            </w:tcPrChange>
          </w:tcPr>
          <w:p w14:paraId="7404EB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3" w:author="Codex" w:date="2026-10-05T16:32:41.313017+00:00">
                  <w:rPr>
                    <w:bCs w:val="0"/>
                    <w:sz w:val="21"/>
                    <w:szCs w:val="21"/>
                  </w:rPr>
                </w:rPrChange>
              </w:rPr>
              <w:pPrChange w:id="66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91"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692" w:author="Codex" w:date="2026-10-05T16:32:41.313017+00:00">
              <w:tcPr>
                <w:tcW w:w="0" w:type="auto"/>
                <w:tcBorders>
                  <w:top w:val="nil"/>
                  <w:left w:val="nil"/>
                  <w:bottom w:val="nil"/>
                  <w:right w:val="nil"/>
                </w:tcBorders>
                <w:tcMar>
                  <w:left w:w="102" w:type="dxa"/>
                  <w:right w:w="102" w:type="dxa"/>
                </w:tcMar>
              </w:tcPr>
            </w:tcPrChange>
          </w:tcPr>
          <w:p w14:paraId="7BDE7A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4" w:author="Codex" w:date="2026-10-05T16:32:41.313017+00:00">
                  <w:rPr>
                    <w:bCs w:val="0"/>
                    <w:sz w:val="21"/>
                    <w:szCs w:val="21"/>
                  </w:rPr>
                </w:rPrChange>
              </w:rPr>
              <w:pPrChange w:id="669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94" w:author="Codex" w:date="2026-10-05T16:32:41.313017+00:00">
                  <w:rPr>
                    <w:bCs w:val="0"/>
                    <w:sz w:val="21"/>
                    <w:szCs w:val="21"/>
                  </w:rPr>
                </w:rPrChange>
              </w:rPr>
              <w:t>-0.0042</w:t>
            </w:r>
            <w:r>
              <w:rPr>
                <w:rFonts w:ascii="Times New Roman" w:hAnsi="Times New Roman" w:cs="Times New Roman" w:eastAsia="SimSun"/>
                <w:b w:val="0"/>
                <w:bCs w:val="0"/>
                <w:sz w:val="21"/>
                <w:szCs w:val="21"/>
                <w:rPrChange w:id="6695" w:author="Codex" w:date="2026-10-05T16:32:41.313017+00:00">
                  <w:rPr>
                    <w:bCs w:val="0"/>
                    <w:sz w:val="21"/>
                    <w:szCs w:val="21"/>
                  </w:rPr>
                </w:rPrChange>
              </w:rPr>
              <w:t>（</w:t>
            </w:r>
            <w:r>
              <w:rPr>
                <w:rFonts w:ascii="Times New Roman" w:hAnsi="Times New Roman" w:cs="Times New Roman" w:eastAsia="SimSun"/>
                <w:b w:val="0"/>
                <w:bCs w:val="0"/>
                <w:sz w:val="21"/>
                <w:szCs w:val="21"/>
                <w:rPrChange w:id="6696" w:author="Codex" w:date="2026-10-05T16:32:41.313017+00:00">
                  <w:rPr>
                    <w:bCs w:val="0"/>
                    <w:sz w:val="21"/>
                    <w:szCs w:val="21"/>
                  </w:rPr>
                </w:rPrChange>
              </w:rPr>
              <w:t>-0.0151</w:t>
            </w:r>
            <w:r>
              <w:rPr>
                <w:rFonts w:ascii="Times New Roman" w:hAnsi="Times New Roman" w:cs="Times New Roman" w:eastAsia="SimSun"/>
                <w:b w:val="0"/>
                <w:bCs w:val="0"/>
                <w:sz w:val="21"/>
                <w:szCs w:val="21"/>
                <w:rPrChange w:id="6697" w:author="Codex" w:date="2026-10-05T16:32:41.313017+00:00">
                  <w:rPr>
                    <w:bCs w:val="0"/>
                    <w:sz w:val="21"/>
                    <w:szCs w:val="21"/>
                  </w:rPr>
                </w:rPrChange>
              </w:rPr>
              <w:t>，</w:t>
            </w:r>
            <w:r>
              <w:rPr>
                <w:rFonts w:ascii="Times New Roman" w:hAnsi="Times New Roman" w:cs="Times New Roman" w:eastAsia="SimSun"/>
                <w:b w:val="0"/>
                <w:bCs w:val="0"/>
                <w:sz w:val="21"/>
                <w:szCs w:val="21"/>
                <w:rPrChange w:id="6698" w:author="Codex" w:date="2026-10-05T16:32:41.313017+00:00">
                  <w:rPr>
                    <w:bCs w:val="0"/>
                    <w:sz w:val="21"/>
                    <w:szCs w:val="21"/>
                  </w:rPr>
                </w:rPrChange>
              </w:rPr>
              <w:t>0.0070</w:t>
            </w:r>
            <w:r>
              <w:rPr>
                <w:rFonts w:ascii="Times New Roman" w:hAnsi="Times New Roman" w:cs="Times New Roman" w:eastAsia="SimSun"/>
                <w:b w:val="0"/>
                <w:bCs w:val="0"/>
                <w:sz w:val="21"/>
                <w:szCs w:val="21"/>
                <w:rPrChange w:id="66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00" w:author="Codex" w:date="2026-10-05T16:32:41.313017+00:00">
              <w:tcPr>
                <w:tcW w:w="0" w:type="auto"/>
                <w:tcBorders>
                  <w:top w:val="nil"/>
                  <w:left w:val="nil"/>
                  <w:bottom w:val="nil"/>
                  <w:right w:val="nil"/>
                </w:tcBorders>
                <w:tcMar>
                  <w:left w:w="102" w:type="dxa"/>
                  <w:right w:w="102" w:type="dxa"/>
                </w:tcMar>
              </w:tcPr>
            </w:tcPrChange>
          </w:tcPr>
          <w:p w14:paraId="210B1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5" w:author="Codex" w:date="2026-10-05T16:32:41.313017+00:00">
                  <w:rPr>
                    <w:bCs w:val="0"/>
                    <w:sz w:val="21"/>
                    <w:szCs w:val="21"/>
                  </w:rPr>
                </w:rPrChange>
              </w:rPr>
              <w:pPrChange w:id="67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0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03" w:author="Codex" w:date="2026-10-05T16:32:41.313017+00:00">
              <w:tcPr>
                <w:tcW w:w="0" w:type="auto"/>
                <w:tcBorders>
                  <w:top w:val="nil"/>
                  <w:left w:val="nil"/>
                  <w:bottom w:val="nil"/>
                  <w:right w:val="nil"/>
                </w:tcBorders>
                <w:tcMar>
                  <w:left w:w="102" w:type="dxa"/>
                  <w:right w:w="102" w:type="dxa"/>
                </w:tcMar>
              </w:tcPr>
            </w:tcPrChange>
          </w:tcPr>
          <w:p w14:paraId="41F869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6" w:author="Codex" w:date="2026-10-05T16:32:41.313017+00:00">
                  <w:rPr>
                    <w:bCs w:val="0"/>
                    <w:sz w:val="21"/>
                    <w:szCs w:val="21"/>
                  </w:rPr>
                </w:rPrChange>
              </w:rPr>
              <w:pPrChange w:id="670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05" w:author="Codex" w:date="2026-10-05T16:32:41.313017+00:00">
                  <w:rPr>
                    <w:bCs w:val="0"/>
                    <w:sz w:val="21"/>
                    <w:szCs w:val="21"/>
                  </w:rPr>
                </w:rPrChange>
              </w:rPr>
              <w:t>-0.0057</w:t>
            </w:r>
            <w:r>
              <w:rPr>
                <w:rFonts w:ascii="Times New Roman" w:hAnsi="Times New Roman" w:cs="Times New Roman" w:eastAsia="SimSun"/>
                <w:b w:val="0"/>
                <w:bCs w:val="0"/>
                <w:sz w:val="21"/>
                <w:szCs w:val="21"/>
                <w:rPrChange w:id="6706" w:author="Codex" w:date="2026-10-05T16:32:41.313017+00:00">
                  <w:rPr>
                    <w:bCs w:val="0"/>
                    <w:sz w:val="21"/>
                    <w:szCs w:val="21"/>
                  </w:rPr>
                </w:rPrChange>
              </w:rPr>
              <w:t>（</w:t>
            </w:r>
            <w:r>
              <w:rPr>
                <w:rFonts w:ascii="Times New Roman" w:hAnsi="Times New Roman" w:cs="Times New Roman" w:eastAsia="SimSun"/>
                <w:b w:val="0"/>
                <w:bCs w:val="0"/>
                <w:sz w:val="21"/>
                <w:szCs w:val="21"/>
                <w:rPrChange w:id="6707" w:author="Codex" w:date="2026-10-05T16:32:41.313017+00:00">
                  <w:rPr>
                    <w:bCs w:val="0"/>
                    <w:sz w:val="21"/>
                    <w:szCs w:val="21"/>
                  </w:rPr>
                </w:rPrChange>
              </w:rPr>
              <w:t>-0.6801</w:t>
            </w:r>
            <w:r>
              <w:rPr>
                <w:rFonts w:ascii="Times New Roman" w:hAnsi="Times New Roman" w:cs="Times New Roman" w:eastAsia="SimSun"/>
                <w:b w:val="0"/>
                <w:bCs w:val="0"/>
                <w:sz w:val="21"/>
                <w:szCs w:val="21"/>
                <w:rPrChange w:id="6708" w:author="Codex" w:date="2026-10-05T16:32:41.313017+00:00">
                  <w:rPr>
                    <w:bCs w:val="0"/>
                    <w:sz w:val="21"/>
                    <w:szCs w:val="21"/>
                  </w:rPr>
                </w:rPrChange>
              </w:rPr>
              <w:t>，</w:t>
            </w:r>
            <w:r>
              <w:rPr>
                <w:rFonts w:ascii="Times New Roman" w:hAnsi="Times New Roman" w:cs="Times New Roman" w:eastAsia="SimSun"/>
                <w:b w:val="0"/>
                <w:bCs w:val="0"/>
                <w:sz w:val="21"/>
                <w:szCs w:val="21"/>
                <w:rPrChange w:id="6709" w:author="Codex" w:date="2026-10-05T16:32:41.313017+00:00">
                  <w:rPr>
                    <w:bCs w:val="0"/>
                    <w:sz w:val="21"/>
                    <w:szCs w:val="21"/>
                  </w:rPr>
                </w:rPrChange>
              </w:rPr>
              <w:t>0.5134</w:t>
            </w:r>
            <w:r>
              <w:rPr>
                <w:rFonts w:ascii="Times New Roman" w:hAnsi="Times New Roman" w:cs="Times New Roman" w:eastAsia="SimSun"/>
                <w:b w:val="0"/>
                <w:bCs w:val="0"/>
                <w:sz w:val="21"/>
                <w:szCs w:val="21"/>
                <w:rPrChange w:id="671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11" w:author="Codex" w:date="2026-10-05T16:32:41.313017+00:00">
              <w:tcPr>
                <w:tcW w:w="0" w:type="auto"/>
                <w:tcBorders>
                  <w:top w:val="nil"/>
                  <w:left w:val="nil"/>
                  <w:bottom w:val="nil"/>
                  <w:right w:val="nil"/>
                </w:tcBorders>
                <w:tcMar>
                  <w:left w:w="102" w:type="dxa"/>
                  <w:right w:w="102" w:type="dxa"/>
                </w:tcMar>
              </w:tcPr>
            </w:tcPrChange>
          </w:tcPr>
          <w:p w14:paraId="71F9C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7" w:author="Codex" w:date="2026-10-05T16:32:41.313017+00:00">
                  <w:rPr>
                    <w:bCs w:val="0"/>
                    <w:sz w:val="21"/>
                    <w:szCs w:val="21"/>
                  </w:rPr>
                </w:rPrChange>
              </w:rPr>
              <w:pPrChange w:id="67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3" w:author="Codex" w:date="2026-10-05T16:32:41.313017+00:00">
                  <w:rPr>
                    <w:bCs w:val="0"/>
                    <w:sz w:val="21"/>
                    <w:szCs w:val="21"/>
                  </w:rPr>
                </w:rPrChange>
              </w:rPr>
              <w:t>1.000</w:t>
            </w:r>
          </w:p>
        </w:tc>
      </w:tr>
      <w:tr w:rsidR="007622EE" w14:paraId="150789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14" w:author="Codex" w:date="2026-10-05T16:32:41.313017+00:00">
              <w:tcPr>
                <w:tcW w:w="0" w:type="auto"/>
                <w:tcBorders>
                  <w:top w:val="nil"/>
                  <w:left w:val="nil"/>
                  <w:bottom w:val="nil"/>
                  <w:right w:val="nil"/>
                </w:tcBorders>
                <w:tcMar>
                  <w:left w:w="102" w:type="dxa"/>
                  <w:right w:w="102" w:type="dxa"/>
                </w:tcMar>
              </w:tcPr>
            </w:tcPrChange>
          </w:tcPr>
          <w:p w14:paraId="775210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8" w:author="Codex" w:date="2026-10-05T16:32:41.313017+00:00">
                  <w:rPr>
                    <w:bCs w:val="0"/>
                    <w:sz w:val="21"/>
                    <w:szCs w:val="21"/>
                  </w:rPr>
                </w:rPrChange>
              </w:rPr>
              <w:pPrChange w:id="671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6"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717" w:author="Codex" w:date="2026-10-05T16:32:41.313017+00:00">
              <w:tcPr>
                <w:tcW w:w="0" w:type="auto"/>
                <w:tcBorders>
                  <w:top w:val="nil"/>
                  <w:left w:val="nil"/>
                  <w:bottom w:val="nil"/>
                  <w:right w:val="nil"/>
                </w:tcBorders>
                <w:tcMar>
                  <w:left w:w="102" w:type="dxa"/>
                  <w:right w:w="102" w:type="dxa"/>
                </w:tcMar>
              </w:tcPr>
            </w:tcPrChange>
          </w:tcPr>
          <w:p w14:paraId="22609B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9" w:author="Codex" w:date="2026-10-05T16:32:41.313017+00:00">
                  <w:rPr>
                    <w:bCs w:val="0"/>
                    <w:sz w:val="21"/>
                    <w:szCs w:val="21"/>
                  </w:rPr>
                </w:rPrChange>
              </w:rPr>
              <w:pPrChange w:id="67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9" w:author="Codex" w:date="2026-10-05T16:32:41.313017+00:00">
                  <w:rPr>
                    <w:bCs w:val="0"/>
                    <w:sz w:val="21"/>
                    <w:szCs w:val="21"/>
                  </w:rPr>
                </w:rPrChange>
              </w:rPr>
              <w:t>-0.0020</w:t>
            </w:r>
            <w:r>
              <w:rPr>
                <w:rFonts w:ascii="Times New Roman" w:hAnsi="Times New Roman" w:cs="Times New Roman" w:eastAsia="SimSun"/>
                <w:b w:val="0"/>
                <w:bCs w:val="0"/>
                <w:sz w:val="21"/>
                <w:szCs w:val="21"/>
                <w:rPrChange w:id="6720" w:author="Codex" w:date="2026-10-05T16:32:41.313017+00:00">
                  <w:rPr>
                    <w:bCs w:val="0"/>
                    <w:sz w:val="21"/>
                    <w:szCs w:val="21"/>
                  </w:rPr>
                </w:rPrChange>
              </w:rPr>
              <w:t>（</w:t>
            </w:r>
            <w:r>
              <w:rPr>
                <w:rFonts w:ascii="Times New Roman" w:hAnsi="Times New Roman" w:cs="Times New Roman" w:eastAsia="SimSun"/>
                <w:b w:val="0"/>
                <w:bCs w:val="0"/>
                <w:sz w:val="21"/>
                <w:szCs w:val="21"/>
                <w:rPrChange w:id="6721" w:author="Codex" w:date="2026-10-05T16:32:41.313017+00:00">
                  <w:rPr>
                    <w:bCs w:val="0"/>
                    <w:sz w:val="21"/>
                    <w:szCs w:val="21"/>
                  </w:rPr>
                </w:rPrChange>
              </w:rPr>
              <w:t>-0.0140</w:t>
            </w:r>
            <w:r>
              <w:rPr>
                <w:rFonts w:ascii="Times New Roman" w:hAnsi="Times New Roman" w:cs="Times New Roman" w:eastAsia="SimSun"/>
                <w:b w:val="0"/>
                <w:bCs w:val="0"/>
                <w:sz w:val="21"/>
                <w:szCs w:val="21"/>
                <w:rPrChange w:id="6722" w:author="Codex" w:date="2026-10-05T16:32:41.313017+00:00">
                  <w:rPr>
                    <w:bCs w:val="0"/>
                    <w:sz w:val="21"/>
                    <w:szCs w:val="21"/>
                  </w:rPr>
                </w:rPrChange>
              </w:rPr>
              <w:t>，</w:t>
            </w:r>
            <w:r>
              <w:rPr>
                <w:rFonts w:ascii="Times New Roman" w:hAnsi="Times New Roman" w:cs="Times New Roman" w:eastAsia="SimSun"/>
                <w:b w:val="0"/>
                <w:bCs w:val="0"/>
                <w:sz w:val="21"/>
                <w:szCs w:val="21"/>
                <w:rPrChange w:id="6723" w:author="Codex" w:date="2026-10-05T16:32:41.313017+00:00">
                  <w:rPr>
                    <w:bCs w:val="0"/>
                    <w:sz w:val="21"/>
                    <w:szCs w:val="21"/>
                  </w:rPr>
                </w:rPrChange>
              </w:rPr>
              <w:t>0.0129</w:t>
            </w:r>
            <w:r>
              <w:rPr>
                <w:rFonts w:ascii="Times New Roman" w:hAnsi="Times New Roman" w:cs="Times New Roman" w:eastAsia="SimSun"/>
                <w:b w:val="0"/>
                <w:bCs w:val="0"/>
                <w:sz w:val="21"/>
                <w:szCs w:val="21"/>
                <w:rPrChange w:id="67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25" w:author="Codex" w:date="2026-10-05T16:32:41.313017+00:00">
              <w:tcPr>
                <w:tcW w:w="0" w:type="auto"/>
                <w:tcBorders>
                  <w:top w:val="nil"/>
                  <w:left w:val="nil"/>
                  <w:bottom w:val="nil"/>
                  <w:right w:val="nil"/>
                </w:tcBorders>
                <w:tcMar>
                  <w:left w:w="102" w:type="dxa"/>
                  <w:right w:w="102" w:type="dxa"/>
                </w:tcMar>
              </w:tcPr>
            </w:tcPrChange>
          </w:tcPr>
          <w:p w14:paraId="6F480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0" w:author="Codex" w:date="2026-10-05T16:32:41.313017+00:00">
                  <w:rPr>
                    <w:bCs w:val="0"/>
                    <w:sz w:val="21"/>
                    <w:szCs w:val="21"/>
                  </w:rPr>
                </w:rPrChange>
              </w:rPr>
              <w:pPrChange w:id="67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27"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28" w:author="Codex" w:date="2026-10-05T16:32:41.313017+00:00">
              <w:tcPr>
                <w:tcW w:w="0" w:type="auto"/>
                <w:tcBorders>
                  <w:top w:val="nil"/>
                  <w:left w:val="nil"/>
                  <w:bottom w:val="nil"/>
                  <w:right w:val="nil"/>
                </w:tcBorders>
                <w:tcMar>
                  <w:left w:w="102" w:type="dxa"/>
                  <w:right w:w="102" w:type="dxa"/>
                </w:tcMar>
              </w:tcPr>
            </w:tcPrChange>
          </w:tcPr>
          <w:p w14:paraId="38D39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1" w:author="Codex" w:date="2026-10-05T16:32:41.313017+00:00">
                  <w:rPr>
                    <w:bCs w:val="0"/>
                    <w:sz w:val="21"/>
                    <w:szCs w:val="21"/>
                  </w:rPr>
                </w:rPrChange>
              </w:rPr>
              <w:pPrChange w:id="67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30" w:author="Codex" w:date="2026-10-05T16:32:41.313017+00:00">
                  <w:rPr>
                    <w:bCs w:val="0"/>
                    <w:sz w:val="21"/>
                    <w:szCs w:val="21"/>
                  </w:rPr>
                </w:rPrChange>
              </w:rPr>
              <w:t>0.3142</w:t>
            </w:r>
            <w:r>
              <w:rPr>
                <w:rFonts w:ascii="Times New Roman" w:hAnsi="Times New Roman" w:cs="Times New Roman" w:eastAsia="SimSun"/>
                <w:b w:val="0"/>
                <w:bCs w:val="0"/>
                <w:sz w:val="21"/>
                <w:szCs w:val="21"/>
                <w:rPrChange w:id="6731" w:author="Codex" w:date="2026-10-05T16:32:41.313017+00:00">
                  <w:rPr>
                    <w:bCs w:val="0"/>
                    <w:sz w:val="21"/>
                    <w:szCs w:val="21"/>
                  </w:rPr>
                </w:rPrChange>
              </w:rPr>
              <w:t>（</w:t>
            </w:r>
            <w:r>
              <w:rPr>
                <w:rFonts w:ascii="Times New Roman" w:hAnsi="Times New Roman" w:cs="Times New Roman" w:eastAsia="SimSun"/>
                <w:b w:val="0"/>
                <w:bCs w:val="0"/>
                <w:sz w:val="21"/>
                <w:szCs w:val="21"/>
                <w:rPrChange w:id="6732" w:author="Codex" w:date="2026-10-05T16:32:41.313017+00:00">
                  <w:rPr>
                    <w:bCs w:val="0"/>
                    <w:sz w:val="21"/>
                    <w:szCs w:val="21"/>
                  </w:rPr>
                </w:rPrChange>
              </w:rPr>
              <w:t>-0.4522</w:t>
            </w:r>
            <w:r>
              <w:rPr>
                <w:rFonts w:ascii="Times New Roman" w:hAnsi="Times New Roman" w:cs="Times New Roman" w:eastAsia="SimSun"/>
                <w:b w:val="0"/>
                <w:bCs w:val="0"/>
                <w:sz w:val="21"/>
                <w:szCs w:val="21"/>
                <w:rPrChange w:id="6733" w:author="Codex" w:date="2026-10-05T16:32:41.313017+00:00">
                  <w:rPr>
                    <w:bCs w:val="0"/>
                    <w:sz w:val="21"/>
                    <w:szCs w:val="21"/>
                  </w:rPr>
                </w:rPrChange>
              </w:rPr>
              <w:t>，</w:t>
            </w:r>
            <w:r>
              <w:rPr>
                <w:rFonts w:ascii="Times New Roman" w:hAnsi="Times New Roman" w:cs="Times New Roman" w:eastAsia="SimSun"/>
                <w:b w:val="0"/>
                <w:bCs w:val="0"/>
                <w:sz w:val="21"/>
                <w:szCs w:val="21"/>
                <w:rPrChange w:id="6734" w:author="Codex" w:date="2026-10-05T16:32:41.313017+00:00">
                  <w:rPr>
                    <w:bCs w:val="0"/>
                    <w:sz w:val="21"/>
                    <w:szCs w:val="21"/>
                  </w:rPr>
                </w:rPrChange>
              </w:rPr>
              <w:t>1.2601</w:t>
            </w:r>
            <w:r>
              <w:rPr>
                <w:rFonts w:ascii="Times New Roman" w:hAnsi="Times New Roman" w:cs="Times New Roman" w:eastAsia="SimSun"/>
                <w:b w:val="0"/>
                <w:bCs w:val="0"/>
                <w:sz w:val="21"/>
                <w:szCs w:val="21"/>
                <w:rPrChange w:id="673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36" w:author="Codex" w:date="2026-10-05T16:32:41.313017+00:00">
              <w:tcPr>
                <w:tcW w:w="0" w:type="auto"/>
                <w:tcBorders>
                  <w:top w:val="nil"/>
                  <w:left w:val="nil"/>
                  <w:bottom w:val="nil"/>
                  <w:right w:val="nil"/>
                </w:tcBorders>
                <w:tcMar>
                  <w:left w:w="102" w:type="dxa"/>
                  <w:right w:w="102" w:type="dxa"/>
                </w:tcMar>
              </w:tcPr>
            </w:tcPrChange>
          </w:tcPr>
          <w:p w14:paraId="29113A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2" w:author="Codex" w:date="2026-10-05T16:32:41.313017+00:00">
                  <w:rPr>
                    <w:bCs w:val="0"/>
                    <w:sz w:val="21"/>
                    <w:szCs w:val="21"/>
                  </w:rPr>
                </w:rPrChange>
              </w:rPr>
              <w:pPrChange w:id="67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38" w:author="Codex" w:date="2026-10-05T16:32:41.313017+00:00">
                  <w:rPr>
                    <w:bCs w:val="0"/>
                    <w:sz w:val="21"/>
                    <w:szCs w:val="21"/>
                  </w:rPr>
                </w:rPrChange>
              </w:rPr>
              <w:t>1.000</w:t>
            </w:r>
          </w:p>
        </w:tc>
      </w:tr>
      <w:tr w:rsidR="007622EE" w14:paraId="3B6FFE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39" w:author="Codex" w:date="2026-10-05T16:32:41.313017+00:00">
              <w:tcPr>
                <w:tcW w:w="0" w:type="auto"/>
                <w:tcBorders>
                  <w:top w:val="nil"/>
                  <w:left w:val="nil"/>
                  <w:bottom w:val="nil"/>
                  <w:right w:val="nil"/>
                </w:tcBorders>
                <w:tcMar>
                  <w:left w:w="102" w:type="dxa"/>
                  <w:right w:w="102" w:type="dxa"/>
                </w:tcMar>
              </w:tcPr>
            </w:tcPrChange>
          </w:tcPr>
          <w:p w14:paraId="5D4423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3" w:author="Codex" w:date="2026-10-05T16:32:41.313017+00:00">
                  <w:rPr>
                    <w:bCs w:val="0"/>
                    <w:sz w:val="21"/>
                    <w:szCs w:val="21"/>
                  </w:rPr>
                </w:rPrChange>
              </w:rPr>
              <w:pPrChange w:id="67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41"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742" w:author="Codex" w:date="2026-10-05T16:32:41.313017+00:00">
              <w:tcPr>
                <w:tcW w:w="0" w:type="auto"/>
                <w:tcBorders>
                  <w:top w:val="nil"/>
                  <w:left w:val="nil"/>
                  <w:bottom w:val="nil"/>
                  <w:right w:val="nil"/>
                </w:tcBorders>
                <w:tcMar>
                  <w:left w:w="102" w:type="dxa"/>
                  <w:right w:w="102" w:type="dxa"/>
                </w:tcMar>
              </w:tcPr>
            </w:tcPrChange>
          </w:tcPr>
          <w:p w14:paraId="1A23A7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4" w:author="Codex" w:date="2026-10-05T16:32:41.313017+00:00">
                  <w:rPr>
                    <w:bCs w:val="0"/>
                    <w:sz w:val="21"/>
                    <w:szCs w:val="21"/>
                  </w:rPr>
                </w:rPrChange>
              </w:rPr>
              <w:pPrChange w:id="67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44" w:author="Codex" w:date="2026-10-05T16:32:41.313017+00:00">
                  <w:rPr>
                    <w:bCs w:val="0"/>
                    <w:sz w:val="21"/>
                    <w:szCs w:val="21"/>
                  </w:rPr>
                </w:rPrChange>
              </w:rPr>
              <w:t>0.0320</w:t>
            </w:r>
            <w:r>
              <w:rPr>
                <w:rFonts w:ascii="Times New Roman" w:hAnsi="Times New Roman" w:cs="Times New Roman" w:eastAsia="SimSun"/>
                <w:b w:val="0"/>
                <w:bCs w:val="0"/>
                <w:sz w:val="21"/>
                <w:szCs w:val="21"/>
                <w:rPrChange w:id="6745" w:author="Codex" w:date="2026-10-05T16:32:41.313017+00:00">
                  <w:rPr>
                    <w:bCs w:val="0"/>
                    <w:sz w:val="21"/>
                    <w:szCs w:val="21"/>
                  </w:rPr>
                </w:rPrChange>
              </w:rPr>
              <w:t>（</w:t>
            </w:r>
            <w:r>
              <w:rPr>
                <w:rFonts w:ascii="Times New Roman" w:hAnsi="Times New Roman" w:cs="Times New Roman" w:eastAsia="SimSun"/>
                <w:b w:val="0"/>
                <w:bCs w:val="0"/>
                <w:sz w:val="21"/>
                <w:szCs w:val="21"/>
                <w:rPrChange w:id="6746" w:author="Codex" w:date="2026-10-05T16:32:41.313017+00:00">
                  <w:rPr>
                    <w:bCs w:val="0"/>
                    <w:sz w:val="21"/>
                    <w:szCs w:val="21"/>
                  </w:rPr>
                </w:rPrChange>
              </w:rPr>
              <w:t>-0.0759</w:t>
            </w:r>
            <w:r>
              <w:rPr>
                <w:rFonts w:ascii="Times New Roman" w:hAnsi="Times New Roman" w:cs="Times New Roman" w:eastAsia="SimSun"/>
                <w:b w:val="0"/>
                <w:bCs w:val="0"/>
                <w:sz w:val="21"/>
                <w:szCs w:val="21"/>
                <w:rPrChange w:id="6747" w:author="Codex" w:date="2026-10-05T16:32:41.313017+00:00">
                  <w:rPr>
                    <w:bCs w:val="0"/>
                    <w:sz w:val="21"/>
                    <w:szCs w:val="21"/>
                  </w:rPr>
                </w:rPrChange>
              </w:rPr>
              <w:t>，</w:t>
            </w:r>
            <w:r>
              <w:rPr>
                <w:rFonts w:ascii="Times New Roman" w:hAnsi="Times New Roman" w:cs="Times New Roman" w:eastAsia="SimSun"/>
                <w:b w:val="0"/>
                <w:bCs w:val="0"/>
                <w:sz w:val="21"/>
                <w:szCs w:val="21"/>
                <w:rPrChange w:id="6748" w:author="Codex" w:date="2026-10-05T16:32:41.313017+00:00">
                  <w:rPr>
                    <w:bCs w:val="0"/>
                    <w:sz w:val="21"/>
                    <w:szCs w:val="21"/>
                  </w:rPr>
                </w:rPrChange>
              </w:rPr>
              <w:t>0.1346</w:t>
            </w:r>
            <w:r>
              <w:rPr>
                <w:rFonts w:ascii="Times New Roman" w:hAnsi="Times New Roman" w:cs="Times New Roman" w:eastAsia="SimSun"/>
                <w:b w:val="0"/>
                <w:bCs w:val="0"/>
                <w:sz w:val="21"/>
                <w:szCs w:val="21"/>
                <w:rPrChange w:id="674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50" w:author="Codex" w:date="2026-10-05T16:32:41.313017+00:00">
              <w:tcPr>
                <w:tcW w:w="0" w:type="auto"/>
                <w:tcBorders>
                  <w:top w:val="nil"/>
                  <w:left w:val="nil"/>
                  <w:bottom w:val="nil"/>
                  <w:right w:val="nil"/>
                </w:tcBorders>
                <w:tcMar>
                  <w:left w:w="102" w:type="dxa"/>
                  <w:right w:w="102" w:type="dxa"/>
                </w:tcMar>
              </w:tcPr>
            </w:tcPrChange>
          </w:tcPr>
          <w:p w14:paraId="64D4F04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5" w:author="Codex" w:date="2026-10-05T16:32:41.313017+00:00">
                  <w:rPr>
                    <w:bCs w:val="0"/>
                    <w:sz w:val="21"/>
                    <w:szCs w:val="21"/>
                  </w:rPr>
                </w:rPrChange>
              </w:rPr>
              <w:pPrChange w:id="67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5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53" w:author="Codex" w:date="2026-10-05T16:32:41.313017+00:00">
              <w:tcPr>
                <w:tcW w:w="0" w:type="auto"/>
                <w:tcBorders>
                  <w:top w:val="nil"/>
                  <w:left w:val="nil"/>
                  <w:bottom w:val="nil"/>
                  <w:right w:val="nil"/>
                </w:tcBorders>
                <w:tcMar>
                  <w:left w:w="102" w:type="dxa"/>
                  <w:right w:w="102" w:type="dxa"/>
                </w:tcMar>
              </w:tcPr>
            </w:tcPrChange>
          </w:tcPr>
          <w:p w14:paraId="581301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6" w:author="Codex" w:date="2026-10-05T16:32:41.313017+00:00">
                  <w:rPr>
                    <w:bCs w:val="0"/>
                    <w:sz w:val="21"/>
                    <w:szCs w:val="21"/>
                  </w:rPr>
                </w:rPrChange>
              </w:rPr>
              <w:pPrChange w:id="67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55" w:author="Codex" w:date="2026-10-05T16:32:41.313017+00:00">
                  <w:rPr>
                    <w:bCs w:val="0"/>
                    <w:sz w:val="21"/>
                    <w:szCs w:val="21"/>
                  </w:rPr>
                </w:rPrChange>
              </w:rPr>
              <w:t>0.3538</w:t>
            </w:r>
            <w:r>
              <w:rPr>
                <w:rFonts w:ascii="Times New Roman" w:hAnsi="Times New Roman" w:cs="Times New Roman" w:eastAsia="SimSun"/>
                <w:b w:val="0"/>
                <w:bCs w:val="0"/>
                <w:sz w:val="21"/>
                <w:szCs w:val="21"/>
                <w:rPrChange w:id="6756" w:author="Codex" w:date="2026-10-05T16:32:41.313017+00:00">
                  <w:rPr>
                    <w:bCs w:val="0"/>
                    <w:sz w:val="21"/>
                    <w:szCs w:val="21"/>
                  </w:rPr>
                </w:rPrChange>
              </w:rPr>
              <w:t>（</w:t>
            </w:r>
            <w:r>
              <w:rPr>
                <w:rFonts w:ascii="Times New Roman" w:hAnsi="Times New Roman" w:cs="Times New Roman" w:eastAsia="SimSun"/>
                <w:b w:val="0"/>
                <w:bCs w:val="0"/>
                <w:sz w:val="21"/>
                <w:szCs w:val="21"/>
                <w:rPrChange w:id="6757" w:author="Codex" w:date="2026-10-05T16:32:41.313017+00:00">
                  <w:rPr>
                    <w:bCs w:val="0"/>
                    <w:sz w:val="21"/>
                    <w:szCs w:val="21"/>
                  </w:rPr>
                </w:rPrChange>
              </w:rPr>
              <w:t>-0.9363</w:t>
            </w:r>
            <w:r>
              <w:rPr>
                <w:rFonts w:ascii="Times New Roman" w:hAnsi="Times New Roman" w:cs="Times New Roman" w:eastAsia="SimSun"/>
                <w:b w:val="0"/>
                <w:bCs w:val="0"/>
                <w:sz w:val="21"/>
                <w:szCs w:val="21"/>
                <w:rPrChange w:id="6758" w:author="Codex" w:date="2026-10-05T16:32:41.313017+00:00">
                  <w:rPr>
                    <w:bCs w:val="0"/>
                    <w:sz w:val="21"/>
                    <w:szCs w:val="21"/>
                  </w:rPr>
                </w:rPrChange>
              </w:rPr>
              <w:t>，</w:t>
            </w:r>
            <w:r>
              <w:rPr>
                <w:rFonts w:ascii="Times New Roman" w:hAnsi="Times New Roman" w:cs="Times New Roman" w:eastAsia="SimSun"/>
                <w:b w:val="0"/>
                <w:bCs w:val="0"/>
                <w:sz w:val="21"/>
                <w:szCs w:val="21"/>
                <w:rPrChange w:id="6759" w:author="Codex" w:date="2026-10-05T16:32:41.313017+00:00">
                  <w:rPr>
                    <w:bCs w:val="0"/>
                    <w:sz w:val="21"/>
                    <w:szCs w:val="21"/>
                  </w:rPr>
                </w:rPrChange>
              </w:rPr>
              <w:t>1.7807</w:t>
            </w:r>
            <w:r>
              <w:rPr>
                <w:rFonts w:ascii="Times New Roman" w:hAnsi="Times New Roman" w:cs="Times New Roman" w:eastAsia="SimSun"/>
                <w:b w:val="0"/>
                <w:bCs w:val="0"/>
                <w:sz w:val="21"/>
                <w:szCs w:val="21"/>
                <w:rPrChange w:id="676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61" w:author="Codex" w:date="2026-10-05T16:32:41.313017+00:00">
              <w:tcPr>
                <w:tcW w:w="0" w:type="auto"/>
                <w:tcBorders>
                  <w:top w:val="nil"/>
                  <w:left w:val="nil"/>
                  <w:bottom w:val="nil"/>
                  <w:right w:val="nil"/>
                </w:tcBorders>
                <w:tcMar>
                  <w:left w:w="102" w:type="dxa"/>
                  <w:right w:w="102" w:type="dxa"/>
                </w:tcMar>
              </w:tcPr>
            </w:tcPrChange>
          </w:tcPr>
          <w:p w14:paraId="6C380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7" w:author="Codex" w:date="2026-10-05T16:32:41.313017+00:00">
                  <w:rPr>
                    <w:bCs w:val="0"/>
                    <w:sz w:val="21"/>
                    <w:szCs w:val="21"/>
                  </w:rPr>
                </w:rPrChange>
              </w:rPr>
              <w:pPrChange w:id="67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63" w:author="Codex" w:date="2026-10-05T16:32:41.313017+00:00">
                  <w:rPr>
                    <w:bCs w:val="0"/>
                    <w:sz w:val="21"/>
                    <w:szCs w:val="21"/>
                  </w:rPr>
                </w:rPrChange>
              </w:rPr>
              <w:t>1.000</w:t>
            </w:r>
          </w:p>
        </w:tc>
      </w:tr>
      <w:tr w:rsidR="007622EE" w14:paraId="6F20B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64" w:author="Codex" w:date="2026-10-05T16:32:41.313017+00:00">
              <w:tcPr>
                <w:tcW w:w="0" w:type="auto"/>
                <w:tcBorders>
                  <w:top w:val="nil"/>
                  <w:left w:val="nil"/>
                  <w:bottom w:val="nil"/>
                  <w:right w:val="nil"/>
                </w:tcBorders>
                <w:tcMar>
                  <w:left w:w="102" w:type="dxa"/>
                  <w:right w:w="102" w:type="dxa"/>
                </w:tcMar>
              </w:tcPr>
            </w:tcPrChange>
          </w:tcPr>
          <w:p w14:paraId="527B037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8" w:author="Codex" w:date="2026-10-05T16:32:41.313017+00:00">
                  <w:rPr>
                    <w:bCs w:val="0"/>
                    <w:sz w:val="21"/>
                    <w:szCs w:val="21"/>
                  </w:rPr>
                </w:rPrChange>
              </w:rPr>
              <w:pPrChange w:id="67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66"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767" w:author="Codex" w:date="2026-10-05T16:32:41.313017+00:00">
              <w:tcPr>
                <w:tcW w:w="0" w:type="auto"/>
                <w:tcBorders>
                  <w:top w:val="nil"/>
                  <w:left w:val="nil"/>
                  <w:bottom w:val="nil"/>
                  <w:right w:val="nil"/>
                </w:tcBorders>
                <w:tcMar>
                  <w:left w:w="102" w:type="dxa"/>
                  <w:right w:w="102" w:type="dxa"/>
                </w:tcMar>
              </w:tcPr>
            </w:tcPrChange>
          </w:tcPr>
          <w:p w14:paraId="544101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79" w:author="Codex" w:date="2026-10-05T16:32:41.313017+00:00">
                  <w:rPr>
                    <w:bCs w:val="0"/>
                    <w:sz w:val="21"/>
                    <w:szCs w:val="21"/>
                  </w:rPr>
                </w:rPrChange>
              </w:rPr>
              <w:pPrChange w:id="676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76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770" w:author="Codex" w:date="2026-10-05T16:32:41.313017+00:00">
              <w:tcPr>
                <w:tcW w:w="0" w:type="auto"/>
                <w:tcBorders>
                  <w:top w:val="nil"/>
                  <w:left w:val="nil"/>
                  <w:bottom w:val="nil"/>
                  <w:right w:val="nil"/>
                </w:tcBorders>
                <w:tcMar>
                  <w:left w:w="102" w:type="dxa"/>
                  <w:right w:w="102" w:type="dxa"/>
                </w:tcMar>
              </w:tcPr>
            </w:tcPrChange>
          </w:tcPr>
          <w:p w14:paraId="5CDD2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0" w:author="Codex" w:date="2026-10-05T16:32:41.313017+00:00">
                  <w:rPr>
                    <w:bCs w:val="0"/>
                    <w:sz w:val="21"/>
                    <w:szCs w:val="21"/>
                  </w:rPr>
                </w:rPrChange>
              </w:rPr>
              <w:pPrChange w:id="67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73" w:author="Codex" w:date="2026-10-05T16:32:41.313017+00:00">
              <w:tcPr>
                <w:tcW w:w="0" w:type="auto"/>
                <w:tcBorders>
                  <w:top w:val="nil"/>
                  <w:left w:val="nil"/>
                  <w:bottom w:val="nil"/>
                  <w:right w:val="nil"/>
                </w:tcBorders>
                <w:tcMar>
                  <w:left w:w="102" w:type="dxa"/>
                  <w:right w:w="102" w:type="dxa"/>
                </w:tcMar>
              </w:tcPr>
            </w:tcPrChange>
          </w:tcPr>
          <w:p w14:paraId="2BEA8A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81" w:author="Codex" w:date="2026-10-05T16:32:41.313017+00:00">
                  <w:rPr>
                    <w:bCs w:val="0"/>
                    <w:sz w:val="21"/>
                    <w:szCs w:val="21"/>
                  </w:rPr>
                </w:rPrChange>
              </w:rPr>
              <w:pPrChange w:id="67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775"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776" w:author="Codex" w:date="2026-10-05T16:32:41.313017+00:00">
              <w:tcPr>
                <w:tcW w:w="0" w:type="auto"/>
                <w:tcBorders>
                  <w:top w:val="nil"/>
                  <w:left w:val="nil"/>
                  <w:bottom w:val="nil"/>
                  <w:right w:val="nil"/>
                </w:tcBorders>
                <w:tcMar>
                  <w:left w:w="102" w:type="dxa"/>
                  <w:right w:w="102" w:type="dxa"/>
                </w:tcMar>
              </w:tcPr>
            </w:tcPrChange>
          </w:tcPr>
          <w:p w14:paraId="5FD0F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2" w:author="Codex" w:date="2026-10-05T16:32:41.313017+00:00">
                  <w:rPr>
                    <w:bCs w:val="0"/>
                    <w:sz w:val="21"/>
                    <w:szCs w:val="21"/>
                  </w:rPr>
                </w:rPrChange>
              </w:rPr>
              <w:pPrChange w:id="67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78" w:author="Codex" w:date="2026-10-05T16:32:41.313017+00:00">
                  <w:rPr>
                    <w:bCs w:val="0"/>
                    <w:sz w:val="21"/>
                    <w:szCs w:val="21"/>
                  </w:rPr>
                </w:rPrChange>
              </w:rPr>
              <w:t>—</w:t>
            </w:r>
          </w:p>
        </w:tc>
      </w:tr>
      <w:tr w:rsidR="007622EE" w14:paraId="0630797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79" w:author="Codex" w:date="2026-10-05T16:32:41.313017+00:00">
              <w:tcPr>
                <w:tcW w:w="0" w:type="auto"/>
                <w:tcBorders>
                  <w:top w:val="nil"/>
                  <w:left w:val="nil"/>
                  <w:bottom w:val="nil"/>
                  <w:right w:val="nil"/>
                </w:tcBorders>
                <w:tcMar>
                  <w:left w:w="102" w:type="dxa"/>
                  <w:right w:w="102" w:type="dxa"/>
                </w:tcMar>
              </w:tcPr>
            </w:tcPrChange>
          </w:tcPr>
          <w:p w14:paraId="54FD46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3" w:author="Codex" w:date="2026-10-05T16:32:41.313017+00:00">
                  <w:rPr>
                    <w:bCs w:val="0"/>
                    <w:sz w:val="21"/>
                    <w:szCs w:val="21"/>
                  </w:rPr>
                </w:rPrChange>
              </w:rPr>
              <w:pPrChange w:id="67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8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782" w:author="Codex" w:date="2026-10-05T16:32:41.313017+00:00">
              <w:tcPr>
                <w:tcW w:w="0" w:type="auto"/>
                <w:tcBorders>
                  <w:top w:val="nil"/>
                  <w:left w:val="nil"/>
                  <w:bottom w:val="nil"/>
                  <w:right w:val="nil"/>
                </w:tcBorders>
                <w:tcMar>
                  <w:left w:w="102" w:type="dxa"/>
                  <w:right w:w="102" w:type="dxa"/>
                </w:tcMar>
              </w:tcPr>
            </w:tcPrChange>
          </w:tcPr>
          <w:p w14:paraId="138CB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4" w:author="Codex" w:date="2026-10-05T16:32:41.313017+00:00">
                  <w:rPr>
                    <w:bCs w:val="0"/>
                    <w:sz w:val="21"/>
                    <w:szCs w:val="21"/>
                  </w:rPr>
                </w:rPrChange>
              </w:rPr>
              <w:pPrChange w:id="67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84" w:author="Codex" w:date="2026-10-05T16:32:41.313017+00:00">
                  <w:rPr>
                    <w:bCs w:val="0"/>
                    <w:sz w:val="21"/>
                    <w:szCs w:val="21"/>
                  </w:rPr>
                </w:rPrChange>
              </w:rPr>
              <w:t>0.0013</w:t>
            </w:r>
            <w:r>
              <w:rPr>
                <w:rFonts w:ascii="Times New Roman" w:hAnsi="Times New Roman" w:cs="Times New Roman" w:eastAsia="SimSun"/>
                <w:b w:val="0"/>
                <w:bCs w:val="0"/>
                <w:sz w:val="21"/>
                <w:szCs w:val="21"/>
                <w:rPrChange w:id="6785" w:author="Codex" w:date="2026-10-05T16:32:41.313017+00:00">
                  <w:rPr>
                    <w:bCs w:val="0"/>
                    <w:sz w:val="21"/>
                    <w:szCs w:val="21"/>
                  </w:rPr>
                </w:rPrChange>
              </w:rPr>
              <w:t>（</w:t>
            </w:r>
            <w:r>
              <w:rPr>
                <w:rFonts w:ascii="Times New Roman" w:hAnsi="Times New Roman" w:cs="Times New Roman" w:eastAsia="SimSun"/>
                <w:b w:val="0"/>
                <w:bCs w:val="0"/>
                <w:sz w:val="21"/>
                <w:szCs w:val="21"/>
                <w:rPrChange w:id="6786" w:author="Codex" w:date="2026-10-05T16:32:41.313017+00:00">
                  <w:rPr>
                    <w:bCs w:val="0"/>
                    <w:sz w:val="21"/>
                    <w:szCs w:val="21"/>
                  </w:rPr>
                </w:rPrChange>
              </w:rPr>
              <w:t>-0.0214</w:t>
            </w:r>
            <w:r>
              <w:rPr>
                <w:rFonts w:ascii="Times New Roman" w:hAnsi="Times New Roman" w:cs="Times New Roman" w:eastAsia="SimSun"/>
                <w:b w:val="0"/>
                <w:bCs w:val="0"/>
                <w:sz w:val="21"/>
                <w:szCs w:val="21"/>
                <w:rPrChange w:id="6787" w:author="Codex" w:date="2026-10-05T16:32:41.313017+00:00">
                  <w:rPr>
                    <w:bCs w:val="0"/>
                    <w:sz w:val="21"/>
                    <w:szCs w:val="21"/>
                  </w:rPr>
                </w:rPrChange>
              </w:rPr>
              <w:t>，</w:t>
            </w:r>
            <w:r>
              <w:rPr>
                <w:rFonts w:ascii="Times New Roman" w:hAnsi="Times New Roman" w:cs="Times New Roman" w:eastAsia="SimSun"/>
                <w:b w:val="0"/>
                <w:bCs w:val="0"/>
                <w:sz w:val="21"/>
                <w:szCs w:val="21"/>
                <w:rPrChange w:id="6788" w:author="Codex" w:date="2026-10-05T16:32:41.313017+00:00">
                  <w:rPr>
                    <w:bCs w:val="0"/>
                    <w:sz w:val="21"/>
                    <w:szCs w:val="21"/>
                  </w:rPr>
                </w:rPrChange>
              </w:rPr>
              <w:t>0.0308</w:t>
            </w:r>
            <w:r>
              <w:rPr>
                <w:rFonts w:ascii="Times New Roman" w:hAnsi="Times New Roman" w:cs="Times New Roman" w:eastAsia="SimSun"/>
                <w:b w:val="0"/>
                <w:bCs w:val="0"/>
                <w:sz w:val="21"/>
                <w:szCs w:val="21"/>
                <w:rPrChange w:id="67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90" w:author="Codex" w:date="2026-10-05T16:32:41.313017+00:00">
              <w:tcPr>
                <w:tcW w:w="0" w:type="auto"/>
                <w:tcBorders>
                  <w:top w:val="nil"/>
                  <w:left w:val="nil"/>
                  <w:bottom w:val="nil"/>
                  <w:right w:val="nil"/>
                </w:tcBorders>
                <w:tcMar>
                  <w:left w:w="102" w:type="dxa"/>
                  <w:right w:w="102" w:type="dxa"/>
                </w:tcMar>
              </w:tcPr>
            </w:tcPrChange>
          </w:tcPr>
          <w:p w14:paraId="18D228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5" w:author="Codex" w:date="2026-10-05T16:32:41.313017+00:00">
                  <w:rPr>
                    <w:bCs w:val="0"/>
                    <w:sz w:val="21"/>
                    <w:szCs w:val="21"/>
                  </w:rPr>
                </w:rPrChange>
              </w:rPr>
              <w:pPrChange w:id="67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9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93" w:author="Codex" w:date="2026-10-05T16:32:41.313017+00:00">
              <w:tcPr>
                <w:tcW w:w="0" w:type="auto"/>
                <w:tcBorders>
                  <w:top w:val="nil"/>
                  <w:left w:val="nil"/>
                  <w:bottom w:val="nil"/>
                  <w:right w:val="nil"/>
                </w:tcBorders>
                <w:tcMar>
                  <w:left w:w="102" w:type="dxa"/>
                  <w:right w:w="102" w:type="dxa"/>
                </w:tcMar>
              </w:tcPr>
            </w:tcPrChange>
          </w:tcPr>
          <w:p w14:paraId="5178F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6" w:author="Codex" w:date="2026-10-05T16:32:41.313017+00:00">
                  <w:rPr>
                    <w:bCs w:val="0"/>
                    <w:sz w:val="21"/>
                    <w:szCs w:val="21"/>
                  </w:rPr>
                </w:rPrChange>
              </w:rPr>
              <w:pPrChange w:id="67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95" w:author="Codex" w:date="2026-10-05T16:32:41.313017+00:00">
                  <w:rPr>
                    <w:bCs w:val="0"/>
                    <w:sz w:val="21"/>
                    <w:szCs w:val="21"/>
                  </w:rPr>
                </w:rPrChange>
              </w:rPr>
              <w:t>0.0691</w:t>
            </w:r>
            <w:r>
              <w:rPr>
                <w:rFonts w:ascii="Times New Roman" w:hAnsi="Times New Roman" w:cs="Times New Roman" w:eastAsia="SimSun"/>
                <w:b w:val="0"/>
                <w:bCs w:val="0"/>
                <w:sz w:val="21"/>
                <w:szCs w:val="21"/>
                <w:rPrChange w:id="6796" w:author="Codex" w:date="2026-10-05T16:32:41.313017+00:00">
                  <w:rPr>
                    <w:bCs w:val="0"/>
                    <w:sz w:val="21"/>
                    <w:szCs w:val="21"/>
                  </w:rPr>
                </w:rPrChange>
              </w:rPr>
              <w:t>（</w:t>
            </w:r>
            <w:r>
              <w:rPr>
                <w:rFonts w:ascii="Times New Roman" w:hAnsi="Times New Roman" w:cs="Times New Roman" w:eastAsia="SimSun"/>
                <w:b w:val="0"/>
                <w:bCs w:val="0"/>
                <w:sz w:val="21"/>
                <w:szCs w:val="21"/>
                <w:rPrChange w:id="6797" w:author="Codex" w:date="2026-10-05T16:32:41.313017+00:00">
                  <w:rPr>
                    <w:bCs w:val="0"/>
                    <w:sz w:val="21"/>
                    <w:szCs w:val="21"/>
                  </w:rPr>
                </w:rPrChange>
              </w:rPr>
              <w:t>-1.3588</w:t>
            </w:r>
            <w:r>
              <w:rPr>
                <w:rFonts w:ascii="Times New Roman" w:hAnsi="Times New Roman" w:cs="Times New Roman" w:eastAsia="SimSun"/>
                <w:b w:val="0"/>
                <w:bCs w:val="0"/>
                <w:sz w:val="21"/>
                <w:szCs w:val="21"/>
                <w:rPrChange w:id="6798" w:author="Codex" w:date="2026-10-05T16:32:41.313017+00:00">
                  <w:rPr>
                    <w:bCs w:val="0"/>
                    <w:sz w:val="21"/>
                    <w:szCs w:val="21"/>
                  </w:rPr>
                </w:rPrChange>
              </w:rPr>
              <w:t>，</w:t>
            </w:r>
            <w:r>
              <w:rPr>
                <w:rFonts w:ascii="Times New Roman" w:hAnsi="Times New Roman" w:cs="Times New Roman" w:eastAsia="SimSun"/>
                <w:b w:val="0"/>
                <w:bCs w:val="0"/>
                <w:sz w:val="21"/>
                <w:szCs w:val="21"/>
                <w:rPrChange w:id="6799" w:author="Codex" w:date="2026-10-05T16:32:41.313017+00:00">
                  <w:rPr>
                    <w:bCs w:val="0"/>
                    <w:sz w:val="21"/>
                    <w:szCs w:val="21"/>
                  </w:rPr>
                </w:rPrChange>
              </w:rPr>
              <w:t>1.0995</w:t>
            </w:r>
            <w:r>
              <w:rPr>
                <w:rFonts w:ascii="Times New Roman" w:hAnsi="Times New Roman" w:cs="Times New Roman" w:eastAsia="SimSun"/>
                <w:b w:val="0"/>
                <w:bCs w:val="0"/>
                <w:sz w:val="21"/>
                <w:szCs w:val="21"/>
                <w:rPrChange w:id="68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801" w:author="Codex" w:date="2026-10-05T16:32:41.313017+00:00">
              <w:tcPr>
                <w:tcW w:w="0" w:type="auto"/>
                <w:tcBorders>
                  <w:top w:val="nil"/>
                  <w:left w:val="nil"/>
                  <w:bottom w:val="nil"/>
                  <w:right w:val="nil"/>
                </w:tcBorders>
                <w:tcMar>
                  <w:left w:w="102" w:type="dxa"/>
                  <w:right w:w="102" w:type="dxa"/>
                </w:tcMar>
              </w:tcPr>
            </w:tcPrChange>
          </w:tcPr>
          <w:p w14:paraId="2910D7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7" w:author="Codex" w:date="2026-10-05T16:32:41.313017+00:00">
                  <w:rPr>
                    <w:bCs w:val="0"/>
                    <w:sz w:val="21"/>
                    <w:szCs w:val="21"/>
                  </w:rPr>
                </w:rPrChange>
              </w:rPr>
              <w:pPrChange w:id="68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3" w:author="Codex" w:date="2026-10-05T16:32:41.313017+00:00">
                  <w:rPr>
                    <w:bCs w:val="0"/>
                    <w:sz w:val="21"/>
                    <w:szCs w:val="21"/>
                  </w:rPr>
                </w:rPrChange>
              </w:rPr>
              <w:t>1.000</w:t>
            </w:r>
          </w:p>
        </w:tc>
      </w:tr>
      <w:tr w:rsidR="007622EE" w14:paraId="4D55BAEF"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6804" w:author="Codex" w:date="2026-10-05T16:32:41.313017+00:00">
              <w:tcPr>
                <w:tcW w:w="0" w:type="auto"/>
                <w:tcBorders>
                  <w:top w:val="nil"/>
                  <w:left w:val="nil"/>
                  <w:bottom w:val="single" w:sz="12" w:space="0" w:color="000000"/>
                  <w:right w:val="nil"/>
                </w:tcBorders>
                <w:tcMar>
                  <w:left w:w="102" w:type="dxa"/>
                  <w:right w:w="102" w:type="dxa"/>
                </w:tcMar>
              </w:tcPr>
            </w:tcPrChange>
          </w:tcPr>
          <w:p w14:paraId="0CAFEE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8" w:author="Codex" w:date="2026-10-05T16:32:41.313017+00:00">
                  <w:rPr>
                    <w:bCs w:val="0"/>
                    <w:sz w:val="21"/>
                    <w:szCs w:val="21"/>
                  </w:rPr>
                </w:rPrChange>
              </w:rPr>
              <w:pPrChange w:id="68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6"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6807" w:author="Codex" w:date="2026-10-05T16:32:41.313017+00:00">
              <w:tcPr>
                <w:tcW w:w="0" w:type="auto"/>
                <w:tcBorders>
                  <w:top w:val="nil"/>
                  <w:left w:val="nil"/>
                  <w:bottom w:val="single" w:sz="12" w:space="0" w:color="000000"/>
                  <w:right w:val="nil"/>
                </w:tcBorders>
                <w:tcMar>
                  <w:left w:w="102" w:type="dxa"/>
                  <w:right w:w="102" w:type="dxa"/>
                </w:tcMar>
              </w:tcPr>
            </w:tcPrChange>
          </w:tcPr>
          <w:p w14:paraId="5469B1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9" w:author="Codex" w:date="2026-10-05T16:32:41.313017+00:00">
                  <w:rPr>
                    <w:bCs w:val="0"/>
                    <w:sz w:val="21"/>
                    <w:szCs w:val="21"/>
                  </w:rPr>
                </w:rPrChange>
              </w:rPr>
              <w:pPrChange w:id="68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9" w:author="Codex" w:date="2026-10-05T16:32:41.313017+00:00">
                  <w:rPr>
                    <w:bCs w:val="0"/>
                    <w:sz w:val="21"/>
                    <w:szCs w:val="21"/>
                  </w:rPr>
                </w:rPrChange>
              </w:rPr>
              <w:t>0.0189</w:t>
            </w:r>
            <w:r>
              <w:rPr>
                <w:rFonts w:ascii="Times New Roman" w:hAnsi="Times New Roman" w:cs="Times New Roman" w:eastAsia="SimSun"/>
                <w:b w:val="0"/>
                <w:bCs w:val="0"/>
                <w:sz w:val="21"/>
                <w:szCs w:val="21"/>
                <w:rPrChange w:id="6810" w:author="Codex" w:date="2026-10-05T16:32:41.313017+00:00">
                  <w:rPr>
                    <w:bCs w:val="0"/>
                    <w:sz w:val="21"/>
                    <w:szCs w:val="21"/>
                  </w:rPr>
                </w:rPrChange>
              </w:rPr>
              <w:t>（</w:t>
            </w:r>
            <w:r>
              <w:rPr>
                <w:rFonts w:ascii="Times New Roman" w:hAnsi="Times New Roman" w:cs="Times New Roman" w:eastAsia="SimSun"/>
                <w:b w:val="0"/>
                <w:bCs w:val="0"/>
                <w:sz w:val="21"/>
                <w:szCs w:val="21"/>
                <w:rPrChange w:id="6811" w:author="Codex" w:date="2026-10-05T16:32:41.313017+00:00">
                  <w:rPr>
                    <w:bCs w:val="0"/>
                    <w:sz w:val="21"/>
                    <w:szCs w:val="21"/>
                  </w:rPr>
                </w:rPrChange>
              </w:rPr>
              <w:t>-0.0193</w:t>
            </w:r>
            <w:r>
              <w:rPr>
                <w:rFonts w:ascii="Times New Roman" w:hAnsi="Times New Roman" w:cs="Times New Roman" w:eastAsia="SimSun"/>
                <w:b w:val="0"/>
                <w:bCs w:val="0"/>
                <w:sz w:val="21"/>
                <w:szCs w:val="21"/>
                <w:rPrChange w:id="6812" w:author="Codex" w:date="2026-10-05T16:32:41.313017+00:00">
                  <w:rPr>
                    <w:bCs w:val="0"/>
                    <w:sz w:val="21"/>
                    <w:szCs w:val="21"/>
                  </w:rPr>
                </w:rPrChange>
              </w:rPr>
              <w:t>，</w:t>
            </w:r>
            <w:r>
              <w:rPr>
                <w:rFonts w:ascii="Times New Roman" w:hAnsi="Times New Roman" w:cs="Times New Roman" w:eastAsia="SimSun"/>
                <w:b w:val="0"/>
                <w:bCs w:val="0"/>
                <w:sz w:val="21"/>
                <w:szCs w:val="21"/>
                <w:rPrChange w:id="6813" w:author="Codex" w:date="2026-10-05T16:32:41.313017+00:00">
                  <w:rPr>
                    <w:bCs w:val="0"/>
                    <w:sz w:val="21"/>
                    <w:szCs w:val="21"/>
                  </w:rPr>
                </w:rPrChange>
              </w:rPr>
              <w:t>0.0712</w:t>
            </w:r>
            <w:r>
              <w:rPr>
                <w:rFonts w:ascii="Times New Roman" w:hAnsi="Times New Roman" w:cs="Times New Roman" w:eastAsia="SimSun"/>
                <w:b w:val="0"/>
                <w:bCs w:val="0"/>
                <w:sz w:val="21"/>
                <w:szCs w:val="21"/>
                <w:rPrChange w:id="681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815" w:author="Codex" w:date="2026-10-05T16:32:41.313017+00:00">
              <w:tcPr>
                <w:tcW w:w="0" w:type="auto"/>
                <w:tcBorders>
                  <w:top w:val="nil"/>
                  <w:left w:val="nil"/>
                  <w:bottom w:val="single" w:sz="12" w:space="0" w:color="000000"/>
                  <w:right w:val="nil"/>
                </w:tcBorders>
                <w:tcMar>
                  <w:left w:w="102" w:type="dxa"/>
                  <w:right w:w="102" w:type="dxa"/>
                </w:tcMar>
              </w:tcPr>
            </w:tcPrChange>
          </w:tcPr>
          <w:p w14:paraId="75BA13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0" w:author="Codex" w:date="2026-10-05T16:32:41.313017+00:00">
                  <w:rPr>
                    <w:bCs w:val="0"/>
                    <w:sz w:val="21"/>
                    <w:szCs w:val="21"/>
                  </w:rPr>
                </w:rPrChange>
              </w:rPr>
              <w:pPrChange w:id="68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17"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6818" w:author="Codex" w:date="2026-10-05T16:32:41.313017+00:00">
              <w:tcPr>
                <w:tcW w:w="0" w:type="auto"/>
                <w:tcBorders>
                  <w:top w:val="nil"/>
                  <w:left w:val="nil"/>
                  <w:bottom w:val="single" w:sz="12" w:space="0" w:color="000000"/>
                  <w:right w:val="nil"/>
                </w:tcBorders>
                <w:tcMar>
                  <w:left w:w="102" w:type="dxa"/>
                  <w:right w:w="102" w:type="dxa"/>
                </w:tcMar>
              </w:tcPr>
            </w:tcPrChange>
          </w:tcPr>
          <w:p w14:paraId="7E8AA5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1" w:author="Codex" w:date="2026-10-05T16:32:41.313017+00:00">
                  <w:rPr>
                    <w:bCs w:val="0"/>
                    <w:sz w:val="21"/>
                    <w:szCs w:val="21"/>
                  </w:rPr>
                </w:rPrChange>
              </w:rPr>
              <w:pPrChange w:id="68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20" w:author="Codex" w:date="2026-10-05T16:32:41.313017+00:00">
                  <w:rPr>
                    <w:bCs w:val="0"/>
                    <w:sz w:val="21"/>
                    <w:szCs w:val="21"/>
                  </w:rPr>
                </w:rPrChange>
              </w:rPr>
              <w:t>0.9147</w:t>
            </w:r>
            <w:r>
              <w:rPr>
                <w:rFonts w:ascii="Times New Roman" w:hAnsi="Times New Roman" w:cs="Times New Roman" w:eastAsia="SimSun"/>
                <w:b w:val="0"/>
                <w:bCs w:val="0"/>
                <w:sz w:val="21"/>
                <w:szCs w:val="21"/>
                <w:rPrChange w:id="6821" w:author="Codex" w:date="2026-10-05T16:32:41.313017+00:00">
                  <w:rPr>
                    <w:bCs w:val="0"/>
                    <w:sz w:val="21"/>
                    <w:szCs w:val="21"/>
                  </w:rPr>
                </w:rPrChange>
              </w:rPr>
              <w:t>（</w:t>
            </w:r>
            <w:r>
              <w:rPr>
                <w:rFonts w:ascii="Times New Roman" w:hAnsi="Times New Roman" w:cs="Times New Roman" w:eastAsia="SimSun"/>
                <w:b w:val="0"/>
                <w:bCs w:val="0"/>
                <w:sz w:val="21"/>
                <w:szCs w:val="21"/>
                <w:rPrChange w:id="6822" w:author="Codex" w:date="2026-10-05T16:32:41.313017+00:00">
                  <w:rPr>
                    <w:bCs w:val="0"/>
                    <w:sz w:val="21"/>
                    <w:szCs w:val="21"/>
                  </w:rPr>
                </w:rPrChange>
              </w:rPr>
              <w:t>-0.0885</w:t>
            </w:r>
            <w:r>
              <w:rPr>
                <w:rFonts w:ascii="Times New Roman" w:hAnsi="Times New Roman" w:cs="Times New Roman" w:eastAsia="SimSun"/>
                <w:b w:val="0"/>
                <w:bCs w:val="0"/>
                <w:sz w:val="21"/>
                <w:szCs w:val="21"/>
                <w:rPrChange w:id="6823" w:author="Codex" w:date="2026-10-05T16:32:41.313017+00:00">
                  <w:rPr>
                    <w:bCs w:val="0"/>
                    <w:sz w:val="21"/>
                    <w:szCs w:val="21"/>
                  </w:rPr>
                </w:rPrChange>
              </w:rPr>
              <w:t>，</w:t>
            </w:r>
            <w:r>
              <w:rPr>
                <w:rFonts w:ascii="Times New Roman" w:hAnsi="Times New Roman" w:cs="Times New Roman" w:eastAsia="SimSun"/>
                <w:b w:val="0"/>
                <w:bCs w:val="0"/>
                <w:sz w:val="21"/>
                <w:szCs w:val="21"/>
                <w:rPrChange w:id="6824" w:author="Codex" w:date="2026-10-05T16:32:41.313017+00:00">
                  <w:rPr>
                    <w:bCs w:val="0"/>
                    <w:sz w:val="21"/>
                    <w:szCs w:val="21"/>
                  </w:rPr>
                </w:rPrChange>
              </w:rPr>
              <w:t>2.1089</w:t>
            </w:r>
            <w:r>
              <w:rPr>
                <w:rFonts w:ascii="Times New Roman" w:hAnsi="Times New Roman" w:cs="Times New Roman" w:eastAsia="SimSun"/>
                <w:b w:val="0"/>
                <w:bCs w:val="0"/>
                <w:sz w:val="21"/>
                <w:szCs w:val="21"/>
                <w:rPrChange w:id="6825"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826" w:author="Codex" w:date="2026-10-05T16:32:41.313017+00:00">
              <w:tcPr>
                <w:tcW w:w="0" w:type="auto"/>
                <w:tcBorders>
                  <w:top w:val="nil"/>
                  <w:left w:val="nil"/>
                  <w:bottom w:val="single" w:sz="12" w:space="0" w:color="000000"/>
                  <w:right w:val="nil"/>
                </w:tcBorders>
                <w:tcMar>
                  <w:left w:w="102" w:type="dxa"/>
                  <w:right w:w="102" w:type="dxa"/>
                </w:tcMar>
              </w:tcPr>
            </w:tcPrChange>
          </w:tcPr>
          <w:p w14:paraId="27FA6D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2" w:author="Codex" w:date="2026-10-05T16:32:41.313017+00:00">
                  <w:rPr>
                    <w:bCs w:val="0"/>
                    <w:sz w:val="21"/>
                    <w:szCs w:val="21"/>
                  </w:rPr>
                </w:rPrChange>
              </w:rPr>
              <w:pPrChange w:id="68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28" w:author="Codex" w:date="2026-10-05T16:32:41.313017+00:00">
                  <w:rPr>
                    <w:bCs w:val="0"/>
                    <w:sz w:val="21"/>
                    <w:szCs w:val="21"/>
                  </w:rPr>
                </w:rPrChange>
              </w:rPr>
              <w:t>1.000</w:t>
            </w:r>
          </w:p>
        </w:tc>
      </w:tr>
    </w:tbl>
    <w:p w14:paraId="6CF14221" w14:textId="7FF6934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3" w:author="Codex" w:date="2026-10-05T16:32:41.313017+00:00">
            <w:rPr>
              <w:bCs w:val="0"/>
              <w:sz w:val="21"/>
              <w:szCs w:val="21"/>
            </w:rPr>
          </w:rPrChange>
        </w:rPr>
        <w:pPrChange w:id="6829" w:author="Codex" w:date="2026-10-05T16:32:41.313017+00:00">
          <w:pPr>
            <w:pStyle w:val="af5"/>
            <w:ind w:firstLineChars="0" w:firstLine="0"/>
          </w:pPr>
        </w:pPrChange>
      </w:pPr>
      <w:r>
        <w:rPr>
          <w:rFonts w:ascii="Times New Roman" w:hAnsi="Times New Roman" w:cs="Times New Roman" w:eastAsia="SimSun"/>
          <w:sz w:val="21"/>
          <w:szCs w:val="21"/>
          <w:rPrChange w:id="6830" w:author="Codex" w:date="2026-10-05T16:32:41.313017+00:00">
            <w:rPr>
              <w:sz w:val="21"/>
              <w:szCs w:val="21"/>
            </w:rPr>
          </w:rPrChange>
        </w:rPr>
        <w:t>注：方向统一为男性减女性；两种差值均以</w:t>
      </w:r>
      <w:r>
        <w:rPr>
          <w:rFonts w:ascii="Times New Roman" w:hAnsi="Times New Roman" w:cs="Times New Roman" w:eastAsia="SimSun"/>
          <w:sz w:val="21"/>
          <w:szCs w:val="21"/>
          <w:rPrChange w:id="6831" w:author="Codex" w:date="2026-10-05T16:32:41.313017+00:00">
            <w:rPr>
              <w:sz w:val="21"/>
              <w:szCs w:val="21"/>
            </w:rPr>
          </w:rPrChange>
        </w:rPr>
        <w:t>0</w:t>
      </w:r>
      <w:r>
        <w:rPr>
          <w:rFonts w:ascii="Times New Roman" w:hAnsi="Times New Roman" w:cs="Times New Roman" w:eastAsia="SimSun"/>
          <w:sz w:val="21"/>
          <w:szCs w:val="21"/>
          <w:rPrChange w:id="6832" w:author="Codex" w:date="2026-10-05T16:32:41.313017+00:00">
            <w:rPr>
              <w:sz w:val="21"/>
              <w:szCs w:val="21"/>
            </w:rPr>
          </w:rPrChange>
        </w:rPr>
        <w:t>为无效值。</w:t>
      </w:r>
      <w:r>
        <w:rPr>
          <w:rFonts w:ascii="Times New Roman" w:hAnsi="Times New Roman" w:cs="Times New Roman" w:eastAsia="SimSun"/>
          <w:sz w:val="21"/>
          <w:szCs w:val="21"/>
          <w:rPrChange w:id="6833" w:author="Codex" w:date="2026-10-05T16:32:41.313017+00:00">
            <w:rPr>
              <w:sz w:val="21"/>
              <w:szCs w:val="21"/>
            </w:rPr>
          </w:rPrChange>
        </w:rPr>
        <w:t>p</w:t>
      </w:r>
      <w:r>
        <w:rPr>
          <w:rFonts w:ascii="Times New Roman" w:hAnsi="Times New Roman" w:cs="Times New Roman" w:eastAsia="SimSun"/>
          <w:sz w:val="21"/>
          <w:szCs w:val="21"/>
          <w:rPrChange w:id="6834" w:author="Codex" w:date="2026-10-05T16:32:41.313017+00:00">
            <w:rPr>
              <w:sz w:val="21"/>
              <w:szCs w:val="21"/>
            </w:rPr>
          </w:rPrChange>
        </w:rPr>
        <w:t>值由中心化</w:t>
      </w:r>
      <w:r>
        <w:rPr>
          <w:rFonts w:ascii="Times New Roman" w:hAnsi="Times New Roman" w:cs="Times New Roman" w:eastAsia="SimSun"/>
          <w:sz w:val="21"/>
          <w:szCs w:val="21"/>
          <w:rPrChange w:id="6835" w:author="Codex" w:date="2026-10-05T16:32:41.313017+00:00">
            <w:rPr>
              <w:sz w:val="21"/>
              <w:szCs w:val="21"/>
            </w:rPr>
          </w:rPrChange>
        </w:rPr>
        <w:t>bootstrap</w:t>
      </w:r>
      <w:r>
        <w:rPr>
          <w:rFonts w:ascii="Times New Roman" w:hAnsi="Times New Roman" w:cs="Times New Roman" w:eastAsia="SimSun"/>
          <w:sz w:val="21"/>
          <w:szCs w:val="21"/>
          <w:rPrChange w:id="6836" w:author="Codex" w:date="2026-10-05T16:32:41.313017+00:00">
            <w:rPr>
              <w:sz w:val="21"/>
              <w:szCs w:val="21"/>
            </w:rPr>
          </w:rPrChange>
        </w:rPr>
        <w:t>偏差分布作双侧比较并加一校正；</w:t>
      </w:r>
      <w:r>
        <w:rPr>
          <w:rFonts w:ascii="Times New Roman" w:hAnsi="Times New Roman" w:cs="Times New Roman" w:eastAsia="SimSun"/>
          <w:sz w:val="21"/>
          <w:szCs w:val="21"/>
          <w:rPrChange w:id="6837" w:author="Codex" w:date="2026-10-05T16:32:41.313017+00:00">
            <w:rPr>
              <w:sz w:val="21"/>
              <w:szCs w:val="21"/>
            </w:rPr>
          </w:rPrChange>
        </w:rPr>
        <w:t>BH q</w:t>
      </w:r>
      <w:r>
        <w:rPr>
          <w:rFonts w:ascii="Times New Roman" w:hAnsi="Times New Roman" w:cs="Times New Roman" w:eastAsia="SimSun"/>
          <w:sz w:val="21"/>
          <w:szCs w:val="21"/>
          <w:rPrChange w:id="6838" w:author="Codex" w:date="2026-10-05T16:32:41.313017+00:00">
            <w:rPr>
              <w:sz w:val="21"/>
              <w:szCs w:val="21"/>
            </w:rPr>
          </w:rPrChange>
        </w:rPr>
        <w:t>分别在全部三维度</w:t>
      </w:r>
      <w:r>
        <w:rPr>
          <w:rFonts w:ascii="Times New Roman" w:hAnsi="Times New Roman" w:cs="Times New Roman" w:eastAsia="SimSun"/>
          <w:sz w:val="21"/>
          <w:szCs w:val="21"/>
          <w:rPrChange w:id="6839" w:author="Codex" w:date="2026-10-05T16:32:41.313017+00:00">
            <w:rPr>
              <w:sz w:val="21"/>
              <w:szCs w:val="21"/>
            </w:rPr>
          </w:rPrChange>
        </w:rPr>
        <w:t>×</w:t>
      </w:r>
      <w:r>
        <w:rPr>
          <w:rFonts w:ascii="Times New Roman" w:hAnsi="Times New Roman" w:cs="Times New Roman" w:eastAsia="SimSun"/>
          <w:sz w:val="21"/>
          <w:szCs w:val="21"/>
          <w:rPrChange w:id="6840" w:author="Codex" w:date="2026-10-05T16:32:41.313017+00:00">
            <w:rPr>
              <w:sz w:val="21"/>
              <w:szCs w:val="21"/>
            </w:rPr>
          </w:rPrChange>
        </w:rPr>
        <w:t>八链的</w:t>
      </w:r>
      <w:r>
        <w:rPr>
          <w:rFonts w:ascii="Times New Roman" w:hAnsi="Times New Roman" w:cs="Times New Roman" w:eastAsia="SimSun"/>
          <w:sz w:val="21"/>
          <w:szCs w:val="21"/>
          <w:rPrChange w:id="6841" w:author="Codex" w:date="2026-10-05T16:32:41.313017+00:00">
            <w:rPr>
              <w:sz w:val="21"/>
              <w:szCs w:val="21"/>
            </w:rPr>
          </w:rPrChange>
        </w:rPr>
        <w:t>24</w:t>
      </w:r>
      <w:r>
        <w:rPr>
          <w:rFonts w:ascii="Times New Roman" w:hAnsi="Times New Roman" w:cs="Times New Roman" w:eastAsia="SimSun"/>
          <w:sz w:val="21"/>
          <w:szCs w:val="21"/>
          <w:rPrChange w:id="6842" w:author="Codex" w:date="2026-10-05T16:32:41.313017+00:00">
            <w:rPr>
              <w:sz w:val="21"/>
              <w:szCs w:val="21"/>
            </w:rPr>
          </w:rPrChange>
        </w:rPr>
        <w:t>项中介、</w:t>
      </w:r>
      <w:r>
        <w:rPr>
          <w:rFonts w:ascii="Times New Roman" w:hAnsi="Times New Roman" w:cs="Times New Roman" w:eastAsia="SimSun"/>
          <w:sz w:val="21"/>
          <w:szCs w:val="21"/>
          <w:rPrChange w:id="6843" w:author="Codex" w:date="2026-10-05T16:32:41.313017+00:00">
            <w:rPr>
              <w:sz w:val="21"/>
              <w:szCs w:val="21"/>
            </w:rPr>
          </w:rPrChange>
        </w:rPr>
        <w:t>24</w:t>
      </w:r>
      <w:r>
        <w:rPr>
          <w:rFonts w:ascii="Times New Roman" w:hAnsi="Times New Roman" w:cs="Times New Roman" w:eastAsia="SimSun"/>
          <w:sz w:val="21"/>
          <w:szCs w:val="21"/>
          <w:rPrChange w:id="6844"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6845" w:author="Codex" w:date="2026-10-05T16:32:41.313017+00:00">
            <w:rPr>
              <w:sz w:val="21"/>
              <w:szCs w:val="21"/>
            </w:rPr>
          </w:rPrChange>
        </w:rPr>
        <w:t>95%</w:t>
      </w:r>
      <w:r>
        <w:rPr>
          <w:rFonts w:ascii="Times New Roman" w:hAnsi="Times New Roman" w:cs="Times New Roman" w:eastAsia="SimSun"/>
          <w:sz w:val="21"/>
          <w:szCs w:val="21"/>
          <w:rPrChange w:id="6846" w:author="Codex" w:date="2026-10-05T16:32:41.313017+00:00">
            <w:rPr>
              <w:sz w:val="21"/>
              <w:szCs w:val="21"/>
            </w:rPr>
          </w:rPrChange>
        </w:rPr>
        <w:t>区间，不是同时置信区间。</w:t>
      </w:r>
    </w:p>
    <w:p w14:paraId="7E82EDFC" w14:textId="7FF69357"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894" w:author="Codex" w:date="2026-10-05T16:32:41.313017+00:00">
            <w:rPr>
              <w:rFonts w:cs="Times New Roman"/>
              <w:szCs w:val="21"/>
            </w:rPr>
          </w:rPrChange>
        </w:rPr>
        <w:pPrChange w:id="6847"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848"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6849" w:author="Codex" w:date="2026-10-05T16:32:41.313017+00:00">
            <w:rPr>
              <w:rFonts w:cs="Times New Roman"/>
              <w:szCs w:val="21"/>
            </w:rPr>
          </w:rPrChange>
        </w:rPr>
        <w:t>C.3 2016</w:t>
      </w:r>
      <w:r>
        <w:rPr>
          <w:rFonts w:ascii="Times New Roman" w:hAnsi="Times New Roman" w:cs="Times New Roman" w:eastAsia="KaiTi"/>
          <w:b w:val="0"/>
          <w:bCs w:val="0"/>
          <w:sz w:val="21"/>
          <w:szCs w:val="21"/>
          <w:rPrChange w:id="6850" w:author="Codex" w:date="2026-10-05T16:32:41.313017+00:00">
            <w:rPr>
              <w:rFonts w:cs="Times New Roman"/>
              <w:szCs w:val="21"/>
            </w:rPr>
          </w:rPrChange>
        </w:rPr>
        <w:t>年年龄分组的总间接对比与配对</w:t>
      </w:r>
      <w:r>
        <w:rPr>
          <w:rFonts w:ascii="Times New Roman" w:hAnsi="Times New Roman" w:cs="Times New Roman" w:eastAsia="KaiTi"/>
          <w:b w:val="0"/>
          <w:bCs w:val="0"/>
          <w:sz w:val="21"/>
          <w:szCs w:val="21"/>
          <w:rPrChange w:id="6851" w:author="Codex" w:date="2026-10-05T16:32:41.313017+00:00">
            <w:rPr>
              <w:rFonts w:cs="Times New Roman"/>
              <w:szCs w:val="21"/>
            </w:rPr>
          </w:rPrChange>
        </w:rPr>
        <w:t>CDE</w:t>
      </w:r>
      <w:r>
        <w:rPr>
          <w:rFonts w:ascii="Times New Roman" w:hAnsi="Times New Roman" w:cs="Times New Roman" w:eastAsia="KaiTi"/>
          <w:b w:val="0"/>
          <w:bCs w:val="0"/>
          <w:sz w:val="21"/>
          <w:szCs w:val="21"/>
          <w:rPrChange w:id="6852"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85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297"/>
        <w:gridCol w:w="624"/>
        <w:gridCol w:w="1044"/>
        <w:gridCol w:w="2567"/>
        <w:gridCol w:w="2462"/>
        <w:gridCol w:w="1464"/>
      </w:tblGrid>
      <w:tr w:rsidR="007622EE" w14:paraId="58F3E25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85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FF0E2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5" w:author="Codex" w:date="2026-10-05T16:32:41.313017+00:00">
                  <w:rPr>
                    <w:bCs w:val="0"/>
                    <w:sz w:val="21"/>
                    <w:szCs w:val="21"/>
                  </w:rPr>
                </w:rPrChange>
              </w:rPr>
              <w:pPrChange w:id="685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5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85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72BF9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6" w:author="Codex" w:date="2026-10-05T16:32:41.313017+00:00">
                  <w:rPr>
                    <w:bCs w:val="0"/>
                    <w:sz w:val="21"/>
                    <w:szCs w:val="21"/>
                  </w:rPr>
                </w:rPrChange>
              </w:rPr>
              <w:pPrChange w:id="68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59"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686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D15EF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7" w:author="Codex" w:date="2026-10-05T16:32:41.313017+00:00">
                  <w:rPr>
                    <w:bCs w:val="0"/>
                    <w:sz w:val="21"/>
                    <w:szCs w:val="21"/>
                  </w:rPr>
                </w:rPrChange>
              </w:rPr>
              <w:pPrChange w:id="68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62"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686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D88A48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8" w:author="Codex" w:date="2026-10-05T16:32:41.313017+00:00">
                  <w:rPr>
                    <w:bCs w:val="0"/>
                    <w:sz w:val="21"/>
                    <w:szCs w:val="21"/>
                  </w:rPr>
                </w:rPrChange>
              </w:rPr>
              <w:pPrChange w:id="686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65"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686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E1C71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9" w:author="Codex" w:date="2026-10-05T16:32:41.313017+00:00">
                  <w:rPr>
                    <w:bCs w:val="0"/>
                    <w:sz w:val="21"/>
                    <w:szCs w:val="21"/>
                  </w:rPr>
                </w:rPrChange>
              </w:rPr>
              <w:pPrChange w:id="686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68" w:author="Codex" w:date="2026-10-05T16:32:41.313017+00:00">
                  <w:rPr>
                    <w:bCs w:val="0"/>
                    <w:sz w:val="21"/>
                    <w:szCs w:val="21"/>
                  </w:rPr>
                </w:rPrChange>
              </w:rPr>
              <w:t>总间接</w:t>
            </w:r>
            <w:r>
              <w:rPr>
                <w:rFonts w:ascii="Times New Roman" w:hAnsi="Times New Roman" w:cs="Times New Roman" w:eastAsia="SimSun"/>
                <w:b w:val="0"/>
                <w:bCs w:val="0"/>
                <w:sz w:val="21"/>
                <w:szCs w:val="21"/>
                <w:rPrChange w:id="6869" w:author="Codex" w:date="2026-10-05T16:32:41.313017+00:00">
                  <w:rPr>
                    <w:bCs w:val="0"/>
                    <w:sz w:val="21"/>
                    <w:szCs w:val="21"/>
                  </w:rPr>
                </w:rPrChange>
              </w:rPr>
              <w:t>OR</w:t>
            </w:r>
            <w:r>
              <w:rPr>
                <w:rFonts w:ascii="Times New Roman" w:hAnsi="Times New Roman" w:cs="Times New Roman" w:eastAsia="SimSun"/>
                <w:b w:val="0"/>
                <w:bCs w:val="0"/>
                <w:sz w:val="21"/>
                <w:szCs w:val="21"/>
                <w:rPrChange w:id="6870" w:author="Codex" w:date="2026-10-05T16:32:41.313017+00:00">
                  <w:rPr>
                    <w:bCs w:val="0"/>
                    <w:sz w:val="21"/>
                    <w:szCs w:val="21"/>
                  </w:rPr>
                </w:rPrChange>
              </w:rPr>
              <w:t>（</w:t>
            </w:r>
            <w:r>
              <w:rPr>
                <w:rFonts w:ascii="Times New Roman" w:hAnsi="Times New Roman" w:cs="Times New Roman" w:eastAsia="SimSun"/>
                <w:b w:val="0"/>
                <w:bCs w:val="0"/>
                <w:sz w:val="21"/>
                <w:szCs w:val="21"/>
                <w:rPrChange w:id="6871" w:author="Codex" w:date="2026-10-05T16:32:41.313017+00:00">
                  <w:rPr>
                    <w:bCs w:val="0"/>
                    <w:sz w:val="21"/>
                    <w:szCs w:val="21"/>
                  </w:rPr>
                </w:rPrChange>
              </w:rPr>
              <w:t>95% CI</w:t>
            </w:r>
            <w:r>
              <w:rPr>
                <w:rFonts w:ascii="Times New Roman" w:hAnsi="Times New Roman" w:cs="Times New Roman" w:eastAsia="SimSun"/>
                <w:b w:val="0"/>
                <w:bCs w:val="0"/>
                <w:sz w:val="21"/>
                <w:szCs w:val="21"/>
                <w:rPrChange w:id="6872"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8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43E57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0" w:author="Codex" w:date="2026-10-05T16:32:41.313017+00:00">
                  <w:rPr>
                    <w:bCs w:val="0"/>
                    <w:sz w:val="21"/>
                    <w:szCs w:val="21"/>
                  </w:rPr>
                </w:rPrChange>
              </w:rPr>
              <w:pPrChange w:id="68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75" w:author="Codex" w:date="2026-10-05T16:32:41.313017+00:00">
                  <w:rPr>
                    <w:bCs w:val="0"/>
                    <w:sz w:val="21"/>
                    <w:szCs w:val="21"/>
                  </w:rPr>
                </w:rPrChange>
              </w:rPr>
              <w:t>CDE OR</w:t>
            </w:r>
            <w:r>
              <w:rPr>
                <w:rFonts w:ascii="Times New Roman" w:hAnsi="Times New Roman" w:cs="Times New Roman" w:eastAsia="SimSun"/>
                <w:b w:val="0"/>
                <w:bCs w:val="0"/>
                <w:sz w:val="21"/>
                <w:szCs w:val="21"/>
                <w:rPrChange w:id="6876" w:author="Codex" w:date="2026-10-05T16:32:41.313017+00:00">
                  <w:rPr>
                    <w:bCs w:val="0"/>
                    <w:sz w:val="21"/>
                    <w:szCs w:val="21"/>
                  </w:rPr>
                </w:rPrChange>
              </w:rPr>
              <w:t>差（</w:t>
            </w:r>
            <w:r>
              <w:rPr>
                <w:rFonts w:ascii="Times New Roman" w:hAnsi="Times New Roman" w:cs="Times New Roman" w:eastAsia="SimSun"/>
                <w:b w:val="0"/>
                <w:bCs w:val="0"/>
                <w:sz w:val="21"/>
                <w:szCs w:val="21"/>
                <w:rPrChange w:id="6877" w:author="Codex" w:date="2026-10-05T16:32:41.313017+00:00">
                  <w:rPr>
                    <w:bCs w:val="0"/>
                    <w:sz w:val="21"/>
                    <w:szCs w:val="21"/>
                  </w:rPr>
                </w:rPrChange>
              </w:rPr>
              <w:t>95% CI</w:t>
            </w:r>
            <w:r>
              <w:rPr>
                <w:rFonts w:ascii="Times New Roman" w:hAnsi="Times New Roman" w:cs="Times New Roman" w:eastAsia="SimSun"/>
                <w:b w:val="0"/>
                <w:bCs w:val="0"/>
                <w:sz w:val="21"/>
                <w:szCs w:val="21"/>
                <w:rPrChange w:id="6878"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87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6A4BD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1" w:author="Codex" w:date="2026-10-05T16:32:41.313017+00:00">
                  <w:rPr>
                    <w:bCs w:val="0"/>
                    <w:sz w:val="21"/>
                    <w:szCs w:val="21"/>
                  </w:rPr>
                </w:rPrChange>
              </w:rPr>
              <w:pPrChange w:id="688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81" w:author="Codex" w:date="2026-10-05T16:32:41.313017+00:00">
                  <w:rPr>
                    <w:bCs w:val="0"/>
                    <w:sz w:val="21"/>
                    <w:szCs w:val="21"/>
                  </w:rPr>
                </w:rPrChange>
              </w:rPr>
              <w:t>检查通过次数</w:t>
            </w:r>
          </w:p>
        </w:tc>
      </w:tr>
      <w:tr w:rsidR="007622EE" w14:paraId="38A1CD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882" w:author="Codex" w:date="2026-10-05T16:32:41.313017+00:00">
              <w:tcPr>
                <w:tcW w:w="0" w:type="auto"/>
                <w:tcBorders>
                  <w:top w:val="nil"/>
                  <w:left w:val="nil"/>
                  <w:bottom w:val="nil"/>
                  <w:right w:val="nil"/>
                </w:tcBorders>
                <w:tcMar>
                  <w:left w:w="102" w:type="dxa"/>
                  <w:right w:w="102" w:type="dxa"/>
                </w:tcMar>
              </w:tcPr>
            </w:tcPrChange>
          </w:tcPr>
          <w:p w14:paraId="1F403E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2" w:author="Codex" w:date="2026-10-05T16:32:41.313017+00:00">
                  <w:rPr>
                    <w:bCs w:val="0"/>
                    <w:sz w:val="21"/>
                    <w:szCs w:val="21"/>
                  </w:rPr>
                </w:rPrChange>
              </w:rPr>
              <w:pPrChange w:id="68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84"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885" w:author="Codex" w:date="2026-10-05T16:32:41.313017+00:00">
              <w:tcPr>
                <w:tcW w:w="0" w:type="auto"/>
                <w:tcBorders>
                  <w:top w:val="nil"/>
                  <w:left w:val="nil"/>
                  <w:bottom w:val="nil"/>
                  <w:right w:val="nil"/>
                </w:tcBorders>
                <w:tcMar>
                  <w:left w:w="102" w:type="dxa"/>
                  <w:right w:w="102" w:type="dxa"/>
                </w:tcMar>
              </w:tcPr>
            </w:tcPrChange>
          </w:tcPr>
          <w:p w14:paraId="7EB965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3" w:author="Codex" w:date="2026-10-05T16:32:41.313017+00:00">
                  <w:rPr>
                    <w:bCs w:val="0"/>
                    <w:sz w:val="21"/>
                    <w:szCs w:val="21"/>
                  </w:rPr>
                </w:rPrChange>
              </w:rPr>
              <w:pPrChange w:id="688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87" w:author="Codex" w:date="2026-10-05T16:32:41.313017+00:00">
                  <w:rPr>
                    <w:bCs w:val="0"/>
                    <w:sz w:val="21"/>
                    <w:szCs w:val="21"/>
                  </w:rPr>
                </w:rPrChange>
              </w:rPr>
              <w:t>未满</w:t>
            </w:r>
            <w:r>
              <w:rPr>
                <w:rFonts w:ascii="Times New Roman" w:hAnsi="Times New Roman" w:cs="Times New Roman" w:eastAsia="SimSun"/>
                <w:b w:val="0"/>
                <w:bCs w:val="0"/>
                <w:sz w:val="21"/>
                <w:szCs w:val="21"/>
                <w:rPrChange w:id="6888" w:author="Codex" w:date="2026-10-05T16:32:41.313017+00:00">
                  <w:rPr>
                    <w:bCs w:val="0"/>
                    <w:sz w:val="21"/>
                    <w:szCs w:val="21"/>
                  </w:rPr>
                </w:rPrChange>
              </w:rPr>
              <w:t>40</w:t>
            </w:r>
            <w:r>
              <w:rPr>
                <w:rFonts w:ascii="Times New Roman" w:hAnsi="Times New Roman" w:cs="Times New Roman" w:eastAsia="SimSun"/>
                <w:b w:val="0"/>
                <w:bCs w:val="0"/>
                <w:sz w:val="21"/>
                <w:szCs w:val="21"/>
                <w:rPrChange w:id="688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6890" w:author="Codex" w:date="2026-10-05T16:32:41.313017+00:00">
              <w:tcPr>
                <w:tcW w:w="0" w:type="auto"/>
                <w:tcBorders>
                  <w:top w:val="nil"/>
                  <w:left w:val="nil"/>
                  <w:bottom w:val="nil"/>
                  <w:right w:val="nil"/>
                </w:tcBorders>
                <w:tcMar>
                  <w:left w:w="102" w:type="dxa"/>
                  <w:right w:w="102" w:type="dxa"/>
                </w:tcMar>
              </w:tcPr>
            </w:tcPrChange>
          </w:tcPr>
          <w:p w14:paraId="296F34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4" w:author="Codex" w:date="2026-10-05T16:32:41.313017+00:00">
                  <w:rPr>
                    <w:bCs w:val="0"/>
                    <w:sz w:val="21"/>
                    <w:szCs w:val="21"/>
                  </w:rPr>
                </w:rPrChange>
              </w:rPr>
              <w:pPrChange w:id="68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2" w:author="Codex" w:date="2026-10-05T16:32:41.313017+00:00">
                  <w:rPr>
                    <w:bCs w:val="0"/>
                    <w:sz w:val="21"/>
                    <w:szCs w:val="21"/>
                  </w:rPr>
                </w:rPrChange>
              </w:rPr>
              <w:t>2483</w:t>
            </w:r>
          </w:p>
        </w:tc>
        <w:tc>
          <w:tcPr>
            <w:tcW w:w="0" w:type="auto"/>
            <w:tcBorders>
              <w:top w:val="nil"/>
              <w:left w:val="nil"/>
              <w:bottom w:val="nil"/>
              <w:right w:val="nil"/>
              <w:insideH w:val="nil"/>
              <w:insideV w:val="nil"/>
            </w:tcBorders>
            <w:tcMar>
              <w:left w:w="102" w:type="dxa"/>
              <w:right w:w="102" w:type="dxa"/>
            </w:tcMar>
            <w:tcPrChange w:id="6893" w:author="Codex" w:date="2026-10-05T16:32:41.313017+00:00">
              <w:tcPr>
                <w:tcW w:w="0" w:type="auto"/>
                <w:tcBorders>
                  <w:top w:val="nil"/>
                  <w:left w:val="nil"/>
                  <w:bottom w:val="nil"/>
                  <w:right w:val="nil"/>
                </w:tcBorders>
                <w:tcMar>
                  <w:left w:w="102" w:type="dxa"/>
                  <w:right w:w="102" w:type="dxa"/>
                </w:tcMar>
              </w:tcPr>
            </w:tcPrChange>
          </w:tcPr>
          <w:p w14:paraId="2A3744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5" w:author="Codex" w:date="2026-10-05T16:32:41.313017+00:00">
                  <w:rPr>
                    <w:bCs w:val="0"/>
                    <w:sz w:val="21"/>
                    <w:szCs w:val="21"/>
                  </w:rPr>
                </w:rPrChange>
              </w:rPr>
              <w:pPrChange w:id="68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5" w:author="Codex" w:date="2026-10-05T16:32:41.313017+00:00">
                  <w:rPr>
                    <w:bCs w:val="0"/>
                    <w:sz w:val="21"/>
                    <w:szCs w:val="21"/>
                  </w:rPr>
                </w:rPrChange>
              </w:rPr>
              <w:t>938</w:t>
            </w:r>
          </w:p>
        </w:tc>
        <w:tc>
          <w:tcPr>
            <w:tcW w:w="0" w:type="auto"/>
            <w:tcBorders>
              <w:top w:val="nil"/>
              <w:left w:val="nil"/>
              <w:bottom w:val="nil"/>
              <w:right w:val="nil"/>
              <w:insideH w:val="nil"/>
              <w:insideV w:val="nil"/>
            </w:tcBorders>
            <w:tcMar>
              <w:left w:w="102" w:type="dxa"/>
              <w:right w:w="102" w:type="dxa"/>
            </w:tcMar>
            <w:tcPrChange w:id="6896" w:author="Codex" w:date="2026-10-05T16:32:41.313017+00:00">
              <w:tcPr>
                <w:tcW w:w="0" w:type="auto"/>
                <w:tcBorders>
                  <w:top w:val="nil"/>
                  <w:left w:val="nil"/>
                  <w:bottom w:val="nil"/>
                  <w:right w:val="nil"/>
                </w:tcBorders>
                <w:tcMar>
                  <w:left w:w="102" w:type="dxa"/>
                  <w:right w:w="102" w:type="dxa"/>
                </w:tcMar>
              </w:tcPr>
            </w:tcPrChange>
          </w:tcPr>
          <w:p w14:paraId="255613A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6" w:author="Codex" w:date="2026-10-05T16:32:41.313017+00:00">
                  <w:rPr>
                    <w:bCs w:val="0"/>
                    <w:sz w:val="21"/>
                    <w:szCs w:val="21"/>
                  </w:rPr>
                </w:rPrChange>
              </w:rPr>
              <w:pPrChange w:id="68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8" w:author="Codex" w:date="2026-10-05T16:32:41.313017+00:00">
                  <w:rPr>
                    <w:bCs w:val="0"/>
                    <w:sz w:val="21"/>
                    <w:szCs w:val="21"/>
                  </w:rPr>
                </w:rPrChange>
              </w:rPr>
              <w:t>0.9985</w:t>
            </w:r>
            <w:r>
              <w:rPr>
                <w:rFonts w:ascii="Times New Roman" w:hAnsi="Times New Roman" w:cs="Times New Roman" w:eastAsia="SimSun"/>
                <w:b w:val="0"/>
                <w:bCs w:val="0"/>
                <w:sz w:val="21"/>
                <w:szCs w:val="21"/>
                <w:rPrChange w:id="6899" w:author="Codex" w:date="2026-10-05T16:32:41.313017+00:00">
                  <w:rPr>
                    <w:bCs w:val="0"/>
                    <w:sz w:val="21"/>
                    <w:szCs w:val="21"/>
                  </w:rPr>
                </w:rPrChange>
              </w:rPr>
              <w:t>（</w:t>
            </w:r>
            <w:r>
              <w:rPr>
                <w:rFonts w:ascii="Times New Roman" w:hAnsi="Times New Roman" w:cs="Times New Roman" w:eastAsia="SimSun"/>
                <w:b w:val="0"/>
                <w:bCs w:val="0"/>
                <w:sz w:val="21"/>
                <w:szCs w:val="21"/>
                <w:rPrChange w:id="6900" w:author="Codex" w:date="2026-10-05T16:32:41.313017+00:00">
                  <w:rPr>
                    <w:bCs w:val="0"/>
                    <w:sz w:val="21"/>
                    <w:szCs w:val="21"/>
                  </w:rPr>
                </w:rPrChange>
              </w:rPr>
              <w:t>0.9922</w:t>
            </w:r>
            <w:r>
              <w:rPr>
                <w:rFonts w:ascii="Times New Roman" w:hAnsi="Times New Roman" w:cs="Times New Roman" w:eastAsia="SimSun"/>
                <w:b w:val="0"/>
                <w:bCs w:val="0"/>
                <w:sz w:val="21"/>
                <w:szCs w:val="21"/>
                <w:rPrChange w:id="6901" w:author="Codex" w:date="2026-10-05T16:32:41.313017+00:00">
                  <w:rPr>
                    <w:bCs w:val="0"/>
                    <w:sz w:val="21"/>
                    <w:szCs w:val="21"/>
                  </w:rPr>
                </w:rPrChange>
              </w:rPr>
              <w:t>，</w:t>
            </w:r>
            <w:r>
              <w:rPr>
                <w:rFonts w:ascii="Times New Roman" w:hAnsi="Times New Roman" w:cs="Times New Roman" w:eastAsia="SimSun"/>
                <w:b w:val="0"/>
                <w:bCs w:val="0"/>
                <w:sz w:val="21"/>
                <w:szCs w:val="21"/>
                <w:rPrChange w:id="6902" w:author="Codex" w:date="2026-10-05T16:32:41.313017+00:00">
                  <w:rPr>
                    <w:bCs w:val="0"/>
                    <w:sz w:val="21"/>
                    <w:szCs w:val="21"/>
                  </w:rPr>
                </w:rPrChange>
              </w:rPr>
              <w:t>1.0176</w:t>
            </w:r>
            <w:r>
              <w:rPr>
                <w:rFonts w:ascii="Times New Roman" w:hAnsi="Times New Roman" w:cs="Times New Roman" w:eastAsia="SimSun"/>
                <w:b w:val="0"/>
                <w:bCs w:val="0"/>
                <w:sz w:val="21"/>
                <w:szCs w:val="21"/>
                <w:rPrChange w:id="690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04" w:author="Codex" w:date="2026-10-05T16:32:41.313017+00:00">
              <w:tcPr>
                <w:tcW w:w="0" w:type="auto"/>
                <w:tcBorders>
                  <w:top w:val="nil"/>
                  <w:left w:val="nil"/>
                  <w:bottom w:val="nil"/>
                  <w:right w:val="nil"/>
                </w:tcBorders>
                <w:tcMar>
                  <w:left w:w="102" w:type="dxa"/>
                  <w:right w:w="102" w:type="dxa"/>
                </w:tcMar>
              </w:tcPr>
            </w:tcPrChange>
          </w:tcPr>
          <w:p w14:paraId="723BEE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7" w:author="Codex" w:date="2026-10-05T16:32:41.313017+00:00">
                  <w:rPr>
                    <w:bCs w:val="0"/>
                    <w:sz w:val="21"/>
                    <w:szCs w:val="21"/>
                  </w:rPr>
                </w:rPrChange>
              </w:rPr>
              <w:pPrChange w:id="69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06" w:author="Codex" w:date="2026-10-05T16:32:41.313017+00:00">
                  <w:rPr>
                    <w:bCs w:val="0"/>
                    <w:sz w:val="21"/>
                    <w:szCs w:val="21"/>
                  </w:rPr>
                </w:rPrChange>
              </w:rPr>
              <w:t>-0.156</w:t>
            </w:r>
            <w:r>
              <w:rPr>
                <w:rFonts w:ascii="Times New Roman" w:hAnsi="Times New Roman" w:cs="Times New Roman" w:eastAsia="SimSun"/>
                <w:b w:val="0"/>
                <w:bCs w:val="0"/>
                <w:sz w:val="21"/>
                <w:szCs w:val="21"/>
                <w:rPrChange w:id="6907" w:author="Codex" w:date="2026-10-05T16:32:41.313017+00:00">
                  <w:rPr>
                    <w:bCs w:val="0"/>
                    <w:sz w:val="21"/>
                    <w:szCs w:val="21"/>
                  </w:rPr>
                </w:rPrChange>
              </w:rPr>
              <w:t>（</w:t>
            </w:r>
            <w:r>
              <w:rPr>
                <w:rFonts w:ascii="Times New Roman" w:hAnsi="Times New Roman" w:cs="Times New Roman" w:eastAsia="SimSun"/>
                <w:b w:val="0"/>
                <w:bCs w:val="0"/>
                <w:sz w:val="21"/>
                <w:szCs w:val="21"/>
                <w:rPrChange w:id="6908" w:author="Codex" w:date="2026-10-05T16:32:41.313017+00:00">
                  <w:rPr>
                    <w:bCs w:val="0"/>
                    <w:sz w:val="21"/>
                    <w:szCs w:val="21"/>
                  </w:rPr>
                </w:rPrChange>
              </w:rPr>
              <w:t>-0.719</w:t>
            </w:r>
            <w:r>
              <w:rPr>
                <w:rFonts w:ascii="Times New Roman" w:hAnsi="Times New Roman" w:cs="Times New Roman" w:eastAsia="SimSun"/>
                <w:b w:val="0"/>
                <w:bCs w:val="0"/>
                <w:sz w:val="21"/>
                <w:szCs w:val="21"/>
                <w:rPrChange w:id="6909" w:author="Codex" w:date="2026-10-05T16:32:41.313017+00:00">
                  <w:rPr>
                    <w:bCs w:val="0"/>
                    <w:sz w:val="21"/>
                    <w:szCs w:val="21"/>
                  </w:rPr>
                </w:rPrChange>
              </w:rPr>
              <w:t>，</w:t>
            </w:r>
            <w:r>
              <w:rPr>
                <w:rFonts w:ascii="Times New Roman" w:hAnsi="Times New Roman" w:cs="Times New Roman" w:eastAsia="SimSun"/>
                <w:b w:val="0"/>
                <w:bCs w:val="0"/>
                <w:sz w:val="21"/>
                <w:szCs w:val="21"/>
                <w:rPrChange w:id="6910" w:author="Codex" w:date="2026-10-05T16:32:41.313017+00:00">
                  <w:rPr>
                    <w:bCs w:val="0"/>
                    <w:sz w:val="21"/>
                    <w:szCs w:val="21"/>
                  </w:rPr>
                </w:rPrChange>
              </w:rPr>
              <w:t>0.396</w:t>
            </w:r>
            <w:r>
              <w:rPr>
                <w:rFonts w:ascii="Times New Roman" w:hAnsi="Times New Roman" w:cs="Times New Roman" w:eastAsia="SimSun"/>
                <w:b w:val="0"/>
                <w:bCs w:val="0"/>
                <w:sz w:val="21"/>
                <w:szCs w:val="21"/>
                <w:rPrChange w:id="691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12" w:author="Codex" w:date="2026-10-05T16:32:41.313017+00:00">
              <w:tcPr>
                <w:tcW w:w="0" w:type="auto"/>
                <w:tcBorders>
                  <w:top w:val="nil"/>
                  <w:left w:val="nil"/>
                  <w:bottom w:val="nil"/>
                  <w:right w:val="nil"/>
                </w:tcBorders>
                <w:tcMar>
                  <w:left w:w="102" w:type="dxa"/>
                  <w:right w:w="102" w:type="dxa"/>
                </w:tcMar>
              </w:tcPr>
            </w:tcPrChange>
          </w:tcPr>
          <w:p w14:paraId="0028CF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8" w:author="Codex" w:date="2026-10-05T16:32:41.313017+00:00">
                  <w:rPr>
                    <w:bCs w:val="0"/>
                    <w:sz w:val="21"/>
                    <w:szCs w:val="21"/>
                  </w:rPr>
                </w:rPrChange>
              </w:rPr>
              <w:pPrChange w:id="69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14" w:author="Codex" w:date="2026-10-05T16:32:41.313017+00:00">
                  <w:rPr>
                    <w:bCs w:val="0"/>
                    <w:sz w:val="21"/>
                    <w:szCs w:val="21"/>
                  </w:rPr>
                </w:rPrChange>
              </w:rPr>
              <w:t>1000</w:t>
            </w:r>
          </w:p>
        </w:tc>
      </w:tr>
      <w:tr w:rsidR="007622EE" w14:paraId="3B9EAAF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15" w:author="Codex" w:date="2026-10-05T16:32:41.313017+00:00">
              <w:tcPr>
                <w:tcW w:w="0" w:type="auto"/>
                <w:tcBorders>
                  <w:top w:val="nil"/>
                  <w:left w:val="nil"/>
                  <w:bottom w:val="nil"/>
                  <w:right w:val="nil"/>
                </w:tcBorders>
                <w:tcMar>
                  <w:left w:w="102" w:type="dxa"/>
                  <w:right w:w="102" w:type="dxa"/>
                </w:tcMar>
              </w:tcPr>
            </w:tcPrChange>
          </w:tcPr>
          <w:p w14:paraId="324B84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9" w:author="Codex" w:date="2026-10-05T16:32:41.313017+00:00">
                  <w:rPr>
                    <w:bCs w:val="0"/>
                    <w:sz w:val="21"/>
                    <w:szCs w:val="21"/>
                  </w:rPr>
                </w:rPrChange>
              </w:rPr>
              <w:pPrChange w:id="69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17"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918" w:author="Codex" w:date="2026-10-05T16:32:41.313017+00:00">
              <w:tcPr>
                <w:tcW w:w="0" w:type="auto"/>
                <w:tcBorders>
                  <w:top w:val="nil"/>
                  <w:left w:val="nil"/>
                  <w:bottom w:val="nil"/>
                  <w:right w:val="nil"/>
                </w:tcBorders>
                <w:tcMar>
                  <w:left w:w="102" w:type="dxa"/>
                  <w:right w:w="102" w:type="dxa"/>
                </w:tcMar>
              </w:tcPr>
            </w:tcPrChange>
          </w:tcPr>
          <w:p w14:paraId="162F23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10" w:author="Codex" w:date="2026-10-05T16:32:41.313017+00:00">
                  <w:rPr>
                    <w:bCs w:val="0"/>
                    <w:sz w:val="21"/>
                    <w:szCs w:val="21"/>
                  </w:rPr>
                </w:rPrChange>
              </w:rPr>
              <w:pPrChange w:id="691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20" w:author="Codex" w:date="2026-10-05T16:32:41.313017+00:00">
                  <w:rPr>
                    <w:bCs w:val="0"/>
                    <w:sz w:val="21"/>
                    <w:szCs w:val="21"/>
                  </w:rPr>
                </w:rPrChange>
              </w:rPr>
              <w:t>40</w:t>
            </w:r>
            <w:r>
              <w:rPr>
                <w:rFonts w:ascii="Times New Roman" w:hAnsi="Times New Roman" w:cs="Times New Roman" w:eastAsia="SimSun"/>
                <w:b w:val="0"/>
                <w:bCs w:val="0"/>
                <w:sz w:val="21"/>
                <w:szCs w:val="21"/>
                <w:rPrChange w:id="692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6922" w:author="Codex" w:date="2026-10-05T16:32:41.313017+00:00">
              <w:tcPr>
                <w:tcW w:w="0" w:type="auto"/>
                <w:tcBorders>
                  <w:top w:val="nil"/>
                  <w:left w:val="nil"/>
                  <w:bottom w:val="nil"/>
                  <w:right w:val="nil"/>
                </w:tcBorders>
                <w:tcMar>
                  <w:left w:w="102" w:type="dxa"/>
                  <w:right w:w="102" w:type="dxa"/>
                </w:tcMar>
              </w:tcPr>
            </w:tcPrChange>
          </w:tcPr>
          <w:p w14:paraId="296D95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1" w:author="Codex" w:date="2026-10-05T16:32:41.313017+00:00">
                  <w:rPr>
                    <w:bCs w:val="0"/>
                    <w:sz w:val="21"/>
                    <w:szCs w:val="21"/>
                  </w:rPr>
                </w:rPrChange>
              </w:rPr>
              <w:pPrChange w:id="69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24" w:author="Codex" w:date="2026-10-05T16:32:41.313017+00:00">
                  <w:rPr>
                    <w:bCs w:val="0"/>
                    <w:sz w:val="21"/>
                    <w:szCs w:val="21"/>
                  </w:rPr>
                </w:rPrChange>
              </w:rPr>
              <w:t>1612</w:t>
            </w:r>
          </w:p>
        </w:tc>
        <w:tc>
          <w:tcPr>
            <w:tcW w:w="0" w:type="auto"/>
            <w:tcBorders>
              <w:top w:val="nil"/>
              <w:left w:val="nil"/>
              <w:bottom w:val="nil"/>
              <w:right w:val="nil"/>
              <w:insideH w:val="nil"/>
              <w:insideV w:val="nil"/>
            </w:tcBorders>
            <w:tcMar>
              <w:left w:w="102" w:type="dxa"/>
              <w:right w:w="102" w:type="dxa"/>
            </w:tcMar>
            <w:tcPrChange w:id="6925" w:author="Codex" w:date="2026-10-05T16:32:41.313017+00:00">
              <w:tcPr>
                <w:tcW w:w="0" w:type="auto"/>
                <w:tcBorders>
                  <w:top w:val="nil"/>
                  <w:left w:val="nil"/>
                  <w:bottom w:val="nil"/>
                  <w:right w:val="nil"/>
                </w:tcBorders>
                <w:tcMar>
                  <w:left w:w="102" w:type="dxa"/>
                  <w:right w:w="102" w:type="dxa"/>
                </w:tcMar>
              </w:tcPr>
            </w:tcPrChange>
          </w:tcPr>
          <w:p w14:paraId="6BFB4E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2" w:author="Codex" w:date="2026-10-05T16:32:41.313017+00:00">
                  <w:rPr>
                    <w:bCs w:val="0"/>
                    <w:sz w:val="21"/>
                    <w:szCs w:val="21"/>
                  </w:rPr>
                </w:rPrChange>
              </w:rPr>
              <w:pPrChange w:id="69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27" w:author="Codex" w:date="2026-10-05T16:32:41.313017+00:00">
                  <w:rPr>
                    <w:bCs w:val="0"/>
                    <w:sz w:val="21"/>
                    <w:szCs w:val="21"/>
                  </w:rPr>
                </w:rPrChange>
              </w:rPr>
              <w:t>801</w:t>
            </w:r>
          </w:p>
        </w:tc>
        <w:tc>
          <w:tcPr>
            <w:tcW w:w="0" w:type="auto"/>
            <w:tcBorders>
              <w:top w:val="nil"/>
              <w:left w:val="nil"/>
              <w:bottom w:val="nil"/>
              <w:right w:val="nil"/>
              <w:insideH w:val="nil"/>
              <w:insideV w:val="nil"/>
            </w:tcBorders>
            <w:tcMar>
              <w:left w:w="102" w:type="dxa"/>
              <w:right w:w="102" w:type="dxa"/>
            </w:tcMar>
            <w:tcPrChange w:id="6928" w:author="Codex" w:date="2026-10-05T16:32:41.313017+00:00">
              <w:tcPr>
                <w:tcW w:w="0" w:type="auto"/>
                <w:tcBorders>
                  <w:top w:val="nil"/>
                  <w:left w:val="nil"/>
                  <w:bottom w:val="nil"/>
                  <w:right w:val="nil"/>
                </w:tcBorders>
                <w:tcMar>
                  <w:left w:w="102" w:type="dxa"/>
                  <w:right w:w="102" w:type="dxa"/>
                </w:tcMar>
              </w:tcPr>
            </w:tcPrChange>
          </w:tcPr>
          <w:p w14:paraId="230791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3" w:author="Codex" w:date="2026-10-05T16:32:41.313017+00:00">
                  <w:rPr>
                    <w:bCs w:val="0"/>
                    <w:sz w:val="21"/>
                    <w:szCs w:val="21"/>
                  </w:rPr>
                </w:rPrChange>
              </w:rPr>
              <w:pPrChange w:id="69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30" w:author="Codex" w:date="2026-10-05T16:32:41.313017+00:00">
                  <w:rPr>
                    <w:bCs w:val="0"/>
                    <w:sz w:val="21"/>
                    <w:szCs w:val="21"/>
                  </w:rPr>
                </w:rPrChange>
              </w:rPr>
              <w:t>0.9956</w:t>
            </w:r>
            <w:r>
              <w:rPr>
                <w:rFonts w:ascii="Times New Roman" w:hAnsi="Times New Roman" w:cs="Times New Roman" w:eastAsia="SimSun"/>
                <w:b w:val="0"/>
                <w:bCs w:val="0"/>
                <w:sz w:val="21"/>
                <w:szCs w:val="21"/>
                <w:rPrChange w:id="6931" w:author="Codex" w:date="2026-10-05T16:32:41.313017+00:00">
                  <w:rPr>
                    <w:bCs w:val="0"/>
                    <w:sz w:val="21"/>
                    <w:szCs w:val="21"/>
                  </w:rPr>
                </w:rPrChange>
              </w:rPr>
              <w:t>（</w:t>
            </w:r>
            <w:r>
              <w:rPr>
                <w:rFonts w:ascii="Times New Roman" w:hAnsi="Times New Roman" w:cs="Times New Roman" w:eastAsia="SimSun"/>
                <w:b w:val="0"/>
                <w:bCs w:val="0"/>
                <w:sz w:val="21"/>
                <w:szCs w:val="21"/>
                <w:rPrChange w:id="6932" w:author="Codex" w:date="2026-10-05T16:32:41.313017+00:00">
                  <w:rPr>
                    <w:bCs w:val="0"/>
                    <w:sz w:val="21"/>
                    <w:szCs w:val="21"/>
                  </w:rPr>
                </w:rPrChange>
              </w:rPr>
              <w:t>0.9871</w:t>
            </w:r>
            <w:r>
              <w:rPr>
                <w:rFonts w:ascii="Times New Roman" w:hAnsi="Times New Roman" w:cs="Times New Roman" w:eastAsia="SimSun"/>
                <w:b w:val="0"/>
                <w:bCs w:val="0"/>
                <w:sz w:val="21"/>
                <w:szCs w:val="21"/>
                <w:rPrChange w:id="6933" w:author="Codex" w:date="2026-10-05T16:32:41.313017+00:00">
                  <w:rPr>
                    <w:bCs w:val="0"/>
                    <w:sz w:val="21"/>
                    <w:szCs w:val="21"/>
                  </w:rPr>
                </w:rPrChange>
              </w:rPr>
              <w:t>，</w:t>
            </w:r>
            <w:r>
              <w:rPr>
                <w:rFonts w:ascii="Times New Roman" w:hAnsi="Times New Roman" w:cs="Times New Roman" w:eastAsia="SimSun"/>
                <w:b w:val="0"/>
                <w:bCs w:val="0"/>
                <w:sz w:val="21"/>
                <w:szCs w:val="21"/>
                <w:rPrChange w:id="6934" w:author="Codex" w:date="2026-10-05T16:32:41.313017+00:00">
                  <w:rPr>
                    <w:bCs w:val="0"/>
                    <w:sz w:val="21"/>
                    <w:szCs w:val="21"/>
                  </w:rPr>
                </w:rPrChange>
              </w:rPr>
              <w:t>1.0192</w:t>
            </w:r>
            <w:r>
              <w:rPr>
                <w:rFonts w:ascii="Times New Roman" w:hAnsi="Times New Roman" w:cs="Times New Roman" w:eastAsia="SimSun"/>
                <w:b w:val="0"/>
                <w:bCs w:val="0"/>
                <w:sz w:val="21"/>
                <w:szCs w:val="21"/>
                <w:rPrChange w:id="693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36" w:author="Codex" w:date="2026-10-05T16:32:41.313017+00:00">
              <w:tcPr>
                <w:tcW w:w="0" w:type="auto"/>
                <w:tcBorders>
                  <w:top w:val="nil"/>
                  <w:left w:val="nil"/>
                  <w:bottom w:val="nil"/>
                  <w:right w:val="nil"/>
                </w:tcBorders>
                <w:tcMar>
                  <w:left w:w="102" w:type="dxa"/>
                  <w:right w:w="102" w:type="dxa"/>
                </w:tcMar>
              </w:tcPr>
            </w:tcPrChange>
          </w:tcPr>
          <w:p w14:paraId="74587A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4" w:author="Codex" w:date="2026-10-05T16:32:41.313017+00:00">
                  <w:rPr>
                    <w:bCs w:val="0"/>
                    <w:sz w:val="21"/>
                    <w:szCs w:val="21"/>
                  </w:rPr>
                </w:rPrChange>
              </w:rPr>
              <w:pPrChange w:id="69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38" w:author="Codex" w:date="2026-10-05T16:32:41.313017+00:00">
                  <w:rPr>
                    <w:bCs w:val="0"/>
                    <w:sz w:val="21"/>
                    <w:szCs w:val="21"/>
                  </w:rPr>
                </w:rPrChange>
              </w:rPr>
              <w:t>0.116</w:t>
            </w:r>
            <w:r>
              <w:rPr>
                <w:rFonts w:ascii="Times New Roman" w:hAnsi="Times New Roman" w:cs="Times New Roman" w:eastAsia="SimSun"/>
                <w:b w:val="0"/>
                <w:bCs w:val="0"/>
                <w:sz w:val="21"/>
                <w:szCs w:val="21"/>
                <w:rPrChange w:id="6939" w:author="Codex" w:date="2026-10-05T16:32:41.313017+00:00">
                  <w:rPr>
                    <w:bCs w:val="0"/>
                    <w:sz w:val="21"/>
                    <w:szCs w:val="21"/>
                  </w:rPr>
                </w:rPrChange>
              </w:rPr>
              <w:t>（</w:t>
            </w:r>
            <w:r>
              <w:rPr>
                <w:rFonts w:ascii="Times New Roman" w:hAnsi="Times New Roman" w:cs="Times New Roman" w:eastAsia="SimSun"/>
                <w:b w:val="0"/>
                <w:bCs w:val="0"/>
                <w:sz w:val="21"/>
                <w:szCs w:val="21"/>
                <w:rPrChange w:id="6940" w:author="Codex" w:date="2026-10-05T16:32:41.313017+00:00">
                  <w:rPr>
                    <w:bCs w:val="0"/>
                    <w:sz w:val="21"/>
                    <w:szCs w:val="21"/>
                  </w:rPr>
                </w:rPrChange>
              </w:rPr>
              <w:t>-0.520</w:t>
            </w:r>
            <w:r>
              <w:rPr>
                <w:rFonts w:ascii="Times New Roman" w:hAnsi="Times New Roman" w:cs="Times New Roman" w:eastAsia="SimSun"/>
                <w:b w:val="0"/>
                <w:bCs w:val="0"/>
                <w:sz w:val="21"/>
                <w:szCs w:val="21"/>
                <w:rPrChange w:id="6941" w:author="Codex" w:date="2026-10-05T16:32:41.313017+00:00">
                  <w:rPr>
                    <w:bCs w:val="0"/>
                    <w:sz w:val="21"/>
                    <w:szCs w:val="21"/>
                  </w:rPr>
                </w:rPrChange>
              </w:rPr>
              <w:t>，</w:t>
            </w:r>
            <w:r>
              <w:rPr>
                <w:rFonts w:ascii="Times New Roman" w:hAnsi="Times New Roman" w:cs="Times New Roman" w:eastAsia="SimSun"/>
                <w:b w:val="0"/>
                <w:bCs w:val="0"/>
                <w:sz w:val="21"/>
                <w:szCs w:val="21"/>
                <w:rPrChange w:id="6942" w:author="Codex" w:date="2026-10-05T16:32:41.313017+00:00">
                  <w:rPr>
                    <w:bCs w:val="0"/>
                    <w:sz w:val="21"/>
                    <w:szCs w:val="21"/>
                  </w:rPr>
                </w:rPrChange>
              </w:rPr>
              <w:t>0.746</w:t>
            </w:r>
            <w:r>
              <w:rPr>
                <w:rFonts w:ascii="Times New Roman" w:hAnsi="Times New Roman" w:cs="Times New Roman" w:eastAsia="SimSun"/>
                <w:b w:val="0"/>
                <w:bCs w:val="0"/>
                <w:sz w:val="21"/>
                <w:szCs w:val="21"/>
                <w:rPrChange w:id="694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44" w:author="Codex" w:date="2026-10-05T16:32:41.313017+00:00">
              <w:tcPr>
                <w:tcW w:w="0" w:type="auto"/>
                <w:tcBorders>
                  <w:top w:val="nil"/>
                  <w:left w:val="nil"/>
                  <w:bottom w:val="nil"/>
                  <w:right w:val="nil"/>
                </w:tcBorders>
                <w:tcMar>
                  <w:left w:w="102" w:type="dxa"/>
                  <w:right w:w="102" w:type="dxa"/>
                </w:tcMar>
              </w:tcPr>
            </w:tcPrChange>
          </w:tcPr>
          <w:p w14:paraId="016931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5" w:author="Codex" w:date="2026-10-05T16:32:41.313017+00:00">
                  <w:rPr>
                    <w:bCs w:val="0"/>
                    <w:sz w:val="21"/>
                    <w:szCs w:val="21"/>
                  </w:rPr>
                </w:rPrChange>
              </w:rPr>
              <w:pPrChange w:id="69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46" w:author="Codex" w:date="2026-10-05T16:32:41.313017+00:00">
                  <w:rPr>
                    <w:bCs w:val="0"/>
                    <w:sz w:val="21"/>
                    <w:szCs w:val="21"/>
                  </w:rPr>
                </w:rPrChange>
              </w:rPr>
              <w:t>1000</w:t>
            </w:r>
          </w:p>
        </w:tc>
      </w:tr>
      <w:tr w:rsidR="007622EE" w14:paraId="05DEA491"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47" w:author="Codex" w:date="2026-10-05T16:32:41.313017+00:00">
              <w:tcPr>
                <w:tcW w:w="0" w:type="auto"/>
                <w:tcBorders>
                  <w:top w:val="nil"/>
                  <w:left w:val="nil"/>
                  <w:bottom w:val="nil"/>
                  <w:right w:val="nil"/>
                </w:tcBorders>
                <w:tcMar>
                  <w:left w:w="102" w:type="dxa"/>
                  <w:right w:w="102" w:type="dxa"/>
                </w:tcMar>
              </w:tcPr>
            </w:tcPrChange>
          </w:tcPr>
          <w:p w14:paraId="511291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6" w:author="Codex" w:date="2026-10-05T16:32:41.313017+00:00">
                  <w:rPr>
                    <w:bCs w:val="0"/>
                    <w:sz w:val="21"/>
                    <w:szCs w:val="21"/>
                  </w:rPr>
                </w:rPrChange>
              </w:rPr>
              <w:pPrChange w:id="69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49"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950" w:author="Codex" w:date="2026-10-05T16:32:41.313017+00:00">
              <w:tcPr>
                <w:tcW w:w="0" w:type="auto"/>
                <w:tcBorders>
                  <w:top w:val="nil"/>
                  <w:left w:val="nil"/>
                  <w:bottom w:val="nil"/>
                  <w:right w:val="nil"/>
                </w:tcBorders>
                <w:tcMar>
                  <w:left w:w="102" w:type="dxa"/>
                  <w:right w:w="102" w:type="dxa"/>
                </w:tcMar>
              </w:tcPr>
            </w:tcPrChange>
          </w:tcPr>
          <w:p w14:paraId="506AFF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17" w:author="Codex" w:date="2026-10-05T16:32:41.313017+00:00">
                  <w:rPr>
                    <w:bCs w:val="0"/>
                    <w:sz w:val="21"/>
                    <w:szCs w:val="21"/>
                  </w:rPr>
                </w:rPrChange>
              </w:rPr>
              <w:pPrChange w:id="695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52" w:author="Codex" w:date="2026-10-05T16:32:41.313017+00:00">
                  <w:rPr>
                    <w:bCs w:val="0"/>
                    <w:sz w:val="21"/>
                    <w:szCs w:val="21"/>
                  </w:rPr>
                </w:rPrChange>
              </w:rPr>
              <w:t>未满</w:t>
            </w:r>
            <w:r>
              <w:rPr>
                <w:rFonts w:ascii="Times New Roman" w:hAnsi="Times New Roman" w:cs="Times New Roman" w:eastAsia="SimSun"/>
                <w:b w:val="0"/>
                <w:bCs w:val="0"/>
                <w:sz w:val="21"/>
                <w:szCs w:val="21"/>
                <w:rPrChange w:id="6953" w:author="Codex" w:date="2026-10-05T16:32:41.313017+00:00">
                  <w:rPr>
                    <w:bCs w:val="0"/>
                    <w:sz w:val="21"/>
                    <w:szCs w:val="21"/>
                  </w:rPr>
                </w:rPrChange>
              </w:rPr>
              <w:t>40</w:t>
            </w:r>
            <w:r>
              <w:rPr>
                <w:rFonts w:ascii="Times New Roman" w:hAnsi="Times New Roman" w:cs="Times New Roman" w:eastAsia="SimSun"/>
                <w:b w:val="0"/>
                <w:bCs w:val="0"/>
                <w:sz w:val="21"/>
                <w:szCs w:val="21"/>
                <w:rPrChange w:id="6954"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6955" w:author="Codex" w:date="2026-10-05T16:32:41.313017+00:00">
              <w:tcPr>
                <w:tcW w:w="0" w:type="auto"/>
                <w:tcBorders>
                  <w:top w:val="nil"/>
                  <w:left w:val="nil"/>
                  <w:bottom w:val="nil"/>
                  <w:right w:val="nil"/>
                </w:tcBorders>
                <w:tcMar>
                  <w:left w:w="102" w:type="dxa"/>
                  <w:right w:w="102" w:type="dxa"/>
                </w:tcMar>
              </w:tcPr>
            </w:tcPrChange>
          </w:tcPr>
          <w:p w14:paraId="33D1E1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8" w:author="Codex" w:date="2026-10-05T16:32:41.313017+00:00">
                  <w:rPr>
                    <w:bCs w:val="0"/>
                    <w:sz w:val="21"/>
                    <w:szCs w:val="21"/>
                  </w:rPr>
                </w:rPrChange>
              </w:rPr>
              <w:pPrChange w:id="69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57" w:author="Codex" w:date="2026-10-05T16:32:41.313017+00:00">
                  <w:rPr>
                    <w:bCs w:val="0"/>
                    <w:sz w:val="21"/>
                    <w:szCs w:val="21"/>
                  </w:rPr>
                </w:rPrChange>
              </w:rPr>
              <w:t>2475</w:t>
            </w:r>
          </w:p>
        </w:tc>
        <w:tc>
          <w:tcPr>
            <w:tcW w:w="0" w:type="auto"/>
            <w:tcBorders>
              <w:top w:val="nil"/>
              <w:left w:val="nil"/>
              <w:bottom w:val="nil"/>
              <w:right w:val="nil"/>
              <w:insideH w:val="nil"/>
              <w:insideV w:val="nil"/>
            </w:tcBorders>
            <w:tcMar>
              <w:left w:w="102" w:type="dxa"/>
              <w:right w:w="102" w:type="dxa"/>
            </w:tcMar>
            <w:tcPrChange w:id="6958" w:author="Codex" w:date="2026-10-05T16:32:41.313017+00:00">
              <w:tcPr>
                <w:tcW w:w="0" w:type="auto"/>
                <w:tcBorders>
                  <w:top w:val="nil"/>
                  <w:left w:val="nil"/>
                  <w:bottom w:val="nil"/>
                  <w:right w:val="nil"/>
                </w:tcBorders>
                <w:tcMar>
                  <w:left w:w="102" w:type="dxa"/>
                  <w:right w:w="102" w:type="dxa"/>
                </w:tcMar>
              </w:tcPr>
            </w:tcPrChange>
          </w:tcPr>
          <w:p w14:paraId="15C2F1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9" w:author="Codex" w:date="2026-10-05T16:32:41.313017+00:00">
                  <w:rPr>
                    <w:bCs w:val="0"/>
                    <w:sz w:val="21"/>
                    <w:szCs w:val="21"/>
                  </w:rPr>
                </w:rPrChange>
              </w:rPr>
              <w:pPrChange w:id="69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60" w:author="Codex" w:date="2026-10-05T16:32:41.313017+00:00">
                  <w:rPr>
                    <w:bCs w:val="0"/>
                    <w:sz w:val="21"/>
                    <w:szCs w:val="21"/>
                  </w:rPr>
                </w:rPrChange>
              </w:rPr>
              <w:t>907</w:t>
            </w:r>
          </w:p>
        </w:tc>
        <w:tc>
          <w:tcPr>
            <w:tcW w:w="0" w:type="auto"/>
            <w:tcBorders>
              <w:top w:val="nil"/>
              <w:left w:val="nil"/>
              <w:bottom w:val="nil"/>
              <w:right w:val="nil"/>
              <w:insideH w:val="nil"/>
              <w:insideV w:val="nil"/>
            </w:tcBorders>
            <w:tcMar>
              <w:left w:w="102" w:type="dxa"/>
              <w:right w:w="102" w:type="dxa"/>
            </w:tcMar>
            <w:tcPrChange w:id="6961" w:author="Codex" w:date="2026-10-05T16:32:41.313017+00:00">
              <w:tcPr>
                <w:tcW w:w="0" w:type="auto"/>
                <w:tcBorders>
                  <w:top w:val="nil"/>
                  <w:left w:val="nil"/>
                  <w:bottom w:val="nil"/>
                  <w:right w:val="nil"/>
                </w:tcBorders>
                <w:tcMar>
                  <w:left w:w="102" w:type="dxa"/>
                  <w:right w:w="102" w:type="dxa"/>
                </w:tcMar>
              </w:tcPr>
            </w:tcPrChange>
          </w:tcPr>
          <w:p w14:paraId="72C573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0" w:author="Codex" w:date="2026-10-05T16:32:41.313017+00:00">
                  <w:rPr>
                    <w:bCs w:val="0"/>
                    <w:sz w:val="21"/>
                    <w:szCs w:val="21"/>
                  </w:rPr>
                </w:rPrChange>
              </w:rPr>
              <w:pPrChange w:id="69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63" w:author="Codex" w:date="2026-10-05T16:32:41.313017+00:00">
                  <w:rPr>
                    <w:bCs w:val="0"/>
                    <w:sz w:val="21"/>
                    <w:szCs w:val="21"/>
                  </w:rPr>
                </w:rPrChange>
              </w:rPr>
              <w:t>1.0067</w:t>
            </w:r>
            <w:r>
              <w:rPr>
                <w:rFonts w:ascii="Times New Roman" w:hAnsi="Times New Roman" w:cs="Times New Roman" w:eastAsia="SimSun"/>
                <w:b w:val="0"/>
                <w:bCs w:val="0"/>
                <w:sz w:val="21"/>
                <w:szCs w:val="21"/>
                <w:rPrChange w:id="6964" w:author="Codex" w:date="2026-10-05T16:32:41.313017+00:00">
                  <w:rPr>
                    <w:bCs w:val="0"/>
                    <w:sz w:val="21"/>
                    <w:szCs w:val="21"/>
                  </w:rPr>
                </w:rPrChange>
              </w:rPr>
              <w:t>（</w:t>
            </w:r>
            <w:r>
              <w:rPr>
                <w:rFonts w:ascii="Times New Roman" w:hAnsi="Times New Roman" w:cs="Times New Roman" w:eastAsia="SimSun"/>
                <w:b w:val="0"/>
                <w:bCs w:val="0"/>
                <w:sz w:val="21"/>
                <w:szCs w:val="21"/>
                <w:rPrChange w:id="6965" w:author="Codex" w:date="2026-10-05T16:32:41.313017+00:00">
                  <w:rPr>
                    <w:bCs w:val="0"/>
                    <w:sz w:val="21"/>
                    <w:szCs w:val="21"/>
                  </w:rPr>
                </w:rPrChange>
              </w:rPr>
              <w:t>0.9873</w:t>
            </w:r>
            <w:r>
              <w:rPr>
                <w:rFonts w:ascii="Times New Roman" w:hAnsi="Times New Roman" w:cs="Times New Roman" w:eastAsia="SimSun"/>
                <w:b w:val="0"/>
                <w:bCs w:val="0"/>
                <w:sz w:val="21"/>
                <w:szCs w:val="21"/>
                <w:rPrChange w:id="6966" w:author="Codex" w:date="2026-10-05T16:32:41.313017+00:00">
                  <w:rPr>
                    <w:bCs w:val="0"/>
                    <w:sz w:val="21"/>
                    <w:szCs w:val="21"/>
                  </w:rPr>
                </w:rPrChange>
              </w:rPr>
              <w:t>，</w:t>
            </w:r>
            <w:r>
              <w:rPr>
                <w:rFonts w:ascii="Times New Roman" w:hAnsi="Times New Roman" w:cs="Times New Roman" w:eastAsia="SimSun"/>
                <w:b w:val="0"/>
                <w:bCs w:val="0"/>
                <w:sz w:val="21"/>
                <w:szCs w:val="21"/>
                <w:rPrChange w:id="6967" w:author="Codex" w:date="2026-10-05T16:32:41.313017+00:00">
                  <w:rPr>
                    <w:bCs w:val="0"/>
                    <w:sz w:val="21"/>
                    <w:szCs w:val="21"/>
                  </w:rPr>
                </w:rPrChange>
              </w:rPr>
              <w:t>1.0241</w:t>
            </w:r>
            <w:r>
              <w:rPr>
                <w:rFonts w:ascii="Times New Roman" w:hAnsi="Times New Roman" w:cs="Times New Roman" w:eastAsia="SimSun"/>
                <w:b w:val="0"/>
                <w:bCs w:val="0"/>
                <w:sz w:val="21"/>
                <w:szCs w:val="21"/>
                <w:rPrChange w:id="69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69" w:author="Codex" w:date="2026-10-05T16:32:41.313017+00:00">
              <w:tcPr>
                <w:tcW w:w="0" w:type="auto"/>
                <w:tcBorders>
                  <w:top w:val="nil"/>
                  <w:left w:val="nil"/>
                  <w:bottom w:val="nil"/>
                  <w:right w:val="nil"/>
                </w:tcBorders>
                <w:tcMar>
                  <w:left w:w="102" w:type="dxa"/>
                  <w:right w:w="102" w:type="dxa"/>
                </w:tcMar>
              </w:tcPr>
            </w:tcPrChange>
          </w:tcPr>
          <w:p w14:paraId="1BDF0D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1" w:author="Codex" w:date="2026-10-05T16:32:41.313017+00:00">
                  <w:rPr>
                    <w:bCs w:val="0"/>
                    <w:sz w:val="21"/>
                    <w:szCs w:val="21"/>
                  </w:rPr>
                </w:rPrChange>
              </w:rPr>
              <w:pPrChange w:id="69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71" w:author="Codex" w:date="2026-10-05T16:32:41.313017+00:00">
                  <w:rPr>
                    <w:bCs w:val="0"/>
                    <w:sz w:val="21"/>
                    <w:szCs w:val="21"/>
                  </w:rPr>
                </w:rPrChange>
              </w:rPr>
              <w:t>0.174</w:t>
            </w:r>
            <w:r>
              <w:rPr>
                <w:rFonts w:ascii="Times New Roman" w:hAnsi="Times New Roman" w:cs="Times New Roman" w:eastAsia="SimSun"/>
                <w:b w:val="0"/>
                <w:bCs w:val="0"/>
                <w:sz w:val="21"/>
                <w:szCs w:val="21"/>
                <w:rPrChange w:id="6972" w:author="Codex" w:date="2026-10-05T16:32:41.313017+00:00">
                  <w:rPr>
                    <w:bCs w:val="0"/>
                    <w:sz w:val="21"/>
                    <w:szCs w:val="21"/>
                  </w:rPr>
                </w:rPrChange>
              </w:rPr>
              <w:t>（</w:t>
            </w:r>
            <w:r>
              <w:rPr>
                <w:rFonts w:ascii="Times New Roman" w:hAnsi="Times New Roman" w:cs="Times New Roman" w:eastAsia="SimSun"/>
                <w:b w:val="0"/>
                <w:bCs w:val="0"/>
                <w:sz w:val="21"/>
                <w:szCs w:val="21"/>
                <w:rPrChange w:id="6973" w:author="Codex" w:date="2026-10-05T16:32:41.313017+00:00">
                  <w:rPr>
                    <w:bCs w:val="0"/>
                    <w:sz w:val="21"/>
                    <w:szCs w:val="21"/>
                  </w:rPr>
                </w:rPrChange>
              </w:rPr>
              <w:t>-0.398</w:t>
            </w:r>
            <w:r>
              <w:rPr>
                <w:rFonts w:ascii="Times New Roman" w:hAnsi="Times New Roman" w:cs="Times New Roman" w:eastAsia="SimSun"/>
                <w:b w:val="0"/>
                <w:bCs w:val="0"/>
                <w:sz w:val="21"/>
                <w:szCs w:val="21"/>
                <w:rPrChange w:id="6974" w:author="Codex" w:date="2026-10-05T16:32:41.313017+00:00">
                  <w:rPr>
                    <w:bCs w:val="0"/>
                    <w:sz w:val="21"/>
                    <w:szCs w:val="21"/>
                  </w:rPr>
                </w:rPrChange>
              </w:rPr>
              <w:t>，</w:t>
            </w:r>
            <w:r>
              <w:rPr>
                <w:rFonts w:ascii="Times New Roman" w:hAnsi="Times New Roman" w:cs="Times New Roman" w:eastAsia="SimSun"/>
                <w:b w:val="0"/>
                <w:bCs w:val="0"/>
                <w:sz w:val="21"/>
                <w:szCs w:val="21"/>
                <w:rPrChange w:id="6975" w:author="Codex" w:date="2026-10-05T16:32:41.313017+00:00">
                  <w:rPr>
                    <w:bCs w:val="0"/>
                    <w:sz w:val="21"/>
                    <w:szCs w:val="21"/>
                  </w:rPr>
                </w:rPrChange>
              </w:rPr>
              <w:t>0.824</w:t>
            </w:r>
            <w:r>
              <w:rPr>
                <w:rFonts w:ascii="Times New Roman" w:hAnsi="Times New Roman" w:cs="Times New Roman" w:eastAsia="SimSun"/>
                <w:b w:val="0"/>
                <w:bCs w:val="0"/>
                <w:sz w:val="21"/>
                <w:szCs w:val="21"/>
                <w:rPrChange w:id="697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77" w:author="Codex" w:date="2026-10-05T16:32:41.313017+00:00">
              <w:tcPr>
                <w:tcW w:w="0" w:type="auto"/>
                <w:tcBorders>
                  <w:top w:val="nil"/>
                  <w:left w:val="nil"/>
                  <w:bottom w:val="nil"/>
                  <w:right w:val="nil"/>
                </w:tcBorders>
                <w:tcMar>
                  <w:left w:w="102" w:type="dxa"/>
                  <w:right w:w="102" w:type="dxa"/>
                </w:tcMar>
              </w:tcPr>
            </w:tcPrChange>
          </w:tcPr>
          <w:p w14:paraId="570F6D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2" w:author="Codex" w:date="2026-10-05T16:32:41.313017+00:00">
                  <w:rPr>
                    <w:bCs w:val="0"/>
                    <w:sz w:val="21"/>
                    <w:szCs w:val="21"/>
                  </w:rPr>
                </w:rPrChange>
              </w:rPr>
              <w:pPrChange w:id="69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79" w:author="Codex" w:date="2026-10-05T16:32:41.313017+00:00">
                  <w:rPr>
                    <w:bCs w:val="0"/>
                    <w:sz w:val="21"/>
                    <w:szCs w:val="21"/>
                  </w:rPr>
                </w:rPrChange>
              </w:rPr>
              <w:t>1000</w:t>
            </w:r>
          </w:p>
        </w:tc>
      </w:tr>
      <w:tr w:rsidR="007622EE" w14:paraId="271E34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80" w:author="Codex" w:date="2026-10-05T16:32:41.313017+00:00">
              <w:tcPr>
                <w:tcW w:w="0" w:type="auto"/>
                <w:tcBorders>
                  <w:top w:val="nil"/>
                  <w:left w:val="nil"/>
                  <w:bottom w:val="nil"/>
                  <w:right w:val="nil"/>
                </w:tcBorders>
                <w:tcMar>
                  <w:left w:w="102" w:type="dxa"/>
                  <w:right w:w="102" w:type="dxa"/>
                </w:tcMar>
              </w:tcPr>
            </w:tcPrChange>
          </w:tcPr>
          <w:p w14:paraId="495BF5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3" w:author="Codex" w:date="2026-10-05T16:32:41.313017+00:00">
                  <w:rPr>
                    <w:bCs w:val="0"/>
                    <w:sz w:val="21"/>
                    <w:szCs w:val="21"/>
                  </w:rPr>
                </w:rPrChange>
              </w:rPr>
              <w:pPrChange w:id="69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82"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983" w:author="Codex" w:date="2026-10-05T16:32:41.313017+00:00">
              <w:tcPr>
                <w:tcW w:w="0" w:type="auto"/>
                <w:tcBorders>
                  <w:top w:val="nil"/>
                  <w:left w:val="nil"/>
                  <w:bottom w:val="nil"/>
                  <w:right w:val="nil"/>
                </w:tcBorders>
                <w:tcMar>
                  <w:left w:w="102" w:type="dxa"/>
                  <w:right w:w="102" w:type="dxa"/>
                </w:tcMar>
              </w:tcPr>
            </w:tcPrChange>
          </w:tcPr>
          <w:p w14:paraId="67DCFA1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24" w:author="Codex" w:date="2026-10-05T16:32:41.313017+00:00">
                  <w:rPr>
                    <w:bCs w:val="0"/>
                    <w:sz w:val="21"/>
                    <w:szCs w:val="21"/>
                  </w:rPr>
                </w:rPrChange>
              </w:rPr>
              <w:pPrChange w:id="69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85" w:author="Codex" w:date="2026-10-05T16:32:41.313017+00:00">
                  <w:rPr>
                    <w:bCs w:val="0"/>
                    <w:sz w:val="21"/>
                    <w:szCs w:val="21"/>
                  </w:rPr>
                </w:rPrChange>
              </w:rPr>
              <w:t>40</w:t>
            </w:r>
            <w:r>
              <w:rPr>
                <w:rFonts w:ascii="Times New Roman" w:hAnsi="Times New Roman" w:cs="Times New Roman" w:eastAsia="SimSun"/>
                <w:b w:val="0"/>
                <w:bCs w:val="0"/>
                <w:sz w:val="21"/>
                <w:szCs w:val="21"/>
                <w:rPrChange w:id="6986"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6987" w:author="Codex" w:date="2026-10-05T16:32:41.313017+00:00">
              <w:tcPr>
                <w:tcW w:w="0" w:type="auto"/>
                <w:tcBorders>
                  <w:top w:val="nil"/>
                  <w:left w:val="nil"/>
                  <w:bottom w:val="nil"/>
                  <w:right w:val="nil"/>
                </w:tcBorders>
                <w:tcMar>
                  <w:left w:w="102" w:type="dxa"/>
                  <w:right w:w="102" w:type="dxa"/>
                </w:tcMar>
              </w:tcPr>
            </w:tcPrChange>
          </w:tcPr>
          <w:p w14:paraId="2372E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5" w:author="Codex" w:date="2026-10-05T16:32:41.313017+00:00">
                  <w:rPr>
                    <w:bCs w:val="0"/>
                    <w:sz w:val="21"/>
                    <w:szCs w:val="21"/>
                  </w:rPr>
                </w:rPrChange>
              </w:rPr>
              <w:pPrChange w:id="69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89" w:author="Codex" w:date="2026-10-05T16:32:41.313017+00:00">
                  <w:rPr>
                    <w:bCs w:val="0"/>
                    <w:sz w:val="21"/>
                    <w:szCs w:val="21"/>
                  </w:rPr>
                </w:rPrChange>
              </w:rPr>
              <w:t>1553</w:t>
            </w:r>
          </w:p>
        </w:tc>
        <w:tc>
          <w:tcPr>
            <w:tcW w:w="0" w:type="auto"/>
            <w:tcBorders>
              <w:top w:val="nil"/>
              <w:left w:val="nil"/>
              <w:bottom w:val="nil"/>
              <w:right w:val="nil"/>
              <w:insideH w:val="nil"/>
              <w:insideV w:val="nil"/>
            </w:tcBorders>
            <w:tcMar>
              <w:left w:w="102" w:type="dxa"/>
              <w:right w:w="102" w:type="dxa"/>
            </w:tcMar>
            <w:tcPrChange w:id="6990" w:author="Codex" w:date="2026-10-05T16:32:41.313017+00:00">
              <w:tcPr>
                <w:tcW w:w="0" w:type="auto"/>
                <w:tcBorders>
                  <w:top w:val="nil"/>
                  <w:left w:val="nil"/>
                  <w:bottom w:val="nil"/>
                  <w:right w:val="nil"/>
                </w:tcBorders>
                <w:tcMar>
                  <w:left w:w="102" w:type="dxa"/>
                  <w:right w:w="102" w:type="dxa"/>
                </w:tcMar>
              </w:tcPr>
            </w:tcPrChange>
          </w:tcPr>
          <w:p w14:paraId="0986DB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6" w:author="Codex" w:date="2026-10-05T16:32:41.313017+00:00">
                  <w:rPr>
                    <w:bCs w:val="0"/>
                    <w:sz w:val="21"/>
                    <w:szCs w:val="21"/>
                  </w:rPr>
                </w:rPrChange>
              </w:rPr>
              <w:pPrChange w:id="69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92" w:author="Codex" w:date="2026-10-05T16:32:41.313017+00:00">
                  <w:rPr>
                    <w:bCs w:val="0"/>
                    <w:sz w:val="21"/>
                    <w:szCs w:val="21"/>
                  </w:rPr>
                </w:rPrChange>
              </w:rPr>
              <w:t>756</w:t>
            </w:r>
          </w:p>
        </w:tc>
        <w:tc>
          <w:tcPr>
            <w:tcW w:w="0" w:type="auto"/>
            <w:tcBorders>
              <w:top w:val="nil"/>
              <w:left w:val="nil"/>
              <w:bottom w:val="nil"/>
              <w:right w:val="nil"/>
              <w:insideH w:val="nil"/>
              <w:insideV w:val="nil"/>
            </w:tcBorders>
            <w:tcMar>
              <w:left w:w="102" w:type="dxa"/>
              <w:right w:w="102" w:type="dxa"/>
            </w:tcMar>
            <w:tcPrChange w:id="6993" w:author="Codex" w:date="2026-10-05T16:32:41.313017+00:00">
              <w:tcPr>
                <w:tcW w:w="0" w:type="auto"/>
                <w:tcBorders>
                  <w:top w:val="nil"/>
                  <w:left w:val="nil"/>
                  <w:bottom w:val="nil"/>
                  <w:right w:val="nil"/>
                </w:tcBorders>
                <w:tcMar>
                  <w:left w:w="102" w:type="dxa"/>
                  <w:right w:w="102" w:type="dxa"/>
                </w:tcMar>
              </w:tcPr>
            </w:tcPrChange>
          </w:tcPr>
          <w:p w14:paraId="159F0E1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7" w:author="Codex" w:date="2026-10-05T16:32:41.313017+00:00">
                  <w:rPr>
                    <w:bCs w:val="0"/>
                    <w:sz w:val="21"/>
                    <w:szCs w:val="21"/>
                  </w:rPr>
                </w:rPrChange>
              </w:rPr>
              <w:pPrChange w:id="69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95" w:author="Codex" w:date="2026-10-05T16:32:41.313017+00:00">
                  <w:rPr>
                    <w:bCs w:val="0"/>
                    <w:sz w:val="21"/>
                    <w:szCs w:val="21"/>
                  </w:rPr>
                </w:rPrChange>
              </w:rPr>
              <w:t>0.9891</w:t>
            </w:r>
            <w:r>
              <w:rPr>
                <w:rFonts w:ascii="Times New Roman" w:hAnsi="Times New Roman" w:cs="Times New Roman" w:eastAsia="SimSun"/>
                <w:b w:val="0"/>
                <w:bCs w:val="0"/>
                <w:sz w:val="21"/>
                <w:szCs w:val="21"/>
                <w:rPrChange w:id="6996" w:author="Codex" w:date="2026-10-05T16:32:41.313017+00:00">
                  <w:rPr>
                    <w:bCs w:val="0"/>
                    <w:sz w:val="21"/>
                    <w:szCs w:val="21"/>
                  </w:rPr>
                </w:rPrChange>
              </w:rPr>
              <w:t>（</w:t>
            </w:r>
            <w:r>
              <w:rPr>
                <w:rFonts w:ascii="Times New Roman" w:hAnsi="Times New Roman" w:cs="Times New Roman" w:eastAsia="SimSun"/>
                <w:b w:val="0"/>
                <w:bCs w:val="0"/>
                <w:sz w:val="21"/>
                <w:szCs w:val="21"/>
                <w:rPrChange w:id="6997" w:author="Codex" w:date="2026-10-05T16:32:41.313017+00:00">
                  <w:rPr>
                    <w:bCs w:val="0"/>
                    <w:sz w:val="21"/>
                    <w:szCs w:val="21"/>
                  </w:rPr>
                </w:rPrChange>
              </w:rPr>
              <w:t>0.9638</w:t>
            </w:r>
            <w:r>
              <w:rPr>
                <w:rFonts w:ascii="Times New Roman" w:hAnsi="Times New Roman" w:cs="Times New Roman" w:eastAsia="SimSun"/>
                <w:b w:val="0"/>
                <w:bCs w:val="0"/>
                <w:sz w:val="21"/>
                <w:szCs w:val="21"/>
                <w:rPrChange w:id="6998" w:author="Codex" w:date="2026-10-05T16:32:41.313017+00:00">
                  <w:rPr>
                    <w:bCs w:val="0"/>
                    <w:sz w:val="21"/>
                    <w:szCs w:val="21"/>
                  </w:rPr>
                </w:rPrChange>
              </w:rPr>
              <w:t>，</w:t>
            </w:r>
            <w:r>
              <w:rPr>
                <w:rFonts w:ascii="Times New Roman" w:hAnsi="Times New Roman" w:cs="Times New Roman" w:eastAsia="SimSun"/>
                <w:b w:val="0"/>
                <w:bCs w:val="0"/>
                <w:sz w:val="21"/>
                <w:szCs w:val="21"/>
                <w:rPrChange w:id="6999" w:author="Codex" w:date="2026-10-05T16:32:41.313017+00:00">
                  <w:rPr>
                    <w:bCs w:val="0"/>
                    <w:sz w:val="21"/>
                    <w:szCs w:val="21"/>
                  </w:rPr>
                </w:rPrChange>
              </w:rPr>
              <w:t>1.0251</w:t>
            </w:r>
            <w:r>
              <w:rPr>
                <w:rFonts w:ascii="Times New Roman" w:hAnsi="Times New Roman" w:cs="Times New Roman" w:eastAsia="SimSun"/>
                <w:b w:val="0"/>
                <w:bCs w:val="0"/>
                <w:sz w:val="21"/>
                <w:szCs w:val="21"/>
                <w:rPrChange w:id="70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01" w:author="Codex" w:date="2026-10-05T16:32:41.313017+00:00">
              <w:tcPr>
                <w:tcW w:w="0" w:type="auto"/>
                <w:tcBorders>
                  <w:top w:val="nil"/>
                  <w:left w:val="nil"/>
                  <w:bottom w:val="nil"/>
                  <w:right w:val="nil"/>
                </w:tcBorders>
                <w:tcMar>
                  <w:left w:w="102" w:type="dxa"/>
                  <w:right w:w="102" w:type="dxa"/>
                </w:tcMar>
              </w:tcPr>
            </w:tcPrChange>
          </w:tcPr>
          <w:p w14:paraId="11EBA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8" w:author="Codex" w:date="2026-10-05T16:32:41.313017+00:00">
                  <w:rPr>
                    <w:bCs w:val="0"/>
                    <w:sz w:val="21"/>
                    <w:szCs w:val="21"/>
                  </w:rPr>
                </w:rPrChange>
              </w:rPr>
              <w:pPrChange w:id="70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03" w:author="Codex" w:date="2026-10-05T16:32:41.313017+00:00">
                  <w:rPr>
                    <w:bCs w:val="0"/>
                    <w:sz w:val="21"/>
                    <w:szCs w:val="21"/>
                  </w:rPr>
                </w:rPrChange>
              </w:rPr>
              <w:t>0.469</w:t>
            </w:r>
            <w:r>
              <w:rPr>
                <w:rFonts w:ascii="Times New Roman" w:hAnsi="Times New Roman" w:cs="Times New Roman" w:eastAsia="SimSun"/>
                <w:b w:val="0"/>
                <w:bCs w:val="0"/>
                <w:sz w:val="21"/>
                <w:szCs w:val="21"/>
                <w:rPrChange w:id="7004" w:author="Codex" w:date="2026-10-05T16:32:41.313017+00:00">
                  <w:rPr>
                    <w:bCs w:val="0"/>
                    <w:sz w:val="21"/>
                    <w:szCs w:val="21"/>
                  </w:rPr>
                </w:rPrChange>
              </w:rPr>
              <w:t>（</w:t>
            </w:r>
            <w:r>
              <w:rPr>
                <w:rFonts w:ascii="Times New Roman" w:hAnsi="Times New Roman" w:cs="Times New Roman" w:eastAsia="SimSun"/>
                <w:b w:val="0"/>
                <w:bCs w:val="0"/>
                <w:sz w:val="21"/>
                <w:szCs w:val="21"/>
                <w:rPrChange w:id="7005" w:author="Codex" w:date="2026-10-05T16:32:41.313017+00:00">
                  <w:rPr>
                    <w:bCs w:val="0"/>
                    <w:sz w:val="21"/>
                    <w:szCs w:val="21"/>
                  </w:rPr>
                </w:rPrChange>
              </w:rPr>
              <w:t>-0.004</w:t>
            </w:r>
            <w:r>
              <w:rPr>
                <w:rFonts w:ascii="Times New Roman" w:hAnsi="Times New Roman" w:cs="Times New Roman" w:eastAsia="SimSun"/>
                <w:b w:val="0"/>
                <w:bCs w:val="0"/>
                <w:sz w:val="21"/>
                <w:szCs w:val="21"/>
                <w:rPrChange w:id="7006" w:author="Codex" w:date="2026-10-05T16:32:41.313017+00:00">
                  <w:rPr>
                    <w:bCs w:val="0"/>
                    <w:sz w:val="21"/>
                    <w:szCs w:val="21"/>
                  </w:rPr>
                </w:rPrChange>
              </w:rPr>
              <w:t>，</w:t>
            </w:r>
            <w:r>
              <w:rPr>
                <w:rFonts w:ascii="Times New Roman" w:hAnsi="Times New Roman" w:cs="Times New Roman" w:eastAsia="SimSun"/>
                <w:b w:val="0"/>
                <w:bCs w:val="0"/>
                <w:sz w:val="21"/>
                <w:szCs w:val="21"/>
                <w:rPrChange w:id="7007" w:author="Codex" w:date="2026-10-05T16:32:41.313017+00:00">
                  <w:rPr>
                    <w:bCs w:val="0"/>
                    <w:sz w:val="21"/>
                    <w:szCs w:val="21"/>
                  </w:rPr>
                </w:rPrChange>
              </w:rPr>
              <w:t>1.009</w:t>
            </w:r>
            <w:r>
              <w:rPr>
                <w:rFonts w:ascii="Times New Roman" w:hAnsi="Times New Roman" w:cs="Times New Roman" w:eastAsia="SimSun"/>
                <w:b w:val="0"/>
                <w:bCs w:val="0"/>
                <w:sz w:val="21"/>
                <w:szCs w:val="21"/>
                <w:rPrChange w:id="700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09" w:author="Codex" w:date="2026-10-05T16:32:41.313017+00:00">
              <w:tcPr>
                <w:tcW w:w="0" w:type="auto"/>
                <w:tcBorders>
                  <w:top w:val="nil"/>
                  <w:left w:val="nil"/>
                  <w:bottom w:val="nil"/>
                  <w:right w:val="nil"/>
                </w:tcBorders>
                <w:tcMar>
                  <w:left w:w="102" w:type="dxa"/>
                  <w:right w:w="102" w:type="dxa"/>
                </w:tcMar>
              </w:tcPr>
            </w:tcPrChange>
          </w:tcPr>
          <w:p w14:paraId="17E0D3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9" w:author="Codex" w:date="2026-10-05T16:32:41.313017+00:00">
                  <w:rPr>
                    <w:bCs w:val="0"/>
                    <w:sz w:val="21"/>
                    <w:szCs w:val="21"/>
                  </w:rPr>
                </w:rPrChange>
              </w:rPr>
              <w:pPrChange w:id="70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11" w:author="Codex" w:date="2026-10-05T16:32:41.313017+00:00">
                  <w:rPr>
                    <w:bCs w:val="0"/>
                    <w:sz w:val="21"/>
                    <w:szCs w:val="21"/>
                  </w:rPr>
                </w:rPrChange>
              </w:rPr>
              <w:t>1000</w:t>
            </w:r>
          </w:p>
        </w:tc>
      </w:tr>
      <w:tr w:rsidR="007622EE" w14:paraId="57DB81E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12" w:author="Codex" w:date="2026-10-05T16:32:41.313017+00:00">
              <w:tcPr>
                <w:tcW w:w="0" w:type="auto"/>
                <w:tcBorders>
                  <w:top w:val="nil"/>
                  <w:left w:val="nil"/>
                  <w:bottom w:val="nil"/>
                  <w:right w:val="nil"/>
                </w:tcBorders>
                <w:tcMar>
                  <w:left w:w="102" w:type="dxa"/>
                  <w:right w:w="102" w:type="dxa"/>
                </w:tcMar>
              </w:tcPr>
            </w:tcPrChange>
          </w:tcPr>
          <w:p w14:paraId="4CDDA1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0" w:author="Codex" w:date="2026-10-05T16:32:41.313017+00:00">
                  <w:rPr>
                    <w:bCs w:val="0"/>
                    <w:sz w:val="21"/>
                    <w:szCs w:val="21"/>
                  </w:rPr>
                </w:rPrChange>
              </w:rPr>
              <w:pPrChange w:id="70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14"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015" w:author="Codex" w:date="2026-10-05T16:32:41.313017+00:00">
              <w:tcPr>
                <w:tcW w:w="0" w:type="auto"/>
                <w:tcBorders>
                  <w:top w:val="nil"/>
                  <w:left w:val="nil"/>
                  <w:bottom w:val="nil"/>
                  <w:right w:val="nil"/>
                </w:tcBorders>
                <w:tcMar>
                  <w:left w:w="102" w:type="dxa"/>
                  <w:right w:w="102" w:type="dxa"/>
                </w:tcMar>
              </w:tcPr>
            </w:tcPrChange>
          </w:tcPr>
          <w:p w14:paraId="6D9227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31" w:author="Codex" w:date="2026-10-05T16:32:41.313017+00:00">
                  <w:rPr>
                    <w:bCs w:val="0"/>
                    <w:sz w:val="21"/>
                    <w:szCs w:val="21"/>
                  </w:rPr>
                </w:rPrChange>
              </w:rPr>
              <w:pPrChange w:id="701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17" w:author="Codex" w:date="2026-10-05T16:32:41.313017+00:00">
                  <w:rPr>
                    <w:bCs w:val="0"/>
                    <w:sz w:val="21"/>
                    <w:szCs w:val="21"/>
                  </w:rPr>
                </w:rPrChange>
              </w:rPr>
              <w:t>未满</w:t>
            </w:r>
            <w:r>
              <w:rPr>
                <w:rFonts w:ascii="Times New Roman" w:hAnsi="Times New Roman" w:cs="Times New Roman" w:eastAsia="SimSun"/>
                <w:b w:val="0"/>
                <w:bCs w:val="0"/>
                <w:sz w:val="21"/>
                <w:szCs w:val="21"/>
                <w:rPrChange w:id="7018" w:author="Codex" w:date="2026-10-05T16:32:41.313017+00:00">
                  <w:rPr>
                    <w:bCs w:val="0"/>
                    <w:sz w:val="21"/>
                    <w:szCs w:val="21"/>
                  </w:rPr>
                </w:rPrChange>
              </w:rPr>
              <w:t>40</w:t>
            </w:r>
            <w:r>
              <w:rPr>
                <w:rFonts w:ascii="Times New Roman" w:hAnsi="Times New Roman" w:cs="Times New Roman" w:eastAsia="SimSun"/>
                <w:b w:val="0"/>
                <w:bCs w:val="0"/>
                <w:sz w:val="21"/>
                <w:szCs w:val="21"/>
                <w:rPrChange w:id="701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020" w:author="Codex" w:date="2026-10-05T16:32:41.313017+00:00">
              <w:tcPr>
                <w:tcW w:w="0" w:type="auto"/>
                <w:tcBorders>
                  <w:top w:val="nil"/>
                  <w:left w:val="nil"/>
                  <w:bottom w:val="nil"/>
                  <w:right w:val="nil"/>
                </w:tcBorders>
                <w:tcMar>
                  <w:left w:w="102" w:type="dxa"/>
                  <w:right w:w="102" w:type="dxa"/>
                </w:tcMar>
              </w:tcPr>
            </w:tcPrChange>
          </w:tcPr>
          <w:p w14:paraId="1B1364C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2" w:author="Codex" w:date="2026-10-05T16:32:41.313017+00:00">
                  <w:rPr>
                    <w:bCs w:val="0"/>
                    <w:sz w:val="21"/>
                    <w:szCs w:val="21"/>
                  </w:rPr>
                </w:rPrChange>
              </w:rPr>
              <w:pPrChange w:id="70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2" w:author="Codex" w:date="2026-10-05T16:32:41.313017+00:00">
                  <w:rPr>
                    <w:bCs w:val="0"/>
                    <w:sz w:val="21"/>
                    <w:szCs w:val="21"/>
                  </w:rPr>
                </w:rPrChange>
              </w:rPr>
              <w:t>5671</w:t>
            </w:r>
          </w:p>
        </w:tc>
        <w:tc>
          <w:tcPr>
            <w:tcW w:w="0" w:type="auto"/>
            <w:tcBorders>
              <w:top w:val="nil"/>
              <w:left w:val="nil"/>
              <w:bottom w:val="nil"/>
              <w:right w:val="nil"/>
              <w:insideH w:val="nil"/>
              <w:insideV w:val="nil"/>
            </w:tcBorders>
            <w:tcMar>
              <w:left w:w="102" w:type="dxa"/>
              <w:right w:w="102" w:type="dxa"/>
            </w:tcMar>
            <w:tcPrChange w:id="7023" w:author="Codex" w:date="2026-10-05T16:32:41.313017+00:00">
              <w:tcPr>
                <w:tcW w:w="0" w:type="auto"/>
                <w:tcBorders>
                  <w:top w:val="nil"/>
                  <w:left w:val="nil"/>
                  <w:bottom w:val="nil"/>
                  <w:right w:val="nil"/>
                </w:tcBorders>
                <w:tcMar>
                  <w:left w:w="102" w:type="dxa"/>
                  <w:right w:w="102" w:type="dxa"/>
                </w:tcMar>
              </w:tcPr>
            </w:tcPrChange>
          </w:tcPr>
          <w:p w14:paraId="520DF5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3" w:author="Codex" w:date="2026-10-05T16:32:41.313017+00:00">
                  <w:rPr>
                    <w:bCs w:val="0"/>
                    <w:sz w:val="21"/>
                    <w:szCs w:val="21"/>
                  </w:rPr>
                </w:rPrChange>
              </w:rPr>
              <w:pPrChange w:id="70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5" w:author="Codex" w:date="2026-10-05T16:32:41.313017+00:00">
                  <w:rPr>
                    <w:bCs w:val="0"/>
                    <w:sz w:val="21"/>
                    <w:szCs w:val="21"/>
                  </w:rPr>
                </w:rPrChange>
              </w:rPr>
              <w:t>1684</w:t>
            </w:r>
          </w:p>
        </w:tc>
        <w:tc>
          <w:tcPr>
            <w:tcW w:w="0" w:type="auto"/>
            <w:tcBorders>
              <w:top w:val="nil"/>
              <w:left w:val="nil"/>
              <w:bottom w:val="nil"/>
              <w:right w:val="nil"/>
              <w:insideH w:val="nil"/>
              <w:insideV w:val="nil"/>
            </w:tcBorders>
            <w:tcMar>
              <w:left w:w="102" w:type="dxa"/>
              <w:right w:w="102" w:type="dxa"/>
            </w:tcMar>
            <w:tcPrChange w:id="7026" w:author="Codex" w:date="2026-10-05T16:32:41.313017+00:00">
              <w:tcPr>
                <w:tcW w:w="0" w:type="auto"/>
                <w:tcBorders>
                  <w:top w:val="nil"/>
                  <w:left w:val="nil"/>
                  <w:bottom w:val="nil"/>
                  <w:right w:val="nil"/>
                </w:tcBorders>
                <w:tcMar>
                  <w:left w:w="102" w:type="dxa"/>
                  <w:right w:w="102" w:type="dxa"/>
                </w:tcMar>
              </w:tcPr>
            </w:tcPrChange>
          </w:tcPr>
          <w:p w14:paraId="7C8FB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4" w:author="Codex" w:date="2026-10-05T16:32:41.313017+00:00">
                  <w:rPr>
                    <w:bCs w:val="0"/>
                    <w:sz w:val="21"/>
                    <w:szCs w:val="21"/>
                  </w:rPr>
                </w:rPrChange>
              </w:rPr>
              <w:pPrChange w:id="70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8" w:author="Codex" w:date="2026-10-05T16:32:41.313017+00:00">
                  <w:rPr>
                    <w:bCs w:val="0"/>
                    <w:sz w:val="21"/>
                    <w:szCs w:val="21"/>
                  </w:rPr>
                </w:rPrChange>
              </w:rPr>
              <w:t>1.0012</w:t>
            </w:r>
            <w:r>
              <w:rPr>
                <w:rFonts w:ascii="Times New Roman" w:hAnsi="Times New Roman" w:cs="Times New Roman" w:eastAsia="SimSun"/>
                <w:b w:val="0"/>
                <w:bCs w:val="0"/>
                <w:sz w:val="21"/>
                <w:szCs w:val="21"/>
                <w:rPrChange w:id="7029" w:author="Codex" w:date="2026-10-05T16:32:41.313017+00:00">
                  <w:rPr>
                    <w:bCs w:val="0"/>
                    <w:sz w:val="21"/>
                    <w:szCs w:val="21"/>
                  </w:rPr>
                </w:rPrChange>
              </w:rPr>
              <w:t>（</w:t>
            </w:r>
            <w:r>
              <w:rPr>
                <w:rFonts w:ascii="Times New Roman" w:hAnsi="Times New Roman" w:cs="Times New Roman" w:eastAsia="SimSun"/>
                <w:b w:val="0"/>
                <w:bCs w:val="0"/>
                <w:sz w:val="21"/>
                <w:szCs w:val="21"/>
                <w:rPrChange w:id="7030" w:author="Codex" w:date="2026-10-05T16:32:41.313017+00:00">
                  <w:rPr>
                    <w:bCs w:val="0"/>
                    <w:sz w:val="21"/>
                    <w:szCs w:val="21"/>
                  </w:rPr>
                </w:rPrChange>
              </w:rPr>
              <w:t>0.9937</w:t>
            </w:r>
            <w:r>
              <w:rPr>
                <w:rFonts w:ascii="Times New Roman" w:hAnsi="Times New Roman" w:cs="Times New Roman" w:eastAsia="SimSun"/>
                <w:b w:val="0"/>
                <w:bCs w:val="0"/>
                <w:sz w:val="21"/>
                <w:szCs w:val="21"/>
                <w:rPrChange w:id="7031" w:author="Codex" w:date="2026-10-05T16:32:41.313017+00:00">
                  <w:rPr>
                    <w:bCs w:val="0"/>
                    <w:sz w:val="21"/>
                    <w:szCs w:val="21"/>
                  </w:rPr>
                </w:rPrChange>
              </w:rPr>
              <w:t>，</w:t>
            </w:r>
            <w:r>
              <w:rPr>
                <w:rFonts w:ascii="Times New Roman" w:hAnsi="Times New Roman" w:cs="Times New Roman" w:eastAsia="SimSun"/>
                <w:b w:val="0"/>
                <w:bCs w:val="0"/>
                <w:sz w:val="21"/>
                <w:szCs w:val="21"/>
                <w:rPrChange w:id="7032" w:author="Codex" w:date="2026-10-05T16:32:41.313017+00:00">
                  <w:rPr>
                    <w:bCs w:val="0"/>
                    <w:sz w:val="21"/>
                    <w:szCs w:val="21"/>
                  </w:rPr>
                </w:rPrChange>
              </w:rPr>
              <w:t>1.0070</w:t>
            </w:r>
            <w:r>
              <w:rPr>
                <w:rFonts w:ascii="Times New Roman" w:hAnsi="Times New Roman" w:cs="Times New Roman" w:eastAsia="SimSun"/>
                <w:b w:val="0"/>
                <w:bCs w:val="0"/>
                <w:sz w:val="21"/>
                <w:szCs w:val="21"/>
                <w:rPrChange w:id="70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34" w:author="Codex" w:date="2026-10-05T16:32:41.313017+00:00">
              <w:tcPr>
                <w:tcW w:w="0" w:type="auto"/>
                <w:tcBorders>
                  <w:top w:val="nil"/>
                  <w:left w:val="nil"/>
                  <w:bottom w:val="nil"/>
                  <w:right w:val="nil"/>
                </w:tcBorders>
                <w:tcMar>
                  <w:left w:w="102" w:type="dxa"/>
                  <w:right w:w="102" w:type="dxa"/>
                </w:tcMar>
              </w:tcPr>
            </w:tcPrChange>
          </w:tcPr>
          <w:p w14:paraId="313B05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5" w:author="Codex" w:date="2026-10-05T16:32:41.313017+00:00">
                  <w:rPr>
                    <w:bCs w:val="0"/>
                    <w:sz w:val="21"/>
                    <w:szCs w:val="21"/>
                  </w:rPr>
                </w:rPrChange>
              </w:rPr>
              <w:pPrChange w:id="70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36" w:author="Codex" w:date="2026-10-05T16:32:41.313017+00:00">
                  <w:rPr>
                    <w:bCs w:val="0"/>
                    <w:sz w:val="21"/>
                    <w:szCs w:val="21"/>
                  </w:rPr>
                </w:rPrChange>
              </w:rPr>
              <w:t>-0.429</w:t>
            </w:r>
            <w:r>
              <w:rPr>
                <w:rFonts w:ascii="Times New Roman" w:hAnsi="Times New Roman" w:cs="Times New Roman" w:eastAsia="SimSun"/>
                <w:b w:val="0"/>
                <w:bCs w:val="0"/>
                <w:sz w:val="21"/>
                <w:szCs w:val="21"/>
                <w:rPrChange w:id="7037" w:author="Codex" w:date="2026-10-05T16:32:41.313017+00:00">
                  <w:rPr>
                    <w:bCs w:val="0"/>
                    <w:sz w:val="21"/>
                    <w:szCs w:val="21"/>
                  </w:rPr>
                </w:rPrChange>
              </w:rPr>
              <w:t>（</w:t>
            </w:r>
            <w:r>
              <w:rPr>
                <w:rFonts w:ascii="Times New Roman" w:hAnsi="Times New Roman" w:cs="Times New Roman" w:eastAsia="SimSun"/>
                <w:b w:val="0"/>
                <w:bCs w:val="0"/>
                <w:sz w:val="21"/>
                <w:szCs w:val="21"/>
                <w:rPrChange w:id="7038" w:author="Codex" w:date="2026-10-05T16:32:41.313017+00:00">
                  <w:rPr>
                    <w:bCs w:val="0"/>
                    <w:sz w:val="21"/>
                    <w:szCs w:val="21"/>
                  </w:rPr>
                </w:rPrChange>
              </w:rPr>
              <w:t>-0.741</w:t>
            </w:r>
            <w:r>
              <w:rPr>
                <w:rFonts w:ascii="Times New Roman" w:hAnsi="Times New Roman" w:cs="Times New Roman" w:eastAsia="SimSun"/>
                <w:b w:val="0"/>
                <w:bCs w:val="0"/>
                <w:sz w:val="21"/>
                <w:szCs w:val="21"/>
                <w:rPrChange w:id="7039" w:author="Codex" w:date="2026-10-05T16:32:41.313017+00:00">
                  <w:rPr>
                    <w:bCs w:val="0"/>
                    <w:sz w:val="21"/>
                    <w:szCs w:val="21"/>
                  </w:rPr>
                </w:rPrChange>
              </w:rPr>
              <w:t>，</w:t>
            </w:r>
            <w:r>
              <w:rPr>
                <w:rFonts w:ascii="Times New Roman" w:hAnsi="Times New Roman" w:cs="Times New Roman" w:eastAsia="SimSun"/>
                <w:b w:val="0"/>
                <w:bCs w:val="0"/>
                <w:sz w:val="21"/>
                <w:szCs w:val="21"/>
                <w:rPrChange w:id="7040" w:author="Codex" w:date="2026-10-05T16:32:41.313017+00:00">
                  <w:rPr>
                    <w:bCs w:val="0"/>
                    <w:sz w:val="21"/>
                    <w:szCs w:val="21"/>
                  </w:rPr>
                </w:rPrChange>
              </w:rPr>
              <w:t>-0.044</w:t>
            </w:r>
            <w:r>
              <w:rPr>
                <w:rFonts w:ascii="Times New Roman" w:hAnsi="Times New Roman" w:cs="Times New Roman" w:eastAsia="SimSun"/>
                <w:b w:val="0"/>
                <w:bCs w:val="0"/>
                <w:sz w:val="21"/>
                <w:szCs w:val="21"/>
                <w:rPrChange w:id="70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42" w:author="Codex" w:date="2026-10-05T16:32:41.313017+00:00">
              <w:tcPr>
                <w:tcW w:w="0" w:type="auto"/>
                <w:tcBorders>
                  <w:top w:val="nil"/>
                  <w:left w:val="nil"/>
                  <w:bottom w:val="nil"/>
                  <w:right w:val="nil"/>
                </w:tcBorders>
                <w:tcMar>
                  <w:left w:w="102" w:type="dxa"/>
                  <w:right w:w="102" w:type="dxa"/>
                </w:tcMar>
              </w:tcPr>
            </w:tcPrChange>
          </w:tcPr>
          <w:p w14:paraId="403F4F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6" w:author="Codex" w:date="2026-10-05T16:32:41.313017+00:00">
                  <w:rPr>
                    <w:bCs w:val="0"/>
                    <w:sz w:val="21"/>
                    <w:szCs w:val="21"/>
                  </w:rPr>
                </w:rPrChange>
              </w:rPr>
              <w:pPrChange w:id="70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44" w:author="Codex" w:date="2026-10-05T16:32:41.313017+00:00">
                  <w:rPr>
                    <w:bCs w:val="0"/>
                    <w:sz w:val="21"/>
                    <w:szCs w:val="21"/>
                  </w:rPr>
                </w:rPrChange>
              </w:rPr>
              <w:t>1000</w:t>
            </w:r>
          </w:p>
        </w:tc>
      </w:tr>
      <w:tr w:rsidR="007622EE" w14:paraId="7684DCEF"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45" w:author="Codex" w:date="2026-10-05T16:32:41.313017+00:00">
              <w:tcPr>
                <w:tcW w:w="0" w:type="auto"/>
                <w:tcBorders>
                  <w:top w:val="nil"/>
                  <w:left w:val="nil"/>
                  <w:bottom w:val="nil"/>
                  <w:right w:val="nil"/>
                </w:tcBorders>
                <w:tcMar>
                  <w:left w:w="102" w:type="dxa"/>
                  <w:right w:w="102" w:type="dxa"/>
                </w:tcMar>
              </w:tcPr>
            </w:tcPrChange>
          </w:tcPr>
          <w:p w14:paraId="1B1459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7" w:author="Codex" w:date="2026-10-05T16:32:41.313017+00:00">
                  <w:rPr>
                    <w:bCs w:val="0"/>
                    <w:sz w:val="21"/>
                    <w:szCs w:val="21"/>
                  </w:rPr>
                </w:rPrChange>
              </w:rPr>
              <w:pPrChange w:id="70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47"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048" w:author="Codex" w:date="2026-10-05T16:32:41.313017+00:00">
              <w:tcPr>
                <w:tcW w:w="0" w:type="auto"/>
                <w:tcBorders>
                  <w:top w:val="nil"/>
                  <w:left w:val="nil"/>
                  <w:bottom w:val="nil"/>
                  <w:right w:val="nil"/>
                </w:tcBorders>
                <w:tcMar>
                  <w:left w:w="102" w:type="dxa"/>
                  <w:right w:w="102" w:type="dxa"/>
                </w:tcMar>
              </w:tcPr>
            </w:tcPrChange>
          </w:tcPr>
          <w:p w14:paraId="76C065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38" w:author="Codex" w:date="2026-10-05T16:32:41.313017+00:00">
                  <w:rPr>
                    <w:bCs w:val="0"/>
                    <w:sz w:val="21"/>
                    <w:szCs w:val="21"/>
                  </w:rPr>
                </w:rPrChange>
              </w:rPr>
              <w:pPrChange w:id="704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50" w:author="Codex" w:date="2026-10-05T16:32:41.313017+00:00">
                  <w:rPr>
                    <w:bCs w:val="0"/>
                    <w:sz w:val="21"/>
                    <w:szCs w:val="21"/>
                  </w:rPr>
                </w:rPrChange>
              </w:rPr>
              <w:t>40</w:t>
            </w:r>
            <w:r>
              <w:rPr>
                <w:rFonts w:ascii="Times New Roman" w:hAnsi="Times New Roman" w:cs="Times New Roman" w:eastAsia="SimSun"/>
                <w:b w:val="0"/>
                <w:bCs w:val="0"/>
                <w:sz w:val="21"/>
                <w:szCs w:val="21"/>
                <w:rPrChange w:id="705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052" w:author="Codex" w:date="2026-10-05T16:32:41.313017+00:00">
              <w:tcPr>
                <w:tcW w:w="0" w:type="auto"/>
                <w:tcBorders>
                  <w:top w:val="nil"/>
                  <w:left w:val="nil"/>
                  <w:bottom w:val="nil"/>
                  <w:right w:val="nil"/>
                </w:tcBorders>
                <w:tcMar>
                  <w:left w:w="102" w:type="dxa"/>
                  <w:right w:w="102" w:type="dxa"/>
                </w:tcMar>
              </w:tcPr>
            </w:tcPrChange>
          </w:tcPr>
          <w:p w14:paraId="4E0F9A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9" w:author="Codex" w:date="2026-10-05T16:32:41.313017+00:00">
                  <w:rPr>
                    <w:bCs w:val="0"/>
                    <w:sz w:val="21"/>
                    <w:szCs w:val="21"/>
                  </w:rPr>
                </w:rPrChange>
              </w:rPr>
              <w:pPrChange w:id="70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54" w:author="Codex" w:date="2026-10-05T16:32:41.313017+00:00">
                  <w:rPr>
                    <w:bCs w:val="0"/>
                    <w:sz w:val="21"/>
                    <w:szCs w:val="21"/>
                  </w:rPr>
                </w:rPrChange>
              </w:rPr>
              <w:t>4208</w:t>
            </w:r>
          </w:p>
        </w:tc>
        <w:tc>
          <w:tcPr>
            <w:tcW w:w="0" w:type="auto"/>
            <w:tcBorders>
              <w:top w:val="nil"/>
              <w:left w:val="nil"/>
              <w:bottom w:val="nil"/>
              <w:right w:val="nil"/>
              <w:insideH w:val="nil"/>
              <w:insideV w:val="nil"/>
            </w:tcBorders>
            <w:tcMar>
              <w:left w:w="102" w:type="dxa"/>
              <w:right w:w="102" w:type="dxa"/>
            </w:tcMar>
            <w:tcPrChange w:id="7055" w:author="Codex" w:date="2026-10-05T16:32:41.313017+00:00">
              <w:tcPr>
                <w:tcW w:w="0" w:type="auto"/>
                <w:tcBorders>
                  <w:top w:val="nil"/>
                  <w:left w:val="nil"/>
                  <w:bottom w:val="nil"/>
                  <w:right w:val="nil"/>
                </w:tcBorders>
                <w:tcMar>
                  <w:left w:w="102" w:type="dxa"/>
                  <w:right w:w="102" w:type="dxa"/>
                </w:tcMar>
              </w:tcPr>
            </w:tcPrChange>
          </w:tcPr>
          <w:p w14:paraId="47A655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0" w:author="Codex" w:date="2026-10-05T16:32:41.313017+00:00">
                  <w:rPr>
                    <w:bCs w:val="0"/>
                    <w:sz w:val="21"/>
                    <w:szCs w:val="21"/>
                  </w:rPr>
                </w:rPrChange>
              </w:rPr>
              <w:pPrChange w:id="70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57" w:author="Codex" w:date="2026-10-05T16:32:41.313017+00:00">
                  <w:rPr>
                    <w:bCs w:val="0"/>
                    <w:sz w:val="21"/>
                    <w:szCs w:val="21"/>
                  </w:rPr>
                </w:rPrChange>
              </w:rPr>
              <w:t>1623</w:t>
            </w:r>
          </w:p>
        </w:tc>
        <w:tc>
          <w:tcPr>
            <w:tcW w:w="0" w:type="auto"/>
            <w:tcBorders>
              <w:top w:val="nil"/>
              <w:left w:val="nil"/>
              <w:bottom w:val="nil"/>
              <w:right w:val="nil"/>
              <w:insideH w:val="nil"/>
              <w:insideV w:val="nil"/>
            </w:tcBorders>
            <w:tcMar>
              <w:left w:w="102" w:type="dxa"/>
              <w:right w:w="102" w:type="dxa"/>
            </w:tcMar>
            <w:tcPrChange w:id="7058" w:author="Codex" w:date="2026-10-05T16:32:41.313017+00:00">
              <w:tcPr>
                <w:tcW w:w="0" w:type="auto"/>
                <w:tcBorders>
                  <w:top w:val="nil"/>
                  <w:left w:val="nil"/>
                  <w:bottom w:val="nil"/>
                  <w:right w:val="nil"/>
                </w:tcBorders>
                <w:tcMar>
                  <w:left w:w="102" w:type="dxa"/>
                  <w:right w:w="102" w:type="dxa"/>
                </w:tcMar>
              </w:tcPr>
            </w:tcPrChange>
          </w:tcPr>
          <w:p w14:paraId="532AC9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1" w:author="Codex" w:date="2026-10-05T16:32:41.313017+00:00">
                  <w:rPr>
                    <w:bCs w:val="0"/>
                    <w:sz w:val="21"/>
                    <w:szCs w:val="21"/>
                  </w:rPr>
                </w:rPrChange>
              </w:rPr>
              <w:pPrChange w:id="70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60" w:author="Codex" w:date="2026-10-05T16:32:41.313017+00:00">
                  <w:rPr>
                    <w:bCs w:val="0"/>
                    <w:sz w:val="21"/>
                    <w:szCs w:val="21"/>
                  </w:rPr>
                </w:rPrChange>
              </w:rPr>
              <w:t>1.0025</w:t>
            </w:r>
            <w:r>
              <w:rPr>
                <w:rFonts w:ascii="Times New Roman" w:hAnsi="Times New Roman" w:cs="Times New Roman" w:eastAsia="SimSun"/>
                <w:b w:val="0"/>
                <w:bCs w:val="0"/>
                <w:sz w:val="21"/>
                <w:szCs w:val="21"/>
                <w:rPrChange w:id="7061" w:author="Codex" w:date="2026-10-05T16:32:41.313017+00:00">
                  <w:rPr>
                    <w:bCs w:val="0"/>
                    <w:sz w:val="21"/>
                    <w:szCs w:val="21"/>
                  </w:rPr>
                </w:rPrChange>
              </w:rPr>
              <w:t>（</w:t>
            </w:r>
            <w:r>
              <w:rPr>
                <w:rFonts w:ascii="Times New Roman" w:hAnsi="Times New Roman" w:cs="Times New Roman" w:eastAsia="SimSun"/>
                <w:b w:val="0"/>
                <w:bCs w:val="0"/>
                <w:sz w:val="21"/>
                <w:szCs w:val="21"/>
                <w:rPrChange w:id="7062" w:author="Codex" w:date="2026-10-05T16:32:41.313017+00:00">
                  <w:rPr>
                    <w:bCs w:val="0"/>
                    <w:sz w:val="21"/>
                    <w:szCs w:val="21"/>
                  </w:rPr>
                </w:rPrChange>
              </w:rPr>
              <w:t>0.9928</w:t>
            </w:r>
            <w:r>
              <w:rPr>
                <w:rFonts w:ascii="Times New Roman" w:hAnsi="Times New Roman" w:cs="Times New Roman" w:eastAsia="SimSun"/>
                <w:b w:val="0"/>
                <w:bCs w:val="0"/>
                <w:sz w:val="21"/>
                <w:szCs w:val="21"/>
                <w:rPrChange w:id="7063" w:author="Codex" w:date="2026-10-05T16:32:41.313017+00:00">
                  <w:rPr>
                    <w:bCs w:val="0"/>
                    <w:sz w:val="21"/>
                    <w:szCs w:val="21"/>
                  </w:rPr>
                </w:rPrChange>
              </w:rPr>
              <w:t>，</w:t>
            </w:r>
            <w:r>
              <w:rPr>
                <w:rFonts w:ascii="Times New Roman" w:hAnsi="Times New Roman" w:cs="Times New Roman" w:eastAsia="SimSun"/>
                <w:b w:val="0"/>
                <w:bCs w:val="0"/>
                <w:sz w:val="21"/>
                <w:szCs w:val="21"/>
                <w:rPrChange w:id="7064" w:author="Codex" w:date="2026-10-05T16:32:41.313017+00:00">
                  <w:rPr>
                    <w:bCs w:val="0"/>
                    <w:sz w:val="21"/>
                    <w:szCs w:val="21"/>
                  </w:rPr>
                </w:rPrChange>
              </w:rPr>
              <w:t>1.0123</w:t>
            </w:r>
            <w:r>
              <w:rPr>
                <w:rFonts w:ascii="Times New Roman" w:hAnsi="Times New Roman" w:cs="Times New Roman" w:eastAsia="SimSun"/>
                <w:b w:val="0"/>
                <w:bCs w:val="0"/>
                <w:sz w:val="21"/>
                <w:szCs w:val="21"/>
                <w:rPrChange w:id="706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66" w:author="Codex" w:date="2026-10-05T16:32:41.313017+00:00">
              <w:tcPr>
                <w:tcW w:w="0" w:type="auto"/>
                <w:tcBorders>
                  <w:top w:val="nil"/>
                  <w:left w:val="nil"/>
                  <w:bottom w:val="nil"/>
                  <w:right w:val="nil"/>
                </w:tcBorders>
                <w:tcMar>
                  <w:left w:w="102" w:type="dxa"/>
                  <w:right w:w="102" w:type="dxa"/>
                </w:tcMar>
              </w:tcPr>
            </w:tcPrChange>
          </w:tcPr>
          <w:p w14:paraId="2B8C56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2" w:author="Codex" w:date="2026-10-05T16:32:41.313017+00:00">
                  <w:rPr>
                    <w:bCs w:val="0"/>
                    <w:sz w:val="21"/>
                    <w:szCs w:val="21"/>
                  </w:rPr>
                </w:rPrChange>
              </w:rPr>
              <w:pPrChange w:id="70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68" w:author="Codex" w:date="2026-10-05T16:32:41.313017+00:00">
                  <w:rPr>
                    <w:bCs w:val="0"/>
                    <w:sz w:val="21"/>
                    <w:szCs w:val="21"/>
                  </w:rPr>
                </w:rPrChange>
              </w:rPr>
              <w:t>-0.380</w:t>
            </w:r>
            <w:r>
              <w:rPr>
                <w:rFonts w:ascii="Times New Roman" w:hAnsi="Times New Roman" w:cs="Times New Roman" w:eastAsia="SimSun"/>
                <w:b w:val="0"/>
                <w:bCs w:val="0"/>
                <w:sz w:val="21"/>
                <w:szCs w:val="21"/>
                <w:rPrChange w:id="7069" w:author="Codex" w:date="2026-10-05T16:32:41.313017+00:00">
                  <w:rPr>
                    <w:bCs w:val="0"/>
                    <w:sz w:val="21"/>
                    <w:szCs w:val="21"/>
                  </w:rPr>
                </w:rPrChange>
              </w:rPr>
              <w:t>（</w:t>
            </w:r>
            <w:r>
              <w:rPr>
                <w:rFonts w:ascii="Times New Roman" w:hAnsi="Times New Roman" w:cs="Times New Roman" w:eastAsia="SimSun"/>
                <w:b w:val="0"/>
                <w:bCs w:val="0"/>
                <w:sz w:val="21"/>
                <w:szCs w:val="21"/>
                <w:rPrChange w:id="7070" w:author="Codex" w:date="2026-10-05T16:32:41.313017+00:00">
                  <w:rPr>
                    <w:bCs w:val="0"/>
                    <w:sz w:val="21"/>
                    <w:szCs w:val="21"/>
                  </w:rPr>
                </w:rPrChange>
              </w:rPr>
              <w:t>-0.714</w:t>
            </w:r>
            <w:r>
              <w:rPr>
                <w:rFonts w:ascii="Times New Roman" w:hAnsi="Times New Roman" w:cs="Times New Roman" w:eastAsia="SimSun"/>
                <w:b w:val="0"/>
                <w:bCs w:val="0"/>
                <w:sz w:val="21"/>
                <w:szCs w:val="21"/>
                <w:rPrChange w:id="7071" w:author="Codex" w:date="2026-10-05T16:32:41.313017+00:00">
                  <w:rPr>
                    <w:bCs w:val="0"/>
                    <w:sz w:val="21"/>
                    <w:szCs w:val="21"/>
                  </w:rPr>
                </w:rPrChange>
              </w:rPr>
              <w:t>，</w:t>
            </w:r>
            <w:r>
              <w:rPr>
                <w:rFonts w:ascii="Times New Roman" w:hAnsi="Times New Roman" w:cs="Times New Roman" w:eastAsia="SimSun"/>
                <w:b w:val="0"/>
                <w:bCs w:val="0"/>
                <w:sz w:val="21"/>
                <w:szCs w:val="21"/>
                <w:rPrChange w:id="7072" w:author="Codex" w:date="2026-10-05T16:32:41.313017+00:00">
                  <w:rPr>
                    <w:bCs w:val="0"/>
                    <w:sz w:val="21"/>
                    <w:szCs w:val="21"/>
                  </w:rPr>
                </w:rPrChange>
              </w:rPr>
              <w:t>0.040</w:t>
            </w:r>
            <w:r>
              <w:rPr>
                <w:rFonts w:ascii="Times New Roman" w:hAnsi="Times New Roman" w:cs="Times New Roman" w:eastAsia="SimSun"/>
                <w:b w:val="0"/>
                <w:bCs w:val="0"/>
                <w:sz w:val="21"/>
                <w:szCs w:val="21"/>
                <w:rPrChange w:id="707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74" w:author="Codex" w:date="2026-10-05T16:32:41.313017+00:00">
              <w:tcPr>
                <w:tcW w:w="0" w:type="auto"/>
                <w:tcBorders>
                  <w:top w:val="nil"/>
                  <w:left w:val="nil"/>
                  <w:bottom w:val="nil"/>
                  <w:right w:val="nil"/>
                </w:tcBorders>
                <w:tcMar>
                  <w:left w:w="102" w:type="dxa"/>
                  <w:right w:w="102" w:type="dxa"/>
                </w:tcMar>
              </w:tcPr>
            </w:tcPrChange>
          </w:tcPr>
          <w:p w14:paraId="41E7D93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3" w:author="Codex" w:date="2026-10-05T16:32:41.313017+00:00">
                  <w:rPr>
                    <w:bCs w:val="0"/>
                    <w:sz w:val="21"/>
                    <w:szCs w:val="21"/>
                  </w:rPr>
                </w:rPrChange>
              </w:rPr>
              <w:pPrChange w:id="70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76" w:author="Codex" w:date="2026-10-05T16:32:41.313017+00:00">
                  <w:rPr>
                    <w:bCs w:val="0"/>
                    <w:sz w:val="21"/>
                    <w:szCs w:val="21"/>
                  </w:rPr>
                </w:rPrChange>
              </w:rPr>
              <w:t>1000</w:t>
            </w:r>
          </w:p>
        </w:tc>
      </w:tr>
      <w:tr w:rsidR="007622EE" w14:paraId="3588975B"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77" w:author="Codex" w:date="2026-10-05T16:32:41.313017+00:00">
              <w:tcPr>
                <w:tcW w:w="0" w:type="auto"/>
                <w:tcBorders>
                  <w:top w:val="nil"/>
                  <w:left w:val="nil"/>
                  <w:bottom w:val="nil"/>
                  <w:right w:val="nil"/>
                </w:tcBorders>
                <w:tcMar>
                  <w:left w:w="102" w:type="dxa"/>
                  <w:right w:w="102" w:type="dxa"/>
                </w:tcMar>
              </w:tcPr>
            </w:tcPrChange>
          </w:tcPr>
          <w:p w14:paraId="621CA1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4" w:author="Codex" w:date="2026-10-05T16:32:41.313017+00:00">
                  <w:rPr>
                    <w:bCs w:val="0"/>
                    <w:sz w:val="21"/>
                    <w:szCs w:val="21"/>
                  </w:rPr>
                </w:rPrChange>
              </w:rPr>
              <w:pPrChange w:id="70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79"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080" w:author="Codex" w:date="2026-10-05T16:32:41.313017+00:00">
              <w:tcPr>
                <w:tcW w:w="0" w:type="auto"/>
                <w:tcBorders>
                  <w:top w:val="nil"/>
                  <w:left w:val="nil"/>
                  <w:bottom w:val="nil"/>
                  <w:right w:val="nil"/>
                </w:tcBorders>
                <w:tcMar>
                  <w:left w:w="102" w:type="dxa"/>
                  <w:right w:w="102" w:type="dxa"/>
                </w:tcMar>
              </w:tcPr>
            </w:tcPrChange>
          </w:tcPr>
          <w:p w14:paraId="7F67D6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45" w:author="Codex" w:date="2026-10-05T16:32:41.313017+00:00">
                  <w:rPr>
                    <w:bCs w:val="0"/>
                    <w:sz w:val="21"/>
                    <w:szCs w:val="21"/>
                  </w:rPr>
                </w:rPrChange>
              </w:rPr>
              <w:pPrChange w:id="708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82" w:author="Codex" w:date="2026-10-05T16:32:41.313017+00:00">
                  <w:rPr>
                    <w:bCs w:val="0"/>
                    <w:sz w:val="21"/>
                    <w:szCs w:val="21"/>
                  </w:rPr>
                </w:rPrChange>
              </w:rPr>
              <w:t>未满</w:t>
            </w:r>
            <w:r>
              <w:rPr>
                <w:rFonts w:ascii="Times New Roman" w:hAnsi="Times New Roman" w:cs="Times New Roman" w:eastAsia="SimSun"/>
                <w:b w:val="0"/>
                <w:bCs w:val="0"/>
                <w:sz w:val="21"/>
                <w:szCs w:val="21"/>
                <w:rPrChange w:id="7083" w:author="Codex" w:date="2026-10-05T16:32:41.313017+00:00">
                  <w:rPr>
                    <w:bCs w:val="0"/>
                    <w:sz w:val="21"/>
                    <w:szCs w:val="21"/>
                  </w:rPr>
                </w:rPrChange>
              </w:rPr>
              <w:t>40</w:t>
            </w:r>
            <w:r>
              <w:rPr>
                <w:rFonts w:ascii="Times New Roman" w:hAnsi="Times New Roman" w:cs="Times New Roman" w:eastAsia="SimSun"/>
                <w:b w:val="0"/>
                <w:bCs w:val="0"/>
                <w:sz w:val="21"/>
                <w:szCs w:val="21"/>
                <w:rPrChange w:id="7084"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085" w:author="Codex" w:date="2026-10-05T16:32:41.313017+00:00">
              <w:tcPr>
                <w:tcW w:w="0" w:type="auto"/>
                <w:tcBorders>
                  <w:top w:val="nil"/>
                  <w:left w:val="nil"/>
                  <w:bottom w:val="nil"/>
                  <w:right w:val="nil"/>
                </w:tcBorders>
                <w:tcMar>
                  <w:left w:w="102" w:type="dxa"/>
                  <w:right w:w="102" w:type="dxa"/>
                </w:tcMar>
              </w:tcPr>
            </w:tcPrChange>
          </w:tcPr>
          <w:p w14:paraId="4DAD80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6" w:author="Codex" w:date="2026-10-05T16:32:41.313017+00:00">
                  <w:rPr>
                    <w:bCs w:val="0"/>
                    <w:sz w:val="21"/>
                    <w:szCs w:val="21"/>
                  </w:rPr>
                </w:rPrChange>
              </w:rPr>
              <w:pPrChange w:id="70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87" w:author="Codex" w:date="2026-10-05T16:32:41.313017+00:00">
                  <w:rPr>
                    <w:bCs w:val="0"/>
                    <w:sz w:val="21"/>
                    <w:szCs w:val="21"/>
                  </w:rPr>
                </w:rPrChange>
              </w:rPr>
              <w:t>5654</w:t>
            </w:r>
          </w:p>
        </w:tc>
        <w:tc>
          <w:tcPr>
            <w:tcW w:w="0" w:type="auto"/>
            <w:tcBorders>
              <w:top w:val="nil"/>
              <w:left w:val="nil"/>
              <w:bottom w:val="nil"/>
              <w:right w:val="nil"/>
              <w:insideH w:val="nil"/>
              <w:insideV w:val="nil"/>
            </w:tcBorders>
            <w:tcMar>
              <w:left w:w="102" w:type="dxa"/>
              <w:right w:w="102" w:type="dxa"/>
            </w:tcMar>
            <w:tcPrChange w:id="7088" w:author="Codex" w:date="2026-10-05T16:32:41.313017+00:00">
              <w:tcPr>
                <w:tcW w:w="0" w:type="auto"/>
                <w:tcBorders>
                  <w:top w:val="nil"/>
                  <w:left w:val="nil"/>
                  <w:bottom w:val="nil"/>
                  <w:right w:val="nil"/>
                </w:tcBorders>
                <w:tcMar>
                  <w:left w:w="102" w:type="dxa"/>
                  <w:right w:w="102" w:type="dxa"/>
                </w:tcMar>
              </w:tcPr>
            </w:tcPrChange>
          </w:tcPr>
          <w:p w14:paraId="142FC9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7" w:author="Codex" w:date="2026-10-05T16:32:41.313017+00:00">
                  <w:rPr>
                    <w:bCs w:val="0"/>
                    <w:sz w:val="21"/>
                    <w:szCs w:val="21"/>
                  </w:rPr>
                </w:rPrChange>
              </w:rPr>
              <w:pPrChange w:id="708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90" w:author="Codex" w:date="2026-10-05T16:32:41.313017+00:00">
                  <w:rPr>
                    <w:bCs w:val="0"/>
                    <w:sz w:val="21"/>
                    <w:szCs w:val="21"/>
                  </w:rPr>
                </w:rPrChange>
              </w:rPr>
              <w:t>1655</w:t>
            </w:r>
          </w:p>
        </w:tc>
        <w:tc>
          <w:tcPr>
            <w:tcW w:w="0" w:type="auto"/>
            <w:tcBorders>
              <w:top w:val="nil"/>
              <w:left w:val="nil"/>
              <w:bottom w:val="nil"/>
              <w:right w:val="nil"/>
              <w:insideH w:val="nil"/>
              <w:insideV w:val="nil"/>
            </w:tcBorders>
            <w:tcMar>
              <w:left w:w="102" w:type="dxa"/>
              <w:right w:w="102" w:type="dxa"/>
            </w:tcMar>
            <w:tcPrChange w:id="7091" w:author="Codex" w:date="2026-10-05T16:32:41.313017+00:00">
              <w:tcPr>
                <w:tcW w:w="0" w:type="auto"/>
                <w:tcBorders>
                  <w:top w:val="nil"/>
                  <w:left w:val="nil"/>
                  <w:bottom w:val="nil"/>
                  <w:right w:val="nil"/>
                </w:tcBorders>
                <w:tcMar>
                  <w:left w:w="102" w:type="dxa"/>
                  <w:right w:w="102" w:type="dxa"/>
                </w:tcMar>
              </w:tcPr>
            </w:tcPrChange>
          </w:tcPr>
          <w:p w14:paraId="086203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8" w:author="Codex" w:date="2026-10-05T16:32:41.313017+00:00">
                  <w:rPr>
                    <w:bCs w:val="0"/>
                    <w:sz w:val="21"/>
                    <w:szCs w:val="21"/>
                  </w:rPr>
                </w:rPrChange>
              </w:rPr>
              <w:pPrChange w:id="70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93" w:author="Codex" w:date="2026-10-05T16:32:41.313017+00:00">
                  <w:rPr>
                    <w:bCs w:val="0"/>
                    <w:sz w:val="21"/>
                    <w:szCs w:val="21"/>
                  </w:rPr>
                </w:rPrChange>
              </w:rPr>
              <w:t>0.9970</w:t>
            </w:r>
            <w:r>
              <w:rPr>
                <w:rFonts w:ascii="Times New Roman" w:hAnsi="Times New Roman" w:cs="Times New Roman" w:eastAsia="SimSun"/>
                <w:b w:val="0"/>
                <w:bCs w:val="0"/>
                <w:sz w:val="21"/>
                <w:szCs w:val="21"/>
                <w:rPrChange w:id="7094" w:author="Codex" w:date="2026-10-05T16:32:41.313017+00:00">
                  <w:rPr>
                    <w:bCs w:val="0"/>
                    <w:sz w:val="21"/>
                    <w:szCs w:val="21"/>
                  </w:rPr>
                </w:rPrChange>
              </w:rPr>
              <w:t>（</w:t>
            </w:r>
            <w:r>
              <w:rPr>
                <w:rFonts w:ascii="Times New Roman" w:hAnsi="Times New Roman" w:cs="Times New Roman" w:eastAsia="SimSun"/>
                <w:b w:val="0"/>
                <w:bCs w:val="0"/>
                <w:sz w:val="21"/>
                <w:szCs w:val="21"/>
                <w:rPrChange w:id="7095" w:author="Codex" w:date="2026-10-05T16:32:41.313017+00:00">
                  <w:rPr>
                    <w:bCs w:val="0"/>
                    <w:sz w:val="21"/>
                    <w:szCs w:val="21"/>
                  </w:rPr>
                </w:rPrChange>
              </w:rPr>
              <w:t>0.9898</w:t>
            </w:r>
            <w:r>
              <w:rPr>
                <w:rFonts w:ascii="Times New Roman" w:hAnsi="Times New Roman" w:cs="Times New Roman" w:eastAsia="SimSun"/>
                <w:b w:val="0"/>
                <w:bCs w:val="0"/>
                <w:sz w:val="21"/>
                <w:szCs w:val="21"/>
                <w:rPrChange w:id="7096" w:author="Codex" w:date="2026-10-05T16:32:41.313017+00:00">
                  <w:rPr>
                    <w:bCs w:val="0"/>
                    <w:sz w:val="21"/>
                    <w:szCs w:val="21"/>
                  </w:rPr>
                </w:rPrChange>
              </w:rPr>
              <w:t>，</w:t>
            </w:r>
            <w:r>
              <w:rPr>
                <w:rFonts w:ascii="Times New Roman" w:hAnsi="Times New Roman" w:cs="Times New Roman" w:eastAsia="SimSun"/>
                <w:b w:val="0"/>
                <w:bCs w:val="0"/>
                <w:sz w:val="21"/>
                <w:szCs w:val="21"/>
                <w:rPrChange w:id="7097" w:author="Codex" w:date="2026-10-05T16:32:41.313017+00:00">
                  <w:rPr>
                    <w:bCs w:val="0"/>
                    <w:sz w:val="21"/>
                    <w:szCs w:val="21"/>
                  </w:rPr>
                </w:rPrChange>
              </w:rPr>
              <w:t>1.0061</w:t>
            </w:r>
            <w:r>
              <w:rPr>
                <w:rFonts w:ascii="Times New Roman" w:hAnsi="Times New Roman" w:cs="Times New Roman" w:eastAsia="SimSun"/>
                <w:b w:val="0"/>
                <w:bCs w:val="0"/>
                <w:sz w:val="21"/>
                <w:szCs w:val="21"/>
                <w:rPrChange w:id="709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99" w:author="Codex" w:date="2026-10-05T16:32:41.313017+00:00">
              <w:tcPr>
                <w:tcW w:w="0" w:type="auto"/>
                <w:tcBorders>
                  <w:top w:val="nil"/>
                  <w:left w:val="nil"/>
                  <w:bottom w:val="nil"/>
                  <w:right w:val="nil"/>
                </w:tcBorders>
                <w:tcMar>
                  <w:left w:w="102" w:type="dxa"/>
                  <w:right w:w="102" w:type="dxa"/>
                </w:tcMar>
              </w:tcPr>
            </w:tcPrChange>
          </w:tcPr>
          <w:p w14:paraId="3323A8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9" w:author="Codex" w:date="2026-10-05T16:32:41.313017+00:00">
                  <w:rPr>
                    <w:bCs w:val="0"/>
                    <w:sz w:val="21"/>
                    <w:szCs w:val="21"/>
                  </w:rPr>
                </w:rPrChange>
              </w:rPr>
              <w:pPrChange w:id="71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01" w:author="Codex" w:date="2026-10-05T16:32:41.313017+00:00">
                  <w:rPr>
                    <w:bCs w:val="0"/>
                    <w:sz w:val="21"/>
                    <w:szCs w:val="21"/>
                  </w:rPr>
                </w:rPrChange>
              </w:rPr>
              <w:t>0.229</w:t>
            </w:r>
            <w:r>
              <w:rPr>
                <w:rFonts w:ascii="Times New Roman" w:hAnsi="Times New Roman" w:cs="Times New Roman" w:eastAsia="SimSun"/>
                <w:b w:val="0"/>
                <w:bCs w:val="0"/>
                <w:sz w:val="21"/>
                <w:szCs w:val="21"/>
                <w:rPrChange w:id="7102" w:author="Codex" w:date="2026-10-05T16:32:41.313017+00:00">
                  <w:rPr>
                    <w:bCs w:val="0"/>
                    <w:sz w:val="21"/>
                    <w:szCs w:val="21"/>
                  </w:rPr>
                </w:rPrChange>
              </w:rPr>
              <w:t>（</w:t>
            </w:r>
            <w:r>
              <w:rPr>
                <w:rFonts w:ascii="Times New Roman" w:hAnsi="Times New Roman" w:cs="Times New Roman" w:eastAsia="SimSun"/>
                <w:b w:val="0"/>
                <w:bCs w:val="0"/>
                <w:sz w:val="21"/>
                <w:szCs w:val="21"/>
                <w:rPrChange w:id="7103" w:author="Codex" w:date="2026-10-05T16:32:41.313017+00:00">
                  <w:rPr>
                    <w:bCs w:val="0"/>
                    <w:sz w:val="21"/>
                    <w:szCs w:val="21"/>
                  </w:rPr>
                </w:rPrChange>
              </w:rPr>
              <w:t>-0.210</w:t>
            </w:r>
            <w:r>
              <w:rPr>
                <w:rFonts w:ascii="Times New Roman" w:hAnsi="Times New Roman" w:cs="Times New Roman" w:eastAsia="SimSun"/>
                <w:b w:val="0"/>
                <w:bCs w:val="0"/>
                <w:sz w:val="21"/>
                <w:szCs w:val="21"/>
                <w:rPrChange w:id="7104" w:author="Codex" w:date="2026-10-05T16:32:41.313017+00:00">
                  <w:rPr>
                    <w:bCs w:val="0"/>
                    <w:sz w:val="21"/>
                    <w:szCs w:val="21"/>
                  </w:rPr>
                </w:rPrChange>
              </w:rPr>
              <w:t>，</w:t>
            </w:r>
            <w:r>
              <w:rPr>
                <w:rFonts w:ascii="Times New Roman" w:hAnsi="Times New Roman" w:cs="Times New Roman" w:eastAsia="SimSun"/>
                <w:b w:val="0"/>
                <w:bCs w:val="0"/>
                <w:sz w:val="21"/>
                <w:szCs w:val="21"/>
                <w:rPrChange w:id="7105" w:author="Codex" w:date="2026-10-05T16:32:41.313017+00:00">
                  <w:rPr>
                    <w:bCs w:val="0"/>
                    <w:sz w:val="21"/>
                    <w:szCs w:val="21"/>
                  </w:rPr>
                </w:rPrChange>
              </w:rPr>
              <w:t>0.817</w:t>
            </w:r>
            <w:r>
              <w:rPr>
                <w:rFonts w:ascii="Times New Roman" w:hAnsi="Times New Roman" w:cs="Times New Roman" w:eastAsia="SimSun"/>
                <w:b w:val="0"/>
                <w:bCs w:val="0"/>
                <w:sz w:val="21"/>
                <w:szCs w:val="21"/>
                <w:rPrChange w:id="710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07" w:author="Codex" w:date="2026-10-05T16:32:41.313017+00:00">
              <w:tcPr>
                <w:tcW w:w="0" w:type="auto"/>
                <w:tcBorders>
                  <w:top w:val="nil"/>
                  <w:left w:val="nil"/>
                  <w:bottom w:val="nil"/>
                  <w:right w:val="nil"/>
                </w:tcBorders>
                <w:tcMar>
                  <w:left w:w="102" w:type="dxa"/>
                  <w:right w:w="102" w:type="dxa"/>
                </w:tcMar>
              </w:tcPr>
            </w:tcPrChange>
          </w:tcPr>
          <w:p w14:paraId="79F134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0" w:author="Codex" w:date="2026-10-05T16:32:41.313017+00:00">
                  <w:rPr>
                    <w:bCs w:val="0"/>
                    <w:sz w:val="21"/>
                    <w:szCs w:val="21"/>
                  </w:rPr>
                </w:rPrChange>
              </w:rPr>
              <w:pPrChange w:id="71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09" w:author="Codex" w:date="2026-10-05T16:32:41.313017+00:00">
                  <w:rPr>
                    <w:bCs w:val="0"/>
                    <w:sz w:val="21"/>
                    <w:szCs w:val="21"/>
                  </w:rPr>
                </w:rPrChange>
              </w:rPr>
              <w:t>1000</w:t>
            </w:r>
          </w:p>
        </w:tc>
      </w:tr>
      <w:tr w:rsidR="007622EE" w14:paraId="558DBAE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10" w:author="Codex" w:date="2026-10-05T16:32:41.313017+00:00">
              <w:tcPr>
                <w:tcW w:w="0" w:type="auto"/>
                <w:tcBorders>
                  <w:top w:val="nil"/>
                  <w:left w:val="nil"/>
                  <w:bottom w:val="nil"/>
                  <w:right w:val="nil"/>
                </w:tcBorders>
                <w:tcMar>
                  <w:left w:w="102" w:type="dxa"/>
                  <w:right w:w="102" w:type="dxa"/>
                </w:tcMar>
              </w:tcPr>
            </w:tcPrChange>
          </w:tcPr>
          <w:p w14:paraId="542352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1" w:author="Codex" w:date="2026-10-05T16:32:41.313017+00:00">
                  <w:rPr>
                    <w:bCs w:val="0"/>
                    <w:sz w:val="21"/>
                    <w:szCs w:val="21"/>
                  </w:rPr>
                </w:rPrChange>
              </w:rPr>
              <w:pPrChange w:id="71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12"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113" w:author="Codex" w:date="2026-10-05T16:32:41.313017+00:00">
              <w:tcPr>
                <w:tcW w:w="0" w:type="auto"/>
                <w:tcBorders>
                  <w:top w:val="nil"/>
                  <w:left w:val="nil"/>
                  <w:bottom w:val="nil"/>
                  <w:right w:val="nil"/>
                </w:tcBorders>
                <w:tcMar>
                  <w:left w:w="102" w:type="dxa"/>
                  <w:right w:w="102" w:type="dxa"/>
                </w:tcMar>
              </w:tcPr>
            </w:tcPrChange>
          </w:tcPr>
          <w:p w14:paraId="6A20ED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52" w:author="Codex" w:date="2026-10-05T16:32:41.313017+00:00">
                  <w:rPr>
                    <w:bCs w:val="0"/>
                    <w:sz w:val="21"/>
                    <w:szCs w:val="21"/>
                  </w:rPr>
                </w:rPrChange>
              </w:rPr>
              <w:pPrChange w:id="711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15" w:author="Codex" w:date="2026-10-05T16:32:41.313017+00:00">
                  <w:rPr>
                    <w:bCs w:val="0"/>
                    <w:sz w:val="21"/>
                    <w:szCs w:val="21"/>
                  </w:rPr>
                </w:rPrChange>
              </w:rPr>
              <w:t>40</w:t>
            </w:r>
            <w:r>
              <w:rPr>
                <w:rFonts w:ascii="Times New Roman" w:hAnsi="Times New Roman" w:cs="Times New Roman" w:eastAsia="SimSun"/>
                <w:b w:val="0"/>
                <w:bCs w:val="0"/>
                <w:sz w:val="21"/>
                <w:szCs w:val="21"/>
                <w:rPrChange w:id="7116"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117" w:author="Codex" w:date="2026-10-05T16:32:41.313017+00:00">
              <w:tcPr>
                <w:tcW w:w="0" w:type="auto"/>
                <w:tcBorders>
                  <w:top w:val="nil"/>
                  <w:left w:val="nil"/>
                  <w:bottom w:val="nil"/>
                  <w:right w:val="nil"/>
                </w:tcBorders>
                <w:tcMar>
                  <w:left w:w="102" w:type="dxa"/>
                  <w:right w:w="102" w:type="dxa"/>
                </w:tcMar>
              </w:tcPr>
            </w:tcPrChange>
          </w:tcPr>
          <w:p w14:paraId="0C4596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3" w:author="Codex" w:date="2026-10-05T16:32:41.313017+00:00">
                  <w:rPr>
                    <w:bCs w:val="0"/>
                    <w:sz w:val="21"/>
                    <w:szCs w:val="21"/>
                  </w:rPr>
                </w:rPrChange>
              </w:rPr>
              <w:pPrChange w:id="71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19" w:author="Codex" w:date="2026-10-05T16:32:41.313017+00:00">
                  <w:rPr>
                    <w:bCs w:val="0"/>
                    <w:sz w:val="21"/>
                    <w:szCs w:val="21"/>
                  </w:rPr>
                </w:rPrChange>
              </w:rPr>
              <w:t>4150</w:t>
            </w:r>
          </w:p>
        </w:tc>
        <w:tc>
          <w:tcPr>
            <w:tcW w:w="0" w:type="auto"/>
            <w:tcBorders>
              <w:top w:val="nil"/>
              <w:left w:val="nil"/>
              <w:bottom w:val="nil"/>
              <w:right w:val="nil"/>
              <w:insideH w:val="nil"/>
              <w:insideV w:val="nil"/>
            </w:tcBorders>
            <w:tcMar>
              <w:left w:w="102" w:type="dxa"/>
              <w:right w:w="102" w:type="dxa"/>
            </w:tcMar>
            <w:tcPrChange w:id="7120" w:author="Codex" w:date="2026-10-05T16:32:41.313017+00:00">
              <w:tcPr>
                <w:tcW w:w="0" w:type="auto"/>
                <w:tcBorders>
                  <w:top w:val="nil"/>
                  <w:left w:val="nil"/>
                  <w:bottom w:val="nil"/>
                  <w:right w:val="nil"/>
                </w:tcBorders>
                <w:tcMar>
                  <w:left w:w="102" w:type="dxa"/>
                  <w:right w:w="102" w:type="dxa"/>
                </w:tcMar>
              </w:tcPr>
            </w:tcPrChange>
          </w:tcPr>
          <w:p w14:paraId="64A514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4" w:author="Codex" w:date="2026-10-05T16:32:41.313017+00:00">
                  <w:rPr>
                    <w:bCs w:val="0"/>
                    <w:sz w:val="21"/>
                    <w:szCs w:val="21"/>
                  </w:rPr>
                </w:rPrChange>
              </w:rPr>
              <w:pPrChange w:id="71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22" w:author="Codex" w:date="2026-10-05T16:32:41.313017+00:00">
                  <w:rPr>
                    <w:bCs w:val="0"/>
                    <w:sz w:val="21"/>
                    <w:szCs w:val="21"/>
                  </w:rPr>
                </w:rPrChange>
              </w:rPr>
              <w:t>1597</w:t>
            </w:r>
          </w:p>
        </w:tc>
        <w:tc>
          <w:tcPr>
            <w:tcW w:w="0" w:type="auto"/>
            <w:tcBorders>
              <w:top w:val="nil"/>
              <w:left w:val="nil"/>
              <w:bottom w:val="nil"/>
              <w:right w:val="nil"/>
              <w:insideH w:val="nil"/>
              <w:insideV w:val="nil"/>
            </w:tcBorders>
            <w:tcMar>
              <w:left w:w="102" w:type="dxa"/>
              <w:right w:w="102" w:type="dxa"/>
            </w:tcMar>
            <w:tcPrChange w:id="7123" w:author="Codex" w:date="2026-10-05T16:32:41.313017+00:00">
              <w:tcPr>
                <w:tcW w:w="0" w:type="auto"/>
                <w:tcBorders>
                  <w:top w:val="nil"/>
                  <w:left w:val="nil"/>
                  <w:bottom w:val="nil"/>
                  <w:right w:val="nil"/>
                </w:tcBorders>
                <w:tcMar>
                  <w:left w:w="102" w:type="dxa"/>
                  <w:right w:w="102" w:type="dxa"/>
                </w:tcMar>
              </w:tcPr>
            </w:tcPrChange>
          </w:tcPr>
          <w:p w14:paraId="2C1008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5" w:author="Codex" w:date="2026-10-05T16:32:41.313017+00:00">
                  <w:rPr>
                    <w:bCs w:val="0"/>
                    <w:sz w:val="21"/>
                    <w:szCs w:val="21"/>
                  </w:rPr>
                </w:rPrChange>
              </w:rPr>
              <w:pPrChange w:id="71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25" w:author="Codex" w:date="2026-10-05T16:32:41.313017+00:00">
                  <w:rPr>
                    <w:bCs w:val="0"/>
                    <w:sz w:val="21"/>
                    <w:szCs w:val="21"/>
                  </w:rPr>
                </w:rPrChange>
              </w:rPr>
              <w:t>1.0069</w:t>
            </w:r>
            <w:r>
              <w:rPr>
                <w:rFonts w:ascii="Times New Roman" w:hAnsi="Times New Roman" w:cs="Times New Roman" w:eastAsia="SimSun"/>
                <w:b w:val="0"/>
                <w:bCs w:val="0"/>
                <w:sz w:val="21"/>
                <w:szCs w:val="21"/>
                <w:rPrChange w:id="7126" w:author="Codex" w:date="2026-10-05T16:32:41.313017+00:00">
                  <w:rPr>
                    <w:bCs w:val="0"/>
                    <w:sz w:val="21"/>
                    <w:szCs w:val="21"/>
                  </w:rPr>
                </w:rPrChange>
              </w:rPr>
              <w:t>（</w:t>
            </w:r>
            <w:r>
              <w:rPr>
                <w:rFonts w:ascii="Times New Roman" w:hAnsi="Times New Roman" w:cs="Times New Roman" w:eastAsia="SimSun"/>
                <w:b w:val="0"/>
                <w:bCs w:val="0"/>
                <w:sz w:val="21"/>
                <w:szCs w:val="21"/>
                <w:rPrChange w:id="7127" w:author="Codex" w:date="2026-10-05T16:32:41.313017+00:00">
                  <w:rPr>
                    <w:bCs w:val="0"/>
                    <w:sz w:val="21"/>
                    <w:szCs w:val="21"/>
                  </w:rPr>
                </w:rPrChange>
              </w:rPr>
              <w:t>0.9944</w:t>
            </w:r>
            <w:r>
              <w:rPr>
                <w:rFonts w:ascii="Times New Roman" w:hAnsi="Times New Roman" w:cs="Times New Roman" w:eastAsia="SimSun"/>
                <w:b w:val="0"/>
                <w:bCs w:val="0"/>
                <w:sz w:val="21"/>
                <w:szCs w:val="21"/>
                <w:rPrChange w:id="7128" w:author="Codex" w:date="2026-10-05T16:32:41.313017+00:00">
                  <w:rPr>
                    <w:bCs w:val="0"/>
                    <w:sz w:val="21"/>
                    <w:szCs w:val="21"/>
                  </w:rPr>
                </w:rPrChange>
              </w:rPr>
              <w:t>，</w:t>
            </w:r>
            <w:r>
              <w:rPr>
                <w:rFonts w:ascii="Times New Roman" w:hAnsi="Times New Roman" w:cs="Times New Roman" w:eastAsia="SimSun"/>
                <w:b w:val="0"/>
                <w:bCs w:val="0"/>
                <w:sz w:val="21"/>
                <w:szCs w:val="21"/>
                <w:rPrChange w:id="7129" w:author="Codex" w:date="2026-10-05T16:32:41.313017+00:00">
                  <w:rPr>
                    <w:bCs w:val="0"/>
                    <w:sz w:val="21"/>
                    <w:szCs w:val="21"/>
                  </w:rPr>
                </w:rPrChange>
              </w:rPr>
              <w:t>1.0159</w:t>
            </w:r>
            <w:r>
              <w:rPr>
                <w:rFonts w:ascii="Times New Roman" w:hAnsi="Times New Roman" w:cs="Times New Roman" w:eastAsia="SimSun"/>
                <w:b w:val="0"/>
                <w:bCs w:val="0"/>
                <w:sz w:val="21"/>
                <w:szCs w:val="21"/>
                <w:rPrChange w:id="713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31" w:author="Codex" w:date="2026-10-05T16:32:41.313017+00:00">
              <w:tcPr>
                <w:tcW w:w="0" w:type="auto"/>
                <w:tcBorders>
                  <w:top w:val="nil"/>
                  <w:left w:val="nil"/>
                  <w:bottom w:val="nil"/>
                  <w:right w:val="nil"/>
                </w:tcBorders>
                <w:tcMar>
                  <w:left w:w="102" w:type="dxa"/>
                  <w:right w:w="102" w:type="dxa"/>
                </w:tcMar>
              </w:tcPr>
            </w:tcPrChange>
          </w:tcPr>
          <w:p w14:paraId="7E326B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6" w:author="Codex" w:date="2026-10-05T16:32:41.313017+00:00">
                  <w:rPr>
                    <w:bCs w:val="0"/>
                    <w:sz w:val="21"/>
                    <w:szCs w:val="21"/>
                  </w:rPr>
                </w:rPrChange>
              </w:rPr>
              <w:pPrChange w:id="71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33" w:author="Codex" w:date="2026-10-05T16:32:41.313017+00:00">
                  <w:rPr>
                    <w:bCs w:val="0"/>
                    <w:sz w:val="21"/>
                    <w:szCs w:val="21"/>
                  </w:rPr>
                </w:rPrChange>
              </w:rPr>
              <w:t>0.540</w:t>
            </w:r>
            <w:r>
              <w:rPr>
                <w:rFonts w:ascii="Times New Roman" w:hAnsi="Times New Roman" w:cs="Times New Roman" w:eastAsia="SimSun"/>
                <w:b w:val="0"/>
                <w:bCs w:val="0"/>
                <w:sz w:val="21"/>
                <w:szCs w:val="21"/>
                <w:rPrChange w:id="7134" w:author="Codex" w:date="2026-10-05T16:32:41.313017+00:00">
                  <w:rPr>
                    <w:bCs w:val="0"/>
                    <w:sz w:val="21"/>
                    <w:szCs w:val="21"/>
                  </w:rPr>
                </w:rPrChange>
              </w:rPr>
              <w:t>（</w:t>
            </w:r>
            <w:r>
              <w:rPr>
                <w:rFonts w:ascii="Times New Roman" w:hAnsi="Times New Roman" w:cs="Times New Roman" w:eastAsia="SimSun"/>
                <w:b w:val="0"/>
                <w:bCs w:val="0"/>
                <w:sz w:val="21"/>
                <w:szCs w:val="21"/>
                <w:rPrChange w:id="7135" w:author="Codex" w:date="2026-10-05T16:32:41.313017+00:00">
                  <w:rPr>
                    <w:bCs w:val="0"/>
                    <w:sz w:val="21"/>
                    <w:szCs w:val="21"/>
                  </w:rPr>
                </w:rPrChange>
              </w:rPr>
              <w:t>0.010</w:t>
            </w:r>
            <w:r>
              <w:rPr>
                <w:rFonts w:ascii="Times New Roman" w:hAnsi="Times New Roman" w:cs="Times New Roman" w:eastAsia="SimSun"/>
                <w:b w:val="0"/>
                <w:bCs w:val="0"/>
                <w:sz w:val="21"/>
                <w:szCs w:val="21"/>
                <w:rPrChange w:id="7136" w:author="Codex" w:date="2026-10-05T16:32:41.313017+00:00">
                  <w:rPr>
                    <w:bCs w:val="0"/>
                    <w:sz w:val="21"/>
                    <w:szCs w:val="21"/>
                  </w:rPr>
                </w:rPrChange>
              </w:rPr>
              <w:t>，</w:t>
            </w:r>
            <w:r>
              <w:rPr>
                <w:rFonts w:ascii="Times New Roman" w:hAnsi="Times New Roman" w:cs="Times New Roman" w:eastAsia="SimSun"/>
                <w:b w:val="0"/>
                <w:bCs w:val="0"/>
                <w:sz w:val="21"/>
                <w:szCs w:val="21"/>
                <w:rPrChange w:id="7137" w:author="Codex" w:date="2026-10-05T16:32:41.313017+00:00">
                  <w:rPr>
                    <w:bCs w:val="0"/>
                    <w:sz w:val="21"/>
                    <w:szCs w:val="21"/>
                  </w:rPr>
                </w:rPrChange>
              </w:rPr>
              <w:t>1.257</w:t>
            </w:r>
            <w:r>
              <w:rPr>
                <w:rFonts w:ascii="Times New Roman" w:hAnsi="Times New Roman" w:cs="Times New Roman" w:eastAsia="SimSun"/>
                <w:b w:val="0"/>
                <w:bCs w:val="0"/>
                <w:sz w:val="21"/>
                <w:szCs w:val="21"/>
                <w:rPrChange w:id="71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39" w:author="Codex" w:date="2026-10-05T16:32:41.313017+00:00">
              <w:tcPr>
                <w:tcW w:w="0" w:type="auto"/>
                <w:tcBorders>
                  <w:top w:val="nil"/>
                  <w:left w:val="nil"/>
                  <w:bottom w:val="nil"/>
                  <w:right w:val="nil"/>
                </w:tcBorders>
                <w:tcMar>
                  <w:left w:w="102" w:type="dxa"/>
                  <w:right w:w="102" w:type="dxa"/>
                </w:tcMar>
              </w:tcPr>
            </w:tcPrChange>
          </w:tcPr>
          <w:p w14:paraId="6F5972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7" w:author="Codex" w:date="2026-10-05T16:32:41.313017+00:00">
                  <w:rPr>
                    <w:bCs w:val="0"/>
                    <w:sz w:val="21"/>
                    <w:szCs w:val="21"/>
                  </w:rPr>
                </w:rPrChange>
              </w:rPr>
              <w:pPrChange w:id="71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41" w:author="Codex" w:date="2026-10-05T16:32:41.313017+00:00">
                  <w:rPr>
                    <w:bCs w:val="0"/>
                    <w:sz w:val="21"/>
                    <w:szCs w:val="21"/>
                  </w:rPr>
                </w:rPrChange>
              </w:rPr>
              <w:t>1000</w:t>
            </w:r>
          </w:p>
        </w:tc>
      </w:tr>
      <w:tr w:rsidR="007622EE" w14:paraId="319AD1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42" w:author="Codex" w:date="2026-10-05T16:32:41.313017+00:00">
              <w:tcPr>
                <w:tcW w:w="0" w:type="auto"/>
                <w:tcBorders>
                  <w:top w:val="nil"/>
                  <w:left w:val="nil"/>
                  <w:bottom w:val="nil"/>
                  <w:right w:val="nil"/>
                </w:tcBorders>
                <w:tcMar>
                  <w:left w:w="102" w:type="dxa"/>
                  <w:right w:w="102" w:type="dxa"/>
                </w:tcMar>
              </w:tcPr>
            </w:tcPrChange>
          </w:tcPr>
          <w:p w14:paraId="39475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8" w:author="Codex" w:date="2026-10-05T16:32:41.313017+00:00">
                  <w:rPr>
                    <w:bCs w:val="0"/>
                    <w:sz w:val="21"/>
                    <w:szCs w:val="21"/>
                  </w:rPr>
                </w:rPrChange>
              </w:rPr>
              <w:pPrChange w:id="71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4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145" w:author="Codex" w:date="2026-10-05T16:32:41.313017+00:00">
              <w:tcPr>
                <w:tcW w:w="0" w:type="auto"/>
                <w:tcBorders>
                  <w:top w:val="nil"/>
                  <w:left w:val="nil"/>
                  <w:bottom w:val="nil"/>
                  <w:right w:val="nil"/>
                </w:tcBorders>
                <w:tcMar>
                  <w:left w:w="102" w:type="dxa"/>
                  <w:right w:w="102" w:type="dxa"/>
                </w:tcMar>
              </w:tcPr>
            </w:tcPrChange>
          </w:tcPr>
          <w:p w14:paraId="016A97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59" w:author="Codex" w:date="2026-10-05T16:32:41.313017+00:00">
                  <w:rPr>
                    <w:bCs w:val="0"/>
                    <w:sz w:val="21"/>
                    <w:szCs w:val="21"/>
                  </w:rPr>
                </w:rPrChange>
              </w:rPr>
              <w:pPrChange w:id="71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47" w:author="Codex" w:date="2026-10-05T16:32:41.313017+00:00">
                  <w:rPr>
                    <w:bCs w:val="0"/>
                    <w:sz w:val="21"/>
                    <w:szCs w:val="21"/>
                  </w:rPr>
                </w:rPrChange>
              </w:rPr>
              <w:t>未满</w:t>
            </w:r>
            <w:r>
              <w:rPr>
                <w:rFonts w:ascii="Times New Roman" w:hAnsi="Times New Roman" w:cs="Times New Roman" w:eastAsia="SimSun"/>
                <w:b w:val="0"/>
                <w:bCs w:val="0"/>
                <w:sz w:val="21"/>
                <w:szCs w:val="21"/>
                <w:rPrChange w:id="7148" w:author="Codex" w:date="2026-10-05T16:32:41.313017+00:00">
                  <w:rPr>
                    <w:bCs w:val="0"/>
                    <w:sz w:val="21"/>
                    <w:szCs w:val="21"/>
                  </w:rPr>
                </w:rPrChange>
              </w:rPr>
              <w:t>40</w:t>
            </w:r>
            <w:r>
              <w:rPr>
                <w:rFonts w:ascii="Times New Roman" w:hAnsi="Times New Roman" w:cs="Times New Roman" w:eastAsia="SimSun"/>
                <w:b w:val="0"/>
                <w:bCs w:val="0"/>
                <w:sz w:val="21"/>
                <w:szCs w:val="21"/>
                <w:rPrChange w:id="714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150" w:author="Codex" w:date="2026-10-05T16:32:41.313017+00:00">
              <w:tcPr>
                <w:tcW w:w="0" w:type="auto"/>
                <w:tcBorders>
                  <w:top w:val="nil"/>
                  <w:left w:val="nil"/>
                  <w:bottom w:val="nil"/>
                  <w:right w:val="nil"/>
                </w:tcBorders>
                <w:tcMar>
                  <w:left w:w="102" w:type="dxa"/>
                  <w:right w:w="102" w:type="dxa"/>
                </w:tcMar>
              </w:tcPr>
            </w:tcPrChange>
          </w:tcPr>
          <w:p w14:paraId="71435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0" w:author="Codex" w:date="2026-10-05T16:32:41.313017+00:00">
                  <w:rPr>
                    <w:bCs w:val="0"/>
                    <w:sz w:val="21"/>
                    <w:szCs w:val="21"/>
                  </w:rPr>
                </w:rPrChange>
              </w:rPr>
              <w:pPrChange w:id="71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2" w:author="Codex" w:date="2026-10-05T16:32:41.313017+00:00">
                  <w:rPr>
                    <w:bCs w:val="0"/>
                    <w:sz w:val="21"/>
                    <w:szCs w:val="21"/>
                  </w:rPr>
                </w:rPrChange>
              </w:rPr>
              <w:t>1601</w:t>
            </w:r>
          </w:p>
        </w:tc>
        <w:tc>
          <w:tcPr>
            <w:tcW w:w="0" w:type="auto"/>
            <w:tcBorders>
              <w:top w:val="nil"/>
              <w:left w:val="nil"/>
              <w:bottom w:val="nil"/>
              <w:right w:val="nil"/>
              <w:insideH w:val="nil"/>
              <w:insideV w:val="nil"/>
            </w:tcBorders>
            <w:tcMar>
              <w:left w:w="102" w:type="dxa"/>
              <w:right w:w="102" w:type="dxa"/>
            </w:tcMar>
            <w:tcPrChange w:id="7153" w:author="Codex" w:date="2026-10-05T16:32:41.313017+00:00">
              <w:tcPr>
                <w:tcW w:w="0" w:type="auto"/>
                <w:tcBorders>
                  <w:top w:val="nil"/>
                  <w:left w:val="nil"/>
                  <w:bottom w:val="nil"/>
                  <w:right w:val="nil"/>
                </w:tcBorders>
                <w:tcMar>
                  <w:left w:w="102" w:type="dxa"/>
                  <w:right w:w="102" w:type="dxa"/>
                </w:tcMar>
              </w:tcPr>
            </w:tcPrChange>
          </w:tcPr>
          <w:p w14:paraId="402682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1" w:author="Codex" w:date="2026-10-05T16:32:41.313017+00:00">
                  <w:rPr>
                    <w:bCs w:val="0"/>
                    <w:sz w:val="21"/>
                    <w:szCs w:val="21"/>
                  </w:rPr>
                </w:rPrChange>
              </w:rPr>
              <w:pPrChange w:id="71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5" w:author="Codex" w:date="2026-10-05T16:32:41.313017+00:00">
                  <w:rPr>
                    <w:bCs w:val="0"/>
                    <w:sz w:val="21"/>
                    <w:szCs w:val="21"/>
                  </w:rPr>
                </w:rPrChange>
              </w:rPr>
              <w:t>693</w:t>
            </w:r>
          </w:p>
        </w:tc>
        <w:tc>
          <w:tcPr>
            <w:tcW w:w="0" w:type="auto"/>
            <w:tcBorders>
              <w:top w:val="nil"/>
              <w:left w:val="nil"/>
              <w:bottom w:val="nil"/>
              <w:right w:val="nil"/>
              <w:insideH w:val="nil"/>
              <w:insideV w:val="nil"/>
            </w:tcBorders>
            <w:tcMar>
              <w:left w:w="102" w:type="dxa"/>
              <w:right w:w="102" w:type="dxa"/>
            </w:tcMar>
            <w:tcPrChange w:id="7156" w:author="Codex" w:date="2026-10-05T16:32:41.313017+00:00">
              <w:tcPr>
                <w:tcW w:w="0" w:type="auto"/>
                <w:tcBorders>
                  <w:top w:val="nil"/>
                  <w:left w:val="nil"/>
                  <w:bottom w:val="nil"/>
                  <w:right w:val="nil"/>
                </w:tcBorders>
                <w:tcMar>
                  <w:left w:w="102" w:type="dxa"/>
                  <w:right w:w="102" w:type="dxa"/>
                </w:tcMar>
              </w:tcPr>
            </w:tcPrChange>
          </w:tcPr>
          <w:p w14:paraId="206272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2" w:author="Codex" w:date="2026-10-05T16:32:41.313017+00:00">
                  <w:rPr>
                    <w:bCs w:val="0"/>
                    <w:sz w:val="21"/>
                    <w:szCs w:val="21"/>
                  </w:rPr>
                </w:rPrChange>
              </w:rPr>
              <w:pPrChange w:id="71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8" w:author="Codex" w:date="2026-10-05T16:32:41.313017+00:00">
                  <w:rPr>
                    <w:bCs w:val="0"/>
                    <w:sz w:val="21"/>
                    <w:szCs w:val="21"/>
                  </w:rPr>
                </w:rPrChange>
              </w:rPr>
              <w:t>0.9892</w:t>
            </w:r>
            <w:r>
              <w:rPr>
                <w:rFonts w:ascii="Times New Roman" w:hAnsi="Times New Roman" w:cs="Times New Roman" w:eastAsia="SimSun"/>
                <w:b w:val="0"/>
                <w:bCs w:val="0"/>
                <w:sz w:val="21"/>
                <w:szCs w:val="21"/>
                <w:rPrChange w:id="7159" w:author="Codex" w:date="2026-10-05T16:32:41.313017+00:00">
                  <w:rPr>
                    <w:bCs w:val="0"/>
                    <w:sz w:val="21"/>
                    <w:szCs w:val="21"/>
                  </w:rPr>
                </w:rPrChange>
              </w:rPr>
              <w:t>（</w:t>
            </w:r>
            <w:r>
              <w:rPr>
                <w:rFonts w:ascii="Times New Roman" w:hAnsi="Times New Roman" w:cs="Times New Roman" w:eastAsia="SimSun"/>
                <w:b w:val="0"/>
                <w:bCs w:val="0"/>
                <w:sz w:val="21"/>
                <w:szCs w:val="21"/>
                <w:rPrChange w:id="7160" w:author="Codex" w:date="2026-10-05T16:32:41.313017+00:00">
                  <w:rPr>
                    <w:bCs w:val="0"/>
                    <w:sz w:val="21"/>
                    <w:szCs w:val="21"/>
                  </w:rPr>
                </w:rPrChange>
              </w:rPr>
              <w:t>0.9360</w:t>
            </w:r>
            <w:r>
              <w:rPr>
                <w:rFonts w:ascii="Times New Roman" w:hAnsi="Times New Roman" w:cs="Times New Roman" w:eastAsia="SimSun"/>
                <w:b w:val="0"/>
                <w:bCs w:val="0"/>
                <w:sz w:val="21"/>
                <w:szCs w:val="21"/>
                <w:rPrChange w:id="7161" w:author="Codex" w:date="2026-10-05T16:32:41.313017+00:00">
                  <w:rPr>
                    <w:bCs w:val="0"/>
                    <w:sz w:val="21"/>
                    <w:szCs w:val="21"/>
                  </w:rPr>
                </w:rPrChange>
              </w:rPr>
              <w:t>，</w:t>
            </w:r>
            <w:r>
              <w:rPr>
                <w:rFonts w:ascii="Times New Roman" w:hAnsi="Times New Roman" w:cs="Times New Roman" w:eastAsia="SimSun"/>
                <w:b w:val="0"/>
                <w:bCs w:val="0"/>
                <w:sz w:val="21"/>
                <w:szCs w:val="21"/>
                <w:rPrChange w:id="7162" w:author="Codex" w:date="2026-10-05T16:32:41.313017+00:00">
                  <w:rPr>
                    <w:bCs w:val="0"/>
                    <w:sz w:val="21"/>
                    <w:szCs w:val="21"/>
                  </w:rPr>
                </w:rPrChange>
              </w:rPr>
              <w:t>1.0284</w:t>
            </w:r>
            <w:r>
              <w:rPr>
                <w:rFonts w:ascii="Times New Roman" w:hAnsi="Times New Roman" w:cs="Times New Roman" w:eastAsia="SimSun"/>
                <w:b w:val="0"/>
                <w:bCs w:val="0"/>
                <w:sz w:val="21"/>
                <w:szCs w:val="21"/>
                <w:rPrChange w:id="716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64" w:author="Codex" w:date="2026-10-05T16:32:41.313017+00:00">
              <w:tcPr>
                <w:tcW w:w="0" w:type="auto"/>
                <w:tcBorders>
                  <w:top w:val="nil"/>
                  <w:left w:val="nil"/>
                  <w:bottom w:val="nil"/>
                  <w:right w:val="nil"/>
                </w:tcBorders>
                <w:tcMar>
                  <w:left w:w="102" w:type="dxa"/>
                  <w:right w:w="102" w:type="dxa"/>
                </w:tcMar>
              </w:tcPr>
            </w:tcPrChange>
          </w:tcPr>
          <w:p w14:paraId="7BDF16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3" w:author="Codex" w:date="2026-10-05T16:32:41.313017+00:00">
                  <w:rPr>
                    <w:bCs w:val="0"/>
                    <w:sz w:val="21"/>
                    <w:szCs w:val="21"/>
                  </w:rPr>
                </w:rPrChange>
              </w:rPr>
              <w:pPrChange w:id="71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66" w:author="Codex" w:date="2026-10-05T16:32:41.313017+00:00">
                  <w:rPr>
                    <w:bCs w:val="0"/>
                    <w:sz w:val="21"/>
                    <w:szCs w:val="21"/>
                  </w:rPr>
                </w:rPrChange>
              </w:rPr>
              <w:t>0.034</w:t>
            </w:r>
            <w:r>
              <w:rPr>
                <w:rFonts w:ascii="Times New Roman" w:hAnsi="Times New Roman" w:cs="Times New Roman" w:eastAsia="SimSun"/>
                <w:b w:val="0"/>
                <w:bCs w:val="0"/>
                <w:sz w:val="21"/>
                <w:szCs w:val="21"/>
                <w:rPrChange w:id="7167" w:author="Codex" w:date="2026-10-05T16:32:41.313017+00:00">
                  <w:rPr>
                    <w:bCs w:val="0"/>
                    <w:sz w:val="21"/>
                    <w:szCs w:val="21"/>
                  </w:rPr>
                </w:rPrChange>
              </w:rPr>
              <w:t>（</w:t>
            </w:r>
            <w:r>
              <w:rPr>
                <w:rFonts w:ascii="Times New Roman" w:hAnsi="Times New Roman" w:cs="Times New Roman" w:eastAsia="SimSun"/>
                <w:b w:val="0"/>
                <w:bCs w:val="0"/>
                <w:sz w:val="21"/>
                <w:szCs w:val="21"/>
                <w:rPrChange w:id="7168" w:author="Codex" w:date="2026-10-05T16:32:41.313017+00:00">
                  <w:rPr>
                    <w:bCs w:val="0"/>
                    <w:sz w:val="21"/>
                    <w:szCs w:val="21"/>
                  </w:rPr>
                </w:rPrChange>
              </w:rPr>
              <w:t>-0.695</w:t>
            </w:r>
            <w:r>
              <w:rPr>
                <w:rFonts w:ascii="Times New Roman" w:hAnsi="Times New Roman" w:cs="Times New Roman" w:eastAsia="SimSun"/>
                <w:b w:val="0"/>
                <w:bCs w:val="0"/>
                <w:sz w:val="21"/>
                <w:szCs w:val="21"/>
                <w:rPrChange w:id="7169" w:author="Codex" w:date="2026-10-05T16:32:41.313017+00:00">
                  <w:rPr>
                    <w:bCs w:val="0"/>
                    <w:sz w:val="21"/>
                    <w:szCs w:val="21"/>
                  </w:rPr>
                </w:rPrChange>
              </w:rPr>
              <w:t>，</w:t>
            </w:r>
            <w:r>
              <w:rPr>
                <w:rFonts w:ascii="Times New Roman" w:hAnsi="Times New Roman" w:cs="Times New Roman" w:eastAsia="SimSun"/>
                <w:b w:val="0"/>
                <w:bCs w:val="0"/>
                <w:sz w:val="21"/>
                <w:szCs w:val="21"/>
                <w:rPrChange w:id="7170" w:author="Codex" w:date="2026-10-05T16:32:41.313017+00:00">
                  <w:rPr>
                    <w:bCs w:val="0"/>
                    <w:sz w:val="21"/>
                    <w:szCs w:val="21"/>
                  </w:rPr>
                </w:rPrChange>
              </w:rPr>
              <w:t>0.944</w:t>
            </w:r>
            <w:r>
              <w:rPr>
                <w:rFonts w:ascii="Times New Roman" w:hAnsi="Times New Roman" w:cs="Times New Roman" w:eastAsia="SimSun"/>
                <w:b w:val="0"/>
                <w:bCs w:val="0"/>
                <w:sz w:val="21"/>
                <w:szCs w:val="21"/>
                <w:rPrChange w:id="717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72" w:author="Codex" w:date="2026-10-05T16:32:41.313017+00:00">
              <w:tcPr>
                <w:tcW w:w="0" w:type="auto"/>
                <w:tcBorders>
                  <w:top w:val="nil"/>
                  <w:left w:val="nil"/>
                  <w:bottom w:val="nil"/>
                  <w:right w:val="nil"/>
                </w:tcBorders>
                <w:tcMar>
                  <w:left w:w="102" w:type="dxa"/>
                  <w:right w:w="102" w:type="dxa"/>
                </w:tcMar>
              </w:tcPr>
            </w:tcPrChange>
          </w:tcPr>
          <w:p w14:paraId="386C66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4" w:author="Codex" w:date="2026-10-05T16:32:41.313017+00:00">
                  <w:rPr>
                    <w:bCs w:val="0"/>
                    <w:sz w:val="21"/>
                    <w:szCs w:val="21"/>
                  </w:rPr>
                </w:rPrChange>
              </w:rPr>
              <w:pPrChange w:id="71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74" w:author="Codex" w:date="2026-10-05T16:32:41.313017+00:00">
                  <w:rPr>
                    <w:bCs w:val="0"/>
                    <w:sz w:val="21"/>
                    <w:szCs w:val="21"/>
                  </w:rPr>
                </w:rPrChange>
              </w:rPr>
              <w:t>1000</w:t>
            </w:r>
          </w:p>
        </w:tc>
      </w:tr>
      <w:tr w:rsidR="007622EE" w14:paraId="32E75A8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75" w:author="Codex" w:date="2026-10-05T16:32:41.313017+00:00">
              <w:tcPr>
                <w:tcW w:w="0" w:type="auto"/>
                <w:tcBorders>
                  <w:top w:val="nil"/>
                  <w:left w:val="nil"/>
                  <w:bottom w:val="nil"/>
                  <w:right w:val="nil"/>
                </w:tcBorders>
                <w:tcMar>
                  <w:left w:w="102" w:type="dxa"/>
                  <w:right w:w="102" w:type="dxa"/>
                </w:tcMar>
              </w:tcPr>
            </w:tcPrChange>
          </w:tcPr>
          <w:p w14:paraId="1B6052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5" w:author="Codex" w:date="2026-10-05T16:32:41.313017+00:00">
                  <w:rPr>
                    <w:bCs w:val="0"/>
                    <w:sz w:val="21"/>
                    <w:szCs w:val="21"/>
                  </w:rPr>
                </w:rPrChange>
              </w:rPr>
              <w:pPrChange w:id="71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77"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178" w:author="Codex" w:date="2026-10-05T16:32:41.313017+00:00">
              <w:tcPr>
                <w:tcW w:w="0" w:type="auto"/>
                <w:tcBorders>
                  <w:top w:val="nil"/>
                  <w:left w:val="nil"/>
                  <w:bottom w:val="nil"/>
                  <w:right w:val="nil"/>
                </w:tcBorders>
                <w:tcMar>
                  <w:left w:w="102" w:type="dxa"/>
                  <w:right w:w="102" w:type="dxa"/>
                </w:tcMar>
              </w:tcPr>
            </w:tcPrChange>
          </w:tcPr>
          <w:p w14:paraId="595582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66" w:author="Codex" w:date="2026-10-05T16:32:41.313017+00:00">
                  <w:rPr>
                    <w:bCs w:val="0"/>
                    <w:sz w:val="21"/>
                    <w:szCs w:val="21"/>
                  </w:rPr>
                </w:rPrChange>
              </w:rPr>
              <w:pPrChange w:id="717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80" w:author="Codex" w:date="2026-10-05T16:32:41.313017+00:00">
                  <w:rPr>
                    <w:bCs w:val="0"/>
                    <w:sz w:val="21"/>
                    <w:szCs w:val="21"/>
                  </w:rPr>
                </w:rPrChange>
              </w:rPr>
              <w:t>40</w:t>
            </w:r>
            <w:r>
              <w:rPr>
                <w:rFonts w:ascii="Times New Roman" w:hAnsi="Times New Roman" w:cs="Times New Roman" w:eastAsia="SimSun"/>
                <w:b w:val="0"/>
                <w:bCs w:val="0"/>
                <w:sz w:val="21"/>
                <w:szCs w:val="21"/>
                <w:rPrChange w:id="718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182" w:author="Codex" w:date="2026-10-05T16:32:41.313017+00:00">
              <w:tcPr>
                <w:tcW w:w="0" w:type="auto"/>
                <w:tcBorders>
                  <w:top w:val="nil"/>
                  <w:left w:val="nil"/>
                  <w:bottom w:val="nil"/>
                  <w:right w:val="nil"/>
                </w:tcBorders>
                <w:tcMar>
                  <w:left w:w="102" w:type="dxa"/>
                  <w:right w:w="102" w:type="dxa"/>
                </w:tcMar>
              </w:tcPr>
            </w:tcPrChange>
          </w:tcPr>
          <w:p w14:paraId="407779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7" w:author="Codex" w:date="2026-10-05T16:32:41.313017+00:00">
                  <w:rPr>
                    <w:bCs w:val="0"/>
                    <w:sz w:val="21"/>
                    <w:szCs w:val="21"/>
                  </w:rPr>
                </w:rPrChange>
              </w:rPr>
              <w:pPrChange w:id="71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84" w:author="Codex" w:date="2026-10-05T16:32:41.313017+00:00">
                  <w:rPr>
                    <w:bCs w:val="0"/>
                    <w:sz w:val="21"/>
                    <w:szCs w:val="21"/>
                  </w:rPr>
                </w:rPrChange>
              </w:rPr>
              <w:t>1053</w:t>
            </w:r>
          </w:p>
        </w:tc>
        <w:tc>
          <w:tcPr>
            <w:tcW w:w="0" w:type="auto"/>
            <w:tcBorders>
              <w:top w:val="nil"/>
              <w:left w:val="nil"/>
              <w:bottom w:val="nil"/>
              <w:right w:val="nil"/>
              <w:insideH w:val="nil"/>
              <w:insideV w:val="nil"/>
            </w:tcBorders>
            <w:tcMar>
              <w:left w:w="102" w:type="dxa"/>
              <w:right w:w="102" w:type="dxa"/>
            </w:tcMar>
            <w:tcPrChange w:id="7185" w:author="Codex" w:date="2026-10-05T16:32:41.313017+00:00">
              <w:tcPr>
                <w:tcW w:w="0" w:type="auto"/>
                <w:tcBorders>
                  <w:top w:val="nil"/>
                  <w:left w:val="nil"/>
                  <w:bottom w:val="nil"/>
                  <w:right w:val="nil"/>
                </w:tcBorders>
                <w:tcMar>
                  <w:left w:w="102" w:type="dxa"/>
                  <w:right w:w="102" w:type="dxa"/>
                </w:tcMar>
              </w:tcPr>
            </w:tcPrChange>
          </w:tcPr>
          <w:p w14:paraId="426B38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8" w:author="Codex" w:date="2026-10-05T16:32:41.313017+00:00">
                  <w:rPr>
                    <w:bCs w:val="0"/>
                    <w:sz w:val="21"/>
                    <w:szCs w:val="21"/>
                  </w:rPr>
                </w:rPrChange>
              </w:rPr>
              <w:pPrChange w:id="71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87" w:author="Codex" w:date="2026-10-05T16:32:41.313017+00:00">
                  <w:rPr>
                    <w:bCs w:val="0"/>
                    <w:sz w:val="21"/>
                    <w:szCs w:val="21"/>
                  </w:rPr>
                </w:rPrChange>
              </w:rPr>
              <w:t>593</w:t>
            </w:r>
          </w:p>
        </w:tc>
        <w:tc>
          <w:tcPr>
            <w:tcW w:w="0" w:type="auto"/>
            <w:tcBorders>
              <w:top w:val="nil"/>
              <w:left w:val="nil"/>
              <w:bottom w:val="nil"/>
              <w:right w:val="nil"/>
              <w:insideH w:val="nil"/>
              <w:insideV w:val="nil"/>
            </w:tcBorders>
            <w:tcMar>
              <w:left w:w="102" w:type="dxa"/>
              <w:right w:w="102" w:type="dxa"/>
            </w:tcMar>
            <w:tcPrChange w:id="7188" w:author="Codex" w:date="2026-10-05T16:32:41.313017+00:00">
              <w:tcPr>
                <w:tcW w:w="0" w:type="auto"/>
                <w:tcBorders>
                  <w:top w:val="nil"/>
                  <w:left w:val="nil"/>
                  <w:bottom w:val="nil"/>
                  <w:right w:val="nil"/>
                </w:tcBorders>
                <w:tcMar>
                  <w:left w:w="102" w:type="dxa"/>
                  <w:right w:w="102" w:type="dxa"/>
                </w:tcMar>
              </w:tcPr>
            </w:tcPrChange>
          </w:tcPr>
          <w:p w14:paraId="2655B0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69" w:author="Codex" w:date="2026-10-05T16:32:41.313017+00:00">
                  <w:rPr>
                    <w:bCs w:val="0"/>
                    <w:sz w:val="21"/>
                    <w:szCs w:val="21"/>
                  </w:rPr>
                </w:rPrChange>
              </w:rPr>
              <w:pPrChange w:id="718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90" w:author="Codex" w:date="2026-10-05T16:32:41.313017+00:00">
                  <w:rPr>
                    <w:bCs w:val="0"/>
                    <w:sz w:val="21"/>
                    <w:szCs w:val="21"/>
                  </w:rPr>
                </w:rPrChange>
              </w:rPr>
              <w:t>0.9899</w:t>
            </w:r>
            <w:r>
              <w:rPr>
                <w:rFonts w:ascii="Times New Roman" w:hAnsi="Times New Roman" w:cs="Times New Roman" w:eastAsia="SimSun"/>
                <w:b w:val="0"/>
                <w:bCs w:val="0"/>
                <w:sz w:val="21"/>
                <w:szCs w:val="21"/>
                <w:rPrChange w:id="7191"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192" w:author="Codex" w:date="2026-10-05T16:32:41.313017+00:00">
              <w:tcPr>
                <w:tcW w:w="0" w:type="auto"/>
                <w:tcBorders>
                  <w:top w:val="nil"/>
                  <w:left w:val="nil"/>
                  <w:bottom w:val="nil"/>
                  <w:right w:val="nil"/>
                </w:tcBorders>
                <w:tcMar>
                  <w:left w:w="102" w:type="dxa"/>
                  <w:right w:w="102" w:type="dxa"/>
                </w:tcMar>
              </w:tcPr>
            </w:tcPrChange>
          </w:tcPr>
          <w:p w14:paraId="40543B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70" w:author="Codex" w:date="2026-10-05T16:32:41.313017+00:00">
                  <w:rPr>
                    <w:bCs w:val="0"/>
                    <w:sz w:val="21"/>
                    <w:szCs w:val="21"/>
                  </w:rPr>
                </w:rPrChange>
              </w:rPr>
              <w:pPrChange w:id="719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94" w:author="Codex" w:date="2026-10-05T16:32:41.313017+00:00">
                  <w:rPr>
                    <w:bCs w:val="0"/>
                    <w:sz w:val="21"/>
                    <w:szCs w:val="21"/>
                  </w:rPr>
                </w:rPrChange>
              </w:rPr>
              <w:t>0.834</w:t>
            </w:r>
            <w:r>
              <w:rPr>
                <w:rFonts w:ascii="Times New Roman" w:hAnsi="Times New Roman" w:cs="Times New Roman" w:eastAsia="SimSun"/>
                <w:b w:val="0"/>
                <w:bCs w:val="0"/>
                <w:sz w:val="21"/>
                <w:szCs w:val="21"/>
                <w:rPrChange w:id="7195"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196" w:author="Codex" w:date="2026-10-05T16:32:41.313017+00:00">
              <w:tcPr>
                <w:tcW w:w="0" w:type="auto"/>
                <w:tcBorders>
                  <w:top w:val="nil"/>
                  <w:left w:val="nil"/>
                  <w:bottom w:val="nil"/>
                  <w:right w:val="nil"/>
                </w:tcBorders>
                <w:tcMar>
                  <w:left w:w="102" w:type="dxa"/>
                  <w:right w:w="102" w:type="dxa"/>
                </w:tcMar>
              </w:tcPr>
            </w:tcPrChange>
          </w:tcPr>
          <w:p w14:paraId="7A79EF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1" w:author="Codex" w:date="2026-10-05T16:32:41.313017+00:00">
                  <w:rPr>
                    <w:bCs w:val="0"/>
                    <w:sz w:val="21"/>
                    <w:szCs w:val="21"/>
                  </w:rPr>
                </w:rPrChange>
              </w:rPr>
              <w:pPrChange w:id="71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98" w:author="Codex" w:date="2026-10-05T16:32:41.313017+00:00">
                  <w:rPr>
                    <w:bCs w:val="0"/>
                    <w:sz w:val="21"/>
                    <w:szCs w:val="21"/>
                  </w:rPr>
                </w:rPrChange>
              </w:rPr>
              <w:t>997</w:t>
            </w:r>
          </w:p>
        </w:tc>
      </w:tr>
      <w:tr w:rsidR="007622EE" w14:paraId="26C05D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99" w:author="Codex" w:date="2026-10-05T16:32:41.313017+00:00">
              <w:tcPr>
                <w:tcW w:w="0" w:type="auto"/>
                <w:tcBorders>
                  <w:top w:val="nil"/>
                  <w:left w:val="nil"/>
                  <w:bottom w:val="nil"/>
                  <w:right w:val="nil"/>
                </w:tcBorders>
                <w:tcMar>
                  <w:left w:w="102" w:type="dxa"/>
                  <w:right w:w="102" w:type="dxa"/>
                </w:tcMar>
              </w:tcPr>
            </w:tcPrChange>
          </w:tcPr>
          <w:p w14:paraId="708894F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2" w:author="Codex" w:date="2026-10-05T16:32:41.313017+00:00">
                  <w:rPr>
                    <w:bCs w:val="0"/>
                    <w:sz w:val="21"/>
                    <w:szCs w:val="21"/>
                  </w:rPr>
                </w:rPrChange>
              </w:rPr>
              <w:pPrChange w:id="72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01"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202" w:author="Codex" w:date="2026-10-05T16:32:41.313017+00:00">
              <w:tcPr>
                <w:tcW w:w="0" w:type="auto"/>
                <w:tcBorders>
                  <w:top w:val="nil"/>
                  <w:left w:val="nil"/>
                  <w:bottom w:val="nil"/>
                  <w:right w:val="nil"/>
                </w:tcBorders>
                <w:tcMar>
                  <w:left w:w="102" w:type="dxa"/>
                  <w:right w:w="102" w:type="dxa"/>
                </w:tcMar>
              </w:tcPr>
            </w:tcPrChange>
          </w:tcPr>
          <w:p w14:paraId="42C833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73" w:author="Codex" w:date="2026-10-05T16:32:41.313017+00:00">
                  <w:rPr>
                    <w:bCs w:val="0"/>
                    <w:sz w:val="21"/>
                    <w:szCs w:val="21"/>
                  </w:rPr>
                </w:rPrChange>
              </w:rPr>
              <w:pPrChange w:id="720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04" w:author="Codex" w:date="2026-10-05T16:32:41.313017+00:00">
                  <w:rPr>
                    <w:bCs w:val="0"/>
                    <w:sz w:val="21"/>
                    <w:szCs w:val="21"/>
                  </w:rPr>
                </w:rPrChange>
              </w:rPr>
              <w:t>未满</w:t>
            </w:r>
            <w:r>
              <w:rPr>
                <w:rFonts w:ascii="Times New Roman" w:hAnsi="Times New Roman" w:cs="Times New Roman" w:eastAsia="SimSun"/>
                <w:b w:val="0"/>
                <w:bCs w:val="0"/>
                <w:sz w:val="21"/>
                <w:szCs w:val="21"/>
                <w:rPrChange w:id="7205" w:author="Codex" w:date="2026-10-05T16:32:41.313017+00:00">
                  <w:rPr>
                    <w:bCs w:val="0"/>
                    <w:sz w:val="21"/>
                    <w:szCs w:val="21"/>
                  </w:rPr>
                </w:rPrChange>
              </w:rPr>
              <w:t>40</w:t>
            </w:r>
            <w:r>
              <w:rPr>
                <w:rFonts w:ascii="Times New Roman" w:hAnsi="Times New Roman" w:cs="Times New Roman" w:eastAsia="SimSun"/>
                <w:b w:val="0"/>
                <w:bCs w:val="0"/>
                <w:sz w:val="21"/>
                <w:szCs w:val="21"/>
                <w:rPrChange w:id="7206"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207" w:author="Codex" w:date="2026-10-05T16:32:41.313017+00:00">
              <w:tcPr>
                <w:tcW w:w="0" w:type="auto"/>
                <w:tcBorders>
                  <w:top w:val="nil"/>
                  <w:left w:val="nil"/>
                  <w:bottom w:val="nil"/>
                  <w:right w:val="nil"/>
                </w:tcBorders>
                <w:tcMar>
                  <w:left w:w="102" w:type="dxa"/>
                  <w:right w:w="102" w:type="dxa"/>
                </w:tcMar>
              </w:tcPr>
            </w:tcPrChange>
          </w:tcPr>
          <w:p w14:paraId="157C13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4" w:author="Codex" w:date="2026-10-05T16:32:41.313017+00:00">
                  <w:rPr>
                    <w:bCs w:val="0"/>
                    <w:sz w:val="21"/>
                    <w:szCs w:val="21"/>
                  </w:rPr>
                </w:rPrChange>
              </w:rPr>
              <w:pPrChange w:id="72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09" w:author="Codex" w:date="2026-10-05T16:32:41.313017+00:00">
                  <w:rPr>
                    <w:bCs w:val="0"/>
                    <w:sz w:val="21"/>
                    <w:szCs w:val="21"/>
                  </w:rPr>
                </w:rPrChange>
              </w:rPr>
              <w:t>1240</w:t>
            </w:r>
          </w:p>
        </w:tc>
        <w:tc>
          <w:tcPr>
            <w:tcW w:w="0" w:type="auto"/>
            <w:tcBorders>
              <w:top w:val="nil"/>
              <w:left w:val="nil"/>
              <w:bottom w:val="nil"/>
              <w:right w:val="nil"/>
              <w:insideH w:val="nil"/>
              <w:insideV w:val="nil"/>
            </w:tcBorders>
            <w:tcMar>
              <w:left w:w="102" w:type="dxa"/>
              <w:right w:w="102" w:type="dxa"/>
            </w:tcMar>
            <w:tcPrChange w:id="7210" w:author="Codex" w:date="2026-10-05T16:32:41.313017+00:00">
              <w:tcPr>
                <w:tcW w:w="0" w:type="auto"/>
                <w:tcBorders>
                  <w:top w:val="nil"/>
                  <w:left w:val="nil"/>
                  <w:bottom w:val="nil"/>
                  <w:right w:val="nil"/>
                </w:tcBorders>
                <w:tcMar>
                  <w:left w:w="102" w:type="dxa"/>
                  <w:right w:w="102" w:type="dxa"/>
                </w:tcMar>
              </w:tcPr>
            </w:tcPrChange>
          </w:tcPr>
          <w:p w14:paraId="53F706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5" w:author="Codex" w:date="2026-10-05T16:32:41.313017+00:00">
                  <w:rPr>
                    <w:bCs w:val="0"/>
                    <w:sz w:val="21"/>
                    <w:szCs w:val="21"/>
                  </w:rPr>
                </w:rPrChange>
              </w:rPr>
              <w:pPrChange w:id="72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12" w:author="Codex" w:date="2026-10-05T16:32:41.313017+00:00">
                  <w:rPr>
                    <w:bCs w:val="0"/>
                    <w:sz w:val="21"/>
                    <w:szCs w:val="21"/>
                  </w:rPr>
                </w:rPrChange>
              </w:rPr>
              <w:t>558</w:t>
            </w:r>
          </w:p>
        </w:tc>
        <w:tc>
          <w:tcPr>
            <w:tcW w:w="0" w:type="auto"/>
            <w:tcBorders>
              <w:top w:val="nil"/>
              <w:left w:val="nil"/>
              <w:bottom w:val="nil"/>
              <w:right w:val="nil"/>
              <w:insideH w:val="nil"/>
              <w:insideV w:val="nil"/>
            </w:tcBorders>
            <w:tcMar>
              <w:left w:w="102" w:type="dxa"/>
              <w:right w:w="102" w:type="dxa"/>
            </w:tcMar>
            <w:tcPrChange w:id="7213" w:author="Codex" w:date="2026-10-05T16:32:41.313017+00:00">
              <w:tcPr>
                <w:tcW w:w="0" w:type="auto"/>
                <w:tcBorders>
                  <w:top w:val="nil"/>
                  <w:left w:val="nil"/>
                  <w:bottom w:val="nil"/>
                  <w:right w:val="nil"/>
                </w:tcBorders>
                <w:tcMar>
                  <w:left w:w="102" w:type="dxa"/>
                  <w:right w:w="102" w:type="dxa"/>
                </w:tcMar>
              </w:tcPr>
            </w:tcPrChange>
          </w:tcPr>
          <w:p w14:paraId="46D34F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6" w:author="Codex" w:date="2026-10-05T16:32:41.313017+00:00">
                  <w:rPr>
                    <w:bCs w:val="0"/>
                    <w:sz w:val="21"/>
                    <w:szCs w:val="21"/>
                  </w:rPr>
                </w:rPrChange>
              </w:rPr>
              <w:pPrChange w:id="72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15" w:author="Codex" w:date="2026-10-05T16:32:41.313017+00:00">
                  <w:rPr>
                    <w:bCs w:val="0"/>
                    <w:sz w:val="21"/>
                    <w:szCs w:val="21"/>
                  </w:rPr>
                </w:rPrChange>
              </w:rPr>
              <w:t>1.0067</w:t>
            </w:r>
            <w:r>
              <w:rPr>
                <w:rFonts w:ascii="Times New Roman" w:hAnsi="Times New Roman" w:cs="Times New Roman" w:eastAsia="SimSun"/>
                <w:b w:val="0"/>
                <w:bCs w:val="0"/>
                <w:sz w:val="21"/>
                <w:szCs w:val="21"/>
                <w:rPrChange w:id="7216" w:author="Codex" w:date="2026-10-05T16:32:41.313017+00:00">
                  <w:rPr>
                    <w:bCs w:val="0"/>
                    <w:sz w:val="21"/>
                    <w:szCs w:val="21"/>
                  </w:rPr>
                </w:rPrChange>
              </w:rPr>
              <w:t>（</w:t>
            </w:r>
            <w:r>
              <w:rPr>
                <w:rFonts w:ascii="Times New Roman" w:hAnsi="Times New Roman" w:cs="Times New Roman" w:eastAsia="SimSun"/>
                <w:b w:val="0"/>
                <w:bCs w:val="0"/>
                <w:sz w:val="21"/>
                <w:szCs w:val="21"/>
                <w:rPrChange w:id="7217" w:author="Codex" w:date="2026-10-05T16:32:41.313017+00:00">
                  <w:rPr>
                    <w:bCs w:val="0"/>
                    <w:sz w:val="21"/>
                    <w:szCs w:val="21"/>
                  </w:rPr>
                </w:rPrChange>
              </w:rPr>
              <w:t>0.9703</w:t>
            </w:r>
            <w:r>
              <w:rPr>
                <w:rFonts w:ascii="Times New Roman" w:hAnsi="Times New Roman" w:cs="Times New Roman" w:eastAsia="SimSun"/>
                <w:b w:val="0"/>
                <w:bCs w:val="0"/>
                <w:sz w:val="21"/>
                <w:szCs w:val="21"/>
                <w:rPrChange w:id="7218" w:author="Codex" w:date="2026-10-05T16:32:41.313017+00:00">
                  <w:rPr>
                    <w:bCs w:val="0"/>
                    <w:sz w:val="21"/>
                    <w:szCs w:val="21"/>
                  </w:rPr>
                </w:rPrChange>
              </w:rPr>
              <w:t>，</w:t>
            </w:r>
            <w:r>
              <w:rPr>
                <w:rFonts w:ascii="Times New Roman" w:hAnsi="Times New Roman" w:cs="Times New Roman" w:eastAsia="SimSun"/>
                <w:b w:val="0"/>
                <w:bCs w:val="0"/>
                <w:sz w:val="21"/>
                <w:szCs w:val="21"/>
                <w:rPrChange w:id="7219" w:author="Codex" w:date="2026-10-05T16:32:41.313017+00:00">
                  <w:rPr>
                    <w:bCs w:val="0"/>
                    <w:sz w:val="21"/>
                    <w:szCs w:val="21"/>
                  </w:rPr>
                </w:rPrChange>
              </w:rPr>
              <w:t>1.0468</w:t>
            </w:r>
            <w:r>
              <w:rPr>
                <w:rFonts w:ascii="Times New Roman" w:hAnsi="Times New Roman" w:cs="Times New Roman" w:eastAsia="SimSun"/>
                <w:b w:val="0"/>
                <w:bCs w:val="0"/>
                <w:sz w:val="21"/>
                <w:szCs w:val="21"/>
                <w:rPrChange w:id="72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21" w:author="Codex" w:date="2026-10-05T16:32:41.313017+00:00">
              <w:tcPr>
                <w:tcW w:w="0" w:type="auto"/>
                <w:tcBorders>
                  <w:top w:val="nil"/>
                  <w:left w:val="nil"/>
                  <w:bottom w:val="nil"/>
                  <w:right w:val="nil"/>
                </w:tcBorders>
                <w:tcMar>
                  <w:left w:w="102" w:type="dxa"/>
                  <w:right w:w="102" w:type="dxa"/>
                </w:tcMar>
              </w:tcPr>
            </w:tcPrChange>
          </w:tcPr>
          <w:p w14:paraId="339BFC8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7" w:author="Codex" w:date="2026-10-05T16:32:41.313017+00:00">
                  <w:rPr>
                    <w:bCs w:val="0"/>
                    <w:sz w:val="21"/>
                    <w:szCs w:val="21"/>
                  </w:rPr>
                </w:rPrChange>
              </w:rPr>
              <w:pPrChange w:id="72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23" w:author="Codex" w:date="2026-10-05T16:32:41.313017+00:00">
                  <w:rPr>
                    <w:bCs w:val="0"/>
                    <w:sz w:val="21"/>
                    <w:szCs w:val="21"/>
                  </w:rPr>
                </w:rPrChange>
              </w:rPr>
              <w:t>-0.212</w:t>
            </w:r>
            <w:r>
              <w:rPr>
                <w:rFonts w:ascii="Times New Roman" w:hAnsi="Times New Roman" w:cs="Times New Roman" w:eastAsia="SimSun"/>
                <w:b w:val="0"/>
                <w:bCs w:val="0"/>
                <w:sz w:val="21"/>
                <w:szCs w:val="21"/>
                <w:rPrChange w:id="7224" w:author="Codex" w:date="2026-10-05T16:32:41.313017+00:00">
                  <w:rPr>
                    <w:bCs w:val="0"/>
                    <w:sz w:val="21"/>
                    <w:szCs w:val="21"/>
                  </w:rPr>
                </w:rPrChange>
              </w:rPr>
              <w:t>（</w:t>
            </w:r>
            <w:r>
              <w:rPr>
                <w:rFonts w:ascii="Times New Roman" w:hAnsi="Times New Roman" w:cs="Times New Roman" w:eastAsia="SimSun"/>
                <w:b w:val="0"/>
                <w:bCs w:val="0"/>
                <w:sz w:val="21"/>
                <w:szCs w:val="21"/>
                <w:rPrChange w:id="7225" w:author="Codex" w:date="2026-10-05T16:32:41.313017+00:00">
                  <w:rPr>
                    <w:bCs w:val="0"/>
                    <w:sz w:val="21"/>
                    <w:szCs w:val="21"/>
                  </w:rPr>
                </w:rPrChange>
              </w:rPr>
              <w:t>-0.933</w:t>
            </w:r>
            <w:r>
              <w:rPr>
                <w:rFonts w:ascii="Times New Roman" w:hAnsi="Times New Roman" w:cs="Times New Roman" w:eastAsia="SimSun"/>
                <w:b w:val="0"/>
                <w:bCs w:val="0"/>
                <w:sz w:val="21"/>
                <w:szCs w:val="21"/>
                <w:rPrChange w:id="7226" w:author="Codex" w:date="2026-10-05T16:32:41.313017+00:00">
                  <w:rPr>
                    <w:bCs w:val="0"/>
                    <w:sz w:val="21"/>
                    <w:szCs w:val="21"/>
                  </w:rPr>
                </w:rPrChange>
              </w:rPr>
              <w:t>，</w:t>
            </w:r>
            <w:r>
              <w:rPr>
                <w:rFonts w:ascii="Times New Roman" w:hAnsi="Times New Roman" w:cs="Times New Roman" w:eastAsia="SimSun"/>
                <w:b w:val="0"/>
                <w:bCs w:val="0"/>
                <w:sz w:val="21"/>
                <w:szCs w:val="21"/>
                <w:rPrChange w:id="7227" w:author="Codex" w:date="2026-10-05T16:32:41.313017+00:00">
                  <w:rPr>
                    <w:bCs w:val="0"/>
                    <w:sz w:val="21"/>
                    <w:szCs w:val="21"/>
                  </w:rPr>
                </w:rPrChange>
              </w:rPr>
              <w:t>0.414</w:t>
            </w:r>
            <w:r>
              <w:rPr>
                <w:rFonts w:ascii="Times New Roman" w:hAnsi="Times New Roman" w:cs="Times New Roman" w:eastAsia="SimSun"/>
                <w:b w:val="0"/>
                <w:bCs w:val="0"/>
                <w:sz w:val="21"/>
                <w:szCs w:val="21"/>
                <w:rPrChange w:id="72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29" w:author="Codex" w:date="2026-10-05T16:32:41.313017+00:00">
              <w:tcPr>
                <w:tcW w:w="0" w:type="auto"/>
                <w:tcBorders>
                  <w:top w:val="nil"/>
                  <w:left w:val="nil"/>
                  <w:bottom w:val="nil"/>
                  <w:right w:val="nil"/>
                </w:tcBorders>
                <w:tcMar>
                  <w:left w:w="102" w:type="dxa"/>
                  <w:right w:w="102" w:type="dxa"/>
                </w:tcMar>
              </w:tcPr>
            </w:tcPrChange>
          </w:tcPr>
          <w:p w14:paraId="02342D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8" w:author="Codex" w:date="2026-10-05T16:32:41.313017+00:00">
                  <w:rPr>
                    <w:bCs w:val="0"/>
                    <w:sz w:val="21"/>
                    <w:szCs w:val="21"/>
                  </w:rPr>
                </w:rPrChange>
              </w:rPr>
              <w:pPrChange w:id="72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31" w:author="Codex" w:date="2026-10-05T16:32:41.313017+00:00">
                  <w:rPr>
                    <w:bCs w:val="0"/>
                    <w:sz w:val="21"/>
                    <w:szCs w:val="21"/>
                  </w:rPr>
                </w:rPrChange>
              </w:rPr>
              <w:t>1000</w:t>
            </w:r>
          </w:p>
        </w:tc>
      </w:tr>
      <w:tr w:rsidR="007622EE" w14:paraId="2EABCE3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32" w:author="Codex" w:date="2026-10-05T16:32:41.313017+00:00">
              <w:tcPr>
                <w:tcW w:w="0" w:type="auto"/>
                <w:tcBorders>
                  <w:top w:val="nil"/>
                  <w:left w:val="nil"/>
                  <w:bottom w:val="nil"/>
                  <w:right w:val="nil"/>
                </w:tcBorders>
                <w:tcMar>
                  <w:left w:w="102" w:type="dxa"/>
                  <w:right w:w="102" w:type="dxa"/>
                </w:tcMar>
              </w:tcPr>
            </w:tcPrChange>
          </w:tcPr>
          <w:p w14:paraId="3CC2B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9" w:author="Codex" w:date="2026-10-05T16:32:41.313017+00:00">
                  <w:rPr>
                    <w:bCs w:val="0"/>
                    <w:sz w:val="21"/>
                    <w:szCs w:val="21"/>
                  </w:rPr>
                </w:rPrChange>
              </w:rPr>
              <w:pPrChange w:id="72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34"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235" w:author="Codex" w:date="2026-10-05T16:32:41.313017+00:00">
              <w:tcPr>
                <w:tcW w:w="0" w:type="auto"/>
                <w:tcBorders>
                  <w:top w:val="nil"/>
                  <w:left w:val="nil"/>
                  <w:bottom w:val="nil"/>
                  <w:right w:val="nil"/>
                </w:tcBorders>
                <w:tcMar>
                  <w:left w:w="102" w:type="dxa"/>
                  <w:right w:w="102" w:type="dxa"/>
                </w:tcMar>
              </w:tcPr>
            </w:tcPrChange>
          </w:tcPr>
          <w:p w14:paraId="1461C3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0" w:author="Codex" w:date="2026-10-05T16:32:41.313017+00:00">
                  <w:rPr>
                    <w:bCs w:val="0"/>
                    <w:sz w:val="21"/>
                    <w:szCs w:val="21"/>
                  </w:rPr>
                </w:rPrChange>
              </w:rPr>
              <w:pPrChange w:id="723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37" w:author="Codex" w:date="2026-10-05T16:32:41.313017+00:00">
                  <w:rPr>
                    <w:bCs w:val="0"/>
                    <w:sz w:val="21"/>
                    <w:szCs w:val="21"/>
                  </w:rPr>
                </w:rPrChange>
              </w:rPr>
              <w:t>40</w:t>
            </w:r>
            <w:r>
              <w:rPr>
                <w:rFonts w:ascii="Times New Roman" w:hAnsi="Times New Roman" w:cs="Times New Roman" w:eastAsia="SimSun"/>
                <w:b w:val="0"/>
                <w:bCs w:val="0"/>
                <w:sz w:val="21"/>
                <w:szCs w:val="21"/>
                <w:rPrChange w:id="7238"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239" w:author="Codex" w:date="2026-10-05T16:32:41.313017+00:00">
              <w:tcPr>
                <w:tcW w:w="0" w:type="auto"/>
                <w:tcBorders>
                  <w:top w:val="nil"/>
                  <w:left w:val="nil"/>
                  <w:bottom w:val="nil"/>
                  <w:right w:val="nil"/>
                </w:tcBorders>
                <w:tcMar>
                  <w:left w:w="102" w:type="dxa"/>
                  <w:right w:w="102" w:type="dxa"/>
                </w:tcMar>
              </w:tcPr>
            </w:tcPrChange>
          </w:tcPr>
          <w:p w14:paraId="05924D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1" w:author="Codex" w:date="2026-10-05T16:32:41.313017+00:00">
                  <w:rPr>
                    <w:bCs w:val="0"/>
                    <w:sz w:val="21"/>
                    <w:szCs w:val="21"/>
                  </w:rPr>
                </w:rPrChange>
              </w:rPr>
              <w:pPrChange w:id="72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41" w:author="Codex" w:date="2026-10-05T16:32:41.313017+00:00">
                  <w:rPr>
                    <w:bCs w:val="0"/>
                    <w:sz w:val="21"/>
                    <w:szCs w:val="21"/>
                  </w:rPr>
                </w:rPrChange>
              </w:rPr>
              <w:t>881</w:t>
            </w:r>
          </w:p>
        </w:tc>
        <w:tc>
          <w:tcPr>
            <w:tcW w:w="0" w:type="auto"/>
            <w:tcBorders>
              <w:top w:val="nil"/>
              <w:left w:val="nil"/>
              <w:bottom w:val="nil"/>
              <w:right w:val="nil"/>
              <w:insideH w:val="nil"/>
              <w:insideV w:val="nil"/>
            </w:tcBorders>
            <w:tcMar>
              <w:left w:w="102" w:type="dxa"/>
              <w:right w:w="102" w:type="dxa"/>
            </w:tcMar>
            <w:tcPrChange w:id="7242" w:author="Codex" w:date="2026-10-05T16:32:41.313017+00:00">
              <w:tcPr>
                <w:tcW w:w="0" w:type="auto"/>
                <w:tcBorders>
                  <w:top w:val="nil"/>
                  <w:left w:val="nil"/>
                  <w:bottom w:val="nil"/>
                  <w:right w:val="nil"/>
                </w:tcBorders>
                <w:tcMar>
                  <w:left w:w="102" w:type="dxa"/>
                  <w:right w:w="102" w:type="dxa"/>
                </w:tcMar>
              </w:tcPr>
            </w:tcPrChange>
          </w:tcPr>
          <w:p w14:paraId="58BD27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2" w:author="Codex" w:date="2026-10-05T16:32:41.313017+00:00">
                  <w:rPr>
                    <w:bCs w:val="0"/>
                    <w:sz w:val="21"/>
                    <w:szCs w:val="21"/>
                  </w:rPr>
                </w:rPrChange>
              </w:rPr>
              <w:pPrChange w:id="72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44" w:author="Codex" w:date="2026-10-05T16:32:41.313017+00:00">
                  <w:rPr>
                    <w:bCs w:val="0"/>
                    <w:sz w:val="21"/>
                    <w:szCs w:val="21"/>
                  </w:rPr>
                </w:rPrChange>
              </w:rPr>
              <w:t>491</w:t>
            </w:r>
          </w:p>
        </w:tc>
        <w:tc>
          <w:tcPr>
            <w:tcW w:w="0" w:type="auto"/>
            <w:tcBorders>
              <w:top w:val="nil"/>
              <w:left w:val="nil"/>
              <w:bottom w:val="nil"/>
              <w:right w:val="nil"/>
              <w:insideH w:val="nil"/>
              <w:insideV w:val="nil"/>
            </w:tcBorders>
            <w:tcMar>
              <w:left w:w="102" w:type="dxa"/>
              <w:right w:w="102" w:type="dxa"/>
            </w:tcMar>
            <w:tcPrChange w:id="7245" w:author="Codex" w:date="2026-10-05T16:32:41.313017+00:00">
              <w:tcPr>
                <w:tcW w:w="0" w:type="auto"/>
                <w:tcBorders>
                  <w:top w:val="nil"/>
                  <w:left w:val="nil"/>
                  <w:bottom w:val="nil"/>
                  <w:right w:val="nil"/>
                </w:tcBorders>
                <w:tcMar>
                  <w:left w:w="102" w:type="dxa"/>
                  <w:right w:w="102" w:type="dxa"/>
                </w:tcMar>
              </w:tcPr>
            </w:tcPrChange>
          </w:tcPr>
          <w:p w14:paraId="6B93AE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3" w:author="Codex" w:date="2026-10-05T16:32:41.313017+00:00">
                  <w:rPr>
                    <w:bCs w:val="0"/>
                    <w:sz w:val="21"/>
                    <w:szCs w:val="21"/>
                  </w:rPr>
                </w:rPrChange>
              </w:rPr>
              <w:pPrChange w:id="72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47" w:author="Codex" w:date="2026-10-05T16:32:41.313017+00:00">
                  <w:rPr>
                    <w:bCs w:val="0"/>
                    <w:sz w:val="21"/>
                    <w:szCs w:val="21"/>
                  </w:rPr>
                </w:rPrChange>
              </w:rPr>
              <w:t>0.9908</w:t>
            </w:r>
            <w:r>
              <w:rPr>
                <w:rFonts w:ascii="Times New Roman" w:hAnsi="Times New Roman" w:cs="Times New Roman" w:eastAsia="SimSun"/>
                <w:b w:val="0"/>
                <w:bCs w:val="0"/>
                <w:sz w:val="21"/>
                <w:szCs w:val="21"/>
                <w:rPrChange w:id="7248"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249" w:author="Codex" w:date="2026-10-05T16:32:41.313017+00:00">
              <w:tcPr>
                <w:tcW w:w="0" w:type="auto"/>
                <w:tcBorders>
                  <w:top w:val="nil"/>
                  <w:left w:val="nil"/>
                  <w:bottom w:val="nil"/>
                  <w:right w:val="nil"/>
                </w:tcBorders>
                <w:tcMar>
                  <w:left w:w="102" w:type="dxa"/>
                  <w:right w:w="102" w:type="dxa"/>
                </w:tcMar>
              </w:tcPr>
            </w:tcPrChange>
          </w:tcPr>
          <w:p w14:paraId="1B9397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4" w:author="Codex" w:date="2026-10-05T16:32:41.313017+00:00">
                  <w:rPr>
                    <w:bCs w:val="0"/>
                    <w:sz w:val="21"/>
                    <w:szCs w:val="21"/>
                  </w:rPr>
                </w:rPrChange>
              </w:rPr>
              <w:pPrChange w:id="725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51" w:author="Codex" w:date="2026-10-05T16:32:41.313017+00:00">
                  <w:rPr>
                    <w:bCs w:val="0"/>
                    <w:sz w:val="21"/>
                    <w:szCs w:val="21"/>
                  </w:rPr>
                </w:rPrChange>
              </w:rPr>
              <w:t>0.468</w:t>
            </w:r>
            <w:r>
              <w:rPr>
                <w:rFonts w:ascii="Times New Roman" w:hAnsi="Times New Roman" w:cs="Times New Roman" w:eastAsia="SimSun"/>
                <w:b w:val="0"/>
                <w:bCs w:val="0"/>
                <w:sz w:val="21"/>
                <w:szCs w:val="21"/>
                <w:rPrChange w:id="7252"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253" w:author="Codex" w:date="2026-10-05T16:32:41.313017+00:00">
              <w:tcPr>
                <w:tcW w:w="0" w:type="auto"/>
                <w:tcBorders>
                  <w:top w:val="nil"/>
                  <w:left w:val="nil"/>
                  <w:bottom w:val="nil"/>
                  <w:right w:val="nil"/>
                </w:tcBorders>
                <w:tcMar>
                  <w:left w:w="102" w:type="dxa"/>
                  <w:right w:w="102" w:type="dxa"/>
                </w:tcMar>
              </w:tcPr>
            </w:tcPrChange>
          </w:tcPr>
          <w:p w14:paraId="0839DBA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5" w:author="Codex" w:date="2026-10-05T16:32:41.313017+00:00">
                  <w:rPr>
                    <w:bCs w:val="0"/>
                    <w:sz w:val="21"/>
                    <w:szCs w:val="21"/>
                  </w:rPr>
                </w:rPrChange>
              </w:rPr>
              <w:pPrChange w:id="72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55" w:author="Codex" w:date="2026-10-05T16:32:41.313017+00:00">
                  <w:rPr>
                    <w:bCs w:val="0"/>
                    <w:sz w:val="21"/>
                    <w:szCs w:val="21"/>
                  </w:rPr>
                </w:rPrChange>
              </w:rPr>
              <w:t>979</w:t>
            </w:r>
          </w:p>
        </w:tc>
      </w:tr>
      <w:tr w:rsidR="007622EE" w14:paraId="637BF27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56" w:author="Codex" w:date="2026-10-05T16:32:41.313017+00:00">
              <w:tcPr>
                <w:tcW w:w="0" w:type="auto"/>
                <w:tcBorders>
                  <w:top w:val="nil"/>
                  <w:left w:val="nil"/>
                  <w:bottom w:val="nil"/>
                  <w:right w:val="nil"/>
                </w:tcBorders>
                <w:tcMar>
                  <w:left w:w="102" w:type="dxa"/>
                  <w:right w:w="102" w:type="dxa"/>
                </w:tcMar>
              </w:tcPr>
            </w:tcPrChange>
          </w:tcPr>
          <w:p w14:paraId="1011D6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6" w:author="Codex" w:date="2026-10-05T16:32:41.313017+00:00">
                  <w:rPr>
                    <w:bCs w:val="0"/>
                    <w:sz w:val="21"/>
                    <w:szCs w:val="21"/>
                  </w:rPr>
                </w:rPrChange>
              </w:rPr>
              <w:pPrChange w:id="72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58"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259" w:author="Codex" w:date="2026-10-05T16:32:41.313017+00:00">
              <w:tcPr>
                <w:tcW w:w="0" w:type="auto"/>
                <w:tcBorders>
                  <w:top w:val="nil"/>
                  <w:left w:val="nil"/>
                  <w:bottom w:val="nil"/>
                  <w:right w:val="nil"/>
                </w:tcBorders>
                <w:tcMar>
                  <w:left w:w="102" w:type="dxa"/>
                  <w:right w:w="102" w:type="dxa"/>
                </w:tcMar>
              </w:tcPr>
            </w:tcPrChange>
          </w:tcPr>
          <w:p w14:paraId="175885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7" w:author="Codex" w:date="2026-10-05T16:32:41.313017+00:00">
                  <w:rPr>
                    <w:bCs w:val="0"/>
                    <w:sz w:val="21"/>
                    <w:szCs w:val="21"/>
                  </w:rPr>
                </w:rPrChange>
              </w:rPr>
              <w:pPrChange w:id="726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61" w:author="Codex" w:date="2026-10-05T16:32:41.313017+00:00">
                  <w:rPr>
                    <w:bCs w:val="0"/>
                    <w:sz w:val="21"/>
                    <w:szCs w:val="21"/>
                  </w:rPr>
                </w:rPrChange>
              </w:rPr>
              <w:t>未满</w:t>
            </w:r>
            <w:r>
              <w:rPr>
                <w:rFonts w:ascii="Times New Roman" w:hAnsi="Times New Roman" w:cs="Times New Roman" w:eastAsia="SimSun"/>
                <w:b w:val="0"/>
                <w:bCs w:val="0"/>
                <w:sz w:val="21"/>
                <w:szCs w:val="21"/>
                <w:rPrChange w:id="7262" w:author="Codex" w:date="2026-10-05T16:32:41.313017+00:00">
                  <w:rPr>
                    <w:bCs w:val="0"/>
                    <w:sz w:val="21"/>
                    <w:szCs w:val="21"/>
                  </w:rPr>
                </w:rPrChange>
              </w:rPr>
              <w:t>40</w:t>
            </w:r>
            <w:r>
              <w:rPr>
                <w:rFonts w:ascii="Times New Roman" w:hAnsi="Times New Roman" w:cs="Times New Roman" w:eastAsia="SimSun"/>
                <w:b w:val="0"/>
                <w:bCs w:val="0"/>
                <w:sz w:val="21"/>
                <w:szCs w:val="21"/>
                <w:rPrChange w:id="7263"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264" w:author="Codex" w:date="2026-10-05T16:32:41.313017+00:00">
              <w:tcPr>
                <w:tcW w:w="0" w:type="auto"/>
                <w:tcBorders>
                  <w:top w:val="nil"/>
                  <w:left w:val="nil"/>
                  <w:bottom w:val="nil"/>
                  <w:right w:val="nil"/>
                </w:tcBorders>
                <w:tcMar>
                  <w:left w:w="102" w:type="dxa"/>
                  <w:right w:w="102" w:type="dxa"/>
                </w:tcMar>
              </w:tcPr>
            </w:tcPrChange>
          </w:tcPr>
          <w:p w14:paraId="3A0074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8" w:author="Codex" w:date="2026-10-05T16:32:41.313017+00:00">
                  <w:rPr>
                    <w:bCs w:val="0"/>
                    <w:sz w:val="21"/>
                    <w:szCs w:val="21"/>
                  </w:rPr>
                </w:rPrChange>
              </w:rPr>
              <w:pPrChange w:id="72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66" w:author="Codex" w:date="2026-10-05T16:32:41.313017+00:00">
                  <w:rPr>
                    <w:bCs w:val="0"/>
                    <w:sz w:val="21"/>
                    <w:szCs w:val="21"/>
                  </w:rPr>
                </w:rPrChange>
              </w:rPr>
              <w:t>3584</w:t>
            </w:r>
          </w:p>
        </w:tc>
        <w:tc>
          <w:tcPr>
            <w:tcW w:w="0" w:type="auto"/>
            <w:tcBorders>
              <w:top w:val="nil"/>
              <w:left w:val="nil"/>
              <w:bottom w:val="nil"/>
              <w:right w:val="nil"/>
              <w:insideH w:val="nil"/>
              <w:insideV w:val="nil"/>
            </w:tcBorders>
            <w:tcMar>
              <w:left w:w="102" w:type="dxa"/>
              <w:right w:w="102" w:type="dxa"/>
            </w:tcMar>
            <w:tcPrChange w:id="7267" w:author="Codex" w:date="2026-10-05T16:32:41.313017+00:00">
              <w:tcPr>
                <w:tcW w:w="0" w:type="auto"/>
                <w:tcBorders>
                  <w:top w:val="nil"/>
                  <w:left w:val="nil"/>
                  <w:bottom w:val="nil"/>
                  <w:right w:val="nil"/>
                </w:tcBorders>
                <w:tcMar>
                  <w:left w:w="102" w:type="dxa"/>
                  <w:right w:w="102" w:type="dxa"/>
                </w:tcMar>
              </w:tcPr>
            </w:tcPrChange>
          </w:tcPr>
          <w:p w14:paraId="3E855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9" w:author="Codex" w:date="2026-10-05T16:32:41.313017+00:00">
                  <w:rPr>
                    <w:bCs w:val="0"/>
                    <w:sz w:val="21"/>
                    <w:szCs w:val="21"/>
                  </w:rPr>
                </w:rPrChange>
              </w:rPr>
              <w:pPrChange w:id="72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69" w:author="Codex" w:date="2026-10-05T16:32:41.313017+00:00">
                  <w:rPr>
                    <w:bCs w:val="0"/>
                    <w:sz w:val="21"/>
                    <w:szCs w:val="21"/>
                  </w:rPr>
                </w:rPrChange>
              </w:rPr>
              <w:t>1303</w:t>
            </w:r>
          </w:p>
        </w:tc>
        <w:tc>
          <w:tcPr>
            <w:tcW w:w="0" w:type="auto"/>
            <w:tcBorders>
              <w:top w:val="nil"/>
              <w:left w:val="nil"/>
              <w:bottom w:val="nil"/>
              <w:right w:val="nil"/>
              <w:insideH w:val="nil"/>
              <w:insideV w:val="nil"/>
            </w:tcBorders>
            <w:tcMar>
              <w:left w:w="102" w:type="dxa"/>
              <w:right w:w="102" w:type="dxa"/>
            </w:tcMar>
            <w:tcPrChange w:id="7270" w:author="Codex" w:date="2026-10-05T16:32:41.313017+00:00">
              <w:tcPr>
                <w:tcW w:w="0" w:type="auto"/>
                <w:tcBorders>
                  <w:top w:val="nil"/>
                  <w:left w:val="nil"/>
                  <w:bottom w:val="nil"/>
                  <w:right w:val="nil"/>
                </w:tcBorders>
                <w:tcMar>
                  <w:left w:w="102" w:type="dxa"/>
                  <w:right w:w="102" w:type="dxa"/>
                </w:tcMar>
              </w:tcPr>
            </w:tcPrChange>
          </w:tcPr>
          <w:p w14:paraId="1D35F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0" w:author="Codex" w:date="2026-10-05T16:32:41.313017+00:00">
                  <w:rPr>
                    <w:bCs w:val="0"/>
                    <w:sz w:val="21"/>
                    <w:szCs w:val="21"/>
                  </w:rPr>
                </w:rPrChange>
              </w:rPr>
              <w:pPrChange w:id="72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72" w:author="Codex" w:date="2026-10-05T16:32:41.313017+00:00">
                  <w:rPr>
                    <w:bCs w:val="0"/>
                    <w:sz w:val="21"/>
                    <w:szCs w:val="21"/>
                  </w:rPr>
                </w:rPrChange>
              </w:rPr>
              <w:t>0.9948</w:t>
            </w:r>
            <w:r>
              <w:rPr>
                <w:rFonts w:ascii="Times New Roman" w:hAnsi="Times New Roman" w:cs="Times New Roman" w:eastAsia="SimSun"/>
                <w:b w:val="0"/>
                <w:bCs w:val="0"/>
                <w:sz w:val="21"/>
                <w:szCs w:val="21"/>
                <w:rPrChange w:id="7273" w:author="Codex" w:date="2026-10-05T16:32:41.313017+00:00">
                  <w:rPr>
                    <w:bCs w:val="0"/>
                    <w:sz w:val="21"/>
                    <w:szCs w:val="21"/>
                  </w:rPr>
                </w:rPrChange>
              </w:rPr>
              <w:t>（</w:t>
            </w:r>
            <w:r>
              <w:rPr>
                <w:rFonts w:ascii="Times New Roman" w:hAnsi="Times New Roman" w:cs="Times New Roman" w:eastAsia="SimSun"/>
                <w:b w:val="0"/>
                <w:bCs w:val="0"/>
                <w:sz w:val="21"/>
                <w:szCs w:val="21"/>
                <w:rPrChange w:id="7274" w:author="Codex" w:date="2026-10-05T16:32:41.313017+00:00">
                  <w:rPr>
                    <w:bCs w:val="0"/>
                    <w:sz w:val="21"/>
                    <w:szCs w:val="21"/>
                  </w:rPr>
                </w:rPrChange>
              </w:rPr>
              <w:t>0.9753</w:t>
            </w:r>
            <w:r>
              <w:rPr>
                <w:rFonts w:ascii="Times New Roman" w:hAnsi="Times New Roman" w:cs="Times New Roman" w:eastAsia="SimSun"/>
                <w:b w:val="0"/>
                <w:bCs w:val="0"/>
                <w:sz w:val="21"/>
                <w:szCs w:val="21"/>
                <w:rPrChange w:id="7275" w:author="Codex" w:date="2026-10-05T16:32:41.313017+00:00">
                  <w:rPr>
                    <w:bCs w:val="0"/>
                    <w:sz w:val="21"/>
                    <w:szCs w:val="21"/>
                  </w:rPr>
                </w:rPrChange>
              </w:rPr>
              <w:t>，</w:t>
            </w:r>
            <w:r>
              <w:rPr>
                <w:rFonts w:ascii="Times New Roman" w:hAnsi="Times New Roman" w:cs="Times New Roman" w:eastAsia="SimSun"/>
                <w:b w:val="0"/>
                <w:bCs w:val="0"/>
                <w:sz w:val="21"/>
                <w:szCs w:val="21"/>
                <w:rPrChange w:id="7276" w:author="Codex" w:date="2026-10-05T16:32:41.313017+00:00">
                  <w:rPr>
                    <w:bCs w:val="0"/>
                    <w:sz w:val="21"/>
                    <w:szCs w:val="21"/>
                  </w:rPr>
                </w:rPrChange>
              </w:rPr>
              <w:t>1.0087</w:t>
            </w:r>
            <w:r>
              <w:rPr>
                <w:rFonts w:ascii="Times New Roman" w:hAnsi="Times New Roman" w:cs="Times New Roman" w:eastAsia="SimSun"/>
                <w:b w:val="0"/>
                <w:bCs w:val="0"/>
                <w:sz w:val="21"/>
                <w:szCs w:val="21"/>
                <w:rPrChange w:id="727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78" w:author="Codex" w:date="2026-10-05T16:32:41.313017+00:00">
              <w:tcPr>
                <w:tcW w:w="0" w:type="auto"/>
                <w:tcBorders>
                  <w:top w:val="nil"/>
                  <w:left w:val="nil"/>
                  <w:bottom w:val="nil"/>
                  <w:right w:val="nil"/>
                </w:tcBorders>
                <w:tcMar>
                  <w:left w:w="102" w:type="dxa"/>
                  <w:right w:w="102" w:type="dxa"/>
                </w:tcMar>
              </w:tcPr>
            </w:tcPrChange>
          </w:tcPr>
          <w:p w14:paraId="3A497F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1" w:author="Codex" w:date="2026-10-05T16:32:41.313017+00:00">
                  <w:rPr>
                    <w:bCs w:val="0"/>
                    <w:sz w:val="21"/>
                    <w:szCs w:val="21"/>
                  </w:rPr>
                </w:rPrChange>
              </w:rPr>
              <w:pPrChange w:id="72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80" w:author="Codex" w:date="2026-10-05T16:32:41.313017+00:00">
                  <w:rPr>
                    <w:bCs w:val="0"/>
                    <w:sz w:val="21"/>
                    <w:szCs w:val="21"/>
                  </w:rPr>
                </w:rPrChange>
              </w:rPr>
              <w:t>-0.364</w:t>
            </w:r>
            <w:r>
              <w:rPr>
                <w:rFonts w:ascii="Times New Roman" w:hAnsi="Times New Roman" w:cs="Times New Roman" w:eastAsia="SimSun"/>
                <w:b w:val="0"/>
                <w:bCs w:val="0"/>
                <w:sz w:val="21"/>
                <w:szCs w:val="21"/>
                <w:rPrChange w:id="7281" w:author="Codex" w:date="2026-10-05T16:32:41.313017+00:00">
                  <w:rPr>
                    <w:bCs w:val="0"/>
                    <w:sz w:val="21"/>
                    <w:szCs w:val="21"/>
                  </w:rPr>
                </w:rPrChange>
              </w:rPr>
              <w:t>（</w:t>
            </w:r>
            <w:r>
              <w:rPr>
                <w:rFonts w:ascii="Times New Roman" w:hAnsi="Times New Roman" w:cs="Times New Roman" w:eastAsia="SimSun"/>
                <w:b w:val="0"/>
                <w:bCs w:val="0"/>
                <w:sz w:val="21"/>
                <w:szCs w:val="21"/>
                <w:rPrChange w:id="7282" w:author="Codex" w:date="2026-10-05T16:32:41.313017+00:00">
                  <w:rPr>
                    <w:bCs w:val="0"/>
                    <w:sz w:val="21"/>
                    <w:szCs w:val="21"/>
                  </w:rPr>
                </w:rPrChange>
              </w:rPr>
              <w:t>-0.888</w:t>
            </w:r>
            <w:r>
              <w:rPr>
                <w:rFonts w:ascii="Times New Roman" w:hAnsi="Times New Roman" w:cs="Times New Roman" w:eastAsia="SimSun"/>
                <w:b w:val="0"/>
                <w:bCs w:val="0"/>
                <w:sz w:val="21"/>
                <w:szCs w:val="21"/>
                <w:rPrChange w:id="7283" w:author="Codex" w:date="2026-10-05T16:32:41.313017+00:00">
                  <w:rPr>
                    <w:bCs w:val="0"/>
                    <w:sz w:val="21"/>
                    <w:szCs w:val="21"/>
                  </w:rPr>
                </w:rPrChange>
              </w:rPr>
              <w:t>，</w:t>
            </w:r>
            <w:r>
              <w:rPr>
                <w:rFonts w:ascii="Times New Roman" w:hAnsi="Times New Roman" w:cs="Times New Roman" w:eastAsia="SimSun"/>
                <w:b w:val="0"/>
                <w:bCs w:val="0"/>
                <w:sz w:val="21"/>
                <w:szCs w:val="21"/>
                <w:rPrChange w:id="7284" w:author="Codex" w:date="2026-10-05T16:32:41.313017+00:00">
                  <w:rPr>
                    <w:bCs w:val="0"/>
                    <w:sz w:val="21"/>
                    <w:szCs w:val="21"/>
                  </w:rPr>
                </w:rPrChange>
              </w:rPr>
              <w:t>0.318</w:t>
            </w:r>
            <w:r>
              <w:rPr>
                <w:rFonts w:ascii="Times New Roman" w:hAnsi="Times New Roman" w:cs="Times New Roman" w:eastAsia="SimSun"/>
                <w:b w:val="0"/>
                <w:bCs w:val="0"/>
                <w:sz w:val="21"/>
                <w:szCs w:val="21"/>
                <w:rPrChange w:id="728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86" w:author="Codex" w:date="2026-10-05T16:32:41.313017+00:00">
              <w:tcPr>
                <w:tcW w:w="0" w:type="auto"/>
                <w:tcBorders>
                  <w:top w:val="nil"/>
                  <w:left w:val="nil"/>
                  <w:bottom w:val="nil"/>
                  <w:right w:val="nil"/>
                </w:tcBorders>
                <w:tcMar>
                  <w:left w:w="102" w:type="dxa"/>
                  <w:right w:w="102" w:type="dxa"/>
                </w:tcMar>
              </w:tcPr>
            </w:tcPrChange>
          </w:tcPr>
          <w:p w14:paraId="30A921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2" w:author="Codex" w:date="2026-10-05T16:32:41.313017+00:00">
                  <w:rPr>
                    <w:bCs w:val="0"/>
                    <w:sz w:val="21"/>
                    <w:szCs w:val="21"/>
                  </w:rPr>
                </w:rPrChange>
              </w:rPr>
              <w:pPrChange w:id="72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88" w:author="Codex" w:date="2026-10-05T16:32:41.313017+00:00">
                  <w:rPr>
                    <w:bCs w:val="0"/>
                    <w:sz w:val="21"/>
                    <w:szCs w:val="21"/>
                  </w:rPr>
                </w:rPrChange>
              </w:rPr>
              <w:t>1000</w:t>
            </w:r>
          </w:p>
        </w:tc>
      </w:tr>
      <w:tr w:rsidR="007622EE" w14:paraId="7E94414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89" w:author="Codex" w:date="2026-10-05T16:32:41.313017+00:00">
              <w:tcPr>
                <w:tcW w:w="0" w:type="auto"/>
                <w:tcBorders>
                  <w:top w:val="nil"/>
                  <w:left w:val="nil"/>
                  <w:bottom w:val="nil"/>
                  <w:right w:val="nil"/>
                </w:tcBorders>
                <w:tcMar>
                  <w:left w:w="102" w:type="dxa"/>
                  <w:right w:w="102" w:type="dxa"/>
                </w:tcMar>
              </w:tcPr>
            </w:tcPrChange>
          </w:tcPr>
          <w:p w14:paraId="25114B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3" w:author="Codex" w:date="2026-10-05T16:32:41.313017+00:00">
                  <w:rPr>
                    <w:bCs w:val="0"/>
                    <w:sz w:val="21"/>
                    <w:szCs w:val="21"/>
                  </w:rPr>
                </w:rPrChange>
              </w:rPr>
              <w:pPrChange w:id="72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9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292" w:author="Codex" w:date="2026-10-05T16:32:41.313017+00:00">
              <w:tcPr>
                <w:tcW w:w="0" w:type="auto"/>
                <w:tcBorders>
                  <w:top w:val="nil"/>
                  <w:left w:val="nil"/>
                  <w:bottom w:val="nil"/>
                  <w:right w:val="nil"/>
                </w:tcBorders>
                <w:tcMar>
                  <w:left w:w="102" w:type="dxa"/>
                  <w:right w:w="102" w:type="dxa"/>
                </w:tcMar>
              </w:tcPr>
            </w:tcPrChange>
          </w:tcPr>
          <w:p w14:paraId="238DDE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94" w:author="Codex" w:date="2026-10-05T16:32:41.313017+00:00">
                  <w:rPr>
                    <w:bCs w:val="0"/>
                    <w:sz w:val="21"/>
                    <w:szCs w:val="21"/>
                  </w:rPr>
                </w:rPrChange>
              </w:rPr>
              <w:pPrChange w:id="729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94" w:author="Codex" w:date="2026-10-05T16:32:41.313017+00:00">
                  <w:rPr>
                    <w:bCs w:val="0"/>
                    <w:sz w:val="21"/>
                    <w:szCs w:val="21"/>
                  </w:rPr>
                </w:rPrChange>
              </w:rPr>
              <w:t>40</w:t>
            </w:r>
            <w:r>
              <w:rPr>
                <w:rFonts w:ascii="Times New Roman" w:hAnsi="Times New Roman" w:cs="Times New Roman" w:eastAsia="SimSun"/>
                <w:b w:val="0"/>
                <w:bCs w:val="0"/>
                <w:sz w:val="21"/>
                <w:szCs w:val="21"/>
                <w:rPrChange w:id="7295"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296" w:author="Codex" w:date="2026-10-05T16:32:41.313017+00:00">
              <w:tcPr>
                <w:tcW w:w="0" w:type="auto"/>
                <w:tcBorders>
                  <w:top w:val="nil"/>
                  <w:left w:val="nil"/>
                  <w:bottom w:val="nil"/>
                  <w:right w:val="nil"/>
                </w:tcBorders>
                <w:tcMar>
                  <w:left w:w="102" w:type="dxa"/>
                  <w:right w:w="102" w:type="dxa"/>
                </w:tcMar>
              </w:tcPr>
            </w:tcPrChange>
          </w:tcPr>
          <w:p w14:paraId="14AE53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5" w:author="Codex" w:date="2026-10-05T16:32:41.313017+00:00">
                  <w:rPr>
                    <w:bCs w:val="0"/>
                    <w:sz w:val="21"/>
                    <w:szCs w:val="21"/>
                  </w:rPr>
                </w:rPrChange>
              </w:rPr>
              <w:pPrChange w:id="72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98" w:author="Codex" w:date="2026-10-05T16:32:41.313017+00:00">
                  <w:rPr>
                    <w:bCs w:val="0"/>
                    <w:sz w:val="21"/>
                    <w:szCs w:val="21"/>
                  </w:rPr>
                </w:rPrChange>
              </w:rPr>
              <w:t>2747</w:t>
            </w:r>
          </w:p>
        </w:tc>
        <w:tc>
          <w:tcPr>
            <w:tcW w:w="0" w:type="auto"/>
            <w:tcBorders>
              <w:top w:val="nil"/>
              <w:left w:val="nil"/>
              <w:bottom w:val="nil"/>
              <w:right w:val="nil"/>
              <w:insideH w:val="nil"/>
              <w:insideV w:val="nil"/>
            </w:tcBorders>
            <w:tcMar>
              <w:left w:w="102" w:type="dxa"/>
              <w:right w:w="102" w:type="dxa"/>
            </w:tcMar>
            <w:tcPrChange w:id="7299" w:author="Codex" w:date="2026-10-05T16:32:41.313017+00:00">
              <w:tcPr>
                <w:tcW w:w="0" w:type="auto"/>
                <w:tcBorders>
                  <w:top w:val="nil"/>
                  <w:left w:val="nil"/>
                  <w:bottom w:val="nil"/>
                  <w:right w:val="nil"/>
                </w:tcBorders>
                <w:tcMar>
                  <w:left w:w="102" w:type="dxa"/>
                  <w:right w:w="102" w:type="dxa"/>
                </w:tcMar>
              </w:tcPr>
            </w:tcPrChange>
          </w:tcPr>
          <w:p w14:paraId="7EB557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6" w:author="Codex" w:date="2026-10-05T16:32:41.313017+00:00">
                  <w:rPr>
                    <w:bCs w:val="0"/>
                    <w:sz w:val="21"/>
                    <w:szCs w:val="21"/>
                  </w:rPr>
                </w:rPrChange>
              </w:rPr>
              <w:pPrChange w:id="73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01" w:author="Codex" w:date="2026-10-05T16:32:41.313017+00:00">
                  <w:rPr>
                    <w:bCs w:val="0"/>
                    <w:sz w:val="21"/>
                    <w:szCs w:val="21"/>
                  </w:rPr>
                </w:rPrChange>
              </w:rPr>
              <w:t>1288</w:t>
            </w:r>
          </w:p>
        </w:tc>
        <w:tc>
          <w:tcPr>
            <w:tcW w:w="0" w:type="auto"/>
            <w:tcBorders>
              <w:top w:val="nil"/>
              <w:left w:val="nil"/>
              <w:bottom w:val="nil"/>
              <w:right w:val="nil"/>
              <w:insideH w:val="nil"/>
              <w:insideV w:val="nil"/>
            </w:tcBorders>
            <w:tcMar>
              <w:left w:w="102" w:type="dxa"/>
              <w:right w:w="102" w:type="dxa"/>
            </w:tcMar>
            <w:tcPrChange w:id="7302" w:author="Codex" w:date="2026-10-05T16:32:41.313017+00:00">
              <w:tcPr>
                <w:tcW w:w="0" w:type="auto"/>
                <w:tcBorders>
                  <w:top w:val="nil"/>
                  <w:left w:val="nil"/>
                  <w:bottom w:val="nil"/>
                  <w:right w:val="nil"/>
                </w:tcBorders>
                <w:tcMar>
                  <w:left w:w="102" w:type="dxa"/>
                  <w:right w:w="102" w:type="dxa"/>
                </w:tcMar>
              </w:tcPr>
            </w:tcPrChange>
          </w:tcPr>
          <w:p w14:paraId="0DE2A0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7" w:author="Codex" w:date="2026-10-05T16:32:41.313017+00:00">
                  <w:rPr>
                    <w:bCs w:val="0"/>
                    <w:sz w:val="21"/>
                    <w:szCs w:val="21"/>
                  </w:rPr>
                </w:rPrChange>
              </w:rPr>
              <w:pPrChange w:id="73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04" w:author="Codex" w:date="2026-10-05T16:32:41.313017+00:00">
                  <w:rPr>
                    <w:bCs w:val="0"/>
                    <w:sz w:val="21"/>
                    <w:szCs w:val="21"/>
                  </w:rPr>
                </w:rPrChange>
              </w:rPr>
              <w:t>1.0002</w:t>
            </w:r>
            <w:r>
              <w:rPr>
                <w:rFonts w:ascii="Times New Roman" w:hAnsi="Times New Roman" w:cs="Times New Roman" w:eastAsia="SimSun"/>
                <w:b w:val="0"/>
                <w:bCs w:val="0"/>
                <w:sz w:val="21"/>
                <w:szCs w:val="21"/>
                <w:rPrChange w:id="7305" w:author="Codex" w:date="2026-10-05T16:32:41.313017+00:00">
                  <w:rPr>
                    <w:bCs w:val="0"/>
                    <w:sz w:val="21"/>
                    <w:szCs w:val="21"/>
                  </w:rPr>
                </w:rPrChange>
              </w:rPr>
              <w:t>（</w:t>
            </w:r>
            <w:r>
              <w:rPr>
                <w:rFonts w:ascii="Times New Roman" w:hAnsi="Times New Roman" w:cs="Times New Roman" w:eastAsia="SimSun"/>
                <w:b w:val="0"/>
                <w:bCs w:val="0"/>
                <w:sz w:val="21"/>
                <w:szCs w:val="21"/>
                <w:rPrChange w:id="7306" w:author="Codex" w:date="2026-10-05T16:32:41.313017+00:00">
                  <w:rPr>
                    <w:bCs w:val="0"/>
                    <w:sz w:val="21"/>
                    <w:szCs w:val="21"/>
                  </w:rPr>
                </w:rPrChange>
              </w:rPr>
              <w:t>0.9850</w:t>
            </w:r>
            <w:r>
              <w:rPr>
                <w:rFonts w:ascii="Times New Roman" w:hAnsi="Times New Roman" w:cs="Times New Roman" w:eastAsia="SimSun"/>
                <w:b w:val="0"/>
                <w:bCs w:val="0"/>
                <w:sz w:val="21"/>
                <w:szCs w:val="21"/>
                <w:rPrChange w:id="7307" w:author="Codex" w:date="2026-10-05T16:32:41.313017+00:00">
                  <w:rPr>
                    <w:bCs w:val="0"/>
                    <w:sz w:val="21"/>
                    <w:szCs w:val="21"/>
                  </w:rPr>
                </w:rPrChange>
              </w:rPr>
              <w:t>，</w:t>
            </w:r>
            <w:r>
              <w:rPr>
                <w:rFonts w:ascii="Times New Roman" w:hAnsi="Times New Roman" w:cs="Times New Roman" w:eastAsia="SimSun"/>
                <w:b w:val="0"/>
                <w:bCs w:val="0"/>
                <w:sz w:val="21"/>
                <w:szCs w:val="21"/>
                <w:rPrChange w:id="7308" w:author="Codex" w:date="2026-10-05T16:32:41.313017+00:00">
                  <w:rPr>
                    <w:bCs w:val="0"/>
                    <w:sz w:val="21"/>
                    <w:szCs w:val="21"/>
                  </w:rPr>
                </w:rPrChange>
              </w:rPr>
              <w:t>1.0225</w:t>
            </w:r>
            <w:r>
              <w:rPr>
                <w:rFonts w:ascii="Times New Roman" w:hAnsi="Times New Roman" w:cs="Times New Roman" w:eastAsia="SimSun"/>
                <w:b w:val="0"/>
                <w:bCs w:val="0"/>
                <w:sz w:val="21"/>
                <w:szCs w:val="21"/>
                <w:rPrChange w:id="730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10" w:author="Codex" w:date="2026-10-05T16:32:41.313017+00:00">
              <w:tcPr>
                <w:tcW w:w="0" w:type="auto"/>
                <w:tcBorders>
                  <w:top w:val="nil"/>
                  <w:left w:val="nil"/>
                  <w:bottom w:val="nil"/>
                  <w:right w:val="nil"/>
                </w:tcBorders>
                <w:tcMar>
                  <w:left w:w="102" w:type="dxa"/>
                  <w:right w:w="102" w:type="dxa"/>
                </w:tcMar>
              </w:tcPr>
            </w:tcPrChange>
          </w:tcPr>
          <w:p w14:paraId="4A41A5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8" w:author="Codex" w:date="2026-10-05T16:32:41.313017+00:00">
                  <w:rPr>
                    <w:bCs w:val="0"/>
                    <w:sz w:val="21"/>
                    <w:szCs w:val="21"/>
                  </w:rPr>
                </w:rPrChange>
              </w:rPr>
              <w:pPrChange w:id="73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12" w:author="Codex" w:date="2026-10-05T16:32:41.313017+00:00">
                  <w:rPr>
                    <w:bCs w:val="0"/>
                    <w:sz w:val="21"/>
                    <w:szCs w:val="21"/>
                  </w:rPr>
                </w:rPrChange>
              </w:rPr>
              <w:t>-0.225</w:t>
            </w:r>
            <w:r>
              <w:rPr>
                <w:rFonts w:ascii="Times New Roman" w:hAnsi="Times New Roman" w:cs="Times New Roman" w:eastAsia="SimSun"/>
                <w:b w:val="0"/>
                <w:bCs w:val="0"/>
                <w:sz w:val="21"/>
                <w:szCs w:val="21"/>
                <w:rPrChange w:id="7313" w:author="Codex" w:date="2026-10-05T16:32:41.313017+00:00">
                  <w:rPr>
                    <w:bCs w:val="0"/>
                    <w:sz w:val="21"/>
                    <w:szCs w:val="21"/>
                  </w:rPr>
                </w:rPrChange>
              </w:rPr>
              <w:t>（</w:t>
            </w:r>
            <w:r>
              <w:rPr>
                <w:rFonts w:ascii="Times New Roman" w:hAnsi="Times New Roman" w:cs="Times New Roman" w:eastAsia="SimSun"/>
                <w:b w:val="0"/>
                <w:bCs w:val="0"/>
                <w:sz w:val="21"/>
                <w:szCs w:val="21"/>
                <w:rPrChange w:id="7314" w:author="Codex" w:date="2026-10-05T16:32:41.313017+00:00">
                  <w:rPr>
                    <w:bCs w:val="0"/>
                    <w:sz w:val="21"/>
                    <w:szCs w:val="21"/>
                  </w:rPr>
                </w:rPrChange>
              </w:rPr>
              <w:t>-0.829</w:t>
            </w:r>
            <w:r>
              <w:rPr>
                <w:rFonts w:ascii="Times New Roman" w:hAnsi="Times New Roman" w:cs="Times New Roman" w:eastAsia="SimSun"/>
                <w:b w:val="0"/>
                <w:bCs w:val="0"/>
                <w:sz w:val="21"/>
                <w:szCs w:val="21"/>
                <w:rPrChange w:id="7315" w:author="Codex" w:date="2026-10-05T16:32:41.313017+00:00">
                  <w:rPr>
                    <w:bCs w:val="0"/>
                    <w:sz w:val="21"/>
                    <w:szCs w:val="21"/>
                  </w:rPr>
                </w:rPrChange>
              </w:rPr>
              <w:t>，</w:t>
            </w:r>
            <w:r>
              <w:rPr>
                <w:rFonts w:ascii="Times New Roman" w:hAnsi="Times New Roman" w:cs="Times New Roman" w:eastAsia="SimSun"/>
                <w:b w:val="0"/>
                <w:bCs w:val="0"/>
                <w:sz w:val="21"/>
                <w:szCs w:val="21"/>
                <w:rPrChange w:id="7316" w:author="Codex" w:date="2026-10-05T16:32:41.313017+00:00">
                  <w:rPr>
                    <w:bCs w:val="0"/>
                    <w:sz w:val="21"/>
                    <w:szCs w:val="21"/>
                  </w:rPr>
                </w:rPrChange>
              </w:rPr>
              <w:t>0.673</w:t>
            </w:r>
            <w:r>
              <w:rPr>
                <w:rFonts w:ascii="Times New Roman" w:hAnsi="Times New Roman" w:cs="Times New Roman" w:eastAsia="SimSun"/>
                <w:b w:val="0"/>
                <w:bCs w:val="0"/>
                <w:sz w:val="21"/>
                <w:szCs w:val="21"/>
                <w:rPrChange w:id="731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18" w:author="Codex" w:date="2026-10-05T16:32:41.313017+00:00">
              <w:tcPr>
                <w:tcW w:w="0" w:type="auto"/>
                <w:tcBorders>
                  <w:top w:val="nil"/>
                  <w:left w:val="nil"/>
                  <w:bottom w:val="nil"/>
                  <w:right w:val="nil"/>
                </w:tcBorders>
                <w:tcMar>
                  <w:left w:w="102" w:type="dxa"/>
                  <w:right w:w="102" w:type="dxa"/>
                </w:tcMar>
              </w:tcPr>
            </w:tcPrChange>
          </w:tcPr>
          <w:p w14:paraId="53765B2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9" w:author="Codex" w:date="2026-10-05T16:32:41.313017+00:00">
                  <w:rPr>
                    <w:bCs w:val="0"/>
                    <w:sz w:val="21"/>
                    <w:szCs w:val="21"/>
                  </w:rPr>
                </w:rPrChange>
              </w:rPr>
              <w:pPrChange w:id="73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20" w:author="Codex" w:date="2026-10-05T16:32:41.313017+00:00">
                  <w:rPr>
                    <w:bCs w:val="0"/>
                    <w:sz w:val="21"/>
                    <w:szCs w:val="21"/>
                  </w:rPr>
                </w:rPrChange>
              </w:rPr>
              <w:t>1000</w:t>
            </w:r>
          </w:p>
        </w:tc>
      </w:tr>
      <w:tr w:rsidR="007622EE" w14:paraId="7C0FECC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321" w:author="Codex" w:date="2026-10-05T16:32:41.313017+00:00">
              <w:tcPr>
                <w:tcW w:w="0" w:type="auto"/>
                <w:tcBorders>
                  <w:top w:val="nil"/>
                  <w:left w:val="nil"/>
                  <w:bottom w:val="nil"/>
                  <w:right w:val="nil"/>
                </w:tcBorders>
                <w:tcMar>
                  <w:left w:w="102" w:type="dxa"/>
                  <w:right w:w="102" w:type="dxa"/>
                </w:tcMar>
              </w:tcPr>
            </w:tcPrChange>
          </w:tcPr>
          <w:p w14:paraId="18995D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0" w:author="Codex" w:date="2026-10-05T16:32:41.313017+00:00">
                  <w:rPr>
                    <w:bCs w:val="0"/>
                    <w:sz w:val="21"/>
                    <w:szCs w:val="21"/>
                  </w:rPr>
                </w:rPrChange>
              </w:rPr>
              <w:pPrChange w:id="73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23"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7324" w:author="Codex" w:date="2026-10-05T16:32:41.313017+00:00">
              <w:tcPr>
                <w:tcW w:w="0" w:type="auto"/>
                <w:tcBorders>
                  <w:top w:val="nil"/>
                  <w:left w:val="nil"/>
                  <w:bottom w:val="nil"/>
                  <w:right w:val="nil"/>
                </w:tcBorders>
                <w:tcMar>
                  <w:left w:w="102" w:type="dxa"/>
                  <w:right w:w="102" w:type="dxa"/>
                </w:tcMar>
              </w:tcPr>
            </w:tcPrChange>
          </w:tcPr>
          <w:p w14:paraId="4EB7B6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01" w:author="Codex" w:date="2026-10-05T16:32:41.313017+00:00">
                  <w:rPr>
                    <w:bCs w:val="0"/>
                    <w:sz w:val="21"/>
                    <w:szCs w:val="21"/>
                  </w:rPr>
                </w:rPrChange>
              </w:rPr>
              <w:pPrChange w:id="732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326" w:author="Codex" w:date="2026-10-05T16:32:41.313017+00:00">
                  <w:rPr>
                    <w:bCs w:val="0"/>
                    <w:sz w:val="21"/>
                    <w:szCs w:val="21"/>
                  </w:rPr>
                </w:rPrChange>
              </w:rPr>
              <w:t>未满</w:t>
            </w:r>
            <w:r>
              <w:rPr>
                <w:rFonts w:ascii="Times New Roman" w:hAnsi="Times New Roman" w:cs="Times New Roman" w:eastAsia="SimSun"/>
                <w:b w:val="0"/>
                <w:bCs w:val="0"/>
                <w:sz w:val="21"/>
                <w:szCs w:val="21"/>
                <w:rPrChange w:id="7327" w:author="Codex" w:date="2026-10-05T16:32:41.313017+00:00">
                  <w:rPr>
                    <w:bCs w:val="0"/>
                    <w:sz w:val="21"/>
                    <w:szCs w:val="21"/>
                  </w:rPr>
                </w:rPrChange>
              </w:rPr>
              <w:t>40</w:t>
            </w:r>
            <w:r>
              <w:rPr>
                <w:rFonts w:ascii="Times New Roman" w:hAnsi="Times New Roman" w:cs="Times New Roman" w:eastAsia="SimSun"/>
                <w:b w:val="0"/>
                <w:bCs w:val="0"/>
                <w:sz w:val="21"/>
                <w:szCs w:val="21"/>
                <w:rPrChange w:id="7328"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329" w:author="Codex" w:date="2026-10-05T16:32:41.313017+00:00">
              <w:tcPr>
                <w:tcW w:w="0" w:type="auto"/>
                <w:tcBorders>
                  <w:top w:val="nil"/>
                  <w:left w:val="nil"/>
                  <w:bottom w:val="nil"/>
                  <w:right w:val="nil"/>
                </w:tcBorders>
                <w:tcMar>
                  <w:left w:w="102" w:type="dxa"/>
                  <w:right w:w="102" w:type="dxa"/>
                </w:tcMar>
              </w:tcPr>
            </w:tcPrChange>
          </w:tcPr>
          <w:p w14:paraId="78D7EB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2" w:author="Codex" w:date="2026-10-05T16:32:41.313017+00:00">
                  <w:rPr>
                    <w:bCs w:val="0"/>
                    <w:sz w:val="21"/>
                    <w:szCs w:val="21"/>
                  </w:rPr>
                </w:rPrChange>
              </w:rPr>
              <w:pPrChange w:id="73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1" w:author="Codex" w:date="2026-10-05T16:32:41.313017+00:00">
                  <w:rPr>
                    <w:bCs w:val="0"/>
                    <w:sz w:val="21"/>
                    <w:szCs w:val="21"/>
                  </w:rPr>
                </w:rPrChange>
              </w:rPr>
              <w:t>3211</w:t>
            </w:r>
          </w:p>
        </w:tc>
        <w:tc>
          <w:tcPr>
            <w:tcW w:w="0" w:type="auto"/>
            <w:tcBorders>
              <w:top w:val="nil"/>
              <w:left w:val="nil"/>
              <w:bottom w:val="nil"/>
              <w:right w:val="nil"/>
              <w:insideH w:val="nil"/>
              <w:insideV w:val="nil"/>
            </w:tcBorders>
            <w:tcMar>
              <w:left w:w="102" w:type="dxa"/>
              <w:right w:w="102" w:type="dxa"/>
            </w:tcMar>
            <w:tcPrChange w:id="7332" w:author="Codex" w:date="2026-10-05T16:32:41.313017+00:00">
              <w:tcPr>
                <w:tcW w:w="0" w:type="auto"/>
                <w:tcBorders>
                  <w:top w:val="nil"/>
                  <w:left w:val="nil"/>
                  <w:bottom w:val="nil"/>
                  <w:right w:val="nil"/>
                </w:tcBorders>
                <w:tcMar>
                  <w:left w:w="102" w:type="dxa"/>
                  <w:right w:w="102" w:type="dxa"/>
                </w:tcMar>
              </w:tcPr>
            </w:tcPrChange>
          </w:tcPr>
          <w:p w14:paraId="0E7CF7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3" w:author="Codex" w:date="2026-10-05T16:32:41.313017+00:00">
                  <w:rPr>
                    <w:bCs w:val="0"/>
                    <w:sz w:val="21"/>
                    <w:szCs w:val="21"/>
                  </w:rPr>
                </w:rPrChange>
              </w:rPr>
              <w:pPrChange w:id="73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4" w:author="Codex" w:date="2026-10-05T16:32:41.313017+00:00">
                  <w:rPr>
                    <w:bCs w:val="0"/>
                    <w:sz w:val="21"/>
                    <w:szCs w:val="21"/>
                  </w:rPr>
                </w:rPrChange>
              </w:rPr>
              <w:t>1183</w:t>
            </w:r>
          </w:p>
        </w:tc>
        <w:tc>
          <w:tcPr>
            <w:tcW w:w="0" w:type="auto"/>
            <w:tcBorders>
              <w:top w:val="nil"/>
              <w:left w:val="nil"/>
              <w:bottom w:val="nil"/>
              <w:right w:val="nil"/>
              <w:insideH w:val="nil"/>
              <w:insideV w:val="nil"/>
            </w:tcBorders>
            <w:tcMar>
              <w:left w:w="102" w:type="dxa"/>
              <w:right w:w="102" w:type="dxa"/>
            </w:tcMar>
            <w:tcPrChange w:id="7335" w:author="Codex" w:date="2026-10-05T16:32:41.313017+00:00">
              <w:tcPr>
                <w:tcW w:w="0" w:type="auto"/>
                <w:tcBorders>
                  <w:top w:val="nil"/>
                  <w:left w:val="nil"/>
                  <w:bottom w:val="nil"/>
                  <w:right w:val="nil"/>
                </w:tcBorders>
                <w:tcMar>
                  <w:left w:w="102" w:type="dxa"/>
                  <w:right w:w="102" w:type="dxa"/>
                </w:tcMar>
              </w:tcPr>
            </w:tcPrChange>
          </w:tcPr>
          <w:p w14:paraId="6B1E8BC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4" w:author="Codex" w:date="2026-10-05T16:32:41.313017+00:00">
                  <w:rPr>
                    <w:bCs w:val="0"/>
                    <w:sz w:val="21"/>
                    <w:szCs w:val="21"/>
                  </w:rPr>
                </w:rPrChange>
              </w:rPr>
              <w:pPrChange w:id="73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7" w:author="Codex" w:date="2026-10-05T16:32:41.313017+00:00">
                  <w:rPr>
                    <w:bCs w:val="0"/>
                    <w:sz w:val="21"/>
                    <w:szCs w:val="21"/>
                  </w:rPr>
                </w:rPrChange>
              </w:rPr>
              <w:t>1.0014</w:t>
            </w:r>
            <w:r>
              <w:rPr>
                <w:rFonts w:ascii="Times New Roman" w:hAnsi="Times New Roman" w:cs="Times New Roman" w:eastAsia="SimSun"/>
                <w:b w:val="0"/>
                <w:bCs w:val="0"/>
                <w:sz w:val="21"/>
                <w:szCs w:val="21"/>
                <w:rPrChange w:id="7338" w:author="Codex" w:date="2026-10-05T16:32:41.313017+00:00">
                  <w:rPr>
                    <w:bCs w:val="0"/>
                    <w:sz w:val="21"/>
                    <w:szCs w:val="21"/>
                  </w:rPr>
                </w:rPrChange>
              </w:rPr>
              <w:t>（</w:t>
            </w:r>
            <w:r>
              <w:rPr>
                <w:rFonts w:ascii="Times New Roman" w:hAnsi="Times New Roman" w:cs="Times New Roman" w:eastAsia="SimSun"/>
                <w:b w:val="0"/>
                <w:bCs w:val="0"/>
                <w:sz w:val="21"/>
                <w:szCs w:val="21"/>
                <w:rPrChange w:id="7339" w:author="Codex" w:date="2026-10-05T16:32:41.313017+00:00">
                  <w:rPr>
                    <w:bCs w:val="0"/>
                    <w:sz w:val="21"/>
                    <w:szCs w:val="21"/>
                  </w:rPr>
                </w:rPrChange>
              </w:rPr>
              <w:t>0.9829</w:t>
            </w:r>
            <w:r>
              <w:rPr>
                <w:rFonts w:ascii="Times New Roman" w:hAnsi="Times New Roman" w:cs="Times New Roman" w:eastAsia="SimSun"/>
                <w:b w:val="0"/>
                <w:bCs w:val="0"/>
                <w:sz w:val="21"/>
                <w:szCs w:val="21"/>
                <w:rPrChange w:id="7340" w:author="Codex" w:date="2026-10-05T16:32:41.313017+00:00">
                  <w:rPr>
                    <w:bCs w:val="0"/>
                    <w:sz w:val="21"/>
                    <w:szCs w:val="21"/>
                  </w:rPr>
                </w:rPrChange>
              </w:rPr>
              <w:t>，</w:t>
            </w:r>
            <w:r>
              <w:rPr>
                <w:rFonts w:ascii="Times New Roman" w:hAnsi="Times New Roman" w:cs="Times New Roman" w:eastAsia="SimSun"/>
                <w:b w:val="0"/>
                <w:bCs w:val="0"/>
                <w:sz w:val="21"/>
                <w:szCs w:val="21"/>
                <w:rPrChange w:id="7341" w:author="Codex" w:date="2026-10-05T16:32:41.313017+00:00">
                  <w:rPr>
                    <w:bCs w:val="0"/>
                    <w:sz w:val="21"/>
                    <w:szCs w:val="21"/>
                  </w:rPr>
                </w:rPrChange>
              </w:rPr>
              <w:t>1.0205</w:t>
            </w:r>
            <w:r>
              <w:rPr>
                <w:rFonts w:ascii="Times New Roman" w:hAnsi="Times New Roman" w:cs="Times New Roman" w:eastAsia="SimSun"/>
                <w:b w:val="0"/>
                <w:bCs w:val="0"/>
                <w:sz w:val="21"/>
                <w:szCs w:val="21"/>
                <w:rPrChange w:id="734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43" w:author="Codex" w:date="2026-10-05T16:32:41.313017+00:00">
              <w:tcPr>
                <w:tcW w:w="0" w:type="auto"/>
                <w:tcBorders>
                  <w:top w:val="nil"/>
                  <w:left w:val="nil"/>
                  <w:bottom w:val="nil"/>
                  <w:right w:val="nil"/>
                </w:tcBorders>
                <w:tcMar>
                  <w:left w:w="102" w:type="dxa"/>
                  <w:right w:w="102" w:type="dxa"/>
                </w:tcMar>
              </w:tcPr>
            </w:tcPrChange>
          </w:tcPr>
          <w:p w14:paraId="0DE469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5" w:author="Codex" w:date="2026-10-05T16:32:41.313017+00:00">
                  <w:rPr>
                    <w:bCs w:val="0"/>
                    <w:sz w:val="21"/>
                    <w:szCs w:val="21"/>
                  </w:rPr>
                </w:rPrChange>
              </w:rPr>
              <w:pPrChange w:id="734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45" w:author="Codex" w:date="2026-10-05T16:32:41.313017+00:00">
                  <w:rPr>
                    <w:bCs w:val="0"/>
                    <w:sz w:val="21"/>
                    <w:szCs w:val="21"/>
                  </w:rPr>
                </w:rPrChange>
              </w:rPr>
              <w:t>-0.090</w:t>
            </w:r>
            <w:r>
              <w:rPr>
                <w:rFonts w:ascii="Times New Roman" w:hAnsi="Times New Roman" w:cs="Times New Roman" w:eastAsia="SimSun"/>
                <w:b w:val="0"/>
                <w:bCs w:val="0"/>
                <w:sz w:val="21"/>
                <w:szCs w:val="21"/>
                <w:rPrChange w:id="7346" w:author="Codex" w:date="2026-10-05T16:32:41.313017+00:00">
                  <w:rPr>
                    <w:bCs w:val="0"/>
                    <w:sz w:val="21"/>
                    <w:szCs w:val="21"/>
                  </w:rPr>
                </w:rPrChange>
              </w:rPr>
              <w:t>（</w:t>
            </w:r>
            <w:r>
              <w:rPr>
                <w:rFonts w:ascii="Times New Roman" w:hAnsi="Times New Roman" w:cs="Times New Roman" w:eastAsia="SimSun"/>
                <w:b w:val="0"/>
                <w:bCs w:val="0"/>
                <w:sz w:val="21"/>
                <w:szCs w:val="21"/>
                <w:rPrChange w:id="7347" w:author="Codex" w:date="2026-10-05T16:32:41.313017+00:00">
                  <w:rPr>
                    <w:bCs w:val="0"/>
                    <w:sz w:val="21"/>
                    <w:szCs w:val="21"/>
                  </w:rPr>
                </w:rPrChange>
              </w:rPr>
              <w:t>-0.691</w:t>
            </w:r>
            <w:r>
              <w:rPr>
                <w:rFonts w:ascii="Times New Roman" w:hAnsi="Times New Roman" w:cs="Times New Roman" w:eastAsia="SimSun"/>
                <w:b w:val="0"/>
                <w:bCs w:val="0"/>
                <w:sz w:val="21"/>
                <w:szCs w:val="21"/>
                <w:rPrChange w:id="7348" w:author="Codex" w:date="2026-10-05T16:32:41.313017+00:00">
                  <w:rPr>
                    <w:bCs w:val="0"/>
                    <w:sz w:val="21"/>
                    <w:szCs w:val="21"/>
                  </w:rPr>
                </w:rPrChange>
              </w:rPr>
              <w:t>，</w:t>
            </w:r>
            <w:r>
              <w:rPr>
                <w:rFonts w:ascii="Times New Roman" w:hAnsi="Times New Roman" w:cs="Times New Roman" w:eastAsia="SimSun"/>
                <w:b w:val="0"/>
                <w:bCs w:val="0"/>
                <w:sz w:val="21"/>
                <w:szCs w:val="21"/>
                <w:rPrChange w:id="7349" w:author="Codex" w:date="2026-10-05T16:32:41.313017+00:00">
                  <w:rPr>
                    <w:bCs w:val="0"/>
                    <w:sz w:val="21"/>
                    <w:szCs w:val="21"/>
                  </w:rPr>
                </w:rPrChange>
              </w:rPr>
              <w:t>0.656</w:t>
            </w:r>
            <w:r>
              <w:rPr>
                <w:rFonts w:ascii="Times New Roman" w:hAnsi="Times New Roman" w:cs="Times New Roman" w:eastAsia="SimSun"/>
                <w:b w:val="0"/>
                <w:bCs w:val="0"/>
                <w:sz w:val="21"/>
                <w:szCs w:val="21"/>
                <w:rPrChange w:id="735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51" w:author="Codex" w:date="2026-10-05T16:32:41.313017+00:00">
              <w:tcPr>
                <w:tcW w:w="0" w:type="auto"/>
                <w:tcBorders>
                  <w:top w:val="nil"/>
                  <w:left w:val="nil"/>
                  <w:bottom w:val="nil"/>
                  <w:right w:val="nil"/>
                </w:tcBorders>
                <w:tcMar>
                  <w:left w:w="102" w:type="dxa"/>
                  <w:right w:w="102" w:type="dxa"/>
                </w:tcMar>
              </w:tcPr>
            </w:tcPrChange>
          </w:tcPr>
          <w:p w14:paraId="0EB976D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6" w:author="Codex" w:date="2026-10-05T16:32:41.313017+00:00">
                  <w:rPr>
                    <w:bCs w:val="0"/>
                    <w:sz w:val="21"/>
                    <w:szCs w:val="21"/>
                  </w:rPr>
                </w:rPrChange>
              </w:rPr>
              <w:pPrChange w:id="7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53" w:author="Codex" w:date="2026-10-05T16:32:41.313017+00:00">
                  <w:rPr>
                    <w:bCs w:val="0"/>
                    <w:sz w:val="21"/>
                    <w:szCs w:val="21"/>
                  </w:rPr>
                </w:rPrChange>
              </w:rPr>
              <w:t>1000</w:t>
            </w:r>
          </w:p>
        </w:tc>
      </w:tr>
      <w:tr w:rsidR="007622EE" w14:paraId="442A84F5"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7354" w:author="Codex" w:date="2026-10-05T16:32:41.313017+00:00">
              <w:tcPr>
                <w:tcW w:w="0" w:type="auto"/>
                <w:tcBorders>
                  <w:top w:val="nil"/>
                  <w:left w:val="nil"/>
                  <w:bottom w:val="single" w:sz="12" w:space="0" w:color="000000"/>
                  <w:right w:val="nil"/>
                </w:tcBorders>
                <w:tcMar>
                  <w:left w:w="102" w:type="dxa"/>
                  <w:right w:w="102" w:type="dxa"/>
                </w:tcMar>
              </w:tcPr>
            </w:tcPrChange>
          </w:tcPr>
          <w:p w14:paraId="09FB07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7" w:author="Codex" w:date="2026-10-05T16:32:41.313017+00:00">
                  <w:rPr>
                    <w:bCs w:val="0"/>
                    <w:sz w:val="21"/>
                    <w:szCs w:val="21"/>
                  </w:rPr>
                </w:rPrChange>
              </w:rPr>
              <w:pPrChange w:id="73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56"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7357" w:author="Codex" w:date="2026-10-05T16:32:41.313017+00:00">
              <w:tcPr>
                <w:tcW w:w="0" w:type="auto"/>
                <w:tcBorders>
                  <w:top w:val="nil"/>
                  <w:left w:val="nil"/>
                  <w:bottom w:val="single" w:sz="12" w:space="0" w:color="000000"/>
                  <w:right w:val="nil"/>
                </w:tcBorders>
                <w:tcMar>
                  <w:left w:w="102" w:type="dxa"/>
                  <w:right w:w="102" w:type="dxa"/>
                </w:tcMar>
              </w:tcPr>
            </w:tcPrChange>
          </w:tcPr>
          <w:p w14:paraId="7E6BD8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08" w:author="Codex" w:date="2026-10-05T16:32:41.313017+00:00">
                  <w:rPr>
                    <w:bCs w:val="0"/>
                    <w:sz w:val="21"/>
                    <w:szCs w:val="21"/>
                  </w:rPr>
                </w:rPrChange>
              </w:rPr>
              <w:pPrChange w:id="73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359" w:author="Codex" w:date="2026-10-05T16:32:41.313017+00:00">
                  <w:rPr>
                    <w:bCs w:val="0"/>
                    <w:sz w:val="21"/>
                    <w:szCs w:val="21"/>
                  </w:rPr>
                </w:rPrChange>
              </w:rPr>
              <w:t>40</w:t>
            </w:r>
            <w:r>
              <w:rPr>
                <w:rFonts w:ascii="Times New Roman" w:hAnsi="Times New Roman" w:cs="Times New Roman" w:eastAsia="SimSun"/>
                <w:b w:val="0"/>
                <w:bCs w:val="0"/>
                <w:sz w:val="21"/>
                <w:szCs w:val="21"/>
                <w:rPrChange w:id="7360" w:author="Codex" w:date="2026-10-05T16:32:41.313017+00:00">
                  <w:rPr>
                    <w:bCs w:val="0"/>
                    <w:sz w:val="21"/>
                    <w:szCs w:val="21"/>
                  </w:rPr>
                </w:rPrChange>
              </w:rPr>
              <w:t>岁及以上</w:t>
            </w:r>
          </w:p>
        </w:tc>
        <w:tc>
          <w:tcPr>
            <w:tcW w:w="0" w:type="auto"/>
            <w:tcBorders>
              <w:top w:val="nil"/>
              <w:left w:val="nil"/>
              <w:bottom w:val="single" w:sz="12" w:color="000000"/>
              <w:right w:val="nil"/>
              <w:insideH w:val="nil"/>
              <w:insideV w:val="nil"/>
            </w:tcBorders>
            <w:tcMar>
              <w:left w:w="102" w:type="dxa"/>
              <w:right w:w="102" w:type="dxa"/>
            </w:tcMar>
            <w:tcPrChange w:id="7361" w:author="Codex" w:date="2026-10-05T16:32:41.313017+00:00">
              <w:tcPr>
                <w:tcW w:w="0" w:type="auto"/>
                <w:tcBorders>
                  <w:top w:val="nil"/>
                  <w:left w:val="nil"/>
                  <w:bottom w:val="single" w:sz="12" w:space="0" w:color="000000"/>
                  <w:right w:val="nil"/>
                </w:tcBorders>
                <w:tcMar>
                  <w:left w:w="102" w:type="dxa"/>
                  <w:right w:w="102" w:type="dxa"/>
                </w:tcMar>
              </w:tcPr>
            </w:tcPrChange>
          </w:tcPr>
          <w:p w14:paraId="0A502D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9" w:author="Codex" w:date="2026-10-05T16:32:41.313017+00:00">
                  <w:rPr>
                    <w:bCs w:val="0"/>
                    <w:sz w:val="21"/>
                    <w:szCs w:val="21"/>
                  </w:rPr>
                </w:rPrChange>
              </w:rPr>
              <w:pPrChange w:id="73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3" w:author="Codex" w:date="2026-10-05T16:32:41.313017+00:00">
                  <w:rPr>
                    <w:bCs w:val="0"/>
                    <w:sz w:val="21"/>
                    <w:szCs w:val="21"/>
                  </w:rPr>
                </w:rPrChange>
              </w:rPr>
              <w:t>2546</w:t>
            </w:r>
          </w:p>
        </w:tc>
        <w:tc>
          <w:tcPr>
            <w:tcW w:w="0" w:type="auto"/>
            <w:tcBorders>
              <w:top w:val="nil"/>
              <w:left w:val="nil"/>
              <w:bottom w:val="single" w:sz="12" w:color="000000"/>
              <w:right w:val="nil"/>
              <w:insideH w:val="nil"/>
              <w:insideV w:val="nil"/>
            </w:tcBorders>
            <w:tcMar>
              <w:left w:w="102" w:type="dxa"/>
              <w:right w:w="102" w:type="dxa"/>
            </w:tcMar>
            <w:tcPrChange w:id="7364" w:author="Codex" w:date="2026-10-05T16:32:41.313017+00:00">
              <w:tcPr>
                <w:tcW w:w="0" w:type="auto"/>
                <w:tcBorders>
                  <w:top w:val="nil"/>
                  <w:left w:val="nil"/>
                  <w:bottom w:val="single" w:sz="12" w:space="0" w:color="000000"/>
                  <w:right w:val="nil"/>
                </w:tcBorders>
                <w:tcMar>
                  <w:left w:w="102" w:type="dxa"/>
                  <w:right w:w="102" w:type="dxa"/>
                </w:tcMar>
              </w:tcPr>
            </w:tcPrChange>
          </w:tcPr>
          <w:p w14:paraId="40FAF9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0" w:author="Codex" w:date="2026-10-05T16:32:41.313017+00:00">
                  <w:rPr>
                    <w:bCs w:val="0"/>
                    <w:sz w:val="21"/>
                    <w:szCs w:val="21"/>
                  </w:rPr>
                </w:rPrChange>
              </w:rPr>
              <w:pPrChange w:id="73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6" w:author="Codex" w:date="2026-10-05T16:32:41.313017+00:00">
                  <w:rPr>
                    <w:bCs w:val="0"/>
                    <w:sz w:val="21"/>
                    <w:szCs w:val="21"/>
                  </w:rPr>
                </w:rPrChange>
              </w:rPr>
              <w:t>1213</w:t>
            </w:r>
          </w:p>
        </w:tc>
        <w:tc>
          <w:tcPr>
            <w:tcW w:w="0" w:type="auto"/>
            <w:tcBorders>
              <w:top w:val="nil"/>
              <w:left w:val="nil"/>
              <w:bottom w:val="single" w:sz="12" w:color="000000"/>
              <w:right w:val="nil"/>
              <w:insideH w:val="nil"/>
              <w:insideV w:val="nil"/>
            </w:tcBorders>
            <w:tcMar>
              <w:left w:w="102" w:type="dxa"/>
              <w:right w:w="102" w:type="dxa"/>
            </w:tcMar>
            <w:tcPrChange w:id="7367" w:author="Codex" w:date="2026-10-05T16:32:41.313017+00:00">
              <w:tcPr>
                <w:tcW w:w="0" w:type="auto"/>
                <w:tcBorders>
                  <w:top w:val="nil"/>
                  <w:left w:val="nil"/>
                  <w:bottom w:val="single" w:sz="12" w:space="0" w:color="000000"/>
                  <w:right w:val="nil"/>
                </w:tcBorders>
                <w:tcMar>
                  <w:left w:w="102" w:type="dxa"/>
                  <w:right w:w="102" w:type="dxa"/>
                </w:tcMar>
              </w:tcPr>
            </w:tcPrChange>
          </w:tcPr>
          <w:p w14:paraId="774E1A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1" w:author="Codex" w:date="2026-10-05T16:32:41.313017+00:00">
                  <w:rPr>
                    <w:bCs w:val="0"/>
                    <w:sz w:val="21"/>
                    <w:szCs w:val="21"/>
                  </w:rPr>
                </w:rPrChange>
              </w:rPr>
              <w:pPrChange w:id="73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9" w:author="Codex" w:date="2026-10-05T16:32:41.313017+00:00">
                  <w:rPr>
                    <w:bCs w:val="0"/>
                    <w:sz w:val="21"/>
                    <w:szCs w:val="21"/>
                  </w:rPr>
                </w:rPrChange>
              </w:rPr>
              <w:t>1.0136</w:t>
            </w:r>
            <w:r>
              <w:rPr>
                <w:rFonts w:ascii="Times New Roman" w:hAnsi="Times New Roman" w:cs="Times New Roman" w:eastAsia="SimSun"/>
                <w:b w:val="0"/>
                <w:bCs w:val="0"/>
                <w:sz w:val="21"/>
                <w:szCs w:val="21"/>
                <w:rPrChange w:id="7370" w:author="Codex" w:date="2026-10-05T16:32:41.313017+00:00">
                  <w:rPr>
                    <w:bCs w:val="0"/>
                    <w:sz w:val="21"/>
                    <w:szCs w:val="21"/>
                  </w:rPr>
                </w:rPrChange>
              </w:rPr>
              <w:t>（</w:t>
            </w:r>
            <w:r>
              <w:rPr>
                <w:rFonts w:ascii="Times New Roman" w:hAnsi="Times New Roman" w:cs="Times New Roman" w:eastAsia="SimSun"/>
                <w:b w:val="0"/>
                <w:bCs w:val="0"/>
                <w:sz w:val="21"/>
                <w:szCs w:val="21"/>
                <w:rPrChange w:id="7371" w:author="Codex" w:date="2026-10-05T16:32:41.313017+00:00">
                  <w:rPr>
                    <w:bCs w:val="0"/>
                    <w:sz w:val="21"/>
                    <w:szCs w:val="21"/>
                  </w:rPr>
                </w:rPrChange>
              </w:rPr>
              <w:t>0.9824</w:t>
            </w:r>
            <w:r>
              <w:rPr>
                <w:rFonts w:ascii="Times New Roman" w:hAnsi="Times New Roman" w:cs="Times New Roman" w:eastAsia="SimSun"/>
                <w:b w:val="0"/>
                <w:bCs w:val="0"/>
                <w:sz w:val="21"/>
                <w:szCs w:val="21"/>
                <w:rPrChange w:id="7372" w:author="Codex" w:date="2026-10-05T16:32:41.313017+00:00">
                  <w:rPr>
                    <w:bCs w:val="0"/>
                    <w:sz w:val="21"/>
                    <w:szCs w:val="21"/>
                  </w:rPr>
                </w:rPrChange>
              </w:rPr>
              <w:t>，</w:t>
            </w:r>
            <w:r>
              <w:rPr>
                <w:rFonts w:ascii="Times New Roman" w:hAnsi="Times New Roman" w:cs="Times New Roman" w:eastAsia="SimSun"/>
                <w:b w:val="0"/>
                <w:bCs w:val="0"/>
                <w:sz w:val="21"/>
                <w:szCs w:val="21"/>
                <w:rPrChange w:id="7373" w:author="Codex" w:date="2026-10-05T16:32:41.313017+00:00">
                  <w:rPr>
                    <w:bCs w:val="0"/>
                    <w:sz w:val="21"/>
                    <w:szCs w:val="21"/>
                  </w:rPr>
                </w:rPrChange>
              </w:rPr>
              <w:t>1.0682</w:t>
            </w:r>
            <w:r>
              <w:rPr>
                <w:rFonts w:ascii="Times New Roman" w:hAnsi="Times New Roman" w:cs="Times New Roman" w:eastAsia="SimSun"/>
                <w:b w:val="0"/>
                <w:bCs w:val="0"/>
                <w:sz w:val="21"/>
                <w:szCs w:val="21"/>
                <w:rPrChange w:id="737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375" w:author="Codex" w:date="2026-10-05T16:32:41.313017+00:00">
              <w:tcPr>
                <w:tcW w:w="0" w:type="auto"/>
                <w:tcBorders>
                  <w:top w:val="nil"/>
                  <w:left w:val="nil"/>
                  <w:bottom w:val="single" w:sz="12" w:space="0" w:color="000000"/>
                  <w:right w:val="nil"/>
                </w:tcBorders>
                <w:tcMar>
                  <w:left w:w="102" w:type="dxa"/>
                  <w:right w:w="102" w:type="dxa"/>
                </w:tcMar>
              </w:tcPr>
            </w:tcPrChange>
          </w:tcPr>
          <w:p w14:paraId="0A6997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2" w:author="Codex" w:date="2026-10-05T16:32:41.313017+00:00">
                  <w:rPr>
                    <w:bCs w:val="0"/>
                    <w:sz w:val="21"/>
                    <w:szCs w:val="21"/>
                  </w:rPr>
                </w:rPrChange>
              </w:rPr>
              <w:pPrChange w:id="73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77" w:author="Codex" w:date="2026-10-05T16:32:41.313017+00:00">
                  <w:rPr>
                    <w:bCs w:val="0"/>
                    <w:sz w:val="21"/>
                    <w:szCs w:val="21"/>
                  </w:rPr>
                </w:rPrChange>
              </w:rPr>
              <w:t>0.220</w:t>
            </w:r>
            <w:r>
              <w:rPr>
                <w:rFonts w:ascii="Times New Roman" w:hAnsi="Times New Roman" w:cs="Times New Roman" w:eastAsia="SimSun"/>
                <w:b w:val="0"/>
                <w:bCs w:val="0"/>
                <w:sz w:val="21"/>
                <w:szCs w:val="21"/>
                <w:rPrChange w:id="7378" w:author="Codex" w:date="2026-10-05T16:32:41.313017+00:00">
                  <w:rPr>
                    <w:bCs w:val="0"/>
                    <w:sz w:val="21"/>
                    <w:szCs w:val="21"/>
                  </w:rPr>
                </w:rPrChange>
              </w:rPr>
              <w:t>（</w:t>
            </w:r>
            <w:r>
              <w:rPr>
                <w:rFonts w:ascii="Times New Roman" w:hAnsi="Times New Roman" w:cs="Times New Roman" w:eastAsia="SimSun"/>
                <w:b w:val="0"/>
                <w:bCs w:val="0"/>
                <w:sz w:val="21"/>
                <w:szCs w:val="21"/>
                <w:rPrChange w:id="7379" w:author="Codex" w:date="2026-10-05T16:32:41.313017+00:00">
                  <w:rPr>
                    <w:bCs w:val="0"/>
                    <w:sz w:val="21"/>
                    <w:szCs w:val="21"/>
                  </w:rPr>
                </w:rPrChange>
              </w:rPr>
              <w:t>-0.413</w:t>
            </w:r>
            <w:r>
              <w:rPr>
                <w:rFonts w:ascii="Times New Roman" w:hAnsi="Times New Roman" w:cs="Times New Roman" w:eastAsia="SimSun"/>
                <w:b w:val="0"/>
                <w:bCs w:val="0"/>
                <w:sz w:val="21"/>
                <w:szCs w:val="21"/>
                <w:rPrChange w:id="7380" w:author="Codex" w:date="2026-10-05T16:32:41.313017+00:00">
                  <w:rPr>
                    <w:bCs w:val="0"/>
                    <w:sz w:val="21"/>
                    <w:szCs w:val="21"/>
                  </w:rPr>
                </w:rPrChange>
              </w:rPr>
              <w:t>，</w:t>
            </w:r>
            <w:r>
              <w:rPr>
                <w:rFonts w:ascii="Times New Roman" w:hAnsi="Times New Roman" w:cs="Times New Roman" w:eastAsia="SimSun"/>
                <w:b w:val="0"/>
                <w:bCs w:val="0"/>
                <w:sz w:val="21"/>
                <w:szCs w:val="21"/>
                <w:rPrChange w:id="7381" w:author="Codex" w:date="2026-10-05T16:32:41.313017+00:00">
                  <w:rPr>
                    <w:bCs w:val="0"/>
                    <w:sz w:val="21"/>
                    <w:szCs w:val="21"/>
                  </w:rPr>
                </w:rPrChange>
              </w:rPr>
              <w:t>1.202</w:t>
            </w:r>
            <w:r>
              <w:rPr>
                <w:rFonts w:ascii="Times New Roman" w:hAnsi="Times New Roman" w:cs="Times New Roman" w:eastAsia="SimSun"/>
                <w:b w:val="0"/>
                <w:bCs w:val="0"/>
                <w:sz w:val="21"/>
                <w:szCs w:val="21"/>
                <w:rPrChange w:id="7382"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383" w:author="Codex" w:date="2026-10-05T16:32:41.313017+00:00">
              <w:tcPr>
                <w:tcW w:w="0" w:type="auto"/>
                <w:tcBorders>
                  <w:top w:val="nil"/>
                  <w:left w:val="nil"/>
                  <w:bottom w:val="single" w:sz="12" w:space="0" w:color="000000"/>
                  <w:right w:val="nil"/>
                </w:tcBorders>
                <w:tcMar>
                  <w:left w:w="102" w:type="dxa"/>
                  <w:right w:w="102" w:type="dxa"/>
                </w:tcMar>
              </w:tcPr>
            </w:tcPrChange>
          </w:tcPr>
          <w:p w14:paraId="0FF8503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3" w:author="Codex" w:date="2026-10-05T16:32:41.313017+00:00">
                  <w:rPr>
                    <w:bCs w:val="0"/>
                    <w:sz w:val="21"/>
                    <w:szCs w:val="21"/>
                  </w:rPr>
                </w:rPrChange>
              </w:rPr>
              <w:pPrChange w:id="73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85" w:author="Codex" w:date="2026-10-05T16:32:41.313017+00:00">
                  <w:rPr>
                    <w:bCs w:val="0"/>
                    <w:sz w:val="21"/>
                    <w:szCs w:val="21"/>
                  </w:rPr>
                </w:rPrChange>
              </w:rPr>
              <w:t>1000</w:t>
            </w:r>
          </w:p>
        </w:tc>
      </w:tr>
    </w:tbl>
    <w:p w14:paraId="2E3B7436" w14:textId="7FF6937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4" w:author="Codex" w:date="2026-10-05T16:32:41.313017+00:00">
            <w:rPr>
              <w:bCs w:val="0"/>
              <w:sz w:val="21"/>
              <w:szCs w:val="21"/>
            </w:rPr>
          </w:rPrChange>
        </w:rPr>
        <w:pPrChange w:id="7386" w:author="Codex" w:date="2026-10-05T16:32:41.313017+00:00">
          <w:pPr>
            <w:pStyle w:val="af5"/>
            <w:ind w:firstLineChars="0" w:firstLine="0"/>
          </w:pPr>
        </w:pPrChange>
      </w:pPr>
      <w:r>
        <w:rPr>
          <w:rFonts w:ascii="Times New Roman" w:hAnsi="Times New Roman" w:cs="Times New Roman" w:eastAsia="SimSun"/>
          <w:sz w:val="21"/>
          <w:szCs w:val="21"/>
          <w:rPrChange w:id="7387" w:author="Codex" w:date="2026-10-05T16:32:41.313017+00:00">
            <w:rPr>
              <w:sz w:val="21"/>
              <w:szCs w:val="21"/>
            </w:rPr>
          </w:rPrChange>
        </w:rPr>
        <w:t>注：</w:t>
      </w:r>
      <w:r>
        <w:rPr>
          <w:rFonts w:ascii="Times New Roman" w:hAnsi="Times New Roman" w:cs="Times New Roman" w:eastAsia="SimSun"/>
          <w:sz w:val="21"/>
          <w:szCs w:val="21"/>
          <w:rPrChange w:id="7388" w:author="Codex" w:date="2026-10-05T16:32:41.313017+00:00">
            <w:rPr>
              <w:sz w:val="21"/>
              <w:szCs w:val="21"/>
            </w:rPr>
          </w:rPrChange>
        </w:rPr>
        <w:t>N</w:t>
      </w:r>
      <w:r>
        <w:rPr>
          <w:rFonts w:ascii="Times New Roman" w:hAnsi="Times New Roman" w:cs="Times New Roman" w:eastAsia="SimSun"/>
          <w:sz w:val="21"/>
          <w:szCs w:val="21"/>
          <w:rPrChange w:id="7389" w:author="Codex" w:date="2026-10-05T16:32:41.313017+00:00">
            <w:rPr>
              <w:sz w:val="21"/>
              <w:szCs w:val="21"/>
            </w:rPr>
          </w:rPrChange>
        </w:rPr>
        <w:t>为该组亲子二元组</w:t>
      </w:r>
      <w:r>
        <w:rPr>
          <w:rFonts w:ascii="Times New Roman" w:hAnsi="Times New Roman" w:cs="Times New Roman" w:eastAsia="SimSun"/>
          <w:sz w:val="21"/>
          <w:szCs w:val="21"/>
          <w:rPrChange w:id="7390" w:author="Codex" w:date="2026-10-05T16:32:41.313017+00:00">
            <w:rPr>
              <w:sz w:val="21"/>
              <w:szCs w:val="21"/>
            </w:rPr>
          </w:rPrChange>
        </w:rPr>
        <w:t>—</w:t>
      </w:r>
      <w:r>
        <w:rPr>
          <w:rFonts w:ascii="Times New Roman" w:hAnsi="Times New Roman" w:cs="Times New Roman" w:eastAsia="SimSun"/>
          <w:sz w:val="21"/>
          <w:szCs w:val="21"/>
          <w:rPrChange w:id="7391"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7392" w:author="Codex" w:date="2026-10-05T16:32:41.313017+00:00">
            <w:rPr>
              <w:sz w:val="21"/>
              <w:szCs w:val="21"/>
            </w:rPr>
          </w:rPrChange>
        </w:rPr>
        <w:t>1</w:t>
      </w:r>
      <w:r>
        <w:rPr>
          <w:rFonts w:ascii="Times New Roman" w:hAnsi="Times New Roman" w:cs="Times New Roman" w:eastAsia="SimSun"/>
          <w:sz w:val="21"/>
          <w:szCs w:val="21"/>
          <w:rPrChange w:id="7393" w:author="Codex" w:date="2026-10-05T16:32:41.313017+00:00">
            <w:rPr>
              <w:sz w:val="21"/>
              <w:szCs w:val="21"/>
            </w:rPr>
          </w:rPrChange>
        </w:rPr>
        <w:t>，</w:t>
      </w:r>
      <w:r>
        <w:rPr>
          <w:rFonts w:ascii="Times New Roman" w:hAnsi="Times New Roman" w:cs="Times New Roman" w:eastAsia="SimSun"/>
          <w:sz w:val="21"/>
          <w:szCs w:val="21"/>
          <w:rPrChange w:id="7394" w:author="Codex" w:date="2026-10-05T16:32:41.313017+00:00">
            <w:rPr>
              <w:sz w:val="21"/>
              <w:szCs w:val="21"/>
            </w:rPr>
          </w:rPrChange>
        </w:rPr>
        <w:t>CDE OR</w:t>
      </w:r>
      <w:r>
        <w:rPr>
          <w:rFonts w:ascii="Times New Roman" w:hAnsi="Times New Roman" w:cs="Times New Roman" w:eastAsia="SimSun"/>
          <w:sz w:val="21"/>
          <w:szCs w:val="21"/>
          <w:rPrChange w:id="7395" w:author="Codex" w:date="2026-10-05T16:32:41.313017+00:00">
            <w:rPr>
              <w:sz w:val="21"/>
              <w:szCs w:val="21"/>
            </w:rPr>
          </w:rPrChange>
        </w:rPr>
        <w:t>差的无效值为</w:t>
      </w:r>
      <w:r>
        <w:rPr>
          <w:rFonts w:ascii="Times New Roman" w:hAnsi="Times New Roman" w:cs="Times New Roman" w:eastAsia="SimSun"/>
          <w:sz w:val="21"/>
          <w:szCs w:val="21"/>
          <w:rPrChange w:id="7396" w:author="Codex" w:date="2026-10-05T16:32:41.313017+00:00">
            <w:rPr>
              <w:sz w:val="21"/>
              <w:szCs w:val="21"/>
            </w:rPr>
          </w:rPrChange>
        </w:rPr>
        <w:t>0</w:t>
      </w:r>
      <w:r>
        <w:rPr>
          <w:rFonts w:ascii="Times New Roman" w:hAnsi="Times New Roman" w:cs="Times New Roman" w:eastAsia="SimSun"/>
          <w:sz w:val="21"/>
          <w:szCs w:val="21"/>
          <w:rPrChange w:id="7397" w:author="Codex" w:date="2026-10-05T16:32:41.313017+00:00">
            <w:rPr>
              <w:sz w:val="21"/>
              <w:szCs w:val="21"/>
            </w:rPr>
          </w:rPrChange>
        </w:rPr>
        <w:t>；区间来自共享连通组</w:t>
      </w:r>
      <w:r>
        <w:rPr>
          <w:rFonts w:ascii="Times New Roman" w:hAnsi="Times New Roman" w:cs="Times New Roman" w:eastAsia="SimSun"/>
          <w:sz w:val="21"/>
          <w:szCs w:val="21"/>
          <w:rPrChange w:id="7398" w:author="Codex" w:date="2026-10-05T16:32:41.313017+00:00">
            <w:rPr>
              <w:sz w:val="21"/>
              <w:szCs w:val="21"/>
            </w:rPr>
          </w:rPrChange>
        </w:rPr>
        <w:t>bootstrap</w:t>
      </w:r>
      <w:r>
        <w:rPr>
          <w:rFonts w:ascii="Times New Roman" w:hAnsi="Times New Roman" w:cs="Times New Roman" w:eastAsia="SimSun"/>
          <w:sz w:val="21"/>
          <w:szCs w:val="21"/>
          <w:rPrChange w:id="7399"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7400" w:author="Codex" w:date="2026-10-05T16:32:41.313017+00:00">
            <w:rPr>
              <w:sz w:val="21"/>
              <w:szCs w:val="21"/>
            </w:rPr>
          </w:rPrChange>
        </w:rPr>
        <w:t>“</w:t>
      </w:r>
      <w:r>
        <w:rPr>
          <w:rFonts w:ascii="Times New Roman" w:hAnsi="Times New Roman" w:cs="Times New Roman" w:eastAsia="SimSun"/>
          <w:sz w:val="21"/>
          <w:szCs w:val="21"/>
          <w:rPrChange w:id="7401" w:author="Codex" w:date="2026-10-05T16:32:41.313017+00:00">
            <w:rPr>
              <w:sz w:val="21"/>
              <w:szCs w:val="21"/>
            </w:rPr>
          </w:rPrChange>
        </w:rPr>
        <w:t>检查通过次数</w:t>
      </w:r>
      <w:r>
        <w:rPr>
          <w:rFonts w:ascii="Times New Roman" w:hAnsi="Times New Roman" w:cs="Times New Roman" w:eastAsia="SimSun"/>
          <w:sz w:val="21"/>
          <w:szCs w:val="21"/>
          <w:rPrChange w:id="7402" w:author="Codex" w:date="2026-10-05T16:32:41.313017+00:00">
            <w:rPr>
              <w:sz w:val="21"/>
              <w:szCs w:val="21"/>
            </w:rPr>
          </w:rPrChange>
        </w:rPr>
        <w:t>”</w:t>
      </w:r>
      <w:r>
        <w:rPr>
          <w:rFonts w:ascii="Times New Roman" w:hAnsi="Times New Roman" w:cs="Times New Roman" w:eastAsia="SimSun"/>
          <w:sz w:val="21"/>
          <w:szCs w:val="21"/>
          <w:rPrChange w:id="7403"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7404" w:author="Codex" w:date="2026-10-05T16:32:41.313017+00:00">
            <w:rPr>
              <w:sz w:val="21"/>
              <w:szCs w:val="21"/>
            </w:rPr>
          </w:rPrChange>
        </w:rPr>
        <w:t>1,000</w:t>
      </w:r>
      <w:r>
        <w:rPr>
          <w:rFonts w:ascii="Times New Roman" w:hAnsi="Times New Roman" w:cs="Times New Roman" w:eastAsia="SimSun"/>
          <w:sz w:val="21"/>
          <w:szCs w:val="21"/>
          <w:rPrChange w:id="7405" w:author="Codex" w:date="2026-10-05T16:32:41.313017+00:00">
            <w:rPr>
              <w:sz w:val="21"/>
              <w:szCs w:val="21"/>
            </w:rPr>
          </w:rPrChange>
        </w:rPr>
        <w:t>时暂缓展示区间和作组间推断，不删除原始重复。</w:t>
      </w:r>
    </w:p>
    <w:p w14:paraId="39E600DA" w14:textId="7FF69383"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015" w:author="Codex" w:date="2026-10-05T16:32:41.313017+00:00">
            <w:rPr>
              <w:rFonts w:cs="Times New Roman"/>
              <w:szCs w:val="21"/>
            </w:rPr>
          </w:rPrChange>
        </w:rPr>
        <w:pPrChange w:id="7406"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7407"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7408" w:author="Codex" w:date="2026-10-05T16:32:41.313017+00:00">
            <w:rPr>
              <w:rFonts w:cs="Times New Roman"/>
              <w:szCs w:val="21"/>
            </w:rPr>
          </w:rPrChange>
        </w:rPr>
        <w:t>C.4 2016</w:t>
      </w:r>
      <w:r>
        <w:rPr>
          <w:rFonts w:ascii="Times New Roman" w:hAnsi="Times New Roman" w:cs="Times New Roman" w:eastAsia="KaiTi"/>
          <w:b w:val="0"/>
          <w:bCs w:val="0"/>
          <w:sz w:val="21"/>
          <w:szCs w:val="21"/>
          <w:rPrChange w:id="7409" w:author="Codex" w:date="2026-10-05T16:32:41.313017+00:00">
            <w:rPr>
              <w:rFonts w:cs="Times New Roman"/>
              <w:szCs w:val="21"/>
            </w:rPr>
          </w:rPrChange>
        </w:rPr>
        <w:t>年年龄分组的组间直接差值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7410"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637"/>
        <w:gridCol w:w="677"/>
      </w:tblGrid>
      <w:tr w:rsidR="007622EE" w14:paraId="5D7F3016"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741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7BB7E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6" w:author="Codex" w:date="2026-10-05T16:32:41.313017+00:00">
                  <w:rPr>
                    <w:bCs w:val="0"/>
                    <w:sz w:val="21"/>
                    <w:szCs w:val="21"/>
                  </w:rPr>
                </w:rPrChange>
              </w:rPr>
              <w:pPrChange w:id="741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13"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741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EFA06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7" w:author="Codex" w:date="2026-10-05T16:32:41.313017+00:00">
                  <w:rPr>
                    <w:bCs w:val="0"/>
                    <w:sz w:val="21"/>
                    <w:szCs w:val="21"/>
                  </w:rPr>
                </w:rPrChange>
              </w:rPr>
              <w:pPrChange w:id="74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16" w:author="Codex" w:date="2026-10-05T16:32:41.313017+00:00">
                  <w:rPr>
                    <w:bCs w:val="0"/>
                    <w:sz w:val="21"/>
                    <w:szCs w:val="21"/>
                  </w:rPr>
                </w:rPrChange>
              </w:rPr>
              <w:t>总间接</w:t>
            </w:r>
            <w:r>
              <w:rPr>
                <w:rFonts w:ascii="Times New Roman" w:hAnsi="Times New Roman" w:cs="Times New Roman" w:eastAsia="SimSun"/>
                <w:b w:val="0"/>
                <w:bCs w:val="0"/>
                <w:sz w:val="21"/>
                <w:szCs w:val="21"/>
                <w:rPrChange w:id="7417" w:author="Codex" w:date="2026-10-05T16:32:41.313017+00:00">
                  <w:rPr>
                    <w:bCs w:val="0"/>
                    <w:sz w:val="21"/>
                    <w:szCs w:val="21"/>
                  </w:rPr>
                </w:rPrChange>
              </w:rPr>
              <w:t>log OR</w:t>
            </w:r>
            <w:r>
              <w:rPr>
                <w:rFonts w:ascii="Times New Roman" w:hAnsi="Times New Roman" w:cs="Times New Roman" w:eastAsia="SimSun"/>
                <w:b w:val="0"/>
                <w:bCs w:val="0"/>
                <w:sz w:val="21"/>
                <w:szCs w:val="21"/>
                <w:rPrChange w:id="7418" w:author="Codex" w:date="2026-10-05T16:32:41.313017+00:00">
                  <w:rPr>
                    <w:bCs w:val="0"/>
                    <w:sz w:val="21"/>
                    <w:szCs w:val="21"/>
                  </w:rPr>
                </w:rPrChange>
              </w:rPr>
              <w:t>之差（</w:t>
            </w:r>
            <w:r>
              <w:rPr>
                <w:rFonts w:ascii="Times New Roman" w:hAnsi="Times New Roman" w:cs="Times New Roman" w:eastAsia="SimSun"/>
                <w:b w:val="0"/>
                <w:bCs w:val="0"/>
                <w:sz w:val="21"/>
                <w:szCs w:val="21"/>
                <w:rPrChange w:id="7419" w:author="Codex" w:date="2026-10-05T16:32:41.313017+00:00">
                  <w:rPr>
                    <w:bCs w:val="0"/>
                    <w:sz w:val="21"/>
                    <w:szCs w:val="21"/>
                  </w:rPr>
                </w:rPrChange>
              </w:rPr>
              <w:t>95% CI</w:t>
            </w:r>
            <w:r>
              <w:rPr>
                <w:rFonts w:ascii="Times New Roman" w:hAnsi="Times New Roman" w:cs="Times New Roman" w:eastAsia="SimSun"/>
                <w:b w:val="0"/>
                <w:bCs w:val="0"/>
                <w:sz w:val="21"/>
                <w:szCs w:val="21"/>
                <w:rPrChange w:id="742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42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8E3E72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8" w:author="Codex" w:date="2026-10-05T16:32:41.313017+00:00">
                  <w:rPr>
                    <w:bCs w:val="0"/>
                    <w:sz w:val="21"/>
                    <w:szCs w:val="21"/>
                  </w:rPr>
                </w:rPrChange>
              </w:rPr>
              <w:pPrChange w:id="74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23"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742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A268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9" w:author="Codex" w:date="2026-10-05T16:32:41.313017+00:00">
                  <w:rPr>
                    <w:bCs w:val="0"/>
                    <w:sz w:val="21"/>
                    <w:szCs w:val="21"/>
                  </w:rPr>
                </w:rPrChange>
              </w:rPr>
              <w:pPrChange w:id="742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26" w:author="Codex" w:date="2026-10-05T16:32:41.313017+00:00">
                  <w:rPr>
                    <w:bCs w:val="0"/>
                    <w:sz w:val="21"/>
                    <w:szCs w:val="21"/>
                  </w:rPr>
                </w:rPrChange>
              </w:rPr>
              <w:t>CDE</w:t>
            </w:r>
            <w:r>
              <w:rPr>
                <w:rFonts w:ascii="Times New Roman" w:hAnsi="Times New Roman" w:cs="Times New Roman" w:eastAsia="SimSun"/>
                <w:b w:val="0"/>
                <w:bCs w:val="0"/>
                <w:sz w:val="21"/>
                <w:szCs w:val="21"/>
                <w:rPrChange w:id="7427" w:author="Codex" w:date="2026-10-05T16:32:41.313017+00:00">
                  <w:rPr>
                    <w:bCs w:val="0"/>
                    <w:sz w:val="21"/>
                    <w:szCs w:val="21"/>
                  </w:rPr>
                </w:rPrChange>
              </w:rPr>
              <w:t>差异之差（</w:t>
            </w:r>
            <w:r>
              <w:rPr>
                <w:rFonts w:ascii="Times New Roman" w:hAnsi="Times New Roman" w:cs="Times New Roman" w:eastAsia="SimSun"/>
                <w:b w:val="0"/>
                <w:bCs w:val="0"/>
                <w:sz w:val="21"/>
                <w:szCs w:val="21"/>
                <w:rPrChange w:id="7428" w:author="Codex" w:date="2026-10-05T16:32:41.313017+00:00">
                  <w:rPr>
                    <w:bCs w:val="0"/>
                    <w:sz w:val="21"/>
                    <w:szCs w:val="21"/>
                  </w:rPr>
                </w:rPrChange>
              </w:rPr>
              <w:t>95% CI</w:t>
            </w:r>
            <w:r>
              <w:rPr>
                <w:rFonts w:ascii="Times New Roman" w:hAnsi="Times New Roman" w:cs="Times New Roman" w:eastAsia="SimSun"/>
                <w:b w:val="0"/>
                <w:bCs w:val="0"/>
                <w:sz w:val="21"/>
                <w:szCs w:val="21"/>
                <w:rPrChange w:id="7429"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43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3CEBE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0" w:author="Codex" w:date="2026-10-05T16:32:41.313017+00:00">
                  <w:rPr>
                    <w:bCs w:val="0"/>
                    <w:sz w:val="21"/>
                    <w:szCs w:val="21"/>
                  </w:rPr>
                </w:rPrChange>
              </w:rPr>
              <w:pPrChange w:id="74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2" w:author="Codex" w:date="2026-10-05T16:32:41.313017+00:00">
                  <w:rPr>
                    <w:bCs w:val="0"/>
                    <w:sz w:val="21"/>
                    <w:szCs w:val="21"/>
                  </w:rPr>
                </w:rPrChange>
              </w:rPr>
              <w:t>BH q</w:t>
            </w:r>
          </w:p>
        </w:tc>
      </w:tr>
      <w:tr w:rsidR="007622EE" w14:paraId="7CBC0C9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33" w:author="Codex" w:date="2026-10-05T16:32:41.313017+00:00">
              <w:tcPr>
                <w:tcW w:w="0" w:type="auto"/>
                <w:tcBorders>
                  <w:top w:val="nil"/>
                  <w:left w:val="nil"/>
                  <w:bottom w:val="nil"/>
                  <w:right w:val="nil"/>
                </w:tcBorders>
                <w:tcMar>
                  <w:left w:w="102" w:type="dxa"/>
                  <w:right w:w="102" w:type="dxa"/>
                </w:tcMar>
              </w:tcPr>
            </w:tcPrChange>
          </w:tcPr>
          <w:p w14:paraId="736499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1" w:author="Codex" w:date="2026-10-05T16:32:41.313017+00:00">
                  <w:rPr>
                    <w:bCs w:val="0"/>
                    <w:sz w:val="21"/>
                    <w:szCs w:val="21"/>
                  </w:rPr>
                </w:rPrChange>
              </w:rPr>
              <w:pPrChange w:id="74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436" w:author="Codex" w:date="2026-10-05T16:32:41.313017+00:00">
              <w:tcPr>
                <w:tcW w:w="0" w:type="auto"/>
                <w:tcBorders>
                  <w:top w:val="nil"/>
                  <w:left w:val="nil"/>
                  <w:bottom w:val="nil"/>
                  <w:right w:val="nil"/>
                </w:tcBorders>
                <w:tcMar>
                  <w:left w:w="102" w:type="dxa"/>
                  <w:right w:w="102" w:type="dxa"/>
                </w:tcMar>
              </w:tcPr>
            </w:tcPrChange>
          </w:tcPr>
          <w:p w14:paraId="755ED7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2" w:author="Codex" w:date="2026-10-05T16:32:41.313017+00:00">
                  <w:rPr>
                    <w:bCs w:val="0"/>
                    <w:sz w:val="21"/>
                    <w:szCs w:val="21"/>
                  </w:rPr>
                </w:rPrChange>
              </w:rPr>
              <w:pPrChange w:id="74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8" w:author="Codex" w:date="2026-10-05T16:32:41.313017+00:00">
                  <w:rPr>
                    <w:bCs w:val="0"/>
                    <w:sz w:val="21"/>
                    <w:szCs w:val="21"/>
                  </w:rPr>
                </w:rPrChange>
              </w:rPr>
              <w:t>-0.0029</w:t>
            </w:r>
            <w:r>
              <w:rPr>
                <w:rFonts w:ascii="Times New Roman" w:hAnsi="Times New Roman" w:cs="Times New Roman" w:eastAsia="SimSun"/>
                <w:b w:val="0"/>
                <w:bCs w:val="0"/>
                <w:sz w:val="21"/>
                <w:szCs w:val="21"/>
                <w:rPrChange w:id="7439" w:author="Codex" w:date="2026-10-05T16:32:41.313017+00:00">
                  <w:rPr>
                    <w:bCs w:val="0"/>
                    <w:sz w:val="21"/>
                    <w:szCs w:val="21"/>
                  </w:rPr>
                </w:rPrChange>
              </w:rPr>
              <w:t>（</w:t>
            </w:r>
            <w:r>
              <w:rPr>
                <w:rFonts w:ascii="Times New Roman" w:hAnsi="Times New Roman" w:cs="Times New Roman" w:eastAsia="SimSun"/>
                <w:b w:val="0"/>
                <w:bCs w:val="0"/>
                <w:sz w:val="21"/>
                <w:szCs w:val="21"/>
                <w:rPrChange w:id="7440" w:author="Codex" w:date="2026-10-05T16:32:41.313017+00:00">
                  <w:rPr>
                    <w:bCs w:val="0"/>
                    <w:sz w:val="21"/>
                    <w:szCs w:val="21"/>
                  </w:rPr>
                </w:rPrChange>
              </w:rPr>
              <w:t>-0.0215</w:t>
            </w:r>
            <w:r>
              <w:rPr>
                <w:rFonts w:ascii="Times New Roman" w:hAnsi="Times New Roman" w:cs="Times New Roman" w:eastAsia="SimSun"/>
                <w:b w:val="0"/>
                <w:bCs w:val="0"/>
                <w:sz w:val="21"/>
                <w:szCs w:val="21"/>
                <w:rPrChange w:id="7441" w:author="Codex" w:date="2026-10-05T16:32:41.313017+00:00">
                  <w:rPr>
                    <w:bCs w:val="0"/>
                    <w:sz w:val="21"/>
                    <w:szCs w:val="21"/>
                  </w:rPr>
                </w:rPrChange>
              </w:rPr>
              <w:t>，</w:t>
            </w:r>
            <w:r>
              <w:rPr>
                <w:rFonts w:ascii="Times New Roman" w:hAnsi="Times New Roman" w:cs="Times New Roman" w:eastAsia="SimSun"/>
                <w:b w:val="0"/>
                <w:bCs w:val="0"/>
                <w:sz w:val="21"/>
                <w:szCs w:val="21"/>
                <w:rPrChange w:id="7442" w:author="Codex" w:date="2026-10-05T16:32:41.313017+00:00">
                  <w:rPr>
                    <w:bCs w:val="0"/>
                    <w:sz w:val="21"/>
                    <w:szCs w:val="21"/>
                  </w:rPr>
                </w:rPrChange>
              </w:rPr>
              <w:t>0.0189</w:t>
            </w:r>
            <w:r>
              <w:rPr>
                <w:rFonts w:ascii="Times New Roman" w:hAnsi="Times New Roman" w:cs="Times New Roman" w:eastAsia="SimSun"/>
                <w:b w:val="0"/>
                <w:bCs w:val="0"/>
                <w:sz w:val="21"/>
                <w:szCs w:val="21"/>
                <w:rPrChange w:id="744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44" w:author="Codex" w:date="2026-10-05T16:32:41.313017+00:00">
              <w:tcPr>
                <w:tcW w:w="0" w:type="auto"/>
                <w:tcBorders>
                  <w:top w:val="nil"/>
                  <w:left w:val="nil"/>
                  <w:bottom w:val="nil"/>
                  <w:right w:val="nil"/>
                </w:tcBorders>
                <w:tcMar>
                  <w:left w:w="102" w:type="dxa"/>
                  <w:right w:w="102" w:type="dxa"/>
                </w:tcMar>
              </w:tcPr>
            </w:tcPrChange>
          </w:tcPr>
          <w:p w14:paraId="528B4C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3" w:author="Codex" w:date="2026-10-05T16:32:41.313017+00:00">
                  <w:rPr>
                    <w:bCs w:val="0"/>
                    <w:sz w:val="21"/>
                    <w:szCs w:val="21"/>
                  </w:rPr>
                </w:rPrChange>
              </w:rPr>
              <w:pPrChange w:id="74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4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47" w:author="Codex" w:date="2026-10-05T16:32:41.313017+00:00">
              <w:tcPr>
                <w:tcW w:w="0" w:type="auto"/>
                <w:tcBorders>
                  <w:top w:val="nil"/>
                  <w:left w:val="nil"/>
                  <w:bottom w:val="nil"/>
                  <w:right w:val="nil"/>
                </w:tcBorders>
                <w:tcMar>
                  <w:left w:w="102" w:type="dxa"/>
                  <w:right w:w="102" w:type="dxa"/>
                </w:tcMar>
              </w:tcPr>
            </w:tcPrChange>
          </w:tcPr>
          <w:p w14:paraId="45109A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4" w:author="Codex" w:date="2026-10-05T16:32:41.313017+00:00">
                  <w:rPr>
                    <w:bCs w:val="0"/>
                    <w:sz w:val="21"/>
                    <w:szCs w:val="21"/>
                  </w:rPr>
                </w:rPrChange>
              </w:rPr>
              <w:pPrChange w:id="74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49" w:author="Codex" w:date="2026-10-05T16:32:41.313017+00:00">
                  <w:rPr>
                    <w:bCs w:val="0"/>
                    <w:sz w:val="21"/>
                    <w:szCs w:val="21"/>
                  </w:rPr>
                </w:rPrChange>
              </w:rPr>
              <w:t>0.2717</w:t>
            </w:r>
            <w:r>
              <w:rPr>
                <w:rFonts w:ascii="Times New Roman" w:hAnsi="Times New Roman" w:cs="Times New Roman" w:eastAsia="SimSun"/>
                <w:b w:val="0"/>
                <w:bCs w:val="0"/>
                <w:sz w:val="21"/>
                <w:szCs w:val="21"/>
                <w:rPrChange w:id="7450" w:author="Codex" w:date="2026-10-05T16:32:41.313017+00:00">
                  <w:rPr>
                    <w:bCs w:val="0"/>
                    <w:sz w:val="21"/>
                    <w:szCs w:val="21"/>
                  </w:rPr>
                </w:rPrChange>
              </w:rPr>
              <w:t>（</w:t>
            </w:r>
            <w:r>
              <w:rPr>
                <w:rFonts w:ascii="Times New Roman" w:hAnsi="Times New Roman" w:cs="Times New Roman" w:eastAsia="SimSun"/>
                <w:b w:val="0"/>
                <w:bCs w:val="0"/>
                <w:sz w:val="21"/>
                <w:szCs w:val="21"/>
                <w:rPrChange w:id="7451" w:author="Codex" w:date="2026-10-05T16:32:41.313017+00:00">
                  <w:rPr>
                    <w:bCs w:val="0"/>
                    <w:sz w:val="21"/>
                    <w:szCs w:val="21"/>
                  </w:rPr>
                </w:rPrChange>
              </w:rPr>
              <w:t>-0.5587</w:t>
            </w:r>
            <w:r>
              <w:rPr>
                <w:rFonts w:ascii="Times New Roman" w:hAnsi="Times New Roman" w:cs="Times New Roman" w:eastAsia="SimSun"/>
                <w:b w:val="0"/>
                <w:bCs w:val="0"/>
                <w:sz w:val="21"/>
                <w:szCs w:val="21"/>
                <w:rPrChange w:id="7452" w:author="Codex" w:date="2026-10-05T16:32:41.313017+00:00">
                  <w:rPr>
                    <w:bCs w:val="0"/>
                    <w:sz w:val="21"/>
                    <w:szCs w:val="21"/>
                  </w:rPr>
                </w:rPrChange>
              </w:rPr>
              <w:t>，</w:t>
            </w:r>
            <w:r>
              <w:rPr>
                <w:rFonts w:ascii="Times New Roman" w:hAnsi="Times New Roman" w:cs="Times New Roman" w:eastAsia="SimSun"/>
                <w:b w:val="0"/>
                <w:bCs w:val="0"/>
                <w:sz w:val="21"/>
                <w:szCs w:val="21"/>
                <w:rPrChange w:id="7453" w:author="Codex" w:date="2026-10-05T16:32:41.313017+00:00">
                  <w:rPr>
                    <w:bCs w:val="0"/>
                    <w:sz w:val="21"/>
                    <w:szCs w:val="21"/>
                  </w:rPr>
                </w:rPrChange>
              </w:rPr>
              <w:t>1.1261</w:t>
            </w:r>
            <w:r>
              <w:rPr>
                <w:rFonts w:ascii="Times New Roman" w:hAnsi="Times New Roman" w:cs="Times New Roman" w:eastAsia="SimSun"/>
                <w:b w:val="0"/>
                <w:bCs w:val="0"/>
                <w:sz w:val="21"/>
                <w:szCs w:val="21"/>
                <w:rPrChange w:id="745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55" w:author="Codex" w:date="2026-10-05T16:32:41.313017+00:00">
              <w:tcPr>
                <w:tcW w:w="0" w:type="auto"/>
                <w:tcBorders>
                  <w:top w:val="nil"/>
                  <w:left w:val="nil"/>
                  <w:bottom w:val="nil"/>
                  <w:right w:val="nil"/>
                </w:tcBorders>
                <w:tcMar>
                  <w:left w:w="102" w:type="dxa"/>
                  <w:right w:w="102" w:type="dxa"/>
                </w:tcMar>
              </w:tcPr>
            </w:tcPrChange>
          </w:tcPr>
          <w:p w14:paraId="290696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5" w:author="Codex" w:date="2026-10-05T16:32:41.313017+00:00">
                  <w:rPr>
                    <w:bCs w:val="0"/>
                    <w:sz w:val="21"/>
                    <w:szCs w:val="21"/>
                  </w:rPr>
                </w:rPrChange>
              </w:rPr>
              <w:pPrChange w:id="74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57" w:author="Codex" w:date="2026-10-05T16:32:41.313017+00:00">
                  <w:rPr>
                    <w:bCs w:val="0"/>
                    <w:sz w:val="21"/>
                    <w:szCs w:val="21"/>
                  </w:rPr>
                </w:rPrChange>
              </w:rPr>
              <w:t>1.000</w:t>
            </w:r>
          </w:p>
        </w:tc>
      </w:tr>
      <w:tr w:rsidR="007622EE" w14:paraId="68C81F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58" w:author="Codex" w:date="2026-10-05T16:32:41.313017+00:00">
              <w:tcPr>
                <w:tcW w:w="0" w:type="auto"/>
                <w:tcBorders>
                  <w:top w:val="nil"/>
                  <w:left w:val="nil"/>
                  <w:bottom w:val="nil"/>
                  <w:right w:val="nil"/>
                </w:tcBorders>
                <w:tcMar>
                  <w:left w:w="102" w:type="dxa"/>
                  <w:right w:w="102" w:type="dxa"/>
                </w:tcMar>
              </w:tcPr>
            </w:tcPrChange>
          </w:tcPr>
          <w:p w14:paraId="553C11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6" w:author="Codex" w:date="2026-10-05T16:32:41.313017+00:00">
                  <w:rPr>
                    <w:bCs w:val="0"/>
                    <w:sz w:val="21"/>
                    <w:szCs w:val="21"/>
                  </w:rPr>
                </w:rPrChange>
              </w:rPr>
              <w:pPrChange w:id="74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6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461" w:author="Codex" w:date="2026-10-05T16:32:41.313017+00:00">
              <w:tcPr>
                <w:tcW w:w="0" w:type="auto"/>
                <w:tcBorders>
                  <w:top w:val="nil"/>
                  <w:left w:val="nil"/>
                  <w:bottom w:val="nil"/>
                  <w:right w:val="nil"/>
                </w:tcBorders>
                <w:tcMar>
                  <w:left w:w="102" w:type="dxa"/>
                  <w:right w:w="102" w:type="dxa"/>
                </w:tcMar>
              </w:tcPr>
            </w:tcPrChange>
          </w:tcPr>
          <w:p w14:paraId="7C7E76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7" w:author="Codex" w:date="2026-10-05T16:32:41.313017+00:00">
                  <w:rPr>
                    <w:bCs w:val="0"/>
                    <w:sz w:val="21"/>
                    <w:szCs w:val="21"/>
                  </w:rPr>
                </w:rPrChange>
              </w:rPr>
              <w:pPrChange w:id="74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63" w:author="Codex" w:date="2026-10-05T16:32:41.313017+00:00">
                  <w:rPr>
                    <w:bCs w:val="0"/>
                    <w:sz w:val="21"/>
                    <w:szCs w:val="21"/>
                  </w:rPr>
                </w:rPrChange>
              </w:rPr>
              <w:t>-0.0176</w:t>
            </w:r>
            <w:r>
              <w:rPr>
                <w:rFonts w:ascii="Times New Roman" w:hAnsi="Times New Roman" w:cs="Times New Roman" w:eastAsia="SimSun"/>
                <w:b w:val="0"/>
                <w:bCs w:val="0"/>
                <w:sz w:val="21"/>
                <w:szCs w:val="21"/>
                <w:rPrChange w:id="7464" w:author="Codex" w:date="2026-10-05T16:32:41.313017+00:00">
                  <w:rPr>
                    <w:bCs w:val="0"/>
                    <w:sz w:val="21"/>
                    <w:szCs w:val="21"/>
                  </w:rPr>
                </w:rPrChange>
              </w:rPr>
              <w:t>（</w:t>
            </w:r>
            <w:r>
              <w:rPr>
                <w:rFonts w:ascii="Times New Roman" w:hAnsi="Times New Roman" w:cs="Times New Roman" w:eastAsia="SimSun"/>
                <w:b w:val="0"/>
                <w:bCs w:val="0"/>
                <w:sz w:val="21"/>
                <w:szCs w:val="21"/>
                <w:rPrChange w:id="7465" w:author="Codex" w:date="2026-10-05T16:32:41.313017+00:00">
                  <w:rPr>
                    <w:bCs w:val="0"/>
                    <w:sz w:val="21"/>
                    <w:szCs w:val="21"/>
                  </w:rPr>
                </w:rPrChange>
              </w:rPr>
              <w:t>-0.0415</w:t>
            </w:r>
            <w:r>
              <w:rPr>
                <w:rFonts w:ascii="Times New Roman" w:hAnsi="Times New Roman" w:cs="Times New Roman" w:eastAsia="SimSun"/>
                <w:b w:val="0"/>
                <w:bCs w:val="0"/>
                <w:sz w:val="21"/>
                <w:szCs w:val="21"/>
                <w:rPrChange w:id="7466" w:author="Codex" w:date="2026-10-05T16:32:41.313017+00:00">
                  <w:rPr>
                    <w:bCs w:val="0"/>
                    <w:sz w:val="21"/>
                    <w:szCs w:val="21"/>
                  </w:rPr>
                </w:rPrChange>
              </w:rPr>
              <w:t>，</w:t>
            </w:r>
            <w:r>
              <w:rPr>
                <w:rFonts w:ascii="Times New Roman" w:hAnsi="Times New Roman" w:cs="Times New Roman" w:eastAsia="SimSun"/>
                <w:b w:val="0"/>
                <w:bCs w:val="0"/>
                <w:sz w:val="21"/>
                <w:szCs w:val="21"/>
                <w:rPrChange w:id="7467" w:author="Codex" w:date="2026-10-05T16:32:41.313017+00:00">
                  <w:rPr>
                    <w:bCs w:val="0"/>
                    <w:sz w:val="21"/>
                    <w:szCs w:val="21"/>
                  </w:rPr>
                </w:rPrChange>
              </w:rPr>
              <w:t>0.0244</w:t>
            </w:r>
            <w:r>
              <w:rPr>
                <w:rFonts w:ascii="Times New Roman" w:hAnsi="Times New Roman" w:cs="Times New Roman" w:eastAsia="SimSun"/>
                <w:b w:val="0"/>
                <w:bCs w:val="0"/>
                <w:sz w:val="21"/>
                <w:szCs w:val="21"/>
                <w:rPrChange w:id="74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69" w:author="Codex" w:date="2026-10-05T16:32:41.313017+00:00">
              <w:tcPr>
                <w:tcW w:w="0" w:type="auto"/>
                <w:tcBorders>
                  <w:top w:val="nil"/>
                  <w:left w:val="nil"/>
                  <w:bottom w:val="nil"/>
                  <w:right w:val="nil"/>
                </w:tcBorders>
                <w:tcMar>
                  <w:left w:w="102" w:type="dxa"/>
                  <w:right w:w="102" w:type="dxa"/>
                </w:tcMar>
              </w:tcPr>
            </w:tcPrChange>
          </w:tcPr>
          <w:p w14:paraId="1A9710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8" w:author="Codex" w:date="2026-10-05T16:32:41.313017+00:00">
                  <w:rPr>
                    <w:bCs w:val="0"/>
                    <w:sz w:val="21"/>
                    <w:szCs w:val="21"/>
                  </w:rPr>
                </w:rPrChange>
              </w:rPr>
              <w:pPrChange w:id="74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7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72" w:author="Codex" w:date="2026-10-05T16:32:41.313017+00:00">
              <w:tcPr>
                <w:tcW w:w="0" w:type="auto"/>
                <w:tcBorders>
                  <w:top w:val="nil"/>
                  <w:left w:val="nil"/>
                  <w:bottom w:val="nil"/>
                  <w:right w:val="nil"/>
                </w:tcBorders>
                <w:tcMar>
                  <w:left w:w="102" w:type="dxa"/>
                  <w:right w:w="102" w:type="dxa"/>
                </w:tcMar>
              </w:tcPr>
            </w:tcPrChange>
          </w:tcPr>
          <w:p w14:paraId="30640CA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9" w:author="Codex" w:date="2026-10-05T16:32:41.313017+00:00">
                  <w:rPr>
                    <w:bCs w:val="0"/>
                    <w:sz w:val="21"/>
                    <w:szCs w:val="21"/>
                  </w:rPr>
                </w:rPrChange>
              </w:rPr>
              <w:pPrChange w:id="74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74" w:author="Codex" w:date="2026-10-05T16:32:41.313017+00:00">
                  <w:rPr>
                    <w:bCs w:val="0"/>
                    <w:sz w:val="21"/>
                    <w:szCs w:val="21"/>
                  </w:rPr>
                </w:rPrChange>
              </w:rPr>
              <w:t>0.2953</w:t>
            </w:r>
            <w:r>
              <w:rPr>
                <w:rFonts w:ascii="Times New Roman" w:hAnsi="Times New Roman" w:cs="Times New Roman" w:eastAsia="SimSun"/>
                <w:b w:val="0"/>
                <w:bCs w:val="0"/>
                <w:sz w:val="21"/>
                <w:szCs w:val="21"/>
                <w:rPrChange w:id="7475" w:author="Codex" w:date="2026-10-05T16:32:41.313017+00:00">
                  <w:rPr>
                    <w:bCs w:val="0"/>
                    <w:sz w:val="21"/>
                    <w:szCs w:val="21"/>
                  </w:rPr>
                </w:rPrChange>
              </w:rPr>
              <w:t>（</w:t>
            </w:r>
            <w:r>
              <w:rPr>
                <w:rFonts w:ascii="Times New Roman" w:hAnsi="Times New Roman" w:cs="Times New Roman" w:eastAsia="SimSun"/>
                <w:b w:val="0"/>
                <w:bCs w:val="0"/>
                <w:sz w:val="21"/>
                <w:szCs w:val="21"/>
                <w:rPrChange w:id="7476" w:author="Codex" w:date="2026-10-05T16:32:41.313017+00:00">
                  <w:rPr>
                    <w:bCs w:val="0"/>
                    <w:sz w:val="21"/>
                    <w:szCs w:val="21"/>
                  </w:rPr>
                </w:rPrChange>
              </w:rPr>
              <w:t>-0.5102</w:t>
            </w:r>
            <w:r>
              <w:rPr>
                <w:rFonts w:ascii="Times New Roman" w:hAnsi="Times New Roman" w:cs="Times New Roman" w:eastAsia="SimSun"/>
                <w:b w:val="0"/>
                <w:bCs w:val="0"/>
                <w:sz w:val="21"/>
                <w:szCs w:val="21"/>
                <w:rPrChange w:id="7477" w:author="Codex" w:date="2026-10-05T16:32:41.313017+00:00">
                  <w:rPr>
                    <w:bCs w:val="0"/>
                    <w:sz w:val="21"/>
                    <w:szCs w:val="21"/>
                  </w:rPr>
                </w:rPrChange>
              </w:rPr>
              <w:t>，</w:t>
            </w:r>
            <w:r>
              <w:rPr>
                <w:rFonts w:ascii="Times New Roman" w:hAnsi="Times New Roman" w:cs="Times New Roman" w:eastAsia="SimSun"/>
                <w:b w:val="0"/>
                <w:bCs w:val="0"/>
                <w:sz w:val="21"/>
                <w:szCs w:val="21"/>
                <w:rPrChange w:id="7478" w:author="Codex" w:date="2026-10-05T16:32:41.313017+00:00">
                  <w:rPr>
                    <w:bCs w:val="0"/>
                    <w:sz w:val="21"/>
                    <w:szCs w:val="21"/>
                  </w:rPr>
                </w:rPrChange>
              </w:rPr>
              <w:t>1.1056</w:t>
            </w:r>
            <w:r>
              <w:rPr>
                <w:rFonts w:ascii="Times New Roman" w:hAnsi="Times New Roman" w:cs="Times New Roman" w:eastAsia="SimSun"/>
                <w:b w:val="0"/>
                <w:bCs w:val="0"/>
                <w:sz w:val="21"/>
                <w:szCs w:val="21"/>
                <w:rPrChange w:id="747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80" w:author="Codex" w:date="2026-10-05T16:32:41.313017+00:00">
              <w:tcPr>
                <w:tcW w:w="0" w:type="auto"/>
                <w:tcBorders>
                  <w:top w:val="nil"/>
                  <w:left w:val="nil"/>
                  <w:bottom w:val="nil"/>
                  <w:right w:val="nil"/>
                </w:tcBorders>
                <w:tcMar>
                  <w:left w:w="102" w:type="dxa"/>
                  <w:right w:w="102" w:type="dxa"/>
                </w:tcMar>
              </w:tcPr>
            </w:tcPrChange>
          </w:tcPr>
          <w:p w14:paraId="09464B6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0" w:author="Codex" w:date="2026-10-05T16:32:41.313017+00:00">
                  <w:rPr>
                    <w:bCs w:val="0"/>
                    <w:sz w:val="21"/>
                    <w:szCs w:val="21"/>
                  </w:rPr>
                </w:rPrChange>
              </w:rPr>
              <w:pPrChange w:id="74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2" w:author="Codex" w:date="2026-10-05T16:32:41.313017+00:00">
                  <w:rPr>
                    <w:bCs w:val="0"/>
                    <w:sz w:val="21"/>
                    <w:szCs w:val="21"/>
                  </w:rPr>
                </w:rPrChange>
              </w:rPr>
              <w:t>1.000</w:t>
            </w:r>
          </w:p>
        </w:tc>
      </w:tr>
      <w:tr w:rsidR="007622EE" w14:paraId="358EAD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83" w:author="Codex" w:date="2026-10-05T16:32:41.313017+00:00">
              <w:tcPr>
                <w:tcW w:w="0" w:type="auto"/>
                <w:tcBorders>
                  <w:top w:val="nil"/>
                  <w:left w:val="nil"/>
                  <w:bottom w:val="nil"/>
                  <w:right w:val="nil"/>
                </w:tcBorders>
                <w:tcMar>
                  <w:left w:w="102" w:type="dxa"/>
                  <w:right w:w="102" w:type="dxa"/>
                </w:tcMar>
              </w:tcPr>
            </w:tcPrChange>
          </w:tcPr>
          <w:p w14:paraId="6060592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1" w:author="Codex" w:date="2026-10-05T16:32:41.313017+00:00">
                  <w:rPr>
                    <w:bCs w:val="0"/>
                    <w:sz w:val="21"/>
                    <w:szCs w:val="21"/>
                  </w:rPr>
                </w:rPrChange>
              </w:rPr>
              <w:pPrChange w:id="74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486" w:author="Codex" w:date="2026-10-05T16:32:41.313017+00:00">
              <w:tcPr>
                <w:tcW w:w="0" w:type="auto"/>
                <w:tcBorders>
                  <w:top w:val="nil"/>
                  <w:left w:val="nil"/>
                  <w:bottom w:val="nil"/>
                  <w:right w:val="nil"/>
                </w:tcBorders>
                <w:tcMar>
                  <w:left w:w="102" w:type="dxa"/>
                  <w:right w:w="102" w:type="dxa"/>
                </w:tcMar>
              </w:tcPr>
            </w:tcPrChange>
          </w:tcPr>
          <w:p w14:paraId="6B4A52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2" w:author="Codex" w:date="2026-10-05T16:32:41.313017+00:00">
                  <w:rPr>
                    <w:bCs w:val="0"/>
                    <w:sz w:val="21"/>
                    <w:szCs w:val="21"/>
                  </w:rPr>
                </w:rPrChange>
              </w:rPr>
              <w:pPrChange w:id="74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8" w:author="Codex" w:date="2026-10-05T16:32:41.313017+00:00">
                  <w:rPr>
                    <w:bCs w:val="0"/>
                    <w:sz w:val="21"/>
                    <w:szCs w:val="21"/>
                  </w:rPr>
                </w:rPrChange>
              </w:rPr>
              <w:t>0.0013</w:t>
            </w:r>
            <w:r>
              <w:rPr>
                <w:rFonts w:ascii="Times New Roman" w:hAnsi="Times New Roman" w:cs="Times New Roman" w:eastAsia="SimSun"/>
                <w:b w:val="0"/>
                <w:bCs w:val="0"/>
                <w:sz w:val="21"/>
                <w:szCs w:val="21"/>
                <w:rPrChange w:id="7489" w:author="Codex" w:date="2026-10-05T16:32:41.313017+00:00">
                  <w:rPr>
                    <w:bCs w:val="0"/>
                    <w:sz w:val="21"/>
                    <w:szCs w:val="21"/>
                  </w:rPr>
                </w:rPrChange>
              </w:rPr>
              <w:t>（</w:t>
            </w:r>
            <w:r>
              <w:rPr>
                <w:rFonts w:ascii="Times New Roman" w:hAnsi="Times New Roman" w:cs="Times New Roman" w:eastAsia="SimSun"/>
                <w:b w:val="0"/>
                <w:bCs w:val="0"/>
                <w:sz w:val="21"/>
                <w:szCs w:val="21"/>
                <w:rPrChange w:id="7490" w:author="Codex" w:date="2026-10-05T16:32:41.313017+00:00">
                  <w:rPr>
                    <w:bCs w:val="0"/>
                    <w:sz w:val="21"/>
                    <w:szCs w:val="21"/>
                  </w:rPr>
                </w:rPrChange>
              </w:rPr>
              <w:t>-0.0107</w:t>
            </w:r>
            <w:r>
              <w:rPr>
                <w:rFonts w:ascii="Times New Roman" w:hAnsi="Times New Roman" w:cs="Times New Roman" w:eastAsia="SimSun"/>
                <w:b w:val="0"/>
                <w:bCs w:val="0"/>
                <w:sz w:val="21"/>
                <w:szCs w:val="21"/>
                <w:rPrChange w:id="7491" w:author="Codex" w:date="2026-10-05T16:32:41.313017+00:00">
                  <w:rPr>
                    <w:bCs w:val="0"/>
                    <w:sz w:val="21"/>
                    <w:szCs w:val="21"/>
                  </w:rPr>
                </w:rPrChange>
              </w:rPr>
              <w:t>，</w:t>
            </w:r>
            <w:r>
              <w:rPr>
                <w:rFonts w:ascii="Times New Roman" w:hAnsi="Times New Roman" w:cs="Times New Roman" w:eastAsia="SimSun"/>
                <w:b w:val="0"/>
                <w:bCs w:val="0"/>
                <w:sz w:val="21"/>
                <w:szCs w:val="21"/>
                <w:rPrChange w:id="7492" w:author="Codex" w:date="2026-10-05T16:32:41.313017+00:00">
                  <w:rPr>
                    <w:bCs w:val="0"/>
                    <w:sz w:val="21"/>
                    <w:szCs w:val="21"/>
                  </w:rPr>
                </w:rPrChange>
              </w:rPr>
              <w:t>0.0132</w:t>
            </w:r>
            <w:r>
              <w:rPr>
                <w:rFonts w:ascii="Times New Roman" w:hAnsi="Times New Roman" w:cs="Times New Roman" w:eastAsia="SimSun"/>
                <w:b w:val="0"/>
                <w:bCs w:val="0"/>
                <w:sz w:val="21"/>
                <w:szCs w:val="21"/>
                <w:rPrChange w:id="749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94" w:author="Codex" w:date="2026-10-05T16:32:41.313017+00:00">
              <w:tcPr>
                <w:tcW w:w="0" w:type="auto"/>
                <w:tcBorders>
                  <w:top w:val="nil"/>
                  <w:left w:val="nil"/>
                  <w:bottom w:val="nil"/>
                  <w:right w:val="nil"/>
                </w:tcBorders>
                <w:tcMar>
                  <w:left w:w="102" w:type="dxa"/>
                  <w:right w:w="102" w:type="dxa"/>
                </w:tcMar>
              </w:tcPr>
            </w:tcPrChange>
          </w:tcPr>
          <w:p w14:paraId="1D4B6D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3" w:author="Codex" w:date="2026-10-05T16:32:41.313017+00:00">
                  <w:rPr>
                    <w:bCs w:val="0"/>
                    <w:sz w:val="21"/>
                    <w:szCs w:val="21"/>
                  </w:rPr>
                </w:rPrChange>
              </w:rPr>
              <w:pPrChange w:id="749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9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97" w:author="Codex" w:date="2026-10-05T16:32:41.313017+00:00">
              <w:tcPr>
                <w:tcW w:w="0" w:type="auto"/>
                <w:tcBorders>
                  <w:top w:val="nil"/>
                  <w:left w:val="nil"/>
                  <w:bottom w:val="nil"/>
                  <w:right w:val="nil"/>
                </w:tcBorders>
                <w:tcMar>
                  <w:left w:w="102" w:type="dxa"/>
                  <w:right w:w="102" w:type="dxa"/>
                </w:tcMar>
              </w:tcPr>
            </w:tcPrChange>
          </w:tcPr>
          <w:p w14:paraId="71AB73B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4" w:author="Codex" w:date="2026-10-05T16:32:41.313017+00:00">
                  <w:rPr>
                    <w:bCs w:val="0"/>
                    <w:sz w:val="21"/>
                    <w:szCs w:val="21"/>
                  </w:rPr>
                </w:rPrChange>
              </w:rPr>
              <w:pPrChange w:id="749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99" w:author="Codex" w:date="2026-10-05T16:32:41.313017+00:00">
                  <w:rPr>
                    <w:bCs w:val="0"/>
                    <w:sz w:val="21"/>
                    <w:szCs w:val="21"/>
                  </w:rPr>
                </w:rPrChange>
              </w:rPr>
              <w:t>0.0494</w:t>
            </w:r>
            <w:r>
              <w:rPr>
                <w:rFonts w:ascii="Times New Roman" w:hAnsi="Times New Roman" w:cs="Times New Roman" w:eastAsia="SimSun"/>
                <w:b w:val="0"/>
                <w:bCs w:val="0"/>
                <w:sz w:val="21"/>
                <w:szCs w:val="21"/>
                <w:rPrChange w:id="7500" w:author="Codex" w:date="2026-10-05T16:32:41.313017+00:00">
                  <w:rPr>
                    <w:bCs w:val="0"/>
                    <w:sz w:val="21"/>
                    <w:szCs w:val="21"/>
                  </w:rPr>
                </w:rPrChange>
              </w:rPr>
              <w:t>（</w:t>
            </w:r>
            <w:r>
              <w:rPr>
                <w:rFonts w:ascii="Times New Roman" w:hAnsi="Times New Roman" w:cs="Times New Roman" w:eastAsia="SimSun"/>
                <w:b w:val="0"/>
                <w:bCs w:val="0"/>
                <w:sz w:val="21"/>
                <w:szCs w:val="21"/>
                <w:rPrChange w:id="7501" w:author="Codex" w:date="2026-10-05T16:32:41.313017+00:00">
                  <w:rPr>
                    <w:bCs w:val="0"/>
                    <w:sz w:val="21"/>
                    <w:szCs w:val="21"/>
                  </w:rPr>
                </w:rPrChange>
              </w:rPr>
              <w:t>-0.4893</w:t>
            </w:r>
            <w:r>
              <w:rPr>
                <w:rFonts w:ascii="Times New Roman" w:hAnsi="Times New Roman" w:cs="Times New Roman" w:eastAsia="SimSun"/>
                <w:b w:val="0"/>
                <w:bCs w:val="0"/>
                <w:sz w:val="21"/>
                <w:szCs w:val="21"/>
                <w:rPrChange w:id="7502" w:author="Codex" w:date="2026-10-05T16:32:41.313017+00:00">
                  <w:rPr>
                    <w:bCs w:val="0"/>
                    <w:sz w:val="21"/>
                    <w:szCs w:val="21"/>
                  </w:rPr>
                </w:rPrChange>
              </w:rPr>
              <w:t>，</w:t>
            </w:r>
            <w:r>
              <w:rPr>
                <w:rFonts w:ascii="Times New Roman" w:hAnsi="Times New Roman" w:cs="Times New Roman" w:eastAsia="SimSun"/>
                <w:b w:val="0"/>
                <w:bCs w:val="0"/>
                <w:sz w:val="21"/>
                <w:szCs w:val="21"/>
                <w:rPrChange w:id="7503" w:author="Codex" w:date="2026-10-05T16:32:41.313017+00:00">
                  <w:rPr>
                    <w:bCs w:val="0"/>
                    <w:sz w:val="21"/>
                    <w:szCs w:val="21"/>
                  </w:rPr>
                </w:rPrChange>
              </w:rPr>
              <w:t>0.5824</w:t>
            </w:r>
            <w:r>
              <w:rPr>
                <w:rFonts w:ascii="Times New Roman" w:hAnsi="Times New Roman" w:cs="Times New Roman" w:eastAsia="SimSun"/>
                <w:b w:val="0"/>
                <w:bCs w:val="0"/>
                <w:sz w:val="21"/>
                <w:szCs w:val="21"/>
                <w:rPrChange w:id="75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05" w:author="Codex" w:date="2026-10-05T16:32:41.313017+00:00">
              <w:tcPr>
                <w:tcW w:w="0" w:type="auto"/>
                <w:tcBorders>
                  <w:top w:val="nil"/>
                  <w:left w:val="nil"/>
                  <w:bottom w:val="nil"/>
                  <w:right w:val="nil"/>
                </w:tcBorders>
                <w:tcMar>
                  <w:left w:w="102" w:type="dxa"/>
                  <w:right w:w="102" w:type="dxa"/>
                </w:tcMar>
              </w:tcPr>
            </w:tcPrChange>
          </w:tcPr>
          <w:p w14:paraId="5983E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5" w:author="Codex" w:date="2026-10-05T16:32:41.313017+00:00">
                  <w:rPr>
                    <w:bCs w:val="0"/>
                    <w:sz w:val="21"/>
                    <w:szCs w:val="21"/>
                  </w:rPr>
                </w:rPrChange>
              </w:rPr>
              <w:pPrChange w:id="750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07" w:author="Codex" w:date="2026-10-05T16:32:41.313017+00:00">
                  <w:rPr>
                    <w:bCs w:val="0"/>
                    <w:sz w:val="21"/>
                    <w:szCs w:val="21"/>
                  </w:rPr>
                </w:rPrChange>
              </w:rPr>
              <w:t>1.000</w:t>
            </w:r>
          </w:p>
        </w:tc>
      </w:tr>
      <w:tr w:rsidR="007622EE" w14:paraId="35C833D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08" w:author="Codex" w:date="2026-10-05T16:32:41.313017+00:00">
              <w:tcPr>
                <w:tcW w:w="0" w:type="auto"/>
                <w:tcBorders>
                  <w:top w:val="nil"/>
                  <w:left w:val="nil"/>
                  <w:bottom w:val="nil"/>
                  <w:right w:val="nil"/>
                </w:tcBorders>
                <w:tcMar>
                  <w:left w:w="102" w:type="dxa"/>
                  <w:right w:w="102" w:type="dxa"/>
                </w:tcMar>
              </w:tcPr>
            </w:tcPrChange>
          </w:tcPr>
          <w:p w14:paraId="3DAD23F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6" w:author="Codex" w:date="2026-10-05T16:32:41.313017+00:00">
                  <w:rPr>
                    <w:bCs w:val="0"/>
                    <w:sz w:val="21"/>
                    <w:szCs w:val="21"/>
                  </w:rPr>
                </w:rPrChange>
              </w:rPr>
              <w:pPrChange w:id="750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10"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511" w:author="Codex" w:date="2026-10-05T16:32:41.313017+00:00">
              <w:tcPr>
                <w:tcW w:w="0" w:type="auto"/>
                <w:tcBorders>
                  <w:top w:val="nil"/>
                  <w:left w:val="nil"/>
                  <w:bottom w:val="nil"/>
                  <w:right w:val="nil"/>
                </w:tcBorders>
                <w:tcMar>
                  <w:left w:w="102" w:type="dxa"/>
                  <w:right w:w="102" w:type="dxa"/>
                </w:tcMar>
              </w:tcPr>
            </w:tcPrChange>
          </w:tcPr>
          <w:p w14:paraId="364902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7" w:author="Codex" w:date="2026-10-05T16:32:41.313017+00:00">
                  <w:rPr>
                    <w:bCs w:val="0"/>
                    <w:sz w:val="21"/>
                    <w:szCs w:val="21"/>
                  </w:rPr>
                </w:rPrChange>
              </w:rPr>
              <w:pPrChange w:id="75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13" w:author="Codex" w:date="2026-10-05T16:32:41.313017+00:00">
                  <w:rPr>
                    <w:bCs w:val="0"/>
                    <w:sz w:val="21"/>
                    <w:szCs w:val="21"/>
                  </w:rPr>
                </w:rPrChange>
              </w:rPr>
              <w:t>0.0099</w:t>
            </w:r>
            <w:r>
              <w:rPr>
                <w:rFonts w:ascii="Times New Roman" w:hAnsi="Times New Roman" w:cs="Times New Roman" w:eastAsia="SimSun"/>
                <w:b w:val="0"/>
                <w:bCs w:val="0"/>
                <w:sz w:val="21"/>
                <w:szCs w:val="21"/>
                <w:rPrChange w:id="7514" w:author="Codex" w:date="2026-10-05T16:32:41.313017+00:00">
                  <w:rPr>
                    <w:bCs w:val="0"/>
                    <w:sz w:val="21"/>
                    <w:szCs w:val="21"/>
                  </w:rPr>
                </w:rPrChange>
              </w:rPr>
              <w:t>（</w:t>
            </w:r>
            <w:r>
              <w:rPr>
                <w:rFonts w:ascii="Times New Roman" w:hAnsi="Times New Roman" w:cs="Times New Roman" w:eastAsia="SimSun"/>
                <w:b w:val="0"/>
                <w:bCs w:val="0"/>
                <w:sz w:val="21"/>
                <w:szCs w:val="21"/>
                <w:rPrChange w:id="7515" w:author="Codex" w:date="2026-10-05T16:32:41.313017+00:00">
                  <w:rPr>
                    <w:bCs w:val="0"/>
                    <w:sz w:val="21"/>
                    <w:szCs w:val="21"/>
                  </w:rPr>
                </w:rPrChange>
              </w:rPr>
              <w:t>-0.0079</w:t>
            </w:r>
            <w:r>
              <w:rPr>
                <w:rFonts w:ascii="Times New Roman" w:hAnsi="Times New Roman" w:cs="Times New Roman" w:eastAsia="SimSun"/>
                <w:b w:val="0"/>
                <w:bCs w:val="0"/>
                <w:sz w:val="21"/>
                <w:szCs w:val="21"/>
                <w:rPrChange w:id="7516" w:author="Codex" w:date="2026-10-05T16:32:41.313017+00:00">
                  <w:rPr>
                    <w:bCs w:val="0"/>
                    <w:sz w:val="21"/>
                    <w:szCs w:val="21"/>
                  </w:rPr>
                </w:rPrChange>
              </w:rPr>
              <w:t>，</w:t>
            </w:r>
            <w:r>
              <w:rPr>
                <w:rFonts w:ascii="Times New Roman" w:hAnsi="Times New Roman" w:cs="Times New Roman" w:eastAsia="SimSun"/>
                <w:b w:val="0"/>
                <w:bCs w:val="0"/>
                <w:sz w:val="21"/>
                <w:szCs w:val="21"/>
                <w:rPrChange w:id="7517" w:author="Codex" w:date="2026-10-05T16:32:41.313017+00:00">
                  <w:rPr>
                    <w:bCs w:val="0"/>
                    <w:sz w:val="21"/>
                    <w:szCs w:val="21"/>
                  </w:rPr>
                </w:rPrChange>
              </w:rPr>
              <w:t>0.0181</w:t>
            </w:r>
            <w:r>
              <w:rPr>
                <w:rFonts w:ascii="Times New Roman" w:hAnsi="Times New Roman" w:cs="Times New Roman" w:eastAsia="SimSun"/>
                <w:b w:val="0"/>
                <w:bCs w:val="0"/>
                <w:sz w:val="21"/>
                <w:szCs w:val="21"/>
                <w:rPrChange w:id="751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19" w:author="Codex" w:date="2026-10-05T16:32:41.313017+00:00">
              <w:tcPr>
                <w:tcW w:w="0" w:type="auto"/>
                <w:tcBorders>
                  <w:top w:val="nil"/>
                  <w:left w:val="nil"/>
                  <w:bottom w:val="nil"/>
                  <w:right w:val="nil"/>
                </w:tcBorders>
                <w:tcMar>
                  <w:left w:w="102" w:type="dxa"/>
                  <w:right w:w="102" w:type="dxa"/>
                </w:tcMar>
              </w:tcPr>
            </w:tcPrChange>
          </w:tcPr>
          <w:p w14:paraId="29FBB2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8" w:author="Codex" w:date="2026-10-05T16:32:41.313017+00:00">
                  <w:rPr>
                    <w:bCs w:val="0"/>
                    <w:sz w:val="21"/>
                    <w:szCs w:val="21"/>
                  </w:rPr>
                </w:rPrChange>
              </w:rPr>
              <w:pPrChange w:id="752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2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522" w:author="Codex" w:date="2026-10-05T16:32:41.313017+00:00">
              <w:tcPr>
                <w:tcW w:w="0" w:type="auto"/>
                <w:tcBorders>
                  <w:top w:val="nil"/>
                  <w:left w:val="nil"/>
                  <w:bottom w:val="nil"/>
                  <w:right w:val="nil"/>
                </w:tcBorders>
                <w:tcMar>
                  <w:left w:w="102" w:type="dxa"/>
                  <w:right w:w="102" w:type="dxa"/>
                </w:tcMar>
              </w:tcPr>
            </w:tcPrChange>
          </w:tcPr>
          <w:p w14:paraId="37F70E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9" w:author="Codex" w:date="2026-10-05T16:32:41.313017+00:00">
                  <w:rPr>
                    <w:bCs w:val="0"/>
                    <w:sz w:val="21"/>
                    <w:szCs w:val="21"/>
                  </w:rPr>
                </w:rPrChange>
              </w:rPr>
              <w:pPrChange w:id="75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24" w:author="Codex" w:date="2026-10-05T16:32:41.313017+00:00">
                  <w:rPr>
                    <w:bCs w:val="0"/>
                    <w:sz w:val="21"/>
                    <w:szCs w:val="21"/>
                  </w:rPr>
                </w:rPrChange>
              </w:rPr>
              <w:t>0.3117</w:t>
            </w:r>
            <w:r>
              <w:rPr>
                <w:rFonts w:ascii="Times New Roman" w:hAnsi="Times New Roman" w:cs="Times New Roman" w:eastAsia="SimSun"/>
                <w:b w:val="0"/>
                <w:bCs w:val="0"/>
                <w:sz w:val="21"/>
                <w:szCs w:val="21"/>
                <w:rPrChange w:id="7525" w:author="Codex" w:date="2026-10-05T16:32:41.313017+00:00">
                  <w:rPr>
                    <w:bCs w:val="0"/>
                    <w:sz w:val="21"/>
                    <w:szCs w:val="21"/>
                  </w:rPr>
                </w:rPrChange>
              </w:rPr>
              <w:t>（</w:t>
            </w:r>
            <w:r>
              <w:rPr>
                <w:rFonts w:ascii="Times New Roman" w:hAnsi="Times New Roman" w:cs="Times New Roman" w:eastAsia="SimSun"/>
                <w:b w:val="0"/>
                <w:bCs w:val="0"/>
                <w:sz w:val="21"/>
                <w:szCs w:val="21"/>
                <w:rPrChange w:id="7526" w:author="Codex" w:date="2026-10-05T16:32:41.313017+00:00">
                  <w:rPr>
                    <w:bCs w:val="0"/>
                    <w:sz w:val="21"/>
                    <w:szCs w:val="21"/>
                  </w:rPr>
                </w:rPrChange>
              </w:rPr>
              <w:t>-0.4901</w:t>
            </w:r>
            <w:r>
              <w:rPr>
                <w:rFonts w:ascii="Times New Roman" w:hAnsi="Times New Roman" w:cs="Times New Roman" w:eastAsia="SimSun"/>
                <w:b w:val="0"/>
                <w:bCs w:val="0"/>
                <w:sz w:val="21"/>
                <w:szCs w:val="21"/>
                <w:rPrChange w:id="7527" w:author="Codex" w:date="2026-10-05T16:32:41.313017+00:00">
                  <w:rPr>
                    <w:bCs w:val="0"/>
                    <w:sz w:val="21"/>
                    <w:szCs w:val="21"/>
                  </w:rPr>
                </w:rPrChange>
              </w:rPr>
              <w:t>，</w:t>
            </w:r>
            <w:r>
              <w:rPr>
                <w:rFonts w:ascii="Times New Roman" w:hAnsi="Times New Roman" w:cs="Times New Roman" w:eastAsia="SimSun"/>
                <w:b w:val="0"/>
                <w:bCs w:val="0"/>
                <w:sz w:val="21"/>
                <w:szCs w:val="21"/>
                <w:rPrChange w:id="7528" w:author="Codex" w:date="2026-10-05T16:32:41.313017+00:00">
                  <w:rPr>
                    <w:bCs w:val="0"/>
                    <w:sz w:val="21"/>
                    <w:szCs w:val="21"/>
                  </w:rPr>
                </w:rPrChange>
              </w:rPr>
              <w:t>1.1294</w:t>
            </w:r>
            <w:r>
              <w:rPr>
                <w:rFonts w:ascii="Times New Roman" w:hAnsi="Times New Roman" w:cs="Times New Roman" w:eastAsia="SimSun"/>
                <w:b w:val="0"/>
                <w:bCs w:val="0"/>
                <w:sz w:val="21"/>
                <w:szCs w:val="21"/>
                <w:rPrChange w:id="752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30" w:author="Codex" w:date="2026-10-05T16:32:41.313017+00:00">
              <w:tcPr>
                <w:tcW w:w="0" w:type="auto"/>
                <w:tcBorders>
                  <w:top w:val="nil"/>
                  <w:left w:val="nil"/>
                  <w:bottom w:val="nil"/>
                  <w:right w:val="nil"/>
                </w:tcBorders>
                <w:tcMar>
                  <w:left w:w="102" w:type="dxa"/>
                  <w:right w:w="102" w:type="dxa"/>
                </w:tcMar>
              </w:tcPr>
            </w:tcPrChange>
          </w:tcPr>
          <w:p w14:paraId="1BEB8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0" w:author="Codex" w:date="2026-10-05T16:32:41.313017+00:00">
                  <w:rPr>
                    <w:bCs w:val="0"/>
                    <w:sz w:val="21"/>
                    <w:szCs w:val="21"/>
                  </w:rPr>
                </w:rPrChange>
              </w:rPr>
              <w:pPrChange w:id="75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32" w:author="Codex" w:date="2026-10-05T16:32:41.313017+00:00">
                  <w:rPr>
                    <w:bCs w:val="0"/>
                    <w:sz w:val="21"/>
                    <w:szCs w:val="21"/>
                  </w:rPr>
                </w:rPrChange>
              </w:rPr>
              <w:t>1.000</w:t>
            </w:r>
          </w:p>
        </w:tc>
      </w:tr>
      <w:tr w:rsidR="007622EE" w14:paraId="11353A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33" w:author="Codex" w:date="2026-10-05T16:32:41.313017+00:00">
              <w:tcPr>
                <w:tcW w:w="0" w:type="auto"/>
                <w:tcBorders>
                  <w:top w:val="nil"/>
                  <w:left w:val="nil"/>
                  <w:bottom w:val="nil"/>
                  <w:right w:val="nil"/>
                </w:tcBorders>
                <w:tcMar>
                  <w:left w:w="102" w:type="dxa"/>
                  <w:right w:w="102" w:type="dxa"/>
                </w:tcMar>
              </w:tcPr>
            </w:tcPrChange>
          </w:tcPr>
          <w:p w14:paraId="5C7920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1" w:author="Codex" w:date="2026-10-05T16:32:41.313017+00:00">
                  <w:rPr>
                    <w:bCs w:val="0"/>
                    <w:sz w:val="21"/>
                    <w:szCs w:val="21"/>
                  </w:rPr>
                </w:rPrChange>
              </w:rPr>
              <w:pPrChange w:id="75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3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536" w:author="Codex" w:date="2026-10-05T16:32:41.313017+00:00">
              <w:tcPr>
                <w:tcW w:w="0" w:type="auto"/>
                <w:tcBorders>
                  <w:top w:val="nil"/>
                  <w:left w:val="nil"/>
                  <w:bottom w:val="nil"/>
                  <w:right w:val="nil"/>
                </w:tcBorders>
                <w:tcMar>
                  <w:left w:w="102" w:type="dxa"/>
                  <w:right w:w="102" w:type="dxa"/>
                </w:tcMar>
              </w:tcPr>
            </w:tcPrChange>
          </w:tcPr>
          <w:p w14:paraId="2DD67D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2" w:author="Codex" w:date="2026-10-05T16:32:41.313017+00:00">
                  <w:rPr>
                    <w:bCs w:val="0"/>
                    <w:sz w:val="21"/>
                    <w:szCs w:val="21"/>
                  </w:rPr>
                </w:rPrChange>
              </w:rPr>
              <w:pPrChange w:id="753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38"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39" w:author="Codex" w:date="2026-10-05T16:32:41.313017+00:00">
              <w:tcPr>
                <w:tcW w:w="0" w:type="auto"/>
                <w:tcBorders>
                  <w:top w:val="nil"/>
                  <w:left w:val="nil"/>
                  <w:bottom w:val="nil"/>
                  <w:right w:val="nil"/>
                </w:tcBorders>
                <w:tcMar>
                  <w:left w:w="102" w:type="dxa"/>
                  <w:right w:w="102" w:type="dxa"/>
                </w:tcMar>
              </w:tcPr>
            </w:tcPrChange>
          </w:tcPr>
          <w:p w14:paraId="18A9EF0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3" w:author="Codex" w:date="2026-10-05T16:32:41.313017+00:00">
                  <w:rPr>
                    <w:bCs w:val="0"/>
                    <w:sz w:val="21"/>
                    <w:szCs w:val="21"/>
                  </w:rPr>
                </w:rPrChange>
              </w:rPr>
              <w:pPrChange w:id="75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42" w:author="Codex" w:date="2026-10-05T16:32:41.313017+00:00">
              <w:tcPr>
                <w:tcW w:w="0" w:type="auto"/>
                <w:tcBorders>
                  <w:top w:val="nil"/>
                  <w:left w:val="nil"/>
                  <w:bottom w:val="nil"/>
                  <w:right w:val="nil"/>
                </w:tcBorders>
                <w:tcMar>
                  <w:left w:w="102" w:type="dxa"/>
                  <w:right w:w="102" w:type="dxa"/>
                </w:tcMar>
              </w:tcPr>
            </w:tcPrChange>
          </w:tcPr>
          <w:p w14:paraId="4A4391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4" w:author="Codex" w:date="2026-10-05T16:32:41.313017+00:00">
                  <w:rPr>
                    <w:bCs w:val="0"/>
                    <w:sz w:val="21"/>
                    <w:szCs w:val="21"/>
                  </w:rPr>
                </w:rPrChange>
              </w:rPr>
              <w:pPrChange w:id="754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44"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45" w:author="Codex" w:date="2026-10-05T16:32:41.313017+00:00">
              <w:tcPr>
                <w:tcW w:w="0" w:type="auto"/>
                <w:tcBorders>
                  <w:top w:val="nil"/>
                  <w:left w:val="nil"/>
                  <w:bottom w:val="nil"/>
                  <w:right w:val="nil"/>
                </w:tcBorders>
                <w:tcMar>
                  <w:left w:w="102" w:type="dxa"/>
                  <w:right w:w="102" w:type="dxa"/>
                </w:tcMar>
              </w:tcPr>
            </w:tcPrChange>
          </w:tcPr>
          <w:p w14:paraId="1D383A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5" w:author="Codex" w:date="2026-10-05T16:32:41.313017+00:00">
                  <w:rPr>
                    <w:bCs w:val="0"/>
                    <w:sz w:val="21"/>
                    <w:szCs w:val="21"/>
                  </w:rPr>
                </w:rPrChange>
              </w:rPr>
              <w:pPrChange w:id="75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47" w:author="Codex" w:date="2026-10-05T16:32:41.313017+00:00">
                  <w:rPr>
                    <w:bCs w:val="0"/>
                    <w:sz w:val="21"/>
                    <w:szCs w:val="21"/>
                  </w:rPr>
                </w:rPrChange>
              </w:rPr>
              <w:t>—</w:t>
            </w:r>
          </w:p>
        </w:tc>
      </w:tr>
      <w:tr w:rsidR="007622EE" w14:paraId="27CB4A3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48" w:author="Codex" w:date="2026-10-05T16:32:41.313017+00:00">
              <w:tcPr>
                <w:tcW w:w="0" w:type="auto"/>
                <w:tcBorders>
                  <w:top w:val="nil"/>
                  <w:left w:val="nil"/>
                  <w:bottom w:val="nil"/>
                  <w:right w:val="nil"/>
                </w:tcBorders>
                <w:tcMar>
                  <w:left w:w="102" w:type="dxa"/>
                  <w:right w:w="102" w:type="dxa"/>
                </w:tcMar>
              </w:tcPr>
            </w:tcPrChange>
          </w:tcPr>
          <w:p w14:paraId="421C5F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6" w:author="Codex" w:date="2026-10-05T16:32:41.313017+00:00">
                  <w:rPr>
                    <w:bCs w:val="0"/>
                    <w:sz w:val="21"/>
                    <w:szCs w:val="21"/>
                  </w:rPr>
                </w:rPrChange>
              </w:rPr>
              <w:pPrChange w:id="75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50"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551" w:author="Codex" w:date="2026-10-05T16:32:41.313017+00:00">
              <w:tcPr>
                <w:tcW w:w="0" w:type="auto"/>
                <w:tcBorders>
                  <w:top w:val="nil"/>
                  <w:left w:val="nil"/>
                  <w:bottom w:val="nil"/>
                  <w:right w:val="nil"/>
                </w:tcBorders>
                <w:tcMar>
                  <w:left w:w="102" w:type="dxa"/>
                  <w:right w:w="102" w:type="dxa"/>
                </w:tcMar>
              </w:tcPr>
            </w:tcPrChange>
          </w:tcPr>
          <w:p w14:paraId="55773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7" w:author="Codex" w:date="2026-10-05T16:32:41.313017+00:00">
                  <w:rPr>
                    <w:bCs w:val="0"/>
                    <w:sz w:val="21"/>
                    <w:szCs w:val="21"/>
                  </w:rPr>
                </w:rPrChange>
              </w:rPr>
              <w:pPrChange w:id="755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53"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54" w:author="Codex" w:date="2026-10-05T16:32:41.313017+00:00">
              <w:tcPr>
                <w:tcW w:w="0" w:type="auto"/>
                <w:tcBorders>
                  <w:top w:val="nil"/>
                  <w:left w:val="nil"/>
                  <w:bottom w:val="nil"/>
                  <w:right w:val="nil"/>
                </w:tcBorders>
                <w:tcMar>
                  <w:left w:w="102" w:type="dxa"/>
                  <w:right w:w="102" w:type="dxa"/>
                </w:tcMar>
              </w:tcPr>
            </w:tcPrChange>
          </w:tcPr>
          <w:p w14:paraId="591808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8" w:author="Codex" w:date="2026-10-05T16:32:41.313017+00:00">
                  <w:rPr>
                    <w:bCs w:val="0"/>
                    <w:sz w:val="21"/>
                    <w:szCs w:val="21"/>
                  </w:rPr>
                </w:rPrChange>
              </w:rPr>
              <w:pPrChange w:id="75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5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57" w:author="Codex" w:date="2026-10-05T16:32:41.313017+00:00">
              <w:tcPr>
                <w:tcW w:w="0" w:type="auto"/>
                <w:tcBorders>
                  <w:top w:val="nil"/>
                  <w:left w:val="nil"/>
                  <w:bottom w:val="nil"/>
                  <w:right w:val="nil"/>
                </w:tcBorders>
                <w:tcMar>
                  <w:left w:w="102" w:type="dxa"/>
                  <w:right w:w="102" w:type="dxa"/>
                </w:tcMar>
              </w:tcPr>
            </w:tcPrChange>
          </w:tcPr>
          <w:p w14:paraId="0A03F0F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9" w:author="Codex" w:date="2026-10-05T16:32:41.313017+00:00">
                  <w:rPr>
                    <w:bCs w:val="0"/>
                    <w:sz w:val="21"/>
                    <w:szCs w:val="21"/>
                  </w:rPr>
                </w:rPrChange>
              </w:rPr>
              <w:pPrChange w:id="75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5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60" w:author="Codex" w:date="2026-10-05T16:32:41.313017+00:00">
              <w:tcPr>
                <w:tcW w:w="0" w:type="auto"/>
                <w:tcBorders>
                  <w:top w:val="nil"/>
                  <w:left w:val="nil"/>
                  <w:bottom w:val="nil"/>
                  <w:right w:val="nil"/>
                </w:tcBorders>
                <w:tcMar>
                  <w:left w:w="102" w:type="dxa"/>
                  <w:right w:w="102" w:type="dxa"/>
                </w:tcMar>
              </w:tcPr>
            </w:tcPrChange>
          </w:tcPr>
          <w:p w14:paraId="543F9F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0" w:author="Codex" w:date="2026-10-05T16:32:41.313017+00:00">
                  <w:rPr>
                    <w:bCs w:val="0"/>
                    <w:sz w:val="21"/>
                    <w:szCs w:val="21"/>
                  </w:rPr>
                </w:rPrChange>
              </w:rPr>
              <w:pPrChange w:id="75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2" w:author="Codex" w:date="2026-10-05T16:32:41.313017+00:00">
                  <w:rPr>
                    <w:bCs w:val="0"/>
                    <w:sz w:val="21"/>
                    <w:szCs w:val="21"/>
                  </w:rPr>
                </w:rPrChange>
              </w:rPr>
              <w:t>—</w:t>
            </w:r>
          </w:p>
        </w:tc>
      </w:tr>
      <w:tr w:rsidR="007622EE" w14:paraId="4D2F5CA7"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63" w:author="Codex" w:date="2026-10-05T16:32:41.313017+00:00">
              <w:tcPr>
                <w:tcW w:w="0" w:type="auto"/>
                <w:tcBorders>
                  <w:top w:val="nil"/>
                  <w:left w:val="nil"/>
                  <w:bottom w:val="nil"/>
                  <w:right w:val="nil"/>
                </w:tcBorders>
                <w:tcMar>
                  <w:left w:w="102" w:type="dxa"/>
                  <w:right w:w="102" w:type="dxa"/>
                </w:tcMar>
              </w:tcPr>
            </w:tcPrChange>
          </w:tcPr>
          <w:p w14:paraId="3CEAB5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1" w:author="Codex" w:date="2026-10-05T16:32:41.313017+00:00">
                  <w:rPr>
                    <w:bCs w:val="0"/>
                    <w:sz w:val="21"/>
                    <w:szCs w:val="21"/>
                  </w:rPr>
                </w:rPrChange>
              </w:rPr>
              <w:pPrChange w:id="75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566" w:author="Codex" w:date="2026-10-05T16:32:41.313017+00:00">
              <w:tcPr>
                <w:tcW w:w="0" w:type="auto"/>
                <w:tcBorders>
                  <w:top w:val="nil"/>
                  <w:left w:val="nil"/>
                  <w:bottom w:val="nil"/>
                  <w:right w:val="nil"/>
                </w:tcBorders>
                <w:tcMar>
                  <w:left w:w="102" w:type="dxa"/>
                  <w:right w:w="102" w:type="dxa"/>
                </w:tcMar>
              </w:tcPr>
            </w:tcPrChange>
          </w:tcPr>
          <w:p w14:paraId="13441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2" w:author="Codex" w:date="2026-10-05T16:32:41.313017+00:00">
                  <w:rPr>
                    <w:bCs w:val="0"/>
                    <w:sz w:val="21"/>
                    <w:szCs w:val="21"/>
                  </w:rPr>
                </w:rPrChange>
              </w:rPr>
              <w:pPrChange w:id="75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8" w:author="Codex" w:date="2026-10-05T16:32:41.313017+00:00">
                  <w:rPr>
                    <w:bCs w:val="0"/>
                    <w:sz w:val="21"/>
                    <w:szCs w:val="21"/>
                  </w:rPr>
                </w:rPrChange>
              </w:rPr>
              <w:t>0.0054</w:t>
            </w:r>
            <w:r>
              <w:rPr>
                <w:rFonts w:ascii="Times New Roman" w:hAnsi="Times New Roman" w:cs="Times New Roman" w:eastAsia="SimSun"/>
                <w:b w:val="0"/>
                <w:bCs w:val="0"/>
                <w:sz w:val="21"/>
                <w:szCs w:val="21"/>
                <w:rPrChange w:id="7569" w:author="Codex" w:date="2026-10-05T16:32:41.313017+00:00">
                  <w:rPr>
                    <w:bCs w:val="0"/>
                    <w:sz w:val="21"/>
                    <w:szCs w:val="21"/>
                  </w:rPr>
                </w:rPrChange>
              </w:rPr>
              <w:t>（</w:t>
            </w:r>
            <w:r>
              <w:rPr>
                <w:rFonts w:ascii="Times New Roman" w:hAnsi="Times New Roman" w:cs="Times New Roman" w:eastAsia="SimSun"/>
                <w:b w:val="0"/>
                <w:bCs w:val="0"/>
                <w:sz w:val="21"/>
                <w:szCs w:val="21"/>
                <w:rPrChange w:id="7570" w:author="Codex" w:date="2026-10-05T16:32:41.313017+00:00">
                  <w:rPr>
                    <w:bCs w:val="0"/>
                    <w:sz w:val="21"/>
                    <w:szCs w:val="21"/>
                  </w:rPr>
                </w:rPrChange>
              </w:rPr>
              <w:t>-0.0162</w:t>
            </w:r>
            <w:r>
              <w:rPr>
                <w:rFonts w:ascii="Times New Roman" w:hAnsi="Times New Roman" w:cs="Times New Roman" w:eastAsia="SimSun"/>
                <w:b w:val="0"/>
                <w:bCs w:val="0"/>
                <w:sz w:val="21"/>
                <w:szCs w:val="21"/>
                <w:rPrChange w:id="7571" w:author="Codex" w:date="2026-10-05T16:32:41.313017+00:00">
                  <w:rPr>
                    <w:bCs w:val="0"/>
                    <w:sz w:val="21"/>
                    <w:szCs w:val="21"/>
                  </w:rPr>
                </w:rPrChange>
              </w:rPr>
              <w:t>，</w:t>
            </w:r>
            <w:r>
              <w:rPr>
                <w:rFonts w:ascii="Times New Roman" w:hAnsi="Times New Roman" w:cs="Times New Roman" w:eastAsia="SimSun"/>
                <w:b w:val="0"/>
                <w:bCs w:val="0"/>
                <w:sz w:val="21"/>
                <w:szCs w:val="21"/>
                <w:rPrChange w:id="7572" w:author="Codex" w:date="2026-10-05T16:32:41.313017+00:00">
                  <w:rPr>
                    <w:bCs w:val="0"/>
                    <w:sz w:val="21"/>
                    <w:szCs w:val="21"/>
                  </w:rPr>
                </w:rPrChange>
              </w:rPr>
              <w:t>0.0321</w:t>
            </w:r>
            <w:r>
              <w:rPr>
                <w:rFonts w:ascii="Times New Roman" w:hAnsi="Times New Roman" w:cs="Times New Roman" w:eastAsia="SimSun"/>
                <w:b w:val="0"/>
                <w:bCs w:val="0"/>
                <w:sz w:val="21"/>
                <w:szCs w:val="21"/>
                <w:rPrChange w:id="757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74" w:author="Codex" w:date="2026-10-05T16:32:41.313017+00:00">
              <w:tcPr>
                <w:tcW w:w="0" w:type="auto"/>
                <w:tcBorders>
                  <w:top w:val="nil"/>
                  <w:left w:val="nil"/>
                  <w:bottom w:val="nil"/>
                  <w:right w:val="nil"/>
                </w:tcBorders>
                <w:tcMar>
                  <w:left w:w="102" w:type="dxa"/>
                  <w:right w:w="102" w:type="dxa"/>
                </w:tcMar>
              </w:tcPr>
            </w:tcPrChange>
          </w:tcPr>
          <w:p w14:paraId="35DDEA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3" w:author="Codex" w:date="2026-10-05T16:32:41.313017+00:00">
                  <w:rPr>
                    <w:bCs w:val="0"/>
                    <w:sz w:val="21"/>
                    <w:szCs w:val="21"/>
                  </w:rPr>
                </w:rPrChange>
              </w:rPr>
              <w:pPrChange w:id="75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7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577" w:author="Codex" w:date="2026-10-05T16:32:41.313017+00:00">
              <w:tcPr>
                <w:tcW w:w="0" w:type="auto"/>
                <w:tcBorders>
                  <w:top w:val="nil"/>
                  <w:left w:val="nil"/>
                  <w:bottom w:val="nil"/>
                  <w:right w:val="nil"/>
                </w:tcBorders>
                <w:tcMar>
                  <w:left w:w="102" w:type="dxa"/>
                  <w:right w:w="102" w:type="dxa"/>
                </w:tcMar>
              </w:tcPr>
            </w:tcPrChange>
          </w:tcPr>
          <w:p w14:paraId="1D74C3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4" w:author="Codex" w:date="2026-10-05T16:32:41.313017+00:00">
                  <w:rPr>
                    <w:bCs w:val="0"/>
                    <w:sz w:val="21"/>
                    <w:szCs w:val="21"/>
                  </w:rPr>
                </w:rPrChange>
              </w:rPr>
              <w:pPrChange w:id="75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79" w:author="Codex" w:date="2026-10-05T16:32:41.313017+00:00">
                  <w:rPr>
                    <w:bCs w:val="0"/>
                    <w:sz w:val="21"/>
                    <w:szCs w:val="21"/>
                  </w:rPr>
                </w:rPrChange>
              </w:rPr>
              <w:t>0.1389</w:t>
            </w:r>
            <w:r>
              <w:rPr>
                <w:rFonts w:ascii="Times New Roman" w:hAnsi="Times New Roman" w:cs="Times New Roman" w:eastAsia="SimSun"/>
                <w:b w:val="0"/>
                <w:bCs w:val="0"/>
                <w:sz w:val="21"/>
                <w:szCs w:val="21"/>
                <w:rPrChange w:id="7580" w:author="Codex" w:date="2026-10-05T16:32:41.313017+00:00">
                  <w:rPr>
                    <w:bCs w:val="0"/>
                    <w:sz w:val="21"/>
                    <w:szCs w:val="21"/>
                  </w:rPr>
                </w:rPrChange>
              </w:rPr>
              <w:t>（</w:t>
            </w:r>
            <w:r>
              <w:rPr>
                <w:rFonts w:ascii="Times New Roman" w:hAnsi="Times New Roman" w:cs="Times New Roman" w:eastAsia="SimSun"/>
                <w:b w:val="0"/>
                <w:bCs w:val="0"/>
                <w:sz w:val="21"/>
                <w:szCs w:val="21"/>
                <w:rPrChange w:id="7581" w:author="Codex" w:date="2026-10-05T16:32:41.313017+00:00">
                  <w:rPr>
                    <w:bCs w:val="0"/>
                    <w:sz w:val="21"/>
                    <w:szCs w:val="21"/>
                  </w:rPr>
                </w:rPrChange>
              </w:rPr>
              <w:t>-0.7926</w:t>
            </w:r>
            <w:r>
              <w:rPr>
                <w:rFonts w:ascii="Times New Roman" w:hAnsi="Times New Roman" w:cs="Times New Roman" w:eastAsia="SimSun"/>
                <w:b w:val="0"/>
                <w:bCs w:val="0"/>
                <w:sz w:val="21"/>
                <w:szCs w:val="21"/>
                <w:rPrChange w:id="7582" w:author="Codex" w:date="2026-10-05T16:32:41.313017+00:00">
                  <w:rPr>
                    <w:bCs w:val="0"/>
                    <w:sz w:val="21"/>
                    <w:szCs w:val="21"/>
                  </w:rPr>
                </w:rPrChange>
              </w:rPr>
              <w:t>，</w:t>
            </w:r>
            <w:r>
              <w:rPr>
                <w:rFonts w:ascii="Times New Roman" w:hAnsi="Times New Roman" w:cs="Times New Roman" w:eastAsia="SimSun"/>
                <w:b w:val="0"/>
                <w:bCs w:val="0"/>
                <w:sz w:val="21"/>
                <w:szCs w:val="21"/>
                <w:rPrChange w:id="7583" w:author="Codex" w:date="2026-10-05T16:32:41.313017+00:00">
                  <w:rPr>
                    <w:bCs w:val="0"/>
                    <w:sz w:val="21"/>
                    <w:szCs w:val="21"/>
                  </w:rPr>
                </w:rPrChange>
              </w:rPr>
              <w:t>1.2180</w:t>
            </w:r>
            <w:r>
              <w:rPr>
                <w:rFonts w:ascii="Times New Roman" w:hAnsi="Times New Roman" w:cs="Times New Roman" w:eastAsia="SimSun"/>
                <w:b w:val="0"/>
                <w:bCs w:val="0"/>
                <w:sz w:val="21"/>
                <w:szCs w:val="21"/>
                <w:rPrChange w:id="758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85" w:author="Codex" w:date="2026-10-05T16:32:41.313017+00:00">
              <w:tcPr>
                <w:tcW w:w="0" w:type="auto"/>
                <w:tcBorders>
                  <w:top w:val="nil"/>
                  <w:left w:val="nil"/>
                  <w:bottom w:val="nil"/>
                  <w:right w:val="nil"/>
                </w:tcBorders>
                <w:tcMar>
                  <w:left w:w="102" w:type="dxa"/>
                  <w:right w:w="102" w:type="dxa"/>
                </w:tcMar>
              </w:tcPr>
            </w:tcPrChange>
          </w:tcPr>
          <w:p w14:paraId="238F57F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5" w:author="Codex" w:date="2026-10-05T16:32:41.313017+00:00">
                  <w:rPr>
                    <w:bCs w:val="0"/>
                    <w:sz w:val="21"/>
                    <w:szCs w:val="21"/>
                  </w:rPr>
                </w:rPrChange>
              </w:rPr>
              <w:pPrChange w:id="75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87" w:author="Codex" w:date="2026-10-05T16:32:41.313017+00:00">
                  <w:rPr>
                    <w:bCs w:val="0"/>
                    <w:sz w:val="21"/>
                    <w:szCs w:val="21"/>
                  </w:rPr>
                </w:rPrChange>
              </w:rPr>
              <w:t>1.000</w:t>
            </w:r>
          </w:p>
        </w:tc>
      </w:tr>
      <w:tr w:rsidR="007622EE" w14:paraId="75EA44AB"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7588" w:author="Codex" w:date="2026-10-05T16:32:41.313017+00:00">
              <w:tcPr>
                <w:tcW w:w="0" w:type="auto"/>
                <w:tcBorders>
                  <w:top w:val="nil"/>
                  <w:left w:val="nil"/>
                  <w:bottom w:val="single" w:sz="12" w:space="0" w:color="000000"/>
                  <w:right w:val="nil"/>
                </w:tcBorders>
                <w:tcMar>
                  <w:left w:w="102" w:type="dxa"/>
                  <w:right w:w="102" w:type="dxa"/>
                </w:tcMar>
              </w:tcPr>
            </w:tcPrChange>
          </w:tcPr>
          <w:p w14:paraId="2D02410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6" w:author="Codex" w:date="2026-10-05T16:32:41.313017+00:00">
                  <w:rPr>
                    <w:bCs w:val="0"/>
                    <w:sz w:val="21"/>
                    <w:szCs w:val="21"/>
                  </w:rPr>
                </w:rPrChange>
              </w:rPr>
              <w:pPrChange w:id="758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90"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7591" w:author="Codex" w:date="2026-10-05T16:32:41.313017+00:00">
              <w:tcPr>
                <w:tcW w:w="0" w:type="auto"/>
                <w:tcBorders>
                  <w:top w:val="nil"/>
                  <w:left w:val="nil"/>
                  <w:bottom w:val="single" w:sz="12" w:space="0" w:color="000000"/>
                  <w:right w:val="nil"/>
                </w:tcBorders>
                <w:tcMar>
                  <w:left w:w="102" w:type="dxa"/>
                  <w:right w:w="102" w:type="dxa"/>
                </w:tcMar>
              </w:tcPr>
            </w:tcPrChange>
          </w:tcPr>
          <w:p w14:paraId="4A861C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7" w:author="Codex" w:date="2026-10-05T16:32:41.313017+00:00">
                  <w:rPr>
                    <w:bCs w:val="0"/>
                    <w:sz w:val="21"/>
                    <w:szCs w:val="21"/>
                  </w:rPr>
                </w:rPrChange>
              </w:rPr>
              <w:pPrChange w:id="75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93" w:author="Codex" w:date="2026-10-05T16:32:41.313017+00:00">
                  <w:rPr>
                    <w:bCs w:val="0"/>
                    <w:sz w:val="21"/>
                    <w:szCs w:val="21"/>
                  </w:rPr>
                </w:rPrChange>
              </w:rPr>
              <w:t>0.0121</w:t>
            </w:r>
            <w:r>
              <w:rPr>
                <w:rFonts w:ascii="Times New Roman" w:hAnsi="Times New Roman" w:cs="Times New Roman" w:eastAsia="SimSun"/>
                <w:b w:val="0"/>
                <w:bCs w:val="0"/>
                <w:sz w:val="21"/>
                <w:szCs w:val="21"/>
                <w:rPrChange w:id="7594" w:author="Codex" w:date="2026-10-05T16:32:41.313017+00:00">
                  <w:rPr>
                    <w:bCs w:val="0"/>
                    <w:sz w:val="21"/>
                    <w:szCs w:val="21"/>
                  </w:rPr>
                </w:rPrChange>
              </w:rPr>
              <w:t>（</w:t>
            </w:r>
            <w:r>
              <w:rPr>
                <w:rFonts w:ascii="Times New Roman" w:hAnsi="Times New Roman" w:cs="Times New Roman" w:eastAsia="SimSun"/>
                <w:b w:val="0"/>
                <w:bCs w:val="0"/>
                <w:sz w:val="21"/>
                <w:szCs w:val="21"/>
                <w:rPrChange w:id="7595" w:author="Codex" w:date="2026-10-05T16:32:41.313017+00:00">
                  <w:rPr>
                    <w:bCs w:val="0"/>
                    <w:sz w:val="21"/>
                    <w:szCs w:val="21"/>
                  </w:rPr>
                </w:rPrChange>
              </w:rPr>
              <w:t>-0.0206</w:t>
            </w:r>
            <w:r>
              <w:rPr>
                <w:rFonts w:ascii="Times New Roman" w:hAnsi="Times New Roman" w:cs="Times New Roman" w:eastAsia="SimSun"/>
                <w:b w:val="0"/>
                <w:bCs w:val="0"/>
                <w:sz w:val="21"/>
                <w:szCs w:val="21"/>
                <w:rPrChange w:id="7596" w:author="Codex" w:date="2026-10-05T16:32:41.313017+00:00">
                  <w:rPr>
                    <w:bCs w:val="0"/>
                    <w:sz w:val="21"/>
                    <w:szCs w:val="21"/>
                  </w:rPr>
                </w:rPrChange>
              </w:rPr>
              <w:t>，</w:t>
            </w:r>
            <w:r>
              <w:rPr>
                <w:rFonts w:ascii="Times New Roman" w:hAnsi="Times New Roman" w:cs="Times New Roman" w:eastAsia="SimSun"/>
                <w:b w:val="0"/>
                <w:bCs w:val="0"/>
                <w:sz w:val="21"/>
                <w:szCs w:val="21"/>
                <w:rPrChange w:id="7597" w:author="Codex" w:date="2026-10-05T16:32:41.313017+00:00">
                  <w:rPr>
                    <w:bCs w:val="0"/>
                    <w:sz w:val="21"/>
                    <w:szCs w:val="21"/>
                  </w:rPr>
                </w:rPrChange>
              </w:rPr>
              <w:t>0.0651</w:t>
            </w:r>
            <w:r>
              <w:rPr>
                <w:rFonts w:ascii="Times New Roman" w:hAnsi="Times New Roman" w:cs="Times New Roman" w:eastAsia="SimSun"/>
                <w:b w:val="0"/>
                <w:bCs w:val="0"/>
                <w:sz w:val="21"/>
                <w:szCs w:val="21"/>
                <w:rPrChange w:id="759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599" w:author="Codex" w:date="2026-10-05T16:32:41.313017+00:00">
              <w:tcPr>
                <w:tcW w:w="0" w:type="auto"/>
                <w:tcBorders>
                  <w:top w:val="nil"/>
                  <w:left w:val="nil"/>
                  <w:bottom w:val="single" w:sz="12" w:space="0" w:color="000000"/>
                  <w:right w:val="nil"/>
                </w:tcBorders>
                <w:tcMar>
                  <w:left w:w="102" w:type="dxa"/>
                  <w:right w:w="102" w:type="dxa"/>
                </w:tcMar>
              </w:tcPr>
            </w:tcPrChange>
          </w:tcPr>
          <w:p w14:paraId="16074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8" w:author="Codex" w:date="2026-10-05T16:32:41.313017+00:00">
                  <w:rPr>
                    <w:bCs w:val="0"/>
                    <w:sz w:val="21"/>
                    <w:szCs w:val="21"/>
                  </w:rPr>
                </w:rPrChange>
              </w:rPr>
              <w:pPrChange w:id="76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01"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7602" w:author="Codex" w:date="2026-10-05T16:32:41.313017+00:00">
              <w:tcPr>
                <w:tcW w:w="0" w:type="auto"/>
                <w:tcBorders>
                  <w:top w:val="nil"/>
                  <w:left w:val="nil"/>
                  <w:bottom w:val="single" w:sz="12" w:space="0" w:color="000000"/>
                  <w:right w:val="nil"/>
                </w:tcBorders>
                <w:tcMar>
                  <w:left w:w="102" w:type="dxa"/>
                  <w:right w:w="102" w:type="dxa"/>
                </w:tcMar>
              </w:tcPr>
            </w:tcPrChange>
          </w:tcPr>
          <w:p w14:paraId="31885B1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9" w:author="Codex" w:date="2026-10-05T16:32:41.313017+00:00">
                  <w:rPr>
                    <w:bCs w:val="0"/>
                    <w:sz w:val="21"/>
                    <w:szCs w:val="21"/>
                  </w:rPr>
                </w:rPrChange>
              </w:rPr>
              <w:pPrChange w:id="76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04" w:author="Codex" w:date="2026-10-05T16:32:41.313017+00:00">
                  <w:rPr>
                    <w:bCs w:val="0"/>
                    <w:sz w:val="21"/>
                    <w:szCs w:val="21"/>
                  </w:rPr>
                </w:rPrChange>
              </w:rPr>
              <w:t>0.3100</w:t>
            </w:r>
            <w:r>
              <w:rPr>
                <w:rFonts w:ascii="Times New Roman" w:hAnsi="Times New Roman" w:cs="Times New Roman" w:eastAsia="SimSun"/>
                <w:b w:val="0"/>
                <w:bCs w:val="0"/>
                <w:sz w:val="21"/>
                <w:szCs w:val="21"/>
                <w:rPrChange w:id="7605" w:author="Codex" w:date="2026-10-05T16:32:41.313017+00:00">
                  <w:rPr>
                    <w:bCs w:val="0"/>
                    <w:sz w:val="21"/>
                    <w:szCs w:val="21"/>
                  </w:rPr>
                </w:rPrChange>
              </w:rPr>
              <w:t>（</w:t>
            </w:r>
            <w:r>
              <w:rPr>
                <w:rFonts w:ascii="Times New Roman" w:hAnsi="Times New Roman" w:cs="Times New Roman" w:eastAsia="SimSun"/>
                <w:b w:val="0"/>
                <w:bCs w:val="0"/>
                <w:sz w:val="21"/>
                <w:szCs w:val="21"/>
                <w:rPrChange w:id="7606" w:author="Codex" w:date="2026-10-05T16:32:41.313017+00:00">
                  <w:rPr>
                    <w:bCs w:val="0"/>
                    <w:sz w:val="21"/>
                    <w:szCs w:val="21"/>
                  </w:rPr>
                </w:rPrChange>
              </w:rPr>
              <w:t>-0.6125</w:t>
            </w:r>
            <w:r>
              <w:rPr>
                <w:rFonts w:ascii="Times New Roman" w:hAnsi="Times New Roman" w:cs="Times New Roman" w:eastAsia="SimSun"/>
                <w:b w:val="0"/>
                <w:bCs w:val="0"/>
                <w:sz w:val="21"/>
                <w:szCs w:val="21"/>
                <w:rPrChange w:id="7607" w:author="Codex" w:date="2026-10-05T16:32:41.313017+00:00">
                  <w:rPr>
                    <w:bCs w:val="0"/>
                    <w:sz w:val="21"/>
                    <w:szCs w:val="21"/>
                  </w:rPr>
                </w:rPrChange>
              </w:rPr>
              <w:t>，</w:t>
            </w:r>
            <w:r>
              <w:rPr>
                <w:rFonts w:ascii="Times New Roman" w:hAnsi="Times New Roman" w:cs="Times New Roman" w:eastAsia="SimSun"/>
                <w:b w:val="0"/>
                <w:bCs w:val="0"/>
                <w:sz w:val="21"/>
                <w:szCs w:val="21"/>
                <w:rPrChange w:id="7608" w:author="Codex" w:date="2026-10-05T16:32:41.313017+00:00">
                  <w:rPr>
                    <w:bCs w:val="0"/>
                    <w:sz w:val="21"/>
                    <w:szCs w:val="21"/>
                  </w:rPr>
                </w:rPrChange>
              </w:rPr>
              <w:t>1.4410</w:t>
            </w:r>
            <w:r>
              <w:rPr>
                <w:rFonts w:ascii="Times New Roman" w:hAnsi="Times New Roman" w:cs="Times New Roman" w:eastAsia="SimSun"/>
                <w:b w:val="0"/>
                <w:bCs w:val="0"/>
                <w:sz w:val="21"/>
                <w:szCs w:val="21"/>
                <w:rPrChange w:id="7609"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610" w:author="Codex" w:date="2026-10-05T16:32:41.313017+00:00">
              <w:tcPr>
                <w:tcW w:w="0" w:type="auto"/>
                <w:tcBorders>
                  <w:top w:val="nil"/>
                  <w:left w:val="nil"/>
                  <w:bottom w:val="single" w:sz="12" w:space="0" w:color="000000"/>
                  <w:right w:val="nil"/>
                </w:tcBorders>
                <w:tcMar>
                  <w:left w:w="102" w:type="dxa"/>
                  <w:right w:w="102" w:type="dxa"/>
                </w:tcMar>
              </w:tcPr>
            </w:tcPrChange>
          </w:tcPr>
          <w:p w14:paraId="571C5B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60" w:author="Codex" w:date="2026-10-05T16:32:41.313017+00:00">
                  <w:rPr>
                    <w:bCs w:val="0"/>
                    <w:sz w:val="21"/>
                    <w:szCs w:val="21"/>
                  </w:rPr>
                </w:rPrChange>
              </w:rPr>
              <w:pPrChange w:id="76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12" w:author="Codex" w:date="2026-10-05T16:32:41.313017+00:00">
                  <w:rPr>
                    <w:bCs w:val="0"/>
                    <w:sz w:val="21"/>
                    <w:szCs w:val="21"/>
                  </w:rPr>
                </w:rPrChange>
              </w:rPr>
              <w:t>1.000</w:t>
            </w:r>
          </w:p>
        </w:tc>
      </w:tr>
    </w:tbl>
    <w:p w14:paraId="3759494F" w14:textId="7FF693A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1" w:author="Codex" w:date="2026-10-05T16:32:41.313017+00:00">
            <w:rPr>
              <w:bCs w:val="0"/>
              <w:sz w:val="21"/>
              <w:szCs w:val="21"/>
            </w:rPr>
          </w:rPrChange>
        </w:rPr>
        <w:pPrChange w:id="7613" w:author="Codex" w:date="2026-10-05T16:32:41.313017+00:00">
          <w:pPr>
            <w:pStyle w:val="af5"/>
            <w:ind w:firstLineChars="0" w:firstLine="0"/>
          </w:pPr>
        </w:pPrChange>
      </w:pPr>
      <w:r>
        <w:rPr>
          <w:rFonts w:ascii="Times New Roman" w:hAnsi="Times New Roman" w:cs="Times New Roman" w:eastAsia="SimSun"/>
          <w:sz w:val="21"/>
          <w:szCs w:val="21"/>
          <w:rPrChange w:id="7614" w:author="Codex" w:date="2026-10-05T16:32:41.313017+00:00">
            <w:rPr>
              <w:sz w:val="21"/>
              <w:szCs w:val="21"/>
            </w:rPr>
          </w:rPrChange>
        </w:rPr>
        <w:t>注：方向统一为</w:t>
      </w:r>
      <w:r>
        <w:rPr>
          <w:rFonts w:ascii="Times New Roman" w:hAnsi="Times New Roman" w:cs="Times New Roman" w:eastAsia="SimSun"/>
          <w:sz w:val="21"/>
          <w:szCs w:val="21"/>
          <w:rPrChange w:id="7615" w:author="Codex" w:date="2026-10-05T16:32:41.313017+00:00">
            <w:rPr>
              <w:sz w:val="21"/>
              <w:szCs w:val="21"/>
            </w:rPr>
          </w:rPrChange>
        </w:rPr>
        <w:t>40</w:t>
      </w:r>
      <w:r>
        <w:rPr>
          <w:rFonts w:ascii="Times New Roman" w:hAnsi="Times New Roman" w:cs="Times New Roman" w:eastAsia="SimSun"/>
          <w:sz w:val="21"/>
          <w:szCs w:val="21"/>
          <w:rPrChange w:id="7616" w:author="Codex" w:date="2026-10-05T16:32:41.313017+00:00">
            <w:rPr>
              <w:sz w:val="21"/>
              <w:szCs w:val="21"/>
            </w:rPr>
          </w:rPrChange>
        </w:rPr>
        <w:t>岁及以上减未满</w:t>
      </w:r>
      <w:r>
        <w:rPr>
          <w:rFonts w:ascii="Times New Roman" w:hAnsi="Times New Roman" w:cs="Times New Roman" w:eastAsia="SimSun"/>
          <w:sz w:val="21"/>
          <w:szCs w:val="21"/>
          <w:rPrChange w:id="7617" w:author="Codex" w:date="2026-10-05T16:32:41.313017+00:00">
            <w:rPr>
              <w:sz w:val="21"/>
              <w:szCs w:val="21"/>
            </w:rPr>
          </w:rPrChange>
        </w:rPr>
        <w:t>40</w:t>
      </w:r>
      <w:r>
        <w:rPr>
          <w:rFonts w:ascii="Times New Roman" w:hAnsi="Times New Roman" w:cs="Times New Roman" w:eastAsia="SimSun"/>
          <w:sz w:val="21"/>
          <w:szCs w:val="21"/>
          <w:rPrChange w:id="7618" w:author="Codex" w:date="2026-10-05T16:32:41.313017+00:00">
            <w:rPr>
              <w:sz w:val="21"/>
              <w:szCs w:val="21"/>
            </w:rPr>
          </w:rPrChange>
        </w:rPr>
        <w:t>岁；两种差值均以</w:t>
      </w:r>
      <w:r>
        <w:rPr>
          <w:rFonts w:ascii="Times New Roman" w:hAnsi="Times New Roman" w:cs="Times New Roman" w:eastAsia="SimSun"/>
          <w:sz w:val="21"/>
          <w:szCs w:val="21"/>
          <w:rPrChange w:id="7619" w:author="Codex" w:date="2026-10-05T16:32:41.313017+00:00">
            <w:rPr>
              <w:sz w:val="21"/>
              <w:szCs w:val="21"/>
            </w:rPr>
          </w:rPrChange>
        </w:rPr>
        <w:t>0</w:t>
      </w:r>
      <w:r>
        <w:rPr>
          <w:rFonts w:ascii="Times New Roman" w:hAnsi="Times New Roman" w:cs="Times New Roman" w:eastAsia="SimSun"/>
          <w:sz w:val="21"/>
          <w:szCs w:val="21"/>
          <w:rPrChange w:id="7620" w:author="Codex" w:date="2026-10-05T16:32:41.313017+00:00">
            <w:rPr>
              <w:sz w:val="21"/>
              <w:szCs w:val="21"/>
            </w:rPr>
          </w:rPrChange>
        </w:rPr>
        <w:t>为无效值。</w:t>
      </w:r>
      <w:r>
        <w:rPr>
          <w:rFonts w:ascii="Times New Roman" w:hAnsi="Times New Roman" w:cs="Times New Roman" w:eastAsia="SimSun"/>
          <w:sz w:val="21"/>
          <w:szCs w:val="21"/>
          <w:rPrChange w:id="7621" w:author="Codex" w:date="2026-10-05T16:32:41.313017+00:00">
            <w:rPr>
              <w:sz w:val="21"/>
              <w:szCs w:val="21"/>
            </w:rPr>
          </w:rPrChange>
        </w:rPr>
        <w:t>p</w:t>
      </w:r>
      <w:r>
        <w:rPr>
          <w:rFonts w:ascii="Times New Roman" w:hAnsi="Times New Roman" w:cs="Times New Roman" w:eastAsia="SimSun"/>
          <w:sz w:val="21"/>
          <w:szCs w:val="21"/>
          <w:rPrChange w:id="7622" w:author="Codex" w:date="2026-10-05T16:32:41.313017+00:00">
            <w:rPr>
              <w:sz w:val="21"/>
              <w:szCs w:val="21"/>
            </w:rPr>
          </w:rPrChange>
        </w:rPr>
        <w:t>值由中心化</w:t>
      </w:r>
      <w:r>
        <w:rPr>
          <w:rFonts w:ascii="Times New Roman" w:hAnsi="Times New Roman" w:cs="Times New Roman" w:eastAsia="SimSun"/>
          <w:sz w:val="21"/>
          <w:szCs w:val="21"/>
          <w:rPrChange w:id="7623" w:author="Codex" w:date="2026-10-05T16:32:41.313017+00:00">
            <w:rPr>
              <w:sz w:val="21"/>
              <w:szCs w:val="21"/>
            </w:rPr>
          </w:rPrChange>
        </w:rPr>
        <w:t>bootstrap</w:t>
      </w:r>
      <w:r>
        <w:rPr>
          <w:rFonts w:ascii="Times New Roman" w:hAnsi="Times New Roman" w:cs="Times New Roman" w:eastAsia="SimSun"/>
          <w:sz w:val="21"/>
          <w:szCs w:val="21"/>
          <w:rPrChange w:id="7624" w:author="Codex" w:date="2026-10-05T16:32:41.313017+00:00">
            <w:rPr>
              <w:sz w:val="21"/>
              <w:szCs w:val="21"/>
            </w:rPr>
          </w:rPrChange>
        </w:rPr>
        <w:t>偏差分布作双侧比较并加一校正；</w:t>
      </w:r>
      <w:r>
        <w:rPr>
          <w:rFonts w:ascii="Times New Roman" w:hAnsi="Times New Roman" w:cs="Times New Roman" w:eastAsia="SimSun"/>
          <w:sz w:val="21"/>
          <w:szCs w:val="21"/>
          <w:rPrChange w:id="7625" w:author="Codex" w:date="2026-10-05T16:32:41.313017+00:00">
            <w:rPr>
              <w:sz w:val="21"/>
              <w:szCs w:val="21"/>
            </w:rPr>
          </w:rPrChange>
        </w:rPr>
        <w:t>BH q</w:t>
      </w:r>
      <w:r>
        <w:rPr>
          <w:rFonts w:ascii="Times New Roman" w:hAnsi="Times New Roman" w:cs="Times New Roman" w:eastAsia="SimSun"/>
          <w:sz w:val="21"/>
          <w:szCs w:val="21"/>
          <w:rPrChange w:id="7626" w:author="Codex" w:date="2026-10-05T16:32:41.313017+00:00">
            <w:rPr>
              <w:sz w:val="21"/>
              <w:szCs w:val="21"/>
            </w:rPr>
          </w:rPrChange>
        </w:rPr>
        <w:t>分别在全部三维度</w:t>
      </w:r>
      <w:r>
        <w:rPr>
          <w:rFonts w:ascii="Times New Roman" w:hAnsi="Times New Roman" w:cs="Times New Roman" w:eastAsia="SimSun"/>
          <w:sz w:val="21"/>
          <w:szCs w:val="21"/>
          <w:rPrChange w:id="7627" w:author="Codex" w:date="2026-10-05T16:32:41.313017+00:00">
            <w:rPr>
              <w:sz w:val="21"/>
              <w:szCs w:val="21"/>
            </w:rPr>
          </w:rPrChange>
        </w:rPr>
        <w:t>×</w:t>
      </w:r>
      <w:r>
        <w:rPr>
          <w:rFonts w:ascii="Times New Roman" w:hAnsi="Times New Roman" w:cs="Times New Roman" w:eastAsia="SimSun"/>
          <w:sz w:val="21"/>
          <w:szCs w:val="21"/>
          <w:rPrChange w:id="7628" w:author="Codex" w:date="2026-10-05T16:32:41.313017+00:00">
            <w:rPr>
              <w:sz w:val="21"/>
              <w:szCs w:val="21"/>
            </w:rPr>
          </w:rPrChange>
        </w:rPr>
        <w:t>八链的</w:t>
      </w:r>
      <w:r>
        <w:rPr>
          <w:rFonts w:ascii="Times New Roman" w:hAnsi="Times New Roman" w:cs="Times New Roman" w:eastAsia="SimSun"/>
          <w:sz w:val="21"/>
          <w:szCs w:val="21"/>
          <w:rPrChange w:id="7629" w:author="Codex" w:date="2026-10-05T16:32:41.313017+00:00">
            <w:rPr>
              <w:sz w:val="21"/>
              <w:szCs w:val="21"/>
            </w:rPr>
          </w:rPrChange>
        </w:rPr>
        <w:t>24</w:t>
      </w:r>
      <w:r>
        <w:rPr>
          <w:rFonts w:ascii="Times New Roman" w:hAnsi="Times New Roman" w:cs="Times New Roman" w:eastAsia="SimSun"/>
          <w:sz w:val="21"/>
          <w:szCs w:val="21"/>
          <w:rPrChange w:id="7630" w:author="Codex" w:date="2026-10-05T16:32:41.313017+00:00">
            <w:rPr>
              <w:sz w:val="21"/>
              <w:szCs w:val="21"/>
            </w:rPr>
          </w:rPrChange>
        </w:rPr>
        <w:t>项中介、</w:t>
      </w:r>
      <w:r>
        <w:rPr>
          <w:rFonts w:ascii="Times New Roman" w:hAnsi="Times New Roman" w:cs="Times New Roman" w:eastAsia="SimSun"/>
          <w:sz w:val="21"/>
          <w:szCs w:val="21"/>
          <w:rPrChange w:id="7631" w:author="Codex" w:date="2026-10-05T16:32:41.313017+00:00">
            <w:rPr>
              <w:sz w:val="21"/>
              <w:szCs w:val="21"/>
            </w:rPr>
          </w:rPrChange>
        </w:rPr>
        <w:t>24</w:t>
      </w:r>
      <w:r>
        <w:rPr>
          <w:rFonts w:ascii="Times New Roman" w:hAnsi="Times New Roman" w:cs="Times New Roman" w:eastAsia="SimSun"/>
          <w:sz w:val="21"/>
          <w:szCs w:val="21"/>
          <w:rPrChange w:id="7632"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7633" w:author="Codex" w:date="2026-10-05T16:32:41.313017+00:00">
            <w:rPr>
              <w:sz w:val="21"/>
              <w:szCs w:val="21"/>
            </w:rPr>
          </w:rPrChange>
        </w:rPr>
        <w:t>95%</w:t>
      </w:r>
      <w:r>
        <w:rPr>
          <w:rFonts w:ascii="Times New Roman" w:hAnsi="Times New Roman" w:cs="Times New Roman" w:eastAsia="SimSun"/>
          <w:sz w:val="21"/>
          <w:szCs w:val="21"/>
          <w:rPrChange w:id="7634" w:author="Codex" w:date="2026-10-05T16:32:41.313017+00:00">
            <w:rPr>
              <w:sz w:val="21"/>
              <w:szCs w:val="21"/>
            </w:rPr>
          </w:rPrChange>
        </w:rPr>
        <w:t>区间，不是同时置信区间。</w:t>
      </w:r>
    </w:p>
    <w:p w14:paraId="775E38D5" w14:textId="1FA27415"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062" w:author="Codex" w:date="2026-10-05T16:32:41.313017+00:00">
            <w:rPr>
              <w:rFonts w:cs="Times New Roman"/>
              <w:szCs w:val="21"/>
            </w:rPr>
          </w:rPrChange>
        </w:rPr>
        <w:pPrChange w:id="7635"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7636"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7637" w:author="Codex" w:date="2026-10-05T16:32:41.313017+00:00">
            <w:rPr>
              <w:rFonts w:cs="Times New Roman"/>
              <w:szCs w:val="21"/>
            </w:rPr>
          </w:rPrChange>
        </w:rPr>
        <w:t xml:space="preserve">C.5 </w:t>
      </w:r>
      <w:r>
        <w:rPr>
          <w:rFonts w:ascii="Times New Roman" w:hAnsi="Times New Roman" w:cs="Times New Roman" w:eastAsia="KaiTi"/>
          <w:b w:val="0"/>
          <w:bCs w:val="0"/>
          <w:sz w:val="21"/>
          <w:szCs w:val="21"/>
          <w:rPrChange w:id="7638" w:author="Codex" w:date="2026-10-05T16:32:41.313017+00:00">
            <w:rPr>
              <w:rFonts w:cs="Times New Roman"/>
              <w:szCs w:val="21"/>
            </w:rPr>
          </w:rPrChange>
        </w:rPr>
        <w:t>基期城乡编码分组的总间接对比与配对</w:t>
      </w:r>
      <w:r>
        <w:rPr>
          <w:rFonts w:ascii="Times New Roman" w:hAnsi="Times New Roman" w:cs="Times New Roman" w:eastAsia="KaiTi"/>
          <w:b w:val="0"/>
          <w:bCs w:val="0"/>
          <w:sz w:val="21"/>
          <w:szCs w:val="21"/>
          <w:rPrChange w:id="7639" w:author="Codex" w:date="2026-10-05T16:32:41.313017+00:00">
            <w:rPr>
              <w:rFonts w:cs="Times New Roman"/>
              <w:szCs w:val="21"/>
            </w:rPr>
          </w:rPrChange>
        </w:rPr>
        <w:t>CDE</w:t>
      </w:r>
      <w:r>
        <w:rPr>
          <w:rFonts w:ascii="Times New Roman" w:hAnsi="Times New Roman" w:cs="Times New Roman" w:eastAsia="KaiTi"/>
          <w:b w:val="0"/>
          <w:bCs w:val="0"/>
          <w:sz w:val="21"/>
          <w:szCs w:val="21"/>
          <w:rPrChange w:id="7640"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7641"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094"/>
        <w:gridCol w:w="624"/>
        <w:gridCol w:w="1044"/>
        <w:gridCol w:w="2567"/>
        <w:gridCol w:w="2462"/>
        <w:gridCol w:w="1464"/>
      </w:tblGrid>
      <w:tr w:rsidR="007622EE" w14:paraId="48CEA239"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7642"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4B73B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3" w:author="Codex" w:date="2026-10-05T16:32:41.313017+00:00">
                  <w:rPr>
                    <w:bCs w:val="0"/>
                    <w:sz w:val="21"/>
                    <w:szCs w:val="21"/>
                  </w:rPr>
                </w:rPrChange>
              </w:rPr>
              <w:pPrChange w:id="764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44"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764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463AB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4" w:author="Codex" w:date="2026-10-05T16:32:41.313017+00:00">
                  <w:rPr>
                    <w:bCs w:val="0"/>
                    <w:sz w:val="21"/>
                    <w:szCs w:val="21"/>
                  </w:rPr>
                </w:rPrChange>
              </w:rPr>
              <w:pPrChange w:id="76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47"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7648"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EB3E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65" w:author="Codex" w:date="2026-10-05T16:32:41.313017+00:00">
                  <w:rPr>
                    <w:bCs w:val="0"/>
                    <w:sz w:val="21"/>
                    <w:szCs w:val="21"/>
                  </w:rPr>
                </w:rPrChange>
              </w:rPr>
              <w:pPrChange w:id="76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50"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765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5B06E7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6" w:author="Codex" w:date="2026-10-05T16:32:41.313017+00:00">
                  <w:rPr>
                    <w:bCs w:val="0"/>
                    <w:sz w:val="21"/>
                    <w:szCs w:val="21"/>
                  </w:rPr>
                </w:rPrChange>
              </w:rPr>
              <w:pPrChange w:id="765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53"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765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C8AC7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7" w:author="Codex" w:date="2026-10-05T16:32:41.313017+00:00">
                  <w:rPr>
                    <w:bCs w:val="0"/>
                    <w:sz w:val="21"/>
                    <w:szCs w:val="21"/>
                  </w:rPr>
                </w:rPrChange>
              </w:rPr>
              <w:pPrChange w:id="765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56" w:author="Codex" w:date="2026-10-05T16:32:41.313017+00:00">
                  <w:rPr>
                    <w:bCs w:val="0"/>
                    <w:sz w:val="21"/>
                    <w:szCs w:val="21"/>
                  </w:rPr>
                </w:rPrChange>
              </w:rPr>
              <w:t>总间接</w:t>
            </w:r>
            <w:r>
              <w:rPr>
                <w:rFonts w:ascii="Times New Roman" w:hAnsi="Times New Roman" w:cs="Times New Roman" w:eastAsia="SimSun"/>
                <w:b w:val="0"/>
                <w:bCs w:val="0"/>
                <w:sz w:val="21"/>
                <w:szCs w:val="21"/>
                <w:rPrChange w:id="7657" w:author="Codex" w:date="2026-10-05T16:32:41.313017+00:00">
                  <w:rPr>
                    <w:bCs w:val="0"/>
                    <w:sz w:val="21"/>
                    <w:szCs w:val="21"/>
                  </w:rPr>
                </w:rPrChange>
              </w:rPr>
              <w:t>OR</w:t>
            </w:r>
            <w:r>
              <w:rPr>
                <w:rFonts w:ascii="Times New Roman" w:hAnsi="Times New Roman" w:cs="Times New Roman" w:eastAsia="SimSun"/>
                <w:b w:val="0"/>
                <w:bCs w:val="0"/>
                <w:sz w:val="21"/>
                <w:szCs w:val="21"/>
                <w:rPrChange w:id="7658" w:author="Codex" w:date="2026-10-05T16:32:41.313017+00:00">
                  <w:rPr>
                    <w:bCs w:val="0"/>
                    <w:sz w:val="21"/>
                    <w:szCs w:val="21"/>
                  </w:rPr>
                </w:rPrChange>
              </w:rPr>
              <w:t>（</w:t>
            </w:r>
            <w:r>
              <w:rPr>
                <w:rFonts w:ascii="Times New Roman" w:hAnsi="Times New Roman" w:cs="Times New Roman" w:eastAsia="SimSun"/>
                <w:b w:val="0"/>
                <w:bCs w:val="0"/>
                <w:sz w:val="21"/>
                <w:szCs w:val="21"/>
                <w:rPrChange w:id="7659" w:author="Codex" w:date="2026-10-05T16:32:41.313017+00:00">
                  <w:rPr>
                    <w:bCs w:val="0"/>
                    <w:sz w:val="21"/>
                    <w:szCs w:val="21"/>
                  </w:rPr>
                </w:rPrChange>
              </w:rPr>
              <w:t>95% CI</w:t>
            </w:r>
            <w:r>
              <w:rPr>
                <w:rFonts w:ascii="Times New Roman" w:hAnsi="Times New Roman" w:cs="Times New Roman" w:eastAsia="SimSun"/>
                <w:b w:val="0"/>
                <w:bCs w:val="0"/>
                <w:sz w:val="21"/>
                <w:szCs w:val="21"/>
                <w:rPrChange w:id="766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66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315B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8" w:author="Codex" w:date="2026-10-05T16:32:41.313017+00:00">
                  <w:rPr>
                    <w:bCs w:val="0"/>
                    <w:sz w:val="21"/>
                    <w:szCs w:val="21"/>
                  </w:rPr>
                </w:rPrChange>
              </w:rPr>
              <w:pPrChange w:id="766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63" w:author="Codex" w:date="2026-10-05T16:32:41.313017+00:00">
                  <w:rPr>
                    <w:bCs w:val="0"/>
                    <w:sz w:val="21"/>
                    <w:szCs w:val="21"/>
                  </w:rPr>
                </w:rPrChange>
              </w:rPr>
              <w:t>CDE OR</w:t>
            </w:r>
            <w:r>
              <w:rPr>
                <w:rFonts w:ascii="Times New Roman" w:hAnsi="Times New Roman" w:cs="Times New Roman" w:eastAsia="SimSun"/>
                <w:b w:val="0"/>
                <w:bCs w:val="0"/>
                <w:sz w:val="21"/>
                <w:szCs w:val="21"/>
                <w:rPrChange w:id="7664" w:author="Codex" w:date="2026-10-05T16:32:41.313017+00:00">
                  <w:rPr>
                    <w:bCs w:val="0"/>
                    <w:sz w:val="21"/>
                    <w:szCs w:val="21"/>
                  </w:rPr>
                </w:rPrChange>
              </w:rPr>
              <w:t>差（</w:t>
            </w:r>
            <w:r>
              <w:rPr>
                <w:rFonts w:ascii="Times New Roman" w:hAnsi="Times New Roman" w:cs="Times New Roman" w:eastAsia="SimSun"/>
                <w:b w:val="0"/>
                <w:bCs w:val="0"/>
                <w:sz w:val="21"/>
                <w:szCs w:val="21"/>
                <w:rPrChange w:id="7665" w:author="Codex" w:date="2026-10-05T16:32:41.313017+00:00">
                  <w:rPr>
                    <w:bCs w:val="0"/>
                    <w:sz w:val="21"/>
                    <w:szCs w:val="21"/>
                  </w:rPr>
                </w:rPrChange>
              </w:rPr>
              <w:t>95% CI</w:t>
            </w:r>
            <w:r>
              <w:rPr>
                <w:rFonts w:ascii="Times New Roman" w:hAnsi="Times New Roman" w:cs="Times New Roman" w:eastAsia="SimSun"/>
                <w:b w:val="0"/>
                <w:bCs w:val="0"/>
                <w:sz w:val="21"/>
                <w:szCs w:val="21"/>
                <w:rPrChange w:id="766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6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382B7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9" w:author="Codex" w:date="2026-10-05T16:32:41.313017+00:00">
                  <w:rPr>
                    <w:bCs w:val="0"/>
                    <w:sz w:val="21"/>
                    <w:szCs w:val="21"/>
                  </w:rPr>
                </w:rPrChange>
              </w:rPr>
              <w:pPrChange w:id="766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69" w:author="Codex" w:date="2026-10-05T16:32:41.313017+00:00">
                  <w:rPr>
                    <w:bCs w:val="0"/>
                    <w:sz w:val="21"/>
                    <w:szCs w:val="21"/>
                  </w:rPr>
                </w:rPrChange>
              </w:rPr>
              <w:t>检查通过次数</w:t>
            </w:r>
          </w:p>
        </w:tc>
      </w:tr>
      <w:tr w:rsidR="007622EE" w14:paraId="501902E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670" w:author="Codex" w:date="2026-10-05T16:32:41.313017+00:00">
              <w:tcPr>
                <w:tcW w:w="0" w:type="auto"/>
                <w:tcBorders>
                  <w:top w:val="nil"/>
                  <w:left w:val="nil"/>
                  <w:bottom w:val="nil"/>
                  <w:right w:val="nil"/>
                </w:tcBorders>
                <w:tcMar>
                  <w:left w:w="102" w:type="dxa"/>
                  <w:right w:w="102" w:type="dxa"/>
                </w:tcMar>
              </w:tcPr>
            </w:tcPrChange>
          </w:tcPr>
          <w:p w14:paraId="3A324E2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0" w:author="Codex" w:date="2026-10-05T16:32:41.313017+00:00">
                  <w:rPr>
                    <w:bCs w:val="0"/>
                    <w:sz w:val="21"/>
                    <w:szCs w:val="21"/>
                  </w:rPr>
                </w:rPrChange>
              </w:rPr>
              <w:pPrChange w:id="76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72"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673" w:author="Codex" w:date="2026-10-05T16:32:41.313017+00:00">
              <w:tcPr>
                <w:tcW w:w="0" w:type="auto"/>
                <w:tcBorders>
                  <w:top w:val="nil"/>
                  <w:left w:val="nil"/>
                  <w:bottom w:val="nil"/>
                  <w:right w:val="nil"/>
                </w:tcBorders>
                <w:tcMar>
                  <w:left w:w="102" w:type="dxa"/>
                  <w:right w:w="102" w:type="dxa"/>
                </w:tcMar>
              </w:tcPr>
            </w:tcPrChange>
          </w:tcPr>
          <w:p w14:paraId="36EC37A2" w14:textId="364C183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71" w:author="Codex" w:date="2026-10-05T16:32:41.313017+00:00">
                  <w:rPr>
                    <w:bCs w:val="0"/>
                    <w:sz w:val="21"/>
                    <w:szCs w:val="21"/>
                  </w:rPr>
                </w:rPrChange>
              </w:rPr>
              <w:pPrChange w:id="76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75"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676" w:author="Codex" w:date="2026-10-05T16:32:41.313017+00:00">
              <w:tcPr>
                <w:tcW w:w="0" w:type="auto"/>
                <w:tcBorders>
                  <w:top w:val="nil"/>
                  <w:left w:val="nil"/>
                  <w:bottom w:val="nil"/>
                  <w:right w:val="nil"/>
                </w:tcBorders>
                <w:tcMar>
                  <w:left w:w="102" w:type="dxa"/>
                  <w:right w:w="102" w:type="dxa"/>
                </w:tcMar>
              </w:tcPr>
            </w:tcPrChange>
          </w:tcPr>
          <w:p w14:paraId="1F1F0E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2" w:author="Codex" w:date="2026-10-05T16:32:41.313017+00:00">
                  <w:rPr>
                    <w:bCs w:val="0"/>
                    <w:sz w:val="21"/>
                    <w:szCs w:val="21"/>
                  </w:rPr>
                </w:rPrChange>
              </w:rPr>
              <w:pPrChange w:id="76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78" w:author="Codex" w:date="2026-10-05T16:32:41.313017+00:00">
                  <w:rPr>
                    <w:bCs w:val="0"/>
                    <w:sz w:val="21"/>
                    <w:szCs w:val="21"/>
                  </w:rPr>
                </w:rPrChange>
              </w:rPr>
              <w:t>2354</w:t>
            </w:r>
          </w:p>
        </w:tc>
        <w:tc>
          <w:tcPr>
            <w:tcW w:w="0" w:type="auto"/>
            <w:tcBorders>
              <w:top w:val="nil"/>
              <w:left w:val="nil"/>
              <w:bottom w:val="nil"/>
              <w:right w:val="nil"/>
              <w:insideH w:val="nil"/>
              <w:insideV w:val="nil"/>
            </w:tcBorders>
            <w:tcMar>
              <w:left w:w="102" w:type="dxa"/>
              <w:right w:w="102" w:type="dxa"/>
            </w:tcMar>
            <w:tcPrChange w:id="7679" w:author="Codex" w:date="2026-10-05T16:32:41.313017+00:00">
              <w:tcPr>
                <w:tcW w:w="0" w:type="auto"/>
                <w:tcBorders>
                  <w:top w:val="nil"/>
                  <w:left w:val="nil"/>
                  <w:bottom w:val="nil"/>
                  <w:right w:val="nil"/>
                </w:tcBorders>
                <w:tcMar>
                  <w:left w:w="102" w:type="dxa"/>
                  <w:right w:w="102" w:type="dxa"/>
                </w:tcMar>
              </w:tcPr>
            </w:tcPrChange>
          </w:tcPr>
          <w:p w14:paraId="056AFE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3" w:author="Codex" w:date="2026-10-05T16:32:41.313017+00:00">
                  <w:rPr>
                    <w:bCs w:val="0"/>
                    <w:sz w:val="21"/>
                    <w:szCs w:val="21"/>
                  </w:rPr>
                </w:rPrChange>
              </w:rPr>
              <w:pPrChange w:id="76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81" w:author="Codex" w:date="2026-10-05T16:32:41.313017+00:00">
                  <w:rPr>
                    <w:bCs w:val="0"/>
                    <w:sz w:val="21"/>
                    <w:szCs w:val="21"/>
                  </w:rPr>
                </w:rPrChange>
              </w:rPr>
              <w:t>927</w:t>
            </w:r>
          </w:p>
        </w:tc>
        <w:tc>
          <w:tcPr>
            <w:tcW w:w="0" w:type="auto"/>
            <w:tcBorders>
              <w:top w:val="nil"/>
              <w:left w:val="nil"/>
              <w:bottom w:val="nil"/>
              <w:right w:val="nil"/>
              <w:insideH w:val="nil"/>
              <w:insideV w:val="nil"/>
            </w:tcBorders>
            <w:tcMar>
              <w:left w:w="102" w:type="dxa"/>
              <w:right w:w="102" w:type="dxa"/>
            </w:tcMar>
            <w:tcPrChange w:id="7682" w:author="Codex" w:date="2026-10-05T16:32:41.313017+00:00">
              <w:tcPr>
                <w:tcW w:w="0" w:type="auto"/>
                <w:tcBorders>
                  <w:top w:val="nil"/>
                  <w:left w:val="nil"/>
                  <w:bottom w:val="nil"/>
                  <w:right w:val="nil"/>
                </w:tcBorders>
                <w:tcMar>
                  <w:left w:w="102" w:type="dxa"/>
                  <w:right w:w="102" w:type="dxa"/>
                </w:tcMar>
              </w:tcPr>
            </w:tcPrChange>
          </w:tcPr>
          <w:p w14:paraId="74B2AF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4" w:author="Codex" w:date="2026-10-05T16:32:41.313017+00:00">
                  <w:rPr>
                    <w:bCs w:val="0"/>
                    <w:sz w:val="21"/>
                    <w:szCs w:val="21"/>
                  </w:rPr>
                </w:rPrChange>
              </w:rPr>
              <w:pPrChange w:id="76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84" w:author="Codex" w:date="2026-10-05T16:32:41.313017+00:00">
                  <w:rPr>
                    <w:bCs w:val="0"/>
                    <w:sz w:val="21"/>
                    <w:szCs w:val="21"/>
                  </w:rPr>
                </w:rPrChange>
              </w:rPr>
              <w:t>0.9978</w:t>
            </w:r>
            <w:r>
              <w:rPr>
                <w:rFonts w:ascii="Times New Roman" w:hAnsi="Times New Roman" w:cs="Times New Roman" w:eastAsia="SimSun"/>
                <w:b w:val="0"/>
                <w:bCs w:val="0"/>
                <w:sz w:val="21"/>
                <w:szCs w:val="21"/>
                <w:rPrChange w:id="7685" w:author="Codex" w:date="2026-10-05T16:32:41.313017+00:00">
                  <w:rPr>
                    <w:bCs w:val="0"/>
                    <w:sz w:val="21"/>
                    <w:szCs w:val="21"/>
                  </w:rPr>
                </w:rPrChange>
              </w:rPr>
              <w:t>（</w:t>
            </w:r>
            <w:r>
              <w:rPr>
                <w:rFonts w:ascii="Times New Roman" w:hAnsi="Times New Roman" w:cs="Times New Roman" w:eastAsia="SimSun"/>
                <w:b w:val="0"/>
                <w:bCs w:val="0"/>
                <w:sz w:val="21"/>
                <w:szCs w:val="21"/>
                <w:rPrChange w:id="7686" w:author="Codex" w:date="2026-10-05T16:32:41.313017+00:00">
                  <w:rPr>
                    <w:bCs w:val="0"/>
                    <w:sz w:val="21"/>
                    <w:szCs w:val="21"/>
                  </w:rPr>
                </w:rPrChange>
              </w:rPr>
              <w:t>0.9887</w:t>
            </w:r>
            <w:r>
              <w:rPr>
                <w:rFonts w:ascii="Times New Roman" w:hAnsi="Times New Roman" w:cs="Times New Roman" w:eastAsia="SimSun"/>
                <w:b w:val="0"/>
                <w:bCs w:val="0"/>
                <w:sz w:val="21"/>
                <w:szCs w:val="21"/>
                <w:rPrChange w:id="7687" w:author="Codex" w:date="2026-10-05T16:32:41.313017+00:00">
                  <w:rPr>
                    <w:bCs w:val="0"/>
                    <w:sz w:val="21"/>
                    <w:szCs w:val="21"/>
                  </w:rPr>
                </w:rPrChange>
              </w:rPr>
              <w:t>，</w:t>
            </w:r>
            <w:r>
              <w:rPr>
                <w:rFonts w:ascii="Times New Roman" w:hAnsi="Times New Roman" w:cs="Times New Roman" w:eastAsia="SimSun"/>
                <w:b w:val="0"/>
                <w:bCs w:val="0"/>
                <w:sz w:val="21"/>
                <w:szCs w:val="21"/>
                <w:rPrChange w:id="7688" w:author="Codex" w:date="2026-10-05T16:32:41.313017+00:00">
                  <w:rPr>
                    <w:bCs w:val="0"/>
                    <w:sz w:val="21"/>
                    <w:szCs w:val="21"/>
                  </w:rPr>
                </w:rPrChange>
              </w:rPr>
              <w:t>1.0170</w:t>
            </w:r>
            <w:r>
              <w:rPr>
                <w:rFonts w:ascii="Times New Roman" w:hAnsi="Times New Roman" w:cs="Times New Roman" w:eastAsia="SimSun"/>
                <w:b w:val="0"/>
                <w:bCs w:val="0"/>
                <w:sz w:val="21"/>
                <w:szCs w:val="21"/>
                <w:rPrChange w:id="76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690" w:author="Codex" w:date="2026-10-05T16:32:41.313017+00:00">
              <w:tcPr>
                <w:tcW w:w="0" w:type="auto"/>
                <w:tcBorders>
                  <w:top w:val="nil"/>
                  <w:left w:val="nil"/>
                  <w:bottom w:val="nil"/>
                  <w:right w:val="nil"/>
                </w:tcBorders>
                <w:tcMar>
                  <w:left w:w="102" w:type="dxa"/>
                  <w:right w:w="102" w:type="dxa"/>
                </w:tcMar>
              </w:tcPr>
            </w:tcPrChange>
          </w:tcPr>
          <w:p w14:paraId="060D09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5" w:author="Codex" w:date="2026-10-05T16:32:41.313017+00:00">
                  <w:rPr>
                    <w:bCs w:val="0"/>
                    <w:sz w:val="21"/>
                    <w:szCs w:val="21"/>
                  </w:rPr>
                </w:rPrChange>
              </w:rPr>
              <w:pPrChange w:id="76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92" w:author="Codex" w:date="2026-10-05T16:32:41.313017+00:00">
                  <w:rPr>
                    <w:bCs w:val="0"/>
                    <w:sz w:val="21"/>
                    <w:szCs w:val="21"/>
                  </w:rPr>
                </w:rPrChange>
              </w:rPr>
              <w:t>-0.089</w:t>
            </w:r>
            <w:r>
              <w:rPr>
                <w:rFonts w:ascii="Times New Roman" w:hAnsi="Times New Roman" w:cs="Times New Roman" w:eastAsia="SimSun"/>
                <w:b w:val="0"/>
                <w:bCs w:val="0"/>
                <w:sz w:val="21"/>
                <w:szCs w:val="21"/>
                <w:rPrChange w:id="7693" w:author="Codex" w:date="2026-10-05T16:32:41.313017+00:00">
                  <w:rPr>
                    <w:bCs w:val="0"/>
                    <w:sz w:val="21"/>
                    <w:szCs w:val="21"/>
                  </w:rPr>
                </w:rPrChange>
              </w:rPr>
              <w:t>（</w:t>
            </w:r>
            <w:r>
              <w:rPr>
                <w:rFonts w:ascii="Times New Roman" w:hAnsi="Times New Roman" w:cs="Times New Roman" w:eastAsia="SimSun"/>
                <w:b w:val="0"/>
                <w:bCs w:val="0"/>
                <w:sz w:val="21"/>
                <w:szCs w:val="21"/>
                <w:rPrChange w:id="7694" w:author="Codex" w:date="2026-10-05T16:32:41.313017+00:00">
                  <w:rPr>
                    <w:bCs w:val="0"/>
                    <w:sz w:val="21"/>
                    <w:szCs w:val="21"/>
                  </w:rPr>
                </w:rPrChange>
              </w:rPr>
              <w:t>-0.689</w:t>
            </w:r>
            <w:r>
              <w:rPr>
                <w:rFonts w:ascii="Times New Roman" w:hAnsi="Times New Roman" w:cs="Times New Roman" w:eastAsia="SimSun"/>
                <w:b w:val="0"/>
                <w:bCs w:val="0"/>
                <w:sz w:val="21"/>
                <w:szCs w:val="21"/>
                <w:rPrChange w:id="7695" w:author="Codex" w:date="2026-10-05T16:32:41.313017+00:00">
                  <w:rPr>
                    <w:bCs w:val="0"/>
                    <w:sz w:val="21"/>
                    <w:szCs w:val="21"/>
                  </w:rPr>
                </w:rPrChange>
              </w:rPr>
              <w:t>，</w:t>
            </w:r>
            <w:r>
              <w:rPr>
                <w:rFonts w:ascii="Times New Roman" w:hAnsi="Times New Roman" w:cs="Times New Roman" w:eastAsia="SimSun"/>
                <w:b w:val="0"/>
                <w:bCs w:val="0"/>
                <w:sz w:val="21"/>
                <w:szCs w:val="21"/>
                <w:rPrChange w:id="7696" w:author="Codex" w:date="2026-10-05T16:32:41.313017+00:00">
                  <w:rPr>
                    <w:bCs w:val="0"/>
                    <w:sz w:val="21"/>
                    <w:szCs w:val="21"/>
                  </w:rPr>
                </w:rPrChange>
              </w:rPr>
              <w:t>0.517</w:t>
            </w:r>
            <w:r>
              <w:rPr>
                <w:rFonts w:ascii="Times New Roman" w:hAnsi="Times New Roman" w:cs="Times New Roman" w:eastAsia="SimSun"/>
                <w:b w:val="0"/>
                <w:bCs w:val="0"/>
                <w:sz w:val="21"/>
                <w:szCs w:val="21"/>
                <w:rPrChange w:id="769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698" w:author="Codex" w:date="2026-10-05T16:32:41.313017+00:00">
              <w:tcPr>
                <w:tcW w:w="0" w:type="auto"/>
                <w:tcBorders>
                  <w:top w:val="nil"/>
                  <w:left w:val="nil"/>
                  <w:bottom w:val="nil"/>
                  <w:right w:val="nil"/>
                </w:tcBorders>
                <w:tcMar>
                  <w:left w:w="102" w:type="dxa"/>
                  <w:right w:w="102" w:type="dxa"/>
                </w:tcMar>
              </w:tcPr>
            </w:tcPrChange>
          </w:tcPr>
          <w:p w14:paraId="3D2504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6" w:author="Codex" w:date="2026-10-05T16:32:41.313017+00:00">
                  <w:rPr>
                    <w:bCs w:val="0"/>
                    <w:sz w:val="21"/>
                    <w:szCs w:val="21"/>
                  </w:rPr>
                </w:rPrChange>
              </w:rPr>
              <w:pPrChange w:id="76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0" w:author="Codex" w:date="2026-10-05T16:32:41.313017+00:00">
                  <w:rPr>
                    <w:bCs w:val="0"/>
                    <w:sz w:val="21"/>
                    <w:szCs w:val="21"/>
                  </w:rPr>
                </w:rPrChange>
              </w:rPr>
              <w:t>1000</w:t>
            </w:r>
          </w:p>
        </w:tc>
      </w:tr>
      <w:tr w:rsidR="007622EE" w14:paraId="2BCF1B6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01" w:author="Codex" w:date="2026-10-05T16:32:41.313017+00:00">
              <w:tcPr>
                <w:tcW w:w="0" w:type="auto"/>
                <w:tcBorders>
                  <w:top w:val="nil"/>
                  <w:left w:val="nil"/>
                  <w:bottom w:val="nil"/>
                  <w:right w:val="nil"/>
                </w:tcBorders>
                <w:tcMar>
                  <w:left w:w="102" w:type="dxa"/>
                  <w:right w:w="102" w:type="dxa"/>
                </w:tcMar>
              </w:tcPr>
            </w:tcPrChange>
          </w:tcPr>
          <w:p w14:paraId="6A90F06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7" w:author="Codex" w:date="2026-10-05T16:32:41.313017+00:00">
                  <w:rPr>
                    <w:bCs w:val="0"/>
                    <w:sz w:val="21"/>
                    <w:szCs w:val="21"/>
                  </w:rPr>
                </w:rPrChange>
              </w:rPr>
              <w:pPrChange w:id="77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3"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704" w:author="Codex" w:date="2026-10-05T16:32:41.313017+00:00">
              <w:tcPr>
                <w:tcW w:w="0" w:type="auto"/>
                <w:tcBorders>
                  <w:top w:val="nil"/>
                  <w:left w:val="nil"/>
                  <w:bottom w:val="nil"/>
                  <w:right w:val="nil"/>
                </w:tcBorders>
                <w:tcMar>
                  <w:left w:w="102" w:type="dxa"/>
                  <w:right w:w="102" w:type="dxa"/>
                </w:tcMar>
              </w:tcPr>
            </w:tcPrChange>
          </w:tcPr>
          <w:p w14:paraId="556421EB" w14:textId="204A57A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78" w:author="Codex" w:date="2026-10-05T16:32:41.313017+00:00">
                  <w:rPr>
                    <w:bCs w:val="0"/>
                    <w:sz w:val="21"/>
                    <w:szCs w:val="21"/>
                  </w:rPr>
                </w:rPrChange>
              </w:rPr>
              <w:pPrChange w:id="770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06"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707" w:author="Codex" w:date="2026-10-05T16:32:41.313017+00:00">
              <w:tcPr>
                <w:tcW w:w="0" w:type="auto"/>
                <w:tcBorders>
                  <w:top w:val="nil"/>
                  <w:left w:val="nil"/>
                  <w:bottom w:val="nil"/>
                  <w:right w:val="nil"/>
                </w:tcBorders>
                <w:tcMar>
                  <w:left w:w="102" w:type="dxa"/>
                  <w:right w:w="102" w:type="dxa"/>
                </w:tcMar>
              </w:tcPr>
            </w:tcPrChange>
          </w:tcPr>
          <w:p w14:paraId="7D7627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9" w:author="Codex" w:date="2026-10-05T16:32:41.313017+00:00">
                  <w:rPr>
                    <w:bCs w:val="0"/>
                    <w:sz w:val="21"/>
                    <w:szCs w:val="21"/>
                  </w:rPr>
                </w:rPrChange>
              </w:rPr>
              <w:pPrChange w:id="77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9" w:author="Codex" w:date="2026-10-05T16:32:41.313017+00:00">
                  <w:rPr>
                    <w:bCs w:val="0"/>
                    <w:sz w:val="21"/>
                    <w:szCs w:val="21"/>
                  </w:rPr>
                </w:rPrChange>
              </w:rPr>
              <w:t>1741</w:t>
            </w:r>
          </w:p>
        </w:tc>
        <w:tc>
          <w:tcPr>
            <w:tcW w:w="0" w:type="auto"/>
            <w:tcBorders>
              <w:top w:val="nil"/>
              <w:left w:val="nil"/>
              <w:bottom w:val="nil"/>
              <w:right w:val="nil"/>
              <w:insideH w:val="nil"/>
              <w:insideV w:val="nil"/>
            </w:tcBorders>
            <w:tcMar>
              <w:left w:w="102" w:type="dxa"/>
              <w:right w:w="102" w:type="dxa"/>
            </w:tcMar>
            <w:tcPrChange w:id="7710" w:author="Codex" w:date="2026-10-05T16:32:41.313017+00:00">
              <w:tcPr>
                <w:tcW w:w="0" w:type="auto"/>
                <w:tcBorders>
                  <w:top w:val="nil"/>
                  <w:left w:val="nil"/>
                  <w:bottom w:val="nil"/>
                  <w:right w:val="nil"/>
                </w:tcBorders>
                <w:tcMar>
                  <w:left w:w="102" w:type="dxa"/>
                  <w:right w:w="102" w:type="dxa"/>
                </w:tcMar>
              </w:tcPr>
            </w:tcPrChange>
          </w:tcPr>
          <w:p w14:paraId="38D7939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0" w:author="Codex" w:date="2026-10-05T16:32:41.313017+00:00">
                  <w:rPr>
                    <w:bCs w:val="0"/>
                    <w:sz w:val="21"/>
                    <w:szCs w:val="21"/>
                  </w:rPr>
                </w:rPrChange>
              </w:rPr>
              <w:pPrChange w:id="77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12" w:author="Codex" w:date="2026-10-05T16:32:41.313017+00:00">
                  <w:rPr>
                    <w:bCs w:val="0"/>
                    <w:sz w:val="21"/>
                    <w:szCs w:val="21"/>
                  </w:rPr>
                </w:rPrChange>
              </w:rPr>
              <w:t>769</w:t>
            </w:r>
          </w:p>
        </w:tc>
        <w:tc>
          <w:tcPr>
            <w:tcW w:w="0" w:type="auto"/>
            <w:tcBorders>
              <w:top w:val="nil"/>
              <w:left w:val="nil"/>
              <w:bottom w:val="nil"/>
              <w:right w:val="nil"/>
              <w:insideH w:val="nil"/>
              <w:insideV w:val="nil"/>
            </w:tcBorders>
            <w:tcMar>
              <w:left w:w="102" w:type="dxa"/>
              <w:right w:w="102" w:type="dxa"/>
            </w:tcMar>
            <w:tcPrChange w:id="7713" w:author="Codex" w:date="2026-10-05T16:32:41.313017+00:00">
              <w:tcPr>
                <w:tcW w:w="0" w:type="auto"/>
                <w:tcBorders>
                  <w:top w:val="nil"/>
                  <w:left w:val="nil"/>
                  <w:bottom w:val="nil"/>
                  <w:right w:val="nil"/>
                </w:tcBorders>
                <w:tcMar>
                  <w:left w:w="102" w:type="dxa"/>
                  <w:right w:w="102" w:type="dxa"/>
                </w:tcMar>
              </w:tcPr>
            </w:tcPrChange>
          </w:tcPr>
          <w:p w14:paraId="414562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1" w:author="Codex" w:date="2026-10-05T16:32:41.313017+00:00">
                  <w:rPr>
                    <w:bCs w:val="0"/>
                    <w:sz w:val="21"/>
                    <w:szCs w:val="21"/>
                  </w:rPr>
                </w:rPrChange>
              </w:rPr>
              <w:pPrChange w:id="77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15" w:author="Codex" w:date="2026-10-05T16:32:41.313017+00:00">
                  <w:rPr>
                    <w:bCs w:val="0"/>
                    <w:sz w:val="21"/>
                    <w:szCs w:val="21"/>
                  </w:rPr>
                </w:rPrChange>
              </w:rPr>
              <w:t>1.0030</w:t>
            </w:r>
            <w:r>
              <w:rPr>
                <w:rFonts w:ascii="Times New Roman" w:hAnsi="Times New Roman" w:cs="Times New Roman" w:eastAsia="SimSun"/>
                <w:b w:val="0"/>
                <w:bCs w:val="0"/>
                <w:sz w:val="21"/>
                <w:szCs w:val="21"/>
                <w:rPrChange w:id="7716" w:author="Codex" w:date="2026-10-05T16:32:41.313017+00:00">
                  <w:rPr>
                    <w:bCs w:val="0"/>
                    <w:sz w:val="21"/>
                    <w:szCs w:val="21"/>
                  </w:rPr>
                </w:rPrChange>
              </w:rPr>
              <w:t>（</w:t>
            </w:r>
            <w:r>
              <w:rPr>
                <w:rFonts w:ascii="Times New Roman" w:hAnsi="Times New Roman" w:cs="Times New Roman" w:eastAsia="SimSun"/>
                <w:b w:val="0"/>
                <w:bCs w:val="0"/>
                <w:sz w:val="21"/>
                <w:szCs w:val="21"/>
                <w:rPrChange w:id="7717" w:author="Codex" w:date="2026-10-05T16:32:41.313017+00:00">
                  <w:rPr>
                    <w:bCs w:val="0"/>
                    <w:sz w:val="21"/>
                    <w:szCs w:val="21"/>
                  </w:rPr>
                </w:rPrChange>
              </w:rPr>
              <w:t>0.9885</w:t>
            </w:r>
            <w:r>
              <w:rPr>
                <w:rFonts w:ascii="Times New Roman" w:hAnsi="Times New Roman" w:cs="Times New Roman" w:eastAsia="SimSun"/>
                <w:b w:val="0"/>
                <w:bCs w:val="0"/>
                <w:sz w:val="21"/>
                <w:szCs w:val="21"/>
                <w:rPrChange w:id="7718" w:author="Codex" w:date="2026-10-05T16:32:41.313017+00:00">
                  <w:rPr>
                    <w:bCs w:val="0"/>
                    <w:sz w:val="21"/>
                    <w:szCs w:val="21"/>
                  </w:rPr>
                </w:rPrChange>
              </w:rPr>
              <w:t>，</w:t>
            </w:r>
            <w:r>
              <w:rPr>
                <w:rFonts w:ascii="Times New Roman" w:hAnsi="Times New Roman" w:cs="Times New Roman" w:eastAsia="SimSun"/>
                <w:b w:val="0"/>
                <w:bCs w:val="0"/>
                <w:sz w:val="21"/>
                <w:szCs w:val="21"/>
                <w:rPrChange w:id="7719" w:author="Codex" w:date="2026-10-05T16:32:41.313017+00:00">
                  <w:rPr>
                    <w:bCs w:val="0"/>
                    <w:sz w:val="21"/>
                    <w:szCs w:val="21"/>
                  </w:rPr>
                </w:rPrChange>
              </w:rPr>
              <w:t>1.0192</w:t>
            </w:r>
            <w:r>
              <w:rPr>
                <w:rFonts w:ascii="Times New Roman" w:hAnsi="Times New Roman" w:cs="Times New Roman" w:eastAsia="SimSun"/>
                <w:b w:val="0"/>
                <w:bCs w:val="0"/>
                <w:sz w:val="21"/>
                <w:szCs w:val="21"/>
                <w:rPrChange w:id="77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21" w:author="Codex" w:date="2026-10-05T16:32:41.313017+00:00">
              <w:tcPr>
                <w:tcW w:w="0" w:type="auto"/>
                <w:tcBorders>
                  <w:top w:val="nil"/>
                  <w:left w:val="nil"/>
                  <w:bottom w:val="nil"/>
                  <w:right w:val="nil"/>
                </w:tcBorders>
                <w:tcMar>
                  <w:left w:w="102" w:type="dxa"/>
                  <w:right w:w="102" w:type="dxa"/>
                </w:tcMar>
              </w:tcPr>
            </w:tcPrChange>
          </w:tcPr>
          <w:p w14:paraId="1DD9973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2" w:author="Codex" w:date="2026-10-05T16:32:41.313017+00:00">
                  <w:rPr>
                    <w:bCs w:val="0"/>
                    <w:sz w:val="21"/>
                    <w:szCs w:val="21"/>
                  </w:rPr>
                </w:rPrChange>
              </w:rPr>
              <w:pPrChange w:id="77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23" w:author="Codex" w:date="2026-10-05T16:32:41.313017+00:00">
                  <w:rPr>
                    <w:bCs w:val="0"/>
                    <w:sz w:val="21"/>
                    <w:szCs w:val="21"/>
                  </w:rPr>
                </w:rPrChange>
              </w:rPr>
              <w:t>0.126</w:t>
            </w:r>
            <w:r>
              <w:rPr>
                <w:rFonts w:ascii="Times New Roman" w:hAnsi="Times New Roman" w:cs="Times New Roman" w:eastAsia="SimSun"/>
                <w:b w:val="0"/>
                <w:bCs w:val="0"/>
                <w:sz w:val="21"/>
                <w:szCs w:val="21"/>
                <w:rPrChange w:id="7724" w:author="Codex" w:date="2026-10-05T16:32:41.313017+00:00">
                  <w:rPr>
                    <w:bCs w:val="0"/>
                    <w:sz w:val="21"/>
                    <w:szCs w:val="21"/>
                  </w:rPr>
                </w:rPrChange>
              </w:rPr>
              <w:t>（</w:t>
            </w:r>
            <w:r>
              <w:rPr>
                <w:rFonts w:ascii="Times New Roman" w:hAnsi="Times New Roman" w:cs="Times New Roman" w:eastAsia="SimSun"/>
                <w:b w:val="0"/>
                <w:bCs w:val="0"/>
                <w:sz w:val="21"/>
                <w:szCs w:val="21"/>
                <w:rPrChange w:id="7725" w:author="Codex" w:date="2026-10-05T16:32:41.313017+00:00">
                  <w:rPr>
                    <w:bCs w:val="0"/>
                    <w:sz w:val="21"/>
                    <w:szCs w:val="21"/>
                  </w:rPr>
                </w:rPrChange>
              </w:rPr>
              <w:t>-0.434</w:t>
            </w:r>
            <w:r>
              <w:rPr>
                <w:rFonts w:ascii="Times New Roman" w:hAnsi="Times New Roman" w:cs="Times New Roman" w:eastAsia="SimSun"/>
                <w:b w:val="0"/>
                <w:bCs w:val="0"/>
                <w:sz w:val="21"/>
                <w:szCs w:val="21"/>
                <w:rPrChange w:id="7726" w:author="Codex" w:date="2026-10-05T16:32:41.313017+00:00">
                  <w:rPr>
                    <w:bCs w:val="0"/>
                    <w:sz w:val="21"/>
                    <w:szCs w:val="21"/>
                  </w:rPr>
                </w:rPrChange>
              </w:rPr>
              <w:t>，</w:t>
            </w:r>
            <w:r>
              <w:rPr>
                <w:rFonts w:ascii="Times New Roman" w:hAnsi="Times New Roman" w:cs="Times New Roman" w:eastAsia="SimSun"/>
                <w:b w:val="0"/>
                <w:bCs w:val="0"/>
                <w:sz w:val="21"/>
                <w:szCs w:val="21"/>
                <w:rPrChange w:id="7727" w:author="Codex" w:date="2026-10-05T16:32:41.313017+00:00">
                  <w:rPr>
                    <w:bCs w:val="0"/>
                    <w:sz w:val="21"/>
                    <w:szCs w:val="21"/>
                  </w:rPr>
                </w:rPrChange>
              </w:rPr>
              <w:t>0.686</w:t>
            </w:r>
            <w:r>
              <w:rPr>
                <w:rFonts w:ascii="Times New Roman" w:hAnsi="Times New Roman" w:cs="Times New Roman" w:eastAsia="SimSun"/>
                <w:b w:val="0"/>
                <w:bCs w:val="0"/>
                <w:sz w:val="21"/>
                <w:szCs w:val="21"/>
                <w:rPrChange w:id="77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29" w:author="Codex" w:date="2026-10-05T16:32:41.313017+00:00">
              <w:tcPr>
                <w:tcW w:w="0" w:type="auto"/>
                <w:tcBorders>
                  <w:top w:val="nil"/>
                  <w:left w:val="nil"/>
                  <w:bottom w:val="nil"/>
                  <w:right w:val="nil"/>
                </w:tcBorders>
                <w:tcMar>
                  <w:left w:w="102" w:type="dxa"/>
                  <w:right w:w="102" w:type="dxa"/>
                </w:tcMar>
              </w:tcPr>
            </w:tcPrChange>
          </w:tcPr>
          <w:p w14:paraId="3F89FD8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3" w:author="Codex" w:date="2026-10-05T16:32:41.313017+00:00">
                  <w:rPr>
                    <w:bCs w:val="0"/>
                    <w:sz w:val="21"/>
                    <w:szCs w:val="21"/>
                  </w:rPr>
                </w:rPrChange>
              </w:rPr>
              <w:pPrChange w:id="77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31" w:author="Codex" w:date="2026-10-05T16:32:41.313017+00:00">
                  <w:rPr>
                    <w:bCs w:val="0"/>
                    <w:sz w:val="21"/>
                    <w:szCs w:val="21"/>
                  </w:rPr>
                </w:rPrChange>
              </w:rPr>
              <w:t>1000</w:t>
            </w:r>
          </w:p>
        </w:tc>
      </w:tr>
      <w:tr w:rsidR="007622EE" w14:paraId="7145601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32" w:author="Codex" w:date="2026-10-05T16:32:41.313017+00:00">
              <w:tcPr>
                <w:tcW w:w="0" w:type="auto"/>
                <w:tcBorders>
                  <w:top w:val="nil"/>
                  <w:left w:val="nil"/>
                  <w:bottom w:val="nil"/>
                  <w:right w:val="nil"/>
                </w:tcBorders>
                <w:tcMar>
                  <w:left w:w="102" w:type="dxa"/>
                  <w:right w:w="102" w:type="dxa"/>
                </w:tcMar>
              </w:tcPr>
            </w:tcPrChange>
          </w:tcPr>
          <w:p w14:paraId="4359FF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4" w:author="Codex" w:date="2026-10-05T16:32:41.313017+00:00">
                  <w:rPr>
                    <w:bCs w:val="0"/>
                    <w:sz w:val="21"/>
                    <w:szCs w:val="21"/>
                  </w:rPr>
                </w:rPrChange>
              </w:rPr>
              <w:pPrChange w:id="77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34"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735" w:author="Codex" w:date="2026-10-05T16:32:41.313017+00:00">
              <w:tcPr>
                <w:tcW w:w="0" w:type="auto"/>
                <w:tcBorders>
                  <w:top w:val="nil"/>
                  <w:left w:val="nil"/>
                  <w:bottom w:val="nil"/>
                  <w:right w:val="nil"/>
                </w:tcBorders>
                <w:tcMar>
                  <w:left w:w="102" w:type="dxa"/>
                  <w:right w:w="102" w:type="dxa"/>
                </w:tcMar>
              </w:tcPr>
            </w:tcPrChange>
          </w:tcPr>
          <w:p w14:paraId="6EB451D8" w14:textId="5F11F27E"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85" w:author="Codex" w:date="2026-10-05T16:32:41.313017+00:00">
                  <w:rPr>
                    <w:bCs w:val="0"/>
                    <w:sz w:val="21"/>
                    <w:szCs w:val="21"/>
                  </w:rPr>
                </w:rPrChange>
              </w:rPr>
              <w:pPrChange w:id="773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37"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738" w:author="Codex" w:date="2026-10-05T16:32:41.313017+00:00">
              <w:tcPr>
                <w:tcW w:w="0" w:type="auto"/>
                <w:tcBorders>
                  <w:top w:val="nil"/>
                  <w:left w:val="nil"/>
                  <w:bottom w:val="nil"/>
                  <w:right w:val="nil"/>
                </w:tcBorders>
                <w:tcMar>
                  <w:left w:w="102" w:type="dxa"/>
                  <w:right w:w="102" w:type="dxa"/>
                </w:tcMar>
              </w:tcPr>
            </w:tcPrChange>
          </w:tcPr>
          <w:p w14:paraId="16B4AC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6" w:author="Codex" w:date="2026-10-05T16:32:41.313017+00:00">
                  <w:rPr>
                    <w:bCs w:val="0"/>
                    <w:sz w:val="21"/>
                    <w:szCs w:val="21"/>
                  </w:rPr>
                </w:rPrChange>
              </w:rPr>
              <w:pPrChange w:id="77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0" w:author="Codex" w:date="2026-10-05T16:32:41.313017+00:00">
                  <w:rPr>
                    <w:bCs w:val="0"/>
                    <w:sz w:val="21"/>
                    <w:szCs w:val="21"/>
                  </w:rPr>
                </w:rPrChange>
              </w:rPr>
              <w:t>2217</w:t>
            </w:r>
          </w:p>
        </w:tc>
        <w:tc>
          <w:tcPr>
            <w:tcW w:w="0" w:type="auto"/>
            <w:tcBorders>
              <w:top w:val="nil"/>
              <w:left w:val="nil"/>
              <w:bottom w:val="nil"/>
              <w:right w:val="nil"/>
              <w:insideH w:val="nil"/>
              <w:insideV w:val="nil"/>
            </w:tcBorders>
            <w:tcMar>
              <w:left w:w="102" w:type="dxa"/>
              <w:right w:w="102" w:type="dxa"/>
            </w:tcMar>
            <w:tcPrChange w:id="7741" w:author="Codex" w:date="2026-10-05T16:32:41.313017+00:00">
              <w:tcPr>
                <w:tcW w:w="0" w:type="auto"/>
                <w:tcBorders>
                  <w:top w:val="nil"/>
                  <w:left w:val="nil"/>
                  <w:bottom w:val="nil"/>
                  <w:right w:val="nil"/>
                </w:tcBorders>
                <w:tcMar>
                  <w:left w:w="102" w:type="dxa"/>
                  <w:right w:w="102" w:type="dxa"/>
                </w:tcMar>
              </w:tcPr>
            </w:tcPrChange>
          </w:tcPr>
          <w:p w14:paraId="2C394D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7" w:author="Codex" w:date="2026-10-05T16:32:41.313017+00:00">
                  <w:rPr>
                    <w:bCs w:val="0"/>
                    <w:sz w:val="21"/>
                    <w:szCs w:val="21"/>
                  </w:rPr>
                </w:rPrChange>
              </w:rPr>
              <w:pPrChange w:id="774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3" w:author="Codex" w:date="2026-10-05T16:32:41.313017+00:00">
                  <w:rPr>
                    <w:bCs w:val="0"/>
                    <w:sz w:val="21"/>
                    <w:szCs w:val="21"/>
                  </w:rPr>
                </w:rPrChange>
              </w:rPr>
              <w:t>865</w:t>
            </w:r>
          </w:p>
        </w:tc>
        <w:tc>
          <w:tcPr>
            <w:tcW w:w="0" w:type="auto"/>
            <w:tcBorders>
              <w:top w:val="nil"/>
              <w:left w:val="nil"/>
              <w:bottom w:val="nil"/>
              <w:right w:val="nil"/>
              <w:insideH w:val="nil"/>
              <w:insideV w:val="nil"/>
            </w:tcBorders>
            <w:tcMar>
              <w:left w:w="102" w:type="dxa"/>
              <w:right w:w="102" w:type="dxa"/>
            </w:tcMar>
            <w:tcPrChange w:id="7744" w:author="Codex" w:date="2026-10-05T16:32:41.313017+00:00">
              <w:tcPr>
                <w:tcW w:w="0" w:type="auto"/>
                <w:tcBorders>
                  <w:top w:val="nil"/>
                  <w:left w:val="nil"/>
                  <w:bottom w:val="nil"/>
                  <w:right w:val="nil"/>
                </w:tcBorders>
                <w:tcMar>
                  <w:left w:w="102" w:type="dxa"/>
                  <w:right w:w="102" w:type="dxa"/>
                </w:tcMar>
              </w:tcPr>
            </w:tcPrChange>
          </w:tcPr>
          <w:p w14:paraId="2D6AC4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8" w:author="Codex" w:date="2026-10-05T16:32:41.313017+00:00">
                  <w:rPr>
                    <w:bCs w:val="0"/>
                    <w:sz w:val="21"/>
                    <w:szCs w:val="21"/>
                  </w:rPr>
                </w:rPrChange>
              </w:rPr>
              <w:pPrChange w:id="77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6" w:author="Codex" w:date="2026-10-05T16:32:41.313017+00:00">
                  <w:rPr>
                    <w:bCs w:val="0"/>
                    <w:sz w:val="21"/>
                    <w:szCs w:val="21"/>
                  </w:rPr>
                </w:rPrChange>
              </w:rPr>
              <w:t>1.0078</w:t>
            </w:r>
            <w:r>
              <w:rPr>
                <w:rFonts w:ascii="Times New Roman" w:hAnsi="Times New Roman" w:cs="Times New Roman" w:eastAsia="SimSun"/>
                <w:b w:val="0"/>
                <w:bCs w:val="0"/>
                <w:sz w:val="21"/>
                <w:szCs w:val="21"/>
                <w:rPrChange w:id="7747" w:author="Codex" w:date="2026-10-05T16:32:41.313017+00:00">
                  <w:rPr>
                    <w:bCs w:val="0"/>
                    <w:sz w:val="21"/>
                    <w:szCs w:val="21"/>
                  </w:rPr>
                </w:rPrChange>
              </w:rPr>
              <w:t>（</w:t>
            </w:r>
            <w:r>
              <w:rPr>
                <w:rFonts w:ascii="Times New Roman" w:hAnsi="Times New Roman" w:cs="Times New Roman" w:eastAsia="SimSun"/>
                <w:b w:val="0"/>
                <w:bCs w:val="0"/>
                <w:sz w:val="21"/>
                <w:szCs w:val="21"/>
                <w:rPrChange w:id="7748" w:author="Codex" w:date="2026-10-05T16:32:41.313017+00:00">
                  <w:rPr>
                    <w:bCs w:val="0"/>
                    <w:sz w:val="21"/>
                    <w:szCs w:val="21"/>
                  </w:rPr>
                </w:rPrChange>
              </w:rPr>
              <w:t>0.9869</w:t>
            </w:r>
            <w:r>
              <w:rPr>
                <w:rFonts w:ascii="Times New Roman" w:hAnsi="Times New Roman" w:cs="Times New Roman" w:eastAsia="SimSun"/>
                <w:b w:val="0"/>
                <w:bCs w:val="0"/>
                <w:sz w:val="21"/>
                <w:szCs w:val="21"/>
                <w:rPrChange w:id="7749" w:author="Codex" w:date="2026-10-05T16:32:41.313017+00:00">
                  <w:rPr>
                    <w:bCs w:val="0"/>
                    <w:sz w:val="21"/>
                    <w:szCs w:val="21"/>
                  </w:rPr>
                </w:rPrChange>
              </w:rPr>
              <w:t>，</w:t>
            </w:r>
            <w:r>
              <w:rPr>
                <w:rFonts w:ascii="Times New Roman" w:hAnsi="Times New Roman" w:cs="Times New Roman" w:eastAsia="SimSun"/>
                <w:b w:val="0"/>
                <w:bCs w:val="0"/>
                <w:sz w:val="21"/>
                <w:szCs w:val="21"/>
                <w:rPrChange w:id="7750" w:author="Codex" w:date="2026-10-05T16:32:41.313017+00:00">
                  <w:rPr>
                    <w:bCs w:val="0"/>
                    <w:sz w:val="21"/>
                    <w:szCs w:val="21"/>
                  </w:rPr>
                </w:rPrChange>
              </w:rPr>
              <w:t>1.0321</w:t>
            </w:r>
            <w:r>
              <w:rPr>
                <w:rFonts w:ascii="Times New Roman" w:hAnsi="Times New Roman" w:cs="Times New Roman" w:eastAsia="SimSun"/>
                <w:b w:val="0"/>
                <w:bCs w:val="0"/>
                <w:sz w:val="21"/>
                <w:szCs w:val="21"/>
                <w:rPrChange w:id="775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52" w:author="Codex" w:date="2026-10-05T16:32:41.313017+00:00">
              <w:tcPr>
                <w:tcW w:w="0" w:type="auto"/>
                <w:tcBorders>
                  <w:top w:val="nil"/>
                  <w:left w:val="nil"/>
                  <w:bottom w:val="nil"/>
                  <w:right w:val="nil"/>
                </w:tcBorders>
                <w:tcMar>
                  <w:left w:w="102" w:type="dxa"/>
                  <w:right w:w="102" w:type="dxa"/>
                </w:tcMar>
              </w:tcPr>
            </w:tcPrChange>
          </w:tcPr>
          <w:p w14:paraId="7411C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9" w:author="Codex" w:date="2026-10-05T16:32:41.313017+00:00">
                  <w:rPr>
                    <w:bCs w:val="0"/>
                    <w:sz w:val="21"/>
                    <w:szCs w:val="21"/>
                  </w:rPr>
                </w:rPrChange>
              </w:rPr>
              <w:pPrChange w:id="77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54" w:author="Codex" w:date="2026-10-05T16:32:41.313017+00:00">
                  <w:rPr>
                    <w:bCs w:val="0"/>
                    <w:sz w:val="21"/>
                    <w:szCs w:val="21"/>
                  </w:rPr>
                </w:rPrChange>
              </w:rPr>
              <w:t>0.288</w:t>
            </w:r>
            <w:r>
              <w:rPr>
                <w:rFonts w:ascii="Times New Roman" w:hAnsi="Times New Roman" w:cs="Times New Roman" w:eastAsia="SimSun"/>
                <w:b w:val="0"/>
                <w:bCs w:val="0"/>
                <w:sz w:val="21"/>
                <w:szCs w:val="21"/>
                <w:rPrChange w:id="7755" w:author="Codex" w:date="2026-10-05T16:32:41.313017+00:00">
                  <w:rPr>
                    <w:bCs w:val="0"/>
                    <w:sz w:val="21"/>
                    <w:szCs w:val="21"/>
                  </w:rPr>
                </w:rPrChange>
              </w:rPr>
              <w:t>（</w:t>
            </w:r>
            <w:r>
              <w:rPr>
                <w:rFonts w:ascii="Times New Roman" w:hAnsi="Times New Roman" w:cs="Times New Roman" w:eastAsia="SimSun"/>
                <w:b w:val="0"/>
                <w:bCs w:val="0"/>
                <w:sz w:val="21"/>
                <w:szCs w:val="21"/>
                <w:rPrChange w:id="7756" w:author="Codex" w:date="2026-10-05T16:32:41.313017+00:00">
                  <w:rPr>
                    <w:bCs w:val="0"/>
                    <w:sz w:val="21"/>
                    <w:szCs w:val="21"/>
                  </w:rPr>
                </w:rPrChange>
              </w:rPr>
              <w:t>-0.245</w:t>
            </w:r>
            <w:r>
              <w:rPr>
                <w:rFonts w:ascii="Times New Roman" w:hAnsi="Times New Roman" w:cs="Times New Roman" w:eastAsia="SimSun"/>
                <w:b w:val="0"/>
                <w:bCs w:val="0"/>
                <w:sz w:val="21"/>
                <w:szCs w:val="21"/>
                <w:rPrChange w:id="7757" w:author="Codex" w:date="2026-10-05T16:32:41.313017+00:00">
                  <w:rPr>
                    <w:bCs w:val="0"/>
                    <w:sz w:val="21"/>
                    <w:szCs w:val="21"/>
                  </w:rPr>
                </w:rPrChange>
              </w:rPr>
              <w:t>，</w:t>
            </w:r>
            <w:r>
              <w:rPr>
                <w:rFonts w:ascii="Times New Roman" w:hAnsi="Times New Roman" w:cs="Times New Roman" w:eastAsia="SimSun"/>
                <w:b w:val="0"/>
                <w:bCs w:val="0"/>
                <w:sz w:val="21"/>
                <w:szCs w:val="21"/>
                <w:rPrChange w:id="7758" w:author="Codex" w:date="2026-10-05T16:32:41.313017+00:00">
                  <w:rPr>
                    <w:bCs w:val="0"/>
                    <w:sz w:val="21"/>
                    <w:szCs w:val="21"/>
                  </w:rPr>
                </w:rPrChange>
              </w:rPr>
              <w:t>0.901</w:t>
            </w:r>
            <w:r>
              <w:rPr>
                <w:rFonts w:ascii="Times New Roman" w:hAnsi="Times New Roman" w:cs="Times New Roman" w:eastAsia="SimSun"/>
                <w:b w:val="0"/>
                <w:bCs w:val="0"/>
                <w:sz w:val="21"/>
                <w:szCs w:val="21"/>
                <w:rPrChange w:id="77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60" w:author="Codex" w:date="2026-10-05T16:32:41.313017+00:00">
              <w:tcPr>
                <w:tcW w:w="0" w:type="auto"/>
                <w:tcBorders>
                  <w:top w:val="nil"/>
                  <w:left w:val="nil"/>
                  <w:bottom w:val="nil"/>
                  <w:right w:val="nil"/>
                </w:tcBorders>
                <w:tcMar>
                  <w:left w:w="102" w:type="dxa"/>
                  <w:right w:w="102" w:type="dxa"/>
                </w:tcMar>
              </w:tcPr>
            </w:tcPrChange>
          </w:tcPr>
          <w:p w14:paraId="698A14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0" w:author="Codex" w:date="2026-10-05T16:32:41.313017+00:00">
                  <w:rPr>
                    <w:bCs w:val="0"/>
                    <w:sz w:val="21"/>
                    <w:szCs w:val="21"/>
                  </w:rPr>
                </w:rPrChange>
              </w:rPr>
              <w:pPrChange w:id="77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62" w:author="Codex" w:date="2026-10-05T16:32:41.313017+00:00">
                  <w:rPr>
                    <w:bCs w:val="0"/>
                    <w:sz w:val="21"/>
                    <w:szCs w:val="21"/>
                  </w:rPr>
                </w:rPrChange>
              </w:rPr>
              <w:t>1000</w:t>
            </w:r>
          </w:p>
        </w:tc>
      </w:tr>
      <w:tr w:rsidR="007622EE" w14:paraId="02B46AE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63" w:author="Codex" w:date="2026-10-05T16:32:41.313017+00:00">
              <w:tcPr>
                <w:tcW w:w="0" w:type="auto"/>
                <w:tcBorders>
                  <w:top w:val="nil"/>
                  <w:left w:val="nil"/>
                  <w:bottom w:val="nil"/>
                  <w:right w:val="nil"/>
                </w:tcBorders>
                <w:tcMar>
                  <w:left w:w="102" w:type="dxa"/>
                  <w:right w:w="102" w:type="dxa"/>
                </w:tcMar>
              </w:tcPr>
            </w:tcPrChange>
          </w:tcPr>
          <w:p w14:paraId="0D842D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1" w:author="Codex" w:date="2026-10-05T16:32:41.313017+00:00">
                  <w:rPr>
                    <w:bCs w:val="0"/>
                    <w:sz w:val="21"/>
                    <w:szCs w:val="21"/>
                  </w:rPr>
                </w:rPrChange>
              </w:rPr>
              <w:pPrChange w:id="77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65"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766" w:author="Codex" w:date="2026-10-05T16:32:41.313017+00:00">
              <w:tcPr>
                <w:tcW w:w="0" w:type="auto"/>
                <w:tcBorders>
                  <w:top w:val="nil"/>
                  <w:left w:val="nil"/>
                  <w:bottom w:val="nil"/>
                  <w:right w:val="nil"/>
                </w:tcBorders>
                <w:tcMar>
                  <w:left w:w="102" w:type="dxa"/>
                  <w:right w:w="102" w:type="dxa"/>
                </w:tcMar>
              </w:tcPr>
            </w:tcPrChange>
          </w:tcPr>
          <w:p w14:paraId="22DCA91F" w14:textId="4E90AE8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92" w:author="Codex" w:date="2026-10-05T16:32:41.313017+00:00">
                  <w:rPr>
                    <w:bCs w:val="0"/>
                    <w:sz w:val="21"/>
                    <w:szCs w:val="21"/>
                  </w:rPr>
                </w:rPrChange>
              </w:rPr>
              <w:pPrChange w:id="776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68"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769" w:author="Codex" w:date="2026-10-05T16:32:41.313017+00:00">
              <w:tcPr>
                <w:tcW w:w="0" w:type="auto"/>
                <w:tcBorders>
                  <w:top w:val="nil"/>
                  <w:left w:val="nil"/>
                  <w:bottom w:val="nil"/>
                  <w:right w:val="nil"/>
                </w:tcBorders>
                <w:tcMar>
                  <w:left w:w="102" w:type="dxa"/>
                  <w:right w:w="102" w:type="dxa"/>
                </w:tcMar>
              </w:tcPr>
            </w:tcPrChange>
          </w:tcPr>
          <w:p w14:paraId="0650D9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3" w:author="Codex" w:date="2026-10-05T16:32:41.313017+00:00">
                  <w:rPr>
                    <w:bCs w:val="0"/>
                    <w:sz w:val="21"/>
                    <w:szCs w:val="21"/>
                  </w:rPr>
                </w:rPrChange>
              </w:rPr>
              <w:pPrChange w:id="77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1" w:author="Codex" w:date="2026-10-05T16:32:41.313017+00:00">
                  <w:rPr>
                    <w:bCs w:val="0"/>
                    <w:sz w:val="21"/>
                    <w:szCs w:val="21"/>
                  </w:rPr>
                </w:rPrChange>
              </w:rPr>
              <w:t>1811</w:t>
            </w:r>
          </w:p>
        </w:tc>
        <w:tc>
          <w:tcPr>
            <w:tcW w:w="0" w:type="auto"/>
            <w:tcBorders>
              <w:top w:val="nil"/>
              <w:left w:val="nil"/>
              <w:bottom w:val="nil"/>
              <w:right w:val="nil"/>
              <w:insideH w:val="nil"/>
              <w:insideV w:val="nil"/>
            </w:tcBorders>
            <w:tcMar>
              <w:left w:w="102" w:type="dxa"/>
              <w:right w:w="102" w:type="dxa"/>
            </w:tcMar>
            <w:tcPrChange w:id="7772" w:author="Codex" w:date="2026-10-05T16:32:41.313017+00:00">
              <w:tcPr>
                <w:tcW w:w="0" w:type="auto"/>
                <w:tcBorders>
                  <w:top w:val="nil"/>
                  <w:left w:val="nil"/>
                  <w:bottom w:val="nil"/>
                  <w:right w:val="nil"/>
                </w:tcBorders>
                <w:tcMar>
                  <w:left w:w="102" w:type="dxa"/>
                  <w:right w:w="102" w:type="dxa"/>
                </w:tcMar>
              </w:tcPr>
            </w:tcPrChange>
          </w:tcPr>
          <w:p w14:paraId="66C1BC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4" w:author="Codex" w:date="2026-10-05T16:32:41.313017+00:00">
                  <w:rPr>
                    <w:bCs w:val="0"/>
                    <w:sz w:val="21"/>
                    <w:szCs w:val="21"/>
                  </w:rPr>
                </w:rPrChange>
              </w:rPr>
              <w:pPrChange w:id="77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4" w:author="Codex" w:date="2026-10-05T16:32:41.313017+00:00">
                  <w:rPr>
                    <w:bCs w:val="0"/>
                    <w:sz w:val="21"/>
                    <w:szCs w:val="21"/>
                  </w:rPr>
                </w:rPrChange>
              </w:rPr>
              <w:t>759</w:t>
            </w:r>
          </w:p>
        </w:tc>
        <w:tc>
          <w:tcPr>
            <w:tcW w:w="0" w:type="auto"/>
            <w:tcBorders>
              <w:top w:val="nil"/>
              <w:left w:val="nil"/>
              <w:bottom w:val="nil"/>
              <w:right w:val="nil"/>
              <w:insideH w:val="nil"/>
              <w:insideV w:val="nil"/>
            </w:tcBorders>
            <w:tcMar>
              <w:left w:w="102" w:type="dxa"/>
              <w:right w:w="102" w:type="dxa"/>
            </w:tcMar>
            <w:tcPrChange w:id="7775" w:author="Codex" w:date="2026-10-05T16:32:41.313017+00:00">
              <w:tcPr>
                <w:tcW w:w="0" w:type="auto"/>
                <w:tcBorders>
                  <w:top w:val="nil"/>
                  <w:left w:val="nil"/>
                  <w:bottom w:val="nil"/>
                  <w:right w:val="nil"/>
                </w:tcBorders>
                <w:tcMar>
                  <w:left w:w="102" w:type="dxa"/>
                  <w:right w:w="102" w:type="dxa"/>
                </w:tcMar>
              </w:tcPr>
            </w:tcPrChange>
          </w:tcPr>
          <w:p w14:paraId="31762C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5" w:author="Codex" w:date="2026-10-05T16:32:41.313017+00:00">
                  <w:rPr>
                    <w:bCs w:val="0"/>
                    <w:sz w:val="21"/>
                    <w:szCs w:val="21"/>
                  </w:rPr>
                </w:rPrChange>
              </w:rPr>
              <w:pPrChange w:id="77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7" w:author="Codex" w:date="2026-10-05T16:32:41.313017+00:00">
                  <w:rPr>
                    <w:bCs w:val="0"/>
                    <w:sz w:val="21"/>
                    <w:szCs w:val="21"/>
                  </w:rPr>
                </w:rPrChange>
              </w:rPr>
              <w:t>0.9923</w:t>
            </w:r>
            <w:r>
              <w:rPr>
                <w:rFonts w:ascii="Times New Roman" w:hAnsi="Times New Roman" w:cs="Times New Roman" w:eastAsia="SimSun"/>
                <w:b w:val="0"/>
                <w:bCs w:val="0"/>
                <w:sz w:val="21"/>
                <w:szCs w:val="21"/>
                <w:rPrChange w:id="7778" w:author="Codex" w:date="2026-10-05T16:32:41.313017+00:00">
                  <w:rPr>
                    <w:bCs w:val="0"/>
                    <w:sz w:val="21"/>
                    <w:szCs w:val="21"/>
                  </w:rPr>
                </w:rPrChange>
              </w:rPr>
              <w:t>（</w:t>
            </w:r>
            <w:r>
              <w:rPr>
                <w:rFonts w:ascii="Times New Roman" w:hAnsi="Times New Roman" w:cs="Times New Roman" w:eastAsia="SimSun"/>
                <w:b w:val="0"/>
                <w:bCs w:val="0"/>
                <w:sz w:val="21"/>
                <w:szCs w:val="21"/>
                <w:rPrChange w:id="7779" w:author="Codex" w:date="2026-10-05T16:32:41.313017+00:00">
                  <w:rPr>
                    <w:bCs w:val="0"/>
                    <w:sz w:val="21"/>
                    <w:szCs w:val="21"/>
                  </w:rPr>
                </w:rPrChange>
              </w:rPr>
              <w:t>0.9651</w:t>
            </w:r>
            <w:r>
              <w:rPr>
                <w:rFonts w:ascii="Times New Roman" w:hAnsi="Times New Roman" w:cs="Times New Roman" w:eastAsia="SimSun"/>
                <w:b w:val="0"/>
                <w:bCs w:val="0"/>
                <w:sz w:val="21"/>
                <w:szCs w:val="21"/>
                <w:rPrChange w:id="7780" w:author="Codex" w:date="2026-10-05T16:32:41.313017+00:00">
                  <w:rPr>
                    <w:bCs w:val="0"/>
                    <w:sz w:val="21"/>
                    <w:szCs w:val="21"/>
                  </w:rPr>
                </w:rPrChange>
              </w:rPr>
              <w:t>，</w:t>
            </w:r>
            <w:r>
              <w:rPr>
                <w:rFonts w:ascii="Times New Roman" w:hAnsi="Times New Roman" w:cs="Times New Roman" w:eastAsia="SimSun"/>
                <w:b w:val="0"/>
                <w:bCs w:val="0"/>
                <w:sz w:val="21"/>
                <w:szCs w:val="21"/>
                <w:rPrChange w:id="7781" w:author="Codex" w:date="2026-10-05T16:32:41.313017+00:00">
                  <w:rPr>
                    <w:bCs w:val="0"/>
                    <w:sz w:val="21"/>
                    <w:szCs w:val="21"/>
                  </w:rPr>
                </w:rPrChange>
              </w:rPr>
              <w:t>1.0132</w:t>
            </w:r>
            <w:r>
              <w:rPr>
                <w:rFonts w:ascii="Times New Roman" w:hAnsi="Times New Roman" w:cs="Times New Roman" w:eastAsia="SimSun"/>
                <w:b w:val="0"/>
                <w:bCs w:val="0"/>
                <w:sz w:val="21"/>
                <w:szCs w:val="21"/>
                <w:rPrChange w:id="77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83" w:author="Codex" w:date="2026-10-05T16:32:41.313017+00:00">
              <w:tcPr>
                <w:tcW w:w="0" w:type="auto"/>
                <w:tcBorders>
                  <w:top w:val="nil"/>
                  <w:left w:val="nil"/>
                  <w:bottom w:val="nil"/>
                  <w:right w:val="nil"/>
                </w:tcBorders>
                <w:tcMar>
                  <w:left w:w="102" w:type="dxa"/>
                  <w:right w:w="102" w:type="dxa"/>
                </w:tcMar>
              </w:tcPr>
            </w:tcPrChange>
          </w:tcPr>
          <w:p w14:paraId="1D8D145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6" w:author="Codex" w:date="2026-10-05T16:32:41.313017+00:00">
                  <w:rPr>
                    <w:bCs w:val="0"/>
                    <w:sz w:val="21"/>
                    <w:szCs w:val="21"/>
                  </w:rPr>
                </w:rPrChange>
              </w:rPr>
              <w:pPrChange w:id="77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85" w:author="Codex" w:date="2026-10-05T16:32:41.313017+00:00">
                  <w:rPr>
                    <w:bCs w:val="0"/>
                    <w:sz w:val="21"/>
                    <w:szCs w:val="21"/>
                  </w:rPr>
                </w:rPrChange>
              </w:rPr>
              <w:t>0.395</w:t>
            </w:r>
            <w:r>
              <w:rPr>
                <w:rFonts w:ascii="Times New Roman" w:hAnsi="Times New Roman" w:cs="Times New Roman" w:eastAsia="SimSun"/>
                <w:b w:val="0"/>
                <w:bCs w:val="0"/>
                <w:sz w:val="21"/>
                <w:szCs w:val="21"/>
                <w:rPrChange w:id="7786" w:author="Codex" w:date="2026-10-05T16:32:41.313017+00:00">
                  <w:rPr>
                    <w:bCs w:val="0"/>
                    <w:sz w:val="21"/>
                    <w:szCs w:val="21"/>
                  </w:rPr>
                </w:rPrChange>
              </w:rPr>
              <w:t>（</w:t>
            </w:r>
            <w:r>
              <w:rPr>
                <w:rFonts w:ascii="Times New Roman" w:hAnsi="Times New Roman" w:cs="Times New Roman" w:eastAsia="SimSun"/>
                <w:b w:val="0"/>
                <w:bCs w:val="0"/>
                <w:sz w:val="21"/>
                <w:szCs w:val="21"/>
                <w:rPrChange w:id="7787" w:author="Codex" w:date="2026-10-05T16:32:41.313017+00:00">
                  <w:rPr>
                    <w:bCs w:val="0"/>
                    <w:sz w:val="21"/>
                    <w:szCs w:val="21"/>
                  </w:rPr>
                </w:rPrChange>
              </w:rPr>
              <w:t>-0.131</w:t>
            </w:r>
            <w:r>
              <w:rPr>
                <w:rFonts w:ascii="Times New Roman" w:hAnsi="Times New Roman" w:cs="Times New Roman" w:eastAsia="SimSun"/>
                <w:b w:val="0"/>
                <w:bCs w:val="0"/>
                <w:sz w:val="21"/>
                <w:szCs w:val="21"/>
                <w:rPrChange w:id="7788" w:author="Codex" w:date="2026-10-05T16:32:41.313017+00:00">
                  <w:rPr>
                    <w:bCs w:val="0"/>
                    <w:sz w:val="21"/>
                    <w:szCs w:val="21"/>
                  </w:rPr>
                </w:rPrChange>
              </w:rPr>
              <w:t>，</w:t>
            </w:r>
            <w:r>
              <w:rPr>
                <w:rFonts w:ascii="Times New Roman" w:hAnsi="Times New Roman" w:cs="Times New Roman" w:eastAsia="SimSun"/>
                <w:b w:val="0"/>
                <w:bCs w:val="0"/>
                <w:sz w:val="21"/>
                <w:szCs w:val="21"/>
                <w:rPrChange w:id="7789" w:author="Codex" w:date="2026-10-05T16:32:41.313017+00:00">
                  <w:rPr>
                    <w:bCs w:val="0"/>
                    <w:sz w:val="21"/>
                    <w:szCs w:val="21"/>
                  </w:rPr>
                </w:rPrChange>
              </w:rPr>
              <w:t>0.989</w:t>
            </w:r>
            <w:r>
              <w:rPr>
                <w:rFonts w:ascii="Times New Roman" w:hAnsi="Times New Roman" w:cs="Times New Roman" w:eastAsia="SimSun"/>
                <w:b w:val="0"/>
                <w:bCs w:val="0"/>
                <w:sz w:val="21"/>
                <w:szCs w:val="21"/>
                <w:rPrChange w:id="779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91" w:author="Codex" w:date="2026-10-05T16:32:41.313017+00:00">
              <w:tcPr>
                <w:tcW w:w="0" w:type="auto"/>
                <w:tcBorders>
                  <w:top w:val="nil"/>
                  <w:left w:val="nil"/>
                  <w:bottom w:val="nil"/>
                  <w:right w:val="nil"/>
                </w:tcBorders>
                <w:tcMar>
                  <w:left w:w="102" w:type="dxa"/>
                  <w:right w:w="102" w:type="dxa"/>
                </w:tcMar>
              </w:tcPr>
            </w:tcPrChange>
          </w:tcPr>
          <w:p w14:paraId="4851BC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7" w:author="Codex" w:date="2026-10-05T16:32:41.313017+00:00">
                  <w:rPr>
                    <w:bCs w:val="0"/>
                    <w:sz w:val="21"/>
                    <w:szCs w:val="21"/>
                  </w:rPr>
                </w:rPrChange>
              </w:rPr>
              <w:pPrChange w:id="77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93" w:author="Codex" w:date="2026-10-05T16:32:41.313017+00:00">
                  <w:rPr>
                    <w:bCs w:val="0"/>
                    <w:sz w:val="21"/>
                    <w:szCs w:val="21"/>
                  </w:rPr>
                </w:rPrChange>
              </w:rPr>
              <w:t>1000</w:t>
            </w:r>
          </w:p>
        </w:tc>
      </w:tr>
      <w:tr w:rsidR="007622EE" w14:paraId="17C3204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94" w:author="Codex" w:date="2026-10-05T16:32:41.313017+00:00">
              <w:tcPr>
                <w:tcW w:w="0" w:type="auto"/>
                <w:tcBorders>
                  <w:top w:val="nil"/>
                  <w:left w:val="nil"/>
                  <w:bottom w:val="nil"/>
                  <w:right w:val="nil"/>
                </w:tcBorders>
                <w:tcMar>
                  <w:left w:w="102" w:type="dxa"/>
                  <w:right w:w="102" w:type="dxa"/>
                </w:tcMar>
              </w:tcPr>
            </w:tcPrChange>
          </w:tcPr>
          <w:p w14:paraId="5E7599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8" w:author="Codex" w:date="2026-10-05T16:32:41.313017+00:00">
                  <w:rPr>
                    <w:bCs w:val="0"/>
                    <w:sz w:val="21"/>
                    <w:szCs w:val="21"/>
                  </w:rPr>
                </w:rPrChange>
              </w:rPr>
              <w:pPrChange w:id="779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96"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797" w:author="Codex" w:date="2026-10-05T16:32:41.313017+00:00">
              <w:tcPr>
                <w:tcW w:w="0" w:type="auto"/>
                <w:tcBorders>
                  <w:top w:val="nil"/>
                  <w:left w:val="nil"/>
                  <w:bottom w:val="nil"/>
                  <w:right w:val="nil"/>
                </w:tcBorders>
                <w:tcMar>
                  <w:left w:w="102" w:type="dxa"/>
                  <w:right w:w="102" w:type="dxa"/>
                </w:tcMar>
              </w:tcPr>
            </w:tcPrChange>
          </w:tcPr>
          <w:p w14:paraId="60935F13" w14:textId="1F845A5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99" w:author="Codex" w:date="2026-10-05T16:32:41.313017+00:00">
                  <w:rPr>
                    <w:bCs w:val="0"/>
                    <w:sz w:val="21"/>
                    <w:szCs w:val="21"/>
                  </w:rPr>
                </w:rPrChange>
              </w:rPr>
              <w:pPrChange w:id="779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99"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800" w:author="Codex" w:date="2026-10-05T16:32:41.313017+00:00">
              <w:tcPr>
                <w:tcW w:w="0" w:type="auto"/>
                <w:tcBorders>
                  <w:top w:val="nil"/>
                  <w:left w:val="nil"/>
                  <w:bottom w:val="nil"/>
                  <w:right w:val="nil"/>
                </w:tcBorders>
                <w:tcMar>
                  <w:left w:w="102" w:type="dxa"/>
                  <w:right w:w="102" w:type="dxa"/>
                </w:tcMar>
              </w:tcPr>
            </w:tcPrChange>
          </w:tcPr>
          <w:p w14:paraId="10B345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0" w:author="Codex" w:date="2026-10-05T16:32:41.313017+00:00">
                  <w:rPr>
                    <w:bCs w:val="0"/>
                    <w:sz w:val="21"/>
                    <w:szCs w:val="21"/>
                  </w:rPr>
                </w:rPrChange>
              </w:rPr>
              <w:pPrChange w:id="78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2" w:author="Codex" w:date="2026-10-05T16:32:41.313017+00:00">
                  <w:rPr>
                    <w:bCs w:val="0"/>
                    <w:sz w:val="21"/>
                    <w:szCs w:val="21"/>
                  </w:rPr>
                </w:rPrChange>
              </w:rPr>
              <w:t>5278</w:t>
            </w:r>
          </w:p>
        </w:tc>
        <w:tc>
          <w:tcPr>
            <w:tcW w:w="0" w:type="auto"/>
            <w:tcBorders>
              <w:top w:val="nil"/>
              <w:left w:val="nil"/>
              <w:bottom w:val="nil"/>
              <w:right w:val="nil"/>
              <w:insideH w:val="nil"/>
              <w:insideV w:val="nil"/>
            </w:tcBorders>
            <w:tcMar>
              <w:left w:w="102" w:type="dxa"/>
              <w:right w:w="102" w:type="dxa"/>
            </w:tcMar>
            <w:tcPrChange w:id="7803" w:author="Codex" w:date="2026-10-05T16:32:41.313017+00:00">
              <w:tcPr>
                <w:tcW w:w="0" w:type="auto"/>
                <w:tcBorders>
                  <w:top w:val="nil"/>
                  <w:left w:val="nil"/>
                  <w:bottom w:val="nil"/>
                  <w:right w:val="nil"/>
                </w:tcBorders>
                <w:tcMar>
                  <w:left w:w="102" w:type="dxa"/>
                  <w:right w:w="102" w:type="dxa"/>
                </w:tcMar>
              </w:tcPr>
            </w:tcPrChange>
          </w:tcPr>
          <w:p w14:paraId="487D30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1" w:author="Codex" w:date="2026-10-05T16:32:41.313017+00:00">
                  <w:rPr>
                    <w:bCs w:val="0"/>
                    <w:sz w:val="21"/>
                    <w:szCs w:val="21"/>
                  </w:rPr>
                </w:rPrChange>
              </w:rPr>
              <w:pPrChange w:id="780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5" w:author="Codex" w:date="2026-10-05T16:32:41.313017+00:00">
                  <w:rPr>
                    <w:bCs w:val="0"/>
                    <w:sz w:val="21"/>
                    <w:szCs w:val="21"/>
                  </w:rPr>
                </w:rPrChange>
              </w:rPr>
              <w:t>1624</w:t>
            </w:r>
          </w:p>
        </w:tc>
        <w:tc>
          <w:tcPr>
            <w:tcW w:w="0" w:type="auto"/>
            <w:tcBorders>
              <w:top w:val="nil"/>
              <w:left w:val="nil"/>
              <w:bottom w:val="nil"/>
              <w:right w:val="nil"/>
              <w:insideH w:val="nil"/>
              <w:insideV w:val="nil"/>
            </w:tcBorders>
            <w:tcMar>
              <w:left w:w="102" w:type="dxa"/>
              <w:right w:w="102" w:type="dxa"/>
            </w:tcMar>
            <w:tcPrChange w:id="7806" w:author="Codex" w:date="2026-10-05T16:32:41.313017+00:00">
              <w:tcPr>
                <w:tcW w:w="0" w:type="auto"/>
                <w:tcBorders>
                  <w:top w:val="nil"/>
                  <w:left w:val="nil"/>
                  <w:bottom w:val="nil"/>
                  <w:right w:val="nil"/>
                </w:tcBorders>
                <w:tcMar>
                  <w:left w:w="102" w:type="dxa"/>
                  <w:right w:w="102" w:type="dxa"/>
                </w:tcMar>
              </w:tcPr>
            </w:tcPrChange>
          </w:tcPr>
          <w:p w14:paraId="05BBE2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2" w:author="Codex" w:date="2026-10-05T16:32:41.313017+00:00">
                  <w:rPr>
                    <w:bCs w:val="0"/>
                    <w:sz w:val="21"/>
                    <w:szCs w:val="21"/>
                  </w:rPr>
                </w:rPrChange>
              </w:rPr>
              <w:pPrChange w:id="78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8" w:author="Codex" w:date="2026-10-05T16:32:41.313017+00:00">
                  <w:rPr>
                    <w:bCs w:val="0"/>
                    <w:sz w:val="21"/>
                    <w:szCs w:val="21"/>
                  </w:rPr>
                </w:rPrChange>
              </w:rPr>
              <w:t>1.0011</w:t>
            </w:r>
            <w:r>
              <w:rPr>
                <w:rFonts w:ascii="Times New Roman" w:hAnsi="Times New Roman" w:cs="Times New Roman" w:eastAsia="SimSun"/>
                <w:b w:val="0"/>
                <w:bCs w:val="0"/>
                <w:sz w:val="21"/>
                <w:szCs w:val="21"/>
                <w:rPrChange w:id="7809" w:author="Codex" w:date="2026-10-05T16:32:41.313017+00:00">
                  <w:rPr>
                    <w:bCs w:val="0"/>
                    <w:sz w:val="21"/>
                    <w:szCs w:val="21"/>
                  </w:rPr>
                </w:rPrChange>
              </w:rPr>
              <w:t>（</w:t>
            </w:r>
            <w:r>
              <w:rPr>
                <w:rFonts w:ascii="Times New Roman" w:hAnsi="Times New Roman" w:cs="Times New Roman" w:eastAsia="SimSun"/>
                <w:b w:val="0"/>
                <w:bCs w:val="0"/>
                <w:sz w:val="21"/>
                <w:szCs w:val="21"/>
                <w:rPrChange w:id="7810" w:author="Codex" w:date="2026-10-05T16:32:41.313017+00:00">
                  <w:rPr>
                    <w:bCs w:val="0"/>
                    <w:sz w:val="21"/>
                    <w:szCs w:val="21"/>
                  </w:rPr>
                </w:rPrChange>
              </w:rPr>
              <w:t>0.9959</w:t>
            </w:r>
            <w:r>
              <w:rPr>
                <w:rFonts w:ascii="Times New Roman" w:hAnsi="Times New Roman" w:cs="Times New Roman" w:eastAsia="SimSun"/>
                <w:b w:val="0"/>
                <w:bCs w:val="0"/>
                <w:sz w:val="21"/>
                <w:szCs w:val="21"/>
                <w:rPrChange w:id="7811" w:author="Codex" w:date="2026-10-05T16:32:41.313017+00:00">
                  <w:rPr>
                    <w:bCs w:val="0"/>
                    <w:sz w:val="21"/>
                    <w:szCs w:val="21"/>
                  </w:rPr>
                </w:rPrChange>
              </w:rPr>
              <w:t>，</w:t>
            </w:r>
            <w:r>
              <w:rPr>
                <w:rFonts w:ascii="Times New Roman" w:hAnsi="Times New Roman" w:cs="Times New Roman" w:eastAsia="SimSun"/>
                <w:b w:val="0"/>
                <w:bCs w:val="0"/>
                <w:sz w:val="21"/>
                <w:szCs w:val="21"/>
                <w:rPrChange w:id="7812" w:author="Codex" w:date="2026-10-05T16:32:41.313017+00:00">
                  <w:rPr>
                    <w:bCs w:val="0"/>
                    <w:sz w:val="21"/>
                    <w:szCs w:val="21"/>
                  </w:rPr>
                </w:rPrChange>
              </w:rPr>
              <w:t>1.0099</w:t>
            </w:r>
            <w:r>
              <w:rPr>
                <w:rFonts w:ascii="Times New Roman" w:hAnsi="Times New Roman" w:cs="Times New Roman" w:eastAsia="SimSun"/>
                <w:b w:val="0"/>
                <w:bCs w:val="0"/>
                <w:sz w:val="21"/>
                <w:szCs w:val="21"/>
                <w:rPrChange w:id="781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14" w:author="Codex" w:date="2026-10-05T16:32:41.313017+00:00">
              <w:tcPr>
                <w:tcW w:w="0" w:type="auto"/>
                <w:tcBorders>
                  <w:top w:val="nil"/>
                  <w:left w:val="nil"/>
                  <w:bottom w:val="nil"/>
                  <w:right w:val="nil"/>
                </w:tcBorders>
                <w:tcMar>
                  <w:left w:w="102" w:type="dxa"/>
                  <w:right w:w="102" w:type="dxa"/>
                </w:tcMar>
              </w:tcPr>
            </w:tcPrChange>
          </w:tcPr>
          <w:p w14:paraId="13DD82E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3" w:author="Codex" w:date="2026-10-05T16:32:41.313017+00:00">
                  <w:rPr>
                    <w:bCs w:val="0"/>
                    <w:sz w:val="21"/>
                    <w:szCs w:val="21"/>
                  </w:rPr>
                </w:rPrChange>
              </w:rPr>
              <w:pPrChange w:id="781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16" w:author="Codex" w:date="2026-10-05T16:32:41.313017+00:00">
                  <w:rPr>
                    <w:bCs w:val="0"/>
                    <w:sz w:val="21"/>
                    <w:szCs w:val="21"/>
                  </w:rPr>
                </w:rPrChange>
              </w:rPr>
              <w:t>-0.389</w:t>
            </w:r>
            <w:r>
              <w:rPr>
                <w:rFonts w:ascii="Times New Roman" w:hAnsi="Times New Roman" w:cs="Times New Roman" w:eastAsia="SimSun"/>
                <w:b w:val="0"/>
                <w:bCs w:val="0"/>
                <w:sz w:val="21"/>
                <w:szCs w:val="21"/>
                <w:rPrChange w:id="7817" w:author="Codex" w:date="2026-10-05T16:32:41.313017+00:00">
                  <w:rPr>
                    <w:bCs w:val="0"/>
                    <w:sz w:val="21"/>
                    <w:szCs w:val="21"/>
                  </w:rPr>
                </w:rPrChange>
              </w:rPr>
              <w:t>（</w:t>
            </w:r>
            <w:r>
              <w:rPr>
                <w:rFonts w:ascii="Times New Roman" w:hAnsi="Times New Roman" w:cs="Times New Roman" w:eastAsia="SimSun"/>
                <w:b w:val="0"/>
                <w:bCs w:val="0"/>
                <w:sz w:val="21"/>
                <w:szCs w:val="21"/>
                <w:rPrChange w:id="7818" w:author="Codex" w:date="2026-10-05T16:32:41.313017+00:00">
                  <w:rPr>
                    <w:bCs w:val="0"/>
                    <w:sz w:val="21"/>
                    <w:szCs w:val="21"/>
                  </w:rPr>
                </w:rPrChange>
              </w:rPr>
              <w:t>-0.709</w:t>
            </w:r>
            <w:r>
              <w:rPr>
                <w:rFonts w:ascii="Times New Roman" w:hAnsi="Times New Roman" w:cs="Times New Roman" w:eastAsia="SimSun"/>
                <w:b w:val="0"/>
                <w:bCs w:val="0"/>
                <w:sz w:val="21"/>
                <w:szCs w:val="21"/>
                <w:rPrChange w:id="7819" w:author="Codex" w:date="2026-10-05T16:32:41.313017+00:00">
                  <w:rPr>
                    <w:bCs w:val="0"/>
                    <w:sz w:val="21"/>
                    <w:szCs w:val="21"/>
                  </w:rPr>
                </w:rPrChange>
              </w:rPr>
              <w:t>，</w:t>
            </w:r>
            <w:r>
              <w:rPr>
                <w:rFonts w:ascii="Times New Roman" w:hAnsi="Times New Roman" w:cs="Times New Roman" w:eastAsia="SimSun"/>
                <w:b w:val="0"/>
                <w:bCs w:val="0"/>
                <w:sz w:val="21"/>
                <w:szCs w:val="21"/>
                <w:rPrChange w:id="7820" w:author="Codex" w:date="2026-10-05T16:32:41.313017+00:00">
                  <w:rPr>
                    <w:bCs w:val="0"/>
                    <w:sz w:val="21"/>
                    <w:szCs w:val="21"/>
                  </w:rPr>
                </w:rPrChange>
              </w:rPr>
              <w:t>-0.013</w:t>
            </w:r>
            <w:r>
              <w:rPr>
                <w:rFonts w:ascii="Times New Roman" w:hAnsi="Times New Roman" w:cs="Times New Roman" w:eastAsia="SimSun"/>
                <w:b w:val="0"/>
                <w:bCs w:val="0"/>
                <w:sz w:val="21"/>
                <w:szCs w:val="21"/>
                <w:rPrChange w:id="782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22" w:author="Codex" w:date="2026-10-05T16:32:41.313017+00:00">
              <w:tcPr>
                <w:tcW w:w="0" w:type="auto"/>
                <w:tcBorders>
                  <w:top w:val="nil"/>
                  <w:left w:val="nil"/>
                  <w:bottom w:val="nil"/>
                  <w:right w:val="nil"/>
                </w:tcBorders>
                <w:tcMar>
                  <w:left w:w="102" w:type="dxa"/>
                  <w:right w:w="102" w:type="dxa"/>
                </w:tcMar>
              </w:tcPr>
            </w:tcPrChange>
          </w:tcPr>
          <w:p w14:paraId="33F34C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4" w:author="Codex" w:date="2026-10-05T16:32:41.313017+00:00">
                  <w:rPr>
                    <w:bCs w:val="0"/>
                    <w:sz w:val="21"/>
                    <w:szCs w:val="21"/>
                  </w:rPr>
                </w:rPrChange>
              </w:rPr>
              <w:pPrChange w:id="78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24" w:author="Codex" w:date="2026-10-05T16:32:41.313017+00:00">
                  <w:rPr>
                    <w:bCs w:val="0"/>
                    <w:sz w:val="21"/>
                    <w:szCs w:val="21"/>
                  </w:rPr>
                </w:rPrChange>
              </w:rPr>
              <w:t>1000</w:t>
            </w:r>
          </w:p>
        </w:tc>
      </w:tr>
      <w:tr w:rsidR="007622EE" w14:paraId="3BF5D4B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25" w:author="Codex" w:date="2026-10-05T16:32:41.313017+00:00">
              <w:tcPr>
                <w:tcW w:w="0" w:type="auto"/>
                <w:tcBorders>
                  <w:top w:val="nil"/>
                  <w:left w:val="nil"/>
                  <w:bottom w:val="nil"/>
                  <w:right w:val="nil"/>
                </w:tcBorders>
                <w:tcMar>
                  <w:left w:w="102" w:type="dxa"/>
                  <w:right w:w="102" w:type="dxa"/>
                </w:tcMar>
              </w:tcPr>
            </w:tcPrChange>
          </w:tcPr>
          <w:p w14:paraId="33B948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5" w:author="Codex" w:date="2026-10-05T16:32:41.313017+00:00">
                  <w:rPr>
                    <w:bCs w:val="0"/>
                    <w:sz w:val="21"/>
                    <w:szCs w:val="21"/>
                  </w:rPr>
                </w:rPrChange>
              </w:rPr>
              <w:pPrChange w:id="78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27"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828" w:author="Codex" w:date="2026-10-05T16:32:41.313017+00:00">
              <w:tcPr>
                <w:tcW w:w="0" w:type="auto"/>
                <w:tcBorders>
                  <w:top w:val="nil"/>
                  <w:left w:val="nil"/>
                  <w:bottom w:val="nil"/>
                  <w:right w:val="nil"/>
                </w:tcBorders>
                <w:tcMar>
                  <w:left w:w="102" w:type="dxa"/>
                  <w:right w:w="102" w:type="dxa"/>
                </w:tcMar>
              </w:tcPr>
            </w:tcPrChange>
          </w:tcPr>
          <w:p w14:paraId="661511D7" w14:textId="3389B7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06" w:author="Codex" w:date="2026-10-05T16:32:41.313017+00:00">
                  <w:rPr>
                    <w:bCs w:val="0"/>
                    <w:sz w:val="21"/>
                    <w:szCs w:val="21"/>
                  </w:rPr>
                </w:rPrChange>
              </w:rPr>
              <w:pPrChange w:id="782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30"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831" w:author="Codex" w:date="2026-10-05T16:32:41.313017+00:00">
              <w:tcPr>
                <w:tcW w:w="0" w:type="auto"/>
                <w:tcBorders>
                  <w:top w:val="nil"/>
                  <w:left w:val="nil"/>
                  <w:bottom w:val="nil"/>
                  <w:right w:val="nil"/>
                </w:tcBorders>
                <w:tcMar>
                  <w:left w:w="102" w:type="dxa"/>
                  <w:right w:w="102" w:type="dxa"/>
                </w:tcMar>
              </w:tcPr>
            </w:tcPrChange>
          </w:tcPr>
          <w:p w14:paraId="515A62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7" w:author="Codex" w:date="2026-10-05T16:32:41.313017+00:00">
                  <w:rPr>
                    <w:bCs w:val="0"/>
                    <w:sz w:val="21"/>
                    <w:szCs w:val="21"/>
                  </w:rPr>
                </w:rPrChange>
              </w:rPr>
              <w:pPrChange w:id="78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3" w:author="Codex" w:date="2026-10-05T16:32:41.313017+00:00">
                  <w:rPr>
                    <w:bCs w:val="0"/>
                    <w:sz w:val="21"/>
                    <w:szCs w:val="21"/>
                  </w:rPr>
                </w:rPrChange>
              </w:rPr>
              <w:t>4601</w:t>
            </w:r>
          </w:p>
        </w:tc>
        <w:tc>
          <w:tcPr>
            <w:tcW w:w="0" w:type="auto"/>
            <w:tcBorders>
              <w:top w:val="nil"/>
              <w:left w:val="nil"/>
              <w:bottom w:val="nil"/>
              <w:right w:val="nil"/>
              <w:insideH w:val="nil"/>
              <w:insideV w:val="nil"/>
            </w:tcBorders>
            <w:tcMar>
              <w:left w:w="102" w:type="dxa"/>
              <w:right w:w="102" w:type="dxa"/>
            </w:tcMar>
            <w:tcPrChange w:id="7834" w:author="Codex" w:date="2026-10-05T16:32:41.313017+00:00">
              <w:tcPr>
                <w:tcW w:w="0" w:type="auto"/>
                <w:tcBorders>
                  <w:top w:val="nil"/>
                  <w:left w:val="nil"/>
                  <w:bottom w:val="nil"/>
                  <w:right w:val="nil"/>
                </w:tcBorders>
                <w:tcMar>
                  <w:left w:w="102" w:type="dxa"/>
                  <w:right w:w="102" w:type="dxa"/>
                </w:tcMar>
              </w:tcPr>
            </w:tcPrChange>
          </w:tcPr>
          <w:p w14:paraId="13801E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8" w:author="Codex" w:date="2026-10-05T16:32:41.313017+00:00">
                  <w:rPr>
                    <w:bCs w:val="0"/>
                    <w:sz w:val="21"/>
                    <w:szCs w:val="21"/>
                  </w:rPr>
                </w:rPrChange>
              </w:rPr>
              <w:pPrChange w:id="78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6" w:author="Codex" w:date="2026-10-05T16:32:41.313017+00:00">
                  <w:rPr>
                    <w:bCs w:val="0"/>
                    <w:sz w:val="21"/>
                    <w:szCs w:val="21"/>
                  </w:rPr>
                </w:rPrChange>
              </w:rPr>
              <w:t>1475</w:t>
            </w:r>
          </w:p>
        </w:tc>
        <w:tc>
          <w:tcPr>
            <w:tcW w:w="0" w:type="auto"/>
            <w:tcBorders>
              <w:top w:val="nil"/>
              <w:left w:val="nil"/>
              <w:bottom w:val="nil"/>
              <w:right w:val="nil"/>
              <w:insideH w:val="nil"/>
              <w:insideV w:val="nil"/>
            </w:tcBorders>
            <w:tcMar>
              <w:left w:w="102" w:type="dxa"/>
              <w:right w:w="102" w:type="dxa"/>
            </w:tcMar>
            <w:tcPrChange w:id="7837" w:author="Codex" w:date="2026-10-05T16:32:41.313017+00:00">
              <w:tcPr>
                <w:tcW w:w="0" w:type="auto"/>
                <w:tcBorders>
                  <w:top w:val="nil"/>
                  <w:left w:val="nil"/>
                  <w:bottom w:val="nil"/>
                  <w:right w:val="nil"/>
                </w:tcBorders>
                <w:tcMar>
                  <w:left w:w="102" w:type="dxa"/>
                  <w:right w:w="102" w:type="dxa"/>
                </w:tcMar>
              </w:tcPr>
            </w:tcPrChange>
          </w:tcPr>
          <w:p w14:paraId="3516B30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9" w:author="Codex" w:date="2026-10-05T16:32:41.313017+00:00">
                  <w:rPr>
                    <w:bCs w:val="0"/>
                    <w:sz w:val="21"/>
                    <w:szCs w:val="21"/>
                  </w:rPr>
                </w:rPrChange>
              </w:rPr>
              <w:pPrChange w:id="78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9" w:author="Codex" w:date="2026-10-05T16:32:41.313017+00:00">
                  <w:rPr>
                    <w:bCs w:val="0"/>
                    <w:sz w:val="21"/>
                    <w:szCs w:val="21"/>
                  </w:rPr>
                </w:rPrChange>
              </w:rPr>
              <w:t>1.0002</w:t>
            </w:r>
            <w:r>
              <w:rPr>
                <w:rFonts w:ascii="Times New Roman" w:hAnsi="Times New Roman" w:cs="Times New Roman" w:eastAsia="SimSun"/>
                <w:b w:val="0"/>
                <w:bCs w:val="0"/>
                <w:sz w:val="21"/>
                <w:szCs w:val="21"/>
                <w:rPrChange w:id="7840" w:author="Codex" w:date="2026-10-05T16:32:41.313017+00:00">
                  <w:rPr>
                    <w:bCs w:val="0"/>
                    <w:sz w:val="21"/>
                    <w:szCs w:val="21"/>
                  </w:rPr>
                </w:rPrChange>
              </w:rPr>
              <w:t>（</w:t>
            </w:r>
            <w:r>
              <w:rPr>
                <w:rFonts w:ascii="Times New Roman" w:hAnsi="Times New Roman" w:cs="Times New Roman" w:eastAsia="SimSun"/>
                <w:b w:val="0"/>
                <w:bCs w:val="0"/>
                <w:sz w:val="21"/>
                <w:szCs w:val="21"/>
                <w:rPrChange w:id="7841" w:author="Codex" w:date="2026-10-05T16:32:41.313017+00:00">
                  <w:rPr>
                    <w:bCs w:val="0"/>
                    <w:sz w:val="21"/>
                    <w:szCs w:val="21"/>
                  </w:rPr>
                </w:rPrChange>
              </w:rPr>
              <w:t>0.9880</w:t>
            </w:r>
            <w:r>
              <w:rPr>
                <w:rFonts w:ascii="Times New Roman" w:hAnsi="Times New Roman" w:cs="Times New Roman" w:eastAsia="SimSun"/>
                <w:b w:val="0"/>
                <w:bCs w:val="0"/>
                <w:sz w:val="21"/>
                <w:szCs w:val="21"/>
                <w:rPrChange w:id="7842" w:author="Codex" w:date="2026-10-05T16:32:41.313017+00:00">
                  <w:rPr>
                    <w:bCs w:val="0"/>
                    <w:sz w:val="21"/>
                    <w:szCs w:val="21"/>
                  </w:rPr>
                </w:rPrChange>
              </w:rPr>
              <w:t>，</w:t>
            </w:r>
            <w:r>
              <w:rPr>
                <w:rFonts w:ascii="Times New Roman" w:hAnsi="Times New Roman" w:cs="Times New Roman" w:eastAsia="SimSun"/>
                <w:b w:val="0"/>
                <w:bCs w:val="0"/>
                <w:sz w:val="21"/>
                <w:szCs w:val="21"/>
                <w:rPrChange w:id="7843" w:author="Codex" w:date="2026-10-05T16:32:41.313017+00:00">
                  <w:rPr>
                    <w:bCs w:val="0"/>
                    <w:sz w:val="21"/>
                    <w:szCs w:val="21"/>
                  </w:rPr>
                </w:rPrChange>
              </w:rPr>
              <w:t>1.0086</w:t>
            </w:r>
            <w:r>
              <w:rPr>
                <w:rFonts w:ascii="Times New Roman" w:hAnsi="Times New Roman" w:cs="Times New Roman" w:eastAsia="SimSun"/>
                <w:b w:val="0"/>
                <w:bCs w:val="0"/>
                <w:sz w:val="21"/>
                <w:szCs w:val="21"/>
                <w:rPrChange w:id="78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45" w:author="Codex" w:date="2026-10-05T16:32:41.313017+00:00">
              <w:tcPr>
                <w:tcW w:w="0" w:type="auto"/>
                <w:tcBorders>
                  <w:top w:val="nil"/>
                  <w:left w:val="nil"/>
                  <w:bottom w:val="nil"/>
                  <w:right w:val="nil"/>
                </w:tcBorders>
                <w:tcMar>
                  <w:left w:w="102" w:type="dxa"/>
                  <w:right w:w="102" w:type="dxa"/>
                </w:tcMar>
              </w:tcPr>
            </w:tcPrChange>
          </w:tcPr>
          <w:p w14:paraId="42E0067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0" w:author="Codex" w:date="2026-10-05T16:32:41.313017+00:00">
                  <w:rPr>
                    <w:bCs w:val="0"/>
                    <w:sz w:val="21"/>
                    <w:szCs w:val="21"/>
                  </w:rPr>
                </w:rPrChange>
              </w:rPr>
              <w:pPrChange w:id="78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47" w:author="Codex" w:date="2026-10-05T16:32:41.313017+00:00">
                  <w:rPr>
                    <w:bCs w:val="0"/>
                    <w:sz w:val="21"/>
                    <w:szCs w:val="21"/>
                  </w:rPr>
                </w:rPrChange>
              </w:rPr>
              <w:t>-0.420</w:t>
            </w:r>
            <w:r>
              <w:rPr>
                <w:rFonts w:ascii="Times New Roman" w:hAnsi="Times New Roman" w:cs="Times New Roman" w:eastAsia="SimSun"/>
                <w:b w:val="0"/>
                <w:bCs w:val="0"/>
                <w:sz w:val="21"/>
                <w:szCs w:val="21"/>
                <w:rPrChange w:id="7848" w:author="Codex" w:date="2026-10-05T16:32:41.313017+00:00">
                  <w:rPr>
                    <w:bCs w:val="0"/>
                    <w:sz w:val="21"/>
                    <w:szCs w:val="21"/>
                  </w:rPr>
                </w:rPrChange>
              </w:rPr>
              <w:t>（</w:t>
            </w:r>
            <w:r>
              <w:rPr>
                <w:rFonts w:ascii="Times New Roman" w:hAnsi="Times New Roman" w:cs="Times New Roman" w:eastAsia="SimSun"/>
                <w:b w:val="0"/>
                <w:bCs w:val="0"/>
                <w:sz w:val="21"/>
                <w:szCs w:val="21"/>
                <w:rPrChange w:id="7849" w:author="Codex" w:date="2026-10-05T16:32:41.313017+00:00">
                  <w:rPr>
                    <w:bCs w:val="0"/>
                    <w:sz w:val="21"/>
                    <w:szCs w:val="21"/>
                  </w:rPr>
                </w:rPrChange>
              </w:rPr>
              <w:t>-0.758</w:t>
            </w:r>
            <w:r>
              <w:rPr>
                <w:rFonts w:ascii="Times New Roman" w:hAnsi="Times New Roman" w:cs="Times New Roman" w:eastAsia="SimSun"/>
                <w:b w:val="0"/>
                <w:bCs w:val="0"/>
                <w:sz w:val="21"/>
                <w:szCs w:val="21"/>
                <w:rPrChange w:id="7850" w:author="Codex" w:date="2026-10-05T16:32:41.313017+00:00">
                  <w:rPr>
                    <w:bCs w:val="0"/>
                    <w:sz w:val="21"/>
                    <w:szCs w:val="21"/>
                  </w:rPr>
                </w:rPrChange>
              </w:rPr>
              <w:t>，</w:t>
            </w:r>
            <w:r>
              <w:rPr>
                <w:rFonts w:ascii="Times New Roman" w:hAnsi="Times New Roman" w:cs="Times New Roman" w:eastAsia="SimSun"/>
                <w:b w:val="0"/>
                <w:bCs w:val="0"/>
                <w:sz w:val="21"/>
                <w:szCs w:val="21"/>
                <w:rPrChange w:id="7851" w:author="Codex" w:date="2026-10-05T16:32:41.313017+00:00">
                  <w:rPr>
                    <w:bCs w:val="0"/>
                    <w:sz w:val="21"/>
                    <w:szCs w:val="21"/>
                  </w:rPr>
                </w:rPrChange>
              </w:rPr>
              <w:t>0.017</w:t>
            </w:r>
            <w:r>
              <w:rPr>
                <w:rFonts w:ascii="Times New Roman" w:hAnsi="Times New Roman" w:cs="Times New Roman" w:eastAsia="SimSun"/>
                <w:b w:val="0"/>
                <w:bCs w:val="0"/>
                <w:sz w:val="21"/>
                <w:szCs w:val="21"/>
                <w:rPrChange w:id="785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53" w:author="Codex" w:date="2026-10-05T16:32:41.313017+00:00">
              <w:tcPr>
                <w:tcW w:w="0" w:type="auto"/>
                <w:tcBorders>
                  <w:top w:val="nil"/>
                  <w:left w:val="nil"/>
                  <w:bottom w:val="nil"/>
                  <w:right w:val="nil"/>
                </w:tcBorders>
                <w:tcMar>
                  <w:left w:w="102" w:type="dxa"/>
                  <w:right w:w="102" w:type="dxa"/>
                </w:tcMar>
              </w:tcPr>
            </w:tcPrChange>
          </w:tcPr>
          <w:p w14:paraId="2763D5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1" w:author="Codex" w:date="2026-10-05T16:32:41.313017+00:00">
                  <w:rPr>
                    <w:bCs w:val="0"/>
                    <w:sz w:val="21"/>
                    <w:szCs w:val="21"/>
                  </w:rPr>
                </w:rPrChange>
              </w:rPr>
              <w:pPrChange w:id="78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55" w:author="Codex" w:date="2026-10-05T16:32:41.313017+00:00">
                  <w:rPr>
                    <w:bCs w:val="0"/>
                    <w:sz w:val="21"/>
                    <w:szCs w:val="21"/>
                  </w:rPr>
                </w:rPrChange>
              </w:rPr>
              <w:t>1000</w:t>
            </w:r>
          </w:p>
        </w:tc>
      </w:tr>
      <w:tr w:rsidR="007622EE" w14:paraId="46F3D4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56" w:author="Codex" w:date="2026-10-05T16:32:41.313017+00:00">
              <w:tcPr>
                <w:tcW w:w="0" w:type="auto"/>
                <w:tcBorders>
                  <w:top w:val="nil"/>
                  <w:left w:val="nil"/>
                  <w:bottom w:val="nil"/>
                  <w:right w:val="nil"/>
                </w:tcBorders>
                <w:tcMar>
                  <w:left w:w="102" w:type="dxa"/>
                  <w:right w:w="102" w:type="dxa"/>
                </w:tcMar>
              </w:tcPr>
            </w:tcPrChange>
          </w:tcPr>
          <w:p w14:paraId="60ED97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2" w:author="Codex" w:date="2026-10-05T16:32:41.313017+00:00">
                  <w:rPr>
                    <w:bCs w:val="0"/>
                    <w:sz w:val="21"/>
                    <w:szCs w:val="21"/>
                  </w:rPr>
                </w:rPrChange>
              </w:rPr>
              <w:pPrChange w:id="78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58"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859" w:author="Codex" w:date="2026-10-05T16:32:41.313017+00:00">
              <w:tcPr>
                <w:tcW w:w="0" w:type="auto"/>
                <w:tcBorders>
                  <w:top w:val="nil"/>
                  <w:left w:val="nil"/>
                  <w:bottom w:val="nil"/>
                  <w:right w:val="nil"/>
                </w:tcBorders>
                <w:tcMar>
                  <w:left w:w="102" w:type="dxa"/>
                  <w:right w:w="102" w:type="dxa"/>
                </w:tcMar>
              </w:tcPr>
            </w:tcPrChange>
          </w:tcPr>
          <w:p w14:paraId="15CA32D0" w14:textId="454367CC"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13" w:author="Codex" w:date="2026-10-05T16:32:41.313017+00:00">
                  <w:rPr>
                    <w:bCs w:val="0"/>
                    <w:sz w:val="21"/>
                    <w:szCs w:val="21"/>
                  </w:rPr>
                </w:rPrChange>
              </w:rPr>
              <w:pPrChange w:id="786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61"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862" w:author="Codex" w:date="2026-10-05T16:32:41.313017+00:00">
              <w:tcPr>
                <w:tcW w:w="0" w:type="auto"/>
                <w:tcBorders>
                  <w:top w:val="nil"/>
                  <w:left w:val="nil"/>
                  <w:bottom w:val="nil"/>
                  <w:right w:val="nil"/>
                </w:tcBorders>
                <w:tcMar>
                  <w:left w:w="102" w:type="dxa"/>
                  <w:right w:w="102" w:type="dxa"/>
                </w:tcMar>
              </w:tcPr>
            </w:tcPrChange>
          </w:tcPr>
          <w:p w14:paraId="090C0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4" w:author="Codex" w:date="2026-10-05T16:32:41.313017+00:00">
                  <w:rPr>
                    <w:bCs w:val="0"/>
                    <w:sz w:val="21"/>
                    <w:szCs w:val="21"/>
                  </w:rPr>
                </w:rPrChange>
              </w:rPr>
              <w:pPrChange w:id="78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64" w:author="Codex" w:date="2026-10-05T16:32:41.313017+00:00">
                  <w:rPr>
                    <w:bCs w:val="0"/>
                    <w:sz w:val="21"/>
                    <w:szCs w:val="21"/>
                  </w:rPr>
                </w:rPrChange>
              </w:rPr>
              <w:t>5131</w:t>
            </w:r>
          </w:p>
        </w:tc>
        <w:tc>
          <w:tcPr>
            <w:tcW w:w="0" w:type="auto"/>
            <w:tcBorders>
              <w:top w:val="nil"/>
              <w:left w:val="nil"/>
              <w:bottom w:val="nil"/>
              <w:right w:val="nil"/>
              <w:insideH w:val="nil"/>
              <w:insideV w:val="nil"/>
            </w:tcBorders>
            <w:tcMar>
              <w:left w:w="102" w:type="dxa"/>
              <w:right w:w="102" w:type="dxa"/>
            </w:tcMar>
            <w:tcPrChange w:id="7865" w:author="Codex" w:date="2026-10-05T16:32:41.313017+00:00">
              <w:tcPr>
                <w:tcW w:w="0" w:type="auto"/>
                <w:tcBorders>
                  <w:top w:val="nil"/>
                  <w:left w:val="nil"/>
                  <w:bottom w:val="nil"/>
                  <w:right w:val="nil"/>
                </w:tcBorders>
                <w:tcMar>
                  <w:left w:w="102" w:type="dxa"/>
                  <w:right w:w="102" w:type="dxa"/>
                </w:tcMar>
              </w:tcPr>
            </w:tcPrChange>
          </w:tcPr>
          <w:p w14:paraId="2D6D5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5" w:author="Codex" w:date="2026-10-05T16:32:41.313017+00:00">
                  <w:rPr>
                    <w:bCs w:val="0"/>
                    <w:sz w:val="21"/>
                    <w:szCs w:val="21"/>
                  </w:rPr>
                </w:rPrChange>
              </w:rPr>
              <w:pPrChange w:id="786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67" w:author="Codex" w:date="2026-10-05T16:32:41.313017+00:00">
                  <w:rPr>
                    <w:bCs w:val="0"/>
                    <w:sz w:val="21"/>
                    <w:szCs w:val="21"/>
                  </w:rPr>
                </w:rPrChange>
              </w:rPr>
              <w:t>1577</w:t>
            </w:r>
          </w:p>
        </w:tc>
        <w:tc>
          <w:tcPr>
            <w:tcW w:w="0" w:type="auto"/>
            <w:tcBorders>
              <w:top w:val="nil"/>
              <w:left w:val="nil"/>
              <w:bottom w:val="nil"/>
              <w:right w:val="nil"/>
              <w:insideH w:val="nil"/>
              <w:insideV w:val="nil"/>
            </w:tcBorders>
            <w:tcMar>
              <w:left w:w="102" w:type="dxa"/>
              <w:right w:w="102" w:type="dxa"/>
            </w:tcMar>
            <w:tcPrChange w:id="7868" w:author="Codex" w:date="2026-10-05T16:32:41.313017+00:00">
              <w:tcPr>
                <w:tcW w:w="0" w:type="auto"/>
                <w:tcBorders>
                  <w:top w:val="nil"/>
                  <w:left w:val="nil"/>
                  <w:bottom w:val="nil"/>
                  <w:right w:val="nil"/>
                </w:tcBorders>
                <w:tcMar>
                  <w:left w:w="102" w:type="dxa"/>
                  <w:right w:w="102" w:type="dxa"/>
                </w:tcMar>
              </w:tcPr>
            </w:tcPrChange>
          </w:tcPr>
          <w:p w14:paraId="57299F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6" w:author="Codex" w:date="2026-10-05T16:32:41.313017+00:00">
                  <w:rPr>
                    <w:bCs w:val="0"/>
                    <w:sz w:val="21"/>
                    <w:szCs w:val="21"/>
                  </w:rPr>
                </w:rPrChange>
              </w:rPr>
              <w:pPrChange w:id="78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70" w:author="Codex" w:date="2026-10-05T16:32:41.313017+00:00">
                  <w:rPr>
                    <w:bCs w:val="0"/>
                    <w:sz w:val="21"/>
                    <w:szCs w:val="21"/>
                  </w:rPr>
                </w:rPrChange>
              </w:rPr>
              <w:t>1.0036</w:t>
            </w:r>
            <w:r>
              <w:rPr>
                <w:rFonts w:ascii="Times New Roman" w:hAnsi="Times New Roman" w:cs="Times New Roman" w:eastAsia="SimSun"/>
                <w:b w:val="0"/>
                <w:bCs w:val="0"/>
                <w:sz w:val="21"/>
                <w:szCs w:val="21"/>
                <w:rPrChange w:id="7871" w:author="Codex" w:date="2026-10-05T16:32:41.313017+00:00">
                  <w:rPr>
                    <w:bCs w:val="0"/>
                    <w:sz w:val="21"/>
                    <w:szCs w:val="21"/>
                  </w:rPr>
                </w:rPrChange>
              </w:rPr>
              <w:t>（</w:t>
            </w:r>
            <w:r>
              <w:rPr>
                <w:rFonts w:ascii="Times New Roman" w:hAnsi="Times New Roman" w:cs="Times New Roman" w:eastAsia="SimSun"/>
                <w:b w:val="0"/>
                <w:bCs w:val="0"/>
                <w:sz w:val="21"/>
                <w:szCs w:val="21"/>
                <w:rPrChange w:id="7872" w:author="Codex" w:date="2026-10-05T16:32:41.313017+00:00">
                  <w:rPr>
                    <w:bCs w:val="0"/>
                    <w:sz w:val="21"/>
                    <w:szCs w:val="21"/>
                  </w:rPr>
                </w:rPrChange>
              </w:rPr>
              <w:t>0.9925</w:t>
            </w:r>
            <w:r>
              <w:rPr>
                <w:rFonts w:ascii="Times New Roman" w:hAnsi="Times New Roman" w:cs="Times New Roman" w:eastAsia="SimSun"/>
                <w:b w:val="0"/>
                <w:bCs w:val="0"/>
                <w:sz w:val="21"/>
                <w:szCs w:val="21"/>
                <w:rPrChange w:id="7873" w:author="Codex" w:date="2026-10-05T16:32:41.313017+00:00">
                  <w:rPr>
                    <w:bCs w:val="0"/>
                    <w:sz w:val="21"/>
                    <w:szCs w:val="21"/>
                  </w:rPr>
                </w:rPrChange>
              </w:rPr>
              <w:t>，</w:t>
            </w:r>
            <w:r>
              <w:rPr>
                <w:rFonts w:ascii="Times New Roman" w:hAnsi="Times New Roman" w:cs="Times New Roman" w:eastAsia="SimSun"/>
                <w:b w:val="0"/>
                <w:bCs w:val="0"/>
                <w:sz w:val="21"/>
                <w:szCs w:val="21"/>
                <w:rPrChange w:id="7874" w:author="Codex" w:date="2026-10-05T16:32:41.313017+00:00">
                  <w:rPr>
                    <w:bCs w:val="0"/>
                    <w:sz w:val="21"/>
                    <w:szCs w:val="21"/>
                  </w:rPr>
                </w:rPrChange>
              </w:rPr>
              <w:t>1.0119</w:t>
            </w:r>
            <w:r>
              <w:rPr>
                <w:rFonts w:ascii="Times New Roman" w:hAnsi="Times New Roman" w:cs="Times New Roman" w:eastAsia="SimSun"/>
                <w:b w:val="0"/>
                <w:bCs w:val="0"/>
                <w:sz w:val="21"/>
                <w:szCs w:val="21"/>
                <w:rPrChange w:id="787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76" w:author="Codex" w:date="2026-10-05T16:32:41.313017+00:00">
              <w:tcPr>
                <w:tcW w:w="0" w:type="auto"/>
                <w:tcBorders>
                  <w:top w:val="nil"/>
                  <w:left w:val="nil"/>
                  <w:bottom w:val="nil"/>
                  <w:right w:val="nil"/>
                </w:tcBorders>
                <w:tcMar>
                  <w:left w:w="102" w:type="dxa"/>
                  <w:right w:w="102" w:type="dxa"/>
                </w:tcMar>
              </w:tcPr>
            </w:tcPrChange>
          </w:tcPr>
          <w:p w14:paraId="72C5D2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7" w:author="Codex" w:date="2026-10-05T16:32:41.313017+00:00">
                  <w:rPr>
                    <w:bCs w:val="0"/>
                    <w:sz w:val="21"/>
                    <w:szCs w:val="21"/>
                  </w:rPr>
                </w:rPrChange>
              </w:rPr>
              <w:pPrChange w:id="78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78" w:author="Codex" w:date="2026-10-05T16:32:41.313017+00:00">
                  <w:rPr>
                    <w:bCs w:val="0"/>
                    <w:sz w:val="21"/>
                    <w:szCs w:val="21"/>
                  </w:rPr>
                </w:rPrChange>
              </w:rPr>
              <w:t>0.276</w:t>
            </w:r>
            <w:r>
              <w:rPr>
                <w:rFonts w:ascii="Times New Roman" w:hAnsi="Times New Roman" w:cs="Times New Roman" w:eastAsia="SimSun"/>
                <w:b w:val="0"/>
                <w:bCs w:val="0"/>
                <w:sz w:val="21"/>
                <w:szCs w:val="21"/>
                <w:rPrChange w:id="7879" w:author="Codex" w:date="2026-10-05T16:32:41.313017+00:00">
                  <w:rPr>
                    <w:bCs w:val="0"/>
                    <w:sz w:val="21"/>
                    <w:szCs w:val="21"/>
                  </w:rPr>
                </w:rPrChange>
              </w:rPr>
              <w:t>（</w:t>
            </w:r>
            <w:r>
              <w:rPr>
                <w:rFonts w:ascii="Times New Roman" w:hAnsi="Times New Roman" w:cs="Times New Roman" w:eastAsia="SimSun"/>
                <w:b w:val="0"/>
                <w:bCs w:val="0"/>
                <w:sz w:val="21"/>
                <w:szCs w:val="21"/>
                <w:rPrChange w:id="7880" w:author="Codex" w:date="2026-10-05T16:32:41.313017+00:00">
                  <w:rPr>
                    <w:bCs w:val="0"/>
                    <w:sz w:val="21"/>
                    <w:szCs w:val="21"/>
                  </w:rPr>
                </w:rPrChange>
              </w:rPr>
              <w:t>-0.104</w:t>
            </w:r>
            <w:r>
              <w:rPr>
                <w:rFonts w:ascii="Times New Roman" w:hAnsi="Times New Roman" w:cs="Times New Roman" w:eastAsia="SimSun"/>
                <w:b w:val="0"/>
                <w:bCs w:val="0"/>
                <w:sz w:val="21"/>
                <w:szCs w:val="21"/>
                <w:rPrChange w:id="7881" w:author="Codex" w:date="2026-10-05T16:32:41.313017+00:00">
                  <w:rPr>
                    <w:bCs w:val="0"/>
                    <w:sz w:val="21"/>
                    <w:szCs w:val="21"/>
                  </w:rPr>
                </w:rPrChange>
              </w:rPr>
              <w:t>，</w:t>
            </w:r>
            <w:r>
              <w:rPr>
                <w:rFonts w:ascii="Times New Roman" w:hAnsi="Times New Roman" w:cs="Times New Roman" w:eastAsia="SimSun"/>
                <w:b w:val="0"/>
                <w:bCs w:val="0"/>
                <w:sz w:val="21"/>
                <w:szCs w:val="21"/>
                <w:rPrChange w:id="7882" w:author="Codex" w:date="2026-10-05T16:32:41.313017+00:00">
                  <w:rPr>
                    <w:bCs w:val="0"/>
                    <w:sz w:val="21"/>
                    <w:szCs w:val="21"/>
                  </w:rPr>
                </w:rPrChange>
              </w:rPr>
              <w:t>0.812</w:t>
            </w:r>
            <w:r>
              <w:rPr>
                <w:rFonts w:ascii="Times New Roman" w:hAnsi="Times New Roman" w:cs="Times New Roman" w:eastAsia="SimSun"/>
                <w:b w:val="0"/>
                <w:bCs w:val="0"/>
                <w:sz w:val="21"/>
                <w:szCs w:val="21"/>
                <w:rPrChange w:id="78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84" w:author="Codex" w:date="2026-10-05T16:32:41.313017+00:00">
              <w:tcPr>
                <w:tcW w:w="0" w:type="auto"/>
                <w:tcBorders>
                  <w:top w:val="nil"/>
                  <w:left w:val="nil"/>
                  <w:bottom w:val="nil"/>
                  <w:right w:val="nil"/>
                </w:tcBorders>
                <w:tcMar>
                  <w:left w:w="102" w:type="dxa"/>
                  <w:right w:w="102" w:type="dxa"/>
                </w:tcMar>
              </w:tcPr>
            </w:tcPrChange>
          </w:tcPr>
          <w:p w14:paraId="2A3178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8" w:author="Codex" w:date="2026-10-05T16:32:41.313017+00:00">
                  <w:rPr>
                    <w:bCs w:val="0"/>
                    <w:sz w:val="21"/>
                    <w:szCs w:val="21"/>
                  </w:rPr>
                </w:rPrChange>
              </w:rPr>
              <w:pPrChange w:id="78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86" w:author="Codex" w:date="2026-10-05T16:32:41.313017+00:00">
                  <w:rPr>
                    <w:bCs w:val="0"/>
                    <w:sz w:val="21"/>
                    <w:szCs w:val="21"/>
                  </w:rPr>
                </w:rPrChange>
              </w:rPr>
              <w:t>1000</w:t>
            </w:r>
          </w:p>
        </w:tc>
      </w:tr>
      <w:tr w:rsidR="007622EE" w14:paraId="05CC953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87" w:author="Codex" w:date="2026-10-05T16:32:41.313017+00:00">
              <w:tcPr>
                <w:tcW w:w="0" w:type="auto"/>
                <w:tcBorders>
                  <w:top w:val="nil"/>
                  <w:left w:val="nil"/>
                  <w:bottom w:val="nil"/>
                  <w:right w:val="nil"/>
                </w:tcBorders>
                <w:tcMar>
                  <w:left w:w="102" w:type="dxa"/>
                  <w:right w:w="102" w:type="dxa"/>
                </w:tcMar>
              </w:tcPr>
            </w:tcPrChange>
          </w:tcPr>
          <w:p w14:paraId="131E65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9" w:author="Codex" w:date="2026-10-05T16:32:41.313017+00:00">
                  <w:rPr>
                    <w:bCs w:val="0"/>
                    <w:sz w:val="21"/>
                    <w:szCs w:val="21"/>
                  </w:rPr>
                </w:rPrChange>
              </w:rPr>
              <w:pPrChange w:id="78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89"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890" w:author="Codex" w:date="2026-10-05T16:32:41.313017+00:00">
              <w:tcPr>
                <w:tcW w:w="0" w:type="auto"/>
                <w:tcBorders>
                  <w:top w:val="nil"/>
                  <w:left w:val="nil"/>
                  <w:bottom w:val="nil"/>
                  <w:right w:val="nil"/>
                </w:tcBorders>
                <w:tcMar>
                  <w:left w:w="102" w:type="dxa"/>
                  <w:right w:w="102" w:type="dxa"/>
                </w:tcMar>
              </w:tcPr>
            </w:tcPrChange>
          </w:tcPr>
          <w:p w14:paraId="1027276D" w14:textId="45F1CBC9"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20" w:author="Codex" w:date="2026-10-05T16:32:41.313017+00:00">
                  <w:rPr>
                    <w:bCs w:val="0"/>
                    <w:sz w:val="21"/>
                    <w:szCs w:val="21"/>
                  </w:rPr>
                </w:rPrChange>
              </w:rPr>
              <w:pPrChange w:id="789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92"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893" w:author="Codex" w:date="2026-10-05T16:32:41.313017+00:00">
              <w:tcPr>
                <w:tcW w:w="0" w:type="auto"/>
                <w:tcBorders>
                  <w:top w:val="nil"/>
                  <w:left w:val="nil"/>
                  <w:bottom w:val="nil"/>
                  <w:right w:val="nil"/>
                </w:tcBorders>
                <w:tcMar>
                  <w:left w:w="102" w:type="dxa"/>
                  <w:right w:w="102" w:type="dxa"/>
                </w:tcMar>
              </w:tcPr>
            </w:tcPrChange>
          </w:tcPr>
          <w:p w14:paraId="492045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1" w:author="Codex" w:date="2026-10-05T16:32:41.313017+00:00">
                  <w:rPr>
                    <w:bCs w:val="0"/>
                    <w:sz w:val="21"/>
                    <w:szCs w:val="21"/>
                  </w:rPr>
                </w:rPrChange>
              </w:rPr>
              <w:pPrChange w:id="78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95" w:author="Codex" w:date="2026-10-05T16:32:41.313017+00:00">
                  <w:rPr>
                    <w:bCs w:val="0"/>
                    <w:sz w:val="21"/>
                    <w:szCs w:val="21"/>
                  </w:rPr>
                </w:rPrChange>
              </w:rPr>
              <w:t>4673</w:t>
            </w:r>
          </w:p>
        </w:tc>
        <w:tc>
          <w:tcPr>
            <w:tcW w:w="0" w:type="auto"/>
            <w:tcBorders>
              <w:top w:val="nil"/>
              <w:left w:val="nil"/>
              <w:bottom w:val="nil"/>
              <w:right w:val="nil"/>
              <w:insideH w:val="nil"/>
              <w:insideV w:val="nil"/>
            </w:tcBorders>
            <w:tcMar>
              <w:left w:w="102" w:type="dxa"/>
              <w:right w:w="102" w:type="dxa"/>
            </w:tcMar>
            <w:tcPrChange w:id="7896" w:author="Codex" w:date="2026-10-05T16:32:41.313017+00:00">
              <w:tcPr>
                <w:tcW w:w="0" w:type="auto"/>
                <w:tcBorders>
                  <w:top w:val="nil"/>
                  <w:left w:val="nil"/>
                  <w:bottom w:val="nil"/>
                  <w:right w:val="nil"/>
                </w:tcBorders>
                <w:tcMar>
                  <w:left w:w="102" w:type="dxa"/>
                  <w:right w:w="102" w:type="dxa"/>
                </w:tcMar>
              </w:tcPr>
            </w:tcPrChange>
          </w:tcPr>
          <w:p w14:paraId="76298F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2" w:author="Codex" w:date="2026-10-05T16:32:41.313017+00:00">
                  <w:rPr>
                    <w:bCs w:val="0"/>
                    <w:sz w:val="21"/>
                    <w:szCs w:val="21"/>
                  </w:rPr>
                </w:rPrChange>
              </w:rPr>
              <w:pPrChange w:id="78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98" w:author="Codex" w:date="2026-10-05T16:32:41.313017+00:00">
                  <w:rPr>
                    <w:bCs w:val="0"/>
                    <w:sz w:val="21"/>
                    <w:szCs w:val="21"/>
                  </w:rPr>
                </w:rPrChange>
              </w:rPr>
              <w:t>1468</w:t>
            </w:r>
          </w:p>
        </w:tc>
        <w:tc>
          <w:tcPr>
            <w:tcW w:w="0" w:type="auto"/>
            <w:tcBorders>
              <w:top w:val="nil"/>
              <w:left w:val="nil"/>
              <w:bottom w:val="nil"/>
              <w:right w:val="nil"/>
              <w:insideH w:val="nil"/>
              <w:insideV w:val="nil"/>
            </w:tcBorders>
            <w:tcMar>
              <w:left w:w="102" w:type="dxa"/>
              <w:right w:w="102" w:type="dxa"/>
            </w:tcMar>
            <w:tcPrChange w:id="7899" w:author="Codex" w:date="2026-10-05T16:32:41.313017+00:00">
              <w:tcPr>
                <w:tcW w:w="0" w:type="auto"/>
                <w:tcBorders>
                  <w:top w:val="nil"/>
                  <w:left w:val="nil"/>
                  <w:bottom w:val="nil"/>
                  <w:right w:val="nil"/>
                </w:tcBorders>
                <w:tcMar>
                  <w:left w:w="102" w:type="dxa"/>
                  <w:right w:w="102" w:type="dxa"/>
                </w:tcMar>
              </w:tcPr>
            </w:tcPrChange>
          </w:tcPr>
          <w:p w14:paraId="337952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3" w:author="Codex" w:date="2026-10-05T16:32:41.313017+00:00">
                  <w:rPr>
                    <w:bCs w:val="0"/>
                    <w:sz w:val="21"/>
                    <w:szCs w:val="21"/>
                  </w:rPr>
                </w:rPrChange>
              </w:rPr>
              <w:pPrChange w:id="79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01" w:author="Codex" w:date="2026-10-05T16:32:41.313017+00:00">
                  <w:rPr>
                    <w:bCs w:val="0"/>
                    <w:sz w:val="21"/>
                    <w:szCs w:val="21"/>
                  </w:rPr>
                </w:rPrChange>
              </w:rPr>
              <w:t>0.9950</w:t>
            </w:r>
            <w:r>
              <w:rPr>
                <w:rFonts w:ascii="Times New Roman" w:hAnsi="Times New Roman" w:cs="Times New Roman" w:eastAsia="SimSun"/>
                <w:b w:val="0"/>
                <w:bCs w:val="0"/>
                <w:sz w:val="21"/>
                <w:szCs w:val="21"/>
                <w:rPrChange w:id="7902" w:author="Codex" w:date="2026-10-05T16:32:41.313017+00:00">
                  <w:rPr>
                    <w:bCs w:val="0"/>
                    <w:sz w:val="21"/>
                    <w:szCs w:val="21"/>
                  </w:rPr>
                </w:rPrChange>
              </w:rPr>
              <w:t>（</w:t>
            </w:r>
            <w:r>
              <w:rPr>
                <w:rFonts w:ascii="Times New Roman" w:hAnsi="Times New Roman" w:cs="Times New Roman" w:eastAsia="SimSun"/>
                <w:b w:val="0"/>
                <w:bCs w:val="0"/>
                <w:sz w:val="21"/>
                <w:szCs w:val="21"/>
                <w:rPrChange w:id="7903" w:author="Codex" w:date="2026-10-05T16:32:41.313017+00:00">
                  <w:rPr>
                    <w:bCs w:val="0"/>
                    <w:sz w:val="21"/>
                    <w:szCs w:val="21"/>
                  </w:rPr>
                </w:rPrChange>
              </w:rPr>
              <w:t>0.9888</w:t>
            </w:r>
            <w:r>
              <w:rPr>
                <w:rFonts w:ascii="Times New Roman" w:hAnsi="Times New Roman" w:cs="Times New Roman" w:eastAsia="SimSun"/>
                <w:b w:val="0"/>
                <w:bCs w:val="0"/>
                <w:sz w:val="21"/>
                <w:szCs w:val="21"/>
                <w:rPrChange w:id="7904" w:author="Codex" w:date="2026-10-05T16:32:41.313017+00:00">
                  <w:rPr>
                    <w:bCs w:val="0"/>
                    <w:sz w:val="21"/>
                    <w:szCs w:val="21"/>
                  </w:rPr>
                </w:rPrChange>
              </w:rPr>
              <w:t>，</w:t>
            </w:r>
            <w:r>
              <w:rPr>
                <w:rFonts w:ascii="Times New Roman" w:hAnsi="Times New Roman" w:cs="Times New Roman" w:eastAsia="SimSun"/>
                <w:b w:val="0"/>
                <w:bCs w:val="0"/>
                <w:sz w:val="21"/>
                <w:szCs w:val="21"/>
                <w:rPrChange w:id="7905" w:author="Codex" w:date="2026-10-05T16:32:41.313017+00:00">
                  <w:rPr>
                    <w:bCs w:val="0"/>
                    <w:sz w:val="21"/>
                    <w:szCs w:val="21"/>
                  </w:rPr>
                </w:rPrChange>
              </w:rPr>
              <w:t>1.0093</w:t>
            </w:r>
            <w:r>
              <w:rPr>
                <w:rFonts w:ascii="Times New Roman" w:hAnsi="Times New Roman" w:cs="Times New Roman" w:eastAsia="SimSun"/>
                <w:b w:val="0"/>
                <w:bCs w:val="0"/>
                <w:sz w:val="21"/>
                <w:szCs w:val="21"/>
                <w:rPrChange w:id="790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07" w:author="Codex" w:date="2026-10-05T16:32:41.313017+00:00">
              <w:tcPr>
                <w:tcW w:w="0" w:type="auto"/>
                <w:tcBorders>
                  <w:top w:val="nil"/>
                  <w:left w:val="nil"/>
                  <w:bottom w:val="nil"/>
                  <w:right w:val="nil"/>
                </w:tcBorders>
                <w:tcMar>
                  <w:left w:w="102" w:type="dxa"/>
                  <w:right w:w="102" w:type="dxa"/>
                </w:tcMar>
              </w:tcPr>
            </w:tcPrChange>
          </w:tcPr>
          <w:p w14:paraId="5064F86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4" w:author="Codex" w:date="2026-10-05T16:32:41.313017+00:00">
                  <w:rPr>
                    <w:bCs w:val="0"/>
                    <w:sz w:val="21"/>
                    <w:szCs w:val="21"/>
                  </w:rPr>
                </w:rPrChange>
              </w:rPr>
              <w:pPrChange w:id="79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09" w:author="Codex" w:date="2026-10-05T16:32:41.313017+00:00">
                  <w:rPr>
                    <w:bCs w:val="0"/>
                    <w:sz w:val="21"/>
                    <w:szCs w:val="21"/>
                  </w:rPr>
                </w:rPrChange>
              </w:rPr>
              <w:t>0.557</w:t>
            </w:r>
            <w:r>
              <w:rPr>
                <w:rFonts w:ascii="Times New Roman" w:hAnsi="Times New Roman" w:cs="Times New Roman" w:eastAsia="SimSun"/>
                <w:b w:val="0"/>
                <w:bCs w:val="0"/>
                <w:sz w:val="21"/>
                <w:szCs w:val="21"/>
                <w:rPrChange w:id="7910" w:author="Codex" w:date="2026-10-05T16:32:41.313017+00:00">
                  <w:rPr>
                    <w:bCs w:val="0"/>
                    <w:sz w:val="21"/>
                    <w:szCs w:val="21"/>
                  </w:rPr>
                </w:rPrChange>
              </w:rPr>
              <w:t>（</w:t>
            </w:r>
            <w:r>
              <w:rPr>
                <w:rFonts w:ascii="Times New Roman" w:hAnsi="Times New Roman" w:cs="Times New Roman" w:eastAsia="SimSun"/>
                <w:b w:val="0"/>
                <w:bCs w:val="0"/>
                <w:sz w:val="21"/>
                <w:szCs w:val="21"/>
                <w:rPrChange w:id="7911" w:author="Codex" w:date="2026-10-05T16:32:41.313017+00:00">
                  <w:rPr>
                    <w:bCs w:val="0"/>
                    <w:sz w:val="21"/>
                    <w:szCs w:val="21"/>
                  </w:rPr>
                </w:rPrChange>
              </w:rPr>
              <w:t>-0.004</w:t>
            </w:r>
            <w:r>
              <w:rPr>
                <w:rFonts w:ascii="Times New Roman" w:hAnsi="Times New Roman" w:cs="Times New Roman" w:eastAsia="SimSun"/>
                <w:b w:val="0"/>
                <w:bCs w:val="0"/>
                <w:sz w:val="21"/>
                <w:szCs w:val="21"/>
                <w:rPrChange w:id="7912" w:author="Codex" w:date="2026-10-05T16:32:41.313017+00:00">
                  <w:rPr>
                    <w:bCs w:val="0"/>
                    <w:sz w:val="21"/>
                    <w:szCs w:val="21"/>
                  </w:rPr>
                </w:rPrChange>
              </w:rPr>
              <w:t>，</w:t>
            </w:r>
            <w:r>
              <w:rPr>
                <w:rFonts w:ascii="Times New Roman" w:hAnsi="Times New Roman" w:cs="Times New Roman" w:eastAsia="SimSun"/>
                <w:b w:val="0"/>
                <w:bCs w:val="0"/>
                <w:sz w:val="21"/>
                <w:szCs w:val="21"/>
                <w:rPrChange w:id="7913" w:author="Codex" w:date="2026-10-05T16:32:41.313017+00:00">
                  <w:rPr>
                    <w:bCs w:val="0"/>
                    <w:sz w:val="21"/>
                    <w:szCs w:val="21"/>
                  </w:rPr>
                </w:rPrChange>
              </w:rPr>
              <w:t>1.321</w:t>
            </w:r>
            <w:r>
              <w:rPr>
                <w:rFonts w:ascii="Times New Roman" w:hAnsi="Times New Roman" w:cs="Times New Roman" w:eastAsia="SimSun"/>
                <w:b w:val="0"/>
                <w:bCs w:val="0"/>
                <w:sz w:val="21"/>
                <w:szCs w:val="21"/>
                <w:rPrChange w:id="791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15" w:author="Codex" w:date="2026-10-05T16:32:41.313017+00:00">
              <w:tcPr>
                <w:tcW w:w="0" w:type="auto"/>
                <w:tcBorders>
                  <w:top w:val="nil"/>
                  <w:left w:val="nil"/>
                  <w:bottom w:val="nil"/>
                  <w:right w:val="nil"/>
                </w:tcBorders>
                <w:tcMar>
                  <w:left w:w="102" w:type="dxa"/>
                  <w:right w:w="102" w:type="dxa"/>
                </w:tcMar>
              </w:tcPr>
            </w:tcPrChange>
          </w:tcPr>
          <w:p w14:paraId="4C9B8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5" w:author="Codex" w:date="2026-10-05T16:32:41.313017+00:00">
                  <w:rPr>
                    <w:bCs w:val="0"/>
                    <w:sz w:val="21"/>
                    <w:szCs w:val="21"/>
                  </w:rPr>
                </w:rPrChange>
              </w:rPr>
              <w:pPrChange w:id="79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17" w:author="Codex" w:date="2026-10-05T16:32:41.313017+00:00">
                  <w:rPr>
                    <w:bCs w:val="0"/>
                    <w:sz w:val="21"/>
                    <w:szCs w:val="21"/>
                  </w:rPr>
                </w:rPrChange>
              </w:rPr>
              <w:t>1000</w:t>
            </w:r>
          </w:p>
        </w:tc>
      </w:tr>
      <w:tr w:rsidR="007622EE" w14:paraId="530280E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18" w:author="Codex" w:date="2026-10-05T16:32:41.313017+00:00">
              <w:tcPr>
                <w:tcW w:w="0" w:type="auto"/>
                <w:tcBorders>
                  <w:top w:val="nil"/>
                  <w:left w:val="nil"/>
                  <w:bottom w:val="nil"/>
                  <w:right w:val="nil"/>
                </w:tcBorders>
                <w:tcMar>
                  <w:left w:w="102" w:type="dxa"/>
                  <w:right w:w="102" w:type="dxa"/>
                </w:tcMar>
              </w:tcPr>
            </w:tcPrChange>
          </w:tcPr>
          <w:p w14:paraId="1485F3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6" w:author="Codex" w:date="2026-10-05T16:32:41.313017+00:00">
                  <w:rPr>
                    <w:bCs w:val="0"/>
                    <w:sz w:val="21"/>
                    <w:szCs w:val="21"/>
                  </w:rPr>
                </w:rPrChange>
              </w:rPr>
              <w:pPrChange w:id="79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0"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921" w:author="Codex" w:date="2026-10-05T16:32:41.313017+00:00">
              <w:tcPr>
                <w:tcW w:w="0" w:type="auto"/>
                <w:tcBorders>
                  <w:top w:val="nil"/>
                  <w:left w:val="nil"/>
                  <w:bottom w:val="nil"/>
                  <w:right w:val="nil"/>
                </w:tcBorders>
                <w:tcMar>
                  <w:left w:w="102" w:type="dxa"/>
                  <w:right w:w="102" w:type="dxa"/>
                </w:tcMar>
              </w:tcPr>
            </w:tcPrChange>
          </w:tcPr>
          <w:p w14:paraId="71C8C095" w14:textId="6823AD3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27" w:author="Codex" w:date="2026-10-05T16:32:41.313017+00:00">
                  <w:rPr>
                    <w:bCs w:val="0"/>
                    <w:sz w:val="21"/>
                    <w:szCs w:val="21"/>
                  </w:rPr>
                </w:rPrChange>
              </w:rPr>
              <w:pPrChange w:id="792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23"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924" w:author="Codex" w:date="2026-10-05T16:32:41.313017+00:00">
              <w:tcPr>
                <w:tcW w:w="0" w:type="auto"/>
                <w:tcBorders>
                  <w:top w:val="nil"/>
                  <w:left w:val="nil"/>
                  <w:bottom w:val="nil"/>
                  <w:right w:val="nil"/>
                </w:tcBorders>
                <w:tcMar>
                  <w:left w:w="102" w:type="dxa"/>
                  <w:right w:w="102" w:type="dxa"/>
                </w:tcMar>
              </w:tcPr>
            </w:tcPrChange>
          </w:tcPr>
          <w:p w14:paraId="3D9116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8" w:author="Codex" w:date="2026-10-05T16:32:41.313017+00:00">
                  <w:rPr>
                    <w:bCs w:val="0"/>
                    <w:sz w:val="21"/>
                    <w:szCs w:val="21"/>
                  </w:rPr>
                </w:rPrChange>
              </w:rPr>
              <w:pPrChange w:id="79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6" w:author="Codex" w:date="2026-10-05T16:32:41.313017+00:00">
                  <w:rPr>
                    <w:bCs w:val="0"/>
                    <w:sz w:val="21"/>
                    <w:szCs w:val="21"/>
                  </w:rPr>
                </w:rPrChange>
              </w:rPr>
              <w:t>1445</w:t>
            </w:r>
          </w:p>
        </w:tc>
        <w:tc>
          <w:tcPr>
            <w:tcW w:w="0" w:type="auto"/>
            <w:tcBorders>
              <w:top w:val="nil"/>
              <w:left w:val="nil"/>
              <w:bottom w:val="nil"/>
              <w:right w:val="nil"/>
              <w:insideH w:val="nil"/>
              <w:insideV w:val="nil"/>
            </w:tcBorders>
            <w:tcMar>
              <w:left w:w="102" w:type="dxa"/>
              <w:right w:w="102" w:type="dxa"/>
            </w:tcMar>
            <w:tcPrChange w:id="7927" w:author="Codex" w:date="2026-10-05T16:32:41.313017+00:00">
              <w:tcPr>
                <w:tcW w:w="0" w:type="auto"/>
                <w:tcBorders>
                  <w:top w:val="nil"/>
                  <w:left w:val="nil"/>
                  <w:bottom w:val="nil"/>
                  <w:right w:val="nil"/>
                </w:tcBorders>
                <w:tcMar>
                  <w:left w:w="102" w:type="dxa"/>
                  <w:right w:w="102" w:type="dxa"/>
                </w:tcMar>
              </w:tcPr>
            </w:tcPrChange>
          </w:tcPr>
          <w:p w14:paraId="0207EF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9" w:author="Codex" w:date="2026-10-05T16:32:41.313017+00:00">
                  <w:rPr>
                    <w:bCs w:val="0"/>
                    <w:sz w:val="21"/>
                    <w:szCs w:val="21"/>
                  </w:rPr>
                </w:rPrChange>
              </w:rPr>
              <w:pPrChange w:id="792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9" w:author="Codex" w:date="2026-10-05T16:32:41.313017+00:00">
                  <w:rPr>
                    <w:bCs w:val="0"/>
                    <w:sz w:val="21"/>
                    <w:szCs w:val="21"/>
                  </w:rPr>
                </w:rPrChange>
              </w:rPr>
              <w:t>683</w:t>
            </w:r>
          </w:p>
        </w:tc>
        <w:tc>
          <w:tcPr>
            <w:tcW w:w="0" w:type="auto"/>
            <w:tcBorders>
              <w:top w:val="nil"/>
              <w:left w:val="nil"/>
              <w:bottom w:val="nil"/>
              <w:right w:val="nil"/>
              <w:insideH w:val="nil"/>
              <w:insideV w:val="nil"/>
            </w:tcBorders>
            <w:tcMar>
              <w:left w:w="102" w:type="dxa"/>
              <w:right w:w="102" w:type="dxa"/>
            </w:tcMar>
            <w:tcPrChange w:id="7930" w:author="Codex" w:date="2026-10-05T16:32:41.313017+00:00">
              <w:tcPr>
                <w:tcW w:w="0" w:type="auto"/>
                <w:tcBorders>
                  <w:top w:val="nil"/>
                  <w:left w:val="nil"/>
                  <w:bottom w:val="nil"/>
                  <w:right w:val="nil"/>
                </w:tcBorders>
                <w:tcMar>
                  <w:left w:w="102" w:type="dxa"/>
                  <w:right w:w="102" w:type="dxa"/>
                </w:tcMar>
              </w:tcPr>
            </w:tcPrChange>
          </w:tcPr>
          <w:p w14:paraId="057EC81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0" w:author="Codex" w:date="2026-10-05T16:32:41.313017+00:00">
                  <w:rPr>
                    <w:bCs w:val="0"/>
                    <w:sz w:val="21"/>
                    <w:szCs w:val="21"/>
                  </w:rPr>
                </w:rPrChange>
              </w:rPr>
              <w:pPrChange w:id="79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32" w:author="Codex" w:date="2026-10-05T16:32:41.313017+00:00">
                  <w:rPr>
                    <w:bCs w:val="0"/>
                    <w:sz w:val="21"/>
                    <w:szCs w:val="21"/>
                  </w:rPr>
                </w:rPrChange>
              </w:rPr>
              <w:t>0.9840</w:t>
            </w:r>
            <w:r>
              <w:rPr>
                <w:rFonts w:ascii="Times New Roman" w:hAnsi="Times New Roman" w:cs="Times New Roman" w:eastAsia="SimSun"/>
                <w:b w:val="0"/>
                <w:bCs w:val="0"/>
                <w:sz w:val="21"/>
                <w:szCs w:val="21"/>
                <w:rPrChange w:id="7933" w:author="Codex" w:date="2026-10-05T16:32:41.313017+00:00">
                  <w:rPr>
                    <w:bCs w:val="0"/>
                    <w:sz w:val="21"/>
                    <w:szCs w:val="21"/>
                  </w:rPr>
                </w:rPrChange>
              </w:rPr>
              <w:t>（</w:t>
            </w:r>
            <w:r>
              <w:rPr>
                <w:rFonts w:ascii="Times New Roman" w:hAnsi="Times New Roman" w:cs="Times New Roman" w:eastAsia="SimSun"/>
                <w:b w:val="0"/>
                <w:bCs w:val="0"/>
                <w:sz w:val="21"/>
                <w:szCs w:val="21"/>
                <w:rPrChange w:id="7934" w:author="Codex" w:date="2026-10-05T16:32:41.313017+00:00">
                  <w:rPr>
                    <w:bCs w:val="0"/>
                    <w:sz w:val="21"/>
                    <w:szCs w:val="21"/>
                  </w:rPr>
                </w:rPrChange>
              </w:rPr>
              <w:t>0.8961</w:t>
            </w:r>
            <w:r>
              <w:rPr>
                <w:rFonts w:ascii="Times New Roman" w:hAnsi="Times New Roman" w:cs="Times New Roman" w:eastAsia="SimSun"/>
                <w:b w:val="0"/>
                <w:bCs w:val="0"/>
                <w:sz w:val="21"/>
                <w:szCs w:val="21"/>
                <w:rPrChange w:id="7935" w:author="Codex" w:date="2026-10-05T16:32:41.313017+00:00">
                  <w:rPr>
                    <w:bCs w:val="0"/>
                    <w:sz w:val="21"/>
                    <w:szCs w:val="21"/>
                  </w:rPr>
                </w:rPrChange>
              </w:rPr>
              <w:t>，</w:t>
            </w:r>
            <w:r>
              <w:rPr>
                <w:rFonts w:ascii="Times New Roman" w:hAnsi="Times New Roman" w:cs="Times New Roman" w:eastAsia="SimSun"/>
                <w:b w:val="0"/>
                <w:bCs w:val="0"/>
                <w:sz w:val="21"/>
                <w:szCs w:val="21"/>
                <w:rPrChange w:id="7936" w:author="Codex" w:date="2026-10-05T16:32:41.313017+00:00">
                  <w:rPr>
                    <w:bCs w:val="0"/>
                    <w:sz w:val="21"/>
                    <w:szCs w:val="21"/>
                  </w:rPr>
                </w:rPrChange>
              </w:rPr>
              <w:t>1.0204</w:t>
            </w:r>
            <w:r>
              <w:rPr>
                <w:rFonts w:ascii="Times New Roman" w:hAnsi="Times New Roman" w:cs="Times New Roman" w:eastAsia="SimSun"/>
                <w:b w:val="0"/>
                <w:bCs w:val="0"/>
                <w:sz w:val="21"/>
                <w:szCs w:val="21"/>
                <w:rPrChange w:id="793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38" w:author="Codex" w:date="2026-10-05T16:32:41.313017+00:00">
              <w:tcPr>
                <w:tcW w:w="0" w:type="auto"/>
                <w:tcBorders>
                  <w:top w:val="nil"/>
                  <w:left w:val="nil"/>
                  <w:bottom w:val="nil"/>
                  <w:right w:val="nil"/>
                </w:tcBorders>
                <w:tcMar>
                  <w:left w:w="102" w:type="dxa"/>
                  <w:right w:w="102" w:type="dxa"/>
                </w:tcMar>
              </w:tcPr>
            </w:tcPrChange>
          </w:tcPr>
          <w:p w14:paraId="6BCF3D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1" w:author="Codex" w:date="2026-10-05T16:32:41.313017+00:00">
                  <w:rPr>
                    <w:bCs w:val="0"/>
                    <w:sz w:val="21"/>
                    <w:szCs w:val="21"/>
                  </w:rPr>
                </w:rPrChange>
              </w:rPr>
              <w:pPrChange w:id="79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40" w:author="Codex" w:date="2026-10-05T16:32:41.313017+00:00">
                  <w:rPr>
                    <w:bCs w:val="0"/>
                    <w:sz w:val="21"/>
                    <w:szCs w:val="21"/>
                  </w:rPr>
                </w:rPrChange>
              </w:rPr>
              <w:t>0.556</w:t>
            </w:r>
            <w:r>
              <w:rPr>
                <w:rFonts w:ascii="Times New Roman" w:hAnsi="Times New Roman" w:cs="Times New Roman" w:eastAsia="SimSun"/>
                <w:b w:val="0"/>
                <w:bCs w:val="0"/>
                <w:sz w:val="21"/>
                <w:szCs w:val="21"/>
                <w:rPrChange w:id="7941" w:author="Codex" w:date="2026-10-05T16:32:41.313017+00:00">
                  <w:rPr>
                    <w:bCs w:val="0"/>
                    <w:sz w:val="21"/>
                    <w:szCs w:val="21"/>
                  </w:rPr>
                </w:rPrChange>
              </w:rPr>
              <w:t>（</w:t>
            </w:r>
            <w:r>
              <w:rPr>
                <w:rFonts w:ascii="Times New Roman" w:hAnsi="Times New Roman" w:cs="Times New Roman" w:eastAsia="SimSun"/>
                <w:b w:val="0"/>
                <w:bCs w:val="0"/>
                <w:sz w:val="21"/>
                <w:szCs w:val="21"/>
                <w:rPrChange w:id="7942" w:author="Codex" w:date="2026-10-05T16:32:41.313017+00:00">
                  <w:rPr>
                    <w:bCs w:val="0"/>
                    <w:sz w:val="21"/>
                    <w:szCs w:val="21"/>
                  </w:rPr>
                </w:rPrChange>
              </w:rPr>
              <w:t>-0.177</w:t>
            </w:r>
            <w:r>
              <w:rPr>
                <w:rFonts w:ascii="Times New Roman" w:hAnsi="Times New Roman" w:cs="Times New Roman" w:eastAsia="SimSun"/>
                <w:b w:val="0"/>
                <w:bCs w:val="0"/>
                <w:sz w:val="21"/>
                <w:szCs w:val="21"/>
                <w:rPrChange w:id="7943" w:author="Codex" w:date="2026-10-05T16:32:41.313017+00:00">
                  <w:rPr>
                    <w:bCs w:val="0"/>
                    <w:sz w:val="21"/>
                    <w:szCs w:val="21"/>
                  </w:rPr>
                </w:rPrChange>
              </w:rPr>
              <w:t>，</w:t>
            </w:r>
            <w:r>
              <w:rPr>
                <w:rFonts w:ascii="Times New Roman" w:hAnsi="Times New Roman" w:cs="Times New Roman" w:eastAsia="SimSun"/>
                <w:b w:val="0"/>
                <w:bCs w:val="0"/>
                <w:sz w:val="21"/>
                <w:szCs w:val="21"/>
                <w:rPrChange w:id="7944" w:author="Codex" w:date="2026-10-05T16:32:41.313017+00:00">
                  <w:rPr>
                    <w:bCs w:val="0"/>
                    <w:sz w:val="21"/>
                    <w:szCs w:val="21"/>
                  </w:rPr>
                </w:rPrChange>
              </w:rPr>
              <w:t>1.549</w:t>
            </w:r>
            <w:r>
              <w:rPr>
                <w:rFonts w:ascii="Times New Roman" w:hAnsi="Times New Roman" w:cs="Times New Roman" w:eastAsia="SimSun"/>
                <w:b w:val="0"/>
                <w:bCs w:val="0"/>
                <w:sz w:val="21"/>
                <w:szCs w:val="21"/>
                <w:rPrChange w:id="794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46" w:author="Codex" w:date="2026-10-05T16:32:41.313017+00:00">
              <w:tcPr>
                <w:tcW w:w="0" w:type="auto"/>
                <w:tcBorders>
                  <w:top w:val="nil"/>
                  <w:left w:val="nil"/>
                  <w:bottom w:val="nil"/>
                  <w:right w:val="nil"/>
                </w:tcBorders>
                <w:tcMar>
                  <w:left w:w="102" w:type="dxa"/>
                  <w:right w:w="102" w:type="dxa"/>
                </w:tcMar>
              </w:tcPr>
            </w:tcPrChange>
          </w:tcPr>
          <w:p w14:paraId="08878B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2" w:author="Codex" w:date="2026-10-05T16:32:41.313017+00:00">
                  <w:rPr>
                    <w:bCs w:val="0"/>
                    <w:sz w:val="21"/>
                    <w:szCs w:val="21"/>
                  </w:rPr>
                </w:rPrChange>
              </w:rPr>
              <w:pPrChange w:id="79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48" w:author="Codex" w:date="2026-10-05T16:32:41.313017+00:00">
                  <w:rPr>
                    <w:bCs w:val="0"/>
                    <w:sz w:val="21"/>
                    <w:szCs w:val="21"/>
                  </w:rPr>
                </w:rPrChange>
              </w:rPr>
              <w:t>1000</w:t>
            </w:r>
          </w:p>
        </w:tc>
      </w:tr>
      <w:tr w:rsidR="007622EE" w14:paraId="1985DB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49" w:author="Codex" w:date="2026-10-05T16:32:41.313017+00:00">
              <w:tcPr>
                <w:tcW w:w="0" w:type="auto"/>
                <w:tcBorders>
                  <w:top w:val="nil"/>
                  <w:left w:val="nil"/>
                  <w:bottom w:val="nil"/>
                  <w:right w:val="nil"/>
                </w:tcBorders>
                <w:tcMar>
                  <w:left w:w="102" w:type="dxa"/>
                  <w:right w:w="102" w:type="dxa"/>
                </w:tcMar>
              </w:tcPr>
            </w:tcPrChange>
          </w:tcPr>
          <w:p w14:paraId="221843D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3" w:author="Codex" w:date="2026-10-05T16:32:41.313017+00:00">
                  <w:rPr>
                    <w:bCs w:val="0"/>
                    <w:sz w:val="21"/>
                    <w:szCs w:val="21"/>
                  </w:rPr>
                </w:rPrChange>
              </w:rPr>
              <w:pPrChange w:id="79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51"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952" w:author="Codex" w:date="2026-10-05T16:32:41.313017+00:00">
              <w:tcPr>
                <w:tcW w:w="0" w:type="auto"/>
                <w:tcBorders>
                  <w:top w:val="nil"/>
                  <w:left w:val="nil"/>
                  <w:bottom w:val="nil"/>
                  <w:right w:val="nil"/>
                </w:tcBorders>
                <w:tcMar>
                  <w:left w:w="102" w:type="dxa"/>
                  <w:right w:w="102" w:type="dxa"/>
                </w:tcMar>
              </w:tcPr>
            </w:tcPrChange>
          </w:tcPr>
          <w:p w14:paraId="17EE3BE3" w14:textId="3BB916F5"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34" w:author="Codex" w:date="2026-10-05T16:32:41.313017+00:00">
                  <w:rPr>
                    <w:bCs w:val="0"/>
                    <w:sz w:val="21"/>
                    <w:szCs w:val="21"/>
                  </w:rPr>
                </w:rPrChange>
              </w:rPr>
              <w:pPrChange w:id="795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54"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955" w:author="Codex" w:date="2026-10-05T16:32:41.313017+00:00">
              <w:tcPr>
                <w:tcW w:w="0" w:type="auto"/>
                <w:tcBorders>
                  <w:top w:val="nil"/>
                  <w:left w:val="nil"/>
                  <w:bottom w:val="nil"/>
                  <w:right w:val="nil"/>
                </w:tcBorders>
                <w:tcMar>
                  <w:left w:w="102" w:type="dxa"/>
                  <w:right w:w="102" w:type="dxa"/>
                </w:tcMar>
              </w:tcPr>
            </w:tcPrChange>
          </w:tcPr>
          <w:p w14:paraId="297C25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5" w:author="Codex" w:date="2026-10-05T16:32:41.313017+00:00">
                  <w:rPr>
                    <w:bCs w:val="0"/>
                    <w:sz w:val="21"/>
                    <w:szCs w:val="21"/>
                  </w:rPr>
                </w:rPrChange>
              </w:rPr>
              <w:pPrChange w:id="79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57" w:author="Codex" w:date="2026-10-05T16:32:41.313017+00:00">
                  <w:rPr>
                    <w:bCs w:val="0"/>
                    <w:sz w:val="21"/>
                    <w:szCs w:val="21"/>
                  </w:rPr>
                </w:rPrChange>
              </w:rPr>
              <w:t>1209</w:t>
            </w:r>
          </w:p>
        </w:tc>
        <w:tc>
          <w:tcPr>
            <w:tcW w:w="0" w:type="auto"/>
            <w:tcBorders>
              <w:top w:val="nil"/>
              <w:left w:val="nil"/>
              <w:bottom w:val="nil"/>
              <w:right w:val="nil"/>
              <w:insideH w:val="nil"/>
              <w:insideV w:val="nil"/>
            </w:tcBorders>
            <w:tcMar>
              <w:left w:w="102" w:type="dxa"/>
              <w:right w:w="102" w:type="dxa"/>
            </w:tcMar>
            <w:tcPrChange w:id="7958" w:author="Codex" w:date="2026-10-05T16:32:41.313017+00:00">
              <w:tcPr>
                <w:tcW w:w="0" w:type="auto"/>
                <w:tcBorders>
                  <w:top w:val="nil"/>
                  <w:left w:val="nil"/>
                  <w:bottom w:val="nil"/>
                  <w:right w:val="nil"/>
                </w:tcBorders>
                <w:tcMar>
                  <w:left w:w="102" w:type="dxa"/>
                  <w:right w:w="102" w:type="dxa"/>
                </w:tcMar>
              </w:tcPr>
            </w:tcPrChange>
          </w:tcPr>
          <w:p w14:paraId="1AACA0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6" w:author="Codex" w:date="2026-10-05T16:32:41.313017+00:00">
                  <w:rPr>
                    <w:bCs w:val="0"/>
                    <w:sz w:val="21"/>
                    <w:szCs w:val="21"/>
                  </w:rPr>
                </w:rPrChange>
              </w:rPr>
              <w:pPrChange w:id="79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60" w:author="Codex" w:date="2026-10-05T16:32:41.313017+00:00">
                  <w:rPr>
                    <w:bCs w:val="0"/>
                    <w:sz w:val="21"/>
                    <w:szCs w:val="21"/>
                  </w:rPr>
                </w:rPrChange>
              </w:rPr>
              <w:t>597</w:t>
            </w:r>
          </w:p>
        </w:tc>
        <w:tc>
          <w:tcPr>
            <w:tcW w:w="0" w:type="auto"/>
            <w:tcBorders>
              <w:top w:val="nil"/>
              <w:left w:val="nil"/>
              <w:bottom w:val="nil"/>
              <w:right w:val="nil"/>
              <w:insideH w:val="nil"/>
              <w:insideV w:val="nil"/>
            </w:tcBorders>
            <w:tcMar>
              <w:left w:w="102" w:type="dxa"/>
              <w:right w:w="102" w:type="dxa"/>
            </w:tcMar>
            <w:tcPrChange w:id="7961" w:author="Codex" w:date="2026-10-05T16:32:41.313017+00:00">
              <w:tcPr>
                <w:tcW w:w="0" w:type="auto"/>
                <w:tcBorders>
                  <w:top w:val="nil"/>
                  <w:left w:val="nil"/>
                  <w:bottom w:val="nil"/>
                  <w:right w:val="nil"/>
                </w:tcBorders>
                <w:tcMar>
                  <w:left w:w="102" w:type="dxa"/>
                  <w:right w:w="102" w:type="dxa"/>
                </w:tcMar>
              </w:tcPr>
            </w:tcPrChange>
          </w:tcPr>
          <w:p w14:paraId="6B8A89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7" w:author="Codex" w:date="2026-10-05T16:32:41.313017+00:00">
                  <w:rPr>
                    <w:bCs w:val="0"/>
                    <w:sz w:val="21"/>
                    <w:szCs w:val="21"/>
                  </w:rPr>
                </w:rPrChange>
              </w:rPr>
              <w:pPrChange w:id="79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63" w:author="Codex" w:date="2026-10-05T16:32:41.313017+00:00">
                  <w:rPr>
                    <w:bCs w:val="0"/>
                    <w:sz w:val="21"/>
                    <w:szCs w:val="21"/>
                  </w:rPr>
                </w:rPrChange>
              </w:rPr>
              <w:t>0.9987</w:t>
            </w:r>
            <w:r>
              <w:rPr>
                <w:rFonts w:ascii="Times New Roman" w:hAnsi="Times New Roman" w:cs="Times New Roman" w:eastAsia="SimSun"/>
                <w:b w:val="0"/>
                <w:bCs w:val="0"/>
                <w:sz w:val="21"/>
                <w:szCs w:val="21"/>
                <w:rPrChange w:id="7964" w:author="Codex" w:date="2026-10-05T16:32:41.313017+00:00">
                  <w:rPr>
                    <w:bCs w:val="0"/>
                    <w:sz w:val="21"/>
                    <w:szCs w:val="21"/>
                  </w:rPr>
                </w:rPrChange>
              </w:rPr>
              <w:t>（</w:t>
            </w:r>
            <w:r>
              <w:rPr>
                <w:rFonts w:ascii="Times New Roman" w:hAnsi="Times New Roman" w:cs="Times New Roman" w:eastAsia="SimSun"/>
                <w:b w:val="0"/>
                <w:bCs w:val="0"/>
                <w:sz w:val="21"/>
                <w:szCs w:val="21"/>
                <w:rPrChange w:id="7965" w:author="Codex" w:date="2026-10-05T16:32:41.313017+00:00">
                  <w:rPr>
                    <w:bCs w:val="0"/>
                    <w:sz w:val="21"/>
                    <w:szCs w:val="21"/>
                  </w:rPr>
                </w:rPrChange>
              </w:rPr>
              <w:t>0.9507</w:t>
            </w:r>
            <w:r>
              <w:rPr>
                <w:rFonts w:ascii="Times New Roman" w:hAnsi="Times New Roman" w:cs="Times New Roman" w:eastAsia="SimSun"/>
                <w:b w:val="0"/>
                <w:bCs w:val="0"/>
                <w:sz w:val="21"/>
                <w:szCs w:val="21"/>
                <w:rPrChange w:id="7966" w:author="Codex" w:date="2026-10-05T16:32:41.313017+00:00">
                  <w:rPr>
                    <w:bCs w:val="0"/>
                    <w:sz w:val="21"/>
                    <w:szCs w:val="21"/>
                  </w:rPr>
                </w:rPrChange>
              </w:rPr>
              <w:t>，</w:t>
            </w:r>
            <w:r>
              <w:rPr>
                <w:rFonts w:ascii="Times New Roman" w:hAnsi="Times New Roman" w:cs="Times New Roman" w:eastAsia="SimSun"/>
                <w:b w:val="0"/>
                <w:bCs w:val="0"/>
                <w:sz w:val="21"/>
                <w:szCs w:val="21"/>
                <w:rPrChange w:id="7967" w:author="Codex" w:date="2026-10-05T16:32:41.313017+00:00">
                  <w:rPr>
                    <w:bCs w:val="0"/>
                    <w:sz w:val="21"/>
                    <w:szCs w:val="21"/>
                  </w:rPr>
                </w:rPrChange>
              </w:rPr>
              <w:t>1.0467</w:t>
            </w:r>
            <w:r>
              <w:rPr>
                <w:rFonts w:ascii="Times New Roman" w:hAnsi="Times New Roman" w:cs="Times New Roman" w:eastAsia="SimSun"/>
                <w:b w:val="0"/>
                <w:bCs w:val="0"/>
                <w:sz w:val="21"/>
                <w:szCs w:val="21"/>
                <w:rPrChange w:id="79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69" w:author="Codex" w:date="2026-10-05T16:32:41.313017+00:00">
              <w:tcPr>
                <w:tcW w:w="0" w:type="auto"/>
                <w:tcBorders>
                  <w:top w:val="nil"/>
                  <w:left w:val="nil"/>
                  <w:bottom w:val="nil"/>
                  <w:right w:val="nil"/>
                </w:tcBorders>
                <w:tcMar>
                  <w:left w:w="102" w:type="dxa"/>
                  <w:right w:w="102" w:type="dxa"/>
                </w:tcMar>
              </w:tcPr>
            </w:tcPrChange>
          </w:tcPr>
          <w:p w14:paraId="3CCE11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8" w:author="Codex" w:date="2026-10-05T16:32:41.313017+00:00">
                  <w:rPr>
                    <w:bCs w:val="0"/>
                    <w:sz w:val="21"/>
                    <w:szCs w:val="21"/>
                  </w:rPr>
                </w:rPrChange>
              </w:rPr>
              <w:pPrChange w:id="79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71" w:author="Codex" w:date="2026-10-05T16:32:41.313017+00:00">
                  <w:rPr>
                    <w:bCs w:val="0"/>
                    <w:sz w:val="21"/>
                    <w:szCs w:val="21"/>
                  </w:rPr>
                </w:rPrChange>
              </w:rPr>
              <w:t>0.098</w:t>
            </w:r>
            <w:r>
              <w:rPr>
                <w:rFonts w:ascii="Times New Roman" w:hAnsi="Times New Roman" w:cs="Times New Roman" w:eastAsia="SimSun"/>
                <w:b w:val="0"/>
                <w:bCs w:val="0"/>
                <w:sz w:val="21"/>
                <w:szCs w:val="21"/>
                <w:rPrChange w:id="7972" w:author="Codex" w:date="2026-10-05T16:32:41.313017+00:00">
                  <w:rPr>
                    <w:bCs w:val="0"/>
                    <w:sz w:val="21"/>
                    <w:szCs w:val="21"/>
                  </w:rPr>
                </w:rPrChange>
              </w:rPr>
              <w:t>（</w:t>
            </w:r>
            <w:r>
              <w:rPr>
                <w:rFonts w:ascii="Times New Roman" w:hAnsi="Times New Roman" w:cs="Times New Roman" w:eastAsia="SimSun"/>
                <w:b w:val="0"/>
                <w:bCs w:val="0"/>
                <w:sz w:val="21"/>
                <w:szCs w:val="21"/>
                <w:rPrChange w:id="7973" w:author="Codex" w:date="2026-10-05T16:32:41.313017+00:00">
                  <w:rPr>
                    <w:bCs w:val="0"/>
                    <w:sz w:val="21"/>
                    <w:szCs w:val="21"/>
                  </w:rPr>
                </w:rPrChange>
              </w:rPr>
              <w:t>-0.948</w:t>
            </w:r>
            <w:r>
              <w:rPr>
                <w:rFonts w:ascii="Times New Roman" w:hAnsi="Times New Roman" w:cs="Times New Roman" w:eastAsia="SimSun"/>
                <w:b w:val="0"/>
                <w:bCs w:val="0"/>
                <w:sz w:val="21"/>
                <w:szCs w:val="21"/>
                <w:rPrChange w:id="7974" w:author="Codex" w:date="2026-10-05T16:32:41.313017+00:00">
                  <w:rPr>
                    <w:bCs w:val="0"/>
                    <w:sz w:val="21"/>
                    <w:szCs w:val="21"/>
                  </w:rPr>
                </w:rPrChange>
              </w:rPr>
              <w:t>，</w:t>
            </w:r>
            <w:r>
              <w:rPr>
                <w:rFonts w:ascii="Times New Roman" w:hAnsi="Times New Roman" w:cs="Times New Roman" w:eastAsia="SimSun"/>
                <w:b w:val="0"/>
                <w:bCs w:val="0"/>
                <w:sz w:val="21"/>
                <w:szCs w:val="21"/>
                <w:rPrChange w:id="7975" w:author="Codex" w:date="2026-10-05T16:32:41.313017+00:00">
                  <w:rPr>
                    <w:bCs w:val="0"/>
                    <w:sz w:val="21"/>
                    <w:szCs w:val="21"/>
                  </w:rPr>
                </w:rPrChange>
              </w:rPr>
              <w:t>1.146</w:t>
            </w:r>
            <w:r>
              <w:rPr>
                <w:rFonts w:ascii="Times New Roman" w:hAnsi="Times New Roman" w:cs="Times New Roman" w:eastAsia="SimSun"/>
                <w:b w:val="0"/>
                <w:bCs w:val="0"/>
                <w:sz w:val="21"/>
                <w:szCs w:val="21"/>
                <w:rPrChange w:id="797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77" w:author="Codex" w:date="2026-10-05T16:32:41.313017+00:00">
              <w:tcPr>
                <w:tcW w:w="0" w:type="auto"/>
                <w:tcBorders>
                  <w:top w:val="nil"/>
                  <w:left w:val="nil"/>
                  <w:bottom w:val="nil"/>
                  <w:right w:val="nil"/>
                </w:tcBorders>
                <w:tcMar>
                  <w:left w:w="102" w:type="dxa"/>
                  <w:right w:w="102" w:type="dxa"/>
                </w:tcMar>
              </w:tcPr>
            </w:tcPrChange>
          </w:tcPr>
          <w:p w14:paraId="4887B7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9" w:author="Codex" w:date="2026-10-05T16:32:41.313017+00:00">
                  <w:rPr>
                    <w:bCs w:val="0"/>
                    <w:sz w:val="21"/>
                    <w:szCs w:val="21"/>
                  </w:rPr>
                </w:rPrChange>
              </w:rPr>
              <w:pPrChange w:id="79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79" w:author="Codex" w:date="2026-10-05T16:32:41.313017+00:00">
                  <w:rPr>
                    <w:bCs w:val="0"/>
                    <w:sz w:val="21"/>
                    <w:szCs w:val="21"/>
                  </w:rPr>
                </w:rPrChange>
              </w:rPr>
              <w:t>1000</w:t>
            </w:r>
          </w:p>
        </w:tc>
      </w:tr>
      <w:tr w:rsidR="007622EE" w14:paraId="63D8609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80" w:author="Codex" w:date="2026-10-05T16:32:41.313017+00:00">
              <w:tcPr>
                <w:tcW w:w="0" w:type="auto"/>
                <w:tcBorders>
                  <w:top w:val="nil"/>
                  <w:left w:val="nil"/>
                  <w:bottom w:val="nil"/>
                  <w:right w:val="nil"/>
                </w:tcBorders>
                <w:tcMar>
                  <w:left w:w="102" w:type="dxa"/>
                  <w:right w:w="102" w:type="dxa"/>
                </w:tcMar>
              </w:tcPr>
            </w:tcPrChange>
          </w:tcPr>
          <w:p w14:paraId="3F34CC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0" w:author="Codex" w:date="2026-10-05T16:32:41.313017+00:00">
                  <w:rPr>
                    <w:bCs w:val="0"/>
                    <w:sz w:val="21"/>
                    <w:szCs w:val="21"/>
                  </w:rPr>
                </w:rPrChange>
              </w:rPr>
              <w:pPrChange w:id="79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82"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983" w:author="Codex" w:date="2026-10-05T16:32:41.313017+00:00">
              <w:tcPr>
                <w:tcW w:w="0" w:type="auto"/>
                <w:tcBorders>
                  <w:top w:val="nil"/>
                  <w:left w:val="nil"/>
                  <w:bottom w:val="nil"/>
                  <w:right w:val="nil"/>
                </w:tcBorders>
                <w:tcMar>
                  <w:left w:w="102" w:type="dxa"/>
                  <w:right w:w="102" w:type="dxa"/>
                </w:tcMar>
              </w:tcPr>
            </w:tcPrChange>
          </w:tcPr>
          <w:p w14:paraId="67878525" w14:textId="46B298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41" w:author="Codex" w:date="2026-10-05T16:32:41.313017+00:00">
                  <w:rPr>
                    <w:bCs w:val="0"/>
                    <w:sz w:val="21"/>
                    <w:szCs w:val="21"/>
                  </w:rPr>
                </w:rPrChange>
              </w:rPr>
              <w:pPrChange w:id="79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85"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986" w:author="Codex" w:date="2026-10-05T16:32:41.313017+00:00">
              <w:tcPr>
                <w:tcW w:w="0" w:type="auto"/>
                <w:tcBorders>
                  <w:top w:val="nil"/>
                  <w:left w:val="nil"/>
                  <w:bottom w:val="nil"/>
                  <w:right w:val="nil"/>
                </w:tcBorders>
                <w:tcMar>
                  <w:left w:w="102" w:type="dxa"/>
                  <w:right w:w="102" w:type="dxa"/>
                </w:tcMar>
              </w:tcPr>
            </w:tcPrChange>
          </w:tcPr>
          <w:p w14:paraId="550BCC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2" w:author="Codex" w:date="2026-10-05T16:32:41.313017+00:00">
                  <w:rPr>
                    <w:bCs w:val="0"/>
                    <w:sz w:val="21"/>
                    <w:szCs w:val="21"/>
                  </w:rPr>
                </w:rPrChange>
              </w:rPr>
              <w:pPrChange w:id="79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88" w:author="Codex" w:date="2026-10-05T16:32:41.313017+00:00">
                  <w:rPr>
                    <w:bCs w:val="0"/>
                    <w:sz w:val="21"/>
                    <w:szCs w:val="21"/>
                  </w:rPr>
                </w:rPrChange>
              </w:rPr>
              <w:t>1114</w:t>
            </w:r>
          </w:p>
        </w:tc>
        <w:tc>
          <w:tcPr>
            <w:tcW w:w="0" w:type="auto"/>
            <w:tcBorders>
              <w:top w:val="nil"/>
              <w:left w:val="nil"/>
              <w:bottom w:val="nil"/>
              <w:right w:val="nil"/>
              <w:insideH w:val="nil"/>
              <w:insideV w:val="nil"/>
            </w:tcBorders>
            <w:tcMar>
              <w:left w:w="102" w:type="dxa"/>
              <w:right w:w="102" w:type="dxa"/>
            </w:tcMar>
            <w:tcPrChange w:id="7989" w:author="Codex" w:date="2026-10-05T16:32:41.313017+00:00">
              <w:tcPr>
                <w:tcW w:w="0" w:type="auto"/>
                <w:tcBorders>
                  <w:top w:val="nil"/>
                  <w:left w:val="nil"/>
                  <w:bottom w:val="nil"/>
                  <w:right w:val="nil"/>
                </w:tcBorders>
                <w:tcMar>
                  <w:left w:w="102" w:type="dxa"/>
                  <w:right w:w="102" w:type="dxa"/>
                </w:tcMar>
              </w:tcPr>
            </w:tcPrChange>
          </w:tcPr>
          <w:p w14:paraId="409E54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3" w:author="Codex" w:date="2026-10-05T16:32:41.313017+00:00">
                  <w:rPr>
                    <w:bCs w:val="0"/>
                    <w:sz w:val="21"/>
                    <w:szCs w:val="21"/>
                  </w:rPr>
                </w:rPrChange>
              </w:rPr>
              <w:pPrChange w:id="79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91" w:author="Codex" w:date="2026-10-05T16:32:41.313017+00:00">
                  <w:rPr>
                    <w:bCs w:val="0"/>
                    <w:sz w:val="21"/>
                    <w:szCs w:val="21"/>
                  </w:rPr>
                </w:rPrChange>
              </w:rPr>
              <w:t>537</w:t>
            </w:r>
          </w:p>
        </w:tc>
        <w:tc>
          <w:tcPr>
            <w:tcW w:w="0" w:type="auto"/>
            <w:tcBorders>
              <w:top w:val="nil"/>
              <w:left w:val="nil"/>
              <w:bottom w:val="nil"/>
              <w:right w:val="nil"/>
              <w:insideH w:val="nil"/>
              <w:insideV w:val="nil"/>
            </w:tcBorders>
            <w:tcMar>
              <w:left w:w="102" w:type="dxa"/>
              <w:right w:w="102" w:type="dxa"/>
            </w:tcMar>
            <w:tcPrChange w:id="7992" w:author="Codex" w:date="2026-10-05T16:32:41.313017+00:00">
              <w:tcPr>
                <w:tcW w:w="0" w:type="auto"/>
                <w:tcBorders>
                  <w:top w:val="nil"/>
                  <w:left w:val="nil"/>
                  <w:bottom w:val="nil"/>
                  <w:right w:val="nil"/>
                </w:tcBorders>
                <w:tcMar>
                  <w:left w:w="102" w:type="dxa"/>
                  <w:right w:w="102" w:type="dxa"/>
                </w:tcMar>
              </w:tcPr>
            </w:tcPrChange>
          </w:tcPr>
          <w:p w14:paraId="1515C7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4" w:author="Codex" w:date="2026-10-05T16:32:41.313017+00:00">
                  <w:rPr>
                    <w:bCs w:val="0"/>
                    <w:sz w:val="21"/>
                    <w:szCs w:val="21"/>
                  </w:rPr>
                </w:rPrChange>
              </w:rPr>
              <w:pPrChange w:id="799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94" w:author="Codex" w:date="2026-10-05T16:32:41.313017+00:00">
                  <w:rPr>
                    <w:bCs w:val="0"/>
                    <w:sz w:val="21"/>
                    <w:szCs w:val="21"/>
                  </w:rPr>
                </w:rPrChange>
              </w:rPr>
              <w:t>0.9909</w:t>
            </w:r>
            <w:r>
              <w:rPr>
                <w:rFonts w:ascii="Times New Roman" w:hAnsi="Times New Roman" w:cs="Times New Roman" w:eastAsia="SimSun"/>
                <w:b w:val="0"/>
                <w:bCs w:val="0"/>
                <w:sz w:val="21"/>
                <w:szCs w:val="21"/>
                <w:rPrChange w:id="7995" w:author="Codex" w:date="2026-10-05T16:32:41.313017+00:00">
                  <w:rPr>
                    <w:bCs w:val="0"/>
                    <w:sz w:val="21"/>
                    <w:szCs w:val="21"/>
                  </w:rPr>
                </w:rPrChange>
              </w:rPr>
              <w:t>（</w:t>
            </w:r>
            <w:r>
              <w:rPr>
                <w:rFonts w:ascii="Times New Roman" w:hAnsi="Times New Roman" w:cs="Times New Roman" w:eastAsia="SimSun"/>
                <w:b w:val="0"/>
                <w:bCs w:val="0"/>
                <w:sz w:val="21"/>
                <w:szCs w:val="21"/>
                <w:rPrChange w:id="7996" w:author="Codex" w:date="2026-10-05T16:32:41.313017+00:00">
                  <w:rPr>
                    <w:bCs w:val="0"/>
                    <w:sz w:val="21"/>
                    <w:szCs w:val="21"/>
                  </w:rPr>
                </w:rPrChange>
              </w:rPr>
              <w:t>0.9303</w:t>
            </w:r>
            <w:r>
              <w:rPr>
                <w:rFonts w:ascii="Times New Roman" w:hAnsi="Times New Roman" w:cs="Times New Roman" w:eastAsia="SimSun"/>
                <w:b w:val="0"/>
                <w:bCs w:val="0"/>
                <w:sz w:val="21"/>
                <w:szCs w:val="21"/>
                <w:rPrChange w:id="7997" w:author="Codex" w:date="2026-10-05T16:32:41.313017+00:00">
                  <w:rPr>
                    <w:bCs w:val="0"/>
                    <w:sz w:val="21"/>
                    <w:szCs w:val="21"/>
                  </w:rPr>
                </w:rPrChange>
              </w:rPr>
              <w:t>，</w:t>
            </w:r>
            <w:r>
              <w:rPr>
                <w:rFonts w:ascii="Times New Roman" w:hAnsi="Times New Roman" w:cs="Times New Roman" w:eastAsia="SimSun"/>
                <w:b w:val="0"/>
                <w:bCs w:val="0"/>
                <w:sz w:val="21"/>
                <w:szCs w:val="21"/>
                <w:rPrChange w:id="7998" w:author="Codex" w:date="2026-10-05T16:32:41.313017+00:00">
                  <w:rPr>
                    <w:bCs w:val="0"/>
                    <w:sz w:val="21"/>
                    <w:szCs w:val="21"/>
                  </w:rPr>
                </w:rPrChange>
              </w:rPr>
              <w:t>1.0298</w:t>
            </w:r>
            <w:r>
              <w:rPr>
                <w:rFonts w:ascii="Times New Roman" w:hAnsi="Times New Roman" w:cs="Times New Roman" w:eastAsia="SimSun"/>
                <w:b w:val="0"/>
                <w:bCs w:val="0"/>
                <w:sz w:val="21"/>
                <w:szCs w:val="21"/>
                <w:rPrChange w:id="79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00" w:author="Codex" w:date="2026-10-05T16:32:41.313017+00:00">
              <w:tcPr>
                <w:tcW w:w="0" w:type="auto"/>
                <w:tcBorders>
                  <w:top w:val="nil"/>
                  <w:left w:val="nil"/>
                  <w:bottom w:val="nil"/>
                  <w:right w:val="nil"/>
                </w:tcBorders>
                <w:tcMar>
                  <w:left w:w="102" w:type="dxa"/>
                  <w:right w:w="102" w:type="dxa"/>
                </w:tcMar>
              </w:tcPr>
            </w:tcPrChange>
          </w:tcPr>
          <w:p w14:paraId="7F9AE5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5" w:author="Codex" w:date="2026-10-05T16:32:41.313017+00:00">
                  <w:rPr>
                    <w:bCs w:val="0"/>
                    <w:sz w:val="21"/>
                    <w:szCs w:val="21"/>
                  </w:rPr>
                </w:rPrChange>
              </w:rPr>
              <w:pPrChange w:id="80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02" w:author="Codex" w:date="2026-10-05T16:32:41.313017+00:00">
                  <w:rPr>
                    <w:bCs w:val="0"/>
                    <w:sz w:val="21"/>
                    <w:szCs w:val="21"/>
                  </w:rPr>
                </w:rPrChange>
              </w:rPr>
              <w:t>0.125</w:t>
            </w:r>
            <w:r>
              <w:rPr>
                <w:rFonts w:ascii="Times New Roman" w:hAnsi="Times New Roman" w:cs="Times New Roman" w:eastAsia="SimSun"/>
                <w:b w:val="0"/>
                <w:bCs w:val="0"/>
                <w:sz w:val="21"/>
                <w:szCs w:val="21"/>
                <w:rPrChange w:id="8003" w:author="Codex" w:date="2026-10-05T16:32:41.313017+00:00">
                  <w:rPr>
                    <w:bCs w:val="0"/>
                    <w:sz w:val="21"/>
                    <w:szCs w:val="21"/>
                  </w:rPr>
                </w:rPrChange>
              </w:rPr>
              <w:t>（</w:t>
            </w:r>
            <w:r>
              <w:rPr>
                <w:rFonts w:ascii="Times New Roman" w:hAnsi="Times New Roman" w:cs="Times New Roman" w:eastAsia="SimSun"/>
                <w:b w:val="0"/>
                <w:bCs w:val="0"/>
                <w:sz w:val="21"/>
                <w:szCs w:val="21"/>
                <w:rPrChange w:id="8004" w:author="Codex" w:date="2026-10-05T16:32:41.313017+00:00">
                  <w:rPr>
                    <w:bCs w:val="0"/>
                    <w:sz w:val="21"/>
                    <w:szCs w:val="21"/>
                  </w:rPr>
                </w:rPrChange>
              </w:rPr>
              <w:t>-0.647</w:t>
            </w:r>
            <w:r>
              <w:rPr>
                <w:rFonts w:ascii="Times New Roman" w:hAnsi="Times New Roman" w:cs="Times New Roman" w:eastAsia="SimSun"/>
                <w:b w:val="0"/>
                <w:bCs w:val="0"/>
                <w:sz w:val="21"/>
                <w:szCs w:val="21"/>
                <w:rPrChange w:id="8005" w:author="Codex" w:date="2026-10-05T16:32:41.313017+00:00">
                  <w:rPr>
                    <w:bCs w:val="0"/>
                    <w:sz w:val="21"/>
                    <w:szCs w:val="21"/>
                  </w:rPr>
                </w:rPrChange>
              </w:rPr>
              <w:t>，</w:t>
            </w:r>
            <w:r>
              <w:rPr>
                <w:rFonts w:ascii="Times New Roman" w:hAnsi="Times New Roman" w:cs="Times New Roman" w:eastAsia="SimSun"/>
                <w:b w:val="0"/>
                <w:bCs w:val="0"/>
                <w:sz w:val="21"/>
                <w:szCs w:val="21"/>
                <w:rPrChange w:id="8006" w:author="Codex" w:date="2026-10-05T16:32:41.313017+00:00">
                  <w:rPr>
                    <w:bCs w:val="0"/>
                    <w:sz w:val="21"/>
                    <w:szCs w:val="21"/>
                  </w:rPr>
                </w:rPrChange>
              </w:rPr>
              <w:t>0.886</w:t>
            </w:r>
            <w:r>
              <w:rPr>
                <w:rFonts w:ascii="Times New Roman" w:hAnsi="Times New Roman" w:cs="Times New Roman" w:eastAsia="SimSun"/>
                <w:b w:val="0"/>
                <w:bCs w:val="0"/>
                <w:sz w:val="21"/>
                <w:szCs w:val="21"/>
                <w:rPrChange w:id="800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08" w:author="Codex" w:date="2026-10-05T16:32:41.313017+00:00">
              <w:tcPr>
                <w:tcW w:w="0" w:type="auto"/>
                <w:tcBorders>
                  <w:top w:val="nil"/>
                  <w:left w:val="nil"/>
                  <w:bottom w:val="nil"/>
                  <w:right w:val="nil"/>
                </w:tcBorders>
                <w:tcMar>
                  <w:left w:w="102" w:type="dxa"/>
                  <w:right w:w="102" w:type="dxa"/>
                </w:tcMar>
              </w:tcPr>
            </w:tcPrChange>
          </w:tcPr>
          <w:p w14:paraId="746F10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6" w:author="Codex" w:date="2026-10-05T16:32:41.313017+00:00">
                  <w:rPr>
                    <w:bCs w:val="0"/>
                    <w:sz w:val="21"/>
                    <w:szCs w:val="21"/>
                  </w:rPr>
                </w:rPrChange>
              </w:rPr>
              <w:pPrChange w:id="800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0" w:author="Codex" w:date="2026-10-05T16:32:41.313017+00:00">
                  <w:rPr>
                    <w:bCs w:val="0"/>
                    <w:sz w:val="21"/>
                    <w:szCs w:val="21"/>
                  </w:rPr>
                </w:rPrChange>
              </w:rPr>
              <w:t>1000</w:t>
            </w:r>
          </w:p>
        </w:tc>
      </w:tr>
      <w:tr w:rsidR="007622EE" w14:paraId="2660772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11" w:author="Codex" w:date="2026-10-05T16:32:41.313017+00:00">
              <w:tcPr>
                <w:tcW w:w="0" w:type="auto"/>
                <w:tcBorders>
                  <w:top w:val="nil"/>
                  <w:left w:val="nil"/>
                  <w:bottom w:val="nil"/>
                  <w:right w:val="nil"/>
                </w:tcBorders>
                <w:tcMar>
                  <w:left w:w="102" w:type="dxa"/>
                  <w:right w:w="102" w:type="dxa"/>
                </w:tcMar>
              </w:tcPr>
            </w:tcPrChange>
          </w:tcPr>
          <w:p w14:paraId="7EFEE2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7" w:author="Codex" w:date="2026-10-05T16:32:41.313017+00:00">
                  <w:rPr>
                    <w:bCs w:val="0"/>
                    <w:sz w:val="21"/>
                    <w:szCs w:val="21"/>
                  </w:rPr>
                </w:rPrChange>
              </w:rPr>
              <w:pPrChange w:id="80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3"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8014" w:author="Codex" w:date="2026-10-05T16:32:41.313017+00:00">
              <w:tcPr>
                <w:tcW w:w="0" w:type="auto"/>
                <w:tcBorders>
                  <w:top w:val="nil"/>
                  <w:left w:val="nil"/>
                  <w:bottom w:val="nil"/>
                  <w:right w:val="nil"/>
                </w:tcBorders>
                <w:tcMar>
                  <w:left w:w="102" w:type="dxa"/>
                  <w:right w:w="102" w:type="dxa"/>
                </w:tcMar>
              </w:tcPr>
            </w:tcPrChange>
          </w:tcPr>
          <w:p w14:paraId="133186C7" w14:textId="4C83361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48" w:author="Codex" w:date="2026-10-05T16:32:41.313017+00:00">
                  <w:rPr>
                    <w:bCs w:val="0"/>
                    <w:sz w:val="21"/>
                    <w:szCs w:val="21"/>
                  </w:rPr>
                </w:rPrChange>
              </w:rPr>
              <w:pPrChange w:id="80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16"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8017" w:author="Codex" w:date="2026-10-05T16:32:41.313017+00:00">
              <w:tcPr>
                <w:tcW w:w="0" w:type="auto"/>
                <w:tcBorders>
                  <w:top w:val="nil"/>
                  <w:left w:val="nil"/>
                  <w:bottom w:val="nil"/>
                  <w:right w:val="nil"/>
                </w:tcBorders>
                <w:tcMar>
                  <w:left w:w="102" w:type="dxa"/>
                  <w:right w:w="102" w:type="dxa"/>
                </w:tcMar>
              </w:tcPr>
            </w:tcPrChange>
          </w:tcPr>
          <w:p w14:paraId="6E0C33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9" w:author="Codex" w:date="2026-10-05T16:32:41.313017+00:00">
                  <w:rPr>
                    <w:bCs w:val="0"/>
                    <w:sz w:val="21"/>
                    <w:szCs w:val="21"/>
                  </w:rPr>
                </w:rPrChange>
              </w:rPr>
              <w:pPrChange w:id="80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9" w:author="Codex" w:date="2026-10-05T16:32:41.313017+00:00">
                  <w:rPr>
                    <w:bCs w:val="0"/>
                    <w:sz w:val="21"/>
                    <w:szCs w:val="21"/>
                  </w:rPr>
                </w:rPrChange>
              </w:rPr>
              <w:t>1007</w:t>
            </w:r>
          </w:p>
        </w:tc>
        <w:tc>
          <w:tcPr>
            <w:tcW w:w="0" w:type="auto"/>
            <w:tcBorders>
              <w:top w:val="nil"/>
              <w:left w:val="nil"/>
              <w:bottom w:val="nil"/>
              <w:right w:val="nil"/>
              <w:insideH w:val="nil"/>
              <w:insideV w:val="nil"/>
            </w:tcBorders>
            <w:tcMar>
              <w:left w:w="102" w:type="dxa"/>
              <w:right w:w="102" w:type="dxa"/>
            </w:tcMar>
            <w:tcPrChange w:id="8020" w:author="Codex" w:date="2026-10-05T16:32:41.313017+00:00">
              <w:tcPr>
                <w:tcW w:w="0" w:type="auto"/>
                <w:tcBorders>
                  <w:top w:val="nil"/>
                  <w:left w:val="nil"/>
                  <w:bottom w:val="nil"/>
                  <w:right w:val="nil"/>
                </w:tcBorders>
                <w:tcMar>
                  <w:left w:w="102" w:type="dxa"/>
                  <w:right w:w="102" w:type="dxa"/>
                </w:tcMar>
              </w:tcPr>
            </w:tcPrChange>
          </w:tcPr>
          <w:p w14:paraId="6513DF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0" w:author="Codex" w:date="2026-10-05T16:32:41.313017+00:00">
                  <w:rPr>
                    <w:bCs w:val="0"/>
                    <w:sz w:val="21"/>
                    <w:szCs w:val="21"/>
                  </w:rPr>
                </w:rPrChange>
              </w:rPr>
              <w:pPrChange w:id="80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22" w:author="Codex" w:date="2026-10-05T16:32:41.313017+00:00">
                  <w:rPr>
                    <w:bCs w:val="0"/>
                    <w:sz w:val="21"/>
                    <w:szCs w:val="21"/>
                  </w:rPr>
                </w:rPrChange>
              </w:rPr>
              <w:t>506</w:t>
            </w:r>
          </w:p>
        </w:tc>
        <w:tc>
          <w:tcPr>
            <w:tcW w:w="0" w:type="auto"/>
            <w:tcBorders>
              <w:top w:val="nil"/>
              <w:left w:val="nil"/>
              <w:bottom w:val="nil"/>
              <w:right w:val="nil"/>
              <w:insideH w:val="nil"/>
              <w:insideV w:val="nil"/>
            </w:tcBorders>
            <w:tcMar>
              <w:left w:w="102" w:type="dxa"/>
              <w:right w:w="102" w:type="dxa"/>
            </w:tcMar>
            <w:tcPrChange w:id="8023" w:author="Codex" w:date="2026-10-05T16:32:41.313017+00:00">
              <w:tcPr>
                <w:tcW w:w="0" w:type="auto"/>
                <w:tcBorders>
                  <w:top w:val="nil"/>
                  <w:left w:val="nil"/>
                  <w:bottom w:val="nil"/>
                  <w:right w:val="nil"/>
                </w:tcBorders>
                <w:tcMar>
                  <w:left w:w="102" w:type="dxa"/>
                  <w:right w:w="102" w:type="dxa"/>
                </w:tcMar>
              </w:tcPr>
            </w:tcPrChange>
          </w:tcPr>
          <w:p w14:paraId="466954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1" w:author="Codex" w:date="2026-10-05T16:32:41.313017+00:00">
                  <w:rPr>
                    <w:bCs w:val="0"/>
                    <w:sz w:val="21"/>
                    <w:szCs w:val="21"/>
                  </w:rPr>
                </w:rPrChange>
              </w:rPr>
              <w:pPrChange w:id="80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25" w:author="Codex" w:date="2026-10-05T16:32:41.313017+00:00">
                  <w:rPr>
                    <w:bCs w:val="0"/>
                    <w:sz w:val="21"/>
                    <w:szCs w:val="21"/>
                  </w:rPr>
                </w:rPrChange>
              </w:rPr>
              <w:t>1.0029</w:t>
            </w:r>
            <w:r>
              <w:rPr>
                <w:rFonts w:ascii="Times New Roman" w:hAnsi="Times New Roman" w:cs="Times New Roman" w:eastAsia="SimSun"/>
                <w:b w:val="0"/>
                <w:bCs w:val="0"/>
                <w:sz w:val="21"/>
                <w:szCs w:val="21"/>
                <w:rPrChange w:id="8026" w:author="Codex" w:date="2026-10-05T16:32:41.313017+00:00">
                  <w:rPr>
                    <w:bCs w:val="0"/>
                    <w:sz w:val="21"/>
                    <w:szCs w:val="21"/>
                  </w:rPr>
                </w:rPrChange>
              </w:rPr>
              <w:t>（</w:t>
            </w:r>
            <w:r>
              <w:rPr>
                <w:rFonts w:ascii="Times New Roman" w:hAnsi="Times New Roman" w:cs="Times New Roman" w:eastAsia="SimSun"/>
                <w:b w:val="0"/>
                <w:bCs w:val="0"/>
                <w:sz w:val="21"/>
                <w:szCs w:val="21"/>
                <w:rPrChange w:id="8027" w:author="Codex" w:date="2026-10-05T16:32:41.313017+00:00">
                  <w:rPr>
                    <w:bCs w:val="0"/>
                    <w:sz w:val="21"/>
                    <w:szCs w:val="21"/>
                  </w:rPr>
                </w:rPrChange>
              </w:rPr>
              <w:t>0.9550</w:t>
            </w:r>
            <w:r>
              <w:rPr>
                <w:rFonts w:ascii="Times New Roman" w:hAnsi="Times New Roman" w:cs="Times New Roman" w:eastAsia="SimSun"/>
                <w:b w:val="0"/>
                <w:bCs w:val="0"/>
                <w:sz w:val="21"/>
                <w:szCs w:val="21"/>
                <w:rPrChange w:id="8028" w:author="Codex" w:date="2026-10-05T16:32:41.313017+00:00">
                  <w:rPr>
                    <w:bCs w:val="0"/>
                    <w:sz w:val="21"/>
                    <w:szCs w:val="21"/>
                  </w:rPr>
                </w:rPrChange>
              </w:rPr>
              <w:t>，</w:t>
            </w:r>
            <w:r>
              <w:rPr>
                <w:rFonts w:ascii="Times New Roman" w:hAnsi="Times New Roman" w:cs="Times New Roman" w:eastAsia="SimSun"/>
                <w:b w:val="0"/>
                <w:bCs w:val="0"/>
                <w:sz w:val="21"/>
                <w:szCs w:val="21"/>
                <w:rPrChange w:id="8029" w:author="Codex" w:date="2026-10-05T16:32:41.313017+00:00">
                  <w:rPr>
                    <w:bCs w:val="0"/>
                    <w:sz w:val="21"/>
                    <w:szCs w:val="21"/>
                  </w:rPr>
                </w:rPrChange>
              </w:rPr>
              <w:t>1.0613</w:t>
            </w:r>
            <w:r>
              <w:rPr>
                <w:rFonts w:ascii="Times New Roman" w:hAnsi="Times New Roman" w:cs="Times New Roman" w:eastAsia="SimSun"/>
                <w:b w:val="0"/>
                <w:bCs w:val="0"/>
                <w:sz w:val="21"/>
                <w:szCs w:val="21"/>
                <w:rPrChange w:id="803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31" w:author="Codex" w:date="2026-10-05T16:32:41.313017+00:00">
              <w:tcPr>
                <w:tcW w:w="0" w:type="auto"/>
                <w:tcBorders>
                  <w:top w:val="nil"/>
                  <w:left w:val="nil"/>
                  <w:bottom w:val="nil"/>
                  <w:right w:val="nil"/>
                </w:tcBorders>
                <w:tcMar>
                  <w:left w:w="102" w:type="dxa"/>
                  <w:right w:w="102" w:type="dxa"/>
                </w:tcMar>
              </w:tcPr>
            </w:tcPrChange>
          </w:tcPr>
          <w:p w14:paraId="51D8A4D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2" w:author="Codex" w:date="2026-10-05T16:32:41.313017+00:00">
                  <w:rPr>
                    <w:bCs w:val="0"/>
                    <w:sz w:val="21"/>
                    <w:szCs w:val="21"/>
                  </w:rPr>
                </w:rPrChange>
              </w:rPr>
              <w:pPrChange w:id="80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33" w:author="Codex" w:date="2026-10-05T16:32:41.313017+00:00">
                  <w:rPr>
                    <w:bCs w:val="0"/>
                    <w:sz w:val="21"/>
                    <w:szCs w:val="21"/>
                  </w:rPr>
                </w:rPrChange>
              </w:rPr>
              <w:t>0.066</w:t>
            </w:r>
            <w:r>
              <w:rPr>
                <w:rFonts w:ascii="Times New Roman" w:hAnsi="Times New Roman" w:cs="Times New Roman" w:eastAsia="SimSun"/>
                <w:b w:val="0"/>
                <w:bCs w:val="0"/>
                <w:sz w:val="21"/>
                <w:szCs w:val="21"/>
                <w:rPrChange w:id="8034" w:author="Codex" w:date="2026-10-05T16:32:41.313017+00:00">
                  <w:rPr>
                    <w:bCs w:val="0"/>
                    <w:sz w:val="21"/>
                    <w:szCs w:val="21"/>
                  </w:rPr>
                </w:rPrChange>
              </w:rPr>
              <w:t>（</w:t>
            </w:r>
            <w:r>
              <w:rPr>
                <w:rFonts w:ascii="Times New Roman" w:hAnsi="Times New Roman" w:cs="Times New Roman" w:eastAsia="SimSun"/>
                <w:b w:val="0"/>
                <w:bCs w:val="0"/>
                <w:sz w:val="21"/>
                <w:szCs w:val="21"/>
                <w:rPrChange w:id="8035" w:author="Codex" w:date="2026-10-05T16:32:41.313017+00:00">
                  <w:rPr>
                    <w:bCs w:val="0"/>
                    <w:sz w:val="21"/>
                    <w:szCs w:val="21"/>
                  </w:rPr>
                </w:rPrChange>
              </w:rPr>
              <w:t>-0.735</w:t>
            </w:r>
            <w:r>
              <w:rPr>
                <w:rFonts w:ascii="Times New Roman" w:hAnsi="Times New Roman" w:cs="Times New Roman" w:eastAsia="SimSun"/>
                <w:b w:val="0"/>
                <w:bCs w:val="0"/>
                <w:sz w:val="21"/>
                <w:szCs w:val="21"/>
                <w:rPrChange w:id="8036" w:author="Codex" w:date="2026-10-05T16:32:41.313017+00:00">
                  <w:rPr>
                    <w:bCs w:val="0"/>
                    <w:sz w:val="21"/>
                    <w:szCs w:val="21"/>
                  </w:rPr>
                </w:rPrChange>
              </w:rPr>
              <w:t>，</w:t>
            </w:r>
            <w:r>
              <w:rPr>
                <w:rFonts w:ascii="Times New Roman" w:hAnsi="Times New Roman" w:cs="Times New Roman" w:eastAsia="SimSun"/>
                <w:b w:val="0"/>
                <w:bCs w:val="0"/>
                <w:sz w:val="21"/>
                <w:szCs w:val="21"/>
                <w:rPrChange w:id="8037" w:author="Codex" w:date="2026-10-05T16:32:41.313017+00:00">
                  <w:rPr>
                    <w:bCs w:val="0"/>
                    <w:sz w:val="21"/>
                    <w:szCs w:val="21"/>
                  </w:rPr>
                </w:rPrChange>
              </w:rPr>
              <w:t>0.837</w:t>
            </w:r>
            <w:r>
              <w:rPr>
                <w:rFonts w:ascii="Times New Roman" w:hAnsi="Times New Roman" w:cs="Times New Roman" w:eastAsia="SimSun"/>
                <w:b w:val="0"/>
                <w:bCs w:val="0"/>
                <w:sz w:val="21"/>
                <w:szCs w:val="21"/>
                <w:rPrChange w:id="80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39" w:author="Codex" w:date="2026-10-05T16:32:41.313017+00:00">
              <w:tcPr>
                <w:tcW w:w="0" w:type="auto"/>
                <w:tcBorders>
                  <w:top w:val="nil"/>
                  <w:left w:val="nil"/>
                  <w:bottom w:val="nil"/>
                  <w:right w:val="nil"/>
                </w:tcBorders>
                <w:tcMar>
                  <w:left w:w="102" w:type="dxa"/>
                  <w:right w:w="102" w:type="dxa"/>
                </w:tcMar>
              </w:tcPr>
            </w:tcPrChange>
          </w:tcPr>
          <w:p w14:paraId="7F381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3" w:author="Codex" w:date="2026-10-05T16:32:41.313017+00:00">
                  <w:rPr>
                    <w:bCs w:val="0"/>
                    <w:sz w:val="21"/>
                    <w:szCs w:val="21"/>
                  </w:rPr>
                </w:rPrChange>
              </w:rPr>
              <w:pPrChange w:id="80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41" w:author="Codex" w:date="2026-10-05T16:32:41.313017+00:00">
                  <w:rPr>
                    <w:bCs w:val="0"/>
                    <w:sz w:val="21"/>
                    <w:szCs w:val="21"/>
                  </w:rPr>
                </w:rPrChange>
              </w:rPr>
              <w:t>1000</w:t>
            </w:r>
          </w:p>
        </w:tc>
      </w:tr>
      <w:tr w:rsidR="007622EE" w14:paraId="4D84B15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42" w:author="Codex" w:date="2026-10-05T16:32:41.313017+00:00">
              <w:tcPr>
                <w:tcW w:w="0" w:type="auto"/>
                <w:tcBorders>
                  <w:top w:val="nil"/>
                  <w:left w:val="nil"/>
                  <w:bottom w:val="nil"/>
                  <w:right w:val="nil"/>
                </w:tcBorders>
                <w:tcMar>
                  <w:left w:w="102" w:type="dxa"/>
                  <w:right w:w="102" w:type="dxa"/>
                </w:tcMar>
              </w:tcPr>
            </w:tcPrChange>
          </w:tcPr>
          <w:p w14:paraId="5DC7253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4" w:author="Codex" w:date="2026-10-05T16:32:41.313017+00:00">
                  <w:rPr>
                    <w:bCs w:val="0"/>
                    <w:sz w:val="21"/>
                    <w:szCs w:val="21"/>
                  </w:rPr>
                </w:rPrChange>
              </w:rPr>
              <w:pPrChange w:id="80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44"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045" w:author="Codex" w:date="2026-10-05T16:32:41.313017+00:00">
              <w:tcPr>
                <w:tcW w:w="0" w:type="auto"/>
                <w:tcBorders>
                  <w:top w:val="nil"/>
                  <w:left w:val="nil"/>
                  <w:bottom w:val="nil"/>
                  <w:right w:val="nil"/>
                </w:tcBorders>
                <w:tcMar>
                  <w:left w:w="102" w:type="dxa"/>
                  <w:right w:w="102" w:type="dxa"/>
                </w:tcMar>
              </w:tcPr>
            </w:tcPrChange>
          </w:tcPr>
          <w:p w14:paraId="3BECD02F" w14:textId="60BF76E8"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55" w:author="Codex" w:date="2026-10-05T16:32:41.313017+00:00">
                  <w:rPr>
                    <w:bCs w:val="0"/>
                    <w:sz w:val="21"/>
                    <w:szCs w:val="21"/>
                  </w:rPr>
                </w:rPrChange>
              </w:rPr>
              <w:pPrChange w:id="80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47"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8048" w:author="Codex" w:date="2026-10-05T16:32:41.313017+00:00">
              <w:tcPr>
                <w:tcW w:w="0" w:type="auto"/>
                <w:tcBorders>
                  <w:top w:val="nil"/>
                  <w:left w:val="nil"/>
                  <w:bottom w:val="nil"/>
                  <w:right w:val="nil"/>
                </w:tcBorders>
                <w:tcMar>
                  <w:left w:w="102" w:type="dxa"/>
                  <w:right w:w="102" w:type="dxa"/>
                </w:tcMar>
              </w:tcPr>
            </w:tcPrChange>
          </w:tcPr>
          <w:p w14:paraId="06FB5C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6" w:author="Codex" w:date="2026-10-05T16:32:41.313017+00:00">
                  <w:rPr>
                    <w:bCs w:val="0"/>
                    <w:sz w:val="21"/>
                    <w:szCs w:val="21"/>
                  </w:rPr>
                </w:rPrChange>
              </w:rPr>
              <w:pPrChange w:id="80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0" w:author="Codex" w:date="2026-10-05T16:32:41.313017+00:00">
                  <w:rPr>
                    <w:bCs w:val="0"/>
                    <w:sz w:val="21"/>
                    <w:szCs w:val="21"/>
                  </w:rPr>
                </w:rPrChange>
              </w:rPr>
              <w:t>3180</w:t>
            </w:r>
          </w:p>
        </w:tc>
        <w:tc>
          <w:tcPr>
            <w:tcW w:w="0" w:type="auto"/>
            <w:tcBorders>
              <w:top w:val="nil"/>
              <w:left w:val="nil"/>
              <w:bottom w:val="nil"/>
              <w:right w:val="nil"/>
              <w:insideH w:val="nil"/>
              <w:insideV w:val="nil"/>
            </w:tcBorders>
            <w:tcMar>
              <w:left w:w="102" w:type="dxa"/>
              <w:right w:w="102" w:type="dxa"/>
            </w:tcMar>
            <w:tcPrChange w:id="8051" w:author="Codex" w:date="2026-10-05T16:32:41.313017+00:00">
              <w:tcPr>
                <w:tcW w:w="0" w:type="auto"/>
                <w:tcBorders>
                  <w:top w:val="nil"/>
                  <w:left w:val="nil"/>
                  <w:bottom w:val="nil"/>
                  <w:right w:val="nil"/>
                </w:tcBorders>
                <w:tcMar>
                  <w:left w:w="102" w:type="dxa"/>
                  <w:right w:w="102" w:type="dxa"/>
                </w:tcMar>
              </w:tcPr>
            </w:tcPrChange>
          </w:tcPr>
          <w:p w14:paraId="742930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7" w:author="Codex" w:date="2026-10-05T16:32:41.313017+00:00">
                  <w:rPr>
                    <w:bCs w:val="0"/>
                    <w:sz w:val="21"/>
                    <w:szCs w:val="21"/>
                  </w:rPr>
                </w:rPrChange>
              </w:rPr>
              <w:pPrChange w:id="80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3" w:author="Codex" w:date="2026-10-05T16:32:41.313017+00:00">
                  <w:rPr>
                    <w:bCs w:val="0"/>
                    <w:sz w:val="21"/>
                    <w:szCs w:val="21"/>
                  </w:rPr>
                </w:rPrChange>
              </w:rPr>
              <w:t>1265</w:t>
            </w:r>
          </w:p>
        </w:tc>
        <w:tc>
          <w:tcPr>
            <w:tcW w:w="0" w:type="auto"/>
            <w:tcBorders>
              <w:top w:val="nil"/>
              <w:left w:val="nil"/>
              <w:bottom w:val="nil"/>
              <w:right w:val="nil"/>
              <w:insideH w:val="nil"/>
              <w:insideV w:val="nil"/>
            </w:tcBorders>
            <w:tcMar>
              <w:left w:w="102" w:type="dxa"/>
              <w:right w:w="102" w:type="dxa"/>
            </w:tcMar>
            <w:tcPrChange w:id="8054" w:author="Codex" w:date="2026-10-05T16:32:41.313017+00:00">
              <w:tcPr>
                <w:tcW w:w="0" w:type="auto"/>
                <w:tcBorders>
                  <w:top w:val="nil"/>
                  <w:left w:val="nil"/>
                  <w:bottom w:val="nil"/>
                  <w:right w:val="nil"/>
                </w:tcBorders>
                <w:tcMar>
                  <w:left w:w="102" w:type="dxa"/>
                  <w:right w:w="102" w:type="dxa"/>
                </w:tcMar>
              </w:tcPr>
            </w:tcPrChange>
          </w:tcPr>
          <w:p w14:paraId="6B25BD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8" w:author="Codex" w:date="2026-10-05T16:32:41.313017+00:00">
                  <w:rPr>
                    <w:bCs w:val="0"/>
                    <w:sz w:val="21"/>
                    <w:szCs w:val="21"/>
                  </w:rPr>
                </w:rPrChange>
              </w:rPr>
              <w:pPrChange w:id="80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6" w:author="Codex" w:date="2026-10-05T16:32:41.313017+00:00">
                  <w:rPr>
                    <w:bCs w:val="0"/>
                    <w:sz w:val="21"/>
                    <w:szCs w:val="21"/>
                  </w:rPr>
                </w:rPrChange>
              </w:rPr>
              <w:t>0.9990</w:t>
            </w:r>
            <w:r>
              <w:rPr>
                <w:rFonts w:ascii="Times New Roman" w:hAnsi="Times New Roman" w:cs="Times New Roman" w:eastAsia="SimSun"/>
                <w:b w:val="0"/>
                <w:bCs w:val="0"/>
                <w:sz w:val="21"/>
                <w:szCs w:val="21"/>
                <w:rPrChange w:id="8057" w:author="Codex" w:date="2026-10-05T16:32:41.313017+00:00">
                  <w:rPr>
                    <w:bCs w:val="0"/>
                    <w:sz w:val="21"/>
                    <w:szCs w:val="21"/>
                  </w:rPr>
                </w:rPrChange>
              </w:rPr>
              <w:t>（</w:t>
            </w:r>
            <w:r>
              <w:rPr>
                <w:rFonts w:ascii="Times New Roman" w:hAnsi="Times New Roman" w:cs="Times New Roman" w:eastAsia="SimSun"/>
                <w:b w:val="0"/>
                <w:bCs w:val="0"/>
                <w:sz w:val="21"/>
                <w:szCs w:val="21"/>
                <w:rPrChange w:id="8058" w:author="Codex" w:date="2026-10-05T16:32:41.313017+00:00">
                  <w:rPr>
                    <w:bCs w:val="0"/>
                    <w:sz w:val="21"/>
                    <w:szCs w:val="21"/>
                  </w:rPr>
                </w:rPrChange>
              </w:rPr>
              <w:t>0.9825</w:t>
            </w:r>
            <w:r>
              <w:rPr>
                <w:rFonts w:ascii="Times New Roman" w:hAnsi="Times New Roman" w:cs="Times New Roman" w:eastAsia="SimSun"/>
                <w:b w:val="0"/>
                <w:bCs w:val="0"/>
                <w:sz w:val="21"/>
                <w:szCs w:val="21"/>
                <w:rPrChange w:id="8059" w:author="Codex" w:date="2026-10-05T16:32:41.313017+00:00">
                  <w:rPr>
                    <w:bCs w:val="0"/>
                    <w:sz w:val="21"/>
                    <w:szCs w:val="21"/>
                  </w:rPr>
                </w:rPrChange>
              </w:rPr>
              <w:t>，</w:t>
            </w:r>
            <w:r>
              <w:rPr>
                <w:rFonts w:ascii="Times New Roman" w:hAnsi="Times New Roman" w:cs="Times New Roman" w:eastAsia="SimSun"/>
                <w:b w:val="0"/>
                <w:bCs w:val="0"/>
                <w:sz w:val="21"/>
                <w:szCs w:val="21"/>
                <w:rPrChange w:id="8060" w:author="Codex" w:date="2026-10-05T16:32:41.313017+00:00">
                  <w:rPr>
                    <w:bCs w:val="0"/>
                    <w:sz w:val="21"/>
                    <w:szCs w:val="21"/>
                  </w:rPr>
                </w:rPrChange>
              </w:rPr>
              <w:t>1.0158</w:t>
            </w:r>
            <w:r>
              <w:rPr>
                <w:rFonts w:ascii="Times New Roman" w:hAnsi="Times New Roman" w:cs="Times New Roman" w:eastAsia="SimSun"/>
                <w:b w:val="0"/>
                <w:bCs w:val="0"/>
                <w:sz w:val="21"/>
                <w:szCs w:val="21"/>
                <w:rPrChange w:id="806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62" w:author="Codex" w:date="2026-10-05T16:32:41.313017+00:00">
              <w:tcPr>
                <w:tcW w:w="0" w:type="auto"/>
                <w:tcBorders>
                  <w:top w:val="nil"/>
                  <w:left w:val="nil"/>
                  <w:bottom w:val="nil"/>
                  <w:right w:val="nil"/>
                </w:tcBorders>
                <w:tcMar>
                  <w:left w:w="102" w:type="dxa"/>
                  <w:right w:w="102" w:type="dxa"/>
                </w:tcMar>
              </w:tcPr>
            </w:tcPrChange>
          </w:tcPr>
          <w:p w14:paraId="21E713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9" w:author="Codex" w:date="2026-10-05T16:32:41.313017+00:00">
                  <w:rPr>
                    <w:bCs w:val="0"/>
                    <w:sz w:val="21"/>
                    <w:szCs w:val="21"/>
                  </w:rPr>
                </w:rPrChange>
              </w:rPr>
              <w:pPrChange w:id="80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64" w:author="Codex" w:date="2026-10-05T16:32:41.313017+00:00">
                  <w:rPr>
                    <w:bCs w:val="0"/>
                    <w:sz w:val="21"/>
                    <w:szCs w:val="21"/>
                  </w:rPr>
                </w:rPrChange>
              </w:rPr>
              <w:t>-0.133</w:t>
            </w:r>
            <w:r>
              <w:rPr>
                <w:rFonts w:ascii="Times New Roman" w:hAnsi="Times New Roman" w:cs="Times New Roman" w:eastAsia="SimSun"/>
                <w:b w:val="0"/>
                <w:bCs w:val="0"/>
                <w:sz w:val="21"/>
                <w:szCs w:val="21"/>
                <w:rPrChange w:id="8065" w:author="Codex" w:date="2026-10-05T16:32:41.313017+00:00">
                  <w:rPr>
                    <w:bCs w:val="0"/>
                    <w:sz w:val="21"/>
                    <w:szCs w:val="21"/>
                  </w:rPr>
                </w:rPrChange>
              </w:rPr>
              <w:t>（</w:t>
            </w:r>
            <w:r>
              <w:rPr>
                <w:rFonts w:ascii="Times New Roman" w:hAnsi="Times New Roman" w:cs="Times New Roman" w:eastAsia="SimSun"/>
                <w:b w:val="0"/>
                <w:bCs w:val="0"/>
                <w:sz w:val="21"/>
                <w:szCs w:val="21"/>
                <w:rPrChange w:id="8066" w:author="Codex" w:date="2026-10-05T16:32:41.313017+00:00">
                  <w:rPr>
                    <w:bCs w:val="0"/>
                    <w:sz w:val="21"/>
                    <w:szCs w:val="21"/>
                  </w:rPr>
                </w:rPrChange>
              </w:rPr>
              <w:t>-0.644</w:t>
            </w:r>
            <w:r>
              <w:rPr>
                <w:rFonts w:ascii="Times New Roman" w:hAnsi="Times New Roman" w:cs="Times New Roman" w:eastAsia="SimSun"/>
                <w:b w:val="0"/>
                <w:bCs w:val="0"/>
                <w:sz w:val="21"/>
                <w:szCs w:val="21"/>
                <w:rPrChange w:id="8067" w:author="Codex" w:date="2026-10-05T16:32:41.313017+00:00">
                  <w:rPr>
                    <w:bCs w:val="0"/>
                    <w:sz w:val="21"/>
                    <w:szCs w:val="21"/>
                  </w:rPr>
                </w:rPrChange>
              </w:rPr>
              <w:t>，</w:t>
            </w:r>
            <w:r>
              <w:rPr>
                <w:rFonts w:ascii="Times New Roman" w:hAnsi="Times New Roman" w:cs="Times New Roman" w:eastAsia="SimSun"/>
                <w:b w:val="0"/>
                <w:bCs w:val="0"/>
                <w:sz w:val="21"/>
                <w:szCs w:val="21"/>
                <w:rPrChange w:id="8068" w:author="Codex" w:date="2026-10-05T16:32:41.313017+00:00">
                  <w:rPr>
                    <w:bCs w:val="0"/>
                    <w:sz w:val="21"/>
                    <w:szCs w:val="21"/>
                  </w:rPr>
                </w:rPrChange>
              </w:rPr>
              <w:t>0.651</w:t>
            </w:r>
            <w:r>
              <w:rPr>
                <w:rFonts w:ascii="Times New Roman" w:hAnsi="Times New Roman" w:cs="Times New Roman" w:eastAsia="SimSun"/>
                <w:b w:val="0"/>
                <w:bCs w:val="0"/>
                <w:sz w:val="21"/>
                <w:szCs w:val="21"/>
                <w:rPrChange w:id="80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70" w:author="Codex" w:date="2026-10-05T16:32:41.313017+00:00">
              <w:tcPr>
                <w:tcW w:w="0" w:type="auto"/>
                <w:tcBorders>
                  <w:top w:val="nil"/>
                  <w:left w:val="nil"/>
                  <w:bottom w:val="nil"/>
                  <w:right w:val="nil"/>
                </w:tcBorders>
                <w:tcMar>
                  <w:left w:w="102" w:type="dxa"/>
                  <w:right w:w="102" w:type="dxa"/>
                </w:tcMar>
              </w:tcPr>
            </w:tcPrChange>
          </w:tcPr>
          <w:p w14:paraId="38DE91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0" w:author="Codex" w:date="2026-10-05T16:32:41.313017+00:00">
                  <w:rPr>
                    <w:bCs w:val="0"/>
                    <w:sz w:val="21"/>
                    <w:szCs w:val="21"/>
                  </w:rPr>
                </w:rPrChange>
              </w:rPr>
              <w:pPrChange w:id="80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72" w:author="Codex" w:date="2026-10-05T16:32:41.313017+00:00">
                  <w:rPr>
                    <w:bCs w:val="0"/>
                    <w:sz w:val="21"/>
                    <w:szCs w:val="21"/>
                  </w:rPr>
                </w:rPrChange>
              </w:rPr>
              <w:t>1000</w:t>
            </w:r>
          </w:p>
        </w:tc>
      </w:tr>
      <w:tr w:rsidR="007622EE" w14:paraId="5D24E5FB"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73" w:author="Codex" w:date="2026-10-05T16:32:41.313017+00:00">
              <w:tcPr>
                <w:tcW w:w="0" w:type="auto"/>
                <w:tcBorders>
                  <w:top w:val="nil"/>
                  <w:left w:val="nil"/>
                  <w:bottom w:val="nil"/>
                  <w:right w:val="nil"/>
                </w:tcBorders>
                <w:tcMar>
                  <w:left w:w="102" w:type="dxa"/>
                  <w:right w:w="102" w:type="dxa"/>
                </w:tcMar>
              </w:tcPr>
            </w:tcPrChange>
          </w:tcPr>
          <w:p w14:paraId="76941B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1" w:author="Codex" w:date="2026-10-05T16:32:41.313017+00:00">
                  <w:rPr>
                    <w:bCs w:val="0"/>
                    <w:sz w:val="21"/>
                    <w:szCs w:val="21"/>
                  </w:rPr>
                </w:rPrChange>
              </w:rPr>
              <w:pPrChange w:id="80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7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076" w:author="Codex" w:date="2026-10-05T16:32:41.313017+00:00">
              <w:tcPr>
                <w:tcW w:w="0" w:type="auto"/>
                <w:tcBorders>
                  <w:top w:val="nil"/>
                  <w:left w:val="nil"/>
                  <w:bottom w:val="nil"/>
                  <w:right w:val="nil"/>
                </w:tcBorders>
                <w:tcMar>
                  <w:left w:w="102" w:type="dxa"/>
                  <w:right w:w="102" w:type="dxa"/>
                </w:tcMar>
              </w:tcPr>
            </w:tcPrChange>
          </w:tcPr>
          <w:p w14:paraId="2AF9FAC8" w14:textId="2C419EF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62" w:author="Codex" w:date="2026-10-05T16:32:41.313017+00:00">
                  <w:rPr>
                    <w:bCs w:val="0"/>
                    <w:sz w:val="21"/>
                    <w:szCs w:val="21"/>
                  </w:rPr>
                </w:rPrChange>
              </w:rPr>
              <w:pPrChange w:id="807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78"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8079" w:author="Codex" w:date="2026-10-05T16:32:41.313017+00:00">
              <w:tcPr>
                <w:tcW w:w="0" w:type="auto"/>
                <w:tcBorders>
                  <w:top w:val="nil"/>
                  <w:left w:val="nil"/>
                  <w:bottom w:val="nil"/>
                  <w:right w:val="nil"/>
                </w:tcBorders>
                <w:tcMar>
                  <w:left w:w="102" w:type="dxa"/>
                  <w:right w:w="102" w:type="dxa"/>
                </w:tcMar>
              </w:tcPr>
            </w:tcPrChange>
          </w:tcPr>
          <w:p w14:paraId="531696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3" w:author="Codex" w:date="2026-10-05T16:32:41.313017+00:00">
                  <w:rPr>
                    <w:bCs w:val="0"/>
                    <w:sz w:val="21"/>
                    <w:szCs w:val="21"/>
                  </w:rPr>
                </w:rPrChange>
              </w:rPr>
              <w:pPrChange w:id="80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1" w:author="Codex" w:date="2026-10-05T16:32:41.313017+00:00">
                  <w:rPr>
                    <w:bCs w:val="0"/>
                    <w:sz w:val="21"/>
                    <w:szCs w:val="21"/>
                  </w:rPr>
                </w:rPrChange>
              </w:rPr>
              <w:t>3151</w:t>
            </w:r>
          </w:p>
        </w:tc>
        <w:tc>
          <w:tcPr>
            <w:tcW w:w="0" w:type="auto"/>
            <w:tcBorders>
              <w:top w:val="nil"/>
              <w:left w:val="nil"/>
              <w:bottom w:val="nil"/>
              <w:right w:val="nil"/>
              <w:insideH w:val="nil"/>
              <w:insideV w:val="nil"/>
            </w:tcBorders>
            <w:tcMar>
              <w:left w:w="102" w:type="dxa"/>
              <w:right w:w="102" w:type="dxa"/>
            </w:tcMar>
            <w:tcPrChange w:id="8082" w:author="Codex" w:date="2026-10-05T16:32:41.313017+00:00">
              <w:tcPr>
                <w:tcW w:w="0" w:type="auto"/>
                <w:tcBorders>
                  <w:top w:val="nil"/>
                  <w:left w:val="nil"/>
                  <w:bottom w:val="nil"/>
                  <w:right w:val="nil"/>
                </w:tcBorders>
                <w:tcMar>
                  <w:left w:w="102" w:type="dxa"/>
                  <w:right w:w="102" w:type="dxa"/>
                </w:tcMar>
              </w:tcPr>
            </w:tcPrChange>
          </w:tcPr>
          <w:p w14:paraId="249AC5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4" w:author="Codex" w:date="2026-10-05T16:32:41.313017+00:00">
                  <w:rPr>
                    <w:bCs w:val="0"/>
                    <w:sz w:val="21"/>
                    <w:szCs w:val="21"/>
                  </w:rPr>
                </w:rPrChange>
              </w:rPr>
              <w:pPrChange w:id="80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4" w:author="Codex" w:date="2026-10-05T16:32:41.313017+00:00">
                  <w:rPr>
                    <w:bCs w:val="0"/>
                    <w:sz w:val="21"/>
                    <w:szCs w:val="21"/>
                  </w:rPr>
                </w:rPrChange>
              </w:rPr>
              <w:t>1234</w:t>
            </w:r>
          </w:p>
        </w:tc>
        <w:tc>
          <w:tcPr>
            <w:tcW w:w="0" w:type="auto"/>
            <w:tcBorders>
              <w:top w:val="nil"/>
              <w:left w:val="nil"/>
              <w:bottom w:val="nil"/>
              <w:right w:val="nil"/>
              <w:insideH w:val="nil"/>
              <w:insideV w:val="nil"/>
            </w:tcBorders>
            <w:tcMar>
              <w:left w:w="102" w:type="dxa"/>
              <w:right w:w="102" w:type="dxa"/>
            </w:tcMar>
            <w:tcPrChange w:id="8085" w:author="Codex" w:date="2026-10-05T16:32:41.313017+00:00">
              <w:tcPr>
                <w:tcW w:w="0" w:type="auto"/>
                <w:tcBorders>
                  <w:top w:val="nil"/>
                  <w:left w:val="nil"/>
                  <w:bottom w:val="nil"/>
                  <w:right w:val="nil"/>
                </w:tcBorders>
                <w:tcMar>
                  <w:left w:w="102" w:type="dxa"/>
                  <w:right w:w="102" w:type="dxa"/>
                </w:tcMar>
              </w:tcPr>
            </w:tcPrChange>
          </w:tcPr>
          <w:p w14:paraId="60A587E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5" w:author="Codex" w:date="2026-10-05T16:32:41.313017+00:00">
                  <w:rPr>
                    <w:bCs w:val="0"/>
                    <w:sz w:val="21"/>
                    <w:szCs w:val="21"/>
                  </w:rPr>
                </w:rPrChange>
              </w:rPr>
              <w:pPrChange w:id="80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7" w:author="Codex" w:date="2026-10-05T16:32:41.313017+00:00">
                  <w:rPr>
                    <w:bCs w:val="0"/>
                    <w:sz w:val="21"/>
                    <w:szCs w:val="21"/>
                  </w:rPr>
                </w:rPrChange>
              </w:rPr>
              <w:t>0.9940</w:t>
            </w:r>
            <w:r>
              <w:rPr>
                <w:rFonts w:ascii="Times New Roman" w:hAnsi="Times New Roman" w:cs="Times New Roman" w:eastAsia="SimSun"/>
                <w:b w:val="0"/>
                <w:bCs w:val="0"/>
                <w:sz w:val="21"/>
                <w:szCs w:val="21"/>
                <w:rPrChange w:id="8088" w:author="Codex" w:date="2026-10-05T16:32:41.313017+00:00">
                  <w:rPr>
                    <w:bCs w:val="0"/>
                    <w:sz w:val="21"/>
                    <w:szCs w:val="21"/>
                  </w:rPr>
                </w:rPrChange>
              </w:rPr>
              <w:t>（</w:t>
            </w:r>
            <w:r>
              <w:rPr>
                <w:rFonts w:ascii="Times New Roman" w:hAnsi="Times New Roman" w:cs="Times New Roman" w:eastAsia="SimSun"/>
                <w:b w:val="0"/>
                <w:bCs w:val="0"/>
                <w:sz w:val="21"/>
                <w:szCs w:val="21"/>
                <w:rPrChange w:id="8089" w:author="Codex" w:date="2026-10-05T16:32:41.313017+00:00">
                  <w:rPr>
                    <w:bCs w:val="0"/>
                    <w:sz w:val="21"/>
                    <w:szCs w:val="21"/>
                  </w:rPr>
                </w:rPrChange>
              </w:rPr>
              <w:t>0.9670</w:t>
            </w:r>
            <w:r>
              <w:rPr>
                <w:rFonts w:ascii="Times New Roman" w:hAnsi="Times New Roman" w:cs="Times New Roman" w:eastAsia="SimSun"/>
                <w:b w:val="0"/>
                <w:bCs w:val="0"/>
                <w:sz w:val="21"/>
                <w:szCs w:val="21"/>
                <w:rPrChange w:id="8090" w:author="Codex" w:date="2026-10-05T16:32:41.313017+00:00">
                  <w:rPr>
                    <w:bCs w:val="0"/>
                    <w:sz w:val="21"/>
                    <w:szCs w:val="21"/>
                  </w:rPr>
                </w:rPrChange>
              </w:rPr>
              <w:t>，</w:t>
            </w:r>
            <w:r>
              <w:rPr>
                <w:rFonts w:ascii="Times New Roman" w:hAnsi="Times New Roman" w:cs="Times New Roman" w:eastAsia="SimSun"/>
                <w:b w:val="0"/>
                <w:bCs w:val="0"/>
                <w:sz w:val="21"/>
                <w:szCs w:val="21"/>
                <w:rPrChange w:id="8091" w:author="Codex" w:date="2026-10-05T16:32:41.313017+00:00">
                  <w:rPr>
                    <w:bCs w:val="0"/>
                    <w:sz w:val="21"/>
                    <w:szCs w:val="21"/>
                  </w:rPr>
                </w:rPrChange>
              </w:rPr>
              <w:t>1.0116</w:t>
            </w:r>
            <w:r>
              <w:rPr>
                <w:rFonts w:ascii="Times New Roman" w:hAnsi="Times New Roman" w:cs="Times New Roman" w:eastAsia="SimSun"/>
                <w:b w:val="0"/>
                <w:bCs w:val="0"/>
                <w:sz w:val="21"/>
                <w:szCs w:val="21"/>
                <w:rPrChange w:id="809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93" w:author="Codex" w:date="2026-10-05T16:32:41.313017+00:00">
              <w:tcPr>
                <w:tcW w:w="0" w:type="auto"/>
                <w:tcBorders>
                  <w:top w:val="nil"/>
                  <w:left w:val="nil"/>
                  <w:bottom w:val="nil"/>
                  <w:right w:val="nil"/>
                </w:tcBorders>
                <w:tcMar>
                  <w:left w:w="102" w:type="dxa"/>
                  <w:right w:w="102" w:type="dxa"/>
                </w:tcMar>
              </w:tcPr>
            </w:tcPrChange>
          </w:tcPr>
          <w:p w14:paraId="495C64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6" w:author="Codex" w:date="2026-10-05T16:32:41.313017+00:00">
                  <w:rPr>
                    <w:bCs w:val="0"/>
                    <w:sz w:val="21"/>
                    <w:szCs w:val="21"/>
                  </w:rPr>
                </w:rPrChange>
              </w:rPr>
              <w:pPrChange w:id="80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95" w:author="Codex" w:date="2026-10-05T16:32:41.313017+00:00">
                  <w:rPr>
                    <w:bCs w:val="0"/>
                    <w:sz w:val="21"/>
                    <w:szCs w:val="21"/>
                  </w:rPr>
                </w:rPrChange>
              </w:rPr>
              <w:t>-0.413</w:t>
            </w:r>
            <w:r>
              <w:rPr>
                <w:rFonts w:ascii="Times New Roman" w:hAnsi="Times New Roman" w:cs="Times New Roman" w:eastAsia="SimSun"/>
                <w:b w:val="0"/>
                <w:bCs w:val="0"/>
                <w:sz w:val="21"/>
                <w:szCs w:val="21"/>
                <w:rPrChange w:id="8096" w:author="Codex" w:date="2026-10-05T16:32:41.313017+00:00">
                  <w:rPr>
                    <w:bCs w:val="0"/>
                    <w:sz w:val="21"/>
                    <w:szCs w:val="21"/>
                  </w:rPr>
                </w:rPrChange>
              </w:rPr>
              <w:t>（</w:t>
            </w:r>
            <w:r>
              <w:rPr>
                <w:rFonts w:ascii="Times New Roman" w:hAnsi="Times New Roman" w:cs="Times New Roman" w:eastAsia="SimSun"/>
                <w:b w:val="0"/>
                <w:bCs w:val="0"/>
                <w:sz w:val="21"/>
                <w:szCs w:val="21"/>
                <w:rPrChange w:id="8097" w:author="Codex" w:date="2026-10-05T16:32:41.313017+00:00">
                  <w:rPr>
                    <w:bCs w:val="0"/>
                    <w:sz w:val="21"/>
                    <w:szCs w:val="21"/>
                  </w:rPr>
                </w:rPrChange>
              </w:rPr>
              <w:t>-1.097</w:t>
            </w:r>
            <w:r>
              <w:rPr>
                <w:rFonts w:ascii="Times New Roman" w:hAnsi="Times New Roman" w:cs="Times New Roman" w:eastAsia="SimSun"/>
                <w:b w:val="0"/>
                <w:bCs w:val="0"/>
                <w:sz w:val="21"/>
                <w:szCs w:val="21"/>
                <w:rPrChange w:id="8098" w:author="Codex" w:date="2026-10-05T16:32:41.313017+00:00">
                  <w:rPr>
                    <w:bCs w:val="0"/>
                    <w:sz w:val="21"/>
                    <w:szCs w:val="21"/>
                  </w:rPr>
                </w:rPrChange>
              </w:rPr>
              <w:t>，</w:t>
            </w:r>
            <w:r>
              <w:rPr>
                <w:rFonts w:ascii="Times New Roman" w:hAnsi="Times New Roman" w:cs="Times New Roman" w:eastAsia="SimSun"/>
                <w:b w:val="0"/>
                <w:bCs w:val="0"/>
                <w:sz w:val="21"/>
                <w:szCs w:val="21"/>
                <w:rPrChange w:id="8099" w:author="Codex" w:date="2026-10-05T16:32:41.313017+00:00">
                  <w:rPr>
                    <w:bCs w:val="0"/>
                    <w:sz w:val="21"/>
                    <w:szCs w:val="21"/>
                  </w:rPr>
                </w:rPrChange>
              </w:rPr>
              <w:t>0.501</w:t>
            </w:r>
            <w:r>
              <w:rPr>
                <w:rFonts w:ascii="Times New Roman" w:hAnsi="Times New Roman" w:cs="Times New Roman" w:eastAsia="SimSun"/>
                <w:b w:val="0"/>
                <w:bCs w:val="0"/>
                <w:sz w:val="21"/>
                <w:szCs w:val="21"/>
                <w:rPrChange w:id="81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01" w:author="Codex" w:date="2026-10-05T16:32:41.313017+00:00">
              <w:tcPr>
                <w:tcW w:w="0" w:type="auto"/>
                <w:tcBorders>
                  <w:top w:val="nil"/>
                  <w:left w:val="nil"/>
                  <w:bottom w:val="nil"/>
                  <w:right w:val="nil"/>
                </w:tcBorders>
                <w:tcMar>
                  <w:left w:w="102" w:type="dxa"/>
                  <w:right w:w="102" w:type="dxa"/>
                </w:tcMar>
              </w:tcPr>
            </w:tcPrChange>
          </w:tcPr>
          <w:p w14:paraId="788338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7" w:author="Codex" w:date="2026-10-05T16:32:41.313017+00:00">
                  <w:rPr>
                    <w:bCs w:val="0"/>
                    <w:sz w:val="21"/>
                    <w:szCs w:val="21"/>
                  </w:rPr>
                </w:rPrChange>
              </w:rPr>
              <w:pPrChange w:id="81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03" w:author="Codex" w:date="2026-10-05T16:32:41.313017+00:00">
                  <w:rPr>
                    <w:bCs w:val="0"/>
                    <w:sz w:val="21"/>
                    <w:szCs w:val="21"/>
                  </w:rPr>
                </w:rPrChange>
              </w:rPr>
              <w:t>1000</w:t>
            </w:r>
          </w:p>
        </w:tc>
      </w:tr>
      <w:tr w:rsidR="007622EE" w14:paraId="3269EFE7"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104" w:author="Codex" w:date="2026-10-05T16:32:41.313017+00:00">
              <w:tcPr>
                <w:tcW w:w="0" w:type="auto"/>
                <w:tcBorders>
                  <w:top w:val="nil"/>
                  <w:left w:val="nil"/>
                  <w:bottom w:val="nil"/>
                  <w:right w:val="nil"/>
                </w:tcBorders>
                <w:tcMar>
                  <w:left w:w="102" w:type="dxa"/>
                  <w:right w:w="102" w:type="dxa"/>
                </w:tcMar>
              </w:tcPr>
            </w:tcPrChange>
          </w:tcPr>
          <w:p w14:paraId="6B97AB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8" w:author="Codex" w:date="2026-10-05T16:32:41.313017+00:00">
                  <w:rPr>
                    <w:bCs w:val="0"/>
                    <w:sz w:val="21"/>
                    <w:szCs w:val="21"/>
                  </w:rPr>
                </w:rPrChange>
              </w:rPr>
              <w:pPrChange w:id="81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06"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8107" w:author="Codex" w:date="2026-10-05T16:32:41.313017+00:00">
              <w:tcPr>
                <w:tcW w:w="0" w:type="auto"/>
                <w:tcBorders>
                  <w:top w:val="nil"/>
                  <w:left w:val="nil"/>
                  <w:bottom w:val="nil"/>
                  <w:right w:val="nil"/>
                </w:tcBorders>
                <w:tcMar>
                  <w:left w:w="102" w:type="dxa"/>
                  <w:right w:w="102" w:type="dxa"/>
                </w:tcMar>
              </w:tcPr>
            </w:tcPrChange>
          </w:tcPr>
          <w:p w14:paraId="34AB3921" w14:textId="6C7C26C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69" w:author="Codex" w:date="2026-10-05T16:32:41.313017+00:00">
                  <w:rPr>
                    <w:bCs w:val="0"/>
                    <w:sz w:val="21"/>
                    <w:szCs w:val="21"/>
                  </w:rPr>
                </w:rPrChange>
              </w:rPr>
              <w:pPrChange w:id="810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109"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8110" w:author="Codex" w:date="2026-10-05T16:32:41.313017+00:00">
              <w:tcPr>
                <w:tcW w:w="0" w:type="auto"/>
                <w:tcBorders>
                  <w:top w:val="nil"/>
                  <w:left w:val="nil"/>
                  <w:bottom w:val="nil"/>
                  <w:right w:val="nil"/>
                </w:tcBorders>
                <w:tcMar>
                  <w:left w:w="102" w:type="dxa"/>
                  <w:right w:w="102" w:type="dxa"/>
                </w:tcMar>
              </w:tcPr>
            </w:tcPrChange>
          </w:tcPr>
          <w:p w14:paraId="27BB69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0" w:author="Codex" w:date="2026-10-05T16:32:41.313017+00:00">
                  <w:rPr>
                    <w:bCs w:val="0"/>
                    <w:sz w:val="21"/>
                    <w:szCs w:val="21"/>
                  </w:rPr>
                </w:rPrChange>
              </w:rPr>
              <w:pPrChange w:id="81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2" w:author="Codex" w:date="2026-10-05T16:32:41.313017+00:00">
                  <w:rPr>
                    <w:bCs w:val="0"/>
                    <w:sz w:val="21"/>
                    <w:szCs w:val="21"/>
                  </w:rPr>
                </w:rPrChange>
              </w:rPr>
              <w:t>2830</w:t>
            </w:r>
          </w:p>
        </w:tc>
        <w:tc>
          <w:tcPr>
            <w:tcW w:w="0" w:type="auto"/>
            <w:tcBorders>
              <w:top w:val="nil"/>
              <w:left w:val="nil"/>
              <w:bottom w:val="nil"/>
              <w:right w:val="nil"/>
              <w:insideH w:val="nil"/>
              <w:insideV w:val="nil"/>
            </w:tcBorders>
            <w:tcMar>
              <w:left w:w="102" w:type="dxa"/>
              <w:right w:w="102" w:type="dxa"/>
            </w:tcMar>
            <w:tcPrChange w:id="8113" w:author="Codex" w:date="2026-10-05T16:32:41.313017+00:00">
              <w:tcPr>
                <w:tcW w:w="0" w:type="auto"/>
                <w:tcBorders>
                  <w:top w:val="nil"/>
                  <w:left w:val="nil"/>
                  <w:bottom w:val="nil"/>
                  <w:right w:val="nil"/>
                </w:tcBorders>
                <w:tcMar>
                  <w:left w:w="102" w:type="dxa"/>
                  <w:right w:w="102" w:type="dxa"/>
                </w:tcMar>
              </w:tcPr>
            </w:tcPrChange>
          </w:tcPr>
          <w:p w14:paraId="5BDA7E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1" w:author="Codex" w:date="2026-10-05T16:32:41.313017+00:00">
                  <w:rPr>
                    <w:bCs w:val="0"/>
                    <w:sz w:val="21"/>
                    <w:szCs w:val="21"/>
                  </w:rPr>
                </w:rPrChange>
              </w:rPr>
              <w:pPrChange w:id="81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5" w:author="Codex" w:date="2026-10-05T16:32:41.313017+00:00">
                  <w:rPr>
                    <w:bCs w:val="0"/>
                    <w:sz w:val="21"/>
                    <w:szCs w:val="21"/>
                  </w:rPr>
                </w:rPrChange>
              </w:rPr>
              <w:t>1142</w:t>
            </w:r>
          </w:p>
        </w:tc>
        <w:tc>
          <w:tcPr>
            <w:tcW w:w="0" w:type="auto"/>
            <w:tcBorders>
              <w:top w:val="nil"/>
              <w:left w:val="nil"/>
              <w:bottom w:val="nil"/>
              <w:right w:val="nil"/>
              <w:insideH w:val="nil"/>
              <w:insideV w:val="nil"/>
            </w:tcBorders>
            <w:tcMar>
              <w:left w:w="102" w:type="dxa"/>
              <w:right w:w="102" w:type="dxa"/>
            </w:tcMar>
            <w:tcPrChange w:id="8116" w:author="Codex" w:date="2026-10-05T16:32:41.313017+00:00">
              <w:tcPr>
                <w:tcW w:w="0" w:type="auto"/>
                <w:tcBorders>
                  <w:top w:val="nil"/>
                  <w:left w:val="nil"/>
                  <w:bottom w:val="nil"/>
                  <w:right w:val="nil"/>
                </w:tcBorders>
                <w:tcMar>
                  <w:left w:w="102" w:type="dxa"/>
                  <w:right w:w="102" w:type="dxa"/>
                </w:tcMar>
              </w:tcPr>
            </w:tcPrChange>
          </w:tcPr>
          <w:p w14:paraId="682AA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2" w:author="Codex" w:date="2026-10-05T16:32:41.313017+00:00">
                  <w:rPr>
                    <w:bCs w:val="0"/>
                    <w:sz w:val="21"/>
                    <w:szCs w:val="21"/>
                  </w:rPr>
                </w:rPrChange>
              </w:rPr>
              <w:pPrChange w:id="811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8" w:author="Codex" w:date="2026-10-05T16:32:41.313017+00:00">
                  <w:rPr>
                    <w:bCs w:val="0"/>
                    <w:sz w:val="21"/>
                    <w:szCs w:val="21"/>
                  </w:rPr>
                </w:rPrChange>
              </w:rPr>
              <w:t>1.0042</w:t>
            </w:r>
            <w:r>
              <w:rPr>
                <w:rFonts w:ascii="Times New Roman" w:hAnsi="Times New Roman" w:cs="Times New Roman" w:eastAsia="SimSun"/>
                <w:b w:val="0"/>
                <w:bCs w:val="0"/>
                <w:sz w:val="21"/>
                <w:szCs w:val="21"/>
                <w:rPrChange w:id="8119" w:author="Codex" w:date="2026-10-05T16:32:41.313017+00:00">
                  <w:rPr>
                    <w:bCs w:val="0"/>
                    <w:sz w:val="21"/>
                    <w:szCs w:val="21"/>
                  </w:rPr>
                </w:rPrChange>
              </w:rPr>
              <w:t>（</w:t>
            </w:r>
            <w:r>
              <w:rPr>
                <w:rFonts w:ascii="Times New Roman" w:hAnsi="Times New Roman" w:cs="Times New Roman" w:eastAsia="SimSun"/>
                <w:b w:val="0"/>
                <w:bCs w:val="0"/>
                <w:sz w:val="21"/>
                <w:szCs w:val="21"/>
                <w:rPrChange w:id="8120" w:author="Codex" w:date="2026-10-05T16:32:41.313017+00:00">
                  <w:rPr>
                    <w:bCs w:val="0"/>
                    <w:sz w:val="21"/>
                    <w:szCs w:val="21"/>
                  </w:rPr>
                </w:rPrChange>
              </w:rPr>
              <w:t>0.9784</w:t>
            </w:r>
            <w:r>
              <w:rPr>
                <w:rFonts w:ascii="Times New Roman" w:hAnsi="Times New Roman" w:cs="Times New Roman" w:eastAsia="SimSun"/>
                <w:b w:val="0"/>
                <w:bCs w:val="0"/>
                <w:sz w:val="21"/>
                <w:szCs w:val="21"/>
                <w:rPrChange w:id="8121" w:author="Codex" w:date="2026-10-05T16:32:41.313017+00:00">
                  <w:rPr>
                    <w:bCs w:val="0"/>
                    <w:sz w:val="21"/>
                    <w:szCs w:val="21"/>
                  </w:rPr>
                </w:rPrChange>
              </w:rPr>
              <w:t>，</w:t>
            </w:r>
            <w:r>
              <w:rPr>
                <w:rFonts w:ascii="Times New Roman" w:hAnsi="Times New Roman" w:cs="Times New Roman" w:eastAsia="SimSun"/>
                <w:b w:val="0"/>
                <w:bCs w:val="0"/>
                <w:sz w:val="21"/>
                <w:szCs w:val="21"/>
                <w:rPrChange w:id="8122" w:author="Codex" w:date="2026-10-05T16:32:41.313017+00:00">
                  <w:rPr>
                    <w:bCs w:val="0"/>
                    <w:sz w:val="21"/>
                    <w:szCs w:val="21"/>
                  </w:rPr>
                </w:rPrChange>
              </w:rPr>
              <w:t>1.0244</w:t>
            </w:r>
            <w:r>
              <w:rPr>
                <w:rFonts w:ascii="Times New Roman" w:hAnsi="Times New Roman" w:cs="Times New Roman" w:eastAsia="SimSun"/>
                <w:b w:val="0"/>
                <w:bCs w:val="0"/>
                <w:sz w:val="21"/>
                <w:szCs w:val="21"/>
                <w:rPrChange w:id="812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24" w:author="Codex" w:date="2026-10-05T16:32:41.313017+00:00">
              <w:tcPr>
                <w:tcW w:w="0" w:type="auto"/>
                <w:tcBorders>
                  <w:top w:val="nil"/>
                  <w:left w:val="nil"/>
                  <w:bottom w:val="nil"/>
                  <w:right w:val="nil"/>
                </w:tcBorders>
                <w:tcMar>
                  <w:left w:w="102" w:type="dxa"/>
                  <w:right w:w="102" w:type="dxa"/>
                </w:tcMar>
              </w:tcPr>
            </w:tcPrChange>
          </w:tcPr>
          <w:p w14:paraId="470081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3" w:author="Codex" w:date="2026-10-05T16:32:41.313017+00:00">
                  <w:rPr>
                    <w:bCs w:val="0"/>
                    <w:sz w:val="21"/>
                    <w:szCs w:val="21"/>
                  </w:rPr>
                </w:rPrChange>
              </w:rPr>
              <w:pPrChange w:id="81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26" w:author="Codex" w:date="2026-10-05T16:32:41.313017+00:00">
                  <w:rPr>
                    <w:bCs w:val="0"/>
                    <w:sz w:val="21"/>
                    <w:szCs w:val="21"/>
                  </w:rPr>
                </w:rPrChange>
              </w:rPr>
              <w:t>0.132</w:t>
            </w:r>
            <w:r>
              <w:rPr>
                <w:rFonts w:ascii="Times New Roman" w:hAnsi="Times New Roman" w:cs="Times New Roman" w:eastAsia="SimSun"/>
                <w:b w:val="0"/>
                <w:bCs w:val="0"/>
                <w:sz w:val="21"/>
                <w:szCs w:val="21"/>
                <w:rPrChange w:id="8127" w:author="Codex" w:date="2026-10-05T16:32:41.313017+00:00">
                  <w:rPr>
                    <w:bCs w:val="0"/>
                    <w:sz w:val="21"/>
                    <w:szCs w:val="21"/>
                  </w:rPr>
                </w:rPrChange>
              </w:rPr>
              <w:t>（</w:t>
            </w:r>
            <w:r>
              <w:rPr>
                <w:rFonts w:ascii="Times New Roman" w:hAnsi="Times New Roman" w:cs="Times New Roman" w:eastAsia="SimSun"/>
                <w:b w:val="0"/>
                <w:bCs w:val="0"/>
                <w:sz w:val="21"/>
                <w:szCs w:val="21"/>
                <w:rPrChange w:id="8128" w:author="Codex" w:date="2026-10-05T16:32:41.313017+00:00">
                  <w:rPr>
                    <w:bCs w:val="0"/>
                    <w:sz w:val="21"/>
                    <w:szCs w:val="21"/>
                  </w:rPr>
                </w:rPrChange>
              </w:rPr>
              <w:t>-0.385</w:t>
            </w:r>
            <w:r>
              <w:rPr>
                <w:rFonts w:ascii="Times New Roman" w:hAnsi="Times New Roman" w:cs="Times New Roman" w:eastAsia="SimSun"/>
                <w:b w:val="0"/>
                <w:bCs w:val="0"/>
                <w:sz w:val="21"/>
                <w:szCs w:val="21"/>
                <w:rPrChange w:id="8129" w:author="Codex" w:date="2026-10-05T16:32:41.313017+00:00">
                  <w:rPr>
                    <w:bCs w:val="0"/>
                    <w:sz w:val="21"/>
                    <w:szCs w:val="21"/>
                  </w:rPr>
                </w:rPrChange>
              </w:rPr>
              <w:t>，</w:t>
            </w:r>
            <w:r>
              <w:rPr>
                <w:rFonts w:ascii="Times New Roman" w:hAnsi="Times New Roman" w:cs="Times New Roman" w:eastAsia="SimSun"/>
                <w:b w:val="0"/>
                <w:bCs w:val="0"/>
                <w:sz w:val="21"/>
                <w:szCs w:val="21"/>
                <w:rPrChange w:id="8130" w:author="Codex" w:date="2026-10-05T16:32:41.313017+00:00">
                  <w:rPr>
                    <w:bCs w:val="0"/>
                    <w:sz w:val="21"/>
                    <w:szCs w:val="21"/>
                  </w:rPr>
                </w:rPrChange>
              </w:rPr>
              <w:t>0.868</w:t>
            </w:r>
            <w:r>
              <w:rPr>
                <w:rFonts w:ascii="Times New Roman" w:hAnsi="Times New Roman" w:cs="Times New Roman" w:eastAsia="SimSun"/>
                <w:b w:val="0"/>
                <w:bCs w:val="0"/>
                <w:sz w:val="21"/>
                <w:szCs w:val="21"/>
                <w:rPrChange w:id="813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32" w:author="Codex" w:date="2026-10-05T16:32:41.313017+00:00">
              <w:tcPr>
                <w:tcW w:w="0" w:type="auto"/>
                <w:tcBorders>
                  <w:top w:val="nil"/>
                  <w:left w:val="nil"/>
                  <w:bottom w:val="nil"/>
                  <w:right w:val="nil"/>
                </w:tcBorders>
                <w:tcMar>
                  <w:left w:w="102" w:type="dxa"/>
                  <w:right w:w="102" w:type="dxa"/>
                </w:tcMar>
              </w:tcPr>
            </w:tcPrChange>
          </w:tcPr>
          <w:p w14:paraId="797C58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4" w:author="Codex" w:date="2026-10-05T16:32:41.313017+00:00">
                  <w:rPr>
                    <w:bCs w:val="0"/>
                    <w:sz w:val="21"/>
                    <w:szCs w:val="21"/>
                  </w:rPr>
                </w:rPrChange>
              </w:rPr>
              <w:pPrChange w:id="81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34" w:author="Codex" w:date="2026-10-05T16:32:41.313017+00:00">
                  <w:rPr>
                    <w:bCs w:val="0"/>
                    <w:sz w:val="21"/>
                    <w:szCs w:val="21"/>
                  </w:rPr>
                </w:rPrChange>
              </w:rPr>
              <w:t>1000</w:t>
            </w:r>
          </w:p>
        </w:tc>
      </w:tr>
      <w:tr w:rsidR="007622EE" w14:paraId="174F173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8135" w:author="Codex" w:date="2026-10-05T16:32:41.313017+00:00">
              <w:tcPr>
                <w:tcW w:w="0" w:type="auto"/>
                <w:tcBorders>
                  <w:top w:val="nil"/>
                  <w:left w:val="nil"/>
                  <w:bottom w:val="single" w:sz="12" w:space="0" w:color="000000"/>
                  <w:right w:val="nil"/>
                </w:tcBorders>
                <w:tcMar>
                  <w:left w:w="102" w:type="dxa"/>
                  <w:right w:w="102" w:type="dxa"/>
                </w:tcMar>
              </w:tcPr>
            </w:tcPrChange>
          </w:tcPr>
          <w:p w14:paraId="25252DB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5" w:author="Codex" w:date="2026-10-05T16:32:41.313017+00:00">
                  <w:rPr>
                    <w:bCs w:val="0"/>
                    <w:sz w:val="21"/>
                    <w:szCs w:val="21"/>
                  </w:rPr>
                </w:rPrChange>
              </w:rPr>
              <w:pPrChange w:id="81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37"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8138" w:author="Codex" w:date="2026-10-05T16:32:41.313017+00:00">
              <w:tcPr>
                <w:tcW w:w="0" w:type="auto"/>
                <w:tcBorders>
                  <w:top w:val="nil"/>
                  <w:left w:val="nil"/>
                  <w:bottom w:val="single" w:sz="12" w:space="0" w:color="000000"/>
                  <w:right w:val="nil"/>
                </w:tcBorders>
                <w:tcMar>
                  <w:left w:w="102" w:type="dxa"/>
                  <w:right w:w="102" w:type="dxa"/>
                </w:tcMar>
              </w:tcPr>
            </w:tcPrChange>
          </w:tcPr>
          <w:p w14:paraId="1E567854" w14:textId="71E93B5F"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76" w:author="Codex" w:date="2026-10-05T16:32:41.313017+00:00">
                  <w:rPr>
                    <w:bCs w:val="0"/>
                    <w:sz w:val="21"/>
                    <w:szCs w:val="21"/>
                  </w:rPr>
                </w:rPrChange>
              </w:rPr>
              <w:pPrChange w:id="813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140" w:author="Codex" w:date="2026-10-05T16:32:41.313017+00:00">
                  <w:rPr>
                    <w:bCs w:val="0"/>
                    <w:sz w:val="21"/>
                    <w:szCs w:val="21"/>
                  </w:rPr>
                </w:rPrChange>
              </w:rPr>
              <w:t>乡村及源缺失合并组</w:t>
            </w:r>
          </w:p>
        </w:tc>
        <w:tc>
          <w:tcPr>
            <w:tcW w:w="0" w:type="auto"/>
            <w:tcBorders>
              <w:top w:val="nil"/>
              <w:left w:val="nil"/>
              <w:bottom w:val="single" w:sz="12" w:color="000000"/>
              <w:right w:val="nil"/>
              <w:insideH w:val="nil"/>
              <w:insideV w:val="nil"/>
            </w:tcBorders>
            <w:tcMar>
              <w:left w:w="102" w:type="dxa"/>
              <w:right w:w="102" w:type="dxa"/>
            </w:tcMar>
            <w:tcPrChange w:id="8141" w:author="Codex" w:date="2026-10-05T16:32:41.313017+00:00">
              <w:tcPr>
                <w:tcW w:w="0" w:type="auto"/>
                <w:tcBorders>
                  <w:top w:val="nil"/>
                  <w:left w:val="nil"/>
                  <w:bottom w:val="single" w:sz="12" w:space="0" w:color="000000"/>
                  <w:right w:val="nil"/>
                </w:tcBorders>
                <w:tcMar>
                  <w:left w:w="102" w:type="dxa"/>
                  <w:right w:w="102" w:type="dxa"/>
                </w:tcMar>
              </w:tcPr>
            </w:tcPrChange>
          </w:tcPr>
          <w:p w14:paraId="7652FB9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7" w:author="Codex" w:date="2026-10-05T16:32:41.313017+00:00">
                  <w:rPr>
                    <w:bCs w:val="0"/>
                    <w:sz w:val="21"/>
                    <w:szCs w:val="21"/>
                  </w:rPr>
                </w:rPrChange>
              </w:rPr>
              <w:pPrChange w:id="814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3" w:author="Codex" w:date="2026-10-05T16:32:41.313017+00:00">
                  <w:rPr>
                    <w:bCs w:val="0"/>
                    <w:sz w:val="21"/>
                    <w:szCs w:val="21"/>
                  </w:rPr>
                </w:rPrChange>
              </w:rPr>
              <w:t>2927</w:t>
            </w:r>
          </w:p>
        </w:tc>
        <w:tc>
          <w:tcPr>
            <w:tcW w:w="0" w:type="auto"/>
            <w:tcBorders>
              <w:top w:val="nil"/>
              <w:left w:val="nil"/>
              <w:bottom w:val="single" w:sz="12" w:color="000000"/>
              <w:right w:val="nil"/>
              <w:insideH w:val="nil"/>
              <w:insideV w:val="nil"/>
            </w:tcBorders>
            <w:tcMar>
              <w:left w:w="102" w:type="dxa"/>
              <w:right w:w="102" w:type="dxa"/>
            </w:tcMar>
            <w:tcPrChange w:id="8144" w:author="Codex" w:date="2026-10-05T16:32:41.313017+00:00">
              <w:tcPr>
                <w:tcW w:w="0" w:type="auto"/>
                <w:tcBorders>
                  <w:top w:val="nil"/>
                  <w:left w:val="nil"/>
                  <w:bottom w:val="single" w:sz="12" w:space="0" w:color="000000"/>
                  <w:right w:val="nil"/>
                </w:tcBorders>
                <w:tcMar>
                  <w:left w:w="102" w:type="dxa"/>
                  <w:right w:w="102" w:type="dxa"/>
                </w:tcMar>
              </w:tcPr>
            </w:tcPrChange>
          </w:tcPr>
          <w:p w14:paraId="688BB2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8" w:author="Codex" w:date="2026-10-05T16:32:41.313017+00:00">
                  <w:rPr>
                    <w:bCs w:val="0"/>
                    <w:sz w:val="21"/>
                    <w:szCs w:val="21"/>
                  </w:rPr>
                </w:rPrChange>
              </w:rPr>
              <w:pPrChange w:id="81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6" w:author="Codex" w:date="2026-10-05T16:32:41.313017+00:00">
                  <w:rPr>
                    <w:bCs w:val="0"/>
                    <w:sz w:val="21"/>
                    <w:szCs w:val="21"/>
                  </w:rPr>
                </w:rPrChange>
              </w:rPr>
              <w:t>1158</w:t>
            </w:r>
          </w:p>
        </w:tc>
        <w:tc>
          <w:tcPr>
            <w:tcW w:w="0" w:type="auto"/>
            <w:tcBorders>
              <w:top w:val="nil"/>
              <w:left w:val="nil"/>
              <w:bottom w:val="single" w:sz="12" w:color="000000"/>
              <w:right w:val="nil"/>
              <w:insideH w:val="nil"/>
              <w:insideV w:val="nil"/>
            </w:tcBorders>
            <w:tcMar>
              <w:left w:w="102" w:type="dxa"/>
              <w:right w:w="102" w:type="dxa"/>
            </w:tcMar>
            <w:tcPrChange w:id="8147" w:author="Codex" w:date="2026-10-05T16:32:41.313017+00:00">
              <w:tcPr>
                <w:tcW w:w="0" w:type="auto"/>
                <w:tcBorders>
                  <w:top w:val="nil"/>
                  <w:left w:val="nil"/>
                  <w:bottom w:val="single" w:sz="12" w:space="0" w:color="000000"/>
                  <w:right w:val="nil"/>
                </w:tcBorders>
                <w:tcMar>
                  <w:left w:w="102" w:type="dxa"/>
                  <w:right w:w="102" w:type="dxa"/>
                </w:tcMar>
              </w:tcPr>
            </w:tcPrChange>
          </w:tcPr>
          <w:p w14:paraId="5253F9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9" w:author="Codex" w:date="2026-10-05T16:32:41.313017+00:00">
                  <w:rPr>
                    <w:bCs w:val="0"/>
                    <w:sz w:val="21"/>
                    <w:szCs w:val="21"/>
                  </w:rPr>
                </w:rPrChange>
              </w:rPr>
              <w:pPrChange w:id="81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9" w:author="Codex" w:date="2026-10-05T16:32:41.313017+00:00">
                  <w:rPr>
                    <w:bCs w:val="0"/>
                    <w:sz w:val="21"/>
                    <w:szCs w:val="21"/>
                  </w:rPr>
                </w:rPrChange>
              </w:rPr>
              <w:t>0.9972</w:t>
            </w:r>
            <w:r>
              <w:rPr>
                <w:rFonts w:ascii="Times New Roman" w:hAnsi="Times New Roman" w:cs="Times New Roman" w:eastAsia="SimSun"/>
                <w:b w:val="0"/>
                <w:bCs w:val="0"/>
                <w:sz w:val="21"/>
                <w:szCs w:val="21"/>
                <w:rPrChange w:id="8150" w:author="Codex" w:date="2026-10-05T16:32:41.313017+00:00">
                  <w:rPr>
                    <w:bCs w:val="0"/>
                    <w:sz w:val="21"/>
                    <w:szCs w:val="21"/>
                  </w:rPr>
                </w:rPrChange>
              </w:rPr>
              <w:t>（</w:t>
            </w:r>
            <w:r>
              <w:rPr>
                <w:rFonts w:ascii="Times New Roman" w:hAnsi="Times New Roman" w:cs="Times New Roman" w:eastAsia="SimSun"/>
                <w:b w:val="0"/>
                <w:bCs w:val="0"/>
                <w:sz w:val="21"/>
                <w:szCs w:val="21"/>
                <w:rPrChange w:id="8151" w:author="Codex" w:date="2026-10-05T16:32:41.313017+00:00">
                  <w:rPr>
                    <w:bCs w:val="0"/>
                    <w:sz w:val="21"/>
                    <w:szCs w:val="21"/>
                  </w:rPr>
                </w:rPrChange>
              </w:rPr>
              <w:t>0.9667</w:t>
            </w:r>
            <w:r>
              <w:rPr>
                <w:rFonts w:ascii="Times New Roman" w:hAnsi="Times New Roman" w:cs="Times New Roman" w:eastAsia="SimSun"/>
                <w:b w:val="0"/>
                <w:bCs w:val="0"/>
                <w:sz w:val="21"/>
                <w:szCs w:val="21"/>
                <w:rPrChange w:id="8152" w:author="Codex" w:date="2026-10-05T16:32:41.313017+00:00">
                  <w:rPr>
                    <w:bCs w:val="0"/>
                    <w:sz w:val="21"/>
                    <w:szCs w:val="21"/>
                  </w:rPr>
                </w:rPrChange>
              </w:rPr>
              <w:t>，</w:t>
            </w:r>
            <w:r>
              <w:rPr>
                <w:rFonts w:ascii="Times New Roman" w:hAnsi="Times New Roman" w:cs="Times New Roman" w:eastAsia="SimSun"/>
                <w:b w:val="0"/>
                <w:bCs w:val="0"/>
                <w:sz w:val="21"/>
                <w:szCs w:val="21"/>
                <w:rPrChange w:id="8153" w:author="Codex" w:date="2026-10-05T16:32:41.313017+00:00">
                  <w:rPr>
                    <w:bCs w:val="0"/>
                    <w:sz w:val="21"/>
                    <w:szCs w:val="21"/>
                  </w:rPr>
                </w:rPrChange>
              </w:rPr>
              <w:t>1.0266</w:t>
            </w:r>
            <w:r>
              <w:rPr>
                <w:rFonts w:ascii="Times New Roman" w:hAnsi="Times New Roman" w:cs="Times New Roman" w:eastAsia="SimSun"/>
                <w:b w:val="0"/>
                <w:bCs w:val="0"/>
                <w:sz w:val="21"/>
                <w:szCs w:val="21"/>
                <w:rPrChange w:id="815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155" w:author="Codex" w:date="2026-10-05T16:32:41.313017+00:00">
              <w:tcPr>
                <w:tcW w:w="0" w:type="auto"/>
                <w:tcBorders>
                  <w:top w:val="nil"/>
                  <w:left w:val="nil"/>
                  <w:bottom w:val="single" w:sz="12" w:space="0" w:color="000000"/>
                  <w:right w:val="nil"/>
                </w:tcBorders>
                <w:tcMar>
                  <w:left w:w="102" w:type="dxa"/>
                  <w:right w:w="102" w:type="dxa"/>
                </w:tcMar>
              </w:tcPr>
            </w:tcPrChange>
          </w:tcPr>
          <w:p w14:paraId="7AA73A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0" w:author="Codex" w:date="2026-10-05T16:32:41.313017+00:00">
                  <w:rPr>
                    <w:bCs w:val="0"/>
                    <w:sz w:val="21"/>
                    <w:szCs w:val="21"/>
                  </w:rPr>
                </w:rPrChange>
              </w:rPr>
              <w:pPrChange w:id="81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57" w:author="Codex" w:date="2026-10-05T16:32:41.313017+00:00">
                  <w:rPr>
                    <w:bCs w:val="0"/>
                    <w:sz w:val="21"/>
                    <w:szCs w:val="21"/>
                  </w:rPr>
                </w:rPrChange>
              </w:rPr>
              <w:t>-0.108</w:t>
            </w:r>
            <w:r>
              <w:rPr>
                <w:rFonts w:ascii="Times New Roman" w:hAnsi="Times New Roman" w:cs="Times New Roman" w:eastAsia="SimSun"/>
                <w:b w:val="0"/>
                <w:bCs w:val="0"/>
                <w:sz w:val="21"/>
                <w:szCs w:val="21"/>
                <w:rPrChange w:id="8158" w:author="Codex" w:date="2026-10-05T16:32:41.313017+00:00">
                  <w:rPr>
                    <w:bCs w:val="0"/>
                    <w:sz w:val="21"/>
                    <w:szCs w:val="21"/>
                  </w:rPr>
                </w:rPrChange>
              </w:rPr>
              <w:t>（</w:t>
            </w:r>
            <w:r>
              <w:rPr>
                <w:rFonts w:ascii="Times New Roman" w:hAnsi="Times New Roman" w:cs="Times New Roman" w:eastAsia="SimSun"/>
                <w:b w:val="0"/>
                <w:bCs w:val="0"/>
                <w:sz w:val="21"/>
                <w:szCs w:val="21"/>
                <w:rPrChange w:id="8159" w:author="Codex" w:date="2026-10-05T16:32:41.313017+00:00">
                  <w:rPr>
                    <w:bCs w:val="0"/>
                    <w:sz w:val="21"/>
                    <w:szCs w:val="21"/>
                  </w:rPr>
                </w:rPrChange>
              </w:rPr>
              <w:t>-0.794</w:t>
            </w:r>
            <w:r>
              <w:rPr>
                <w:rFonts w:ascii="Times New Roman" w:hAnsi="Times New Roman" w:cs="Times New Roman" w:eastAsia="SimSun"/>
                <w:b w:val="0"/>
                <w:bCs w:val="0"/>
                <w:sz w:val="21"/>
                <w:szCs w:val="21"/>
                <w:rPrChange w:id="8160" w:author="Codex" w:date="2026-10-05T16:32:41.313017+00:00">
                  <w:rPr>
                    <w:bCs w:val="0"/>
                    <w:sz w:val="21"/>
                    <w:szCs w:val="21"/>
                  </w:rPr>
                </w:rPrChange>
              </w:rPr>
              <w:t>，</w:t>
            </w:r>
            <w:r>
              <w:rPr>
                <w:rFonts w:ascii="Times New Roman" w:hAnsi="Times New Roman" w:cs="Times New Roman" w:eastAsia="SimSun"/>
                <w:b w:val="0"/>
                <w:bCs w:val="0"/>
                <w:sz w:val="21"/>
                <w:szCs w:val="21"/>
                <w:rPrChange w:id="8161" w:author="Codex" w:date="2026-10-05T16:32:41.313017+00:00">
                  <w:rPr>
                    <w:bCs w:val="0"/>
                    <w:sz w:val="21"/>
                    <w:szCs w:val="21"/>
                  </w:rPr>
                </w:rPrChange>
              </w:rPr>
              <w:t>0.826</w:t>
            </w:r>
            <w:r>
              <w:rPr>
                <w:rFonts w:ascii="Times New Roman" w:hAnsi="Times New Roman" w:cs="Times New Roman" w:eastAsia="SimSun"/>
                <w:b w:val="0"/>
                <w:bCs w:val="0"/>
                <w:sz w:val="21"/>
                <w:szCs w:val="21"/>
                <w:rPrChange w:id="8162"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163" w:author="Codex" w:date="2026-10-05T16:32:41.313017+00:00">
              <w:tcPr>
                <w:tcW w:w="0" w:type="auto"/>
                <w:tcBorders>
                  <w:top w:val="nil"/>
                  <w:left w:val="nil"/>
                  <w:bottom w:val="single" w:sz="12" w:space="0" w:color="000000"/>
                  <w:right w:val="nil"/>
                </w:tcBorders>
                <w:tcMar>
                  <w:left w:w="102" w:type="dxa"/>
                  <w:right w:w="102" w:type="dxa"/>
                </w:tcMar>
              </w:tcPr>
            </w:tcPrChange>
          </w:tcPr>
          <w:p w14:paraId="7C8BB9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1" w:author="Codex" w:date="2026-10-05T16:32:41.313017+00:00">
                  <w:rPr>
                    <w:bCs w:val="0"/>
                    <w:sz w:val="21"/>
                    <w:szCs w:val="21"/>
                  </w:rPr>
                </w:rPrChange>
              </w:rPr>
              <w:pPrChange w:id="81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65" w:author="Codex" w:date="2026-10-05T16:32:41.313017+00:00">
                  <w:rPr>
                    <w:bCs w:val="0"/>
                    <w:sz w:val="21"/>
                    <w:szCs w:val="21"/>
                  </w:rPr>
                </w:rPrChange>
              </w:rPr>
              <w:t>1000</w:t>
            </w:r>
          </w:p>
        </w:tc>
      </w:tr>
    </w:tbl>
    <w:p w14:paraId="503B0ED2" w14:textId="7FF693D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2" w:author="Codex" w:date="2026-10-05T16:32:41.313017+00:00">
            <w:rPr>
              <w:bCs w:val="0"/>
              <w:sz w:val="21"/>
              <w:szCs w:val="21"/>
            </w:rPr>
          </w:rPrChange>
        </w:rPr>
        <w:pPrChange w:id="8166" w:author="Codex" w:date="2026-10-05T16:32:41.313017+00:00">
          <w:pPr>
            <w:pStyle w:val="af5"/>
            <w:ind w:firstLineChars="0" w:firstLine="0"/>
          </w:pPr>
        </w:pPrChange>
      </w:pPr>
      <w:r>
        <w:rPr>
          <w:rFonts w:ascii="Times New Roman" w:hAnsi="Times New Roman" w:cs="Times New Roman" w:eastAsia="SimSun"/>
          <w:sz w:val="21"/>
          <w:szCs w:val="21"/>
          <w:rPrChange w:id="8167" w:author="Codex" w:date="2026-10-05T16:32:41.313017+00:00">
            <w:rPr>
              <w:sz w:val="21"/>
              <w:szCs w:val="21"/>
            </w:rPr>
          </w:rPrChange>
        </w:rPr>
        <w:t>注：</w:t>
      </w:r>
      <w:r>
        <w:rPr>
          <w:rFonts w:ascii="Times New Roman" w:hAnsi="Times New Roman" w:cs="Times New Roman" w:eastAsia="SimSun"/>
          <w:sz w:val="21"/>
          <w:szCs w:val="21"/>
          <w:rPrChange w:id="8168" w:author="Codex" w:date="2026-10-05T16:32:41.313017+00:00">
            <w:rPr>
              <w:sz w:val="21"/>
              <w:szCs w:val="21"/>
            </w:rPr>
          </w:rPrChange>
        </w:rPr>
        <w:t>N</w:t>
      </w:r>
      <w:r>
        <w:rPr>
          <w:rFonts w:ascii="Times New Roman" w:hAnsi="Times New Roman" w:cs="Times New Roman" w:eastAsia="SimSun"/>
          <w:sz w:val="21"/>
          <w:szCs w:val="21"/>
          <w:rPrChange w:id="8169" w:author="Codex" w:date="2026-10-05T16:32:41.313017+00:00">
            <w:rPr>
              <w:sz w:val="21"/>
              <w:szCs w:val="21"/>
            </w:rPr>
          </w:rPrChange>
        </w:rPr>
        <w:t>为该组亲子二元组</w:t>
      </w:r>
      <w:r>
        <w:rPr>
          <w:rFonts w:ascii="Times New Roman" w:hAnsi="Times New Roman" w:cs="Times New Roman" w:eastAsia="SimSun"/>
          <w:sz w:val="21"/>
          <w:szCs w:val="21"/>
          <w:rPrChange w:id="8170" w:author="Codex" w:date="2026-10-05T16:32:41.313017+00:00">
            <w:rPr>
              <w:sz w:val="21"/>
              <w:szCs w:val="21"/>
            </w:rPr>
          </w:rPrChange>
        </w:rPr>
        <w:t>—</w:t>
      </w:r>
      <w:r>
        <w:rPr>
          <w:rFonts w:ascii="Times New Roman" w:hAnsi="Times New Roman" w:cs="Times New Roman" w:eastAsia="SimSun"/>
          <w:sz w:val="21"/>
          <w:szCs w:val="21"/>
          <w:rPrChange w:id="8171"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8172" w:author="Codex" w:date="2026-10-05T16:32:41.313017+00:00">
            <w:rPr>
              <w:sz w:val="21"/>
              <w:szCs w:val="21"/>
            </w:rPr>
          </w:rPrChange>
        </w:rPr>
        <w:t>1</w:t>
      </w:r>
      <w:r>
        <w:rPr>
          <w:rFonts w:ascii="Times New Roman" w:hAnsi="Times New Roman" w:cs="Times New Roman" w:eastAsia="SimSun"/>
          <w:sz w:val="21"/>
          <w:szCs w:val="21"/>
          <w:rPrChange w:id="8173" w:author="Codex" w:date="2026-10-05T16:32:41.313017+00:00">
            <w:rPr>
              <w:sz w:val="21"/>
              <w:szCs w:val="21"/>
            </w:rPr>
          </w:rPrChange>
        </w:rPr>
        <w:t>，</w:t>
      </w:r>
      <w:r>
        <w:rPr>
          <w:rFonts w:ascii="Times New Roman" w:hAnsi="Times New Roman" w:cs="Times New Roman" w:eastAsia="SimSun"/>
          <w:sz w:val="21"/>
          <w:szCs w:val="21"/>
          <w:rPrChange w:id="8174" w:author="Codex" w:date="2026-10-05T16:32:41.313017+00:00">
            <w:rPr>
              <w:sz w:val="21"/>
              <w:szCs w:val="21"/>
            </w:rPr>
          </w:rPrChange>
        </w:rPr>
        <w:t>CDE OR</w:t>
      </w:r>
      <w:r>
        <w:rPr>
          <w:rFonts w:ascii="Times New Roman" w:hAnsi="Times New Roman" w:cs="Times New Roman" w:eastAsia="SimSun"/>
          <w:sz w:val="21"/>
          <w:szCs w:val="21"/>
          <w:rPrChange w:id="8175" w:author="Codex" w:date="2026-10-05T16:32:41.313017+00:00">
            <w:rPr>
              <w:sz w:val="21"/>
              <w:szCs w:val="21"/>
            </w:rPr>
          </w:rPrChange>
        </w:rPr>
        <w:t>差的无效值为</w:t>
      </w:r>
      <w:r>
        <w:rPr>
          <w:rFonts w:ascii="Times New Roman" w:hAnsi="Times New Roman" w:cs="Times New Roman" w:eastAsia="SimSun"/>
          <w:sz w:val="21"/>
          <w:szCs w:val="21"/>
          <w:rPrChange w:id="8176" w:author="Codex" w:date="2026-10-05T16:32:41.313017+00:00">
            <w:rPr>
              <w:sz w:val="21"/>
              <w:szCs w:val="21"/>
            </w:rPr>
          </w:rPrChange>
        </w:rPr>
        <w:t>0</w:t>
      </w:r>
      <w:r>
        <w:rPr>
          <w:rFonts w:ascii="Times New Roman" w:hAnsi="Times New Roman" w:cs="Times New Roman" w:eastAsia="SimSun"/>
          <w:sz w:val="21"/>
          <w:szCs w:val="21"/>
          <w:rPrChange w:id="8177" w:author="Codex" w:date="2026-10-05T16:32:41.313017+00:00">
            <w:rPr>
              <w:sz w:val="21"/>
              <w:szCs w:val="21"/>
            </w:rPr>
          </w:rPrChange>
        </w:rPr>
        <w:t>；区间来自共享连通组</w:t>
      </w:r>
      <w:r>
        <w:rPr>
          <w:rFonts w:ascii="Times New Roman" w:hAnsi="Times New Roman" w:cs="Times New Roman" w:eastAsia="SimSun"/>
          <w:sz w:val="21"/>
          <w:szCs w:val="21"/>
          <w:rPrChange w:id="8178" w:author="Codex" w:date="2026-10-05T16:32:41.313017+00:00">
            <w:rPr>
              <w:sz w:val="21"/>
              <w:szCs w:val="21"/>
            </w:rPr>
          </w:rPrChange>
        </w:rPr>
        <w:t>bootstrap</w:t>
      </w:r>
      <w:r>
        <w:rPr>
          <w:rFonts w:ascii="Times New Roman" w:hAnsi="Times New Roman" w:cs="Times New Roman" w:eastAsia="SimSun"/>
          <w:sz w:val="21"/>
          <w:szCs w:val="21"/>
          <w:rPrChange w:id="8179"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8180" w:author="Codex" w:date="2026-10-05T16:32:41.313017+00:00">
            <w:rPr>
              <w:sz w:val="21"/>
              <w:szCs w:val="21"/>
            </w:rPr>
          </w:rPrChange>
        </w:rPr>
        <w:t>“</w:t>
      </w:r>
      <w:r>
        <w:rPr>
          <w:rFonts w:ascii="Times New Roman" w:hAnsi="Times New Roman" w:cs="Times New Roman" w:eastAsia="SimSun"/>
          <w:sz w:val="21"/>
          <w:szCs w:val="21"/>
          <w:rPrChange w:id="8181" w:author="Codex" w:date="2026-10-05T16:32:41.313017+00:00">
            <w:rPr>
              <w:sz w:val="21"/>
              <w:szCs w:val="21"/>
            </w:rPr>
          </w:rPrChange>
        </w:rPr>
        <w:t>检查通过次数</w:t>
      </w:r>
      <w:r>
        <w:rPr>
          <w:rFonts w:ascii="Times New Roman" w:hAnsi="Times New Roman" w:cs="Times New Roman" w:eastAsia="SimSun"/>
          <w:sz w:val="21"/>
          <w:szCs w:val="21"/>
          <w:rPrChange w:id="8182" w:author="Codex" w:date="2026-10-05T16:32:41.313017+00:00">
            <w:rPr>
              <w:sz w:val="21"/>
              <w:szCs w:val="21"/>
            </w:rPr>
          </w:rPrChange>
        </w:rPr>
        <w:t>”</w:t>
      </w:r>
      <w:r>
        <w:rPr>
          <w:rFonts w:ascii="Times New Roman" w:hAnsi="Times New Roman" w:cs="Times New Roman" w:eastAsia="SimSun"/>
          <w:sz w:val="21"/>
          <w:szCs w:val="21"/>
          <w:rPrChange w:id="8183"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8184" w:author="Codex" w:date="2026-10-05T16:32:41.313017+00:00">
            <w:rPr>
              <w:sz w:val="21"/>
              <w:szCs w:val="21"/>
            </w:rPr>
          </w:rPrChange>
        </w:rPr>
        <w:t>1,000</w:t>
      </w:r>
      <w:r>
        <w:rPr>
          <w:rFonts w:ascii="Times New Roman" w:hAnsi="Times New Roman" w:cs="Times New Roman" w:eastAsia="SimSun"/>
          <w:sz w:val="21"/>
          <w:szCs w:val="21"/>
          <w:rPrChange w:id="8185" w:author="Codex" w:date="2026-10-05T16:32:41.313017+00:00">
            <w:rPr>
              <w:sz w:val="21"/>
              <w:szCs w:val="21"/>
            </w:rPr>
          </w:rPrChange>
        </w:rPr>
        <w:t>时暂缓展示区间和作组间推断，不删除原始重复。本表组</w:t>
      </w:r>
      <w:r>
        <w:rPr>
          <w:rFonts w:ascii="Times New Roman" w:hAnsi="Times New Roman" w:cs="Times New Roman" w:eastAsia="SimSun"/>
          <w:sz w:val="21"/>
          <w:szCs w:val="21"/>
          <w:rPrChange w:id="8186" w:author="Codex" w:date="2026-10-05T16:32:41.313017+00:00">
            <w:rPr>
              <w:sz w:val="21"/>
              <w:szCs w:val="21"/>
            </w:rPr>
          </w:rPrChange>
        </w:rPr>
        <w:t>0</w:t>
      </w:r>
      <w:r>
        <w:rPr>
          <w:rFonts w:ascii="Times New Roman" w:hAnsi="Times New Roman" w:cs="Times New Roman" w:eastAsia="SimSun"/>
          <w:sz w:val="21"/>
          <w:szCs w:val="21"/>
          <w:rPrChange w:id="8187" w:author="Codex" w:date="2026-10-05T16:32:41.313017+00:00">
            <w:rPr>
              <w:sz w:val="21"/>
              <w:szCs w:val="21"/>
            </w:rPr>
          </w:rPrChange>
        </w:rPr>
        <w:t>为城镇，组</w:t>
      </w:r>
      <w:r>
        <w:rPr>
          <w:rFonts w:ascii="Times New Roman" w:hAnsi="Times New Roman" w:cs="Times New Roman" w:eastAsia="SimSun"/>
          <w:sz w:val="21"/>
          <w:szCs w:val="21"/>
          <w:rPrChange w:id="8188" w:author="Codex" w:date="2026-10-05T16:32:41.313017+00:00">
            <w:rPr>
              <w:sz w:val="21"/>
              <w:szCs w:val="21"/>
            </w:rPr>
          </w:rPrChange>
        </w:rPr>
        <w:t>1</w:t>
      </w:r>
      <w:r>
        <w:rPr>
          <w:rFonts w:ascii="Times New Roman" w:hAnsi="Times New Roman" w:cs="Times New Roman" w:eastAsia="SimSun"/>
          <w:sz w:val="21"/>
          <w:szCs w:val="21"/>
          <w:rPrChange w:id="8189" w:author="Codex" w:date="2026-10-05T16:32:41.313017+00:00">
            <w:rPr>
              <w:sz w:val="21"/>
              <w:szCs w:val="21"/>
            </w:rPr>
          </w:rPrChange>
        </w:rPr>
        <w:t>为乡村及源缺失合并组；历史转换将原乡村</w:t>
      </w:r>
      <w:r>
        <w:rPr>
          <w:rFonts w:ascii="Times New Roman" w:hAnsi="Times New Roman" w:cs="Times New Roman" w:eastAsia="SimSun"/>
          <w:sz w:val="21"/>
          <w:szCs w:val="21"/>
          <w:rPrChange w:id="8190" w:author="Codex" w:date="2026-10-05T16:32:41.313017+00:00">
            <w:rPr>
              <w:sz w:val="21"/>
              <w:szCs w:val="21"/>
            </w:rPr>
          </w:rPrChange>
        </w:rPr>
        <w:t>0</w:t>
      </w:r>
      <w:r>
        <w:rPr>
          <w:rFonts w:ascii="Times New Roman" w:hAnsi="Times New Roman" w:cs="Times New Roman" w:eastAsia="SimSun"/>
          <w:sz w:val="21"/>
          <w:szCs w:val="21"/>
          <w:rPrChange w:id="8191" w:author="Codex" w:date="2026-10-05T16:32:41.313017+00:00">
            <w:rPr>
              <w:sz w:val="21"/>
              <w:szCs w:val="21"/>
            </w:rPr>
          </w:rPrChange>
        </w:rPr>
        <w:t>与源缺失</w:t>
      </w:r>
      <w:r>
        <w:rPr>
          <w:rFonts w:ascii="Times New Roman" w:hAnsi="Times New Roman" w:cs="Times New Roman" w:eastAsia="SimSun"/>
          <w:sz w:val="21"/>
          <w:szCs w:val="21"/>
          <w:rPrChange w:id="8192" w:author="Codex" w:date="2026-10-05T16:32:41.313017+00:00">
            <w:rPr>
              <w:sz w:val="21"/>
              <w:szCs w:val="21"/>
            </w:rPr>
          </w:rPrChange>
        </w:rPr>
        <w:t>−9</w:t>
      </w:r>
      <w:r>
        <w:rPr>
          <w:rFonts w:ascii="Times New Roman" w:hAnsi="Times New Roman" w:cs="Times New Roman" w:eastAsia="SimSun"/>
          <w:sz w:val="21"/>
          <w:szCs w:val="21"/>
          <w:rPrChange w:id="8193" w:author="Codex" w:date="2026-10-05T16:32:41.313017+00:00">
            <w:rPr>
              <w:sz w:val="21"/>
              <w:szCs w:val="21"/>
            </w:rPr>
          </w:rPrChange>
        </w:rPr>
        <w:t>合并，不宜将组</w:t>
      </w:r>
      <w:r>
        <w:rPr>
          <w:rFonts w:ascii="Times New Roman" w:hAnsi="Times New Roman" w:cs="Times New Roman" w:eastAsia="SimSun"/>
          <w:sz w:val="21"/>
          <w:szCs w:val="21"/>
          <w:rPrChange w:id="8194" w:author="Codex" w:date="2026-10-05T16:32:41.313017+00:00">
            <w:rPr>
              <w:sz w:val="21"/>
              <w:szCs w:val="21"/>
            </w:rPr>
          </w:rPrChange>
        </w:rPr>
        <w:t>1</w:t>
      </w:r>
      <w:r>
        <w:rPr>
          <w:rFonts w:ascii="Times New Roman" w:hAnsi="Times New Roman" w:cs="Times New Roman" w:eastAsia="SimSun"/>
          <w:sz w:val="21"/>
          <w:szCs w:val="21"/>
          <w:rPrChange w:id="8195" w:author="Codex" w:date="2026-10-05T16:32:41.313017+00:00">
            <w:rPr>
              <w:sz w:val="21"/>
              <w:szCs w:val="21"/>
            </w:rPr>
          </w:rPrChange>
        </w:rPr>
        <w:t>称为纯乡村群体。</w:t>
      </w:r>
    </w:p>
    <w:p w14:paraId="04B466B5" w14:textId="1B978E7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183" w:author="Codex" w:date="2026-10-05T16:32:41.313017+00:00">
            <w:rPr>
              <w:rFonts w:cs="Times New Roman"/>
              <w:szCs w:val="21"/>
            </w:rPr>
          </w:rPrChange>
        </w:rPr>
        <w:pPrChange w:id="8196"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8197"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8198" w:author="Codex" w:date="2026-10-05T16:32:41.313017+00:00">
            <w:rPr>
              <w:rFonts w:cs="Times New Roman"/>
              <w:szCs w:val="21"/>
            </w:rPr>
          </w:rPrChange>
        </w:rPr>
        <w:t xml:space="preserve">C.6 </w:t>
      </w:r>
      <w:r>
        <w:rPr>
          <w:rFonts w:ascii="Times New Roman" w:hAnsi="Times New Roman" w:cs="Times New Roman" w:eastAsia="KaiTi"/>
          <w:b w:val="0"/>
          <w:bCs w:val="0"/>
          <w:sz w:val="21"/>
          <w:szCs w:val="21"/>
          <w:rPrChange w:id="8199" w:author="Codex" w:date="2026-10-05T16:32:41.313017+00:00">
            <w:rPr>
              <w:rFonts w:cs="Times New Roman"/>
              <w:szCs w:val="21"/>
            </w:rPr>
          </w:rPrChange>
        </w:rPr>
        <w:t>基期城乡编码分组的组间直接差值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8200"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707"/>
        <w:gridCol w:w="677"/>
      </w:tblGrid>
      <w:tr w:rsidR="007622EE" w14:paraId="78A6C088"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820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7D4EE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4" w:author="Codex" w:date="2026-10-05T16:32:41.313017+00:00">
                  <w:rPr>
                    <w:bCs w:val="0"/>
                    <w:sz w:val="21"/>
                    <w:szCs w:val="21"/>
                  </w:rPr>
                </w:rPrChange>
              </w:rPr>
              <w:pPrChange w:id="820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03"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820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EBFCF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5" w:author="Codex" w:date="2026-10-05T16:32:41.313017+00:00">
                  <w:rPr>
                    <w:bCs w:val="0"/>
                    <w:sz w:val="21"/>
                    <w:szCs w:val="21"/>
                  </w:rPr>
                </w:rPrChange>
              </w:rPr>
              <w:pPrChange w:id="820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06" w:author="Codex" w:date="2026-10-05T16:32:41.313017+00:00">
                  <w:rPr>
                    <w:bCs w:val="0"/>
                    <w:sz w:val="21"/>
                    <w:szCs w:val="21"/>
                  </w:rPr>
                </w:rPrChange>
              </w:rPr>
              <w:t>总间接</w:t>
            </w:r>
            <w:r>
              <w:rPr>
                <w:rFonts w:ascii="Times New Roman" w:hAnsi="Times New Roman" w:cs="Times New Roman" w:eastAsia="SimSun"/>
                <w:b w:val="0"/>
                <w:bCs w:val="0"/>
                <w:sz w:val="21"/>
                <w:szCs w:val="21"/>
                <w:rPrChange w:id="8207" w:author="Codex" w:date="2026-10-05T16:32:41.313017+00:00">
                  <w:rPr>
                    <w:bCs w:val="0"/>
                    <w:sz w:val="21"/>
                    <w:szCs w:val="21"/>
                  </w:rPr>
                </w:rPrChange>
              </w:rPr>
              <w:t>log OR</w:t>
            </w:r>
            <w:r>
              <w:rPr>
                <w:rFonts w:ascii="Times New Roman" w:hAnsi="Times New Roman" w:cs="Times New Roman" w:eastAsia="SimSun"/>
                <w:b w:val="0"/>
                <w:bCs w:val="0"/>
                <w:sz w:val="21"/>
                <w:szCs w:val="21"/>
                <w:rPrChange w:id="8208" w:author="Codex" w:date="2026-10-05T16:32:41.313017+00:00">
                  <w:rPr>
                    <w:bCs w:val="0"/>
                    <w:sz w:val="21"/>
                    <w:szCs w:val="21"/>
                  </w:rPr>
                </w:rPrChange>
              </w:rPr>
              <w:t>之差（</w:t>
            </w:r>
            <w:r>
              <w:rPr>
                <w:rFonts w:ascii="Times New Roman" w:hAnsi="Times New Roman" w:cs="Times New Roman" w:eastAsia="SimSun"/>
                <w:b w:val="0"/>
                <w:bCs w:val="0"/>
                <w:sz w:val="21"/>
                <w:szCs w:val="21"/>
                <w:rPrChange w:id="8209" w:author="Codex" w:date="2026-10-05T16:32:41.313017+00:00">
                  <w:rPr>
                    <w:bCs w:val="0"/>
                    <w:sz w:val="21"/>
                    <w:szCs w:val="21"/>
                  </w:rPr>
                </w:rPrChange>
              </w:rPr>
              <w:t>95% CI</w:t>
            </w:r>
            <w:r>
              <w:rPr>
                <w:rFonts w:ascii="Times New Roman" w:hAnsi="Times New Roman" w:cs="Times New Roman" w:eastAsia="SimSun"/>
                <w:b w:val="0"/>
                <w:bCs w:val="0"/>
                <w:sz w:val="21"/>
                <w:szCs w:val="21"/>
                <w:rPrChange w:id="821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821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F96186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6" w:author="Codex" w:date="2026-10-05T16:32:41.313017+00:00">
                  <w:rPr>
                    <w:bCs w:val="0"/>
                    <w:sz w:val="21"/>
                    <w:szCs w:val="21"/>
                  </w:rPr>
                </w:rPrChange>
              </w:rPr>
              <w:pPrChange w:id="82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13"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821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C329C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7" w:author="Codex" w:date="2026-10-05T16:32:41.313017+00:00">
                  <w:rPr>
                    <w:bCs w:val="0"/>
                    <w:sz w:val="21"/>
                    <w:szCs w:val="21"/>
                  </w:rPr>
                </w:rPrChange>
              </w:rPr>
              <w:pPrChange w:id="82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16" w:author="Codex" w:date="2026-10-05T16:32:41.313017+00:00">
                  <w:rPr>
                    <w:bCs w:val="0"/>
                    <w:sz w:val="21"/>
                    <w:szCs w:val="21"/>
                  </w:rPr>
                </w:rPrChange>
              </w:rPr>
              <w:t>CDE</w:t>
            </w:r>
            <w:r>
              <w:rPr>
                <w:rFonts w:ascii="Times New Roman" w:hAnsi="Times New Roman" w:cs="Times New Roman" w:eastAsia="SimSun"/>
                <w:b w:val="0"/>
                <w:bCs w:val="0"/>
                <w:sz w:val="21"/>
                <w:szCs w:val="21"/>
                <w:rPrChange w:id="8217" w:author="Codex" w:date="2026-10-05T16:32:41.313017+00:00">
                  <w:rPr>
                    <w:bCs w:val="0"/>
                    <w:sz w:val="21"/>
                    <w:szCs w:val="21"/>
                  </w:rPr>
                </w:rPrChange>
              </w:rPr>
              <w:t>差异之差（</w:t>
            </w:r>
            <w:r>
              <w:rPr>
                <w:rFonts w:ascii="Times New Roman" w:hAnsi="Times New Roman" w:cs="Times New Roman" w:eastAsia="SimSun"/>
                <w:b w:val="0"/>
                <w:bCs w:val="0"/>
                <w:sz w:val="21"/>
                <w:szCs w:val="21"/>
                <w:rPrChange w:id="8218" w:author="Codex" w:date="2026-10-05T16:32:41.313017+00:00">
                  <w:rPr>
                    <w:bCs w:val="0"/>
                    <w:sz w:val="21"/>
                    <w:szCs w:val="21"/>
                  </w:rPr>
                </w:rPrChange>
              </w:rPr>
              <w:t>95% CI</w:t>
            </w:r>
            <w:r>
              <w:rPr>
                <w:rFonts w:ascii="Times New Roman" w:hAnsi="Times New Roman" w:cs="Times New Roman" w:eastAsia="SimSun"/>
                <w:b w:val="0"/>
                <w:bCs w:val="0"/>
                <w:sz w:val="21"/>
                <w:szCs w:val="21"/>
                <w:rPrChange w:id="8219"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822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CAFA0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8" w:author="Codex" w:date="2026-10-05T16:32:41.313017+00:00">
                  <w:rPr>
                    <w:bCs w:val="0"/>
                    <w:sz w:val="21"/>
                    <w:szCs w:val="21"/>
                  </w:rPr>
                </w:rPrChange>
              </w:rPr>
              <w:pPrChange w:id="82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2" w:author="Codex" w:date="2026-10-05T16:32:41.313017+00:00">
                  <w:rPr>
                    <w:bCs w:val="0"/>
                    <w:sz w:val="21"/>
                    <w:szCs w:val="21"/>
                  </w:rPr>
                </w:rPrChange>
              </w:rPr>
              <w:t>BH q</w:t>
            </w:r>
          </w:p>
        </w:tc>
      </w:tr>
      <w:tr w:rsidR="007622EE" w14:paraId="78678BD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23" w:author="Codex" w:date="2026-10-05T16:32:41.313017+00:00">
              <w:tcPr>
                <w:tcW w:w="0" w:type="auto"/>
                <w:tcBorders>
                  <w:top w:val="nil"/>
                  <w:left w:val="nil"/>
                  <w:bottom w:val="nil"/>
                  <w:right w:val="nil"/>
                </w:tcBorders>
                <w:tcMar>
                  <w:left w:w="102" w:type="dxa"/>
                  <w:right w:w="102" w:type="dxa"/>
                </w:tcMar>
              </w:tcPr>
            </w:tcPrChange>
          </w:tcPr>
          <w:p w14:paraId="303511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9" w:author="Codex" w:date="2026-10-05T16:32:41.313017+00:00">
                  <w:rPr>
                    <w:bCs w:val="0"/>
                    <w:sz w:val="21"/>
                    <w:szCs w:val="21"/>
                  </w:rPr>
                </w:rPrChange>
              </w:rPr>
              <w:pPrChange w:id="82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8226" w:author="Codex" w:date="2026-10-05T16:32:41.313017+00:00">
              <w:tcPr>
                <w:tcW w:w="0" w:type="auto"/>
                <w:tcBorders>
                  <w:top w:val="nil"/>
                  <w:left w:val="nil"/>
                  <w:bottom w:val="nil"/>
                  <w:right w:val="nil"/>
                </w:tcBorders>
                <w:tcMar>
                  <w:left w:w="102" w:type="dxa"/>
                  <w:right w:w="102" w:type="dxa"/>
                </w:tcMar>
              </w:tcPr>
            </w:tcPrChange>
          </w:tcPr>
          <w:p w14:paraId="7EF00B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0" w:author="Codex" w:date="2026-10-05T16:32:41.313017+00:00">
                  <w:rPr>
                    <w:bCs w:val="0"/>
                    <w:sz w:val="21"/>
                    <w:szCs w:val="21"/>
                  </w:rPr>
                </w:rPrChange>
              </w:rPr>
              <w:pPrChange w:id="82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8" w:author="Codex" w:date="2026-10-05T16:32:41.313017+00:00">
                  <w:rPr>
                    <w:bCs w:val="0"/>
                    <w:sz w:val="21"/>
                    <w:szCs w:val="21"/>
                  </w:rPr>
                </w:rPrChange>
              </w:rPr>
              <w:t>0.0051</w:t>
            </w:r>
            <w:r>
              <w:rPr>
                <w:rFonts w:ascii="Times New Roman" w:hAnsi="Times New Roman" w:cs="Times New Roman" w:eastAsia="SimSun"/>
                <w:b w:val="0"/>
                <w:bCs w:val="0"/>
                <w:sz w:val="21"/>
                <w:szCs w:val="21"/>
                <w:rPrChange w:id="8229" w:author="Codex" w:date="2026-10-05T16:32:41.313017+00:00">
                  <w:rPr>
                    <w:bCs w:val="0"/>
                    <w:sz w:val="21"/>
                    <w:szCs w:val="21"/>
                  </w:rPr>
                </w:rPrChange>
              </w:rPr>
              <w:t>（</w:t>
            </w:r>
            <w:r>
              <w:rPr>
                <w:rFonts w:ascii="Times New Roman" w:hAnsi="Times New Roman" w:cs="Times New Roman" w:eastAsia="SimSun"/>
                <w:b w:val="0"/>
                <w:bCs w:val="0"/>
                <w:sz w:val="21"/>
                <w:szCs w:val="21"/>
                <w:rPrChange w:id="8230" w:author="Codex" w:date="2026-10-05T16:32:41.313017+00:00">
                  <w:rPr>
                    <w:bCs w:val="0"/>
                    <w:sz w:val="21"/>
                    <w:szCs w:val="21"/>
                  </w:rPr>
                </w:rPrChange>
              </w:rPr>
              <w:t>-0.0189</w:t>
            </w:r>
            <w:r>
              <w:rPr>
                <w:rFonts w:ascii="Times New Roman" w:hAnsi="Times New Roman" w:cs="Times New Roman" w:eastAsia="SimSun"/>
                <w:b w:val="0"/>
                <w:bCs w:val="0"/>
                <w:sz w:val="21"/>
                <w:szCs w:val="21"/>
                <w:rPrChange w:id="8231" w:author="Codex" w:date="2026-10-05T16:32:41.313017+00:00">
                  <w:rPr>
                    <w:bCs w:val="0"/>
                    <w:sz w:val="21"/>
                    <w:szCs w:val="21"/>
                  </w:rPr>
                </w:rPrChange>
              </w:rPr>
              <w:t>，</w:t>
            </w:r>
            <w:r>
              <w:rPr>
                <w:rFonts w:ascii="Times New Roman" w:hAnsi="Times New Roman" w:cs="Times New Roman" w:eastAsia="SimSun"/>
                <w:b w:val="0"/>
                <w:bCs w:val="0"/>
                <w:sz w:val="21"/>
                <w:szCs w:val="21"/>
                <w:rPrChange w:id="8232" w:author="Codex" w:date="2026-10-05T16:32:41.313017+00:00">
                  <w:rPr>
                    <w:bCs w:val="0"/>
                    <w:sz w:val="21"/>
                    <w:szCs w:val="21"/>
                  </w:rPr>
                </w:rPrChange>
              </w:rPr>
              <w:t>0.0215</w:t>
            </w:r>
            <w:r>
              <w:rPr>
                <w:rFonts w:ascii="Times New Roman" w:hAnsi="Times New Roman" w:cs="Times New Roman" w:eastAsia="SimSun"/>
                <w:b w:val="0"/>
                <w:bCs w:val="0"/>
                <w:sz w:val="21"/>
                <w:szCs w:val="21"/>
                <w:rPrChange w:id="82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34" w:author="Codex" w:date="2026-10-05T16:32:41.313017+00:00">
              <w:tcPr>
                <w:tcW w:w="0" w:type="auto"/>
                <w:tcBorders>
                  <w:top w:val="nil"/>
                  <w:left w:val="nil"/>
                  <w:bottom w:val="nil"/>
                  <w:right w:val="nil"/>
                </w:tcBorders>
                <w:tcMar>
                  <w:left w:w="102" w:type="dxa"/>
                  <w:right w:w="102" w:type="dxa"/>
                </w:tcMar>
              </w:tcPr>
            </w:tcPrChange>
          </w:tcPr>
          <w:p w14:paraId="59E677A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1" w:author="Codex" w:date="2026-10-05T16:32:41.313017+00:00">
                  <w:rPr>
                    <w:bCs w:val="0"/>
                    <w:sz w:val="21"/>
                    <w:szCs w:val="21"/>
                  </w:rPr>
                </w:rPrChange>
              </w:rPr>
              <w:pPrChange w:id="82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3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37" w:author="Codex" w:date="2026-10-05T16:32:41.313017+00:00">
              <w:tcPr>
                <w:tcW w:w="0" w:type="auto"/>
                <w:tcBorders>
                  <w:top w:val="nil"/>
                  <w:left w:val="nil"/>
                  <w:bottom w:val="nil"/>
                  <w:right w:val="nil"/>
                </w:tcBorders>
                <w:tcMar>
                  <w:left w:w="102" w:type="dxa"/>
                  <w:right w:w="102" w:type="dxa"/>
                </w:tcMar>
              </w:tcPr>
            </w:tcPrChange>
          </w:tcPr>
          <w:p w14:paraId="798822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2" w:author="Codex" w:date="2026-10-05T16:32:41.313017+00:00">
                  <w:rPr>
                    <w:bCs w:val="0"/>
                    <w:sz w:val="21"/>
                    <w:szCs w:val="21"/>
                  </w:rPr>
                </w:rPrChange>
              </w:rPr>
              <w:pPrChange w:id="82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39" w:author="Codex" w:date="2026-10-05T16:32:41.313017+00:00">
                  <w:rPr>
                    <w:bCs w:val="0"/>
                    <w:sz w:val="21"/>
                    <w:szCs w:val="21"/>
                  </w:rPr>
                </w:rPrChange>
              </w:rPr>
              <w:t>0.2148</w:t>
            </w:r>
            <w:r>
              <w:rPr>
                <w:rFonts w:ascii="Times New Roman" w:hAnsi="Times New Roman" w:cs="Times New Roman" w:eastAsia="SimSun"/>
                <w:b w:val="0"/>
                <w:bCs w:val="0"/>
                <w:sz w:val="21"/>
                <w:szCs w:val="21"/>
                <w:rPrChange w:id="8240" w:author="Codex" w:date="2026-10-05T16:32:41.313017+00:00">
                  <w:rPr>
                    <w:bCs w:val="0"/>
                    <w:sz w:val="21"/>
                    <w:szCs w:val="21"/>
                  </w:rPr>
                </w:rPrChange>
              </w:rPr>
              <w:t>（</w:t>
            </w:r>
            <w:r>
              <w:rPr>
                <w:rFonts w:ascii="Times New Roman" w:hAnsi="Times New Roman" w:cs="Times New Roman" w:eastAsia="SimSun"/>
                <w:b w:val="0"/>
                <w:bCs w:val="0"/>
                <w:sz w:val="21"/>
                <w:szCs w:val="21"/>
                <w:rPrChange w:id="8241" w:author="Codex" w:date="2026-10-05T16:32:41.313017+00:00">
                  <w:rPr>
                    <w:bCs w:val="0"/>
                    <w:sz w:val="21"/>
                    <w:szCs w:val="21"/>
                  </w:rPr>
                </w:rPrChange>
              </w:rPr>
              <w:t>-0.6268</w:t>
            </w:r>
            <w:r>
              <w:rPr>
                <w:rFonts w:ascii="Times New Roman" w:hAnsi="Times New Roman" w:cs="Times New Roman" w:eastAsia="SimSun"/>
                <w:b w:val="0"/>
                <w:bCs w:val="0"/>
                <w:sz w:val="21"/>
                <w:szCs w:val="21"/>
                <w:rPrChange w:id="8242" w:author="Codex" w:date="2026-10-05T16:32:41.313017+00:00">
                  <w:rPr>
                    <w:bCs w:val="0"/>
                    <w:sz w:val="21"/>
                    <w:szCs w:val="21"/>
                  </w:rPr>
                </w:rPrChange>
              </w:rPr>
              <w:t>，</w:t>
            </w:r>
            <w:r>
              <w:rPr>
                <w:rFonts w:ascii="Times New Roman" w:hAnsi="Times New Roman" w:cs="Times New Roman" w:eastAsia="SimSun"/>
                <w:b w:val="0"/>
                <w:bCs w:val="0"/>
                <w:sz w:val="21"/>
                <w:szCs w:val="21"/>
                <w:rPrChange w:id="8243" w:author="Codex" w:date="2026-10-05T16:32:41.313017+00:00">
                  <w:rPr>
                    <w:bCs w:val="0"/>
                    <w:sz w:val="21"/>
                    <w:szCs w:val="21"/>
                  </w:rPr>
                </w:rPrChange>
              </w:rPr>
              <w:t>1.0632</w:t>
            </w:r>
            <w:r>
              <w:rPr>
                <w:rFonts w:ascii="Times New Roman" w:hAnsi="Times New Roman" w:cs="Times New Roman" w:eastAsia="SimSun"/>
                <w:b w:val="0"/>
                <w:bCs w:val="0"/>
                <w:sz w:val="21"/>
                <w:szCs w:val="21"/>
                <w:rPrChange w:id="82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45" w:author="Codex" w:date="2026-10-05T16:32:41.313017+00:00">
              <w:tcPr>
                <w:tcW w:w="0" w:type="auto"/>
                <w:tcBorders>
                  <w:top w:val="nil"/>
                  <w:left w:val="nil"/>
                  <w:bottom w:val="nil"/>
                  <w:right w:val="nil"/>
                </w:tcBorders>
                <w:tcMar>
                  <w:left w:w="102" w:type="dxa"/>
                  <w:right w:w="102" w:type="dxa"/>
                </w:tcMar>
              </w:tcPr>
            </w:tcPrChange>
          </w:tcPr>
          <w:p w14:paraId="7692CA4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3" w:author="Codex" w:date="2026-10-05T16:32:41.313017+00:00">
                  <w:rPr>
                    <w:bCs w:val="0"/>
                    <w:sz w:val="21"/>
                    <w:szCs w:val="21"/>
                  </w:rPr>
                </w:rPrChange>
              </w:rPr>
              <w:pPrChange w:id="82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47" w:author="Codex" w:date="2026-10-05T16:32:41.313017+00:00">
                  <w:rPr>
                    <w:bCs w:val="0"/>
                    <w:sz w:val="21"/>
                    <w:szCs w:val="21"/>
                  </w:rPr>
                </w:rPrChange>
              </w:rPr>
              <w:t>1.000</w:t>
            </w:r>
          </w:p>
        </w:tc>
      </w:tr>
      <w:tr w:rsidR="007622EE" w14:paraId="720893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48" w:author="Codex" w:date="2026-10-05T16:32:41.313017+00:00">
              <w:tcPr>
                <w:tcW w:w="0" w:type="auto"/>
                <w:tcBorders>
                  <w:top w:val="nil"/>
                  <w:left w:val="nil"/>
                  <w:bottom w:val="nil"/>
                  <w:right w:val="nil"/>
                </w:tcBorders>
                <w:tcMar>
                  <w:left w:w="102" w:type="dxa"/>
                  <w:right w:w="102" w:type="dxa"/>
                </w:tcMar>
              </w:tcPr>
            </w:tcPrChange>
          </w:tcPr>
          <w:p w14:paraId="376BB2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4" w:author="Codex" w:date="2026-10-05T16:32:41.313017+00:00">
                  <w:rPr>
                    <w:bCs w:val="0"/>
                    <w:sz w:val="21"/>
                    <w:szCs w:val="21"/>
                  </w:rPr>
                </w:rPrChange>
              </w:rPr>
              <w:pPrChange w:id="82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5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8251" w:author="Codex" w:date="2026-10-05T16:32:41.313017+00:00">
              <w:tcPr>
                <w:tcW w:w="0" w:type="auto"/>
                <w:tcBorders>
                  <w:top w:val="nil"/>
                  <w:left w:val="nil"/>
                  <w:bottom w:val="nil"/>
                  <w:right w:val="nil"/>
                </w:tcBorders>
                <w:tcMar>
                  <w:left w:w="102" w:type="dxa"/>
                  <w:right w:w="102" w:type="dxa"/>
                </w:tcMar>
              </w:tcPr>
            </w:tcPrChange>
          </w:tcPr>
          <w:p w14:paraId="39A825C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5" w:author="Codex" w:date="2026-10-05T16:32:41.313017+00:00">
                  <w:rPr>
                    <w:bCs w:val="0"/>
                    <w:sz w:val="21"/>
                    <w:szCs w:val="21"/>
                  </w:rPr>
                </w:rPrChange>
              </w:rPr>
              <w:pPrChange w:id="82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53" w:author="Codex" w:date="2026-10-05T16:32:41.313017+00:00">
                  <w:rPr>
                    <w:bCs w:val="0"/>
                    <w:sz w:val="21"/>
                    <w:szCs w:val="21"/>
                  </w:rPr>
                </w:rPrChange>
              </w:rPr>
              <w:t>-0.0156</w:t>
            </w:r>
            <w:r>
              <w:rPr>
                <w:rFonts w:ascii="Times New Roman" w:hAnsi="Times New Roman" w:cs="Times New Roman" w:eastAsia="SimSun"/>
                <w:b w:val="0"/>
                <w:bCs w:val="0"/>
                <w:sz w:val="21"/>
                <w:szCs w:val="21"/>
                <w:rPrChange w:id="8254" w:author="Codex" w:date="2026-10-05T16:32:41.313017+00:00">
                  <w:rPr>
                    <w:bCs w:val="0"/>
                    <w:sz w:val="21"/>
                    <w:szCs w:val="21"/>
                  </w:rPr>
                </w:rPrChange>
              </w:rPr>
              <w:t>（</w:t>
            </w:r>
            <w:r>
              <w:rPr>
                <w:rFonts w:ascii="Times New Roman" w:hAnsi="Times New Roman" w:cs="Times New Roman" w:eastAsia="SimSun"/>
                <w:b w:val="0"/>
                <w:bCs w:val="0"/>
                <w:sz w:val="21"/>
                <w:szCs w:val="21"/>
                <w:rPrChange w:id="8255" w:author="Codex" w:date="2026-10-05T16:32:41.313017+00:00">
                  <w:rPr>
                    <w:bCs w:val="0"/>
                    <w:sz w:val="21"/>
                    <w:szCs w:val="21"/>
                  </w:rPr>
                </w:rPrChange>
              </w:rPr>
              <w:t>-0.0484</w:t>
            </w:r>
            <w:r>
              <w:rPr>
                <w:rFonts w:ascii="Times New Roman" w:hAnsi="Times New Roman" w:cs="Times New Roman" w:eastAsia="SimSun"/>
                <w:b w:val="0"/>
                <w:bCs w:val="0"/>
                <w:sz w:val="21"/>
                <w:szCs w:val="21"/>
                <w:rPrChange w:id="8256" w:author="Codex" w:date="2026-10-05T16:32:41.313017+00:00">
                  <w:rPr>
                    <w:bCs w:val="0"/>
                    <w:sz w:val="21"/>
                    <w:szCs w:val="21"/>
                  </w:rPr>
                </w:rPrChange>
              </w:rPr>
              <w:t>，</w:t>
            </w:r>
            <w:r>
              <w:rPr>
                <w:rFonts w:ascii="Times New Roman" w:hAnsi="Times New Roman" w:cs="Times New Roman" w:eastAsia="SimSun"/>
                <w:b w:val="0"/>
                <w:bCs w:val="0"/>
                <w:sz w:val="21"/>
                <w:szCs w:val="21"/>
                <w:rPrChange w:id="8257" w:author="Codex" w:date="2026-10-05T16:32:41.313017+00:00">
                  <w:rPr>
                    <w:bCs w:val="0"/>
                    <w:sz w:val="21"/>
                    <w:szCs w:val="21"/>
                  </w:rPr>
                </w:rPrChange>
              </w:rPr>
              <w:t>0.0144</w:t>
            </w:r>
            <w:r>
              <w:rPr>
                <w:rFonts w:ascii="Times New Roman" w:hAnsi="Times New Roman" w:cs="Times New Roman" w:eastAsia="SimSun"/>
                <w:b w:val="0"/>
                <w:bCs w:val="0"/>
                <w:sz w:val="21"/>
                <w:szCs w:val="21"/>
                <w:rPrChange w:id="82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59" w:author="Codex" w:date="2026-10-05T16:32:41.313017+00:00">
              <w:tcPr>
                <w:tcW w:w="0" w:type="auto"/>
                <w:tcBorders>
                  <w:top w:val="nil"/>
                  <w:left w:val="nil"/>
                  <w:bottom w:val="nil"/>
                  <w:right w:val="nil"/>
                </w:tcBorders>
                <w:tcMar>
                  <w:left w:w="102" w:type="dxa"/>
                  <w:right w:w="102" w:type="dxa"/>
                </w:tcMar>
              </w:tcPr>
            </w:tcPrChange>
          </w:tcPr>
          <w:p w14:paraId="02BD65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6" w:author="Codex" w:date="2026-10-05T16:32:41.313017+00:00">
                  <w:rPr>
                    <w:bCs w:val="0"/>
                    <w:sz w:val="21"/>
                    <w:szCs w:val="21"/>
                  </w:rPr>
                </w:rPrChange>
              </w:rPr>
              <w:pPrChange w:id="82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6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62" w:author="Codex" w:date="2026-10-05T16:32:41.313017+00:00">
              <w:tcPr>
                <w:tcW w:w="0" w:type="auto"/>
                <w:tcBorders>
                  <w:top w:val="nil"/>
                  <w:left w:val="nil"/>
                  <w:bottom w:val="nil"/>
                  <w:right w:val="nil"/>
                </w:tcBorders>
                <w:tcMar>
                  <w:left w:w="102" w:type="dxa"/>
                  <w:right w:w="102" w:type="dxa"/>
                </w:tcMar>
              </w:tcPr>
            </w:tcPrChange>
          </w:tcPr>
          <w:p w14:paraId="36EB10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7" w:author="Codex" w:date="2026-10-05T16:32:41.313017+00:00">
                  <w:rPr>
                    <w:bCs w:val="0"/>
                    <w:sz w:val="21"/>
                    <w:szCs w:val="21"/>
                  </w:rPr>
                </w:rPrChange>
              </w:rPr>
              <w:pPrChange w:id="82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64" w:author="Codex" w:date="2026-10-05T16:32:41.313017+00:00">
                  <w:rPr>
                    <w:bCs w:val="0"/>
                    <w:sz w:val="21"/>
                    <w:szCs w:val="21"/>
                  </w:rPr>
                </w:rPrChange>
              </w:rPr>
              <w:t>0.1076</w:t>
            </w:r>
            <w:r>
              <w:rPr>
                <w:rFonts w:ascii="Times New Roman" w:hAnsi="Times New Roman" w:cs="Times New Roman" w:eastAsia="SimSun"/>
                <w:b w:val="0"/>
                <w:bCs w:val="0"/>
                <w:sz w:val="21"/>
                <w:szCs w:val="21"/>
                <w:rPrChange w:id="8265" w:author="Codex" w:date="2026-10-05T16:32:41.313017+00:00">
                  <w:rPr>
                    <w:bCs w:val="0"/>
                    <w:sz w:val="21"/>
                    <w:szCs w:val="21"/>
                  </w:rPr>
                </w:rPrChange>
              </w:rPr>
              <w:t>（</w:t>
            </w:r>
            <w:r>
              <w:rPr>
                <w:rFonts w:ascii="Times New Roman" w:hAnsi="Times New Roman" w:cs="Times New Roman" w:eastAsia="SimSun"/>
                <w:b w:val="0"/>
                <w:bCs w:val="0"/>
                <w:sz w:val="21"/>
                <w:szCs w:val="21"/>
                <w:rPrChange w:id="8266" w:author="Codex" w:date="2026-10-05T16:32:41.313017+00:00">
                  <w:rPr>
                    <w:bCs w:val="0"/>
                    <w:sz w:val="21"/>
                    <w:szCs w:val="21"/>
                  </w:rPr>
                </w:rPrChange>
              </w:rPr>
              <w:t>-0.6600</w:t>
            </w:r>
            <w:r>
              <w:rPr>
                <w:rFonts w:ascii="Times New Roman" w:hAnsi="Times New Roman" w:cs="Times New Roman" w:eastAsia="SimSun"/>
                <w:b w:val="0"/>
                <w:bCs w:val="0"/>
                <w:sz w:val="21"/>
                <w:szCs w:val="21"/>
                <w:rPrChange w:id="8267" w:author="Codex" w:date="2026-10-05T16:32:41.313017+00:00">
                  <w:rPr>
                    <w:bCs w:val="0"/>
                    <w:sz w:val="21"/>
                    <w:szCs w:val="21"/>
                  </w:rPr>
                </w:rPrChange>
              </w:rPr>
              <w:t>，</w:t>
            </w:r>
            <w:r>
              <w:rPr>
                <w:rFonts w:ascii="Times New Roman" w:hAnsi="Times New Roman" w:cs="Times New Roman" w:eastAsia="SimSun"/>
                <w:b w:val="0"/>
                <w:bCs w:val="0"/>
                <w:sz w:val="21"/>
                <w:szCs w:val="21"/>
                <w:rPrChange w:id="8268" w:author="Codex" w:date="2026-10-05T16:32:41.313017+00:00">
                  <w:rPr>
                    <w:bCs w:val="0"/>
                    <w:sz w:val="21"/>
                    <w:szCs w:val="21"/>
                  </w:rPr>
                </w:rPrChange>
              </w:rPr>
              <w:t>0.9101</w:t>
            </w:r>
            <w:r>
              <w:rPr>
                <w:rFonts w:ascii="Times New Roman" w:hAnsi="Times New Roman" w:cs="Times New Roman" w:eastAsia="SimSun"/>
                <w:b w:val="0"/>
                <w:bCs w:val="0"/>
                <w:sz w:val="21"/>
                <w:szCs w:val="21"/>
                <w:rPrChange w:id="82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70" w:author="Codex" w:date="2026-10-05T16:32:41.313017+00:00">
              <w:tcPr>
                <w:tcW w:w="0" w:type="auto"/>
                <w:tcBorders>
                  <w:top w:val="nil"/>
                  <w:left w:val="nil"/>
                  <w:bottom w:val="nil"/>
                  <w:right w:val="nil"/>
                </w:tcBorders>
                <w:tcMar>
                  <w:left w:w="102" w:type="dxa"/>
                  <w:right w:w="102" w:type="dxa"/>
                </w:tcMar>
              </w:tcPr>
            </w:tcPrChange>
          </w:tcPr>
          <w:p w14:paraId="72D1B4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8" w:author="Codex" w:date="2026-10-05T16:32:41.313017+00:00">
                  <w:rPr>
                    <w:bCs w:val="0"/>
                    <w:sz w:val="21"/>
                    <w:szCs w:val="21"/>
                  </w:rPr>
                </w:rPrChange>
              </w:rPr>
              <w:pPrChange w:id="82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2" w:author="Codex" w:date="2026-10-05T16:32:41.313017+00:00">
                  <w:rPr>
                    <w:bCs w:val="0"/>
                    <w:sz w:val="21"/>
                    <w:szCs w:val="21"/>
                  </w:rPr>
                </w:rPrChange>
              </w:rPr>
              <w:t>1.000</w:t>
            </w:r>
          </w:p>
        </w:tc>
      </w:tr>
      <w:tr w:rsidR="007622EE" w14:paraId="615153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73" w:author="Codex" w:date="2026-10-05T16:32:41.313017+00:00">
              <w:tcPr>
                <w:tcW w:w="0" w:type="auto"/>
                <w:tcBorders>
                  <w:top w:val="nil"/>
                  <w:left w:val="nil"/>
                  <w:bottom w:val="nil"/>
                  <w:right w:val="nil"/>
                </w:tcBorders>
                <w:tcMar>
                  <w:left w:w="102" w:type="dxa"/>
                  <w:right w:w="102" w:type="dxa"/>
                </w:tcMar>
              </w:tcPr>
            </w:tcPrChange>
          </w:tcPr>
          <w:p w14:paraId="4E074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9" w:author="Codex" w:date="2026-10-05T16:32:41.313017+00:00">
                  <w:rPr>
                    <w:bCs w:val="0"/>
                    <w:sz w:val="21"/>
                    <w:szCs w:val="21"/>
                  </w:rPr>
                </w:rPrChange>
              </w:rPr>
              <w:pPrChange w:id="82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8276" w:author="Codex" w:date="2026-10-05T16:32:41.313017+00:00">
              <w:tcPr>
                <w:tcW w:w="0" w:type="auto"/>
                <w:tcBorders>
                  <w:top w:val="nil"/>
                  <w:left w:val="nil"/>
                  <w:bottom w:val="nil"/>
                  <w:right w:val="nil"/>
                </w:tcBorders>
                <w:tcMar>
                  <w:left w:w="102" w:type="dxa"/>
                  <w:right w:w="102" w:type="dxa"/>
                </w:tcMar>
              </w:tcPr>
            </w:tcPrChange>
          </w:tcPr>
          <w:p w14:paraId="073C4E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0" w:author="Codex" w:date="2026-10-05T16:32:41.313017+00:00">
                  <w:rPr>
                    <w:bCs w:val="0"/>
                    <w:sz w:val="21"/>
                    <w:szCs w:val="21"/>
                  </w:rPr>
                </w:rPrChange>
              </w:rPr>
              <w:pPrChange w:id="82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8" w:author="Codex" w:date="2026-10-05T16:32:41.313017+00:00">
                  <w:rPr>
                    <w:bCs w:val="0"/>
                    <w:sz w:val="21"/>
                    <w:szCs w:val="21"/>
                  </w:rPr>
                </w:rPrChange>
              </w:rPr>
              <w:t>-0.0008</w:t>
            </w:r>
            <w:r>
              <w:rPr>
                <w:rFonts w:ascii="Times New Roman" w:hAnsi="Times New Roman" w:cs="Times New Roman" w:eastAsia="SimSun"/>
                <w:b w:val="0"/>
                <w:bCs w:val="0"/>
                <w:sz w:val="21"/>
                <w:szCs w:val="21"/>
                <w:rPrChange w:id="8279" w:author="Codex" w:date="2026-10-05T16:32:41.313017+00:00">
                  <w:rPr>
                    <w:bCs w:val="0"/>
                    <w:sz w:val="21"/>
                    <w:szCs w:val="21"/>
                  </w:rPr>
                </w:rPrChange>
              </w:rPr>
              <w:t>（</w:t>
            </w:r>
            <w:r>
              <w:rPr>
                <w:rFonts w:ascii="Times New Roman" w:hAnsi="Times New Roman" w:cs="Times New Roman" w:eastAsia="SimSun"/>
                <w:b w:val="0"/>
                <w:bCs w:val="0"/>
                <w:sz w:val="21"/>
                <w:szCs w:val="21"/>
                <w:rPrChange w:id="8280" w:author="Codex" w:date="2026-10-05T16:32:41.313017+00:00">
                  <w:rPr>
                    <w:bCs w:val="0"/>
                    <w:sz w:val="21"/>
                    <w:szCs w:val="21"/>
                  </w:rPr>
                </w:rPrChange>
              </w:rPr>
              <w:t>-0.0167</w:t>
            </w:r>
            <w:r>
              <w:rPr>
                <w:rFonts w:ascii="Times New Roman" w:hAnsi="Times New Roman" w:cs="Times New Roman" w:eastAsia="SimSun"/>
                <w:b w:val="0"/>
                <w:bCs w:val="0"/>
                <w:sz w:val="21"/>
                <w:szCs w:val="21"/>
                <w:rPrChange w:id="8281" w:author="Codex" w:date="2026-10-05T16:32:41.313017+00:00">
                  <w:rPr>
                    <w:bCs w:val="0"/>
                    <w:sz w:val="21"/>
                    <w:szCs w:val="21"/>
                  </w:rPr>
                </w:rPrChange>
              </w:rPr>
              <w:t>，</w:t>
            </w:r>
            <w:r>
              <w:rPr>
                <w:rFonts w:ascii="Times New Roman" w:hAnsi="Times New Roman" w:cs="Times New Roman" w:eastAsia="SimSun"/>
                <w:b w:val="0"/>
                <w:bCs w:val="0"/>
                <w:sz w:val="21"/>
                <w:szCs w:val="21"/>
                <w:rPrChange w:id="8282" w:author="Codex" w:date="2026-10-05T16:32:41.313017+00:00">
                  <w:rPr>
                    <w:bCs w:val="0"/>
                    <w:sz w:val="21"/>
                    <w:szCs w:val="21"/>
                  </w:rPr>
                </w:rPrChange>
              </w:rPr>
              <w:t>0.0089</w:t>
            </w:r>
            <w:r>
              <w:rPr>
                <w:rFonts w:ascii="Times New Roman" w:hAnsi="Times New Roman" w:cs="Times New Roman" w:eastAsia="SimSun"/>
                <w:b w:val="0"/>
                <w:bCs w:val="0"/>
                <w:sz w:val="21"/>
                <w:szCs w:val="21"/>
                <w:rPrChange w:id="82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84" w:author="Codex" w:date="2026-10-05T16:32:41.313017+00:00">
              <w:tcPr>
                <w:tcW w:w="0" w:type="auto"/>
                <w:tcBorders>
                  <w:top w:val="nil"/>
                  <w:left w:val="nil"/>
                  <w:bottom w:val="nil"/>
                  <w:right w:val="nil"/>
                </w:tcBorders>
                <w:tcMar>
                  <w:left w:w="102" w:type="dxa"/>
                  <w:right w:w="102" w:type="dxa"/>
                </w:tcMar>
              </w:tcPr>
            </w:tcPrChange>
          </w:tcPr>
          <w:p w14:paraId="2F94D4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1" w:author="Codex" w:date="2026-10-05T16:32:41.313017+00:00">
                  <w:rPr>
                    <w:bCs w:val="0"/>
                    <w:sz w:val="21"/>
                    <w:szCs w:val="21"/>
                  </w:rPr>
                </w:rPrChange>
              </w:rPr>
              <w:pPrChange w:id="82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8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87" w:author="Codex" w:date="2026-10-05T16:32:41.313017+00:00">
              <w:tcPr>
                <w:tcW w:w="0" w:type="auto"/>
                <w:tcBorders>
                  <w:top w:val="nil"/>
                  <w:left w:val="nil"/>
                  <w:bottom w:val="nil"/>
                  <w:right w:val="nil"/>
                </w:tcBorders>
                <w:tcMar>
                  <w:left w:w="102" w:type="dxa"/>
                  <w:right w:w="102" w:type="dxa"/>
                </w:tcMar>
              </w:tcPr>
            </w:tcPrChange>
          </w:tcPr>
          <w:p w14:paraId="7B9A24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2" w:author="Codex" w:date="2026-10-05T16:32:41.313017+00:00">
                  <w:rPr>
                    <w:bCs w:val="0"/>
                    <w:sz w:val="21"/>
                    <w:szCs w:val="21"/>
                  </w:rPr>
                </w:rPrChange>
              </w:rPr>
              <w:pPrChange w:id="82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89" w:author="Codex" w:date="2026-10-05T16:32:41.313017+00:00">
                  <w:rPr>
                    <w:bCs w:val="0"/>
                    <w:sz w:val="21"/>
                    <w:szCs w:val="21"/>
                  </w:rPr>
                </w:rPrChange>
              </w:rPr>
              <w:t>-0.0305</w:t>
            </w:r>
            <w:r>
              <w:rPr>
                <w:rFonts w:ascii="Times New Roman" w:hAnsi="Times New Roman" w:cs="Times New Roman" w:eastAsia="SimSun"/>
                <w:b w:val="0"/>
                <w:bCs w:val="0"/>
                <w:sz w:val="21"/>
                <w:szCs w:val="21"/>
                <w:rPrChange w:id="8290" w:author="Codex" w:date="2026-10-05T16:32:41.313017+00:00">
                  <w:rPr>
                    <w:bCs w:val="0"/>
                    <w:sz w:val="21"/>
                    <w:szCs w:val="21"/>
                  </w:rPr>
                </w:rPrChange>
              </w:rPr>
              <w:t>（</w:t>
            </w:r>
            <w:r>
              <w:rPr>
                <w:rFonts w:ascii="Times New Roman" w:hAnsi="Times New Roman" w:cs="Times New Roman" w:eastAsia="SimSun"/>
                <w:b w:val="0"/>
                <w:bCs w:val="0"/>
                <w:sz w:val="21"/>
                <w:szCs w:val="21"/>
                <w:rPrChange w:id="8291" w:author="Codex" w:date="2026-10-05T16:32:41.313017+00:00">
                  <w:rPr>
                    <w:bCs w:val="0"/>
                    <w:sz w:val="21"/>
                    <w:szCs w:val="21"/>
                  </w:rPr>
                </w:rPrChange>
              </w:rPr>
              <w:t>-0.5155</w:t>
            </w:r>
            <w:r>
              <w:rPr>
                <w:rFonts w:ascii="Times New Roman" w:hAnsi="Times New Roman" w:cs="Times New Roman" w:eastAsia="SimSun"/>
                <w:b w:val="0"/>
                <w:bCs w:val="0"/>
                <w:sz w:val="21"/>
                <w:szCs w:val="21"/>
                <w:rPrChange w:id="8292" w:author="Codex" w:date="2026-10-05T16:32:41.313017+00:00">
                  <w:rPr>
                    <w:bCs w:val="0"/>
                    <w:sz w:val="21"/>
                    <w:szCs w:val="21"/>
                  </w:rPr>
                </w:rPrChange>
              </w:rPr>
              <w:t>，</w:t>
            </w:r>
            <w:r>
              <w:rPr>
                <w:rFonts w:ascii="Times New Roman" w:hAnsi="Times New Roman" w:cs="Times New Roman" w:eastAsia="SimSun"/>
                <w:b w:val="0"/>
                <w:bCs w:val="0"/>
                <w:sz w:val="21"/>
                <w:szCs w:val="21"/>
                <w:rPrChange w:id="8293" w:author="Codex" w:date="2026-10-05T16:32:41.313017+00:00">
                  <w:rPr>
                    <w:bCs w:val="0"/>
                    <w:sz w:val="21"/>
                    <w:szCs w:val="21"/>
                  </w:rPr>
                </w:rPrChange>
              </w:rPr>
              <w:t>0.4908</w:t>
            </w:r>
            <w:r>
              <w:rPr>
                <w:rFonts w:ascii="Times New Roman" w:hAnsi="Times New Roman" w:cs="Times New Roman" w:eastAsia="SimSun"/>
                <w:b w:val="0"/>
                <w:bCs w:val="0"/>
                <w:sz w:val="21"/>
                <w:szCs w:val="21"/>
                <w:rPrChange w:id="82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95" w:author="Codex" w:date="2026-10-05T16:32:41.313017+00:00">
              <w:tcPr>
                <w:tcW w:w="0" w:type="auto"/>
                <w:tcBorders>
                  <w:top w:val="nil"/>
                  <w:left w:val="nil"/>
                  <w:bottom w:val="nil"/>
                  <w:right w:val="nil"/>
                </w:tcBorders>
                <w:tcMar>
                  <w:left w:w="102" w:type="dxa"/>
                  <w:right w:w="102" w:type="dxa"/>
                </w:tcMar>
              </w:tcPr>
            </w:tcPrChange>
          </w:tcPr>
          <w:p w14:paraId="638430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3" w:author="Codex" w:date="2026-10-05T16:32:41.313017+00:00">
                  <w:rPr>
                    <w:bCs w:val="0"/>
                    <w:sz w:val="21"/>
                    <w:szCs w:val="21"/>
                  </w:rPr>
                </w:rPrChange>
              </w:rPr>
              <w:pPrChange w:id="829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97" w:author="Codex" w:date="2026-10-05T16:32:41.313017+00:00">
                  <w:rPr>
                    <w:bCs w:val="0"/>
                    <w:sz w:val="21"/>
                    <w:szCs w:val="21"/>
                  </w:rPr>
                </w:rPrChange>
              </w:rPr>
              <w:t>1.000</w:t>
            </w:r>
          </w:p>
        </w:tc>
      </w:tr>
      <w:tr w:rsidR="007622EE" w14:paraId="0DD062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98" w:author="Codex" w:date="2026-10-05T16:32:41.313017+00:00">
              <w:tcPr>
                <w:tcW w:w="0" w:type="auto"/>
                <w:tcBorders>
                  <w:top w:val="nil"/>
                  <w:left w:val="nil"/>
                  <w:bottom w:val="nil"/>
                  <w:right w:val="nil"/>
                </w:tcBorders>
                <w:tcMar>
                  <w:left w:w="102" w:type="dxa"/>
                  <w:right w:w="102" w:type="dxa"/>
                </w:tcMar>
              </w:tcPr>
            </w:tcPrChange>
          </w:tcPr>
          <w:p w14:paraId="0809FC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4" w:author="Codex" w:date="2026-10-05T16:32:41.313017+00:00">
                  <w:rPr>
                    <w:bCs w:val="0"/>
                    <w:sz w:val="21"/>
                    <w:szCs w:val="21"/>
                  </w:rPr>
                </w:rPrChange>
              </w:rPr>
              <w:pPrChange w:id="82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00"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8301" w:author="Codex" w:date="2026-10-05T16:32:41.313017+00:00">
              <w:tcPr>
                <w:tcW w:w="0" w:type="auto"/>
                <w:tcBorders>
                  <w:top w:val="nil"/>
                  <w:left w:val="nil"/>
                  <w:bottom w:val="nil"/>
                  <w:right w:val="nil"/>
                </w:tcBorders>
                <w:tcMar>
                  <w:left w:w="102" w:type="dxa"/>
                  <w:right w:w="102" w:type="dxa"/>
                </w:tcMar>
              </w:tcPr>
            </w:tcPrChange>
          </w:tcPr>
          <w:p w14:paraId="021676B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5" w:author="Codex" w:date="2026-10-05T16:32:41.313017+00:00">
                  <w:rPr>
                    <w:bCs w:val="0"/>
                    <w:sz w:val="21"/>
                    <w:szCs w:val="21"/>
                  </w:rPr>
                </w:rPrChange>
              </w:rPr>
              <w:pPrChange w:id="83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03" w:author="Codex" w:date="2026-10-05T16:32:41.313017+00:00">
                  <w:rPr>
                    <w:bCs w:val="0"/>
                    <w:sz w:val="21"/>
                    <w:szCs w:val="21"/>
                  </w:rPr>
                </w:rPrChange>
              </w:rPr>
              <w:t>-0.0086</w:t>
            </w:r>
            <w:r>
              <w:rPr>
                <w:rFonts w:ascii="Times New Roman" w:hAnsi="Times New Roman" w:cs="Times New Roman" w:eastAsia="SimSun"/>
                <w:b w:val="0"/>
                <w:bCs w:val="0"/>
                <w:sz w:val="21"/>
                <w:szCs w:val="21"/>
                <w:rPrChange w:id="8304" w:author="Codex" w:date="2026-10-05T16:32:41.313017+00:00">
                  <w:rPr>
                    <w:bCs w:val="0"/>
                    <w:sz w:val="21"/>
                    <w:szCs w:val="21"/>
                  </w:rPr>
                </w:rPrChange>
              </w:rPr>
              <w:t>（</w:t>
            </w:r>
            <w:r>
              <w:rPr>
                <w:rFonts w:ascii="Times New Roman" w:hAnsi="Times New Roman" w:cs="Times New Roman" w:eastAsia="SimSun"/>
                <w:b w:val="0"/>
                <w:bCs w:val="0"/>
                <w:sz w:val="21"/>
                <w:szCs w:val="21"/>
                <w:rPrChange w:id="8305" w:author="Codex" w:date="2026-10-05T16:32:41.313017+00:00">
                  <w:rPr>
                    <w:bCs w:val="0"/>
                    <w:sz w:val="21"/>
                    <w:szCs w:val="21"/>
                  </w:rPr>
                </w:rPrChange>
              </w:rPr>
              <w:t>-0.0162</w:t>
            </w:r>
            <w:r>
              <w:rPr>
                <w:rFonts w:ascii="Times New Roman" w:hAnsi="Times New Roman" w:cs="Times New Roman" w:eastAsia="SimSun"/>
                <w:b w:val="0"/>
                <w:bCs w:val="0"/>
                <w:sz w:val="21"/>
                <w:szCs w:val="21"/>
                <w:rPrChange w:id="8306" w:author="Codex" w:date="2026-10-05T16:32:41.313017+00:00">
                  <w:rPr>
                    <w:bCs w:val="0"/>
                    <w:sz w:val="21"/>
                    <w:szCs w:val="21"/>
                  </w:rPr>
                </w:rPrChange>
              </w:rPr>
              <w:t>，</w:t>
            </w:r>
            <w:r>
              <w:rPr>
                <w:rFonts w:ascii="Times New Roman" w:hAnsi="Times New Roman" w:cs="Times New Roman" w:eastAsia="SimSun"/>
                <w:b w:val="0"/>
                <w:bCs w:val="0"/>
                <w:sz w:val="21"/>
                <w:szCs w:val="21"/>
                <w:rPrChange w:id="8307" w:author="Codex" w:date="2026-10-05T16:32:41.313017+00:00">
                  <w:rPr>
                    <w:bCs w:val="0"/>
                    <w:sz w:val="21"/>
                    <w:szCs w:val="21"/>
                  </w:rPr>
                </w:rPrChange>
              </w:rPr>
              <w:t>0.0106</w:t>
            </w:r>
            <w:r>
              <w:rPr>
                <w:rFonts w:ascii="Times New Roman" w:hAnsi="Times New Roman" w:cs="Times New Roman" w:eastAsia="SimSun"/>
                <w:b w:val="0"/>
                <w:bCs w:val="0"/>
                <w:sz w:val="21"/>
                <w:szCs w:val="21"/>
                <w:rPrChange w:id="830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09" w:author="Codex" w:date="2026-10-05T16:32:41.313017+00:00">
              <w:tcPr>
                <w:tcW w:w="0" w:type="auto"/>
                <w:tcBorders>
                  <w:top w:val="nil"/>
                  <w:left w:val="nil"/>
                  <w:bottom w:val="nil"/>
                  <w:right w:val="nil"/>
                </w:tcBorders>
                <w:tcMar>
                  <w:left w:w="102" w:type="dxa"/>
                  <w:right w:w="102" w:type="dxa"/>
                </w:tcMar>
              </w:tcPr>
            </w:tcPrChange>
          </w:tcPr>
          <w:p w14:paraId="32D5A3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6" w:author="Codex" w:date="2026-10-05T16:32:41.313017+00:00">
                  <w:rPr>
                    <w:bCs w:val="0"/>
                    <w:sz w:val="21"/>
                    <w:szCs w:val="21"/>
                  </w:rPr>
                </w:rPrChange>
              </w:rPr>
              <w:pPrChange w:id="83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1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12" w:author="Codex" w:date="2026-10-05T16:32:41.313017+00:00">
              <w:tcPr>
                <w:tcW w:w="0" w:type="auto"/>
                <w:tcBorders>
                  <w:top w:val="nil"/>
                  <w:left w:val="nil"/>
                  <w:bottom w:val="nil"/>
                  <w:right w:val="nil"/>
                </w:tcBorders>
                <w:tcMar>
                  <w:left w:w="102" w:type="dxa"/>
                  <w:right w:w="102" w:type="dxa"/>
                </w:tcMar>
              </w:tcPr>
            </w:tcPrChange>
          </w:tcPr>
          <w:p w14:paraId="48F8B3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7" w:author="Codex" w:date="2026-10-05T16:32:41.313017+00:00">
                  <w:rPr>
                    <w:bCs w:val="0"/>
                    <w:sz w:val="21"/>
                    <w:szCs w:val="21"/>
                  </w:rPr>
                </w:rPrChange>
              </w:rPr>
              <w:pPrChange w:id="83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14" w:author="Codex" w:date="2026-10-05T16:32:41.313017+00:00">
                  <w:rPr>
                    <w:bCs w:val="0"/>
                    <w:sz w:val="21"/>
                    <w:szCs w:val="21"/>
                  </w:rPr>
                </w:rPrChange>
              </w:rPr>
              <w:t>0.2809</w:t>
            </w:r>
            <w:r>
              <w:rPr>
                <w:rFonts w:ascii="Times New Roman" w:hAnsi="Times New Roman" w:cs="Times New Roman" w:eastAsia="SimSun"/>
                <w:b w:val="0"/>
                <w:bCs w:val="0"/>
                <w:sz w:val="21"/>
                <w:szCs w:val="21"/>
                <w:rPrChange w:id="8315" w:author="Codex" w:date="2026-10-05T16:32:41.313017+00:00">
                  <w:rPr>
                    <w:bCs w:val="0"/>
                    <w:sz w:val="21"/>
                    <w:szCs w:val="21"/>
                  </w:rPr>
                </w:rPrChange>
              </w:rPr>
              <w:t>（</w:t>
            </w:r>
            <w:r>
              <w:rPr>
                <w:rFonts w:ascii="Times New Roman" w:hAnsi="Times New Roman" w:cs="Times New Roman" w:eastAsia="SimSun"/>
                <w:b w:val="0"/>
                <w:bCs w:val="0"/>
                <w:sz w:val="21"/>
                <w:szCs w:val="21"/>
                <w:rPrChange w:id="8316" w:author="Codex" w:date="2026-10-05T16:32:41.313017+00:00">
                  <w:rPr>
                    <w:bCs w:val="0"/>
                    <w:sz w:val="21"/>
                    <w:szCs w:val="21"/>
                  </w:rPr>
                </w:rPrChange>
              </w:rPr>
              <w:t>-0.4822</w:t>
            </w:r>
            <w:r>
              <w:rPr>
                <w:rFonts w:ascii="Times New Roman" w:hAnsi="Times New Roman" w:cs="Times New Roman" w:eastAsia="SimSun"/>
                <w:b w:val="0"/>
                <w:bCs w:val="0"/>
                <w:sz w:val="21"/>
                <w:szCs w:val="21"/>
                <w:rPrChange w:id="8317" w:author="Codex" w:date="2026-10-05T16:32:41.313017+00:00">
                  <w:rPr>
                    <w:bCs w:val="0"/>
                    <w:sz w:val="21"/>
                    <w:szCs w:val="21"/>
                  </w:rPr>
                </w:rPrChange>
              </w:rPr>
              <w:t>，</w:t>
            </w:r>
            <w:r>
              <w:rPr>
                <w:rFonts w:ascii="Times New Roman" w:hAnsi="Times New Roman" w:cs="Times New Roman" w:eastAsia="SimSun"/>
                <w:b w:val="0"/>
                <w:bCs w:val="0"/>
                <w:sz w:val="21"/>
                <w:szCs w:val="21"/>
                <w:rPrChange w:id="8318" w:author="Codex" w:date="2026-10-05T16:32:41.313017+00:00">
                  <w:rPr>
                    <w:bCs w:val="0"/>
                    <w:sz w:val="21"/>
                    <w:szCs w:val="21"/>
                  </w:rPr>
                </w:rPrChange>
              </w:rPr>
              <w:t>1.1237</w:t>
            </w:r>
            <w:r>
              <w:rPr>
                <w:rFonts w:ascii="Times New Roman" w:hAnsi="Times New Roman" w:cs="Times New Roman" w:eastAsia="SimSun"/>
                <w:b w:val="0"/>
                <w:bCs w:val="0"/>
                <w:sz w:val="21"/>
                <w:szCs w:val="21"/>
                <w:rPrChange w:id="831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20" w:author="Codex" w:date="2026-10-05T16:32:41.313017+00:00">
              <w:tcPr>
                <w:tcW w:w="0" w:type="auto"/>
                <w:tcBorders>
                  <w:top w:val="nil"/>
                  <w:left w:val="nil"/>
                  <w:bottom w:val="nil"/>
                  <w:right w:val="nil"/>
                </w:tcBorders>
                <w:tcMar>
                  <w:left w:w="102" w:type="dxa"/>
                  <w:right w:w="102" w:type="dxa"/>
                </w:tcMar>
              </w:tcPr>
            </w:tcPrChange>
          </w:tcPr>
          <w:p w14:paraId="080A4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8" w:author="Codex" w:date="2026-10-05T16:32:41.313017+00:00">
                  <w:rPr>
                    <w:bCs w:val="0"/>
                    <w:sz w:val="21"/>
                    <w:szCs w:val="21"/>
                  </w:rPr>
                </w:rPrChange>
              </w:rPr>
              <w:pPrChange w:id="83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2" w:author="Codex" w:date="2026-10-05T16:32:41.313017+00:00">
                  <w:rPr>
                    <w:bCs w:val="0"/>
                    <w:sz w:val="21"/>
                    <w:szCs w:val="21"/>
                  </w:rPr>
                </w:rPrChange>
              </w:rPr>
              <w:t>1.000</w:t>
            </w:r>
          </w:p>
        </w:tc>
      </w:tr>
      <w:tr w:rsidR="007622EE" w14:paraId="52502EAC"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23" w:author="Codex" w:date="2026-10-05T16:32:41.313017+00:00">
              <w:tcPr>
                <w:tcW w:w="0" w:type="auto"/>
                <w:tcBorders>
                  <w:top w:val="nil"/>
                  <w:left w:val="nil"/>
                  <w:bottom w:val="nil"/>
                  <w:right w:val="nil"/>
                </w:tcBorders>
                <w:tcMar>
                  <w:left w:w="102" w:type="dxa"/>
                  <w:right w:w="102" w:type="dxa"/>
                </w:tcMar>
              </w:tcPr>
            </w:tcPrChange>
          </w:tcPr>
          <w:p w14:paraId="0E5BF6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9" w:author="Codex" w:date="2026-10-05T16:32:41.313017+00:00">
                  <w:rPr>
                    <w:bCs w:val="0"/>
                    <w:sz w:val="21"/>
                    <w:szCs w:val="21"/>
                  </w:rPr>
                </w:rPrChange>
              </w:rPr>
              <w:pPrChange w:id="83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8326" w:author="Codex" w:date="2026-10-05T16:32:41.313017+00:00">
              <w:tcPr>
                <w:tcW w:w="0" w:type="auto"/>
                <w:tcBorders>
                  <w:top w:val="nil"/>
                  <w:left w:val="nil"/>
                  <w:bottom w:val="nil"/>
                  <w:right w:val="nil"/>
                </w:tcBorders>
                <w:tcMar>
                  <w:left w:w="102" w:type="dxa"/>
                  <w:right w:w="102" w:type="dxa"/>
                </w:tcMar>
              </w:tcPr>
            </w:tcPrChange>
          </w:tcPr>
          <w:p w14:paraId="79158B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0" w:author="Codex" w:date="2026-10-05T16:32:41.313017+00:00">
                  <w:rPr>
                    <w:bCs w:val="0"/>
                    <w:sz w:val="21"/>
                    <w:szCs w:val="21"/>
                  </w:rPr>
                </w:rPrChange>
              </w:rPr>
              <w:pPrChange w:id="83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8" w:author="Codex" w:date="2026-10-05T16:32:41.313017+00:00">
                  <w:rPr>
                    <w:bCs w:val="0"/>
                    <w:sz w:val="21"/>
                    <w:szCs w:val="21"/>
                  </w:rPr>
                </w:rPrChange>
              </w:rPr>
              <w:t>0.0148</w:t>
            </w:r>
            <w:r>
              <w:rPr>
                <w:rFonts w:ascii="Times New Roman" w:hAnsi="Times New Roman" w:cs="Times New Roman" w:eastAsia="SimSun"/>
                <w:b w:val="0"/>
                <w:bCs w:val="0"/>
                <w:sz w:val="21"/>
                <w:szCs w:val="21"/>
                <w:rPrChange w:id="8329" w:author="Codex" w:date="2026-10-05T16:32:41.313017+00:00">
                  <w:rPr>
                    <w:bCs w:val="0"/>
                    <w:sz w:val="21"/>
                    <w:szCs w:val="21"/>
                  </w:rPr>
                </w:rPrChange>
              </w:rPr>
              <w:t>（</w:t>
            </w:r>
            <w:r>
              <w:rPr>
                <w:rFonts w:ascii="Times New Roman" w:hAnsi="Times New Roman" w:cs="Times New Roman" w:eastAsia="SimSun"/>
                <w:b w:val="0"/>
                <w:bCs w:val="0"/>
                <w:sz w:val="21"/>
                <w:szCs w:val="21"/>
                <w:rPrChange w:id="8330" w:author="Codex" w:date="2026-10-05T16:32:41.313017+00:00">
                  <w:rPr>
                    <w:bCs w:val="0"/>
                    <w:sz w:val="21"/>
                    <w:szCs w:val="21"/>
                  </w:rPr>
                </w:rPrChange>
              </w:rPr>
              <w:t>-0.0451</w:t>
            </w:r>
            <w:r>
              <w:rPr>
                <w:rFonts w:ascii="Times New Roman" w:hAnsi="Times New Roman" w:cs="Times New Roman" w:eastAsia="SimSun"/>
                <w:b w:val="0"/>
                <w:bCs w:val="0"/>
                <w:sz w:val="21"/>
                <w:szCs w:val="21"/>
                <w:rPrChange w:id="8331" w:author="Codex" w:date="2026-10-05T16:32:41.313017+00:00">
                  <w:rPr>
                    <w:bCs w:val="0"/>
                    <w:sz w:val="21"/>
                    <w:szCs w:val="21"/>
                  </w:rPr>
                </w:rPrChange>
              </w:rPr>
              <w:t>，</w:t>
            </w:r>
            <w:r>
              <w:rPr>
                <w:rFonts w:ascii="Times New Roman" w:hAnsi="Times New Roman" w:cs="Times New Roman" w:eastAsia="SimSun"/>
                <w:b w:val="0"/>
                <w:bCs w:val="0"/>
                <w:sz w:val="21"/>
                <w:szCs w:val="21"/>
                <w:rPrChange w:id="8332" w:author="Codex" w:date="2026-10-05T16:32:41.313017+00:00">
                  <w:rPr>
                    <w:bCs w:val="0"/>
                    <w:sz w:val="21"/>
                    <w:szCs w:val="21"/>
                  </w:rPr>
                </w:rPrChange>
              </w:rPr>
              <w:t>0.1223</w:t>
            </w:r>
            <w:r>
              <w:rPr>
                <w:rFonts w:ascii="Times New Roman" w:hAnsi="Times New Roman" w:cs="Times New Roman" w:eastAsia="SimSun"/>
                <w:b w:val="0"/>
                <w:bCs w:val="0"/>
                <w:sz w:val="21"/>
                <w:szCs w:val="21"/>
                <w:rPrChange w:id="83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34" w:author="Codex" w:date="2026-10-05T16:32:41.313017+00:00">
              <w:tcPr>
                <w:tcW w:w="0" w:type="auto"/>
                <w:tcBorders>
                  <w:top w:val="nil"/>
                  <w:left w:val="nil"/>
                  <w:bottom w:val="nil"/>
                  <w:right w:val="nil"/>
                </w:tcBorders>
                <w:tcMar>
                  <w:left w:w="102" w:type="dxa"/>
                  <w:right w:w="102" w:type="dxa"/>
                </w:tcMar>
              </w:tcPr>
            </w:tcPrChange>
          </w:tcPr>
          <w:p w14:paraId="4A83414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1" w:author="Codex" w:date="2026-10-05T16:32:41.313017+00:00">
                  <w:rPr>
                    <w:bCs w:val="0"/>
                    <w:sz w:val="21"/>
                    <w:szCs w:val="21"/>
                  </w:rPr>
                </w:rPrChange>
              </w:rPr>
              <w:pPrChange w:id="83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3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37" w:author="Codex" w:date="2026-10-05T16:32:41.313017+00:00">
              <w:tcPr>
                <w:tcW w:w="0" w:type="auto"/>
                <w:tcBorders>
                  <w:top w:val="nil"/>
                  <w:left w:val="nil"/>
                  <w:bottom w:val="nil"/>
                  <w:right w:val="nil"/>
                </w:tcBorders>
                <w:tcMar>
                  <w:left w:w="102" w:type="dxa"/>
                  <w:right w:w="102" w:type="dxa"/>
                </w:tcMar>
              </w:tcPr>
            </w:tcPrChange>
          </w:tcPr>
          <w:p w14:paraId="286BB0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2" w:author="Codex" w:date="2026-10-05T16:32:41.313017+00:00">
                  <w:rPr>
                    <w:bCs w:val="0"/>
                    <w:sz w:val="21"/>
                    <w:szCs w:val="21"/>
                  </w:rPr>
                </w:rPrChange>
              </w:rPr>
              <w:pPrChange w:id="83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39" w:author="Codex" w:date="2026-10-05T16:32:41.313017+00:00">
                  <w:rPr>
                    <w:bCs w:val="0"/>
                    <w:sz w:val="21"/>
                    <w:szCs w:val="21"/>
                  </w:rPr>
                </w:rPrChange>
              </w:rPr>
              <w:t>-0.4581</w:t>
            </w:r>
            <w:r>
              <w:rPr>
                <w:rFonts w:ascii="Times New Roman" w:hAnsi="Times New Roman" w:cs="Times New Roman" w:eastAsia="SimSun"/>
                <w:b w:val="0"/>
                <w:bCs w:val="0"/>
                <w:sz w:val="21"/>
                <w:szCs w:val="21"/>
                <w:rPrChange w:id="8340" w:author="Codex" w:date="2026-10-05T16:32:41.313017+00:00">
                  <w:rPr>
                    <w:bCs w:val="0"/>
                    <w:sz w:val="21"/>
                    <w:szCs w:val="21"/>
                  </w:rPr>
                </w:rPrChange>
              </w:rPr>
              <w:t>（</w:t>
            </w:r>
            <w:r>
              <w:rPr>
                <w:rFonts w:ascii="Times New Roman" w:hAnsi="Times New Roman" w:cs="Times New Roman" w:eastAsia="SimSun"/>
                <w:b w:val="0"/>
                <w:bCs w:val="0"/>
                <w:sz w:val="21"/>
                <w:szCs w:val="21"/>
                <w:rPrChange w:id="8341" w:author="Codex" w:date="2026-10-05T16:32:41.313017+00:00">
                  <w:rPr>
                    <w:bCs w:val="0"/>
                    <w:sz w:val="21"/>
                    <w:szCs w:val="21"/>
                  </w:rPr>
                </w:rPrChange>
              </w:rPr>
              <w:t>-1.8207</w:t>
            </w:r>
            <w:r>
              <w:rPr>
                <w:rFonts w:ascii="Times New Roman" w:hAnsi="Times New Roman" w:cs="Times New Roman" w:eastAsia="SimSun"/>
                <w:b w:val="0"/>
                <w:bCs w:val="0"/>
                <w:sz w:val="21"/>
                <w:szCs w:val="21"/>
                <w:rPrChange w:id="8342" w:author="Codex" w:date="2026-10-05T16:32:41.313017+00:00">
                  <w:rPr>
                    <w:bCs w:val="0"/>
                    <w:sz w:val="21"/>
                    <w:szCs w:val="21"/>
                  </w:rPr>
                </w:rPrChange>
              </w:rPr>
              <w:t>，</w:t>
            </w:r>
            <w:r>
              <w:rPr>
                <w:rFonts w:ascii="Times New Roman" w:hAnsi="Times New Roman" w:cs="Times New Roman" w:eastAsia="SimSun"/>
                <w:b w:val="0"/>
                <w:bCs w:val="0"/>
                <w:sz w:val="21"/>
                <w:szCs w:val="21"/>
                <w:rPrChange w:id="8343" w:author="Codex" w:date="2026-10-05T16:32:41.313017+00:00">
                  <w:rPr>
                    <w:bCs w:val="0"/>
                    <w:sz w:val="21"/>
                    <w:szCs w:val="21"/>
                  </w:rPr>
                </w:rPrChange>
              </w:rPr>
              <w:t>0.9411</w:t>
            </w:r>
            <w:r>
              <w:rPr>
                <w:rFonts w:ascii="Times New Roman" w:hAnsi="Times New Roman" w:cs="Times New Roman" w:eastAsia="SimSun"/>
                <w:b w:val="0"/>
                <w:bCs w:val="0"/>
                <w:sz w:val="21"/>
                <w:szCs w:val="21"/>
                <w:rPrChange w:id="83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45" w:author="Codex" w:date="2026-10-05T16:32:41.313017+00:00">
              <w:tcPr>
                <w:tcW w:w="0" w:type="auto"/>
                <w:tcBorders>
                  <w:top w:val="nil"/>
                  <w:left w:val="nil"/>
                  <w:bottom w:val="nil"/>
                  <w:right w:val="nil"/>
                </w:tcBorders>
                <w:tcMar>
                  <w:left w:w="102" w:type="dxa"/>
                  <w:right w:w="102" w:type="dxa"/>
                </w:tcMar>
              </w:tcPr>
            </w:tcPrChange>
          </w:tcPr>
          <w:p w14:paraId="4666016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3" w:author="Codex" w:date="2026-10-05T16:32:41.313017+00:00">
                  <w:rPr>
                    <w:bCs w:val="0"/>
                    <w:sz w:val="21"/>
                    <w:szCs w:val="21"/>
                  </w:rPr>
                </w:rPrChange>
              </w:rPr>
              <w:pPrChange w:id="83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47" w:author="Codex" w:date="2026-10-05T16:32:41.313017+00:00">
                  <w:rPr>
                    <w:bCs w:val="0"/>
                    <w:sz w:val="21"/>
                    <w:szCs w:val="21"/>
                  </w:rPr>
                </w:rPrChange>
              </w:rPr>
              <w:t>1.000</w:t>
            </w:r>
          </w:p>
        </w:tc>
      </w:tr>
      <w:tr w:rsidR="007622EE" w14:paraId="5FB4EE2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48" w:author="Codex" w:date="2026-10-05T16:32:41.313017+00:00">
              <w:tcPr>
                <w:tcW w:w="0" w:type="auto"/>
                <w:tcBorders>
                  <w:top w:val="nil"/>
                  <w:left w:val="nil"/>
                  <w:bottom w:val="nil"/>
                  <w:right w:val="nil"/>
                </w:tcBorders>
                <w:tcMar>
                  <w:left w:w="102" w:type="dxa"/>
                  <w:right w:w="102" w:type="dxa"/>
                </w:tcMar>
              </w:tcPr>
            </w:tcPrChange>
          </w:tcPr>
          <w:p w14:paraId="691B52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4" w:author="Codex" w:date="2026-10-05T16:32:41.313017+00:00">
                  <w:rPr>
                    <w:bCs w:val="0"/>
                    <w:sz w:val="21"/>
                    <w:szCs w:val="21"/>
                  </w:rPr>
                </w:rPrChange>
              </w:rPr>
              <w:pPrChange w:id="83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50"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8351" w:author="Codex" w:date="2026-10-05T16:32:41.313017+00:00">
              <w:tcPr>
                <w:tcW w:w="0" w:type="auto"/>
                <w:tcBorders>
                  <w:top w:val="nil"/>
                  <w:left w:val="nil"/>
                  <w:bottom w:val="nil"/>
                  <w:right w:val="nil"/>
                </w:tcBorders>
                <w:tcMar>
                  <w:left w:w="102" w:type="dxa"/>
                  <w:right w:w="102" w:type="dxa"/>
                </w:tcMar>
              </w:tcPr>
            </w:tcPrChange>
          </w:tcPr>
          <w:p w14:paraId="5827A7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5" w:author="Codex" w:date="2026-10-05T16:32:41.313017+00:00">
                  <w:rPr>
                    <w:bCs w:val="0"/>
                    <w:sz w:val="21"/>
                    <w:szCs w:val="21"/>
                  </w:rPr>
                </w:rPrChange>
              </w:rPr>
              <w:pPrChange w:id="8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53" w:author="Codex" w:date="2026-10-05T16:32:41.313017+00:00">
                  <w:rPr>
                    <w:bCs w:val="0"/>
                    <w:sz w:val="21"/>
                    <w:szCs w:val="21"/>
                  </w:rPr>
                </w:rPrChange>
              </w:rPr>
              <w:t>0.0121</w:t>
            </w:r>
            <w:r>
              <w:rPr>
                <w:rFonts w:ascii="Times New Roman" w:hAnsi="Times New Roman" w:cs="Times New Roman" w:eastAsia="SimSun"/>
                <w:b w:val="0"/>
                <w:bCs w:val="0"/>
                <w:sz w:val="21"/>
                <w:szCs w:val="21"/>
                <w:rPrChange w:id="8354" w:author="Codex" w:date="2026-10-05T16:32:41.313017+00:00">
                  <w:rPr>
                    <w:bCs w:val="0"/>
                    <w:sz w:val="21"/>
                    <w:szCs w:val="21"/>
                  </w:rPr>
                </w:rPrChange>
              </w:rPr>
              <w:t>（</w:t>
            </w:r>
            <w:r>
              <w:rPr>
                <w:rFonts w:ascii="Times New Roman" w:hAnsi="Times New Roman" w:cs="Times New Roman" w:eastAsia="SimSun"/>
                <w:b w:val="0"/>
                <w:bCs w:val="0"/>
                <w:sz w:val="21"/>
                <w:szCs w:val="21"/>
                <w:rPrChange w:id="8355" w:author="Codex" w:date="2026-10-05T16:32:41.313017+00:00">
                  <w:rPr>
                    <w:bCs w:val="0"/>
                    <w:sz w:val="21"/>
                    <w:szCs w:val="21"/>
                  </w:rPr>
                </w:rPrChange>
              </w:rPr>
              <w:t>-0.0490</w:t>
            </w:r>
            <w:r>
              <w:rPr>
                <w:rFonts w:ascii="Times New Roman" w:hAnsi="Times New Roman" w:cs="Times New Roman" w:eastAsia="SimSun"/>
                <w:b w:val="0"/>
                <w:bCs w:val="0"/>
                <w:sz w:val="21"/>
                <w:szCs w:val="21"/>
                <w:rPrChange w:id="8356" w:author="Codex" w:date="2026-10-05T16:32:41.313017+00:00">
                  <w:rPr>
                    <w:bCs w:val="0"/>
                    <w:sz w:val="21"/>
                    <w:szCs w:val="21"/>
                  </w:rPr>
                </w:rPrChange>
              </w:rPr>
              <w:t>，</w:t>
            </w:r>
            <w:r>
              <w:rPr>
                <w:rFonts w:ascii="Times New Roman" w:hAnsi="Times New Roman" w:cs="Times New Roman" w:eastAsia="SimSun"/>
                <w:b w:val="0"/>
                <w:bCs w:val="0"/>
                <w:sz w:val="21"/>
                <w:szCs w:val="21"/>
                <w:rPrChange w:id="8357" w:author="Codex" w:date="2026-10-05T16:32:41.313017+00:00">
                  <w:rPr>
                    <w:bCs w:val="0"/>
                    <w:sz w:val="21"/>
                    <w:szCs w:val="21"/>
                  </w:rPr>
                </w:rPrChange>
              </w:rPr>
              <w:t>0.0983</w:t>
            </w:r>
            <w:r>
              <w:rPr>
                <w:rFonts w:ascii="Times New Roman" w:hAnsi="Times New Roman" w:cs="Times New Roman" w:eastAsia="SimSun"/>
                <w:b w:val="0"/>
                <w:bCs w:val="0"/>
                <w:sz w:val="21"/>
                <w:szCs w:val="21"/>
                <w:rPrChange w:id="83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59" w:author="Codex" w:date="2026-10-05T16:32:41.313017+00:00">
              <w:tcPr>
                <w:tcW w:w="0" w:type="auto"/>
                <w:tcBorders>
                  <w:top w:val="nil"/>
                  <w:left w:val="nil"/>
                  <w:bottom w:val="nil"/>
                  <w:right w:val="nil"/>
                </w:tcBorders>
                <w:tcMar>
                  <w:left w:w="102" w:type="dxa"/>
                  <w:right w:w="102" w:type="dxa"/>
                </w:tcMar>
              </w:tcPr>
            </w:tcPrChange>
          </w:tcPr>
          <w:p w14:paraId="044607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6" w:author="Codex" w:date="2026-10-05T16:32:41.313017+00:00">
                  <w:rPr>
                    <w:bCs w:val="0"/>
                    <w:sz w:val="21"/>
                    <w:szCs w:val="21"/>
                  </w:rPr>
                </w:rPrChange>
              </w:rPr>
              <w:pPrChange w:id="83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6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62" w:author="Codex" w:date="2026-10-05T16:32:41.313017+00:00">
              <w:tcPr>
                <w:tcW w:w="0" w:type="auto"/>
                <w:tcBorders>
                  <w:top w:val="nil"/>
                  <w:left w:val="nil"/>
                  <w:bottom w:val="nil"/>
                  <w:right w:val="nil"/>
                </w:tcBorders>
                <w:tcMar>
                  <w:left w:w="102" w:type="dxa"/>
                  <w:right w:w="102" w:type="dxa"/>
                </w:tcMar>
              </w:tcPr>
            </w:tcPrChange>
          </w:tcPr>
          <w:p w14:paraId="0D91E7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7" w:author="Codex" w:date="2026-10-05T16:32:41.313017+00:00">
                  <w:rPr>
                    <w:bCs w:val="0"/>
                    <w:sz w:val="21"/>
                    <w:szCs w:val="21"/>
                  </w:rPr>
                </w:rPrChange>
              </w:rPr>
              <w:pPrChange w:id="83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64" w:author="Codex" w:date="2026-10-05T16:32:41.313017+00:00">
                  <w:rPr>
                    <w:bCs w:val="0"/>
                    <w:sz w:val="21"/>
                    <w:szCs w:val="21"/>
                  </w:rPr>
                </w:rPrChange>
              </w:rPr>
              <w:t>-0.0599</w:t>
            </w:r>
            <w:r>
              <w:rPr>
                <w:rFonts w:ascii="Times New Roman" w:hAnsi="Times New Roman" w:cs="Times New Roman" w:eastAsia="SimSun"/>
                <w:b w:val="0"/>
                <w:bCs w:val="0"/>
                <w:sz w:val="21"/>
                <w:szCs w:val="21"/>
                <w:rPrChange w:id="8365" w:author="Codex" w:date="2026-10-05T16:32:41.313017+00:00">
                  <w:rPr>
                    <w:bCs w:val="0"/>
                    <w:sz w:val="21"/>
                    <w:szCs w:val="21"/>
                  </w:rPr>
                </w:rPrChange>
              </w:rPr>
              <w:t>（</w:t>
            </w:r>
            <w:r>
              <w:rPr>
                <w:rFonts w:ascii="Times New Roman" w:hAnsi="Times New Roman" w:cs="Times New Roman" w:eastAsia="SimSun"/>
                <w:b w:val="0"/>
                <w:bCs w:val="0"/>
                <w:sz w:val="21"/>
                <w:szCs w:val="21"/>
                <w:rPrChange w:id="8366" w:author="Codex" w:date="2026-10-05T16:32:41.313017+00:00">
                  <w:rPr>
                    <w:bCs w:val="0"/>
                    <w:sz w:val="21"/>
                    <w:szCs w:val="21"/>
                  </w:rPr>
                </w:rPrChange>
              </w:rPr>
              <w:t>-1.1609</w:t>
            </w:r>
            <w:r>
              <w:rPr>
                <w:rFonts w:ascii="Times New Roman" w:hAnsi="Times New Roman" w:cs="Times New Roman" w:eastAsia="SimSun"/>
                <w:b w:val="0"/>
                <w:bCs w:val="0"/>
                <w:sz w:val="21"/>
                <w:szCs w:val="21"/>
                <w:rPrChange w:id="8367" w:author="Codex" w:date="2026-10-05T16:32:41.313017+00:00">
                  <w:rPr>
                    <w:bCs w:val="0"/>
                    <w:sz w:val="21"/>
                    <w:szCs w:val="21"/>
                  </w:rPr>
                </w:rPrChange>
              </w:rPr>
              <w:t>，</w:t>
            </w:r>
            <w:r>
              <w:rPr>
                <w:rFonts w:ascii="Times New Roman" w:hAnsi="Times New Roman" w:cs="Times New Roman" w:eastAsia="SimSun"/>
                <w:b w:val="0"/>
                <w:bCs w:val="0"/>
                <w:sz w:val="21"/>
                <w:szCs w:val="21"/>
                <w:rPrChange w:id="8368" w:author="Codex" w:date="2026-10-05T16:32:41.313017+00:00">
                  <w:rPr>
                    <w:bCs w:val="0"/>
                    <w:sz w:val="21"/>
                    <w:szCs w:val="21"/>
                  </w:rPr>
                </w:rPrChange>
              </w:rPr>
              <w:t>0.9864</w:t>
            </w:r>
            <w:r>
              <w:rPr>
                <w:rFonts w:ascii="Times New Roman" w:hAnsi="Times New Roman" w:cs="Times New Roman" w:eastAsia="SimSun"/>
                <w:b w:val="0"/>
                <w:bCs w:val="0"/>
                <w:sz w:val="21"/>
                <w:szCs w:val="21"/>
                <w:rPrChange w:id="83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70" w:author="Codex" w:date="2026-10-05T16:32:41.313017+00:00">
              <w:tcPr>
                <w:tcW w:w="0" w:type="auto"/>
                <w:tcBorders>
                  <w:top w:val="nil"/>
                  <w:left w:val="nil"/>
                  <w:bottom w:val="nil"/>
                  <w:right w:val="nil"/>
                </w:tcBorders>
                <w:tcMar>
                  <w:left w:w="102" w:type="dxa"/>
                  <w:right w:w="102" w:type="dxa"/>
                </w:tcMar>
              </w:tcPr>
            </w:tcPrChange>
          </w:tcPr>
          <w:p w14:paraId="317139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8" w:author="Codex" w:date="2026-10-05T16:32:41.313017+00:00">
                  <w:rPr>
                    <w:bCs w:val="0"/>
                    <w:sz w:val="21"/>
                    <w:szCs w:val="21"/>
                  </w:rPr>
                </w:rPrChange>
              </w:rPr>
              <w:pPrChange w:id="83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2" w:author="Codex" w:date="2026-10-05T16:32:41.313017+00:00">
                  <w:rPr>
                    <w:bCs w:val="0"/>
                    <w:sz w:val="21"/>
                    <w:szCs w:val="21"/>
                  </w:rPr>
                </w:rPrChange>
              </w:rPr>
              <w:t>1.000</w:t>
            </w:r>
          </w:p>
        </w:tc>
      </w:tr>
      <w:tr w:rsidR="007622EE" w14:paraId="6CD1EB4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73" w:author="Codex" w:date="2026-10-05T16:32:41.313017+00:00">
              <w:tcPr>
                <w:tcW w:w="0" w:type="auto"/>
                <w:tcBorders>
                  <w:top w:val="nil"/>
                  <w:left w:val="nil"/>
                  <w:bottom w:val="nil"/>
                  <w:right w:val="nil"/>
                </w:tcBorders>
                <w:tcMar>
                  <w:left w:w="102" w:type="dxa"/>
                  <w:right w:w="102" w:type="dxa"/>
                </w:tcMar>
              </w:tcPr>
            </w:tcPrChange>
          </w:tcPr>
          <w:p w14:paraId="3B221D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9" w:author="Codex" w:date="2026-10-05T16:32:41.313017+00:00">
                  <w:rPr>
                    <w:bCs w:val="0"/>
                    <w:sz w:val="21"/>
                    <w:szCs w:val="21"/>
                  </w:rPr>
                </w:rPrChange>
              </w:rPr>
              <w:pPrChange w:id="83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376" w:author="Codex" w:date="2026-10-05T16:32:41.313017+00:00">
              <w:tcPr>
                <w:tcW w:w="0" w:type="auto"/>
                <w:tcBorders>
                  <w:top w:val="nil"/>
                  <w:left w:val="nil"/>
                  <w:bottom w:val="nil"/>
                  <w:right w:val="nil"/>
                </w:tcBorders>
                <w:tcMar>
                  <w:left w:w="102" w:type="dxa"/>
                  <w:right w:w="102" w:type="dxa"/>
                </w:tcMar>
              </w:tcPr>
            </w:tcPrChange>
          </w:tcPr>
          <w:p w14:paraId="26D45E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0" w:author="Codex" w:date="2026-10-05T16:32:41.313017+00:00">
                  <w:rPr>
                    <w:bCs w:val="0"/>
                    <w:sz w:val="21"/>
                    <w:szCs w:val="21"/>
                  </w:rPr>
                </w:rPrChange>
              </w:rPr>
              <w:pPrChange w:id="83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8" w:author="Codex" w:date="2026-10-05T16:32:41.313017+00:00">
                  <w:rPr>
                    <w:bCs w:val="0"/>
                    <w:sz w:val="21"/>
                    <w:szCs w:val="21"/>
                  </w:rPr>
                </w:rPrChange>
              </w:rPr>
              <w:t>-0.0050</w:t>
            </w:r>
            <w:r>
              <w:rPr>
                <w:rFonts w:ascii="Times New Roman" w:hAnsi="Times New Roman" w:cs="Times New Roman" w:eastAsia="SimSun"/>
                <w:b w:val="0"/>
                <w:bCs w:val="0"/>
                <w:sz w:val="21"/>
                <w:szCs w:val="21"/>
                <w:rPrChange w:id="8379" w:author="Codex" w:date="2026-10-05T16:32:41.313017+00:00">
                  <w:rPr>
                    <w:bCs w:val="0"/>
                    <w:sz w:val="21"/>
                    <w:szCs w:val="21"/>
                  </w:rPr>
                </w:rPrChange>
              </w:rPr>
              <w:t>（</w:t>
            </w:r>
            <w:r>
              <w:rPr>
                <w:rFonts w:ascii="Times New Roman" w:hAnsi="Times New Roman" w:cs="Times New Roman" w:eastAsia="SimSun"/>
                <w:b w:val="0"/>
                <w:bCs w:val="0"/>
                <w:sz w:val="21"/>
                <w:szCs w:val="21"/>
                <w:rPrChange w:id="8380" w:author="Codex" w:date="2026-10-05T16:32:41.313017+00:00">
                  <w:rPr>
                    <w:bCs w:val="0"/>
                    <w:sz w:val="21"/>
                    <w:szCs w:val="21"/>
                  </w:rPr>
                </w:rPrChange>
              </w:rPr>
              <w:t>-0.0346</w:t>
            </w:r>
            <w:r>
              <w:rPr>
                <w:rFonts w:ascii="Times New Roman" w:hAnsi="Times New Roman" w:cs="Times New Roman" w:eastAsia="SimSun"/>
                <w:b w:val="0"/>
                <w:bCs w:val="0"/>
                <w:sz w:val="21"/>
                <w:szCs w:val="21"/>
                <w:rPrChange w:id="8381" w:author="Codex" w:date="2026-10-05T16:32:41.313017+00:00">
                  <w:rPr>
                    <w:bCs w:val="0"/>
                    <w:sz w:val="21"/>
                    <w:szCs w:val="21"/>
                  </w:rPr>
                </w:rPrChange>
              </w:rPr>
              <w:t>，</w:t>
            </w:r>
            <w:r>
              <w:rPr>
                <w:rFonts w:ascii="Times New Roman" w:hAnsi="Times New Roman" w:cs="Times New Roman" w:eastAsia="SimSun"/>
                <w:b w:val="0"/>
                <w:bCs w:val="0"/>
                <w:sz w:val="21"/>
                <w:szCs w:val="21"/>
                <w:rPrChange w:id="8382" w:author="Codex" w:date="2026-10-05T16:32:41.313017+00:00">
                  <w:rPr>
                    <w:bCs w:val="0"/>
                    <w:sz w:val="21"/>
                    <w:szCs w:val="21"/>
                  </w:rPr>
                </w:rPrChange>
              </w:rPr>
              <w:t>0.0205</w:t>
            </w:r>
            <w:r>
              <w:rPr>
                <w:rFonts w:ascii="Times New Roman" w:hAnsi="Times New Roman" w:cs="Times New Roman" w:eastAsia="SimSun"/>
                <w:b w:val="0"/>
                <w:bCs w:val="0"/>
                <w:sz w:val="21"/>
                <w:szCs w:val="21"/>
                <w:rPrChange w:id="83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84" w:author="Codex" w:date="2026-10-05T16:32:41.313017+00:00">
              <w:tcPr>
                <w:tcW w:w="0" w:type="auto"/>
                <w:tcBorders>
                  <w:top w:val="nil"/>
                  <w:left w:val="nil"/>
                  <w:bottom w:val="nil"/>
                  <w:right w:val="nil"/>
                </w:tcBorders>
                <w:tcMar>
                  <w:left w:w="102" w:type="dxa"/>
                  <w:right w:w="102" w:type="dxa"/>
                </w:tcMar>
              </w:tcPr>
            </w:tcPrChange>
          </w:tcPr>
          <w:p w14:paraId="3C3DEC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1" w:author="Codex" w:date="2026-10-05T16:32:41.313017+00:00">
                  <w:rPr>
                    <w:bCs w:val="0"/>
                    <w:sz w:val="21"/>
                    <w:szCs w:val="21"/>
                  </w:rPr>
                </w:rPrChange>
              </w:rPr>
              <w:pPrChange w:id="83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8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87" w:author="Codex" w:date="2026-10-05T16:32:41.313017+00:00">
              <w:tcPr>
                <w:tcW w:w="0" w:type="auto"/>
                <w:tcBorders>
                  <w:top w:val="nil"/>
                  <w:left w:val="nil"/>
                  <w:bottom w:val="nil"/>
                  <w:right w:val="nil"/>
                </w:tcBorders>
                <w:tcMar>
                  <w:left w:w="102" w:type="dxa"/>
                  <w:right w:w="102" w:type="dxa"/>
                </w:tcMar>
              </w:tcPr>
            </w:tcPrChange>
          </w:tcPr>
          <w:p w14:paraId="2E993C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2" w:author="Codex" w:date="2026-10-05T16:32:41.313017+00:00">
                  <w:rPr>
                    <w:bCs w:val="0"/>
                    <w:sz w:val="21"/>
                    <w:szCs w:val="21"/>
                  </w:rPr>
                </w:rPrChange>
              </w:rPr>
              <w:pPrChange w:id="83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89" w:author="Codex" w:date="2026-10-05T16:32:41.313017+00:00">
                  <w:rPr>
                    <w:bCs w:val="0"/>
                    <w:sz w:val="21"/>
                    <w:szCs w:val="21"/>
                  </w:rPr>
                </w:rPrChange>
              </w:rPr>
              <w:t>-0.2801</w:t>
            </w:r>
            <w:r>
              <w:rPr>
                <w:rFonts w:ascii="Times New Roman" w:hAnsi="Times New Roman" w:cs="Times New Roman" w:eastAsia="SimSun"/>
                <w:b w:val="0"/>
                <w:bCs w:val="0"/>
                <w:sz w:val="21"/>
                <w:szCs w:val="21"/>
                <w:rPrChange w:id="8390" w:author="Codex" w:date="2026-10-05T16:32:41.313017+00:00">
                  <w:rPr>
                    <w:bCs w:val="0"/>
                    <w:sz w:val="21"/>
                    <w:szCs w:val="21"/>
                  </w:rPr>
                </w:rPrChange>
              </w:rPr>
              <w:t>（</w:t>
            </w:r>
            <w:r>
              <w:rPr>
                <w:rFonts w:ascii="Times New Roman" w:hAnsi="Times New Roman" w:cs="Times New Roman" w:eastAsia="SimSun"/>
                <w:b w:val="0"/>
                <w:bCs w:val="0"/>
                <w:sz w:val="21"/>
                <w:szCs w:val="21"/>
                <w:rPrChange w:id="8391" w:author="Codex" w:date="2026-10-05T16:32:41.313017+00:00">
                  <w:rPr>
                    <w:bCs w:val="0"/>
                    <w:sz w:val="21"/>
                    <w:szCs w:val="21"/>
                  </w:rPr>
                </w:rPrChange>
              </w:rPr>
              <w:t>-1.2756</w:t>
            </w:r>
            <w:r>
              <w:rPr>
                <w:rFonts w:ascii="Times New Roman" w:hAnsi="Times New Roman" w:cs="Times New Roman" w:eastAsia="SimSun"/>
                <w:b w:val="0"/>
                <w:bCs w:val="0"/>
                <w:sz w:val="21"/>
                <w:szCs w:val="21"/>
                <w:rPrChange w:id="8392" w:author="Codex" w:date="2026-10-05T16:32:41.313017+00:00">
                  <w:rPr>
                    <w:bCs w:val="0"/>
                    <w:sz w:val="21"/>
                    <w:szCs w:val="21"/>
                  </w:rPr>
                </w:rPrChange>
              </w:rPr>
              <w:t>，</w:t>
            </w:r>
            <w:r>
              <w:rPr>
                <w:rFonts w:ascii="Times New Roman" w:hAnsi="Times New Roman" w:cs="Times New Roman" w:eastAsia="SimSun"/>
                <w:b w:val="0"/>
                <w:bCs w:val="0"/>
                <w:sz w:val="21"/>
                <w:szCs w:val="21"/>
                <w:rPrChange w:id="8393" w:author="Codex" w:date="2026-10-05T16:32:41.313017+00:00">
                  <w:rPr>
                    <w:bCs w:val="0"/>
                    <w:sz w:val="21"/>
                    <w:szCs w:val="21"/>
                  </w:rPr>
                </w:rPrChange>
              </w:rPr>
              <w:t>0.7289</w:t>
            </w:r>
            <w:r>
              <w:rPr>
                <w:rFonts w:ascii="Times New Roman" w:hAnsi="Times New Roman" w:cs="Times New Roman" w:eastAsia="SimSun"/>
                <w:b w:val="0"/>
                <w:bCs w:val="0"/>
                <w:sz w:val="21"/>
                <w:szCs w:val="21"/>
                <w:rPrChange w:id="83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95" w:author="Codex" w:date="2026-10-05T16:32:41.313017+00:00">
              <w:tcPr>
                <w:tcW w:w="0" w:type="auto"/>
                <w:tcBorders>
                  <w:top w:val="nil"/>
                  <w:left w:val="nil"/>
                  <w:bottom w:val="nil"/>
                  <w:right w:val="nil"/>
                </w:tcBorders>
                <w:tcMar>
                  <w:left w:w="102" w:type="dxa"/>
                  <w:right w:w="102" w:type="dxa"/>
                </w:tcMar>
              </w:tcPr>
            </w:tcPrChange>
          </w:tcPr>
          <w:p w14:paraId="47A3AA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3" w:author="Codex" w:date="2026-10-05T16:32:41.313017+00:00">
                  <w:rPr>
                    <w:bCs w:val="0"/>
                    <w:sz w:val="21"/>
                    <w:szCs w:val="21"/>
                  </w:rPr>
                </w:rPrChange>
              </w:rPr>
              <w:pPrChange w:id="839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97" w:author="Codex" w:date="2026-10-05T16:32:41.313017+00:00">
                  <w:rPr>
                    <w:bCs w:val="0"/>
                    <w:sz w:val="21"/>
                    <w:szCs w:val="21"/>
                  </w:rPr>
                </w:rPrChange>
              </w:rPr>
              <w:t>1.000</w:t>
            </w:r>
          </w:p>
        </w:tc>
      </w:tr>
      <w:tr w:rsidR="007622EE" w14:paraId="4C5ECE54"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8398" w:author="Codex" w:date="2026-10-05T16:32:41.313017+00:00">
              <w:tcPr>
                <w:tcW w:w="0" w:type="auto"/>
                <w:tcBorders>
                  <w:top w:val="nil"/>
                  <w:left w:val="nil"/>
                  <w:bottom w:val="single" w:sz="12" w:space="0" w:color="000000"/>
                  <w:right w:val="nil"/>
                </w:tcBorders>
                <w:tcMar>
                  <w:left w:w="102" w:type="dxa"/>
                  <w:right w:w="102" w:type="dxa"/>
                </w:tcMar>
              </w:tcPr>
            </w:tcPrChange>
          </w:tcPr>
          <w:p w14:paraId="4C3B4A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4" w:author="Codex" w:date="2026-10-05T16:32:41.313017+00:00">
                  <w:rPr>
                    <w:bCs w:val="0"/>
                    <w:sz w:val="21"/>
                    <w:szCs w:val="21"/>
                  </w:rPr>
                </w:rPrChange>
              </w:rPr>
              <w:pPrChange w:id="83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00"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8401" w:author="Codex" w:date="2026-10-05T16:32:41.313017+00:00">
              <w:tcPr>
                <w:tcW w:w="0" w:type="auto"/>
                <w:tcBorders>
                  <w:top w:val="nil"/>
                  <w:left w:val="nil"/>
                  <w:bottom w:val="single" w:sz="12" w:space="0" w:color="000000"/>
                  <w:right w:val="nil"/>
                </w:tcBorders>
                <w:tcMar>
                  <w:left w:w="102" w:type="dxa"/>
                  <w:right w:w="102" w:type="dxa"/>
                </w:tcMar>
              </w:tcPr>
            </w:tcPrChange>
          </w:tcPr>
          <w:p w14:paraId="19A9A0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5" w:author="Codex" w:date="2026-10-05T16:32:41.313017+00:00">
                  <w:rPr>
                    <w:bCs w:val="0"/>
                    <w:sz w:val="21"/>
                    <w:szCs w:val="21"/>
                  </w:rPr>
                </w:rPrChange>
              </w:rPr>
              <w:pPrChange w:id="84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03" w:author="Codex" w:date="2026-10-05T16:32:41.313017+00:00">
                  <w:rPr>
                    <w:bCs w:val="0"/>
                    <w:sz w:val="21"/>
                    <w:szCs w:val="21"/>
                  </w:rPr>
                </w:rPrChange>
              </w:rPr>
              <w:t>-0.0070</w:t>
            </w:r>
            <w:r>
              <w:rPr>
                <w:rFonts w:ascii="Times New Roman" w:hAnsi="Times New Roman" w:cs="Times New Roman" w:eastAsia="SimSun"/>
                <w:b w:val="0"/>
                <w:bCs w:val="0"/>
                <w:sz w:val="21"/>
                <w:szCs w:val="21"/>
                <w:rPrChange w:id="8404" w:author="Codex" w:date="2026-10-05T16:32:41.313017+00:00">
                  <w:rPr>
                    <w:bCs w:val="0"/>
                    <w:sz w:val="21"/>
                    <w:szCs w:val="21"/>
                  </w:rPr>
                </w:rPrChange>
              </w:rPr>
              <w:t>（</w:t>
            </w:r>
            <w:r>
              <w:rPr>
                <w:rFonts w:ascii="Times New Roman" w:hAnsi="Times New Roman" w:cs="Times New Roman" w:eastAsia="SimSun"/>
                <w:b w:val="0"/>
                <w:bCs w:val="0"/>
                <w:sz w:val="21"/>
                <w:szCs w:val="21"/>
                <w:rPrChange w:id="8405" w:author="Codex" w:date="2026-10-05T16:32:41.313017+00:00">
                  <w:rPr>
                    <w:bCs w:val="0"/>
                    <w:sz w:val="21"/>
                    <w:szCs w:val="21"/>
                  </w:rPr>
                </w:rPrChange>
              </w:rPr>
              <w:t>-0.0438</w:t>
            </w:r>
            <w:r>
              <w:rPr>
                <w:rFonts w:ascii="Times New Roman" w:hAnsi="Times New Roman" w:cs="Times New Roman" w:eastAsia="SimSun"/>
                <w:b w:val="0"/>
                <w:bCs w:val="0"/>
                <w:sz w:val="21"/>
                <w:szCs w:val="21"/>
                <w:rPrChange w:id="8406" w:author="Codex" w:date="2026-10-05T16:32:41.313017+00:00">
                  <w:rPr>
                    <w:bCs w:val="0"/>
                    <w:sz w:val="21"/>
                    <w:szCs w:val="21"/>
                  </w:rPr>
                </w:rPrChange>
              </w:rPr>
              <w:t>，</w:t>
            </w:r>
            <w:r>
              <w:rPr>
                <w:rFonts w:ascii="Times New Roman" w:hAnsi="Times New Roman" w:cs="Times New Roman" w:eastAsia="SimSun"/>
                <w:b w:val="0"/>
                <w:bCs w:val="0"/>
                <w:sz w:val="21"/>
                <w:szCs w:val="21"/>
                <w:rPrChange w:id="8407" w:author="Codex" w:date="2026-10-05T16:32:41.313017+00:00">
                  <w:rPr>
                    <w:bCs w:val="0"/>
                    <w:sz w:val="21"/>
                    <w:szCs w:val="21"/>
                  </w:rPr>
                </w:rPrChange>
              </w:rPr>
              <w:t>0.0311</w:t>
            </w:r>
            <w:r>
              <w:rPr>
                <w:rFonts w:ascii="Times New Roman" w:hAnsi="Times New Roman" w:cs="Times New Roman" w:eastAsia="SimSun"/>
                <w:b w:val="0"/>
                <w:bCs w:val="0"/>
                <w:sz w:val="21"/>
                <w:szCs w:val="21"/>
                <w:rPrChange w:id="840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409" w:author="Codex" w:date="2026-10-05T16:32:41.313017+00:00">
              <w:tcPr>
                <w:tcW w:w="0" w:type="auto"/>
                <w:tcBorders>
                  <w:top w:val="nil"/>
                  <w:left w:val="nil"/>
                  <w:bottom w:val="single" w:sz="12" w:space="0" w:color="000000"/>
                  <w:right w:val="nil"/>
                </w:tcBorders>
                <w:tcMar>
                  <w:left w:w="102" w:type="dxa"/>
                  <w:right w:w="102" w:type="dxa"/>
                </w:tcMar>
              </w:tcPr>
            </w:tcPrChange>
          </w:tcPr>
          <w:p w14:paraId="1B8235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6" w:author="Codex" w:date="2026-10-05T16:32:41.313017+00:00">
                  <w:rPr>
                    <w:bCs w:val="0"/>
                    <w:sz w:val="21"/>
                    <w:szCs w:val="21"/>
                  </w:rPr>
                </w:rPrChange>
              </w:rPr>
              <w:pPrChange w:id="84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11"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8412" w:author="Codex" w:date="2026-10-05T16:32:41.313017+00:00">
              <w:tcPr>
                <w:tcW w:w="0" w:type="auto"/>
                <w:tcBorders>
                  <w:top w:val="nil"/>
                  <w:left w:val="nil"/>
                  <w:bottom w:val="single" w:sz="12" w:space="0" w:color="000000"/>
                  <w:right w:val="nil"/>
                </w:tcBorders>
                <w:tcMar>
                  <w:left w:w="102" w:type="dxa"/>
                  <w:right w:w="102" w:type="dxa"/>
                </w:tcMar>
              </w:tcPr>
            </w:tcPrChange>
          </w:tcPr>
          <w:p w14:paraId="6D3E7F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7" w:author="Codex" w:date="2026-10-05T16:32:41.313017+00:00">
                  <w:rPr>
                    <w:bCs w:val="0"/>
                    <w:sz w:val="21"/>
                    <w:szCs w:val="21"/>
                  </w:rPr>
                </w:rPrChange>
              </w:rPr>
              <w:pPrChange w:id="84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14" w:author="Codex" w:date="2026-10-05T16:32:41.313017+00:00">
                  <w:rPr>
                    <w:bCs w:val="0"/>
                    <w:sz w:val="21"/>
                    <w:szCs w:val="21"/>
                  </w:rPr>
                </w:rPrChange>
              </w:rPr>
              <w:t>-0.2397</w:t>
            </w:r>
            <w:r>
              <w:rPr>
                <w:rFonts w:ascii="Times New Roman" w:hAnsi="Times New Roman" w:cs="Times New Roman" w:eastAsia="SimSun"/>
                <w:b w:val="0"/>
                <w:bCs w:val="0"/>
                <w:sz w:val="21"/>
                <w:szCs w:val="21"/>
                <w:rPrChange w:id="8415" w:author="Codex" w:date="2026-10-05T16:32:41.313017+00:00">
                  <w:rPr>
                    <w:bCs w:val="0"/>
                    <w:sz w:val="21"/>
                    <w:szCs w:val="21"/>
                  </w:rPr>
                </w:rPrChange>
              </w:rPr>
              <w:t>（</w:t>
            </w:r>
            <w:r>
              <w:rPr>
                <w:rFonts w:ascii="Times New Roman" w:hAnsi="Times New Roman" w:cs="Times New Roman" w:eastAsia="SimSun"/>
                <w:b w:val="0"/>
                <w:bCs w:val="0"/>
                <w:sz w:val="21"/>
                <w:szCs w:val="21"/>
                <w:rPrChange w:id="8416" w:author="Codex" w:date="2026-10-05T16:32:41.313017+00:00">
                  <w:rPr>
                    <w:bCs w:val="0"/>
                    <w:sz w:val="21"/>
                    <w:szCs w:val="21"/>
                  </w:rPr>
                </w:rPrChange>
              </w:rPr>
              <w:t>-1.2641</w:t>
            </w:r>
            <w:r>
              <w:rPr>
                <w:rFonts w:ascii="Times New Roman" w:hAnsi="Times New Roman" w:cs="Times New Roman" w:eastAsia="SimSun"/>
                <w:b w:val="0"/>
                <w:bCs w:val="0"/>
                <w:sz w:val="21"/>
                <w:szCs w:val="21"/>
                <w:rPrChange w:id="8417" w:author="Codex" w:date="2026-10-05T16:32:41.313017+00:00">
                  <w:rPr>
                    <w:bCs w:val="0"/>
                    <w:sz w:val="21"/>
                    <w:szCs w:val="21"/>
                  </w:rPr>
                </w:rPrChange>
              </w:rPr>
              <w:t>，</w:t>
            </w:r>
            <w:r>
              <w:rPr>
                <w:rFonts w:ascii="Times New Roman" w:hAnsi="Times New Roman" w:cs="Times New Roman" w:eastAsia="SimSun"/>
                <w:b w:val="0"/>
                <w:bCs w:val="0"/>
                <w:sz w:val="21"/>
                <w:szCs w:val="21"/>
                <w:rPrChange w:id="8418" w:author="Codex" w:date="2026-10-05T16:32:41.313017+00:00">
                  <w:rPr>
                    <w:bCs w:val="0"/>
                    <w:sz w:val="21"/>
                    <w:szCs w:val="21"/>
                  </w:rPr>
                </w:rPrChange>
              </w:rPr>
              <w:t>0.8287</w:t>
            </w:r>
            <w:r>
              <w:rPr>
                <w:rFonts w:ascii="Times New Roman" w:hAnsi="Times New Roman" w:cs="Times New Roman" w:eastAsia="SimSun"/>
                <w:b w:val="0"/>
                <w:bCs w:val="0"/>
                <w:sz w:val="21"/>
                <w:szCs w:val="21"/>
                <w:rPrChange w:id="8419"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420" w:author="Codex" w:date="2026-10-05T16:32:41.313017+00:00">
              <w:tcPr>
                <w:tcW w:w="0" w:type="auto"/>
                <w:tcBorders>
                  <w:top w:val="nil"/>
                  <w:left w:val="nil"/>
                  <w:bottom w:val="single" w:sz="12" w:space="0" w:color="000000"/>
                  <w:right w:val="nil"/>
                </w:tcBorders>
                <w:tcMar>
                  <w:left w:w="102" w:type="dxa"/>
                  <w:right w:w="102" w:type="dxa"/>
                </w:tcMar>
              </w:tcPr>
            </w:tcPrChange>
          </w:tcPr>
          <w:p w14:paraId="11B0F2C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8" w:author="Codex" w:date="2026-10-05T16:32:41.313017+00:00">
                  <w:rPr>
                    <w:bCs w:val="0"/>
                    <w:sz w:val="21"/>
                    <w:szCs w:val="21"/>
                  </w:rPr>
                </w:rPrChange>
              </w:rPr>
              <w:pPrChange w:id="84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22" w:author="Codex" w:date="2026-10-05T16:32:41.313017+00:00">
                  <w:rPr>
                    <w:bCs w:val="0"/>
                    <w:sz w:val="21"/>
                    <w:szCs w:val="21"/>
                  </w:rPr>
                </w:rPrChange>
              </w:rPr>
              <w:t>1.000</w:t>
            </w:r>
          </w:p>
        </w:tc>
      </w:tr>
    </w:tbl>
    <w:p w14:paraId="6C1E4707" w14:textId="20424FAB"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229" w:author="Codex" w:date="2026-10-05T16:32:41.313017+00:00">
            <w:rPr>
              <w:bCs w:val="0"/>
              <w:sz w:val="21"/>
              <w:szCs w:val="21"/>
            </w:rPr>
          </w:rPrChange>
        </w:rPr>
        <w:pPrChange w:id="8423" w:author="Codex" w:date="2026-10-05T16:32:41.313017+00:00">
          <w:pPr>
            <w:pStyle w:val="af5"/>
            <w:ind w:firstLineChars="0" w:firstLine="0"/>
          </w:pPr>
        </w:pPrChange>
      </w:pPr>
      <w:r>
        <w:rPr>
          <w:rFonts w:ascii="Times New Roman" w:hAnsi="Times New Roman" w:cs="Times New Roman" w:eastAsia="SimSun"/>
          <w:sz w:val="21"/>
          <w:szCs w:val="21"/>
          <w:rPrChange w:id="8424" w:author="Codex" w:date="2026-10-05T16:32:41.313017+00:00">
            <w:rPr>
              <w:sz w:val="21"/>
              <w:szCs w:val="21"/>
            </w:rPr>
          </w:rPrChange>
        </w:rPr>
        <w:t>注：方向统一为乡村及源缺失合并组减城镇组（组</w:t>
      </w:r>
      <w:r>
        <w:rPr>
          <w:rFonts w:ascii="Times New Roman" w:hAnsi="Times New Roman" w:cs="Times New Roman" w:eastAsia="SimSun"/>
          <w:sz w:val="21"/>
          <w:szCs w:val="21"/>
          <w:rPrChange w:id="8425" w:author="Codex" w:date="2026-10-05T16:32:41.313017+00:00">
            <w:rPr>
              <w:sz w:val="21"/>
              <w:szCs w:val="21"/>
            </w:rPr>
          </w:rPrChange>
        </w:rPr>
        <w:t>1</w:t>
      </w:r>
      <w:r>
        <w:rPr>
          <w:rFonts w:ascii="Times New Roman" w:hAnsi="Times New Roman" w:cs="Times New Roman" w:eastAsia="SimSun"/>
          <w:sz w:val="21"/>
          <w:szCs w:val="21"/>
          <w:rPrChange w:id="8426" w:author="Codex" w:date="2026-10-05T16:32:41.313017+00:00">
            <w:rPr>
              <w:sz w:val="21"/>
              <w:szCs w:val="21"/>
            </w:rPr>
          </w:rPrChange>
        </w:rPr>
        <w:t>减组</w:t>
      </w:r>
      <w:r>
        <w:rPr>
          <w:rFonts w:ascii="Times New Roman" w:hAnsi="Times New Roman" w:cs="Times New Roman" w:eastAsia="SimSun"/>
          <w:sz w:val="21"/>
          <w:szCs w:val="21"/>
          <w:rPrChange w:id="8427" w:author="Codex" w:date="2026-10-05T16:32:41.313017+00:00">
            <w:rPr>
              <w:sz w:val="21"/>
              <w:szCs w:val="21"/>
            </w:rPr>
          </w:rPrChange>
        </w:rPr>
        <w:t>0</w:t>
      </w:r>
      <w:r>
        <w:rPr>
          <w:rFonts w:ascii="Times New Roman" w:hAnsi="Times New Roman" w:cs="Times New Roman" w:eastAsia="SimSun"/>
          <w:sz w:val="21"/>
          <w:szCs w:val="21"/>
          <w:rPrChange w:id="8428" w:author="Codex" w:date="2026-10-05T16:32:41.313017+00:00">
            <w:rPr>
              <w:sz w:val="21"/>
              <w:szCs w:val="21"/>
            </w:rPr>
          </w:rPrChange>
        </w:rPr>
        <w:t>）；两种差值均以</w:t>
      </w:r>
      <w:r>
        <w:rPr>
          <w:rFonts w:ascii="Times New Roman" w:hAnsi="Times New Roman" w:cs="Times New Roman" w:eastAsia="SimSun"/>
          <w:sz w:val="21"/>
          <w:szCs w:val="21"/>
          <w:rPrChange w:id="8429" w:author="Codex" w:date="2026-10-05T16:32:41.313017+00:00">
            <w:rPr>
              <w:sz w:val="21"/>
              <w:szCs w:val="21"/>
            </w:rPr>
          </w:rPrChange>
        </w:rPr>
        <w:t>0</w:t>
      </w:r>
      <w:r>
        <w:rPr>
          <w:rFonts w:ascii="Times New Roman" w:hAnsi="Times New Roman" w:cs="Times New Roman" w:eastAsia="SimSun"/>
          <w:sz w:val="21"/>
          <w:szCs w:val="21"/>
          <w:rPrChange w:id="8430" w:author="Codex" w:date="2026-10-05T16:32:41.313017+00:00">
            <w:rPr>
              <w:sz w:val="21"/>
              <w:szCs w:val="21"/>
            </w:rPr>
          </w:rPrChange>
        </w:rPr>
        <w:t>为无效值。</w:t>
      </w:r>
      <w:r>
        <w:rPr>
          <w:rFonts w:ascii="Times New Roman" w:hAnsi="Times New Roman" w:cs="Times New Roman" w:eastAsia="SimSun"/>
          <w:sz w:val="21"/>
          <w:szCs w:val="21"/>
          <w:rPrChange w:id="8431" w:author="Codex" w:date="2026-10-05T16:32:41.313017+00:00">
            <w:rPr>
              <w:sz w:val="21"/>
              <w:szCs w:val="21"/>
            </w:rPr>
          </w:rPrChange>
        </w:rPr>
        <w:t>p</w:t>
      </w:r>
      <w:r>
        <w:rPr>
          <w:rFonts w:ascii="Times New Roman" w:hAnsi="Times New Roman" w:cs="Times New Roman" w:eastAsia="SimSun"/>
          <w:sz w:val="21"/>
          <w:szCs w:val="21"/>
          <w:rPrChange w:id="8432" w:author="Codex" w:date="2026-10-05T16:32:41.313017+00:00">
            <w:rPr>
              <w:sz w:val="21"/>
              <w:szCs w:val="21"/>
            </w:rPr>
          </w:rPrChange>
        </w:rPr>
        <w:t>值由中心化</w:t>
      </w:r>
      <w:r>
        <w:rPr>
          <w:rFonts w:ascii="Times New Roman" w:hAnsi="Times New Roman" w:cs="Times New Roman" w:eastAsia="SimSun"/>
          <w:sz w:val="21"/>
          <w:szCs w:val="21"/>
          <w:rPrChange w:id="8433" w:author="Codex" w:date="2026-10-05T16:32:41.313017+00:00">
            <w:rPr>
              <w:sz w:val="21"/>
              <w:szCs w:val="21"/>
            </w:rPr>
          </w:rPrChange>
        </w:rPr>
        <w:t>bootstrap</w:t>
      </w:r>
      <w:r>
        <w:rPr>
          <w:rFonts w:ascii="Times New Roman" w:hAnsi="Times New Roman" w:cs="Times New Roman" w:eastAsia="SimSun"/>
          <w:sz w:val="21"/>
          <w:szCs w:val="21"/>
          <w:rPrChange w:id="8434" w:author="Codex" w:date="2026-10-05T16:32:41.313017+00:00">
            <w:rPr>
              <w:sz w:val="21"/>
              <w:szCs w:val="21"/>
            </w:rPr>
          </w:rPrChange>
        </w:rPr>
        <w:t>偏差分布作双侧比较并加一校正；</w:t>
      </w:r>
      <w:r>
        <w:rPr>
          <w:rFonts w:ascii="Times New Roman" w:hAnsi="Times New Roman" w:cs="Times New Roman" w:eastAsia="SimSun"/>
          <w:sz w:val="21"/>
          <w:szCs w:val="21"/>
          <w:rPrChange w:id="8435" w:author="Codex" w:date="2026-10-05T16:32:41.313017+00:00">
            <w:rPr>
              <w:sz w:val="21"/>
              <w:szCs w:val="21"/>
            </w:rPr>
          </w:rPrChange>
        </w:rPr>
        <w:t>BH q</w:t>
      </w:r>
      <w:r>
        <w:rPr>
          <w:rFonts w:ascii="Times New Roman" w:hAnsi="Times New Roman" w:cs="Times New Roman" w:eastAsia="SimSun"/>
          <w:sz w:val="21"/>
          <w:szCs w:val="21"/>
          <w:rPrChange w:id="8436" w:author="Codex" w:date="2026-10-05T16:32:41.313017+00:00">
            <w:rPr>
              <w:sz w:val="21"/>
              <w:szCs w:val="21"/>
            </w:rPr>
          </w:rPrChange>
        </w:rPr>
        <w:t>分别在全部三维度</w:t>
      </w:r>
      <w:r>
        <w:rPr>
          <w:rFonts w:ascii="Times New Roman" w:hAnsi="Times New Roman" w:cs="Times New Roman" w:eastAsia="SimSun"/>
          <w:sz w:val="21"/>
          <w:szCs w:val="21"/>
          <w:rPrChange w:id="8437" w:author="Codex" w:date="2026-10-05T16:32:41.313017+00:00">
            <w:rPr>
              <w:sz w:val="21"/>
              <w:szCs w:val="21"/>
            </w:rPr>
          </w:rPrChange>
        </w:rPr>
        <w:t>×</w:t>
      </w:r>
      <w:r>
        <w:rPr>
          <w:rFonts w:ascii="Times New Roman" w:hAnsi="Times New Roman" w:cs="Times New Roman" w:eastAsia="SimSun"/>
          <w:sz w:val="21"/>
          <w:szCs w:val="21"/>
          <w:rPrChange w:id="8438" w:author="Codex" w:date="2026-10-05T16:32:41.313017+00:00">
            <w:rPr>
              <w:sz w:val="21"/>
              <w:szCs w:val="21"/>
            </w:rPr>
          </w:rPrChange>
        </w:rPr>
        <w:t>八链的</w:t>
      </w:r>
      <w:r>
        <w:rPr>
          <w:rFonts w:ascii="Times New Roman" w:hAnsi="Times New Roman" w:cs="Times New Roman" w:eastAsia="SimSun"/>
          <w:sz w:val="21"/>
          <w:szCs w:val="21"/>
          <w:rPrChange w:id="8439" w:author="Codex" w:date="2026-10-05T16:32:41.313017+00:00">
            <w:rPr>
              <w:sz w:val="21"/>
              <w:szCs w:val="21"/>
            </w:rPr>
          </w:rPrChange>
        </w:rPr>
        <w:t>24</w:t>
      </w:r>
      <w:r>
        <w:rPr>
          <w:rFonts w:ascii="Times New Roman" w:hAnsi="Times New Roman" w:cs="Times New Roman" w:eastAsia="SimSun"/>
          <w:sz w:val="21"/>
          <w:szCs w:val="21"/>
          <w:rPrChange w:id="8440" w:author="Codex" w:date="2026-10-05T16:32:41.313017+00:00">
            <w:rPr>
              <w:sz w:val="21"/>
              <w:szCs w:val="21"/>
            </w:rPr>
          </w:rPrChange>
        </w:rPr>
        <w:t>项中介、</w:t>
      </w:r>
      <w:r>
        <w:rPr>
          <w:rFonts w:ascii="Times New Roman" w:hAnsi="Times New Roman" w:cs="Times New Roman" w:eastAsia="SimSun"/>
          <w:sz w:val="21"/>
          <w:szCs w:val="21"/>
          <w:rPrChange w:id="8441" w:author="Codex" w:date="2026-10-05T16:32:41.313017+00:00">
            <w:rPr>
              <w:sz w:val="21"/>
              <w:szCs w:val="21"/>
            </w:rPr>
          </w:rPrChange>
        </w:rPr>
        <w:t>24</w:t>
      </w:r>
      <w:r>
        <w:rPr>
          <w:rFonts w:ascii="Times New Roman" w:hAnsi="Times New Roman" w:cs="Times New Roman" w:eastAsia="SimSun"/>
          <w:sz w:val="21"/>
          <w:szCs w:val="21"/>
          <w:rPrChange w:id="8442"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8443" w:author="Codex" w:date="2026-10-05T16:32:41.313017+00:00">
            <w:rPr>
              <w:sz w:val="21"/>
              <w:szCs w:val="21"/>
            </w:rPr>
          </w:rPrChange>
        </w:rPr>
        <w:t>95%</w:t>
      </w:r>
      <w:r>
        <w:rPr>
          <w:rFonts w:ascii="Times New Roman" w:hAnsi="Times New Roman" w:cs="Times New Roman" w:eastAsia="SimSun"/>
          <w:sz w:val="21"/>
          <w:szCs w:val="21"/>
          <w:rPrChange w:id="8444" w:author="Codex" w:date="2026-10-05T16:32:41.313017+00:00">
            <w:rPr>
              <w:sz w:val="21"/>
              <w:szCs w:val="21"/>
            </w:rPr>
          </w:rPrChange>
        </w:rPr>
        <w:t>区间，不是同时置信区间。</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7" w:author="Codex" w:date="2026-10-05T14:02:24Z"/>
          <w:rFonts w:ascii="Times New Roman" w:hAnsi="Times New Roman" w:cs="Times New Roman" w:eastAsia="SimSun"/>
          <w:sz w:val="21"/>
          <w:szCs w:val="21"/>
        </w:rPr>
      </w:pPr>
      <w:ins w:id="28" w:author="Codex" w:date="2026-10-05T14:02:24Z">
        <w:r>
          <w:rPr>
            <w:rFonts w:ascii="Times New Roman" w:hAnsi="Times New Roman" w:cs="Times New Roman" w:eastAsia="SimSun"/>
            <w:b/>
            <w:sz w:val="21"/>
            <w:szCs w:val="21"/>
          </w:rPr>
          <w:t>附录D 追加探索及敏感性分析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9" w:author="Codex" w:date="2026-10-05T14:02:24Z"/>
          <w:rFonts w:ascii="Times New Roman" w:hAnsi="Times New Roman" w:cs="Times New Roman" w:eastAsia="SimSun"/>
          <w:sz w:val="21"/>
          <w:szCs w:val="21"/>
        </w:rPr>
      </w:pPr>
      <w:ins w:id="30" w:author="Codex" w:date="2026-10-05T14:02:24Z">
        <w:r>
          <w:rPr>
            <w:rFonts w:ascii="Times New Roman" w:hAnsi="Times New Roman" w:cs="Times New Roman" w:eastAsia="SimSun"/>
            <w:b/>
            <w:sz w:val="21"/>
            <w:szCs w:val="21"/>
          </w:rPr>
          <w:t>历史11项 B1000 复核（尺度说明补全）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31" w:author="Codex" w:date="2026-10-05T14:02:24Z"/>
          <w:rFonts w:ascii="Times New Roman" w:hAnsi="Times New Roman" w:cs="Times New Roman" w:eastAsia="SimSun"/>
          <w:sz w:val="21"/>
          <w:szCs w:val="21"/>
        </w:rPr>
      </w:pPr>
      <w:ins w:id="32" w:author="Codex" w:date="2026-10-05T14:02:24Z">
        <w:r>
          <w:rPr>
            <w:rFonts w:ascii="Times New Roman" w:hAnsi="Times New Roman" w:cs="Times New Roman" w:eastAsia="SimSun"/>
            <w:sz w:val="21"/>
            <w:szCs w:val="21"/>
          </w:rPr>
          <w:t>11项全部完成1000次paired bootstrap并逐项验证。这是历史150项筛选后的估计精化，保留旧调整集；不是独立验证，也不使用仅11项校正冒称控制原150项选择。</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33" w:author="Codex" w:date="2026-10-05T14:02:24Z"/>
          <w:rFonts w:ascii="Times New Roman" w:hAnsi="Times New Roman" w:cs="Times New Roman" w:eastAsia="KaiTi"/>
          <w:b w:val="0"/>
          <w:bCs w:val="0"/>
          <w:sz w:val="21"/>
          <w:szCs w:val="21"/>
        </w:rPr>
      </w:pPr>
      <w:ins w:id="34" w:author="Codex" w:date="2026-10-05T14:02:24Z">
        <w:r>
          <w:rPr>
            <w:rFonts w:ascii="Times New Roman" w:hAnsi="Times New Roman" w:cs="Times New Roman" w:eastAsia="KaiTi"/>
            <w:b w:val="0"/>
            <w:bCs w:val="0"/>
            <w:sz w:val="21"/>
            <w:szCs w:val="21"/>
          </w:rPr>
          <w:t>表D.1 历史11项候选的B=1000复核</w:t>
        </w:r>
      </w:ins>
    </w:p>
    <w:tbl>
      <w:tblPr>
        <w:tblW w:w="0" w:type="auto"/>
        <w:tblBorders>
          <w:top w:val="single" w:sz="12" w:color="000000"/>
          <w:left w:val="nil"/>
          <w:bottom w:val="single" w:sz="12" w:color="000000"/>
          <w:right w:val="nil"/>
          <w:insideH w:val="nil"/>
          <w:insideV w:val="nil"/>
        </w:tblBorders>
        <w:tblPrChange w:id="8445" w:author="Codex" w:date="2026-10-05T16:32:41.313017+00:00">
          <w:tblPr>
            <w:tblW w:w="0" w:type="auto"/>
            <w:tblLayout w:type="autofit"/>
          </w:tblPr>
        </w:tblPrChange>
      </w:tblPr>
      <w:tblGrid>
        <w:gridCol w:w="1138"/>
        <w:gridCol w:w="1184"/>
        <w:gridCol w:w="2036"/>
        <w:gridCol w:w="1330"/>
        <w:gridCol w:w="2724"/>
        <w:gridCol w:w="1202"/>
        <w:tblGridChange w:id="1000001">
          <w:tblGrid>
            <w:gridCol w:w="1466"/>
            <w:gridCol w:w="1466"/>
            <w:gridCol w:w="1466"/>
            <w:gridCol w:w="1466"/>
            <w:gridCol w:w="1466"/>
            <w:gridCol w:w="1466"/>
          </w:tblGrid>
        </w:tblGridChange>
      </w:tblGrid>
      <w:tr>
        <w:trPr>
          <w:cantSplit/>
          <w:tblHeader/>
          <w:ins w:id="35"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00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003"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004"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尺度</w:t>
            </w:r>
          </w:p>
        </w:tc>
        <w:tc>
          <w:tcPr>
            <w:tcW w:w="0" w:type="auto"/>
            <w:tcBorders>
              <w:top w:val="single" w:sz="12" w:color="000000"/>
              <w:left w:val="nil"/>
              <w:bottom w:val="single" w:sz="4" w:color="000000"/>
              <w:right w:val="nil"/>
              <w:insideH w:val="nil"/>
              <w:insideV w:val="nil"/>
            </w:tcBorders>
            <w:tcMar>
              <w:left w:type="dxa" w:w="102"/>
              <w:right w:type="dxa" w:w="102"/>
            </w:tcMar>
            <w:tcPrChange w:id="1000005"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006"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00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原始探索p</w:t>
            </w:r>
          </w:p>
        </w:tc>
      </w:tr>
      <w:tr>
        <w:trPr>
          <w:cantSplit/>
          <w:ins w:id="36" w:author="Codex" w:date="2026-10-05T14:02:24Z"/>
        </w:trPr>
        <w:tc>
          <w:tcPr>
            <w:tcW w:w="0" w:type="auto"/>
            <w:tcBorders>
              <w:top w:val="nil"/>
              <w:left w:val="nil"/>
              <w:bottom w:val="nil"/>
              <w:right w:val="nil"/>
              <w:insideH w:val="nil"/>
              <w:insideV w:val="nil"/>
            </w:tcBorders>
            <w:tcMar>
              <w:left w:type="dxa" w:w="102"/>
              <w:right w:type="dxa" w:w="102"/>
            </w:tcMar>
            <w:tcPrChange w:id="10000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Change w:id="10000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Change w:id="10000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0.998076</w:t>
            </w:r>
          </w:p>
        </w:tc>
        <w:tc>
          <w:tcPr>
            <w:tcW w:w="0" w:type="auto"/>
            <w:tcBorders>
              <w:top w:val="nil"/>
              <w:left w:val="nil"/>
              <w:bottom w:val="nil"/>
              <w:right w:val="nil"/>
              <w:insideH w:val="nil"/>
              <w:insideV w:val="nil"/>
            </w:tcBorders>
            <w:tcMar>
              <w:left w:type="dxa" w:w="102"/>
              <w:right w:type="dxa" w:w="102"/>
            </w:tcMar>
            <w:tcPrChange w:id="10000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[0.994107, 1.00636]</w:t>
            </w:r>
          </w:p>
        </w:tc>
        <w:tc>
          <w:tcPr>
            <w:tcW w:w="0" w:type="auto"/>
            <w:tcBorders>
              <w:top w:val="nil"/>
              <w:left w:val="nil"/>
              <w:bottom w:val="nil"/>
              <w:right w:val="nil"/>
              <w:insideH w:val="nil"/>
              <w:insideV w:val="nil"/>
            </w:tcBorders>
            <w:tcMar>
              <w:left w:type="dxa" w:w="102"/>
              <w:right w:type="dxa" w:w="102"/>
            </w:tcMar>
            <w:tcPrChange w:id="10000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0.567433</w:t>
            </w:r>
          </w:p>
        </w:tc>
      </w:tr>
      <w:tr>
        <w:trPr>
          <w:cantSplit/>
          <w:ins w:id="37" w:author="Codex" w:date="2026-10-05T14:02:24Z"/>
        </w:trPr>
        <w:tc>
          <w:tcPr>
            <w:tcW w:w="0" w:type="auto"/>
            <w:tcBorders>
              <w:top w:val="nil"/>
              <w:left w:val="nil"/>
              <w:bottom w:val="nil"/>
              <w:right w:val="nil"/>
              <w:insideH w:val="nil"/>
              <w:insideV w:val="nil"/>
            </w:tcBorders>
            <w:tcMar>
              <w:left w:type="dxa" w:w="102"/>
              <w:right w:type="dxa" w:w="102"/>
            </w:tcMar>
            <w:tcPrChange w:id="10000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Change w:id="10000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Change w:id="10000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0.0536997</w:t>
            </w:r>
          </w:p>
        </w:tc>
        <w:tc>
          <w:tcPr>
            <w:tcW w:w="0" w:type="auto"/>
            <w:tcBorders>
              <w:top w:val="nil"/>
              <w:left w:val="nil"/>
              <w:bottom w:val="nil"/>
              <w:right w:val="nil"/>
              <w:insideH w:val="nil"/>
              <w:insideV w:val="nil"/>
            </w:tcBorders>
            <w:tcMar>
              <w:left w:type="dxa" w:w="102"/>
              <w:right w:type="dxa" w:w="102"/>
            </w:tcMar>
            <w:tcPrChange w:id="10000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[-0.11658, 0.215119]</w:t>
            </w:r>
          </w:p>
        </w:tc>
        <w:tc>
          <w:tcPr>
            <w:tcW w:w="0" w:type="auto"/>
            <w:tcBorders>
              <w:top w:val="nil"/>
              <w:left w:val="nil"/>
              <w:bottom w:val="nil"/>
              <w:right w:val="nil"/>
              <w:insideH w:val="nil"/>
              <w:insideV w:val="nil"/>
            </w:tcBorders>
            <w:tcMar>
              <w:left w:type="dxa" w:w="102"/>
              <w:right w:type="dxa" w:w="102"/>
            </w:tcMar>
            <w:tcPrChange w:id="10000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0.535465</w:t>
            </w:r>
          </w:p>
        </w:tc>
      </w:tr>
      <w:tr>
        <w:trPr>
          <w:cantSplit/>
          <w:ins w:id="38" w:author="Codex" w:date="2026-10-05T14:02:24Z"/>
        </w:trPr>
        <w:tc>
          <w:tcPr>
            <w:tcW w:w="0" w:type="auto"/>
            <w:tcBorders>
              <w:top w:val="nil"/>
              <w:left w:val="nil"/>
              <w:bottom w:val="nil"/>
              <w:right w:val="nil"/>
              <w:insideH w:val="nil"/>
              <w:insideV w:val="nil"/>
            </w:tcBorders>
            <w:tcMar>
              <w:left w:type="dxa" w:w="102"/>
              <w:right w:type="dxa" w:w="102"/>
            </w:tcMar>
            <w:tcPrChange w:id="10000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Change w:id="10000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Change w:id="10000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0.98334</w:t>
            </w:r>
          </w:p>
        </w:tc>
        <w:tc>
          <w:tcPr>
            <w:tcW w:w="0" w:type="auto"/>
            <w:tcBorders>
              <w:top w:val="nil"/>
              <w:left w:val="nil"/>
              <w:bottom w:val="nil"/>
              <w:right w:val="nil"/>
              <w:insideH w:val="nil"/>
              <w:insideV w:val="nil"/>
            </w:tcBorders>
            <w:tcMar>
              <w:left w:type="dxa" w:w="102"/>
              <w:right w:type="dxa" w:w="102"/>
            </w:tcMar>
            <w:tcPrChange w:id="10000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[0.946885, 1.01248]</w:t>
            </w:r>
          </w:p>
        </w:tc>
        <w:tc>
          <w:tcPr>
            <w:tcW w:w="0" w:type="auto"/>
            <w:tcBorders>
              <w:top w:val="nil"/>
              <w:left w:val="nil"/>
              <w:bottom w:val="nil"/>
              <w:right w:val="nil"/>
              <w:insideH w:val="nil"/>
              <w:insideV w:val="nil"/>
            </w:tcBorders>
            <w:tcMar>
              <w:left w:type="dxa" w:w="102"/>
              <w:right w:type="dxa" w:w="102"/>
            </w:tcMar>
            <w:tcPrChange w:id="10000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0.313686</w:t>
            </w:r>
          </w:p>
        </w:tc>
      </w:tr>
      <w:tr>
        <w:trPr>
          <w:cantSplit/>
          <w:ins w:id="39" w:author="Codex" w:date="2026-10-05T14:02:24Z"/>
        </w:trPr>
        <w:tc>
          <w:tcPr>
            <w:tcW w:w="0" w:type="auto"/>
            <w:tcBorders>
              <w:top w:val="nil"/>
              <w:left w:val="nil"/>
              <w:bottom w:val="nil"/>
              <w:right w:val="nil"/>
              <w:insideH w:val="nil"/>
              <w:insideV w:val="nil"/>
            </w:tcBorders>
            <w:tcMar>
              <w:left w:type="dxa" w:w="102"/>
              <w:right w:type="dxa" w:w="102"/>
            </w:tcMar>
            <w:tcPrChange w:id="10000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Change w:id="10000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Change w:id="10000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0.412125</w:t>
            </w:r>
          </w:p>
        </w:tc>
        <w:tc>
          <w:tcPr>
            <w:tcW w:w="0" w:type="auto"/>
            <w:tcBorders>
              <w:top w:val="nil"/>
              <w:left w:val="nil"/>
              <w:bottom w:val="nil"/>
              <w:right w:val="nil"/>
              <w:insideH w:val="nil"/>
              <w:insideV w:val="nil"/>
            </w:tcBorders>
            <w:tcMar>
              <w:left w:type="dxa" w:w="102"/>
              <w:right w:type="dxa" w:w="102"/>
            </w:tcMar>
            <w:tcPrChange w:id="10000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[-0.146323, 1.1029]</w:t>
            </w:r>
          </w:p>
        </w:tc>
        <w:tc>
          <w:tcPr>
            <w:tcW w:w="0" w:type="auto"/>
            <w:tcBorders>
              <w:top w:val="nil"/>
              <w:left w:val="nil"/>
              <w:bottom w:val="nil"/>
              <w:right w:val="nil"/>
              <w:insideH w:val="nil"/>
              <w:insideV w:val="nil"/>
            </w:tcBorders>
            <w:tcMar>
              <w:left w:type="dxa" w:w="102"/>
              <w:right w:type="dxa" w:w="102"/>
            </w:tcMar>
            <w:tcPrChange w:id="10000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0.194805</w:t>
            </w:r>
          </w:p>
        </w:tc>
      </w:tr>
      <w:tr>
        <w:trPr>
          <w:cantSplit/>
          <w:ins w:id="40" w:author="Codex" w:date="2026-10-05T14:02:24Z"/>
        </w:trPr>
        <w:tc>
          <w:tcPr>
            <w:tcW w:w="0" w:type="auto"/>
            <w:tcBorders>
              <w:top w:val="nil"/>
              <w:left w:val="nil"/>
              <w:bottom w:val="nil"/>
              <w:right w:val="nil"/>
              <w:insideH w:val="nil"/>
              <w:insideV w:val="nil"/>
            </w:tcBorders>
            <w:tcMar>
              <w:left w:type="dxa" w:w="102"/>
              <w:right w:type="dxa" w:w="102"/>
            </w:tcMar>
            <w:tcPrChange w:id="10000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Change w:id="10000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Change w:id="10000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0.999271</w:t>
            </w:r>
          </w:p>
        </w:tc>
        <w:tc>
          <w:tcPr>
            <w:tcW w:w="0" w:type="auto"/>
            <w:tcBorders>
              <w:top w:val="nil"/>
              <w:left w:val="nil"/>
              <w:bottom w:val="nil"/>
              <w:right w:val="nil"/>
              <w:insideH w:val="nil"/>
              <w:insideV w:val="nil"/>
            </w:tcBorders>
            <w:tcMar>
              <w:left w:type="dxa" w:w="102"/>
              <w:right w:type="dxa" w:w="102"/>
            </w:tcMar>
            <w:tcPrChange w:id="10000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[0.995694, 1.00513]</w:t>
            </w:r>
          </w:p>
        </w:tc>
        <w:tc>
          <w:tcPr>
            <w:tcW w:w="0" w:type="auto"/>
            <w:tcBorders>
              <w:top w:val="nil"/>
              <w:left w:val="nil"/>
              <w:bottom w:val="nil"/>
              <w:right w:val="nil"/>
              <w:insideH w:val="nil"/>
              <w:insideV w:val="nil"/>
            </w:tcBorders>
            <w:tcMar>
              <w:left w:type="dxa" w:w="102"/>
              <w:right w:type="dxa" w:w="102"/>
            </w:tcMar>
            <w:tcPrChange w:id="10000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0.743257</w:t>
            </w:r>
          </w:p>
        </w:tc>
      </w:tr>
      <w:tr>
        <w:trPr>
          <w:cantSplit/>
          <w:ins w:id="41" w:author="Codex" w:date="2026-10-05T14:02:24Z"/>
        </w:trPr>
        <w:tc>
          <w:tcPr>
            <w:tcW w:w="0" w:type="auto"/>
            <w:tcBorders>
              <w:top w:val="nil"/>
              <w:left w:val="nil"/>
              <w:bottom w:val="nil"/>
              <w:right w:val="nil"/>
              <w:insideH w:val="nil"/>
              <w:insideV w:val="nil"/>
            </w:tcBorders>
            <w:tcMar>
              <w:left w:type="dxa" w:w="102"/>
              <w:right w:type="dxa" w:w="102"/>
            </w:tcMar>
            <w:tcPrChange w:id="10000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Change w:id="10000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Change w:id="10000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-0.407544</w:t>
            </w:r>
          </w:p>
        </w:tc>
        <w:tc>
          <w:tcPr>
            <w:tcW w:w="0" w:type="auto"/>
            <w:tcBorders>
              <w:top w:val="nil"/>
              <w:left w:val="nil"/>
              <w:bottom w:val="nil"/>
              <w:right w:val="nil"/>
              <w:insideH w:val="nil"/>
              <w:insideV w:val="nil"/>
            </w:tcBorders>
            <w:tcMar>
              <w:left w:type="dxa" w:w="102"/>
              <w:right w:type="dxa" w:w="102"/>
            </w:tcMar>
            <w:tcPrChange w:id="10000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[-0.646373, -0.130888]</w:t>
            </w:r>
          </w:p>
        </w:tc>
        <w:tc>
          <w:tcPr>
            <w:tcW w:w="0" w:type="auto"/>
            <w:tcBorders>
              <w:top w:val="nil"/>
              <w:left w:val="nil"/>
              <w:bottom w:val="nil"/>
              <w:right w:val="nil"/>
              <w:insideH w:val="nil"/>
              <w:insideV w:val="nil"/>
            </w:tcBorders>
            <w:tcMar>
              <w:left w:type="dxa" w:w="102"/>
              <w:right w:type="dxa" w:w="102"/>
            </w:tcMar>
            <w:tcPrChange w:id="10000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0.002997</w:t>
            </w:r>
          </w:p>
        </w:tc>
      </w:tr>
      <w:tr>
        <w:trPr>
          <w:cantSplit/>
          <w:ins w:id="42" w:author="Codex" w:date="2026-10-05T14:02:24Z"/>
        </w:trPr>
        <w:tc>
          <w:tcPr>
            <w:tcW w:w="0" w:type="auto"/>
            <w:tcBorders>
              <w:top w:val="nil"/>
              <w:left w:val="nil"/>
              <w:bottom w:val="nil"/>
              <w:right w:val="nil"/>
              <w:insideH w:val="nil"/>
              <w:insideV w:val="nil"/>
            </w:tcBorders>
            <w:tcMar>
              <w:left w:type="dxa" w:w="102"/>
              <w:right w:type="dxa" w:w="102"/>
            </w:tcMar>
            <w:tcPrChange w:id="10000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Change w:id="10000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Change w:id="10000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1.0004</w:t>
            </w:r>
          </w:p>
        </w:tc>
        <w:tc>
          <w:tcPr>
            <w:tcW w:w="0" w:type="auto"/>
            <w:tcBorders>
              <w:top w:val="nil"/>
              <w:left w:val="nil"/>
              <w:bottom w:val="nil"/>
              <w:right w:val="nil"/>
              <w:insideH w:val="nil"/>
              <w:insideV w:val="nil"/>
            </w:tcBorders>
            <w:tcMar>
              <w:left w:type="dxa" w:w="102"/>
              <w:right w:type="dxa" w:w="102"/>
            </w:tcMar>
            <w:tcPrChange w:id="10000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[0.998163, 1.00323]</w:t>
            </w:r>
          </w:p>
        </w:tc>
        <w:tc>
          <w:tcPr>
            <w:tcW w:w="0" w:type="auto"/>
            <w:tcBorders>
              <w:top w:val="nil"/>
              <w:left w:val="nil"/>
              <w:bottom w:val="nil"/>
              <w:right w:val="nil"/>
              <w:insideH w:val="nil"/>
              <w:insideV w:val="nil"/>
            </w:tcBorders>
            <w:tcMar>
              <w:left w:type="dxa" w:w="102"/>
              <w:right w:type="dxa" w:w="102"/>
            </w:tcMar>
            <w:tcPrChange w:id="10000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0.65035</w:t>
            </w:r>
          </w:p>
        </w:tc>
      </w:tr>
      <w:tr>
        <w:trPr>
          <w:cantSplit/>
          <w:ins w:id="43" w:author="Codex" w:date="2026-10-05T14:02:24Z"/>
        </w:trPr>
        <w:tc>
          <w:tcPr>
            <w:tcW w:w="0" w:type="auto"/>
            <w:tcBorders>
              <w:top w:val="nil"/>
              <w:left w:val="nil"/>
              <w:bottom w:val="nil"/>
              <w:right w:val="nil"/>
              <w:insideH w:val="nil"/>
              <w:insideV w:val="nil"/>
            </w:tcBorders>
            <w:tcMar>
              <w:left w:type="dxa" w:w="102"/>
              <w:right w:type="dxa" w:w="102"/>
            </w:tcMar>
            <w:tcPrChange w:id="10000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Change w:id="10000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Change w:id="10000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-0.0858683</w:t>
            </w:r>
          </w:p>
        </w:tc>
        <w:tc>
          <w:tcPr>
            <w:tcW w:w="0" w:type="auto"/>
            <w:tcBorders>
              <w:top w:val="nil"/>
              <w:left w:val="nil"/>
              <w:bottom w:val="nil"/>
              <w:right w:val="nil"/>
              <w:insideH w:val="nil"/>
              <w:insideV w:val="nil"/>
            </w:tcBorders>
            <w:tcMar>
              <w:left w:type="dxa" w:w="102"/>
              <w:right w:type="dxa" w:w="102"/>
            </w:tcMar>
            <w:tcPrChange w:id="10000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[-0.162978, -0.00834853]</w:t>
            </w:r>
          </w:p>
        </w:tc>
        <w:tc>
          <w:tcPr>
            <w:tcW w:w="0" w:type="auto"/>
            <w:tcBorders>
              <w:top w:val="nil"/>
              <w:left w:val="nil"/>
              <w:bottom w:val="nil"/>
              <w:right w:val="nil"/>
              <w:insideH w:val="nil"/>
              <w:insideV w:val="nil"/>
            </w:tcBorders>
            <w:tcMar>
              <w:left w:type="dxa" w:w="102"/>
              <w:right w:type="dxa" w:w="102"/>
            </w:tcMar>
            <w:tcPrChange w:id="10000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0.032967</w:t>
            </w:r>
          </w:p>
        </w:tc>
      </w:tr>
      <w:tr>
        <w:trPr>
          <w:cantSplit/>
          <w:ins w:id="44" w:author="Codex" w:date="2026-10-05T14:02:24Z"/>
        </w:trPr>
        <w:tc>
          <w:tcPr>
            <w:tcW w:w="0" w:type="auto"/>
            <w:tcBorders>
              <w:top w:val="nil"/>
              <w:left w:val="nil"/>
              <w:bottom w:val="nil"/>
              <w:right w:val="nil"/>
              <w:insideH w:val="nil"/>
              <w:insideV w:val="nil"/>
            </w:tcBorders>
            <w:tcMar>
              <w:left w:type="dxa" w:w="102"/>
              <w:right w:type="dxa" w:w="102"/>
            </w:tcMar>
            <w:tcPrChange w:id="10000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Change w:id="10000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1.39246e-05</w:t>
            </w:r>
          </w:p>
        </w:tc>
        <w:tc>
          <w:tcPr>
            <w:tcW w:w="0" w:type="auto"/>
            <w:tcBorders>
              <w:top w:val="nil"/>
              <w:left w:val="nil"/>
              <w:bottom w:val="nil"/>
              <w:right w:val="nil"/>
              <w:insideH w:val="nil"/>
              <w:insideV w:val="nil"/>
            </w:tcBorders>
            <w:tcMar>
              <w:left w:type="dxa" w:w="102"/>
              <w:right w:type="dxa" w:w="102"/>
            </w:tcMar>
            <w:tcPrChange w:id="10000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[-0.000145229, 0.000131508]</w:t>
            </w:r>
          </w:p>
        </w:tc>
        <w:tc>
          <w:tcPr>
            <w:tcW w:w="0" w:type="auto"/>
            <w:tcBorders>
              <w:top w:val="nil"/>
              <w:left w:val="nil"/>
              <w:bottom w:val="nil"/>
              <w:right w:val="nil"/>
              <w:insideH w:val="nil"/>
              <w:insideV w:val="nil"/>
            </w:tcBorders>
            <w:tcMar>
              <w:left w:type="dxa" w:w="102"/>
              <w:right w:type="dxa" w:w="102"/>
            </w:tcMar>
            <w:tcPrChange w:id="10000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0.738262</w:t>
            </w:r>
          </w:p>
        </w:tc>
      </w:tr>
      <w:tr>
        <w:trPr>
          <w:cantSplit/>
          <w:ins w:id="45" w:author="Codex" w:date="2026-10-05T14:02:24Z"/>
        </w:trPr>
        <w:tc>
          <w:tcPr>
            <w:tcW w:w="0" w:type="auto"/>
            <w:tcBorders>
              <w:top w:val="nil"/>
              <w:left w:val="nil"/>
              <w:bottom w:val="nil"/>
              <w:right w:val="nil"/>
              <w:insideH w:val="nil"/>
              <w:insideV w:val="nil"/>
            </w:tcBorders>
            <w:tcMar>
              <w:left w:type="dxa" w:w="102"/>
              <w:right w:type="dxa" w:w="102"/>
            </w:tcMar>
            <w:tcPrChange w:id="10000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Change w:id="10000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-0.00211093</w:t>
            </w:r>
          </w:p>
        </w:tc>
        <w:tc>
          <w:tcPr>
            <w:tcW w:w="0" w:type="auto"/>
            <w:tcBorders>
              <w:top w:val="nil"/>
              <w:left w:val="nil"/>
              <w:bottom w:val="nil"/>
              <w:right w:val="nil"/>
              <w:insideH w:val="nil"/>
              <w:insideV w:val="nil"/>
            </w:tcBorders>
            <w:tcMar>
              <w:left w:type="dxa" w:w="102"/>
              <w:right w:type="dxa" w:w="102"/>
            </w:tcMar>
            <w:tcPrChange w:id="10000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[-0.00596121, 0.00105659]</w:t>
            </w:r>
          </w:p>
        </w:tc>
        <w:tc>
          <w:tcPr>
            <w:tcW w:w="0" w:type="auto"/>
            <w:tcBorders>
              <w:top w:val="nil"/>
              <w:left w:val="nil"/>
              <w:bottom w:val="nil"/>
              <w:right w:val="nil"/>
              <w:insideH w:val="nil"/>
              <w:insideV w:val="nil"/>
            </w:tcBorders>
            <w:tcMar>
              <w:left w:type="dxa" w:w="102"/>
              <w:right w:type="dxa" w:w="102"/>
            </w:tcMar>
            <w:tcPrChange w:id="10000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0.233766</w:t>
            </w:r>
          </w:p>
        </w:tc>
      </w:tr>
      <w:tr>
        <w:trPr>
          <w:cantSplit/>
          <w:ins w:id="46" w:author="Codex" w:date="2026-10-05T14:02:24Z"/>
        </w:trPr>
        <w:tc>
          <w:tcPr>
            <w:tcW w:w="0" w:type="auto"/>
            <w:tcBorders>
              <w:top w:val="nil"/>
              <w:left w:val="nil"/>
              <w:bottom w:val="nil"/>
              <w:right w:val="nil"/>
              <w:insideH w:val="nil"/>
              <w:insideV w:val="nil"/>
            </w:tcBorders>
            <w:tcMar>
              <w:left w:type="dxa" w:w="102"/>
              <w:right w:type="dxa" w:w="102"/>
            </w:tcMar>
            <w:tcPrChange w:id="10000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Change w:id="10000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-8.63398e-06</w:t>
            </w:r>
          </w:p>
        </w:tc>
        <w:tc>
          <w:tcPr>
            <w:tcW w:w="0" w:type="auto"/>
            <w:tcBorders>
              <w:top w:val="nil"/>
              <w:left w:val="nil"/>
              <w:bottom w:val="nil"/>
              <w:right w:val="nil"/>
              <w:insideH w:val="nil"/>
              <w:insideV w:val="nil"/>
            </w:tcBorders>
            <w:tcMar>
              <w:left w:type="dxa" w:w="102"/>
              <w:right w:type="dxa" w:w="102"/>
            </w:tcMar>
            <w:tcPrChange w:id="100007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[-6.47527e-05, 4.13532e-05]</w:t>
            </w:r>
          </w:p>
        </w:tc>
        <w:tc>
          <w:tcPr>
            <w:tcW w:w="0" w:type="auto"/>
            <w:tcBorders>
              <w:top w:val="nil"/>
              <w:left w:val="nil"/>
              <w:bottom w:val="nil"/>
              <w:right w:val="nil"/>
              <w:insideH w:val="nil"/>
              <w:insideV w:val="nil"/>
            </w:tcBorders>
            <w:tcMar>
              <w:left w:type="dxa" w:w="102"/>
              <w:right w:type="dxa" w:w="102"/>
            </w:tcMar>
            <w:tcPrChange w:id="100007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0.654346</w:t>
            </w:r>
          </w:p>
        </w:tc>
      </w:tr>
      <w:tr>
        <w:trPr>
          <w:cantSplit/>
          <w:ins w:id="47" w:author="Codex" w:date="2026-10-05T14:02:24Z"/>
        </w:trPr>
        <w:tc>
          <w:tcPr>
            <w:tcW w:w="0" w:type="auto"/>
            <w:tcBorders>
              <w:top w:val="nil"/>
              <w:left w:val="nil"/>
              <w:bottom w:val="nil"/>
              <w:right w:val="nil"/>
              <w:insideH w:val="nil"/>
              <w:insideV w:val="nil"/>
            </w:tcBorders>
            <w:tcMar>
              <w:left w:type="dxa" w:w="102"/>
              <w:right w:type="dxa" w:w="102"/>
            </w:tcMar>
            <w:tcPrChange w:id="100007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Change w:id="100007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7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7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0.00119511</w:t>
            </w:r>
          </w:p>
        </w:tc>
        <w:tc>
          <w:tcPr>
            <w:tcW w:w="0" w:type="auto"/>
            <w:tcBorders>
              <w:top w:val="nil"/>
              <w:left w:val="nil"/>
              <w:bottom w:val="nil"/>
              <w:right w:val="nil"/>
              <w:insideH w:val="nil"/>
              <w:insideV w:val="nil"/>
            </w:tcBorders>
            <w:tcMar>
              <w:left w:type="dxa" w:w="102"/>
              <w:right w:type="dxa" w:w="102"/>
            </w:tcMar>
            <w:tcPrChange w:id="100007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[-0.00040378, 0.00281311]</w:t>
            </w:r>
          </w:p>
        </w:tc>
        <w:tc>
          <w:tcPr>
            <w:tcW w:w="0" w:type="auto"/>
            <w:tcBorders>
              <w:top w:val="nil"/>
              <w:left w:val="nil"/>
              <w:bottom w:val="nil"/>
              <w:right w:val="nil"/>
              <w:insideH w:val="nil"/>
              <w:insideV w:val="nil"/>
            </w:tcBorders>
            <w:tcMar>
              <w:left w:type="dxa" w:w="102"/>
              <w:right w:type="dxa" w:w="102"/>
            </w:tcMar>
            <w:tcPrChange w:id="100007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0.164835</w:t>
            </w:r>
          </w:p>
        </w:tc>
      </w:tr>
      <w:tr>
        <w:trPr>
          <w:cantSplit/>
          <w:ins w:id="48" w:author="Codex" w:date="2026-10-05T14:02:24Z"/>
        </w:trPr>
        <w:tc>
          <w:tcPr>
            <w:tcW w:w="0" w:type="auto"/>
            <w:tcBorders>
              <w:top w:val="nil"/>
              <w:left w:val="nil"/>
              <w:bottom w:val="nil"/>
              <w:right w:val="nil"/>
              <w:insideH w:val="nil"/>
              <w:insideV w:val="nil"/>
            </w:tcBorders>
            <w:tcMar>
              <w:left w:type="dxa" w:w="102"/>
              <w:right w:type="dxa" w:w="102"/>
            </w:tcMar>
            <w:tcPrChange w:id="100008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Change w:id="100008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8.1515e-06</w:t>
            </w:r>
          </w:p>
        </w:tc>
        <w:tc>
          <w:tcPr>
            <w:tcW w:w="0" w:type="auto"/>
            <w:tcBorders>
              <w:top w:val="nil"/>
              <w:left w:val="nil"/>
              <w:bottom w:val="nil"/>
              <w:right w:val="nil"/>
              <w:insideH w:val="nil"/>
              <w:insideV w:val="nil"/>
            </w:tcBorders>
            <w:tcMar>
              <w:left w:type="dxa" w:w="102"/>
              <w:right w:type="dxa" w:w="102"/>
            </w:tcMar>
            <w:tcPrChange w:id="10000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[-4.63596e-06, 2.4239e-05]</w:t>
            </w:r>
          </w:p>
        </w:tc>
        <w:tc>
          <w:tcPr>
            <w:tcW w:w="0" w:type="auto"/>
            <w:tcBorders>
              <w:top w:val="nil"/>
              <w:left w:val="nil"/>
              <w:bottom w:val="nil"/>
              <w:right w:val="nil"/>
              <w:insideH w:val="nil"/>
              <w:insideV w:val="nil"/>
            </w:tcBorders>
            <w:tcMar>
              <w:left w:type="dxa" w:w="102"/>
              <w:right w:type="dxa" w:w="102"/>
            </w:tcMar>
            <w:tcPrChange w:id="10000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0.318681</w:t>
            </w:r>
          </w:p>
        </w:tc>
      </w:tr>
      <w:tr>
        <w:trPr>
          <w:cantSplit/>
          <w:ins w:id="49" w:author="Codex" w:date="2026-10-05T14:02:24Z"/>
        </w:trPr>
        <w:tc>
          <w:tcPr>
            <w:tcW w:w="0" w:type="auto"/>
            <w:tcBorders>
              <w:top w:val="nil"/>
              <w:left w:val="nil"/>
              <w:bottom w:val="nil"/>
              <w:right w:val="nil"/>
              <w:insideH w:val="nil"/>
              <w:insideV w:val="nil"/>
            </w:tcBorders>
            <w:tcMar>
              <w:left w:type="dxa" w:w="102"/>
              <w:right w:type="dxa" w:w="102"/>
            </w:tcMar>
            <w:tcPrChange w:id="10000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Change w:id="10000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0.00163979</w:t>
            </w:r>
          </w:p>
        </w:tc>
        <w:tc>
          <w:tcPr>
            <w:tcW w:w="0" w:type="auto"/>
            <w:tcBorders>
              <w:top w:val="nil"/>
              <w:left w:val="nil"/>
              <w:bottom w:val="nil"/>
              <w:right w:val="nil"/>
              <w:insideH w:val="nil"/>
              <w:insideV w:val="nil"/>
            </w:tcBorders>
            <w:tcMar>
              <w:left w:type="dxa" w:w="102"/>
              <w:right w:type="dxa" w:w="102"/>
            </w:tcMar>
            <w:tcPrChange w:id="10000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[-0.000739009, 0.0031963]</w:t>
            </w:r>
          </w:p>
        </w:tc>
        <w:tc>
          <w:tcPr>
            <w:tcW w:w="0" w:type="auto"/>
            <w:tcBorders>
              <w:top w:val="nil"/>
              <w:left w:val="nil"/>
              <w:bottom w:val="nil"/>
              <w:right w:val="nil"/>
              <w:insideH w:val="nil"/>
              <w:insideV w:val="nil"/>
            </w:tcBorders>
            <w:tcMar>
              <w:left w:type="dxa" w:w="102"/>
              <w:right w:type="dxa" w:w="102"/>
            </w:tcMar>
            <w:tcPrChange w:id="10000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0.203796</w:t>
            </w:r>
          </w:p>
        </w:tc>
      </w:tr>
      <w:tr>
        <w:trPr>
          <w:cantSplit/>
          <w:ins w:id="50" w:author="Codex" w:date="2026-10-05T14:02:24Z"/>
        </w:trPr>
        <w:tc>
          <w:tcPr>
            <w:tcW w:w="0" w:type="auto"/>
            <w:tcBorders>
              <w:top w:val="nil"/>
              <w:left w:val="nil"/>
              <w:bottom w:val="nil"/>
              <w:right w:val="nil"/>
              <w:insideH w:val="nil"/>
              <w:insideV w:val="nil"/>
            </w:tcBorders>
            <w:tcMar>
              <w:left w:type="dxa" w:w="102"/>
              <w:right w:type="dxa" w:w="102"/>
            </w:tcMar>
            <w:tcPrChange w:id="10000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Change w:id="10000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-6.65048e-06</w:t>
            </w:r>
          </w:p>
        </w:tc>
        <w:tc>
          <w:tcPr>
            <w:tcW w:w="0" w:type="auto"/>
            <w:tcBorders>
              <w:top w:val="nil"/>
              <w:left w:val="nil"/>
              <w:bottom w:val="nil"/>
              <w:right w:val="nil"/>
              <w:insideH w:val="nil"/>
              <w:insideV w:val="nil"/>
            </w:tcBorders>
            <w:tcMar>
              <w:left w:type="dxa" w:w="102"/>
              <w:right w:type="dxa" w:w="102"/>
            </w:tcMar>
            <w:tcPrChange w:id="10000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[-4.20956e-05, 2.78709e-05]</w:t>
            </w:r>
          </w:p>
        </w:tc>
        <w:tc>
          <w:tcPr>
            <w:tcW w:w="0" w:type="auto"/>
            <w:tcBorders>
              <w:top w:val="nil"/>
              <w:left w:val="nil"/>
              <w:bottom w:val="nil"/>
              <w:right w:val="nil"/>
              <w:insideH w:val="nil"/>
              <w:insideV w:val="nil"/>
            </w:tcBorders>
            <w:tcMar>
              <w:left w:type="dxa" w:w="102"/>
              <w:right w:type="dxa" w:w="102"/>
            </w:tcMar>
            <w:tcPrChange w:id="10000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0.596404</w:t>
            </w:r>
          </w:p>
        </w:tc>
      </w:tr>
      <w:tr>
        <w:trPr>
          <w:cantSplit/>
          <w:ins w:id="51" w:author="Codex" w:date="2026-10-05T14:02:24Z"/>
        </w:trPr>
        <w:tc>
          <w:tcPr>
            <w:tcW w:w="0" w:type="auto"/>
            <w:tcBorders>
              <w:top w:val="nil"/>
              <w:left w:val="nil"/>
              <w:bottom w:val="nil"/>
              <w:right w:val="nil"/>
              <w:insideH w:val="nil"/>
              <w:insideV w:val="nil"/>
            </w:tcBorders>
            <w:tcMar>
              <w:left w:type="dxa" w:w="102"/>
              <w:right w:type="dxa" w:w="102"/>
            </w:tcMar>
            <w:tcPrChange w:id="10000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Change w:id="10000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1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0.00106642</w:t>
            </w:r>
          </w:p>
        </w:tc>
        <w:tc>
          <w:tcPr>
            <w:tcW w:w="0" w:type="auto"/>
            <w:tcBorders>
              <w:top w:val="nil"/>
              <w:left w:val="nil"/>
              <w:bottom w:val="nil"/>
              <w:right w:val="nil"/>
              <w:insideH w:val="nil"/>
              <w:insideV w:val="nil"/>
            </w:tcBorders>
            <w:tcMar>
              <w:left w:type="dxa" w:w="102"/>
              <w:right w:type="dxa" w:w="102"/>
            </w:tcMar>
            <w:tcPrChange w:id="10001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[-7.74499e-05, 0.00228389]</w:t>
            </w:r>
          </w:p>
        </w:tc>
        <w:tc>
          <w:tcPr>
            <w:tcW w:w="0" w:type="auto"/>
            <w:tcBorders>
              <w:top w:val="nil"/>
              <w:left w:val="nil"/>
              <w:bottom w:val="nil"/>
              <w:right w:val="nil"/>
              <w:insideH w:val="nil"/>
              <w:insideV w:val="nil"/>
            </w:tcBorders>
            <w:tcMar>
              <w:left w:type="dxa" w:w="102"/>
              <w:right w:type="dxa" w:w="102"/>
            </w:tcMar>
            <w:tcPrChange w:id="10001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0.0879121</w:t>
            </w:r>
          </w:p>
        </w:tc>
      </w:tr>
      <w:tr>
        <w:trPr>
          <w:cantSplit/>
          <w:ins w:id="52" w:author="Codex" w:date="2026-10-05T14:02:24Z"/>
        </w:trPr>
        <w:tc>
          <w:tcPr>
            <w:tcW w:w="0" w:type="auto"/>
            <w:tcBorders>
              <w:top w:val="nil"/>
              <w:left w:val="nil"/>
              <w:bottom w:val="nil"/>
              <w:right w:val="nil"/>
              <w:insideH w:val="nil"/>
              <w:insideV w:val="nil"/>
            </w:tcBorders>
            <w:tcMar>
              <w:left w:type="dxa" w:w="102"/>
              <w:right w:type="dxa" w:w="102"/>
            </w:tcMar>
            <w:tcPrChange w:id="10001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Change w:id="10001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8.85562e-06</w:t>
            </w:r>
          </w:p>
        </w:tc>
        <w:tc>
          <w:tcPr>
            <w:tcW w:w="0" w:type="auto"/>
            <w:tcBorders>
              <w:top w:val="nil"/>
              <w:left w:val="nil"/>
              <w:bottom w:val="nil"/>
              <w:right w:val="nil"/>
              <w:insideH w:val="nil"/>
              <w:insideV w:val="nil"/>
            </w:tcBorders>
            <w:tcMar>
              <w:left w:type="dxa" w:w="102"/>
              <w:right w:type="dxa" w:w="102"/>
            </w:tcMar>
            <w:tcPrChange w:id="10001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[-0.000108165, 0.000147797]</w:t>
            </w:r>
          </w:p>
        </w:tc>
        <w:tc>
          <w:tcPr>
            <w:tcW w:w="0" w:type="auto"/>
            <w:tcBorders>
              <w:top w:val="nil"/>
              <w:left w:val="nil"/>
              <w:bottom w:val="nil"/>
              <w:right w:val="nil"/>
              <w:insideH w:val="nil"/>
              <w:insideV w:val="nil"/>
            </w:tcBorders>
            <w:tcMar>
              <w:left w:type="dxa" w:w="102"/>
              <w:right w:type="dxa" w:w="102"/>
            </w:tcMar>
            <w:tcPrChange w:id="10001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0.81019</w:t>
            </w:r>
          </w:p>
        </w:tc>
      </w:tr>
      <w:tr>
        <w:trPr>
          <w:cantSplit/>
          <w:ins w:id="53" w:author="Codex" w:date="2026-10-05T14:02:24Z"/>
        </w:trPr>
        <w:tc>
          <w:tcPr>
            <w:tcW w:w="0" w:type="auto"/>
            <w:tcBorders>
              <w:top w:val="nil"/>
              <w:left w:val="nil"/>
              <w:bottom w:val="nil"/>
              <w:right w:val="nil"/>
              <w:insideH w:val="nil"/>
              <w:insideV w:val="nil"/>
            </w:tcBorders>
            <w:tcMar>
              <w:left w:type="dxa" w:w="102"/>
              <w:right w:type="dxa" w:w="102"/>
            </w:tcMar>
            <w:tcPrChange w:id="10001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Change w:id="10001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-0.00536692</w:t>
            </w:r>
          </w:p>
        </w:tc>
        <w:tc>
          <w:tcPr>
            <w:tcW w:w="0" w:type="auto"/>
            <w:tcBorders>
              <w:top w:val="nil"/>
              <w:left w:val="nil"/>
              <w:bottom w:val="nil"/>
              <w:right w:val="nil"/>
              <w:insideH w:val="nil"/>
              <w:insideV w:val="nil"/>
            </w:tcBorders>
            <w:tcMar>
              <w:left w:type="dxa" w:w="102"/>
              <w:right w:type="dxa" w:w="102"/>
            </w:tcMar>
            <w:tcPrChange w:id="10001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[-0.0108896, 0.00156639]</w:t>
            </w:r>
          </w:p>
        </w:tc>
        <w:tc>
          <w:tcPr>
            <w:tcW w:w="0" w:type="auto"/>
            <w:tcBorders>
              <w:top w:val="nil"/>
              <w:left w:val="nil"/>
              <w:bottom w:val="nil"/>
              <w:right w:val="nil"/>
              <w:insideH w:val="nil"/>
              <w:insideV w:val="nil"/>
            </w:tcBorders>
            <w:tcMar>
              <w:left w:type="dxa" w:w="102"/>
              <w:right w:type="dxa" w:w="102"/>
            </w:tcMar>
            <w:tcPrChange w:id="10001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0.120879</w:t>
            </w:r>
          </w:p>
        </w:tc>
      </w:tr>
      <w:tr>
        <w:trPr>
          <w:cantSplit/>
          <w:ins w:id="54" w:author="Codex" w:date="2026-10-05T14:02:24Z"/>
        </w:trPr>
        <w:tc>
          <w:tcPr>
            <w:tcW w:w="0" w:type="auto"/>
            <w:tcBorders>
              <w:top w:val="nil"/>
              <w:left w:val="nil"/>
              <w:bottom w:val="nil"/>
              <w:right w:val="nil"/>
              <w:insideH w:val="nil"/>
              <w:insideV w:val="nil"/>
            </w:tcBorders>
            <w:tcMar>
              <w:left w:type="dxa" w:w="102"/>
              <w:right w:type="dxa" w:w="102"/>
            </w:tcMar>
            <w:tcPrChange w:id="10001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Change w:id="10001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5.59197e-06</w:t>
            </w:r>
          </w:p>
        </w:tc>
        <w:tc>
          <w:tcPr>
            <w:tcW w:w="0" w:type="auto"/>
            <w:tcBorders>
              <w:top w:val="nil"/>
              <w:left w:val="nil"/>
              <w:bottom w:val="nil"/>
              <w:right w:val="nil"/>
              <w:insideH w:val="nil"/>
              <w:insideV w:val="nil"/>
            </w:tcBorders>
            <w:tcMar>
              <w:left w:type="dxa" w:w="102"/>
              <w:right w:type="dxa" w:w="102"/>
            </w:tcMar>
            <w:tcPrChange w:id="10001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[-4.429e-06, 1.81256e-05]</w:t>
            </w:r>
          </w:p>
        </w:tc>
        <w:tc>
          <w:tcPr>
            <w:tcW w:w="0" w:type="auto"/>
            <w:tcBorders>
              <w:top w:val="nil"/>
              <w:left w:val="nil"/>
              <w:bottom w:val="nil"/>
              <w:right w:val="nil"/>
              <w:insideH w:val="nil"/>
              <w:insideV w:val="nil"/>
            </w:tcBorders>
            <w:tcMar>
              <w:left w:type="dxa" w:w="102"/>
              <w:right w:type="dxa" w:w="102"/>
            </w:tcMar>
            <w:tcPrChange w:id="10001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0.348651</w:t>
            </w:r>
          </w:p>
        </w:tc>
      </w:tr>
      <w:tr>
        <w:trPr>
          <w:cantSplit/>
          <w:ins w:id="55" w:author="Codex" w:date="2026-10-05T14:02:24Z"/>
        </w:trPr>
        <w:tc>
          <w:tcPr>
            <w:tcW w:w="0" w:type="auto"/>
            <w:tcBorders>
              <w:top w:val="nil"/>
              <w:left w:val="nil"/>
              <w:bottom w:val="nil"/>
              <w:right w:val="nil"/>
              <w:insideH w:val="nil"/>
              <w:insideV w:val="nil"/>
            </w:tcBorders>
            <w:tcMar>
              <w:left w:type="dxa" w:w="102"/>
              <w:right w:type="dxa" w:w="102"/>
            </w:tcMar>
            <w:tcPrChange w:id="10001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Change w:id="10001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0.00123447</w:t>
            </w:r>
          </w:p>
        </w:tc>
        <w:tc>
          <w:tcPr>
            <w:tcW w:w="0" w:type="auto"/>
            <w:tcBorders>
              <w:top w:val="nil"/>
              <w:left w:val="nil"/>
              <w:bottom w:val="nil"/>
              <w:right w:val="nil"/>
              <w:insideH w:val="nil"/>
              <w:insideV w:val="nil"/>
            </w:tcBorders>
            <w:tcMar>
              <w:left w:type="dxa" w:w="102"/>
              <w:right w:type="dxa" w:w="102"/>
            </w:tcMar>
            <w:tcPrChange w:id="10001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[-0.000557938, 0.00238834]</w:t>
            </w:r>
          </w:p>
        </w:tc>
        <w:tc>
          <w:tcPr>
            <w:tcW w:w="0" w:type="auto"/>
            <w:tcBorders>
              <w:top w:val="nil"/>
              <w:left w:val="nil"/>
              <w:bottom w:val="nil"/>
              <w:right w:val="nil"/>
              <w:insideH w:val="nil"/>
              <w:insideV w:val="nil"/>
            </w:tcBorders>
            <w:tcMar>
              <w:left w:type="dxa" w:w="102"/>
              <w:right w:type="dxa" w:w="102"/>
            </w:tcMar>
            <w:tcPrChange w:id="10001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0.191808</w:t>
            </w:r>
          </w:p>
        </w:tc>
      </w:tr>
      <w:tr>
        <w:trPr>
          <w:cantSplit/>
          <w:ins w:id="56" w:author="Codex" w:date="2026-10-05T14:02:24Z"/>
        </w:trPr>
        <w:tc>
          <w:tcPr>
            <w:tcW w:w="0" w:type="auto"/>
            <w:tcBorders>
              <w:top w:val="nil"/>
              <w:left w:val="nil"/>
              <w:bottom w:val="nil"/>
              <w:right w:val="nil"/>
              <w:insideH w:val="nil"/>
              <w:insideV w:val="nil"/>
            </w:tcBorders>
            <w:tcMar>
              <w:left w:type="dxa" w:w="102"/>
              <w:right w:type="dxa" w:w="102"/>
            </w:tcMar>
            <w:tcPrChange w:id="10001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nil"/>
              <w:right w:val="nil"/>
              <w:insideH w:val="nil"/>
              <w:insideV w:val="nil"/>
            </w:tcBorders>
            <w:tcMar>
              <w:left w:type="dxa" w:w="102"/>
              <w:right w:type="dxa" w:w="102"/>
            </w:tcMar>
            <w:tcPrChange w:id="10001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-5.30427e-06</w:t>
            </w:r>
          </w:p>
        </w:tc>
        <w:tc>
          <w:tcPr>
            <w:tcW w:w="0" w:type="auto"/>
            <w:tcBorders>
              <w:top w:val="nil"/>
              <w:left w:val="nil"/>
              <w:bottom w:val="nil"/>
              <w:right w:val="nil"/>
              <w:insideH w:val="nil"/>
              <w:insideV w:val="nil"/>
            </w:tcBorders>
            <w:tcMar>
              <w:left w:type="dxa" w:w="102"/>
              <w:right w:type="dxa" w:w="102"/>
            </w:tcMar>
            <w:tcPrChange w:id="10001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[-3.39242e-05, 2.11863e-05]</w:t>
            </w:r>
          </w:p>
        </w:tc>
        <w:tc>
          <w:tcPr>
            <w:tcW w:w="0" w:type="auto"/>
            <w:tcBorders>
              <w:top w:val="nil"/>
              <w:left w:val="nil"/>
              <w:bottom w:val="nil"/>
              <w:right w:val="nil"/>
              <w:insideH w:val="nil"/>
              <w:insideV w:val="nil"/>
            </w:tcBorders>
            <w:tcMar>
              <w:left w:type="dxa" w:w="102"/>
              <w:right w:type="dxa" w:w="102"/>
            </w:tcMar>
            <w:tcPrChange w:id="10001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0.597403</w:t>
            </w:r>
          </w:p>
        </w:tc>
      </w:tr>
      <w:tr>
        <w:trPr>
          <w:cantSplit/>
          <w:ins w:id="57"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13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single" w:sz="12" w:color="000000"/>
              <w:right w:val="nil"/>
              <w:insideH w:val="nil"/>
              <w:insideV w:val="nil"/>
            </w:tcBorders>
            <w:tcMar>
              <w:left w:type="dxa" w:w="102"/>
              <w:right w:type="dxa" w:w="102"/>
            </w:tcMar>
            <w:tcPrChange w:id="100013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single" w:sz="12" w:color="000000"/>
              <w:right w:val="nil"/>
              <w:insideH w:val="nil"/>
              <w:insideV w:val="nil"/>
            </w:tcBorders>
            <w:tcMar>
              <w:left w:type="dxa" w:w="102"/>
              <w:right w:type="dxa" w:w="102"/>
            </w:tcMar>
            <w:tcPrChange w:id="100013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single" w:sz="12" w:color="000000"/>
              <w:right w:val="nil"/>
              <w:insideH w:val="nil"/>
              <w:insideV w:val="nil"/>
            </w:tcBorders>
            <w:tcMar>
              <w:left w:type="dxa" w:w="102"/>
              <w:right w:type="dxa" w:w="102"/>
            </w:tcMar>
            <w:tcPrChange w:id="100013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0.00093197</w:t>
            </w:r>
          </w:p>
        </w:tc>
        <w:tc>
          <w:tcPr>
            <w:tcW w:w="0" w:type="auto"/>
            <w:tcBorders>
              <w:top w:val="nil"/>
              <w:left w:val="nil"/>
              <w:bottom w:val="single" w:sz="12" w:color="000000"/>
              <w:right w:val="nil"/>
              <w:insideH w:val="nil"/>
              <w:insideV w:val="nil"/>
            </w:tcBorders>
            <w:tcMar>
              <w:left w:type="dxa" w:w="102"/>
              <w:right w:type="dxa" w:w="102"/>
            </w:tcMar>
            <w:tcPrChange w:id="1000138"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[-7.69883e-05, 0.00193168]</w:t>
            </w:r>
          </w:p>
        </w:tc>
        <w:tc>
          <w:tcPr>
            <w:tcW w:w="0" w:type="auto"/>
            <w:tcBorders>
              <w:top w:val="nil"/>
              <w:left w:val="nil"/>
              <w:bottom w:val="single" w:sz="12" w:color="000000"/>
              <w:right w:val="nil"/>
              <w:insideH w:val="nil"/>
              <w:insideV w:val="nil"/>
            </w:tcBorders>
            <w:tcMar>
              <w:left w:type="dxa" w:w="102"/>
              <w:right w:type="dxa" w:w="102"/>
            </w:tcMar>
            <w:tcPrChange w:id="1000139"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0.0669331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58" w:author="Codex" w:date="2026-10-05T14:02:24Z"/>
          <w:rFonts w:ascii="Times New Roman" w:hAnsi="Times New Roman" w:cs="Times New Roman" w:eastAsia="SimSun"/>
          <w:sz w:val="21"/>
          <w:szCs w:val="21"/>
        </w:rPr>
      </w:pPr>
      <w:ins w:id="59" w:author="Codex" w:date="2026-10-05T14:02:24Z">
        <w:r>
          <w:rPr>
            <w:rFonts w:ascii="Times New Roman" w:hAnsi="Times New Roman" w:cs="Times New Roman" w:eastAsia="SimSun"/>
            <w:sz w:val="21"/>
            <w:szCs w:val="21"/>
          </w:rPr>
          <w:t>比值型TNIE在表中报告原比值，检验在log尺度上进行（无效应值为1）；Delta_CDE为两个原模型比值之差（无效应值为0），不能解释为百分点。support_diff_10k由实际月均支持金额差除以10000生成，保留万元/月；support_log1p_10k由两期log1p(月均金额/10000)之差生成，其效应不是元/月或百分比。这些尺度不与新两部分模型的元/月混用。所有p均为原始探索值。</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0" w:author="Codex" w:date="2026-10-05T14:02:24Z"/>
          <w:rFonts w:ascii="Times New Roman" w:hAnsi="Times New Roman" w:cs="Times New Roman" w:eastAsia="SimSun"/>
          <w:sz w:val="21"/>
          <w:szCs w:val="21"/>
        </w:rPr>
      </w:pPr>
      <w:ins w:id="61" w:author="Codex" w:date="2026-10-05T14:02:24Z">
        <w:r>
          <w:rPr>
            <w:rFonts w:ascii="Times New Roman" w:hAnsi="Times New Roman" w:cs="Times New Roman" w:eastAsia="SimSun"/>
            <w:sz w:val="21"/>
            <w:szCs w:val="21"/>
          </w:rPr>
          <w:t>各规格记录数/簇数：FEAS_003：2991/1277；FEAS_004：2654/1248；FEAS_031：9879/2939；FEAS_041：12564/3149；FEAS_060：2698/1140；FEAS_091：12564/3149；FEAS_092：8417/2538；FEAS_093：9295/2701；FEAS_107：2875/1211；FEAS_142：8417/2538；FEAS_143：9295/2701。</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2" w:author="Codex" w:date="2026-10-05T14:02:24Z"/>
          <w:rFonts w:ascii="Times New Roman" w:hAnsi="Times New Roman" w:cs="Times New Roman" w:eastAsia="SimSun"/>
          <w:sz w:val="21"/>
          <w:szCs w:val="21"/>
        </w:rPr>
      </w:pPr>
      <w:ins w:id="63" w:author="Codex" w:date="2026-10-05T14:02:24Z">
        <w:r>
          <w:rPr>
            <w:rFonts w:ascii="Times New Roman" w:hAnsi="Times New Roman" w:cs="Times New Roman" w:eastAsia="SimSun"/>
            <w:b/>
            <w:sz w:val="21"/>
            <w:szCs w:val="21"/>
          </w:rPr>
          <w:t>最终冻结新14项：两阶段探索结果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4" w:author="Codex" w:date="2026-10-05T14:02:24Z"/>
          <w:rFonts w:ascii="Times New Roman" w:hAnsi="Times New Roman" w:cs="Times New Roman" w:eastAsia="SimSun"/>
          <w:sz w:val="21"/>
          <w:szCs w:val="21"/>
        </w:rPr>
      </w:pPr>
      <w:ins w:id="65" w:author="Codex" w:date="2026-10-05T14:02:24Z">
        <w:r>
          <w:rPr>
            <w:rFonts w:ascii="Times New Roman" w:hAnsi="Times New Roman" w:cs="Times New Roman" w:eastAsia="SimSun"/>
            <w:sz w:val="21"/>
            <w:szCs w:val="21"/>
          </w:rPr>
          <w:t>全部14项完成B=200整簇bootstrap初筛。有效抽样比例至少98%、满足支持门槛，且初筛p≤.10或尾概率Monte Carlo区间包含.05，方进入固定总数B=2000精化。当前没有合格候选。B表示重复抽样次数，不是样本量；未追加精化不等于真实效应为零。</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66" w:author="Codex" w:date="2026-10-05T14:02:24Z"/>
          <w:rFonts w:ascii="Times New Roman" w:hAnsi="Times New Roman" w:cs="Times New Roman" w:eastAsia="KaiTi"/>
          <w:b w:val="0"/>
          <w:bCs w:val="0"/>
          <w:sz w:val="21"/>
          <w:szCs w:val="21"/>
        </w:rPr>
      </w:pPr>
      <w:ins w:id="67" w:author="Codex" w:date="2026-10-05T14:02:24Z">
        <w:r>
          <w:rPr>
            <w:rFonts w:ascii="Times New Roman" w:hAnsi="Times New Roman" w:cs="Times New Roman" w:eastAsia="KaiTi"/>
            <w:b w:val="0"/>
            <w:bCs w:val="0"/>
            <w:sz w:val="21"/>
            <w:szCs w:val="21"/>
          </w:rPr>
          <w:t>表D.2 新14项主检验的B=200筛选及多重比较</w:t>
        </w:r>
      </w:ins>
    </w:p>
    <w:tbl>
      <w:tblPr>
        <w:tblW w:w="0" w:type="auto"/>
        <w:tblBorders>
          <w:top w:val="single" w:sz="12" w:color="000000"/>
          <w:left w:val="nil"/>
          <w:bottom w:val="single" w:sz="12" w:color="000000"/>
          <w:right w:val="nil"/>
          <w:insideH w:val="nil"/>
          <w:insideV w:val="nil"/>
        </w:tblBorders>
        <w:tblPrChange w:id="8446" w:author="Codex" w:date="2026-10-05T16:32:41.313017+00:00">
          <w:tblPr>
            <w:tblW w:w="0" w:type="auto"/>
            <w:tblLayout w:type="autofit"/>
          </w:tblPr>
        </w:tblPrChange>
      </w:tblPr>
      <w:tblGrid>
        <w:gridCol w:w="624"/>
        <w:gridCol w:w="3774"/>
        <w:gridCol w:w="1167"/>
        <w:gridCol w:w="834"/>
        <w:gridCol w:w="1044"/>
        <w:gridCol w:w="782"/>
        <w:gridCol w:w="1273"/>
        <w:gridCol w:w="1273"/>
        <w:gridCol w:w="1464"/>
        <w:tblGridChange w:id="1000140">
          <w:tblGrid>
            <w:gridCol w:w="977"/>
            <w:gridCol w:w="977"/>
            <w:gridCol w:w="977"/>
            <w:gridCol w:w="977"/>
            <w:gridCol w:w="977"/>
            <w:gridCol w:w="977"/>
            <w:gridCol w:w="977"/>
            <w:gridCol w:w="977"/>
            <w:gridCol w:w="977"/>
          </w:tblGrid>
        </w:tblGridChange>
      </w:tblGrid>
      <w:tr>
        <w:trPr>
          <w:cantSplit/>
          <w:tblHeader/>
          <w:ins w:id="68"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14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14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对比</w:t>
            </w:r>
          </w:p>
        </w:tc>
        <w:tc>
          <w:tcPr>
            <w:tcW w:w="0" w:type="auto"/>
            <w:tcBorders>
              <w:top w:val="single" w:sz="12" w:color="000000"/>
              <w:left w:val="nil"/>
              <w:bottom w:val="single" w:sz="4" w:color="000000"/>
              <w:right w:val="nil"/>
              <w:insideH w:val="nil"/>
              <w:insideV w:val="nil"/>
            </w:tcBorders>
            <w:tcMar>
              <w:left w:type="dxa" w:w="102"/>
              <w:right w:type="dxa" w:w="102"/>
            </w:tcMar>
            <w:tcPrChange w:id="1000143"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估计值</w:t>
            </w:r>
          </w:p>
        </w:tc>
        <w:tc>
          <w:tcPr>
            <w:tcW w:w="0" w:type="auto"/>
            <w:tcBorders>
              <w:top w:val="single" w:sz="12" w:color="000000"/>
              <w:left w:val="nil"/>
              <w:bottom w:val="single" w:sz="4" w:color="000000"/>
              <w:right w:val="nil"/>
              <w:insideH w:val="nil"/>
              <w:insideV w:val="nil"/>
            </w:tcBorders>
            <w:tcMar>
              <w:left w:type="dxa" w:w="102"/>
              <w:right w:type="dxa" w:w="102"/>
            </w:tcMar>
            <w:tcPrChange w:id="100014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14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有效抽样</w:t>
            </w:r>
          </w:p>
        </w:tc>
        <w:tc>
          <w:tcPr>
            <w:tcW w:w="0" w:type="auto"/>
            <w:tcBorders>
              <w:top w:val="single" w:sz="12" w:color="000000"/>
              <w:left w:val="nil"/>
              <w:bottom w:val="single" w:sz="4" w:color="000000"/>
              <w:right w:val="nil"/>
              <w:insideH w:val="nil"/>
              <w:insideV w:val="nil"/>
            </w:tcBorders>
            <w:tcMar>
              <w:left w:type="dxa" w:w="102"/>
              <w:right w:type="dxa" w:w="102"/>
            </w:tcMar>
            <w:tcPrChange w:id="100014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初筛p</w:t>
            </w:r>
          </w:p>
        </w:tc>
        <w:tc>
          <w:tcPr>
            <w:tcW w:w="0" w:type="auto"/>
            <w:tcBorders>
              <w:top w:val="single" w:sz="12" w:color="000000"/>
              <w:left w:val="nil"/>
              <w:bottom w:val="single" w:sz="4" w:color="000000"/>
              <w:right w:val="nil"/>
              <w:insideH w:val="nil"/>
              <w:insideV w:val="nil"/>
            </w:tcBorders>
            <w:tcMar>
              <w:left w:type="dxa" w:w="102"/>
              <w:right w:type="dxa" w:w="102"/>
            </w:tcMar>
            <w:tcPrChange w:id="100014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全14项BH</w:t>
            </w:r>
          </w:p>
        </w:tc>
        <w:tc>
          <w:tcPr>
            <w:tcW w:w="0" w:type="auto"/>
            <w:tcBorders>
              <w:top w:val="single" w:sz="12" w:color="000000"/>
              <w:left w:val="nil"/>
              <w:bottom w:val="single" w:sz="4" w:color="000000"/>
              <w:right w:val="nil"/>
              <w:insideH w:val="nil"/>
              <w:insideV w:val="nil"/>
            </w:tcBorders>
            <w:tcMar>
              <w:left w:type="dxa" w:w="102"/>
              <w:right w:type="dxa" w:w="102"/>
            </w:tcMar>
            <w:tcPrChange w:id="100014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全14项BY</w:t>
            </w:r>
          </w:p>
        </w:tc>
        <w:tc>
          <w:tcPr>
            <w:tcW w:w="0" w:type="auto"/>
            <w:tcBorders>
              <w:top w:val="single" w:sz="12" w:color="000000"/>
              <w:left w:val="nil"/>
              <w:bottom w:val="single" w:sz="4" w:color="000000"/>
              <w:right w:val="nil"/>
              <w:insideH w:val="nil"/>
              <w:insideV w:val="nil"/>
            </w:tcBorders>
            <w:tcMar>
              <w:left w:type="dxa" w:w="102"/>
              <w:right w:type="dxa" w:w="102"/>
            </w:tcMar>
            <w:tcPrChange w:id="1000149"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状态</w:t>
            </w:r>
          </w:p>
        </w:tc>
      </w:tr>
      <w:tr>
        <w:trPr>
          <w:cantSplit/>
          <w:ins w:id="69" w:author="Codex" w:date="2026-10-05T14:02:24Z"/>
        </w:trPr>
        <w:tc>
          <w:tcPr>
            <w:tcW w:w="0" w:type="auto"/>
            <w:tcBorders>
              <w:top w:val="nil"/>
              <w:left w:val="nil"/>
              <w:bottom w:val="nil"/>
              <w:right w:val="nil"/>
              <w:insideH w:val="nil"/>
              <w:insideV w:val="nil"/>
            </w:tcBorders>
            <w:tcMar>
              <w:left w:type="dxa" w:w="102"/>
              <w:right w:type="dxa" w:w="102"/>
            </w:tcMar>
            <w:tcPrChange w:id="10001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Change w:id="10001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Change w:id="10001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-4.210292</w:t>
            </w:r>
          </w:p>
        </w:tc>
        <w:tc>
          <w:tcPr>
            <w:tcW w:w="0" w:type="auto"/>
            <w:tcBorders>
              <w:top w:val="nil"/>
              <w:left w:val="nil"/>
              <w:bottom w:val="nil"/>
              <w:right w:val="nil"/>
              <w:insideH w:val="nil"/>
              <w:insideV w:val="nil"/>
            </w:tcBorders>
            <w:tcMar>
              <w:left w:type="dxa" w:w="102"/>
              <w:right w:type="dxa" w:w="102"/>
            </w:tcMar>
            <w:tcPrChange w:id="10001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c>
          <w:tcPr>
            <w:tcW w:w="0" w:type="auto"/>
            <w:tcBorders>
              <w:top w:val="nil"/>
              <w:left w:val="nil"/>
              <w:bottom w:val="nil"/>
              <w:right w:val="nil"/>
              <w:insideH w:val="nil"/>
              <w:insideV w:val="nil"/>
            </w:tcBorders>
            <w:tcMar>
              <w:left w:type="dxa" w:w="102"/>
              <w:right w:type="dxa" w:w="102"/>
            </w:tcMar>
            <w:tcPrChange w:id="10001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1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0" w:author="Codex" w:date="2026-10-05T14:02:24Z"/>
        </w:trPr>
        <w:tc>
          <w:tcPr>
            <w:tcW w:w="0" w:type="auto"/>
            <w:tcBorders>
              <w:top w:val="nil"/>
              <w:left w:val="nil"/>
              <w:bottom w:val="nil"/>
              <w:right w:val="nil"/>
              <w:insideH w:val="nil"/>
              <w:insideV w:val="nil"/>
            </w:tcBorders>
            <w:tcMar>
              <w:left w:type="dxa" w:w="102"/>
              <w:right w:type="dxa" w:w="102"/>
            </w:tcMar>
            <w:tcPrChange w:id="10001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Change w:id="10001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Change w:id="10001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-24.030924</w:t>
            </w:r>
          </w:p>
        </w:tc>
        <w:tc>
          <w:tcPr>
            <w:tcW w:w="0" w:type="auto"/>
            <w:tcBorders>
              <w:top w:val="nil"/>
              <w:left w:val="nil"/>
              <w:bottom w:val="nil"/>
              <w:right w:val="nil"/>
              <w:insideH w:val="nil"/>
              <w:insideV w:val="nil"/>
            </w:tcBorders>
            <w:tcMar>
              <w:left w:type="dxa" w:w="102"/>
              <w:right w:type="dxa" w:w="102"/>
            </w:tcMar>
            <w:tcPrChange w:id="10001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195/200</w:t>
            </w:r>
          </w:p>
        </w:tc>
        <w:tc>
          <w:tcPr>
            <w:tcW w:w="0" w:type="auto"/>
            <w:tcBorders>
              <w:top w:val="nil"/>
              <w:left w:val="nil"/>
              <w:bottom w:val="nil"/>
              <w:right w:val="nil"/>
              <w:insideH w:val="nil"/>
              <w:insideV w:val="nil"/>
            </w:tcBorders>
            <w:tcMar>
              <w:left w:type="dxa" w:w="102"/>
              <w:right w:type="dxa" w:w="102"/>
            </w:tcMar>
            <w:tcPrChange w:id="10001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有效比例不足</w:t>
            </w:r>
          </w:p>
        </w:tc>
      </w:tr>
      <w:tr>
        <w:trPr>
          <w:cantSplit/>
          <w:ins w:id="71" w:author="Codex" w:date="2026-10-05T14:02:24Z"/>
        </w:trPr>
        <w:tc>
          <w:tcPr>
            <w:tcW w:w="0" w:type="auto"/>
            <w:tcBorders>
              <w:top w:val="nil"/>
              <w:left w:val="nil"/>
              <w:bottom w:val="nil"/>
              <w:right w:val="nil"/>
              <w:insideH w:val="nil"/>
              <w:insideV w:val="nil"/>
            </w:tcBorders>
            <w:tcMar>
              <w:left w:type="dxa" w:w="102"/>
              <w:right w:type="dxa" w:w="102"/>
            </w:tcMar>
            <w:tcPrChange w:id="10001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Change w:id="10001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Change w:id="10001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-1.316213</w:t>
            </w:r>
          </w:p>
        </w:tc>
        <w:tc>
          <w:tcPr>
            <w:tcW w:w="0" w:type="auto"/>
            <w:tcBorders>
              <w:top w:val="nil"/>
              <w:left w:val="nil"/>
              <w:bottom w:val="nil"/>
              <w:right w:val="nil"/>
              <w:insideH w:val="nil"/>
              <w:insideV w:val="nil"/>
            </w:tcBorders>
            <w:tcMar>
              <w:left w:type="dxa" w:w="102"/>
              <w:right w:type="dxa" w:w="102"/>
            </w:tcMar>
            <w:tcPrChange w:id="10001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0.7114</w:t>
            </w:r>
          </w:p>
        </w:tc>
        <w:tc>
          <w:tcPr>
            <w:tcW w:w="0" w:type="auto"/>
            <w:tcBorders>
              <w:top w:val="nil"/>
              <w:left w:val="nil"/>
              <w:bottom w:val="nil"/>
              <w:right w:val="nil"/>
              <w:insideH w:val="nil"/>
              <w:insideV w:val="nil"/>
            </w:tcBorders>
            <w:tcMar>
              <w:left w:type="dxa" w:w="102"/>
              <w:right w:type="dxa" w:w="102"/>
            </w:tcMar>
            <w:tcPrChange w:id="10001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Change w:id="10001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2" w:author="Codex" w:date="2026-10-05T14:02:24Z"/>
        </w:trPr>
        <w:tc>
          <w:tcPr>
            <w:tcW w:w="0" w:type="auto"/>
            <w:tcBorders>
              <w:top w:val="nil"/>
              <w:left w:val="nil"/>
              <w:bottom w:val="nil"/>
              <w:right w:val="nil"/>
              <w:insideH w:val="nil"/>
              <w:insideV w:val="nil"/>
            </w:tcBorders>
            <w:tcMar>
              <w:left w:type="dxa" w:w="102"/>
              <w:right w:type="dxa" w:w="102"/>
            </w:tcMar>
            <w:tcPrChange w:id="10001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Change w:id="10001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Change w:id="10001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-33.029883</w:t>
            </w:r>
          </w:p>
        </w:tc>
        <w:tc>
          <w:tcPr>
            <w:tcW w:w="0" w:type="auto"/>
            <w:tcBorders>
              <w:top w:val="nil"/>
              <w:left w:val="nil"/>
              <w:bottom w:val="nil"/>
              <w:right w:val="nil"/>
              <w:insideH w:val="nil"/>
              <w:insideV w:val="nil"/>
            </w:tcBorders>
            <w:tcMar>
              <w:left w:type="dxa" w:w="102"/>
              <w:right w:type="dxa" w:w="102"/>
            </w:tcMar>
            <w:tcPrChange w:id="10001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199/200</w:t>
            </w:r>
          </w:p>
        </w:tc>
        <w:tc>
          <w:tcPr>
            <w:tcW w:w="0" w:type="auto"/>
            <w:tcBorders>
              <w:top w:val="nil"/>
              <w:left w:val="nil"/>
              <w:bottom w:val="nil"/>
              <w:right w:val="nil"/>
              <w:insideH w:val="nil"/>
              <w:insideV w:val="nil"/>
            </w:tcBorders>
            <w:tcMar>
              <w:left w:type="dxa" w:w="102"/>
              <w:right w:type="dxa" w:w="102"/>
            </w:tcMar>
            <w:tcPrChange w:id="10001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0.3300</w:t>
            </w:r>
          </w:p>
        </w:tc>
        <w:tc>
          <w:tcPr>
            <w:tcW w:w="0" w:type="auto"/>
            <w:tcBorders>
              <w:top w:val="nil"/>
              <w:left w:val="nil"/>
              <w:bottom w:val="nil"/>
              <w:right w:val="nil"/>
              <w:insideH w:val="nil"/>
              <w:insideV w:val="nil"/>
            </w:tcBorders>
            <w:tcMar>
              <w:left w:type="dxa" w:w="102"/>
              <w:right w:type="dxa" w:w="102"/>
            </w:tcMar>
            <w:tcPrChange w:id="10001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1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3" w:author="Codex" w:date="2026-10-05T14:02:24Z"/>
        </w:trPr>
        <w:tc>
          <w:tcPr>
            <w:tcW w:w="0" w:type="auto"/>
            <w:tcBorders>
              <w:top w:val="nil"/>
              <w:left w:val="nil"/>
              <w:bottom w:val="nil"/>
              <w:right w:val="nil"/>
              <w:insideH w:val="nil"/>
              <w:insideV w:val="nil"/>
            </w:tcBorders>
            <w:tcMar>
              <w:left w:type="dxa" w:w="102"/>
              <w:right w:type="dxa" w:w="102"/>
            </w:tcMar>
            <w:tcPrChange w:id="10001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Change w:id="10001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Change w:id="10001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-2.724202</w:t>
            </w:r>
          </w:p>
        </w:tc>
        <w:tc>
          <w:tcPr>
            <w:tcW w:w="0" w:type="auto"/>
            <w:tcBorders>
              <w:top w:val="nil"/>
              <w:left w:val="nil"/>
              <w:bottom w:val="nil"/>
              <w:right w:val="nil"/>
              <w:insideH w:val="nil"/>
              <w:insideV w:val="nil"/>
            </w:tcBorders>
            <w:tcMar>
              <w:left w:type="dxa" w:w="102"/>
              <w:right w:type="dxa" w:w="102"/>
            </w:tcMar>
            <w:tcPrChange w:id="10001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0.5871</w:t>
            </w:r>
          </w:p>
        </w:tc>
        <w:tc>
          <w:tcPr>
            <w:tcW w:w="0" w:type="auto"/>
            <w:tcBorders>
              <w:top w:val="nil"/>
              <w:left w:val="nil"/>
              <w:bottom w:val="nil"/>
              <w:right w:val="nil"/>
              <w:insideH w:val="nil"/>
              <w:insideV w:val="nil"/>
            </w:tcBorders>
            <w:tcMar>
              <w:left w:type="dxa" w:w="102"/>
              <w:right w:type="dxa" w:w="102"/>
            </w:tcMar>
            <w:tcPrChange w:id="10001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0.9132</w:t>
            </w:r>
          </w:p>
        </w:tc>
        <w:tc>
          <w:tcPr>
            <w:tcW w:w="0" w:type="auto"/>
            <w:tcBorders>
              <w:top w:val="nil"/>
              <w:left w:val="nil"/>
              <w:bottom w:val="nil"/>
              <w:right w:val="nil"/>
              <w:insideH w:val="nil"/>
              <w:insideV w:val="nil"/>
            </w:tcBorders>
            <w:tcMar>
              <w:left w:type="dxa" w:w="102"/>
              <w:right w:type="dxa" w:w="102"/>
            </w:tcMar>
            <w:tcPrChange w:id="10001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4" w:author="Codex" w:date="2026-10-05T14:02:24Z"/>
        </w:trPr>
        <w:tc>
          <w:tcPr>
            <w:tcW w:w="0" w:type="auto"/>
            <w:tcBorders>
              <w:top w:val="nil"/>
              <w:left w:val="nil"/>
              <w:bottom w:val="nil"/>
              <w:right w:val="nil"/>
              <w:insideH w:val="nil"/>
              <w:insideV w:val="nil"/>
            </w:tcBorders>
            <w:tcMar>
              <w:left w:type="dxa" w:w="102"/>
              <w:right w:type="dxa" w:w="102"/>
            </w:tcMar>
            <w:tcPrChange w:id="10001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Change w:id="10001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Change w:id="10001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-27.682452</w:t>
            </w:r>
          </w:p>
        </w:tc>
        <w:tc>
          <w:tcPr>
            <w:tcW w:w="0" w:type="auto"/>
            <w:tcBorders>
              <w:top w:val="nil"/>
              <w:left w:val="nil"/>
              <w:bottom w:val="nil"/>
              <w:right w:val="nil"/>
              <w:insideH w:val="nil"/>
              <w:insideV w:val="nil"/>
            </w:tcBorders>
            <w:tcMar>
              <w:left w:type="dxa" w:w="102"/>
              <w:right w:type="dxa" w:w="102"/>
            </w:tcMar>
            <w:tcPrChange w:id="10001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0.4627</w:t>
            </w:r>
          </w:p>
        </w:tc>
        <w:tc>
          <w:tcPr>
            <w:tcW w:w="0" w:type="auto"/>
            <w:tcBorders>
              <w:top w:val="nil"/>
              <w:left w:val="nil"/>
              <w:bottom w:val="nil"/>
              <w:right w:val="nil"/>
              <w:insideH w:val="nil"/>
              <w:insideV w:val="nil"/>
            </w:tcBorders>
            <w:tcMar>
              <w:left w:type="dxa" w:w="102"/>
              <w:right w:type="dxa" w:w="102"/>
            </w:tcMar>
            <w:tcPrChange w:id="10002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5" w:author="Codex" w:date="2026-10-05T14:02:24Z"/>
        </w:trPr>
        <w:tc>
          <w:tcPr>
            <w:tcW w:w="0" w:type="auto"/>
            <w:tcBorders>
              <w:top w:val="nil"/>
              <w:left w:val="nil"/>
              <w:bottom w:val="nil"/>
              <w:right w:val="nil"/>
              <w:insideH w:val="nil"/>
              <w:insideV w:val="nil"/>
            </w:tcBorders>
            <w:tcMar>
              <w:left w:type="dxa" w:w="102"/>
              <w:right w:type="dxa" w:w="102"/>
            </w:tcMar>
            <w:tcPrChange w:id="10002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Change w:id="10002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Change w:id="10002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4.406067</w:t>
            </w:r>
          </w:p>
        </w:tc>
        <w:tc>
          <w:tcPr>
            <w:tcW w:w="0" w:type="auto"/>
            <w:tcBorders>
              <w:top w:val="nil"/>
              <w:left w:val="nil"/>
              <w:bottom w:val="nil"/>
              <w:right w:val="nil"/>
              <w:insideH w:val="nil"/>
              <w:insideV w:val="nil"/>
            </w:tcBorders>
            <w:tcMar>
              <w:left w:type="dxa" w:w="102"/>
              <w:right w:type="dxa" w:w="102"/>
            </w:tcMar>
            <w:tcPrChange w:id="10002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0.3483</w:t>
            </w:r>
          </w:p>
        </w:tc>
        <w:tc>
          <w:tcPr>
            <w:tcW w:w="0" w:type="auto"/>
            <w:tcBorders>
              <w:top w:val="nil"/>
              <w:left w:val="nil"/>
              <w:bottom w:val="nil"/>
              <w:right w:val="nil"/>
              <w:insideH w:val="nil"/>
              <w:insideV w:val="nil"/>
            </w:tcBorders>
            <w:tcMar>
              <w:left w:type="dxa" w:w="102"/>
              <w:right w:type="dxa" w:w="102"/>
            </w:tcMar>
            <w:tcPrChange w:id="10002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6" w:author="Codex" w:date="2026-10-05T14:02:24Z"/>
        </w:trPr>
        <w:tc>
          <w:tcPr>
            <w:tcW w:w="0" w:type="auto"/>
            <w:tcBorders>
              <w:top w:val="nil"/>
              <w:left w:val="nil"/>
              <w:bottom w:val="nil"/>
              <w:right w:val="nil"/>
              <w:insideH w:val="nil"/>
              <w:insideV w:val="nil"/>
            </w:tcBorders>
            <w:tcMar>
              <w:left w:type="dxa" w:w="102"/>
              <w:right w:type="dxa" w:w="102"/>
            </w:tcMar>
            <w:tcPrChange w:id="10002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Change w:id="10002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Change w:id="10002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-4.578857</w:t>
            </w:r>
          </w:p>
        </w:tc>
        <w:tc>
          <w:tcPr>
            <w:tcW w:w="0" w:type="auto"/>
            <w:tcBorders>
              <w:top w:val="nil"/>
              <w:left w:val="nil"/>
              <w:bottom w:val="nil"/>
              <w:right w:val="nil"/>
              <w:insideH w:val="nil"/>
              <w:insideV w:val="nil"/>
            </w:tcBorders>
            <w:tcMar>
              <w:left w:type="dxa" w:w="102"/>
              <w:right w:type="dxa" w:w="102"/>
            </w:tcMar>
            <w:tcPrChange w:id="10002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2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0.9502</w:t>
            </w:r>
          </w:p>
        </w:tc>
        <w:tc>
          <w:tcPr>
            <w:tcW w:w="0" w:type="auto"/>
            <w:tcBorders>
              <w:top w:val="nil"/>
              <w:left w:val="nil"/>
              <w:bottom w:val="nil"/>
              <w:right w:val="nil"/>
              <w:insideH w:val="nil"/>
              <w:insideV w:val="nil"/>
            </w:tcBorders>
            <w:tcMar>
              <w:left w:type="dxa" w:w="102"/>
              <w:right w:type="dxa" w:w="102"/>
            </w:tcMar>
            <w:tcPrChange w:id="10002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7" w:author="Codex" w:date="2026-10-05T14:02:24Z"/>
        </w:trPr>
        <w:tc>
          <w:tcPr>
            <w:tcW w:w="0" w:type="auto"/>
            <w:tcBorders>
              <w:top w:val="nil"/>
              <w:left w:val="nil"/>
              <w:bottom w:val="nil"/>
              <w:right w:val="nil"/>
              <w:insideH w:val="nil"/>
              <w:insideV w:val="nil"/>
            </w:tcBorders>
            <w:tcMar>
              <w:left w:type="dxa" w:w="102"/>
              <w:right w:type="dxa" w:w="102"/>
            </w:tcMar>
            <w:tcPrChange w:id="10002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Change w:id="10002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绝对收入→本人满意度→支持</w:t>
            </w:r>
          </w:p>
        </w:tc>
        <w:tc>
          <w:tcPr>
            <w:tcW w:w="0" w:type="auto"/>
            <w:tcBorders>
              <w:top w:val="nil"/>
              <w:left w:val="nil"/>
              <w:bottom w:val="nil"/>
              <w:right w:val="nil"/>
              <w:insideH w:val="nil"/>
              <w:insideV w:val="nil"/>
            </w:tcBorders>
            <w:tcMar>
              <w:left w:type="dxa" w:w="102"/>
              <w:right w:type="dxa" w:w="102"/>
            </w:tcMar>
            <w:tcPrChange w:id="10002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0.000500</w:t>
            </w:r>
          </w:p>
        </w:tc>
        <w:tc>
          <w:tcPr>
            <w:tcW w:w="0" w:type="auto"/>
            <w:tcBorders>
              <w:top w:val="nil"/>
              <w:left w:val="nil"/>
              <w:bottom w:val="nil"/>
              <w:right w:val="nil"/>
              <w:insideH w:val="nil"/>
              <w:insideV w:val="nil"/>
            </w:tcBorders>
            <w:tcMar>
              <w:left w:type="dxa" w:w="102"/>
              <w:right w:type="dxa" w:w="102"/>
            </w:tcMar>
            <w:tcPrChange w:id="10002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0.9552</w:t>
            </w:r>
          </w:p>
        </w:tc>
        <w:tc>
          <w:tcPr>
            <w:tcW w:w="0" w:type="auto"/>
            <w:tcBorders>
              <w:top w:val="nil"/>
              <w:left w:val="nil"/>
              <w:bottom w:val="nil"/>
              <w:right w:val="nil"/>
              <w:insideH w:val="nil"/>
              <w:insideV w:val="nil"/>
            </w:tcBorders>
            <w:tcMar>
              <w:left w:type="dxa" w:w="102"/>
              <w:right w:type="dxa" w:w="102"/>
            </w:tcMar>
            <w:tcPrChange w:id="10002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8" w:author="Codex" w:date="2026-10-05T14:02:24Z"/>
        </w:trPr>
        <w:tc>
          <w:tcPr>
            <w:tcW w:w="0" w:type="auto"/>
            <w:tcBorders>
              <w:top w:val="nil"/>
              <w:left w:val="nil"/>
              <w:bottom w:val="nil"/>
              <w:right w:val="nil"/>
              <w:insideH w:val="nil"/>
              <w:insideV w:val="nil"/>
            </w:tcBorders>
            <w:tcMar>
              <w:left w:type="dxa" w:w="102"/>
              <w:right w:type="dxa" w:w="102"/>
            </w:tcMar>
            <w:tcPrChange w:id="10002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Change w:id="10002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绝对收入→配偶满意度→支持</w:t>
            </w:r>
          </w:p>
        </w:tc>
        <w:tc>
          <w:tcPr>
            <w:tcW w:w="0" w:type="auto"/>
            <w:tcBorders>
              <w:top w:val="nil"/>
              <w:left w:val="nil"/>
              <w:bottom w:val="nil"/>
              <w:right w:val="nil"/>
              <w:insideH w:val="nil"/>
              <w:insideV w:val="nil"/>
            </w:tcBorders>
            <w:tcMar>
              <w:left w:type="dxa" w:w="102"/>
              <w:right w:type="dxa" w:w="102"/>
            </w:tcMar>
            <w:tcPrChange w:id="10002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0.023921</w:t>
            </w:r>
          </w:p>
        </w:tc>
        <w:tc>
          <w:tcPr>
            <w:tcW w:w="0" w:type="auto"/>
            <w:tcBorders>
              <w:top w:val="nil"/>
              <w:left w:val="nil"/>
              <w:bottom w:val="nil"/>
              <w:right w:val="nil"/>
              <w:insideH w:val="nil"/>
              <w:insideV w:val="nil"/>
            </w:tcBorders>
            <w:tcMar>
              <w:left w:type="dxa" w:w="102"/>
              <w:right w:type="dxa" w:w="102"/>
            </w:tcMar>
            <w:tcPrChange w:id="10002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0.4527</w:t>
            </w:r>
          </w:p>
        </w:tc>
        <w:tc>
          <w:tcPr>
            <w:tcW w:w="0" w:type="auto"/>
            <w:tcBorders>
              <w:top w:val="nil"/>
              <w:left w:val="nil"/>
              <w:bottom w:val="nil"/>
              <w:right w:val="nil"/>
              <w:insideH w:val="nil"/>
              <w:insideV w:val="nil"/>
            </w:tcBorders>
            <w:tcMar>
              <w:left w:type="dxa" w:w="102"/>
              <w:right w:type="dxa" w:w="102"/>
            </w:tcMar>
            <w:tcPrChange w:id="10002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9" w:author="Codex" w:date="2026-10-05T14:02:24Z"/>
        </w:trPr>
        <w:tc>
          <w:tcPr>
            <w:tcW w:w="0" w:type="auto"/>
            <w:tcBorders>
              <w:top w:val="nil"/>
              <w:left w:val="nil"/>
              <w:bottom w:val="nil"/>
              <w:right w:val="nil"/>
              <w:insideH w:val="nil"/>
              <w:insideV w:val="nil"/>
            </w:tcBorders>
            <w:tcMar>
              <w:left w:type="dxa" w:w="102"/>
              <w:right w:type="dxa" w:w="102"/>
            </w:tcMar>
            <w:tcPrChange w:id="10002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Change w:id="10002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绝对收入→配偶经济满意度→支持</w:t>
            </w:r>
          </w:p>
        </w:tc>
        <w:tc>
          <w:tcPr>
            <w:tcW w:w="0" w:type="auto"/>
            <w:tcBorders>
              <w:top w:val="nil"/>
              <w:left w:val="nil"/>
              <w:bottom w:val="nil"/>
              <w:right w:val="nil"/>
              <w:insideH w:val="nil"/>
              <w:insideV w:val="nil"/>
            </w:tcBorders>
            <w:tcMar>
              <w:left w:type="dxa" w:w="102"/>
              <w:right w:type="dxa" w:w="102"/>
            </w:tcMar>
            <w:tcPrChange w:id="10002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0.017525</w:t>
            </w:r>
          </w:p>
        </w:tc>
        <w:tc>
          <w:tcPr>
            <w:tcW w:w="0" w:type="auto"/>
            <w:tcBorders>
              <w:top w:val="nil"/>
              <w:left w:val="nil"/>
              <w:bottom w:val="nil"/>
              <w:right w:val="nil"/>
              <w:insideH w:val="nil"/>
              <w:insideV w:val="nil"/>
            </w:tcBorders>
            <w:tcMar>
              <w:left w:type="dxa" w:w="102"/>
              <w:right w:type="dxa" w:w="102"/>
            </w:tcMar>
            <w:tcPrChange w:id="10002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0.4826</w:t>
            </w:r>
          </w:p>
        </w:tc>
        <w:tc>
          <w:tcPr>
            <w:tcW w:w="0" w:type="auto"/>
            <w:tcBorders>
              <w:top w:val="nil"/>
              <w:left w:val="nil"/>
              <w:bottom w:val="nil"/>
              <w:right w:val="nil"/>
              <w:insideH w:val="nil"/>
              <w:insideV w:val="nil"/>
            </w:tcBorders>
            <w:tcMar>
              <w:left w:type="dxa" w:w="102"/>
              <w:right w:type="dxa" w:w="102"/>
            </w:tcMar>
            <w:tcPrChange w:id="10002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0" w:author="Codex" w:date="2026-10-05T14:02:24Z"/>
        </w:trPr>
        <w:tc>
          <w:tcPr>
            <w:tcW w:w="0" w:type="auto"/>
            <w:tcBorders>
              <w:top w:val="nil"/>
              <w:left w:val="nil"/>
              <w:bottom w:val="nil"/>
              <w:right w:val="nil"/>
              <w:insideH w:val="nil"/>
              <w:insideV w:val="nil"/>
            </w:tcBorders>
            <w:tcMar>
              <w:left w:type="dxa" w:w="102"/>
              <w:right w:type="dxa" w:w="102"/>
            </w:tcMar>
            <w:tcPrChange w:id="10002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Change w:id="10002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相对收入跨越→配偶经济满意度→支持</w:t>
            </w:r>
          </w:p>
        </w:tc>
        <w:tc>
          <w:tcPr>
            <w:tcW w:w="0" w:type="auto"/>
            <w:tcBorders>
              <w:top w:val="nil"/>
              <w:left w:val="nil"/>
              <w:bottom w:val="nil"/>
              <w:right w:val="nil"/>
              <w:insideH w:val="nil"/>
              <w:insideV w:val="nil"/>
            </w:tcBorders>
            <w:tcMar>
              <w:left w:type="dxa" w:w="102"/>
              <w:right w:type="dxa" w:w="102"/>
            </w:tcMar>
            <w:tcPrChange w:id="10002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0.090680</w:t>
            </w:r>
          </w:p>
        </w:tc>
        <w:tc>
          <w:tcPr>
            <w:tcW w:w="0" w:type="auto"/>
            <w:tcBorders>
              <w:top w:val="nil"/>
              <w:left w:val="nil"/>
              <w:bottom w:val="nil"/>
              <w:right w:val="nil"/>
              <w:insideH w:val="nil"/>
              <w:insideV w:val="nil"/>
            </w:tcBorders>
            <w:tcMar>
              <w:left w:type="dxa" w:w="102"/>
              <w:right w:type="dxa" w:w="102"/>
            </w:tcMar>
            <w:tcPrChange w:id="10002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0.3284</w:t>
            </w:r>
          </w:p>
        </w:tc>
        <w:tc>
          <w:tcPr>
            <w:tcW w:w="0" w:type="auto"/>
            <w:tcBorders>
              <w:top w:val="nil"/>
              <w:left w:val="nil"/>
              <w:bottom w:val="nil"/>
              <w:right w:val="nil"/>
              <w:insideH w:val="nil"/>
              <w:insideV w:val="nil"/>
            </w:tcBorders>
            <w:tcMar>
              <w:left w:type="dxa" w:w="102"/>
              <w:right w:type="dxa" w:w="102"/>
            </w:tcMar>
            <w:tcPrChange w:id="10002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1" w:author="Codex" w:date="2026-10-05T14:02:24Z"/>
        </w:trPr>
        <w:tc>
          <w:tcPr>
            <w:tcW w:w="0" w:type="auto"/>
            <w:tcBorders>
              <w:top w:val="nil"/>
              <w:left w:val="nil"/>
              <w:bottom w:val="nil"/>
              <w:right w:val="nil"/>
              <w:insideH w:val="nil"/>
              <w:insideV w:val="nil"/>
            </w:tcBorders>
            <w:tcMar>
              <w:left w:type="dxa" w:w="102"/>
              <w:right w:type="dxa" w:w="102"/>
            </w:tcMar>
            <w:tcPrChange w:id="10002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Change w:id="10002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三波本人满意度间接对比</w:t>
            </w:r>
          </w:p>
        </w:tc>
        <w:tc>
          <w:tcPr>
            <w:tcW w:w="0" w:type="auto"/>
            <w:tcBorders>
              <w:top w:val="nil"/>
              <w:left w:val="nil"/>
              <w:bottom w:val="nil"/>
              <w:right w:val="nil"/>
              <w:insideH w:val="nil"/>
              <w:insideV w:val="nil"/>
            </w:tcBorders>
            <w:tcMar>
              <w:left w:type="dxa" w:w="102"/>
              <w:right w:type="dxa" w:w="102"/>
            </w:tcMar>
            <w:tcPrChange w:id="10002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-0.012637</w:t>
            </w:r>
          </w:p>
        </w:tc>
        <w:tc>
          <w:tcPr>
            <w:tcW w:w="0" w:type="auto"/>
            <w:tcBorders>
              <w:top w:val="nil"/>
              <w:left w:val="nil"/>
              <w:bottom w:val="nil"/>
              <w:right w:val="nil"/>
              <w:insideH w:val="nil"/>
              <w:insideV w:val="nil"/>
            </w:tcBorders>
            <w:tcMar>
              <w:left w:type="dxa" w:w="102"/>
              <w:right w:type="dxa" w:w="102"/>
            </w:tcMar>
            <w:tcPrChange w:id="10002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0.7612</w:t>
            </w:r>
          </w:p>
        </w:tc>
        <w:tc>
          <w:tcPr>
            <w:tcW w:w="0" w:type="auto"/>
            <w:tcBorders>
              <w:top w:val="nil"/>
              <w:left w:val="nil"/>
              <w:bottom w:val="nil"/>
              <w:right w:val="nil"/>
              <w:insideH w:val="nil"/>
              <w:insideV w:val="nil"/>
            </w:tcBorders>
            <w:tcMar>
              <w:left w:type="dxa" w:w="102"/>
              <w:right w:type="dxa" w:w="102"/>
            </w:tcMar>
            <w:tcPrChange w:id="10002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Change w:id="10002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2"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26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Change w:id="100026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三波配偶满意度间接对比</w:t>
            </w:r>
          </w:p>
        </w:tc>
        <w:tc>
          <w:tcPr>
            <w:tcW w:w="0" w:type="auto"/>
            <w:tcBorders>
              <w:top w:val="nil"/>
              <w:left w:val="nil"/>
              <w:bottom w:val="single" w:sz="12" w:color="000000"/>
              <w:right w:val="nil"/>
              <w:insideH w:val="nil"/>
              <w:insideV w:val="nil"/>
            </w:tcBorders>
            <w:tcMar>
              <w:left w:type="dxa" w:w="102"/>
              <w:right w:type="dxa" w:w="102"/>
            </w:tcMar>
            <w:tcPrChange w:id="100026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0.063236</w:t>
            </w:r>
          </w:p>
        </w:tc>
        <w:tc>
          <w:tcPr>
            <w:tcW w:w="0" w:type="auto"/>
            <w:tcBorders>
              <w:top w:val="nil"/>
              <w:left w:val="nil"/>
              <w:bottom w:val="single" w:sz="12" w:color="000000"/>
              <w:right w:val="nil"/>
              <w:insideH w:val="nil"/>
              <w:insideV w:val="nil"/>
            </w:tcBorders>
            <w:tcMar>
              <w:left w:type="dxa" w:w="102"/>
              <w:right w:type="dxa" w:w="102"/>
            </w:tcMar>
            <w:tcPrChange w:id="100027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271"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single" w:sz="12" w:color="000000"/>
              <w:right w:val="nil"/>
              <w:insideH w:val="nil"/>
              <w:insideV w:val="nil"/>
            </w:tcBorders>
            <w:tcMar>
              <w:left w:type="dxa" w:w="102"/>
              <w:right w:type="dxa" w:w="102"/>
            </w:tcMar>
            <w:tcPrChange w:id="100027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0.4428</w:t>
            </w:r>
          </w:p>
        </w:tc>
        <w:tc>
          <w:tcPr>
            <w:tcW w:w="0" w:type="auto"/>
            <w:tcBorders>
              <w:top w:val="nil"/>
              <w:left w:val="nil"/>
              <w:bottom w:val="single" w:sz="12" w:color="000000"/>
              <w:right w:val="nil"/>
              <w:insideH w:val="nil"/>
              <w:insideV w:val="nil"/>
            </w:tcBorders>
            <w:tcMar>
              <w:left w:type="dxa" w:w="102"/>
              <w:right w:type="dxa" w:w="102"/>
            </w:tcMar>
            <w:tcPrChange w:id="100027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single" w:sz="12" w:color="000000"/>
              <w:right w:val="nil"/>
              <w:insideH w:val="nil"/>
              <w:insideV w:val="nil"/>
            </w:tcBorders>
            <w:tcMar>
              <w:left w:type="dxa" w:w="102"/>
              <w:right w:type="dxa" w:w="102"/>
            </w:tcMar>
            <w:tcPrChange w:id="100027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single" w:sz="12" w:color="000000"/>
              <w:right w:val="nil"/>
              <w:insideH w:val="nil"/>
              <w:insideV w:val="nil"/>
            </w:tcBorders>
            <w:tcMar>
              <w:left w:type="dxa" w:w="102"/>
              <w:right w:type="dxa" w:w="102"/>
            </w:tcMar>
            <w:tcPrChange w:id="1000275"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3" w:author="Codex" w:date="2026-10-05T14:02:24Z"/>
          <w:rFonts w:ascii="Times New Roman" w:hAnsi="Times New Roman" w:cs="Times New Roman" w:eastAsia="SimSun"/>
          <w:sz w:val="21"/>
          <w:szCs w:val="21"/>
        </w:rPr>
      </w:pPr>
      <w:ins w:id="84" w:author="Codex" w:date="2026-10-05T14:02:24Z">
        <w:r>
          <w:rPr>
            <w:rFonts w:ascii="Times New Roman" w:hAnsi="Times New Roman" w:cs="Times New Roman" w:eastAsia="SimSun"/>
            <w:sz w:val="21"/>
            <w:szCs w:val="21"/>
          </w:rPr>
          <w:t>A/B报告满意度5分相对于≤3分的收入效应差，4分单独保留；B使用两部分模型合成的总体平均支持金额，不是正值人群条件金额。C/D报告模型化间接概率对比，不自动赋予自然间接效应的因果识别。</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5" w:author="Codex" w:date="2026-10-05T14:02:24Z"/>
          <w:rFonts w:ascii="Times New Roman" w:hAnsi="Times New Roman" w:cs="Times New Roman" w:eastAsia="SimSun"/>
          <w:sz w:val="21"/>
          <w:szCs w:val="21"/>
        </w:rPr>
      </w:pPr>
      <w:ins w:id="86" w:author="Codex" w:date="2026-10-05T14:02:24Z">
        <w:r>
          <w:rPr>
            <w:rFonts w:ascii="Times New Roman" w:hAnsi="Times New Roman" w:cs="Times New Roman" w:eastAsia="SimSun"/>
            <w:sz w:val="21"/>
            <w:szCs w:val="21"/>
          </w:rPr>
          <w:t>B1的195/200有效抽样未达到98%门槛，诊断p=0.214286不作正常主推断。原金额模型失败与概率部分分开处理：只恢复原抽样计划中被连带丢弃的概率结果，未新增抽样、未按结果更换模型。</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7" w:author="Codex" w:date="2026-10-05T14:02:24Z"/>
          <w:rFonts w:ascii="Times New Roman" w:hAnsi="Times New Roman" w:cs="Times New Roman" w:eastAsia="SimSun"/>
          <w:sz w:val="21"/>
          <w:szCs w:val="21"/>
        </w:rPr>
      </w:pPr>
      <w:ins w:id="88" w:author="Codex" w:date="2026-10-05T14:02:24Z">
        <w:r>
          <w:rPr>
            <w:rFonts w:ascii="Times New Roman" w:hAnsi="Times New Roman" w:cs="Times New Roman" w:eastAsia="SimSun"/>
            <w:sz w:val="21"/>
            <w:szCs w:val="21"/>
          </w:rPr>
          <w:t>全族校正仅描述本批探索，不能消除此前自适应规格选择。尾概率Monte Carlo区间不是效应置信区间；效应区间及样本/簇数已从对应保存对象汇入下表，未借用旧表。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9" w:author="Codex" w:date="2026-10-05T14:02:24Z"/>
          <w:rFonts w:ascii="Times New Roman" w:hAnsi="Times New Roman" w:cs="Times New Roman" w:eastAsia="SimSun"/>
          <w:sz w:val="21"/>
          <w:szCs w:val="21"/>
        </w:rPr>
      </w:pPr>
      <w:ins w:id="90" w:author="Codex" w:date="2026-10-05T14:02:24Z">
        <w:r>
          <w:rPr>
            <w:rFonts w:ascii="Times New Roman" w:hAnsi="Times New Roman" w:cs="Times New Roman" w:eastAsia="SimSun"/>
            <w:b/>
            <w:sz w:val="21"/>
            <w:szCs w:val="21"/>
          </w:rPr>
          <w:t>新14项样本与效应区间</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91" w:author="Codex" w:date="2026-10-05T14:02:24Z"/>
          <w:rFonts w:ascii="Times New Roman" w:hAnsi="Times New Roman" w:cs="Times New Roman" w:eastAsia="SimSun"/>
          <w:sz w:val="21"/>
          <w:szCs w:val="21"/>
        </w:rPr>
      </w:pPr>
      <w:ins w:id="92" w:author="Codex" w:date="2026-10-05T14:02:24Z">
        <w:r>
          <w:rPr>
            <w:rFonts w:ascii="Times New Roman" w:hAnsi="Times New Roman" w:cs="Times New Roman" w:eastAsia="SimSun"/>
            <w:sz w:val="21"/>
            <w:szCs w:val="21"/>
          </w:rPr>
          <w:t>区间来自同一冻结规格的保存抽样；以下为登记的中心化检验反演区间。函数不证明检验校准或因果识别，B200区间仍有蒙特卡洛误差。B1不发布正常推断区间。</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93" w:author="Codex" w:date="2026-10-05T14:02:24Z"/>
          <w:rFonts w:ascii="Times New Roman" w:hAnsi="Times New Roman" w:cs="Times New Roman" w:eastAsia="KaiTi"/>
          <w:b w:val="0"/>
          <w:bCs w:val="0"/>
          <w:sz w:val="21"/>
          <w:szCs w:val="21"/>
        </w:rPr>
      </w:pPr>
      <w:ins w:id="94" w:author="Codex" w:date="2026-10-05T14:02:24Z">
        <w:r>
          <w:rPr>
            <w:rFonts w:ascii="Times New Roman" w:hAnsi="Times New Roman" w:cs="Times New Roman" w:eastAsia="KaiTi"/>
            <w:b w:val="0"/>
            <w:bCs w:val="0"/>
            <w:sz w:val="21"/>
            <w:szCs w:val="21"/>
          </w:rPr>
          <w:t>表D.3 新14项主检验的样本规模与区间</w:t>
        </w:r>
      </w:ins>
    </w:p>
    <w:tbl>
      <w:tblPr>
        <w:tblW w:w="0" w:type="auto"/>
        <w:tblBorders>
          <w:top w:val="single" w:sz="12" w:color="000000"/>
          <w:left w:val="nil"/>
          <w:bottom w:val="single" w:sz="12" w:color="000000"/>
          <w:right w:val="nil"/>
          <w:insideH w:val="nil"/>
          <w:insideV w:val="nil"/>
        </w:tblBorders>
        <w:tblPrChange w:id="8447" w:author="Codex" w:date="2026-10-05T16:32:41.313017+00:00">
          <w:tblPr>
            <w:tblW w:w="0" w:type="auto"/>
            <w:tblLayout w:type="autofit"/>
          </w:tblPr>
        </w:tblPrChange>
      </w:tblPr>
      <w:tblGrid>
        <w:gridCol w:w="624"/>
        <w:gridCol w:w="834"/>
        <w:gridCol w:w="624"/>
        <w:gridCol w:w="957"/>
        <w:gridCol w:w="2304"/>
        <w:gridCol w:w="834"/>
        <w:tblGridChange w:id="1000276">
          <w:tblGrid>
            <w:gridCol w:w="1466"/>
            <w:gridCol w:w="1466"/>
            <w:gridCol w:w="1466"/>
            <w:gridCol w:w="1466"/>
            <w:gridCol w:w="1466"/>
            <w:gridCol w:w="1466"/>
          </w:tblGrid>
        </w:tblGridChange>
      </w:tblGrid>
      <w:tr>
        <w:trPr>
          <w:cantSplit/>
          <w:tblHeader/>
          <w:ins w:id="95"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27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278"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2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2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点估计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2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28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r>
      <w:tr>
        <w:trPr>
          <w:cantSplit/>
          <w:ins w:id="96" w:author="Codex" w:date="2026-10-05T14:02:24Z"/>
        </w:trPr>
        <w:tc>
          <w:tcPr>
            <w:tcW w:w="0" w:type="auto"/>
            <w:tcBorders>
              <w:top w:val="nil"/>
              <w:left w:val="nil"/>
              <w:bottom w:val="nil"/>
              <w:right w:val="nil"/>
              <w:insideH w:val="nil"/>
              <w:insideV w:val="nil"/>
            </w:tcBorders>
            <w:tcMar>
              <w:left w:type="dxa" w:w="102"/>
              <w:right w:type="dxa" w:w="102"/>
            </w:tcMar>
            <w:tcPrChange w:id="10002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Change w:id="10002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Change w:id="10002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[-10.3341, 1.9135]</w:t>
            </w:r>
          </w:p>
        </w:tc>
        <w:tc>
          <w:tcPr>
            <w:tcW w:w="0" w:type="auto"/>
            <w:tcBorders>
              <w:top w:val="nil"/>
              <w:left w:val="nil"/>
              <w:bottom w:val="nil"/>
              <w:right w:val="nil"/>
              <w:insideH w:val="nil"/>
              <w:insideV w:val="nil"/>
            </w:tcBorders>
            <w:tcMar>
              <w:left w:type="dxa" w:w="102"/>
              <w:right w:type="dxa" w:w="102"/>
            </w:tcMar>
            <w:tcPrChange w:id="10002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97" w:author="Codex" w:date="2026-10-05T14:02:24Z"/>
        </w:trPr>
        <w:tc>
          <w:tcPr>
            <w:tcW w:w="0" w:type="auto"/>
            <w:tcBorders>
              <w:top w:val="nil"/>
              <w:left w:val="nil"/>
              <w:bottom w:val="nil"/>
              <w:right w:val="nil"/>
              <w:insideH w:val="nil"/>
              <w:insideV w:val="nil"/>
            </w:tcBorders>
            <w:tcMar>
              <w:left w:type="dxa" w:w="102"/>
              <w:right w:type="dxa" w:w="102"/>
            </w:tcMar>
            <w:tcPrChange w:id="10002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Change w:id="10002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w:t>
            </w:r>
          </w:p>
        </w:tc>
        <w:tc>
          <w:tcPr>
            <w:tcW w:w="0" w:type="auto"/>
            <w:tcBorders>
              <w:top w:val="nil"/>
              <w:left w:val="nil"/>
              <w:bottom w:val="nil"/>
              <w:right w:val="nil"/>
              <w:insideH w:val="nil"/>
              <w:insideV w:val="nil"/>
            </w:tcBorders>
            <w:tcMar>
              <w:left w:type="dxa" w:w="102"/>
              <w:right w:type="dxa" w:w="102"/>
            </w:tcMar>
            <w:tcPrChange w:id="10002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不发布：有效抽样不足</w:t>
            </w:r>
          </w:p>
        </w:tc>
        <w:tc>
          <w:tcPr>
            <w:tcW w:w="0" w:type="auto"/>
            <w:tcBorders>
              <w:top w:val="nil"/>
              <w:left w:val="nil"/>
              <w:bottom w:val="nil"/>
              <w:right w:val="nil"/>
              <w:insideH w:val="nil"/>
              <w:insideV w:val="nil"/>
            </w:tcBorders>
            <w:tcMar>
              <w:left w:type="dxa" w:w="102"/>
              <w:right w:type="dxa" w:w="102"/>
            </w:tcMar>
            <w:tcPrChange w:id="10002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98" w:author="Codex" w:date="2026-10-05T14:02:24Z"/>
        </w:trPr>
        <w:tc>
          <w:tcPr>
            <w:tcW w:w="0" w:type="auto"/>
            <w:tcBorders>
              <w:top w:val="nil"/>
              <w:left w:val="nil"/>
              <w:bottom w:val="nil"/>
              <w:right w:val="nil"/>
              <w:insideH w:val="nil"/>
              <w:insideV w:val="nil"/>
            </w:tcBorders>
            <w:tcMar>
              <w:left w:type="dxa" w:w="102"/>
              <w:right w:type="dxa" w:w="102"/>
            </w:tcMar>
            <w:tcPrChange w:id="10002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Change w:id="10002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Change w:id="10002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[-7.6826, 5.0502]</w:t>
            </w:r>
          </w:p>
        </w:tc>
        <w:tc>
          <w:tcPr>
            <w:tcW w:w="0" w:type="auto"/>
            <w:tcBorders>
              <w:top w:val="nil"/>
              <w:left w:val="nil"/>
              <w:bottom w:val="nil"/>
              <w:right w:val="nil"/>
              <w:insideH w:val="nil"/>
              <w:insideV w:val="nil"/>
            </w:tcBorders>
            <w:tcMar>
              <w:left w:type="dxa" w:w="102"/>
              <w:right w:type="dxa" w:w="102"/>
            </w:tcMar>
            <w:tcPrChange w:id="10003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99" w:author="Codex" w:date="2026-10-05T14:02:24Z"/>
        </w:trPr>
        <w:tc>
          <w:tcPr>
            <w:tcW w:w="0" w:type="auto"/>
            <w:tcBorders>
              <w:top w:val="nil"/>
              <w:left w:val="nil"/>
              <w:bottom w:val="nil"/>
              <w:right w:val="nil"/>
              <w:insideH w:val="nil"/>
              <w:insideV w:val="nil"/>
            </w:tcBorders>
            <w:tcMar>
              <w:left w:type="dxa" w:w="102"/>
              <w:right w:type="dxa" w:w="102"/>
            </w:tcMar>
            <w:tcPrChange w:id="10003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Change w:id="10003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3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3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-33.0299</w:t>
            </w:r>
          </w:p>
        </w:tc>
        <w:tc>
          <w:tcPr>
            <w:tcW w:w="0" w:type="auto"/>
            <w:tcBorders>
              <w:top w:val="nil"/>
              <w:left w:val="nil"/>
              <w:bottom w:val="nil"/>
              <w:right w:val="nil"/>
              <w:insideH w:val="nil"/>
              <w:insideV w:val="nil"/>
            </w:tcBorders>
            <w:tcMar>
              <w:left w:type="dxa" w:w="102"/>
              <w:right w:type="dxa" w:w="102"/>
            </w:tcMar>
            <w:tcPrChange w:id="10003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[-107.5706, 41.5108]</w:t>
            </w:r>
          </w:p>
        </w:tc>
        <w:tc>
          <w:tcPr>
            <w:tcW w:w="0" w:type="auto"/>
            <w:tcBorders>
              <w:top w:val="nil"/>
              <w:left w:val="nil"/>
              <w:bottom w:val="nil"/>
              <w:right w:val="nil"/>
              <w:insideH w:val="nil"/>
              <w:insideV w:val="nil"/>
            </w:tcBorders>
            <w:tcMar>
              <w:left w:type="dxa" w:w="102"/>
              <w:right w:type="dxa" w:w="102"/>
            </w:tcMar>
            <w:tcPrChange w:id="10003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0" w:author="Codex" w:date="2026-10-05T14:02:24Z"/>
        </w:trPr>
        <w:tc>
          <w:tcPr>
            <w:tcW w:w="0" w:type="auto"/>
            <w:tcBorders>
              <w:top w:val="nil"/>
              <w:left w:val="nil"/>
              <w:bottom w:val="nil"/>
              <w:right w:val="nil"/>
              <w:insideH w:val="nil"/>
              <w:insideV w:val="nil"/>
            </w:tcBorders>
            <w:tcMar>
              <w:left w:type="dxa" w:w="102"/>
              <w:right w:type="dxa" w:w="102"/>
            </w:tcMar>
            <w:tcPrChange w:id="10003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Change w:id="10003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Change w:id="10003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[-12.2258, 6.7774]</w:t>
            </w:r>
          </w:p>
        </w:tc>
        <w:tc>
          <w:tcPr>
            <w:tcW w:w="0" w:type="auto"/>
            <w:tcBorders>
              <w:top w:val="nil"/>
              <w:left w:val="nil"/>
              <w:bottom w:val="nil"/>
              <w:right w:val="nil"/>
              <w:insideH w:val="nil"/>
              <w:insideV w:val="nil"/>
            </w:tcBorders>
            <w:tcMar>
              <w:left w:type="dxa" w:w="102"/>
              <w:right w:type="dxa" w:w="102"/>
            </w:tcMar>
            <w:tcPrChange w:id="10003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1" w:author="Codex" w:date="2026-10-05T14:02:24Z"/>
        </w:trPr>
        <w:tc>
          <w:tcPr>
            <w:tcW w:w="0" w:type="auto"/>
            <w:tcBorders>
              <w:top w:val="nil"/>
              <w:left w:val="nil"/>
              <w:bottom w:val="nil"/>
              <w:right w:val="nil"/>
              <w:insideH w:val="nil"/>
              <w:insideV w:val="nil"/>
            </w:tcBorders>
            <w:tcMar>
              <w:left w:type="dxa" w:w="102"/>
              <w:right w:type="dxa" w:w="102"/>
            </w:tcMar>
            <w:tcPrChange w:id="10003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Change w:id="10003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-27.6825</w:t>
            </w:r>
          </w:p>
        </w:tc>
        <w:tc>
          <w:tcPr>
            <w:tcW w:w="0" w:type="auto"/>
            <w:tcBorders>
              <w:top w:val="nil"/>
              <w:left w:val="nil"/>
              <w:bottom w:val="nil"/>
              <w:right w:val="nil"/>
              <w:insideH w:val="nil"/>
              <w:insideV w:val="nil"/>
            </w:tcBorders>
            <w:tcMar>
              <w:left w:type="dxa" w:w="102"/>
              <w:right w:type="dxa" w:w="102"/>
            </w:tcMar>
            <w:tcPrChange w:id="10003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[-97.3236, 41.9587]</w:t>
            </w:r>
          </w:p>
        </w:tc>
        <w:tc>
          <w:tcPr>
            <w:tcW w:w="0" w:type="auto"/>
            <w:tcBorders>
              <w:top w:val="nil"/>
              <w:left w:val="nil"/>
              <w:bottom w:val="nil"/>
              <w:right w:val="nil"/>
              <w:insideH w:val="nil"/>
              <w:insideV w:val="nil"/>
            </w:tcBorders>
            <w:tcMar>
              <w:left w:type="dxa" w:w="102"/>
              <w:right w:type="dxa" w:w="102"/>
            </w:tcMar>
            <w:tcPrChange w:id="10003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2" w:author="Codex" w:date="2026-10-05T14:02:24Z"/>
        </w:trPr>
        <w:tc>
          <w:tcPr>
            <w:tcW w:w="0" w:type="auto"/>
            <w:tcBorders>
              <w:top w:val="nil"/>
              <w:left w:val="nil"/>
              <w:bottom w:val="nil"/>
              <w:right w:val="nil"/>
              <w:insideH w:val="nil"/>
              <w:insideV w:val="nil"/>
            </w:tcBorders>
            <w:tcMar>
              <w:left w:type="dxa" w:w="102"/>
              <w:right w:type="dxa" w:w="102"/>
            </w:tcMar>
            <w:tcPrChange w:id="10003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Change w:id="10003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nil"/>
              <w:right w:val="nil"/>
              <w:insideH w:val="nil"/>
              <w:insideV w:val="nil"/>
            </w:tcBorders>
            <w:tcMar>
              <w:left w:type="dxa" w:w="102"/>
              <w:right w:type="dxa" w:w="102"/>
            </w:tcMar>
            <w:tcPrChange w:id="10003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[-6.0009, 14.8130]</w:t>
            </w:r>
          </w:p>
        </w:tc>
        <w:tc>
          <w:tcPr>
            <w:tcW w:w="0" w:type="auto"/>
            <w:tcBorders>
              <w:top w:val="nil"/>
              <w:left w:val="nil"/>
              <w:bottom w:val="nil"/>
              <w:right w:val="nil"/>
              <w:insideH w:val="nil"/>
              <w:insideV w:val="nil"/>
            </w:tcBorders>
            <w:tcMar>
              <w:left w:type="dxa" w:w="102"/>
              <w:right w:type="dxa" w:w="102"/>
            </w:tcMar>
            <w:tcPrChange w:id="10003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3" w:author="Codex" w:date="2026-10-05T14:02:24Z"/>
        </w:trPr>
        <w:tc>
          <w:tcPr>
            <w:tcW w:w="0" w:type="auto"/>
            <w:tcBorders>
              <w:top w:val="nil"/>
              <w:left w:val="nil"/>
              <w:bottom w:val="nil"/>
              <w:right w:val="nil"/>
              <w:insideH w:val="nil"/>
              <w:insideV w:val="nil"/>
            </w:tcBorders>
            <w:tcMar>
              <w:left w:type="dxa" w:w="102"/>
              <w:right w:type="dxa" w:w="102"/>
            </w:tcMar>
            <w:tcPrChange w:id="10003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Change w:id="10003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-4.5789</w:t>
            </w:r>
          </w:p>
        </w:tc>
        <w:tc>
          <w:tcPr>
            <w:tcW w:w="0" w:type="auto"/>
            <w:tcBorders>
              <w:top w:val="nil"/>
              <w:left w:val="nil"/>
              <w:bottom w:val="nil"/>
              <w:right w:val="nil"/>
              <w:insideH w:val="nil"/>
              <w:insideV w:val="nil"/>
            </w:tcBorders>
            <w:tcMar>
              <w:left w:type="dxa" w:w="102"/>
              <w:right w:type="dxa" w:w="102"/>
            </w:tcMar>
            <w:tcPrChange w:id="10003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[-96.3330, 87.1753]</w:t>
            </w:r>
          </w:p>
        </w:tc>
        <w:tc>
          <w:tcPr>
            <w:tcW w:w="0" w:type="auto"/>
            <w:tcBorders>
              <w:top w:val="nil"/>
              <w:left w:val="nil"/>
              <w:bottom w:val="nil"/>
              <w:right w:val="nil"/>
              <w:insideH w:val="nil"/>
              <w:insideV w:val="nil"/>
            </w:tcBorders>
            <w:tcMar>
              <w:left w:type="dxa" w:w="102"/>
              <w:right w:type="dxa" w:w="102"/>
            </w:tcMar>
            <w:tcPrChange w:id="10003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4" w:author="Codex" w:date="2026-10-05T14:02:24Z"/>
        </w:trPr>
        <w:tc>
          <w:tcPr>
            <w:tcW w:w="0" w:type="auto"/>
            <w:tcBorders>
              <w:top w:val="nil"/>
              <w:left w:val="nil"/>
              <w:bottom w:val="nil"/>
              <w:right w:val="nil"/>
              <w:insideH w:val="nil"/>
              <w:insideV w:val="nil"/>
            </w:tcBorders>
            <w:tcMar>
              <w:left w:type="dxa" w:w="102"/>
              <w:right w:type="dxa" w:w="102"/>
            </w:tcMar>
            <w:tcPrChange w:id="10003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Change w:id="10003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3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3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w:t>
            </w:r>
          </w:p>
        </w:tc>
        <w:tc>
          <w:tcPr>
            <w:tcW w:w="0" w:type="auto"/>
            <w:tcBorders>
              <w:top w:val="nil"/>
              <w:left w:val="nil"/>
              <w:bottom w:val="nil"/>
              <w:right w:val="nil"/>
              <w:insideH w:val="nil"/>
              <w:insideV w:val="nil"/>
            </w:tcBorders>
            <w:tcMar>
              <w:left w:type="dxa" w:w="102"/>
              <w:right w:type="dxa" w:w="102"/>
            </w:tcMar>
            <w:tcPrChange w:id="10003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[-0.0513, 0.0523]</w:t>
            </w:r>
          </w:p>
        </w:tc>
        <w:tc>
          <w:tcPr>
            <w:tcW w:w="0" w:type="auto"/>
            <w:tcBorders>
              <w:top w:val="nil"/>
              <w:left w:val="nil"/>
              <w:bottom w:val="nil"/>
              <w:right w:val="nil"/>
              <w:insideH w:val="nil"/>
              <w:insideV w:val="nil"/>
            </w:tcBorders>
            <w:tcMar>
              <w:left w:type="dxa" w:w="102"/>
              <w:right w:type="dxa" w:w="102"/>
            </w:tcMar>
            <w:tcPrChange w:id="10003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5" w:author="Codex" w:date="2026-10-05T14:02:24Z"/>
        </w:trPr>
        <w:tc>
          <w:tcPr>
            <w:tcW w:w="0" w:type="auto"/>
            <w:tcBorders>
              <w:top w:val="nil"/>
              <w:left w:val="nil"/>
              <w:bottom w:val="nil"/>
              <w:right w:val="nil"/>
              <w:insideH w:val="nil"/>
              <w:insideV w:val="nil"/>
            </w:tcBorders>
            <w:tcMar>
              <w:left w:type="dxa" w:w="102"/>
              <w:right w:type="dxa" w:w="102"/>
            </w:tcMar>
            <w:tcPrChange w:id="10003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Change w:id="10003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3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3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w:t>
            </w:r>
          </w:p>
        </w:tc>
        <w:tc>
          <w:tcPr>
            <w:tcW w:w="0" w:type="auto"/>
            <w:tcBorders>
              <w:top w:val="nil"/>
              <w:left w:val="nil"/>
              <w:bottom w:val="nil"/>
              <w:right w:val="nil"/>
              <w:insideH w:val="nil"/>
              <w:insideV w:val="nil"/>
            </w:tcBorders>
            <w:tcMar>
              <w:left w:type="dxa" w:w="102"/>
              <w:right w:type="dxa" w:w="102"/>
            </w:tcMar>
            <w:tcPrChange w:id="10003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[-0.0510, 0.0989]</w:t>
            </w:r>
          </w:p>
        </w:tc>
        <w:tc>
          <w:tcPr>
            <w:tcW w:w="0" w:type="auto"/>
            <w:tcBorders>
              <w:top w:val="nil"/>
              <w:left w:val="nil"/>
              <w:bottom w:val="nil"/>
              <w:right w:val="nil"/>
              <w:insideH w:val="nil"/>
              <w:insideV w:val="nil"/>
            </w:tcBorders>
            <w:tcMar>
              <w:left w:type="dxa" w:w="102"/>
              <w:right w:type="dxa" w:w="102"/>
            </w:tcMar>
            <w:tcPrChange w:id="10003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6" w:author="Codex" w:date="2026-10-05T14:02:24Z"/>
        </w:trPr>
        <w:tc>
          <w:tcPr>
            <w:tcW w:w="0" w:type="auto"/>
            <w:tcBorders>
              <w:top w:val="nil"/>
              <w:left w:val="nil"/>
              <w:bottom w:val="nil"/>
              <w:right w:val="nil"/>
              <w:insideH w:val="nil"/>
              <w:insideV w:val="nil"/>
            </w:tcBorders>
            <w:tcMar>
              <w:left w:type="dxa" w:w="102"/>
              <w:right w:type="dxa" w:w="102"/>
            </w:tcMar>
            <w:tcPrChange w:id="10003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Change w:id="10003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03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03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w:t>
            </w:r>
          </w:p>
        </w:tc>
        <w:tc>
          <w:tcPr>
            <w:tcW w:w="0" w:type="auto"/>
            <w:tcBorders>
              <w:top w:val="nil"/>
              <w:left w:val="nil"/>
              <w:bottom w:val="nil"/>
              <w:right w:val="nil"/>
              <w:insideH w:val="nil"/>
              <w:insideV w:val="nil"/>
            </w:tcBorders>
            <w:tcMar>
              <w:left w:type="dxa" w:w="102"/>
              <w:right w:type="dxa" w:w="102"/>
            </w:tcMar>
            <w:tcPrChange w:id="10003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[-0.0483, 0.0834]</w:t>
            </w:r>
          </w:p>
        </w:tc>
        <w:tc>
          <w:tcPr>
            <w:tcW w:w="0" w:type="auto"/>
            <w:tcBorders>
              <w:top w:val="nil"/>
              <w:left w:val="nil"/>
              <w:bottom w:val="nil"/>
              <w:right w:val="nil"/>
              <w:insideH w:val="nil"/>
              <w:insideV w:val="nil"/>
            </w:tcBorders>
            <w:tcMar>
              <w:left w:type="dxa" w:w="102"/>
              <w:right w:type="dxa" w:w="102"/>
            </w:tcMar>
            <w:tcPrChange w:id="10003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7" w:author="Codex" w:date="2026-10-05T14:02:24Z"/>
        </w:trPr>
        <w:tc>
          <w:tcPr>
            <w:tcW w:w="0" w:type="auto"/>
            <w:tcBorders>
              <w:top w:val="nil"/>
              <w:left w:val="nil"/>
              <w:bottom w:val="nil"/>
              <w:right w:val="nil"/>
              <w:insideH w:val="nil"/>
              <w:insideV w:val="nil"/>
            </w:tcBorders>
            <w:tcMar>
              <w:left w:type="dxa" w:w="102"/>
              <w:right w:type="dxa" w:w="102"/>
            </w:tcMar>
            <w:tcPrChange w:id="10003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Change w:id="10003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03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03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0.0907</w:t>
            </w:r>
          </w:p>
        </w:tc>
        <w:tc>
          <w:tcPr>
            <w:tcW w:w="0" w:type="auto"/>
            <w:tcBorders>
              <w:top w:val="nil"/>
              <w:left w:val="nil"/>
              <w:bottom w:val="nil"/>
              <w:right w:val="nil"/>
              <w:insideH w:val="nil"/>
              <w:insideV w:val="nil"/>
            </w:tcBorders>
            <w:tcMar>
              <w:left w:type="dxa" w:w="102"/>
              <w:right w:type="dxa" w:w="102"/>
            </w:tcMar>
            <w:tcPrChange w:id="10003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[-0.1375, 0.3188]</w:t>
            </w:r>
          </w:p>
        </w:tc>
        <w:tc>
          <w:tcPr>
            <w:tcW w:w="0" w:type="auto"/>
            <w:tcBorders>
              <w:top w:val="nil"/>
              <w:left w:val="nil"/>
              <w:bottom w:val="nil"/>
              <w:right w:val="nil"/>
              <w:insideH w:val="nil"/>
              <w:insideV w:val="nil"/>
            </w:tcBorders>
            <w:tcMar>
              <w:left w:type="dxa" w:w="102"/>
              <w:right w:type="dxa" w:w="102"/>
            </w:tcMar>
            <w:tcPrChange w:id="10003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8" w:author="Codex" w:date="2026-10-05T14:02:24Z"/>
        </w:trPr>
        <w:tc>
          <w:tcPr>
            <w:tcW w:w="0" w:type="auto"/>
            <w:tcBorders>
              <w:top w:val="nil"/>
              <w:left w:val="nil"/>
              <w:bottom w:val="nil"/>
              <w:right w:val="nil"/>
              <w:insideH w:val="nil"/>
              <w:insideV w:val="nil"/>
            </w:tcBorders>
            <w:tcMar>
              <w:left w:type="dxa" w:w="102"/>
              <w:right w:type="dxa" w:w="102"/>
            </w:tcMar>
            <w:tcPrChange w:id="10003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Change w:id="10003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03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03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w:t>
            </w:r>
          </w:p>
        </w:tc>
        <w:tc>
          <w:tcPr>
            <w:tcW w:w="0" w:type="auto"/>
            <w:tcBorders>
              <w:top w:val="nil"/>
              <w:left w:val="nil"/>
              <w:bottom w:val="nil"/>
              <w:right w:val="nil"/>
              <w:insideH w:val="nil"/>
              <w:insideV w:val="nil"/>
            </w:tcBorders>
            <w:tcMar>
              <w:left w:type="dxa" w:w="102"/>
              <w:right w:type="dxa" w:w="102"/>
            </w:tcMar>
            <w:tcPrChange w:id="10003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[-0.1548, 0.1295]</w:t>
            </w:r>
          </w:p>
        </w:tc>
        <w:tc>
          <w:tcPr>
            <w:tcW w:w="0" w:type="auto"/>
            <w:tcBorders>
              <w:top w:val="nil"/>
              <w:left w:val="nil"/>
              <w:bottom w:val="nil"/>
              <w:right w:val="nil"/>
              <w:insideH w:val="nil"/>
              <w:insideV w:val="nil"/>
            </w:tcBorders>
            <w:tcMar>
              <w:left w:type="dxa" w:w="102"/>
              <w:right w:type="dxa" w:w="102"/>
            </w:tcMar>
            <w:tcPrChange w:id="10003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9"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361"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Change w:id="1000362"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Change w:id="100036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Change w:id="100036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w:t>
            </w:r>
          </w:p>
        </w:tc>
        <w:tc>
          <w:tcPr>
            <w:tcW w:w="0" w:type="auto"/>
            <w:tcBorders>
              <w:top w:val="nil"/>
              <w:left w:val="nil"/>
              <w:bottom w:val="single" w:sz="12" w:color="000000"/>
              <w:right w:val="nil"/>
              <w:insideH w:val="nil"/>
              <w:insideV w:val="nil"/>
            </w:tcBorders>
            <w:tcMar>
              <w:left w:type="dxa" w:w="102"/>
              <w:right w:type="dxa" w:w="102"/>
            </w:tcMar>
            <w:tcPrChange w:id="100036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[-0.1678, 0.2943]</w:t>
            </w:r>
          </w:p>
        </w:tc>
        <w:tc>
          <w:tcPr>
            <w:tcW w:w="0" w:type="auto"/>
            <w:tcBorders>
              <w:top w:val="nil"/>
              <w:left w:val="nil"/>
              <w:bottom w:val="single" w:sz="12" w:color="000000"/>
              <w:right w:val="nil"/>
              <w:insideH w:val="nil"/>
              <w:insideV w:val="nil"/>
            </w:tcBorders>
            <w:tcMar>
              <w:left w:type="dxa" w:w="102"/>
              <w:right w:type="dxa" w:w="102"/>
            </w:tcMar>
            <w:tcPrChange w:id="100036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10" w:author="Codex" w:date="2026-10-05T14:02:24Z"/>
          <w:rFonts w:ascii="Times New Roman" w:hAnsi="Times New Roman" w:cs="Times New Roman" w:eastAsia="SimSun"/>
          <w:sz w:val="21"/>
          <w:szCs w:val="21"/>
        </w:rPr>
      </w:pPr>
      <w:ins w:id="111" w:author="Codex" w:date="2026-10-05T14:02:24Z">
        <w:r>
          <w:rPr>
            <w:rFonts w:ascii="Times New Roman" w:hAnsi="Times New Roman" w:cs="Times New Roman" w:eastAsia="SimSun"/>
            <w:b/>
            <w:sz w:val="21"/>
            <w:szCs w:val="21"/>
          </w:rPr>
          <w:t>登记次级S1—S4结果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12" w:author="Codex" w:date="2026-10-05T14:02:24Z"/>
          <w:rFonts w:ascii="Times New Roman" w:hAnsi="Times New Roman" w:cs="Times New Roman" w:eastAsia="SimSun"/>
          <w:sz w:val="21"/>
          <w:szCs w:val="21"/>
        </w:rPr>
      </w:pPr>
      <w:ins w:id="113" w:author="Codex" w:date="2026-10-05T14:02:24Z">
        <w:r>
          <w:rPr>
            <w:rFonts w:ascii="Times New Roman" w:hAnsi="Times New Roman" w:cs="Times New Roman" w:eastAsia="SimSun"/>
            <w:sz w:val="21"/>
            <w:szCs w:val="21"/>
          </w:rPr>
          <w:t>四项均完成固定B=2000，全部抽样有效；N=12,634条记录、3,153簇。以下金额无关，效应与区间单位均为百分点。</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14" w:author="Codex" w:date="2026-10-05T14:02:24Z"/>
          <w:rFonts w:ascii="Times New Roman" w:hAnsi="Times New Roman" w:cs="Times New Roman" w:eastAsia="KaiTi"/>
          <w:b w:val="0"/>
          <w:bCs w:val="0"/>
          <w:sz w:val="21"/>
          <w:szCs w:val="21"/>
        </w:rPr>
      </w:pPr>
      <w:ins w:id="115" w:author="Codex" w:date="2026-10-05T14:02:24Z">
        <w:r>
          <w:rPr>
            <w:rFonts w:ascii="Times New Roman" w:hAnsi="Times New Roman" w:cs="Times New Roman" w:eastAsia="KaiTi"/>
            <w:b w:val="0"/>
            <w:bCs w:val="0"/>
            <w:sz w:val="21"/>
            <w:szCs w:val="21"/>
          </w:rPr>
          <w:t>表D.4 S1—S4次级对比的B=2000结果</w:t>
        </w:r>
      </w:ins>
    </w:p>
    <w:tbl>
      <w:tblPr>
        <w:tblW w:w="0" w:type="auto"/>
        <w:tblBorders>
          <w:top w:val="single" w:sz="12" w:color="000000"/>
          <w:left w:val="nil"/>
          <w:bottom w:val="single" w:sz="12" w:color="000000"/>
          <w:right w:val="nil"/>
          <w:insideH w:val="nil"/>
          <w:insideV w:val="nil"/>
        </w:tblBorders>
        <w:tblPrChange w:id="8448" w:author="Codex" w:date="2026-10-05T16:32:41.313017+00:00">
          <w:tblPr>
            <w:tblW w:w="0" w:type="auto"/>
            <w:tblLayout w:type="autofit"/>
          </w:tblPr>
        </w:tblPrChange>
      </w:tblPr>
      <w:tblGrid>
        <w:gridCol w:w="624"/>
        <w:gridCol w:w="5454"/>
        <w:gridCol w:w="747"/>
        <w:gridCol w:w="1674"/>
        <w:gridCol w:w="782"/>
        <w:gridCol w:w="1273"/>
        <w:gridCol w:w="1273"/>
        <w:tblGridChange w:id="1000367">
          <w:tblGrid>
            <w:gridCol w:w="1257"/>
            <w:gridCol w:w="1257"/>
            <w:gridCol w:w="1257"/>
            <w:gridCol w:w="1257"/>
            <w:gridCol w:w="1257"/>
            <w:gridCol w:w="1257"/>
            <w:gridCol w:w="1257"/>
          </w:tblGrid>
        </w:tblGridChange>
      </w:tblGrid>
      <w:tr>
        <w:trPr>
          <w:cantSplit/>
          <w:tblHeader/>
          <w:ins w:id="116"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368"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369"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含义</w:t>
            </w:r>
          </w:p>
        </w:tc>
        <w:tc>
          <w:tcPr>
            <w:tcW w:w="0" w:type="auto"/>
            <w:tcBorders>
              <w:top w:val="single" w:sz="12" w:color="000000"/>
              <w:left w:val="nil"/>
              <w:bottom w:val="single" w:sz="4" w:color="000000"/>
              <w:right w:val="nil"/>
              <w:insideH w:val="nil"/>
              <w:insideV w:val="nil"/>
            </w:tcBorders>
            <w:tcMar>
              <w:left w:type="dxa" w:w="102"/>
              <w:right w:type="dxa" w:w="102"/>
            </w:tcMar>
            <w:tcPrChange w:id="1000370"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371"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372"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c>
          <w:tcPr>
            <w:tcW w:w="0" w:type="auto"/>
            <w:tcBorders>
              <w:top w:val="single" w:sz="12" w:color="000000"/>
              <w:left w:val="nil"/>
              <w:bottom w:val="single" w:sz="4" w:color="000000"/>
              <w:right w:val="nil"/>
              <w:insideH w:val="nil"/>
              <w:insideV w:val="nil"/>
            </w:tcBorders>
            <w:tcMar>
              <w:left w:type="dxa" w:w="102"/>
              <w:right w:type="dxa" w:w="102"/>
            </w:tcMar>
            <w:tcPrChange w:id="1000373"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BH（4项）</w:t>
            </w:r>
          </w:p>
        </w:tc>
        <w:tc>
          <w:tcPr>
            <w:tcW w:w="0" w:type="auto"/>
            <w:tcBorders>
              <w:top w:val="single" w:sz="12" w:color="000000"/>
              <w:left w:val="nil"/>
              <w:bottom w:val="single" w:sz="4" w:color="000000"/>
              <w:right w:val="nil"/>
              <w:insideH w:val="nil"/>
              <w:insideV w:val="nil"/>
            </w:tcBorders>
            <w:tcMar>
              <w:left w:type="dxa" w:w="102"/>
              <w:right w:type="dxa" w:w="102"/>
            </w:tcMar>
            <w:tcPrChange w:id="1000374"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BY（4项）</w:t>
            </w:r>
          </w:p>
        </w:tc>
      </w:tr>
      <w:tr>
        <w:trPr>
          <w:cantSplit/>
          <w:ins w:id="117" w:author="Codex" w:date="2026-10-05T14:02:24Z"/>
        </w:trPr>
        <w:tc>
          <w:tcPr>
            <w:tcW w:w="0" w:type="auto"/>
            <w:tcBorders>
              <w:top w:val="nil"/>
              <w:left w:val="nil"/>
              <w:bottom w:val="nil"/>
              <w:right w:val="nil"/>
              <w:insideH w:val="nil"/>
              <w:insideV w:val="nil"/>
            </w:tcBorders>
            <w:tcMar>
              <w:left w:type="dxa" w:w="102"/>
              <w:right w:type="dxa" w:w="102"/>
            </w:tcMar>
            <w:tcPrChange w:id="10003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S1</w:t>
            </w:r>
          </w:p>
        </w:tc>
        <w:tc>
          <w:tcPr>
            <w:tcW w:w="0" w:type="auto"/>
            <w:tcBorders>
              <w:top w:val="nil"/>
              <w:left w:val="nil"/>
              <w:bottom w:val="nil"/>
              <w:right w:val="nil"/>
              <w:insideH w:val="nil"/>
              <w:insideV w:val="nil"/>
            </w:tcBorders>
            <w:tcMar>
              <w:left w:type="dxa" w:w="102"/>
              <w:right w:type="dxa" w:w="102"/>
            </w:tcMar>
            <w:tcPrChange w:id="10003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联合模型本人减配偶的基期满意度修饰对比</w:t>
            </w:r>
          </w:p>
        </w:tc>
        <w:tc>
          <w:tcPr>
            <w:tcW w:w="0" w:type="auto"/>
            <w:tcBorders>
              <w:top w:val="nil"/>
              <w:left w:val="nil"/>
              <w:bottom w:val="nil"/>
              <w:right w:val="nil"/>
              <w:insideH w:val="nil"/>
              <w:insideV w:val="nil"/>
            </w:tcBorders>
            <w:tcMar>
              <w:left w:type="dxa" w:w="102"/>
              <w:right w:type="dxa" w:w="102"/>
            </w:tcMar>
            <w:tcPrChange w:id="10003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-3.224</w:t>
            </w:r>
          </w:p>
        </w:tc>
        <w:tc>
          <w:tcPr>
            <w:tcW w:w="0" w:type="auto"/>
            <w:tcBorders>
              <w:top w:val="nil"/>
              <w:left w:val="nil"/>
              <w:bottom w:val="nil"/>
              <w:right w:val="nil"/>
              <w:insideH w:val="nil"/>
              <w:insideV w:val="nil"/>
            </w:tcBorders>
            <w:tcMar>
              <w:left w:type="dxa" w:w="102"/>
              <w:right w:type="dxa" w:w="102"/>
            </w:tcMar>
            <w:tcPrChange w:id="10003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[-12.389, 5.941]</w:t>
            </w:r>
          </w:p>
        </w:tc>
        <w:tc>
          <w:tcPr>
            <w:tcW w:w="0" w:type="auto"/>
            <w:tcBorders>
              <w:top w:val="nil"/>
              <w:left w:val="nil"/>
              <w:bottom w:val="nil"/>
              <w:right w:val="nil"/>
              <w:insideH w:val="nil"/>
              <w:insideV w:val="nil"/>
            </w:tcBorders>
            <w:tcMar>
              <w:left w:type="dxa" w:w="102"/>
              <w:right w:type="dxa" w:w="102"/>
            </w:tcMar>
            <w:tcPrChange w:id="10003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0.4663</w:t>
            </w:r>
          </w:p>
        </w:tc>
        <w:tc>
          <w:tcPr>
            <w:tcW w:w="0" w:type="auto"/>
            <w:tcBorders>
              <w:top w:val="nil"/>
              <w:left w:val="nil"/>
              <w:bottom w:val="nil"/>
              <w:right w:val="nil"/>
              <w:insideH w:val="nil"/>
              <w:insideV w:val="nil"/>
            </w:tcBorders>
            <w:tcMar>
              <w:left w:type="dxa" w:w="102"/>
              <w:right w:type="dxa" w:w="102"/>
            </w:tcMar>
            <w:tcPrChange w:id="10003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nil"/>
              <w:right w:val="nil"/>
              <w:insideH w:val="nil"/>
              <w:insideV w:val="nil"/>
            </w:tcBorders>
            <w:tcMar>
              <w:left w:type="dxa" w:w="102"/>
              <w:right w:type="dxa" w:w="102"/>
            </w:tcMar>
            <w:tcPrChange w:id="10003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ins w:id="118" w:author="Codex" w:date="2026-10-05T14:02:24Z"/>
        </w:trPr>
        <w:tc>
          <w:tcPr>
            <w:tcW w:w="0" w:type="auto"/>
            <w:tcBorders>
              <w:top w:val="nil"/>
              <w:left w:val="nil"/>
              <w:bottom w:val="nil"/>
              <w:right w:val="nil"/>
              <w:insideH w:val="nil"/>
              <w:insideV w:val="nil"/>
            </w:tcBorders>
            <w:tcMar>
              <w:left w:type="dxa" w:w="102"/>
              <w:right w:type="dxa" w:w="102"/>
            </w:tcMar>
            <w:tcPrChange w:id="10003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S2</w:t>
            </w:r>
          </w:p>
        </w:tc>
        <w:tc>
          <w:tcPr>
            <w:tcW w:w="0" w:type="auto"/>
            <w:tcBorders>
              <w:top w:val="nil"/>
              <w:left w:val="nil"/>
              <w:bottom w:val="nil"/>
              <w:right w:val="nil"/>
              <w:insideH w:val="nil"/>
              <w:insideV w:val="nil"/>
            </w:tcBorders>
            <w:tcMar>
              <w:left w:type="dxa" w:w="102"/>
              <w:right w:type="dxa" w:w="102"/>
            </w:tcMar>
            <w:tcPrChange w:id="10003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收入—支持概率关联：女儿减儿子（分层拟合及标准化）</w:t>
            </w:r>
          </w:p>
        </w:tc>
        <w:tc>
          <w:tcPr>
            <w:tcW w:w="0" w:type="auto"/>
            <w:tcBorders>
              <w:top w:val="nil"/>
              <w:left w:val="nil"/>
              <w:bottom w:val="nil"/>
              <w:right w:val="nil"/>
              <w:insideH w:val="nil"/>
              <w:insideV w:val="nil"/>
            </w:tcBorders>
            <w:tcMar>
              <w:left w:type="dxa" w:w="102"/>
              <w:right w:type="dxa" w:w="102"/>
            </w:tcMar>
            <w:tcPrChange w:id="10003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4.957</w:t>
            </w:r>
          </w:p>
        </w:tc>
        <w:tc>
          <w:tcPr>
            <w:tcW w:w="0" w:type="auto"/>
            <w:tcBorders>
              <w:top w:val="nil"/>
              <w:left w:val="nil"/>
              <w:bottom w:val="nil"/>
              <w:right w:val="nil"/>
              <w:insideH w:val="nil"/>
              <w:insideV w:val="nil"/>
            </w:tcBorders>
            <w:tcMar>
              <w:left w:type="dxa" w:w="102"/>
              <w:right w:type="dxa" w:w="102"/>
            </w:tcMar>
            <w:tcPrChange w:id="10003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 8.873]</w:t>
            </w:r>
          </w:p>
        </w:tc>
        <w:tc>
          <w:tcPr>
            <w:tcW w:w="0" w:type="auto"/>
            <w:tcBorders>
              <w:top w:val="nil"/>
              <w:left w:val="nil"/>
              <w:bottom w:val="nil"/>
              <w:right w:val="nil"/>
              <w:insideH w:val="nil"/>
              <w:insideV w:val="nil"/>
            </w:tcBorders>
            <w:tcMar>
              <w:left w:type="dxa" w:w="102"/>
              <w:right w:type="dxa" w:w="102"/>
            </w:tcMar>
            <w:tcPrChange w:id="10003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0.0155</w:t>
            </w:r>
          </w:p>
        </w:tc>
        <w:tc>
          <w:tcPr>
            <w:tcW w:w="0" w:type="auto"/>
            <w:tcBorders>
              <w:top w:val="nil"/>
              <w:left w:val="nil"/>
              <w:bottom w:val="nil"/>
              <w:right w:val="nil"/>
              <w:insideH w:val="nil"/>
              <w:insideV w:val="nil"/>
            </w:tcBorders>
            <w:tcMar>
              <w:left w:type="dxa" w:w="102"/>
              <w:right w:type="dxa" w:w="102"/>
            </w:tcMar>
            <w:tcPrChange w:id="10003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0.0620</w:t>
            </w:r>
          </w:p>
        </w:tc>
        <w:tc>
          <w:tcPr>
            <w:tcW w:w="0" w:type="auto"/>
            <w:tcBorders>
              <w:top w:val="nil"/>
              <w:left w:val="nil"/>
              <w:bottom w:val="nil"/>
              <w:right w:val="nil"/>
              <w:insideH w:val="nil"/>
              <w:insideV w:val="nil"/>
            </w:tcBorders>
            <w:tcMar>
              <w:left w:type="dxa" w:w="102"/>
              <w:right w:type="dxa" w:w="102"/>
            </w:tcMar>
            <w:tcPrChange w:id="100038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0.1291</w:t>
            </w:r>
          </w:p>
        </w:tc>
      </w:tr>
      <w:tr>
        <w:trPr>
          <w:cantSplit/>
          <w:ins w:id="119" w:author="Codex" w:date="2026-10-05T14:02:24Z"/>
        </w:trPr>
        <w:tc>
          <w:tcPr>
            <w:tcW w:w="0" w:type="auto"/>
            <w:tcBorders>
              <w:top w:val="nil"/>
              <w:left w:val="nil"/>
              <w:bottom w:val="nil"/>
              <w:right w:val="nil"/>
              <w:insideH w:val="nil"/>
              <w:insideV w:val="nil"/>
            </w:tcBorders>
            <w:tcMar>
              <w:left w:type="dxa" w:w="102"/>
              <w:right w:type="dxa" w:w="102"/>
            </w:tcMar>
            <w:tcPrChange w:id="100038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S3</w:t>
            </w:r>
          </w:p>
        </w:tc>
        <w:tc>
          <w:tcPr>
            <w:tcW w:w="0" w:type="auto"/>
            <w:tcBorders>
              <w:top w:val="nil"/>
              <w:left w:val="nil"/>
              <w:bottom w:val="nil"/>
              <w:right w:val="nil"/>
              <w:insideH w:val="nil"/>
              <w:insideV w:val="nil"/>
            </w:tcBorders>
            <w:tcMar>
              <w:left w:type="dxa" w:w="102"/>
              <w:right w:type="dxa" w:w="102"/>
            </w:tcMar>
            <w:tcPrChange w:id="100039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本人基期满意度修饰对比：女儿减儿子</w:t>
            </w:r>
          </w:p>
        </w:tc>
        <w:tc>
          <w:tcPr>
            <w:tcW w:w="0" w:type="auto"/>
            <w:tcBorders>
              <w:top w:val="nil"/>
              <w:left w:val="nil"/>
              <w:bottom w:val="nil"/>
              <w:right w:val="nil"/>
              <w:insideH w:val="nil"/>
              <w:insideV w:val="nil"/>
            </w:tcBorders>
            <w:tcMar>
              <w:left w:type="dxa" w:w="102"/>
              <w:right w:type="dxa" w:w="102"/>
            </w:tcMar>
            <w:tcPrChange w:id="100039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-0.086</w:t>
            </w:r>
          </w:p>
        </w:tc>
        <w:tc>
          <w:tcPr>
            <w:tcW w:w="0" w:type="auto"/>
            <w:tcBorders>
              <w:top w:val="nil"/>
              <w:left w:val="nil"/>
              <w:bottom w:val="nil"/>
              <w:right w:val="nil"/>
              <w:insideH w:val="nil"/>
              <w:insideV w:val="nil"/>
            </w:tcBorders>
            <w:tcMar>
              <w:left w:type="dxa" w:w="102"/>
              <w:right w:type="dxa" w:w="102"/>
            </w:tcMar>
            <w:tcPrChange w:id="100039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 13.101]</w:t>
            </w:r>
          </w:p>
        </w:tc>
        <w:tc>
          <w:tcPr>
            <w:tcW w:w="0" w:type="auto"/>
            <w:tcBorders>
              <w:top w:val="nil"/>
              <w:left w:val="nil"/>
              <w:bottom w:val="nil"/>
              <w:right w:val="nil"/>
              <w:insideH w:val="nil"/>
              <w:insideV w:val="nil"/>
            </w:tcBorders>
            <w:tcMar>
              <w:left w:type="dxa" w:w="102"/>
              <w:right w:type="dxa" w:w="102"/>
            </w:tcMar>
            <w:tcPrChange w:id="100039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Change w:id="100039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Change w:id="100039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ins w:id="120"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396"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S4</w:t>
            </w:r>
          </w:p>
        </w:tc>
        <w:tc>
          <w:tcPr>
            <w:tcW w:w="0" w:type="auto"/>
            <w:tcBorders>
              <w:top w:val="nil"/>
              <w:left w:val="nil"/>
              <w:bottom w:val="single" w:sz="12" w:color="000000"/>
              <w:right w:val="nil"/>
              <w:insideH w:val="nil"/>
              <w:insideV w:val="nil"/>
            </w:tcBorders>
            <w:tcMar>
              <w:left w:type="dxa" w:w="102"/>
              <w:right w:type="dxa" w:w="102"/>
            </w:tcMar>
            <w:tcPrChange w:id="1000397"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配偶基期满意度修饰对比：女儿减儿子</w:t>
            </w:r>
          </w:p>
        </w:tc>
        <w:tc>
          <w:tcPr>
            <w:tcW w:w="0" w:type="auto"/>
            <w:tcBorders>
              <w:top w:val="nil"/>
              <w:left w:val="nil"/>
              <w:bottom w:val="single" w:sz="12" w:color="000000"/>
              <w:right w:val="nil"/>
              <w:insideH w:val="nil"/>
              <w:insideV w:val="nil"/>
            </w:tcBorders>
            <w:tcMar>
              <w:left w:type="dxa" w:w="102"/>
              <w:right w:type="dxa" w:w="102"/>
            </w:tcMar>
            <w:tcPrChange w:id="1000398"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-2.835</w:t>
            </w:r>
          </w:p>
        </w:tc>
        <w:tc>
          <w:tcPr>
            <w:tcW w:w="0" w:type="auto"/>
            <w:tcBorders>
              <w:top w:val="nil"/>
              <w:left w:val="nil"/>
              <w:bottom w:val="single" w:sz="12" w:color="000000"/>
              <w:right w:val="nil"/>
              <w:insideH w:val="nil"/>
              <w:insideV w:val="nil"/>
            </w:tcBorders>
            <w:tcMar>
              <w:left w:type="dxa" w:w="102"/>
              <w:right w:type="dxa" w:w="102"/>
            </w:tcMar>
            <w:tcPrChange w:id="1000399"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[-17.013, 11.342]</w:t>
            </w:r>
          </w:p>
        </w:tc>
        <w:tc>
          <w:tcPr>
            <w:tcW w:w="0" w:type="auto"/>
            <w:tcBorders>
              <w:top w:val="nil"/>
              <w:left w:val="nil"/>
              <w:bottom w:val="single" w:sz="12" w:color="000000"/>
              <w:right w:val="nil"/>
              <w:insideH w:val="nil"/>
              <w:insideV w:val="nil"/>
            </w:tcBorders>
            <w:tcMar>
              <w:left w:type="dxa" w:w="102"/>
              <w:right w:type="dxa" w:w="102"/>
            </w:tcMar>
            <w:tcPrChange w:id="1000400"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0.6812</w:t>
            </w:r>
          </w:p>
        </w:tc>
        <w:tc>
          <w:tcPr>
            <w:tcW w:w="0" w:type="auto"/>
            <w:tcBorders>
              <w:top w:val="nil"/>
              <w:left w:val="nil"/>
              <w:bottom w:val="single" w:sz="12" w:color="000000"/>
              <w:right w:val="nil"/>
              <w:insideH w:val="nil"/>
              <w:insideV w:val="nil"/>
            </w:tcBorders>
            <w:tcMar>
              <w:left w:type="dxa" w:w="102"/>
              <w:right w:type="dxa" w:w="102"/>
            </w:tcMar>
            <w:tcPrChange w:id="1000401"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single" w:sz="12" w:color="000000"/>
              <w:right w:val="nil"/>
              <w:insideH w:val="nil"/>
              <w:insideV w:val="nil"/>
            </w:tcBorders>
            <w:tcMar>
              <w:left w:type="dxa" w:w="102"/>
              <w:right w:type="dxa" w:w="102"/>
            </w:tcMar>
            <w:tcPrChange w:id="1000402"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1" w:author="Codex" w:date="2026-10-05T14:02:24Z"/>
          <w:rFonts w:ascii="Times New Roman" w:hAnsi="Times New Roman" w:cs="Times New Roman" w:eastAsia="SimSun"/>
          <w:sz w:val="21"/>
          <w:szCs w:val="21"/>
        </w:rPr>
      </w:pPr>
      <w:ins w:id="122" w:author="Codex" w:date="2026-10-05T14:02:24Z">
        <w:r>
          <w:rPr>
            <w:rFonts w:ascii="Times New Roman" w:hAnsi="Times New Roman" w:cs="Times New Roman" w:eastAsia="SimSun"/>
            <w:sz w:val="21"/>
            <w:szCs w:val="21"/>
          </w:rPr>
          <w:t>S2显示女儿与儿子各自分析总体中标准化收入关联之差，不能单独归因于性别的因果修饰；它不是婚姻满意度中介或调节获得支持的证据。其原始p小于.05，但预设四项族的BH/BY均未拒绝。其余三项未发现原始p&lt;.05证据。</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3" w:author="Codex" w:date="2026-10-05T14:02:24Z"/>
          <w:rFonts w:ascii="Times New Roman" w:hAnsi="Times New Roman" w:cs="Times New Roman" w:eastAsia="SimSun"/>
          <w:sz w:val="21"/>
          <w:szCs w:val="21"/>
        </w:rPr>
      </w:pPr>
      <w:ins w:id="124" w:author="Codex" w:date="2026-10-05T14:02:24Z">
        <w:r>
          <w:rPr>
            <w:rFonts w:ascii="Times New Roman" w:hAnsi="Times New Roman" w:cs="Times New Roman" w:eastAsia="SimSun"/>
            <w:sz w:val="21"/>
            <w:szCs w:val="21"/>
          </w:rPr>
          <w:t>本表为已查看历史探索结果后的登记次级分析，B2000提高数值精度，不提供独立样本确认。中心化bootstrap检验反演区间及校准局限沿用冻结规则；函数完成不等于证明检验校准。</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5" w:author="Codex" w:date="2026-10-05T14:02:24Z"/>
          <w:rFonts w:ascii="Times New Roman" w:hAnsi="Times New Roman" w:cs="Times New Roman" w:eastAsia="SimSun"/>
          <w:sz w:val="21"/>
          <w:szCs w:val="21"/>
        </w:rPr>
      </w:pPr>
      <w:ins w:id="126" w:author="Codex" w:date="2026-10-05T14:02:24Z">
        <w:r>
          <w:rPr>
            <w:rFonts w:ascii="Times New Roman" w:hAnsi="Times New Roman" w:cs="Times New Roman" w:eastAsia="SimSun"/>
            <w:b/>
            <w:sz w:val="21"/>
            <w:szCs w:val="21"/>
          </w:rPr>
          <w:t>R1与R7登记敏感性分析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7" w:author="Codex" w:date="2026-10-05T14:02:24Z"/>
          <w:rFonts w:ascii="Times New Roman" w:hAnsi="Times New Roman" w:cs="Times New Roman" w:eastAsia="SimSun"/>
          <w:sz w:val="21"/>
          <w:szCs w:val="21"/>
        </w:rPr>
      </w:pPr>
      <w:ins w:id="128" w:author="Codex" w:date="2026-10-05T14:02:24Z">
        <w:r>
          <w:rPr>
            <w:rFonts w:ascii="Times New Roman" w:hAnsi="Times New Roman" w:cs="Times New Roman" w:eastAsia="SimSun"/>
            <w:sz w:val="21"/>
            <w:szCs w:val="21"/>
          </w:rPr>
          <w:t>R1恢复历史23项调整定义，包括可能含未来信息的dwm，属于历史定义对照，不称另一套有效因果调整集。R7改回支持是否增长的结局；与期末是否支持的目标不同。</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9" w:author="Codex" w:date="2026-10-05T14:02:24Z"/>
          <w:rFonts w:ascii="Times New Roman" w:hAnsi="Times New Roman" w:cs="Times New Roman" w:eastAsia="SimSun"/>
          <w:sz w:val="21"/>
          <w:szCs w:val="21"/>
        </w:rPr>
      </w:pPr>
      <w:ins w:id="130" w:author="Codex" w:date="2026-10-05T14:02:24Z">
        <w:r>
          <w:rPr>
            <w:rFonts w:ascii="Times New Roman" w:hAnsi="Times New Roman" w:cs="Times New Roman" w:eastAsia="SimSun"/>
            <w:sz w:val="21"/>
            <w:szCs w:val="21"/>
          </w:rPr>
          <w:t>18项均完成B=500，90个保存目标量已从原抽样对象独立核验。下表完整列出登记的调节或间接目标量；各满意度组内收入对比和路径诊断仍保留在原CSV，不能作为机制检验的替代。</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31" w:author="Codex" w:date="2026-10-05T14:02:24Z"/>
          <w:rFonts w:ascii="Times New Roman" w:hAnsi="Times New Roman" w:cs="Times New Roman" w:eastAsia="KaiTi"/>
          <w:b w:val="0"/>
          <w:bCs w:val="0"/>
          <w:sz w:val="21"/>
          <w:szCs w:val="21"/>
        </w:rPr>
      </w:pPr>
      <w:ins w:id="132" w:author="Codex" w:date="2026-10-05T14:02:24Z">
        <w:r>
          <w:rPr>
            <w:rFonts w:ascii="Times New Roman" w:hAnsi="Times New Roman" w:cs="Times New Roman" w:eastAsia="KaiTi"/>
            <w:b w:val="0"/>
            <w:bCs w:val="0"/>
            <w:sz w:val="21"/>
            <w:szCs w:val="21"/>
          </w:rPr>
          <w:t>表D.5 R1与R7敏感性主对比</w:t>
        </w:r>
      </w:ins>
    </w:p>
    <w:tbl>
      <w:tblPr>
        <w:tblW w:w="0" w:type="auto"/>
        <w:tblBorders>
          <w:top w:val="single" w:sz="12" w:color="000000"/>
          <w:left w:val="nil"/>
          <w:bottom w:val="single" w:sz="12" w:color="000000"/>
          <w:right w:val="nil"/>
          <w:insideH w:val="nil"/>
          <w:insideV w:val="nil"/>
        </w:tblBorders>
        <w:tblPrChange w:id="8449" w:author="Codex" w:date="2026-10-05T16:32:41.313017+00:00">
          <w:tblPr>
            <w:tblW w:w="0" w:type="auto"/>
            <w:tblLayout w:type="autofit"/>
          </w:tblPr>
        </w:tblPrChange>
      </w:tblPr>
      <w:tblGrid>
        <w:gridCol w:w="811"/>
        <w:gridCol w:w="846"/>
        <w:gridCol w:w="834"/>
        <w:gridCol w:w="624"/>
        <w:gridCol w:w="957"/>
        <w:gridCol w:w="1884"/>
        <w:gridCol w:w="834"/>
        <w:gridCol w:w="893"/>
        <w:gridCol w:w="782"/>
        <w:tblGridChange w:id="1000403">
          <w:tblGrid>
            <w:gridCol w:w="977"/>
            <w:gridCol w:w="977"/>
            <w:gridCol w:w="977"/>
            <w:gridCol w:w="977"/>
            <w:gridCol w:w="977"/>
            <w:gridCol w:w="977"/>
            <w:gridCol w:w="977"/>
            <w:gridCol w:w="977"/>
            <w:gridCol w:w="977"/>
          </w:tblGrid>
        </w:tblGridChange>
      </w:tblGrid>
      <w:tr>
        <w:trPr>
          <w:cantSplit/>
          <w:tblHeader/>
          <w:ins w:id="133"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40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40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40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40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40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409"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410"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41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041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34" w:author="Codex" w:date="2026-10-05T14:02:24Z"/>
        </w:trPr>
        <w:tc>
          <w:tcPr>
            <w:tcW w:w="0" w:type="auto"/>
            <w:tcBorders>
              <w:top w:val="nil"/>
              <w:left w:val="nil"/>
              <w:bottom w:val="nil"/>
              <w:right w:val="nil"/>
              <w:insideH w:val="nil"/>
              <w:insideV w:val="nil"/>
            </w:tcBorders>
            <w:tcMar>
              <w:left w:type="dxa" w:w="102"/>
              <w:right w:type="dxa" w:w="102"/>
            </w:tcMar>
            <w:tcPrChange w:id="10004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Change w:id="10004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-4.1399</w:t>
            </w:r>
          </w:p>
        </w:tc>
        <w:tc>
          <w:tcPr>
            <w:tcW w:w="0" w:type="auto"/>
            <w:tcBorders>
              <w:top w:val="nil"/>
              <w:left w:val="nil"/>
              <w:bottom w:val="nil"/>
              <w:right w:val="nil"/>
              <w:insideH w:val="nil"/>
              <w:insideV w:val="nil"/>
            </w:tcBorders>
            <w:tcMar>
              <w:left w:type="dxa" w:w="102"/>
              <w:right w:type="dxa" w:w="102"/>
            </w:tcMar>
            <w:tcPrChange w:id="10004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[-10.3555, 2.0757]</w:t>
            </w:r>
          </w:p>
        </w:tc>
        <w:tc>
          <w:tcPr>
            <w:tcW w:w="0" w:type="auto"/>
            <w:tcBorders>
              <w:top w:val="nil"/>
              <w:left w:val="nil"/>
              <w:bottom w:val="nil"/>
              <w:right w:val="nil"/>
              <w:insideH w:val="nil"/>
              <w:insideV w:val="nil"/>
            </w:tcBorders>
            <w:tcMar>
              <w:left w:type="dxa" w:w="102"/>
              <w:right w:type="dxa" w:w="102"/>
            </w:tcMar>
            <w:tcPrChange w:id="10004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ins w:id="135" w:author="Codex" w:date="2026-10-05T14:02:24Z"/>
        </w:trPr>
        <w:tc>
          <w:tcPr>
            <w:tcW w:w="0" w:type="auto"/>
            <w:tcBorders>
              <w:top w:val="nil"/>
              <w:left w:val="nil"/>
              <w:bottom w:val="nil"/>
              <w:right w:val="nil"/>
              <w:insideH w:val="nil"/>
              <w:insideV w:val="nil"/>
            </w:tcBorders>
            <w:tcMar>
              <w:left w:type="dxa" w:w="102"/>
              <w:right w:type="dxa" w:w="102"/>
            </w:tcMar>
            <w:tcPrChange w:id="10004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Change w:id="10004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-24.1100</w:t>
            </w:r>
          </w:p>
        </w:tc>
        <w:tc>
          <w:tcPr>
            <w:tcW w:w="0" w:type="auto"/>
            <w:tcBorders>
              <w:top w:val="nil"/>
              <w:left w:val="nil"/>
              <w:bottom w:val="nil"/>
              <w:right w:val="nil"/>
              <w:insideH w:val="nil"/>
              <w:insideV w:val="nil"/>
            </w:tcBorders>
            <w:tcMar>
              <w:left w:type="dxa" w:w="102"/>
              <w:right w:type="dxa" w:w="102"/>
            </w:tcMar>
            <w:tcPrChange w:id="10004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4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04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36" w:author="Codex" w:date="2026-10-05T14:02:24Z"/>
        </w:trPr>
        <w:tc>
          <w:tcPr>
            <w:tcW w:w="0" w:type="auto"/>
            <w:tcBorders>
              <w:top w:val="nil"/>
              <w:left w:val="nil"/>
              <w:bottom w:val="nil"/>
              <w:right w:val="nil"/>
              <w:insideH w:val="nil"/>
              <w:insideV w:val="nil"/>
            </w:tcBorders>
            <w:tcMar>
              <w:left w:type="dxa" w:w="102"/>
              <w:right w:type="dxa" w:w="102"/>
            </w:tcMar>
            <w:tcPrChange w:id="10004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Change w:id="10004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-4.0815</w:t>
            </w:r>
          </w:p>
        </w:tc>
        <w:tc>
          <w:tcPr>
            <w:tcW w:w="0" w:type="auto"/>
            <w:tcBorders>
              <w:top w:val="nil"/>
              <w:left w:val="nil"/>
              <w:bottom w:val="nil"/>
              <w:right w:val="nil"/>
              <w:insideH w:val="nil"/>
              <w:insideV w:val="nil"/>
            </w:tcBorders>
            <w:tcMar>
              <w:left w:type="dxa" w:w="102"/>
              <w:right w:type="dxa" w:w="102"/>
            </w:tcMar>
            <w:tcPrChange w:id="10004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[-10.0184, 1.8553]</w:t>
            </w:r>
          </w:p>
        </w:tc>
        <w:tc>
          <w:tcPr>
            <w:tcW w:w="0" w:type="auto"/>
            <w:tcBorders>
              <w:top w:val="nil"/>
              <w:left w:val="nil"/>
              <w:bottom w:val="nil"/>
              <w:right w:val="nil"/>
              <w:insideH w:val="nil"/>
              <w:insideV w:val="nil"/>
            </w:tcBorders>
            <w:tcMar>
              <w:left w:type="dxa" w:w="102"/>
              <w:right w:type="dxa" w:w="102"/>
            </w:tcMar>
            <w:tcPrChange w:id="10004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0.1737</w:t>
            </w:r>
          </w:p>
        </w:tc>
      </w:tr>
      <w:tr>
        <w:trPr>
          <w:cantSplit/>
          <w:ins w:id="137" w:author="Codex" w:date="2026-10-05T14:02:24Z"/>
        </w:trPr>
        <w:tc>
          <w:tcPr>
            <w:tcW w:w="0" w:type="auto"/>
            <w:tcBorders>
              <w:top w:val="nil"/>
              <w:left w:val="nil"/>
              <w:bottom w:val="nil"/>
              <w:right w:val="nil"/>
              <w:insideH w:val="nil"/>
              <w:insideV w:val="nil"/>
            </w:tcBorders>
            <w:tcMar>
              <w:left w:type="dxa" w:w="102"/>
              <w:right w:type="dxa" w:w="102"/>
            </w:tcMar>
            <w:tcPrChange w:id="10004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Change w:id="10004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-1.3440</w:t>
            </w:r>
          </w:p>
        </w:tc>
        <w:tc>
          <w:tcPr>
            <w:tcW w:w="0" w:type="auto"/>
            <w:tcBorders>
              <w:top w:val="nil"/>
              <w:left w:val="nil"/>
              <w:bottom w:val="nil"/>
              <w:right w:val="nil"/>
              <w:insideH w:val="nil"/>
              <w:insideV w:val="nil"/>
            </w:tcBorders>
            <w:tcMar>
              <w:left w:type="dxa" w:w="102"/>
              <w:right w:type="dxa" w:w="102"/>
            </w:tcMar>
            <w:tcPrChange w:id="10004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[-7.1812, 4.4932]</w:t>
            </w:r>
          </w:p>
        </w:tc>
        <w:tc>
          <w:tcPr>
            <w:tcW w:w="0" w:type="auto"/>
            <w:tcBorders>
              <w:top w:val="nil"/>
              <w:left w:val="nil"/>
              <w:bottom w:val="nil"/>
              <w:right w:val="nil"/>
              <w:insideH w:val="nil"/>
              <w:insideV w:val="nil"/>
            </w:tcBorders>
            <w:tcMar>
              <w:left w:type="dxa" w:w="102"/>
              <w:right w:type="dxa" w:w="102"/>
            </w:tcMar>
            <w:tcPrChange w:id="10004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0.6846</w:t>
            </w:r>
          </w:p>
        </w:tc>
      </w:tr>
      <w:tr>
        <w:trPr>
          <w:cantSplit/>
          <w:ins w:id="138" w:author="Codex" w:date="2026-10-05T14:02:24Z"/>
        </w:trPr>
        <w:tc>
          <w:tcPr>
            <w:tcW w:w="0" w:type="auto"/>
            <w:tcBorders>
              <w:top w:val="nil"/>
              <w:left w:val="nil"/>
              <w:bottom w:val="nil"/>
              <w:right w:val="nil"/>
              <w:insideH w:val="nil"/>
              <w:insideV w:val="nil"/>
            </w:tcBorders>
            <w:tcMar>
              <w:left w:type="dxa" w:w="102"/>
              <w:right w:type="dxa" w:w="102"/>
            </w:tcMar>
            <w:tcPrChange w:id="10004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Change w:id="10004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-32.5305</w:t>
            </w:r>
          </w:p>
        </w:tc>
        <w:tc>
          <w:tcPr>
            <w:tcW w:w="0" w:type="auto"/>
            <w:tcBorders>
              <w:top w:val="nil"/>
              <w:left w:val="nil"/>
              <w:bottom w:val="nil"/>
              <w:right w:val="nil"/>
              <w:insideH w:val="nil"/>
              <w:insideV w:val="nil"/>
            </w:tcBorders>
            <w:tcMar>
              <w:left w:type="dxa" w:w="102"/>
              <w:right w:type="dxa" w:w="102"/>
            </w:tcMar>
            <w:tcPrChange w:id="10004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[-94.9889, 29.9280]</w:t>
            </w:r>
          </w:p>
        </w:tc>
        <w:tc>
          <w:tcPr>
            <w:tcW w:w="0" w:type="auto"/>
            <w:tcBorders>
              <w:top w:val="nil"/>
              <w:left w:val="nil"/>
              <w:bottom w:val="nil"/>
              <w:right w:val="nil"/>
              <w:insideH w:val="nil"/>
              <w:insideV w:val="nil"/>
            </w:tcBorders>
            <w:tcMar>
              <w:left w:type="dxa" w:w="102"/>
              <w:right w:type="dxa" w:w="102"/>
            </w:tcMar>
            <w:tcPrChange w:id="10004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Change w:id="10004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0.3219</w:t>
            </w:r>
          </w:p>
        </w:tc>
      </w:tr>
      <w:tr>
        <w:trPr>
          <w:cantSplit/>
          <w:ins w:id="139" w:author="Codex" w:date="2026-10-05T14:02:24Z"/>
        </w:trPr>
        <w:tc>
          <w:tcPr>
            <w:tcW w:w="0" w:type="auto"/>
            <w:tcBorders>
              <w:top w:val="nil"/>
              <w:left w:val="nil"/>
              <w:bottom w:val="nil"/>
              <w:right w:val="nil"/>
              <w:insideH w:val="nil"/>
              <w:insideV w:val="nil"/>
            </w:tcBorders>
            <w:tcMar>
              <w:left w:type="dxa" w:w="102"/>
              <w:right w:type="dxa" w:w="102"/>
            </w:tcMar>
            <w:tcPrChange w:id="10004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Change w:id="10004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-0.5031</w:t>
            </w:r>
          </w:p>
        </w:tc>
        <w:tc>
          <w:tcPr>
            <w:tcW w:w="0" w:type="auto"/>
            <w:tcBorders>
              <w:top w:val="nil"/>
              <w:left w:val="nil"/>
              <w:bottom w:val="nil"/>
              <w:right w:val="nil"/>
              <w:insideH w:val="nil"/>
              <w:insideV w:val="nil"/>
            </w:tcBorders>
            <w:tcMar>
              <w:left w:type="dxa" w:w="102"/>
              <w:right w:type="dxa" w:w="102"/>
            </w:tcMar>
            <w:tcPrChange w:id="10004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[-6.0178, 5.0117]</w:t>
            </w:r>
          </w:p>
        </w:tc>
        <w:tc>
          <w:tcPr>
            <w:tcW w:w="0" w:type="auto"/>
            <w:tcBorders>
              <w:top w:val="nil"/>
              <w:left w:val="nil"/>
              <w:bottom w:val="nil"/>
              <w:right w:val="nil"/>
              <w:insideH w:val="nil"/>
              <w:insideV w:val="nil"/>
            </w:tcBorders>
            <w:tcMar>
              <w:left w:type="dxa" w:w="102"/>
              <w:right w:type="dxa" w:w="102"/>
            </w:tcMar>
            <w:tcPrChange w:id="10004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0.8663</w:t>
            </w:r>
          </w:p>
        </w:tc>
      </w:tr>
      <w:tr>
        <w:trPr>
          <w:cantSplit/>
          <w:ins w:id="140" w:author="Codex" w:date="2026-10-05T14:02:24Z"/>
        </w:trPr>
        <w:tc>
          <w:tcPr>
            <w:tcW w:w="0" w:type="auto"/>
            <w:tcBorders>
              <w:top w:val="nil"/>
              <w:left w:val="nil"/>
              <w:bottom w:val="nil"/>
              <w:right w:val="nil"/>
              <w:insideH w:val="nil"/>
              <w:insideV w:val="nil"/>
            </w:tcBorders>
            <w:tcMar>
              <w:left w:type="dxa" w:w="102"/>
              <w:right w:type="dxa" w:w="102"/>
            </w:tcMar>
            <w:tcPrChange w:id="10004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Change w:id="10004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-2.5950</w:t>
            </w:r>
          </w:p>
        </w:tc>
        <w:tc>
          <w:tcPr>
            <w:tcW w:w="0" w:type="auto"/>
            <w:tcBorders>
              <w:top w:val="nil"/>
              <w:left w:val="nil"/>
              <w:bottom w:val="nil"/>
              <w:right w:val="nil"/>
              <w:insideH w:val="nil"/>
              <w:insideV w:val="nil"/>
            </w:tcBorders>
            <w:tcMar>
              <w:left w:type="dxa" w:w="102"/>
              <w:right w:type="dxa" w:w="102"/>
            </w:tcMar>
            <w:tcPrChange w:id="10004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[-11.3678, 6.1777]</w:t>
            </w:r>
          </w:p>
        </w:tc>
        <w:tc>
          <w:tcPr>
            <w:tcW w:w="0" w:type="auto"/>
            <w:tcBorders>
              <w:top w:val="nil"/>
              <w:left w:val="nil"/>
              <w:bottom w:val="nil"/>
              <w:right w:val="nil"/>
              <w:insideH w:val="nil"/>
              <w:insideV w:val="nil"/>
            </w:tcBorders>
            <w:tcMar>
              <w:left w:type="dxa" w:w="102"/>
              <w:right w:type="dxa" w:w="102"/>
            </w:tcMar>
            <w:tcPrChange w:id="10004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0.5908</w:t>
            </w:r>
          </w:p>
        </w:tc>
      </w:tr>
      <w:tr>
        <w:trPr>
          <w:cantSplit/>
          <w:ins w:id="141" w:author="Codex" w:date="2026-10-05T14:02:24Z"/>
        </w:trPr>
        <w:tc>
          <w:tcPr>
            <w:tcW w:w="0" w:type="auto"/>
            <w:tcBorders>
              <w:top w:val="nil"/>
              <w:left w:val="nil"/>
              <w:bottom w:val="nil"/>
              <w:right w:val="nil"/>
              <w:insideH w:val="nil"/>
              <w:insideV w:val="nil"/>
            </w:tcBorders>
            <w:tcMar>
              <w:left w:type="dxa" w:w="102"/>
              <w:right w:type="dxa" w:w="102"/>
            </w:tcMar>
            <w:tcPrChange w:id="10004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Change w:id="10004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-27.2796</w:t>
            </w:r>
          </w:p>
        </w:tc>
        <w:tc>
          <w:tcPr>
            <w:tcW w:w="0" w:type="auto"/>
            <w:tcBorders>
              <w:top w:val="nil"/>
              <w:left w:val="nil"/>
              <w:bottom w:val="nil"/>
              <w:right w:val="nil"/>
              <w:insideH w:val="nil"/>
              <w:insideV w:val="nil"/>
            </w:tcBorders>
            <w:tcMar>
              <w:left w:type="dxa" w:w="102"/>
              <w:right w:type="dxa" w:w="102"/>
            </w:tcMar>
            <w:tcPrChange w:id="10004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[-87.7822, 33.2230]</w:t>
            </w:r>
          </w:p>
        </w:tc>
        <w:tc>
          <w:tcPr>
            <w:tcW w:w="0" w:type="auto"/>
            <w:tcBorders>
              <w:top w:val="nil"/>
              <w:left w:val="nil"/>
              <w:bottom w:val="nil"/>
              <w:right w:val="nil"/>
              <w:insideH w:val="nil"/>
              <w:insideV w:val="nil"/>
            </w:tcBorders>
            <w:tcMar>
              <w:left w:type="dxa" w:w="102"/>
              <w:right w:type="dxa" w:w="102"/>
            </w:tcMar>
            <w:tcPrChange w:id="10004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0.3912</w:t>
            </w:r>
          </w:p>
        </w:tc>
      </w:tr>
      <w:tr>
        <w:trPr>
          <w:cantSplit/>
          <w:ins w:id="142" w:author="Codex" w:date="2026-10-05T14:02:24Z"/>
        </w:trPr>
        <w:tc>
          <w:tcPr>
            <w:tcW w:w="0" w:type="auto"/>
            <w:tcBorders>
              <w:top w:val="nil"/>
              <w:left w:val="nil"/>
              <w:bottom w:val="nil"/>
              <w:right w:val="nil"/>
              <w:insideH w:val="nil"/>
              <w:insideV w:val="nil"/>
            </w:tcBorders>
            <w:tcMar>
              <w:left w:type="dxa" w:w="102"/>
              <w:right w:type="dxa" w:w="102"/>
            </w:tcMar>
            <w:tcPrChange w:id="10004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Change w:id="10004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-4.3013</w:t>
            </w:r>
          </w:p>
        </w:tc>
        <w:tc>
          <w:tcPr>
            <w:tcW w:w="0" w:type="auto"/>
            <w:tcBorders>
              <w:top w:val="nil"/>
              <w:left w:val="nil"/>
              <w:bottom w:val="nil"/>
              <w:right w:val="nil"/>
              <w:insideH w:val="nil"/>
              <w:insideV w:val="nil"/>
            </w:tcBorders>
            <w:tcMar>
              <w:left w:type="dxa" w:w="102"/>
              <w:right w:type="dxa" w:w="102"/>
            </w:tcMar>
            <w:tcPrChange w:id="10004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[-13.1332, 4.5306]</w:t>
            </w:r>
          </w:p>
        </w:tc>
        <w:tc>
          <w:tcPr>
            <w:tcW w:w="0" w:type="auto"/>
            <w:tcBorders>
              <w:top w:val="nil"/>
              <w:left w:val="nil"/>
              <w:bottom w:val="nil"/>
              <w:right w:val="nil"/>
              <w:insideH w:val="nil"/>
              <w:insideV w:val="nil"/>
            </w:tcBorders>
            <w:tcMar>
              <w:left w:type="dxa" w:w="102"/>
              <w:right w:type="dxa" w:w="102"/>
            </w:tcMar>
            <w:tcPrChange w:id="10004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0.3553</w:t>
            </w:r>
          </w:p>
        </w:tc>
      </w:tr>
      <w:tr>
        <w:trPr>
          <w:cantSplit/>
          <w:ins w:id="143" w:author="Codex" w:date="2026-10-05T14:02:24Z"/>
        </w:trPr>
        <w:tc>
          <w:tcPr>
            <w:tcW w:w="0" w:type="auto"/>
            <w:tcBorders>
              <w:top w:val="nil"/>
              <w:left w:val="nil"/>
              <w:bottom w:val="nil"/>
              <w:right w:val="nil"/>
              <w:insideH w:val="nil"/>
              <w:insideV w:val="nil"/>
            </w:tcBorders>
            <w:tcMar>
              <w:left w:type="dxa" w:w="102"/>
              <w:right w:type="dxa" w:w="102"/>
            </w:tcMar>
            <w:tcPrChange w:id="10004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Change w:id="10004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4.2380</w:t>
            </w:r>
          </w:p>
        </w:tc>
        <w:tc>
          <w:tcPr>
            <w:tcW w:w="0" w:type="auto"/>
            <w:tcBorders>
              <w:top w:val="nil"/>
              <w:left w:val="nil"/>
              <w:bottom w:val="nil"/>
              <w:right w:val="nil"/>
              <w:insideH w:val="nil"/>
              <w:insideV w:val="nil"/>
            </w:tcBorders>
            <w:tcMar>
              <w:left w:type="dxa" w:w="102"/>
              <w:right w:type="dxa" w:w="102"/>
            </w:tcMar>
            <w:tcPrChange w:id="10004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[-5.2323, 13.7084]</w:t>
            </w:r>
          </w:p>
        </w:tc>
        <w:tc>
          <w:tcPr>
            <w:tcW w:w="0" w:type="auto"/>
            <w:tcBorders>
              <w:top w:val="nil"/>
              <w:left w:val="nil"/>
              <w:bottom w:val="nil"/>
              <w:right w:val="nil"/>
              <w:insideH w:val="nil"/>
              <w:insideV w:val="nil"/>
            </w:tcBorders>
            <w:tcMar>
              <w:left w:type="dxa" w:w="102"/>
              <w:right w:type="dxa" w:w="102"/>
            </w:tcMar>
            <w:tcPrChange w:id="10005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0.3932</w:t>
            </w:r>
          </w:p>
        </w:tc>
      </w:tr>
      <w:tr>
        <w:trPr>
          <w:cantSplit/>
          <w:ins w:id="144" w:author="Codex" w:date="2026-10-05T14:02:24Z"/>
        </w:trPr>
        <w:tc>
          <w:tcPr>
            <w:tcW w:w="0" w:type="auto"/>
            <w:tcBorders>
              <w:top w:val="nil"/>
              <w:left w:val="nil"/>
              <w:bottom w:val="nil"/>
              <w:right w:val="nil"/>
              <w:insideH w:val="nil"/>
              <w:insideV w:val="nil"/>
            </w:tcBorders>
            <w:tcMar>
              <w:left w:type="dxa" w:w="102"/>
              <w:right w:type="dxa" w:w="102"/>
            </w:tcMar>
            <w:tcPrChange w:id="10005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Change w:id="10005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5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5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5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-5.0524</w:t>
            </w:r>
          </w:p>
        </w:tc>
        <w:tc>
          <w:tcPr>
            <w:tcW w:w="0" w:type="auto"/>
            <w:tcBorders>
              <w:top w:val="nil"/>
              <w:left w:val="nil"/>
              <w:bottom w:val="nil"/>
              <w:right w:val="nil"/>
              <w:insideH w:val="nil"/>
              <w:insideV w:val="nil"/>
            </w:tcBorders>
            <w:tcMar>
              <w:left w:type="dxa" w:w="102"/>
              <w:right w:type="dxa" w:w="102"/>
            </w:tcMar>
            <w:tcPrChange w:id="10005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[-88.5774, 78.4726]</w:t>
            </w:r>
          </w:p>
        </w:tc>
        <w:tc>
          <w:tcPr>
            <w:tcW w:w="0" w:type="auto"/>
            <w:tcBorders>
              <w:top w:val="nil"/>
              <w:left w:val="nil"/>
              <w:bottom w:val="nil"/>
              <w:right w:val="nil"/>
              <w:insideH w:val="nil"/>
              <w:insideV w:val="nil"/>
            </w:tcBorders>
            <w:tcMar>
              <w:left w:type="dxa" w:w="102"/>
              <w:right w:type="dxa" w:w="102"/>
            </w:tcMar>
            <w:tcPrChange w:id="10005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5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0.8743</w:t>
            </w:r>
          </w:p>
        </w:tc>
      </w:tr>
      <w:tr>
        <w:trPr>
          <w:cantSplit/>
          <w:ins w:id="145" w:author="Codex" w:date="2026-10-05T14:02:24Z"/>
        </w:trPr>
        <w:tc>
          <w:tcPr>
            <w:tcW w:w="0" w:type="auto"/>
            <w:tcBorders>
              <w:top w:val="nil"/>
              <w:left w:val="nil"/>
              <w:bottom w:val="nil"/>
              <w:right w:val="nil"/>
              <w:insideH w:val="nil"/>
              <w:insideV w:val="nil"/>
            </w:tcBorders>
            <w:tcMar>
              <w:left w:type="dxa" w:w="102"/>
              <w:right w:type="dxa" w:w="102"/>
            </w:tcMar>
            <w:tcPrChange w:id="10005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Change w:id="10005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5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5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5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6.6430</w:t>
            </w:r>
          </w:p>
        </w:tc>
        <w:tc>
          <w:tcPr>
            <w:tcW w:w="0" w:type="auto"/>
            <w:tcBorders>
              <w:top w:val="nil"/>
              <w:left w:val="nil"/>
              <w:bottom w:val="nil"/>
              <w:right w:val="nil"/>
              <w:insideH w:val="nil"/>
              <w:insideV w:val="nil"/>
            </w:tcBorders>
            <w:tcMar>
              <w:left w:type="dxa" w:w="102"/>
              <w:right w:type="dxa" w:w="102"/>
            </w:tcMar>
            <w:tcPrChange w:id="10005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[-2.4834, 15.7694]</w:t>
            </w:r>
          </w:p>
        </w:tc>
        <w:tc>
          <w:tcPr>
            <w:tcW w:w="0" w:type="auto"/>
            <w:tcBorders>
              <w:top w:val="nil"/>
              <w:left w:val="nil"/>
              <w:bottom w:val="nil"/>
              <w:right w:val="nil"/>
              <w:insideH w:val="nil"/>
              <w:insideV w:val="nil"/>
            </w:tcBorders>
            <w:tcMar>
              <w:left w:type="dxa" w:w="102"/>
              <w:right w:type="dxa" w:w="102"/>
            </w:tcMar>
            <w:tcPrChange w:id="10005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ins w:id="146" w:author="Codex" w:date="2026-10-05T14:02:24Z"/>
        </w:trPr>
        <w:tc>
          <w:tcPr>
            <w:tcW w:w="0" w:type="auto"/>
            <w:tcBorders>
              <w:top w:val="nil"/>
              <w:left w:val="nil"/>
              <w:bottom w:val="nil"/>
              <w:right w:val="nil"/>
              <w:insideH w:val="nil"/>
              <w:insideV w:val="nil"/>
            </w:tcBorders>
            <w:tcMar>
              <w:left w:type="dxa" w:w="102"/>
              <w:right w:type="dxa" w:w="102"/>
            </w:tcMar>
            <w:tcPrChange w:id="10005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R1_C1</w:t>
            </w:r>
          </w:p>
        </w:tc>
        <w:tc>
          <w:tcPr>
            <w:tcW w:w="0" w:type="auto"/>
            <w:tcBorders>
              <w:top w:val="nil"/>
              <w:left w:val="nil"/>
              <w:bottom w:val="nil"/>
              <w:right w:val="nil"/>
              <w:insideH w:val="nil"/>
              <w:insideV w:val="nil"/>
            </w:tcBorders>
            <w:tcMar>
              <w:left w:type="dxa" w:w="102"/>
              <w:right w:type="dxa" w:w="102"/>
            </w:tcMar>
            <w:tcPrChange w:id="10005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5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5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w:t>
            </w:r>
          </w:p>
        </w:tc>
        <w:tc>
          <w:tcPr>
            <w:tcW w:w="0" w:type="auto"/>
            <w:tcBorders>
              <w:top w:val="nil"/>
              <w:left w:val="nil"/>
              <w:bottom w:val="nil"/>
              <w:right w:val="nil"/>
              <w:insideH w:val="nil"/>
              <w:insideV w:val="nil"/>
            </w:tcBorders>
            <w:tcMar>
              <w:left w:type="dxa" w:w="102"/>
              <w:right w:type="dxa" w:w="102"/>
            </w:tcMar>
            <w:tcPrChange w:id="10005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[-0.0436, 0.0444]</w:t>
            </w:r>
          </w:p>
        </w:tc>
        <w:tc>
          <w:tcPr>
            <w:tcW w:w="0" w:type="auto"/>
            <w:tcBorders>
              <w:top w:val="nil"/>
              <w:left w:val="nil"/>
              <w:bottom w:val="nil"/>
              <w:right w:val="nil"/>
              <w:insideH w:val="nil"/>
              <w:insideV w:val="nil"/>
            </w:tcBorders>
            <w:tcMar>
              <w:left w:type="dxa" w:w="102"/>
              <w:right w:type="dxa" w:w="102"/>
            </w:tcMar>
            <w:tcPrChange w:id="10005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0.9681</w:t>
            </w:r>
          </w:p>
        </w:tc>
      </w:tr>
      <w:tr>
        <w:trPr>
          <w:cantSplit/>
          <w:ins w:id="147" w:author="Codex" w:date="2026-10-05T14:02:24Z"/>
        </w:trPr>
        <w:tc>
          <w:tcPr>
            <w:tcW w:w="0" w:type="auto"/>
            <w:tcBorders>
              <w:top w:val="nil"/>
              <w:left w:val="nil"/>
              <w:bottom w:val="nil"/>
              <w:right w:val="nil"/>
              <w:insideH w:val="nil"/>
              <w:insideV w:val="nil"/>
            </w:tcBorders>
            <w:tcMar>
              <w:left w:type="dxa" w:w="102"/>
              <w:right w:type="dxa" w:w="102"/>
            </w:tcMar>
            <w:tcPrChange w:id="10005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R1_C2</w:t>
            </w:r>
          </w:p>
        </w:tc>
        <w:tc>
          <w:tcPr>
            <w:tcW w:w="0" w:type="auto"/>
            <w:tcBorders>
              <w:top w:val="nil"/>
              <w:left w:val="nil"/>
              <w:bottom w:val="nil"/>
              <w:right w:val="nil"/>
              <w:insideH w:val="nil"/>
              <w:insideV w:val="nil"/>
            </w:tcBorders>
            <w:tcMar>
              <w:left w:type="dxa" w:w="102"/>
              <w:right w:type="dxa" w:w="102"/>
            </w:tcMar>
            <w:tcPrChange w:id="10005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5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5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0.0237</w:t>
            </w:r>
          </w:p>
        </w:tc>
        <w:tc>
          <w:tcPr>
            <w:tcW w:w="0" w:type="auto"/>
            <w:tcBorders>
              <w:top w:val="nil"/>
              <w:left w:val="nil"/>
              <w:bottom w:val="nil"/>
              <w:right w:val="nil"/>
              <w:insideH w:val="nil"/>
              <w:insideV w:val="nil"/>
            </w:tcBorders>
            <w:tcMar>
              <w:left w:type="dxa" w:w="102"/>
              <w:right w:type="dxa" w:w="102"/>
            </w:tcMar>
            <w:tcPrChange w:id="10005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[-0.0497, 0.0971]</w:t>
            </w:r>
          </w:p>
        </w:tc>
        <w:tc>
          <w:tcPr>
            <w:tcW w:w="0" w:type="auto"/>
            <w:tcBorders>
              <w:top w:val="nil"/>
              <w:left w:val="nil"/>
              <w:bottom w:val="nil"/>
              <w:right w:val="nil"/>
              <w:insideH w:val="nil"/>
              <w:insideV w:val="nil"/>
            </w:tcBorders>
            <w:tcMar>
              <w:left w:type="dxa" w:w="102"/>
              <w:right w:type="dxa" w:w="102"/>
            </w:tcMar>
            <w:tcPrChange w:id="10005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0.4251</w:t>
            </w:r>
          </w:p>
        </w:tc>
      </w:tr>
      <w:tr>
        <w:trPr>
          <w:cantSplit/>
          <w:ins w:id="148" w:author="Codex" w:date="2026-10-05T14:02:24Z"/>
        </w:trPr>
        <w:tc>
          <w:tcPr>
            <w:tcW w:w="0" w:type="auto"/>
            <w:tcBorders>
              <w:top w:val="nil"/>
              <w:left w:val="nil"/>
              <w:bottom w:val="nil"/>
              <w:right w:val="nil"/>
              <w:insideH w:val="nil"/>
              <w:insideV w:val="nil"/>
            </w:tcBorders>
            <w:tcMar>
              <w:left w:type="dxa" w:w="102"/>
              <w:right w:type="dxa" w:w="102"/>
            </w:tcMar>
            <w:tcPrChange w:id="10005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R1_C3</w:t>
            </w:r>
          </w:p>
        </w:tc>
        <w:tc>
          <w:tcPr>
            <w:tcW w:w="0" w:type="auto"/>
            <w:tcBorders>
              <w:top w:val="nil"/>
              <w:left w:val="nil"/>
              <w:bottom w:val="nil"/>
              <w:right w:val="nil"/>
              <w:insideH w:val="nil"/>
              <w:insideV w:val="nil"/>
            </w:tcBorders>
            <w:tcMar>
              <w:left w:type="dxa" w:w="102"/>
              <w:right w:type="dxa" w:w="102"/>
            </w:tcMar>
            <w:tcPrChange w:id="10005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05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05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0.0181</w:t>
            </w:r>
          </w:p>
        </w:tc>
        <w:tc>
          <w:tcPr>
            <w:tcW w:w="0" w:type="auto"/>
            <w:tcBorders>
              <w:top w:val="nil"/>
              <w:left w:val="nil"/>
              <w:bottom w:val="nil"/>
              <w:right w:val="nil"/>
              <w:insideH w:val="nil"/>
              <w:insideV w:val="nil"/>
            </w:tcBorders>
            <w:tcMar>
              <w:left w:type="dxa" w:w="102"/>
              <w:right w:type="dxa" w:w="102"/>
            </w:tcMar>
            <w:tcPrChange w:id="10005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[-0.0504, 0.0866]</w:t>
            </w:r>
          </w:p>
        </w:tc>
        <w:tc>
          <w:tcPr>
            <w:tcW w:w="0" w:type="auto"/>
            <w:tcBorders>
              <w:top w:val="nil"/>
              <w:left w:val="nil"/>
              <w:bottom w:val="nil"/>
              <w:right w:val="nil"/>
              <w:insideH w:val="nil"/>
              <w:insideV w:val="nil"/>
            </w:tcBorders>
            <w:tcMar>
              <w:left w:type="dxa" w:w="102"/>
              <w:right w:type="dxa" w:w="102"/>
            </w:tcMar>
            <w:tcPrChange w:id="10005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0.4870</w:t>
            </w:r>
          </w:p>
        </w:tc>
      </w:tr>
      <w:tr>
        <w:trPr>
          <w:cantSplit/>
          <w:ins w:id="149" w:author="Codex" w:date="2026-10-05T14:02:24Z"/>
        </w:trPr>
        <w:tc>
          <w:tcPr>
            <w:tcW w:w="0" w:type="auto"/>
            <w:tcBorders>
              <w:top w:val="nil"/>
              <w:left w:val="nil"/>
              <w:bottom w:val="nil"/>
              <w:right w:val="nil"/>
              <w:insideH w:val="nil"/>
              <w:insideV w:val="nil"/>
            </w:tcBorders>
            <w:tcMar>
              <w:left w:type="dxa" w:w="102"/>
              <w:right w:type="dxa" w:w="102"/>
            </w:tcMar>
            <w:tcPrChange w:id="10005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R1_C4</w:t>
            </w:r>
          </w:p>
        </w:tc>
        <w:tc>
          <w:tcPr>
            <w:tcW w:w="0" w:type="auto"/>
            <w:tcBorders>
              <w:top w:val="nil"/>
              <w:left w:val="nil"/>
              <w:bottom w:val="nil"/>
              <w:right w:val="nil"/>
              <w:insideH w:val="nil"/>
              <w:insideV w:val="nil"/>
            </w:tcBorders>
            <w:tcMar>
              <w:left w:type="dxa" w:w="102"/>
              <w:right w:type="dxa" w:w="102"/>
            </w:tcMar>
            <w:tcPrChange w:id="10005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05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05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0.0914</w:t>
            </w:r>
          </w:p>
        </w:tc>
        <w:tc>
          <w:tcPr>
            <w:tcW w:w="0" w:type="auto"/>
            <w:tcBorders>
              <w:top w:val="nil"/>
              <w:left w:val="nil"/>
              <w:bottom w:val="nil"/>
              <w:right w:val="nil"/>
              <w:insideH w:val="nil"/>
              <w:insideV w:val="nil"/>
            </w:tcBorders>
            <w:tcMar>
              <w:left w:type="dxa" w:w="102"/>
              <w:right w:type="dxa" w:w="102"/>
            </w:tcMar>
            <w:tcPrChange w:id="10005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[-0.1531, 0.3360]</w:t>
            </w:r>
          </w:p>
        </w:tc>
        <w:tc>
          <w:tcPr>
            <w:tcW w:w="0" w:type="auto"/>
            <w:tcBorders>
              <w:top w:val="nil"/>
              <w:left w:val="nil"/>
              <w:bottom w:val="nil"/>
              <w:right w:val="nil"/>
              <w:insideH w:val="nil"/>
              <w:insideV w:val="nil"/>
            </w:tcBorders>
            <w:tcMar>
              <w:left w:type="dxa" w:w="102"/>
              <w:right w:type="dxa" w:w="102"/>
            </w:tcMar>
            <w:tcPrChange w:id="10005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0.2994</w:t>
            </w:r>
          </w:p>
        </w:tc>
      </w:tr>
      <w:tr>
        <w:trPr>
          <w:cantSplit/>
          <w:ins w:id="150" w:author="Codex" w:date="2026-10-05T14:02:24Z"/>
        </w:trPr>
        <w:tc>
          <w:tcPr>
            <w:tcW w:w="0" w:type="auto"/>
            <w:tcBorders>
              <w:top w:val="nil"/>
              <w:left w:val="nil"/>
              <w:bottom w:val="nil"/>
              <w:right w:val="nil"/>
              <w:insideH w:val="nil"/>
              <w:insideV w:val="nil"/>
            </w:tcBorders>
            <w:tcMar>
              <w:left w:type="dxa" w:w="102"/>
              <w:right w:type="dxa" w:w="102"/>
            </w:tcMar>
            <w:tcPrChange w:id="10005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R1_D1</w:t>
            </w:r>
          </w:p>
        </w:tc>
        <w:tc>
          <w:tcPr>
            <w:tcW w:w="0" w:type="auto"/>
            <w:tcBorders>
              <w:top w:val="nil"/>
              <w:left w:val="nil"/>
              <w:bottom w:val="nil"/>
              <w:right w:val="nil"/>
              <w:insideH w:val="nil"/>
              <w:insideV w:val="nil"/>
            </w:tcBorders>
            <w:tcMar>
              <w:left w:type="dxa" w:w="102"/>
              <w:right w:type="dxa" w:w="102"/>
            </w:tcMar>
            <w:tcPrChange w:id="10005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05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05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-0.0131</w:t>
            </w:r>
          </w:p>
        </w:tc>
        <w:tc>
          <w:tcPr>
            <w:tcW w:w="0" w:type="auto"/>
            <w:tcBorders>
              <w:top w:val="nil"/>
              <w:left w:val="nil"/>
              <w:bottom w:val="nil"/>
              <w:right w:val="nil"/>
              <w:insideH w:val="nil"/>
              <w:insideV w:val="nil"/>
            </w:tcBorders>
            <w:tcMar>
              <w:left w:type="dxa" w:w="102"/>
              <w:right w:type="dxa" w:w="102"/>
            </w:tcMar>
            <w:tcPrChange w:id="10005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[-0.1507, 0.1246]</w:t>
            </w:r>
          </w:p>
        </w:tc>
        <w:tc>
          <w:tcPr>
            <w:tcW w:w="0" w:type="auto"/>
            <w:tcBorders>
              <w:top w:val="nil"/>
              <w:left w:val="nil"/>
              <w:bottom w:val="nil"/>
              <w:right w:val="nil"/>
              <w:insideH w:val="nil"/>
              <w:insideV w:val="nil"/>
            </w:tcBorders>
            <w:tcMar>
              <w:left w:type="dxa" w:w="102"/>
              <w:right w:type="dxa" w:w="102"/>
            </w:tcMar>
            <w:tcPrChange w:id="10005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w:t>
            </w:r>
          </w:p>
        </w:tc>
      </w:tr>
      <w:tr>
        <w:trPr>
          <w:cantSplit/>
          <w:ins w:id="151"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566"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R1_D2</w:t>
            </w:r>
          </w:p>
        </w:tc>
        <w:tc>
          <w:tcPr>
            <w:tcW w:w="0" w:type="auto"/>
            <w:tcBorders>
              <w:top w:val="nil"/>
              <w:left w:val="nil"/>
              <w:bottom w:val="single" w:sz="12" w:color="000000"/>
              <w:right w:val="nil"/>
              <w:insideH w:val="nil"/>
              <w:insideV w:val="nil"/>
            </w:tcBorders>
            <w:tcMar>
              <w:left w:type="dxa" w:w="102"/>
              <w:right w:type="dxa" w:w="102"/>
            </w:tcMar>
            <w:tcPrChange w:id="100056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Change w:id="100056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Change w:id="100056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Change w:id="100057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0.0619</w:t>
            </w:r>
          </w:p>
        </w:tc>
        <w:tc>
          <w:tcPr>
            <w:tcW w:w="0" w:type="auto"/>
            <w:tcBorders>
              <w:top w:val="nil"/>
              <w:left w:val="nil"/>
              <w:bottom w:val="single" w:sz="12" w:color="000000"/>
              <w:right w:val="nil"/>
              <w:insideH w:val="nil"/>
              <w:insideV w:val="nil"/>
            </w:tcBorders>
            <w:tcMar>
              <w:left w:type="dxa" w:w="102"/>
              <w:right w:type="dxa" w:w="102"/>
            </w:tcMar>
            <w:tcPrChange w:id="1000571"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[-0.1318, 0.2557]</w:t>
            </w:r>
          </w:p>
        </w:tc>
        <w:tc>
          <w:tcPr>
            <w:tcW w:w="0" w:type="auto"/>
            <w:tcBorders>
              <w:top w:val="nil"/>
              <w:left w:val="nil"/>
              <w:bottom w:val="single" w:sz="12" w:color="000000"/>
              <w:right w:val="nil"/>
              <w:insideH w:val="nil"/>
              <w:insideV w:val="nil"/>
            </w:tcBorders>
            <w:tcMar>
              <w:left w:type="dxa" w:w="102"/>
              <w:right w:type="dxa" w:w="102"/>
            </w:tcMar>
            <w:tcPrChange w:id="100057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57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Change w:id="100057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0.4192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2" w:author="Codex" w:date="2026-10-05T14:02:24Z"/>
          <w:rFonts w:ascii="Times New Roman" w:hAnsi="Times New Roman" w:cs="Times New Roman" w:eastAsia="SimSun"/>
          <w:sz w:val="21"/>
          <w:szCs w:val="21"/>
        </w:rPr>
      </w:pPr>
      <w:ins w:id="153" w:author="Codex" w:date="2026-10-05T14:02:24Z">
        <w:r>
          <w:rPr>
            <w:rFonts w:ascii="Times New Roman" w:hAnsi="Times New Roman" w:cs="Times New Roman" w:eastAsia="SimSun"/>
            <w:sz w:val="21"/>
            <w:szCs w:val="21"/>
          </w:rPr>
          <w:t>以上原始p不代表跨全部探索校正后的证据。有效比例低于98%的规格保留点估计与失败记录，主p与区间不发布；增加重复数不能纠正估计不稳定或因果识别问题。</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4" w:author="Codex" w:date="2026-10-05T14:02:24Z"/>
          <w:rFonts w:ascii="Times New Roman" w:hAnsi="Times New Roman" w:cs="Times New Roman" w:eastAsia="SimSun"/>
          <w:sz w:val="21"/>
          <w:szCs w:val="21"/>
        </w:rPr>
      </w:pPr>
      <w:ins w:id="155" w:author="Codex" w:date="2026-10-05T14:02:24Z">
        <w:r>
          <w:rPr>
            <w:rFonts w:ascii="Times New Roman" w:hAnsi="Times New Roman" w:cs="Times New Roman" w:eastAsia="SimSun"/>
            <w:b/>
            <w:sz w:val="21"/>
            <w:szCs w:val="21"/>
          </w:rPr>
          <w:t>登记辅助分析R2/R5/R8完整结果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6" w:author="Codex" w:date="2026-10-05T14:02:24Z"/>
          <w:rFonts w:ascii="Times New Roman" w:hAnsi="Times New Roman" w:cs="Times New Roman" w:eastAsia="SimSun"/>
          <w:sz w:val="21"/>
          <w:szCs w:val="21"/>
        </w:rPr>
      </w:pPr>
      <w:ins w:id="157" w:author="Codex" w:date="2026-10-05T14:02:24Z">
        <w:r>
          <w:rPr>
            <w:rFonts w:ascii="Times New Roman" w:hAnsi="Times New Roman" w:cs="Times New Roman" w:eastAsia="SimSun"/>
            <w:sz w:val="21"/>
            <w:szCs w:val="21"/>
          </w:rPr>
          <w:t>R2复用既有B200保存抽样，主列为满意度5分对4分的辅助修饰对比；所有组内收入对比单列。R5为预设线性概率模型，R8为影响函数推断对照。不得按较小p替换新14项的冻结主推断。</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8" w:author="Codex" w:date="2026-10-05T14:02:24Z"/>
          <w:rFonts w:ascii="Times New Roman" w:hAnsi="Times New Roman" w:cs="Times New Roman" w:eastAsia="SimSun"/>
          <w:sz w:val="21"/>
          <w:szCs w:val="21"/>
        </w:rPr>
      </w:pPr>
      <w:ins w:id="159" w:author="Codex" w:date="2026-10-05T14:02:24Z">
        <w:r>
          <w:rPr>
            <w:rFonts w:ascii="Times New Roman" w:hAnsi="Times New Roman" w:cs="Times New Roman" w:eastAsia="SimSun"/>
            <w:b/>
            <w:sz w:val="21"/>
            <w:szCs w:val="21"/>
          </w:rPr>
          <w:t>修饰对比</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60" w:author="Codex" w:date="2026-10-05T14:02:24Z"/>
          <w:rFonts w:ascii="Times New Roman" w:hAnsi="Times New Roman" w:cs="Times New Roman" w:eastAsia="KaiTi"/>
          <w:b w:val="0"/>
          <w:bCs w:val="0"/>
          <w:sz w:val="21"/>
          <w:szCs w:val="21"/>
        </w:rPr>
      </w:pPr>
      <w:ins w:id="161" w:author="Codex" w:date="2026-10-05T14:02:24Z">
        <w:r>
          <w:rPr>
            <w:rFonts w:ascii="Times New Roman" w:hAnsi="Times New Roman" w:cs="Times New Roman" w:eastAsia="KaiTi"/>
            <w:b w:val="0"/>
            <w:bCs w:val="0"/>
            <w:sz w:val="21"/>
            <w:szCs w:val="21"/>
          </w:rPr>
          <w:t>表D.6 R2、R5与R8辅助调节对比</w:t>
        </w:r>
      </w:ins>
    </w:p>
    <w:tbl>
      <w:tblPr>
        <w:tblW w:w="0" w:type="auto"/>
        <w:tblBorders>
          <w:top w:val="single" w:sz="12" w:color="000000"/>
          <w:left w:val="nil"/>
          <w:bottom w:val="single" w:sz="12" w:color="000000"/>
          <w:right w:val="nil"/>
          <w:insideH w:val="nil"/>
          <w:insideV w:val="nil"/>
        </w:tblBorders>
        <w:tblPrChange w:id="8450" w:author="Codex" w:date="2026-10-05T16:32:41.313017+00:00">
          <w:tblPr>
            <w:tblW w:w="0" w:type="auto"/>
            <w:tblLayout w:type="autofit"/>
          </w:tblPr>
        </w:tblPrChange>
      </w:tblPr>
      <w:tblGrid>
        <w:gridCol w:w="811"/>
        <w:gridCol w:w="1068"/>
        <w:gridCol w:w="957"/>
        <w:gridCol w:w="1884"/>
        <w:gridCol w:w="834"/>
        <w:gridCol w:w="782"/>
        <w:tblGridChange w:id="1000575">
          <w:tblGrid>
            <w:gridCol w:w="1466"/>
            <w:gridCol w:w="1466"/>
            <w:gridCol w:w="1466"/>
            <w:gridCol w:w="1466"/>
            <w:gridCol w:w="1466"/>
            <w:gridCol w:w="1466"/>
          </w:tblGrid>
        </w:tblGridChange>
      </w:tblGrid>
      <w:tr>
        <w:trPr>
          <w:cantSplit/>
          <w:tblHeader/>
          <w:ins w:id="162"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576"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57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578"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5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5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5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63" w:author="Codex" w:date="2026-10-05T14:02:24Z"/>
        </w:trPr>
        <w:tc>
          <w:tcPr>
            <w:tcW w:w="0" w:type="auto"/>
            <w:tcBorders>
              <w:top w:val="nil"/>
              <w:left w:val="nil"/>
              <w:bottom w:val="nil"/>
              <w:right w:val="nil"/>
              <w:insideH w:val="nil"/>
              <w:insideV w:val="nil"/>
            </w:tcBorders>
            <w:tcMar>
              <w:left w:type="dxa" w:w="102"/>
              <w:right w:type="dxa" w:w="102"/>
            </w:tcMar>
            <w:tcPrChange w:id="10005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5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5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-2.8936</w:t>
            </w:r>
          </w:p>
        </w:tc>
        <w:tc>
          <w:tcPr>
            <w:tcW w:w="0" w:type="auto"/>
            <w:tcBorders>
              <w:top w:val="nil"/>
              <w:left w:val="nil"/>
              <w:bottom w:val="nil"/>
              <w:right w:val="nil"/>
              <w:insideH w:val="nil"/>
              <w:insideV w:val="nil"/>
            </w:tcBorders>
            <w:tcMar>
              <w:left w:type="dxa" w:w="102"/>
              <w:right w:type="dxa" w:w="102"/>
            </w:tcMar>
            <w:tcPrChange w:id="10005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[-7.5619, 1.7746]</w:t>
            </w:r>
          </w:p>
        </w:tc>
        <w:tc>
          <w:tcPr>
            <w:tcW w:w="0" w:type="auto"/>
            <w:tcBorders>
              <w:top w:val="nil"/>
              <w:left w:val="nil"/>
              <w:bottom w:val="nil"/>
              <w:right w:val="nil"/>
              <w:insideH w:val="nil"/>
              <w:insideV w:val="nil"/>
            </w:tcBorders>
            <w:tcMar>
              <w:left w:type="dxa" w:w="102"/>
              <w:right w:type="dxa" w:w="102"/>
            </w:tcMar>
            <w:tcPrChange w:id="10005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0.2637</w:t>
            </w:r>
          </w:p>
        </w:tc>
      </w:tr>
      <w:tr>
        <w:trPr>
          <w:cantSplit/>
          <w:ins w:id="164" w:author="Codex" w:date="2026-10-05T14:02:24Z"/>
        </w:trPr>
        <w:tc>
          <w:tcPr>
            <w:tcW w:w="0" w:type="auto"/>
            <w:tcBorders>
              <w:top w:val="nil"/>
              <w:left w:val="nil"/>
              <w:bottom w:val="nil"/>
              <w:right w:val="nil"/>
              <w:insideH w:val="nil"/>
              <w:insideV w:val="nil"/>
            </w:tcBorders>
            <w:tcMar>
              <w:left w:type="dxa" w:w="102"/>
              <w:right w:type="dxa" w:w="102"/>
            </w:tcMar>
            <w:tcPrChange w:id="10005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5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5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-30.4152</w:t>
            </w:r>
          </w:p>
        </w:tc>
        <w:tc>
          <w:tcPr>
            <w:tcW w:w="0" w:type="auto"/>
            <w:tcBorders>
              <w:top w:val="nil"/>
              <w:left w:val="nil"/>
              <w:bottom w:val="nil"/>
              <w:right w:val="nil"/>
              <w:insideH w:val="nil"/>
              <w:insideV w:val="nil"/>
            </w:tcBorders>
            <w:tcMar>
              <w:left w:type="dxa" w:w="102"/>
              <w:right w:type="dxa" w:w="102"/>
            </w:tcMar>
            <w:tcPrChange w:id="10005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5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5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65" w:author="Codex" w:date="2026-10-05T14:02:24Z"/>
        </w:trPr>
        <w:tc>
          <w:tcPr>
            <w:tcW w:w="0" w:type="auto"/>
            <w:tcBorders>
              <w:top w:val="nil"/>
              <w:left w:val="nil"/>
              <w:bottom w:val="nil"/>
              <w:right w:val="nil"/>
              <w:insideH w:val="nil"/>
              <w:insideV w:val="nil"/>
            </w:tcBorders>
            <w:tcMar>
              <w:left w:type="dxa" w:w="102"/>
              <w:right w:type="dxa" w:w="102"/>
            </w:tcMar>
            <w:tcPrChange w:id="10005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5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5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-0.3190</w:t>
            </w:r>
          </w:p>
        </w:tc>
        <w:tc>
          <w:tcPr>
            <w:tcW w:w="0" w:type="auto"/>
            <w:tcBorders>
              <w:top w:val="nil"/>
              <w:left w:val="nil"/>
              <w:bottom w:val="nil"/>
              <w:right w:val="nil"/>
              <w:insideH w:val="nil"/>
              <w:insideV w:val="nil"/>
            </w:tcBorders>
            <w:tcMar>
              <w:left w:type="dxa" w:w="102"/>
              <w:right w:type="dxa" w:w="102"/>
            </w:tcMar>
            <w:tcPrChange w:id="10005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[-5.2505, 4.6125]</w:t>
            </w:r>
          </w:p>
        </w:tc>
        <w:tc>
          <w:tcPr>
            <w:tcW w:w="0" w:type="auto"/>
            <w:tcBorders>
              <w:top w:val="nil"/>
              <w:left w:val="nil"/>
              <w:bottom w:val="nil"/>
              <w:right w:val="nil"/>
              <w:insideH w:val="nil"/>
              <w:insideV w:val="nil"/>
            </w:tcBorders>
            <w:tcMar>
              <w:left w:type="dxa" w:w="102"/>
              <w:right w:type="dxa" w:w="102"/>
            </w:tcMar>
            <w:tcPrChange w:id="10005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0.9055</w:t>
            </w:r>
          </w:p>
        </w:tc>
      </w:tr>
      <w:tr>
        <w:trPr>
          <w:cantSplit/>
          <w:ins w:id="166" w:author="Codex" w:date="2026-10-05T14:02:24Z"/>
        </w:trPr>
        <w:tc>
          <w:tcPr>
            <w:tcW w:w="0" w:type="auto"/>
            <w:tcBorders>
              <w:top w:val="nil"/>
              <w:left w:val="nil"/>
              <w:bottom w:val="nil"/>
              <w:right w:val="nil"/>
              <w:insideH w:val="nil"/>
              <w:insideV w:val="nil"/>
            </w:tcBorders>
            <w:tcMar>
              <w:left w:type="dxa" w:w="102"/>
              <w:right w:type="dxa" w:w="102"/>
            </w:tcMar>
            <w:tcPrChange w:id="10006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6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13.1336</w:t>
            </w:r>
          </w:p>
        </w:tc>
        <w:tc>
          <w:tcPr>
            <w:tcW w:w="0" w:type="auto"/>
            <w:tcBorders>
              <w:top w:val="nil"/>
              <w:left w:val="nil"/>
              <w:bottom w:val="nil"/>
              <w:right w:val="nil"/>
              <w:insideH w:val="nil"/>
              <w:insideV w:val="nil"/>
            </w:tcBorders>
            <w:tcMar>
              <w:left w:type="dxa" w:w="102"/>
              <w:right w:type="dxa" w:w="102"/>
            </w:tcMar>
            <w:tcPrChange w:id="10006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[-21.4200, 47.6871]</w:t>
            </w:r>
          </w:p>
        </w:tc>
        <w:tc>
          <w:tcPr>
            <w:tcW w:w="0" w:type="auto"/>
            <w:tcBorders>
              <w:top w:val="nil"/>
              <w:left w:val="nil"/>
              <w:bottom w:val="nil"/>
              <w:right w:val="nil"/>
              <w:insideH w:val="nil"/>
              <w:insideV w:val="nil"/>
            </w:tcBorders>
            <w:tcMar>
              <w:left w:type="dxa" w:w="102"/>
              <w:right w:type="dxa" w:w="102"/>
            </w:tcMar>
            <w:tcPrChange w:id="10006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0.4450</w:t>
            </w:r>
          </w:p>
        </w:tc>
      </w:tr>
      <w:tr>
        <w:trPr>
          <w:cantSplit/>
          <w:ins w:id="167" w:author="Codex" w:date="2026-10-05T14:02:24Z"/>
        </w:trPr>
        <w:tc>
          <w:tcPr>
            <w:tcW w:w="0" w:type="auto"/>
            <w:tcBorders>
              <w:top w:val="nil"/>
              <w:left w:val="nil"/>
              <w:bottom w:val="nil"/>
              <w:right w:val="nil"/>
              <w:insideH w:val="nil"/>
              <w:insideV w:val="nil"/>
            </w:tcBorders>
            <w:tcMar>
              <w:left w:type="dxa" w:w="102"/>
              <w:right w:type="dxa" w:w="102"/>
            </w:tcMar>
            <w:tcPrChange w:id="10006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6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6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3.1826</w:t>
            </w:r>
          </w:p>
        </w:tc>
        <w:tc>
          <w:tcPr>
            <w:tcW w:w="0" w:type="auto"/>
            <w:tcBorders>
              <w:top w:val="nil"/>
              <w:left w:val="nil"/>
              <w:bottom w:val="nil"/>
              <w:right w:val="nil"/>
              <w:insideH w:val="nil"/>
              <w:insideV w:val="nil"/>
            </w:tcBorders>
            <w:tcMar>
              <w:left w:type="dxa" w:w="102"/>
              <w:right w:type="dxa" w:w="102"/>
            </w:tcMar>
            <w:tcPrChange w:id="10006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[-4.6374, 11.0025]</w:t>
            </w:r>
          </w:p>
        </w:tc>
        <w:tc>
          <w:tcPr>
            <w:tcW w:w="0" w:type="auto"/>
            <w:tcBorders>
              <w:top w:val="nil"/>
              <w:left w:val="nil"/>
              <w:bottom w:val="nil"/>
              <w:right w:val="nil"/>
              <w:insideH w:val="nil"/>
              <w:insideV w:val="nil"/>
            </w:tcBorders>
            <w:tcMar>
              <w:left w:type="dxa" w:w="102"/>
              <w:right w:type="dxa" w:w="102"/>
            </w:tcMar>
            <w:tcPrChange w:id="10006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0.4478</w:t>
            </w:r>
          </w:p>
        </w:tc>
      </w:tr>
      <w:tr>
        <w:trPr>
          <w:cantSplit/>
          <w:ins w:id="168" w:author="Codex" w:date="2026-10-05T14:02:24Z"/>
        </w:trPr>
        <w:tc>
          <w:tcPr>
            <w:tcW w:w="0" w:type="auto"/>
            <w:tcBorders>
              <w:top w:val="nil"/>
              <w:left w:val="nil"/>
              <w:bottom w:val="nil"/>
              <w:right w:val="nil"/>
              <w:insideH w:val="nil"/>
              <w:insideV w:val="nil"/>
            </w:tcBorders>
            <w:tcMar>
              <w:left w:type="dxa" w:w="102"/>
              <w:right w:type="dxa" w:w="102"/>
            </w:tcMar>
            <w:tcPrChange w:id="10006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6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-34.1123</w:t>
            </w:r>
          </w:p>
        </w:tc>
        <w:tc>
          <w:tcPr>
            <w:tcW w:w="0" w:type="auto"/>
            <w:tcBorders>
              <w:top w:val="nil"/>
              <w:left w:val="nil"/>
              <w:bottom w:val="nil"/>
              <w:right w:val="nil"/>
              <w:insideH w:val="nil"/>
              <w:insideV w:val="nil"/>
            </w:tcBorders>
            <w:tcMar>
              <w:left w:type="dxa" w:w="102"/>
              <w:right w:type="dxa" w:w="102"/>
            </w:tcMar>
            <w:tcPrChange w:id="10006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[-88.8018, 20.5772]</w:t>
            </w:r>
          </w:p>
        </w:tc>
        <w:tc>
          <w:tcPr>
            <w:tcW w:w="0" w:type="auto"/>
            <w:tcBorders>
              <w:top w:val="nil"/>
              <w:left w:val="nil"/>
              <w:bottom w:val="nil"/>
              <w:right w:val="nil"/>
              <w:insideH w:val="nil"/>
              <w:insideV w:val="nil"/>
            </w:tcBorders>
            <w:tcMar>
              <w:left w:type="dxa" w:w="102"/>
              <w:right w:type="dxa" w:w="102"/>
            </w:tcMar>
            <w:tcPrChange w:id="10006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ins w:id="169" w:author="Codex" w:date="2026-10-05T14:02:24Z"/>
        </w:trPr>
        <w:tc>
          <w:tcPr>
            <w:tcW w:w="0" w:type="auto"/>
            <w:tcBorders>
              <w:top w:val="nil"/>
              <w:left w:val="nil"/>
              <w:bottom w:val="nil"/>
              <w:right w:val="nil"/>
              <w:insideH w:val="nil"/>
              <w:insideV w:val="nil"/>
            </w:tcBorders>
            <w:tcMar>
              <w:left w:type="dxa" w:w="102"/>
              <w:right w:type="dxa" w:w="102"/>
            </w:tcMar>
            <w:tcPrChange w:id="10006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6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6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-3.9022</w:t>
            </w:r>
          </w:p>
        </w:tc>
        <w:tc>
          <w:tcPr>
            <w:tcW w:w="0" w:type="auto"/>
            <w:tcBorders>
              <w:top w:val="nil"/>
              <w:left w:val="nil"/>
              <w:bottom w:val="nil"/>
              <w:right w:val="nil"/>
              <w:insideH w:val="nil"/>
              <w:insideV w:val="nil"/>
            </w:tcBorders>
            <w:tcMar>
              <w:left w:type="dxa" w:w="102"/>
              <w:right w:type="dxa" w:w="102"/>
            </w:tcMar>
            <w:tcPrChange w:id="10006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[-12.0510, 4.2467]</w:t>
            </w:r>
          </w:p>
        </w:tc>
        <w:tc>
          <w:tcPr>
            <w:tcW w:w="0" w:type="auto"/>
            <w:tcBorders>
              <w:top w:val="nil"/>
              <w:left w:val="nil"/>
              <w:bottom w:val="nil"/>
              <w:right w:val="nil"/>
              <w:insideH w:val="nil"/>
              <w:insideV w:val="nil"/>
            </w:tcBorders>
            <w:tcMar>
              <w:left w:type="dxa" w:w="102"/>
              <w:right w:type="dxa" w:w="102"/>
            </w:tcMar>
            <w:tcPrChange w:id="10006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0.3632</w:t>
            </w:r>
          </w:p>
        </w:tc>
      </w:tr>
      <w:tr>
        <w:trPr>
          <w:cantSplit/>
          <w:ins w:id="170" w:author="Codex" w:date="2026-10-05T14:02:24Z"/>
        </w:trPr>
        <w:tc>
          <w:tcPr>
            <w:tcW w:w="0" w:type="auto"/>
            <w:tcBorders>
              <w:top w:val="nil"/>
              <w:left w:val="nil"/>
              <w:bottom w:val="nil"/>
              <w:right w:val="nil"/>
              <w:insideH w:val="nil"/>
              <w:insideV w:val="nil"/>
            </w:tcBorders>
            <w:tcMar>
              <w:left w:type="dxa" w:w="102"/>
              <w:right w:type="dxa" w:w="102"/>
            </w:tcMar>
            <w:tcPrChange w:id="10006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6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-14.3421</w:t>
            </w:r>
          </w:p>
        </w:tc>
        <w:tc>
          <w:tcPr>
            <w:tcW w:w="0" w:type="auto"/>
            <w:tcBorders>
              <w:top w:val="nil"/>
              <w:left w:val="nil"/>
              <w:bottom w:val="nil"/>
              <w:right w:val="nil"/>
              <w:insideH w:val="nil"/>
              <w:insideV w:val="nil"/>
            </w:tcBorders>
            <w:tcMar>
              <w:left w:type="dxa" w:w="102"/>
              <w:right w:type="dxa" w:w="102"/>
            </w:tcMar>
            <w:tcPrChange w:id="10006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[-59.4617, 30.7776]</w:t>
            </w:r>
          </w:p>
        </w:tc>
        <w:tc>
          <w:tcPr>
            <w:tcW w:w="0" w:type="auto"/>
            <w:tcBorders>
              <w:top w:val="nil"/>
              <w:left w:val="nil"/>
              <w:bottom w:val="nil"/>
              <w:right w:val="nil"/>
              <w:insideH w:val="nil"/>
              <w:insideV w:val="nil"/>
            </w:tcBorders>
            <w:tcMar>
              <w:left w:type="dxa" w:w="102"/>
              <w:right w:type="dxa" w:w="102"/>
            </w:tcMar>
            <w:tcPrChange w:id="10006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0.5672</w:t>
            </w:r>
          </w:p>
        </w:tc>
      </w:tr>
      <w:tr>
        <w:trPr>
          <w:cantSplit/>
          <w:ins w:id="171" w:author="Codex" w:date="2026-10-05T14:02:24Z"/>
        </w:trPr>
        <w:tc>
          <w:tcPr>
            <w:tcW w:w="0" w:type="auto"/>
            <w:tcBorders>
              <w:top w:val="nil"/>
              <w:left w:val="nil"/>
              <w:bottom w:val="nil"/>
              <w:right w:val="nil"/>
              <w:insideH w:val="nil"/>
              <w:insideV w:val="nil"/>
            </w:tcBorders>
            <w:tcMar>
              <w:left w:type="dxa" w:w="102"/>
              <w:right w:type="dxa" w:w="102"/>
            </w:tcMar>
            <w:tcPrChange w:id="10006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R5_A1</w:t>
            </w:r>
          </w:p>
        </w:tc>
        <w:tc>
          <w:tcPr>
            <w:tcW w:w="0" w:type="auto"/>
            <w:tcBorders>
              <w:top w:val="nil"/>
              <w:left w:val="nil"/>
              <w:bottom w:val="nil"/>
              <w:right w:val="nil"/>
              <w:insideH w:val="nil"/>
              <w:insideV w:val="nil"/>
            </w:tcBorders>
            <w:tcMar>
              <w:left w:type="dxa" w:w="102"/>
              <w:right w:type="dxa" w:w="102"/>
            </w:tcMar>
            <w:tcPrChange w:id="10006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-4.2481</w:t>
            </w:r>
          </w:p>
        </w:tc>
        <w:tc>
          <w:tcPr>
            <w:tcW w:w="0" w:type="auto"/>
            <w:tcBorders>
              <w:top w:val="nil"/>
              <w:left w:val="nil"/>
              <w:bottom w:val="nil"/>
              <w:right w:val="nil"/>
              <w:insideH w:val="nil"/>
              <w:insideV w:val="nil"/>
            </w:tcBorders>
            <w:tcMar>
              <w:left w:type="dxa" w:w="102"/>
              <w:right w:type="dxa" w:w="102"/>
            </w:tcMar>
            <w:tcPrChange w:id="10006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[-10.2274, 1.7311]</w:t>
            </w:r>
          </w:p>
        </w:tc>
        <w:tc>
          <w:tcPr>
            <w:tcW w:w="0" w:type="auto"/>
            <w:tcBorders>
              <w:top w:val="nil"/>
              <w:left w:val="nil"/>
              <w:bottom w:val="nil"/>
              <w:right w:val="nil"/>
              <w:insideH w:val="nil"/>
              <w:insideV w:val="nil"/>
            </w:tcBorders>
            <w:tcMar>
              <w:left w:type="dxa" w:w="102"/>
              <w:right w:type="dxa" w:w="102"/>
            </w:tcMar>
            <w:tcPrChange w:id="10006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0.1638</w:t>
            </w:r>
          </w:p>
        </w:tc>
      </w:tr>
      <w:tr>
        <w:trPr>
          <w:cantSplit/>
          <w:ins w:id="172" w:author="Codex" w:date="2026-10-05T14:02:24Z"/>
        </w:trPr>
        <w:tc>
          <w:tcPr>
            <w:tcW w:w="0" w:type="auto"/>
            <w:tcBorders>
              <w:top w:val="nil"/>
              <w:left w:val="nil"/>
              <w:bottom w:val="nil"/>
              <w:right w:val="nil"/>
              <w:insideH w:val="nil"/>
              <w:insideV w:val="nil"/>
            </w:tcBorders>
            <w:tcMar>
              <w:left w:type="dxa" w:w="102"/>
              <w:right w:type="dxa" w:w="102"/>
            </w:tcMar>
            <w:tcPrChange w:id="10006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R5_A2</w:t>
            </w:r>
          </w:p>
        </w:tc>
        <w:tc>
          <w:tcPr>
            <w:tcW w:w="0" w:type="auto"/>
            <w:tcBorders>
              <w:top w:val="nil"/>
              <w:left w:val="nil"/>
              <w:bottom w:val="nil"/>
              <w:right w:val="nil"/>
              <w:insideH w:val="nil"/>
              <w:insideV w:val="nil"/>
            </w:tcBorders>
            <w:tcMar>
              <w:left w:type="dxa" w:w="102"/>
              <w:right w:type="dxa" w:w="102"/>
            </w:tcMar>
            <w:tcPrChange w:id="10006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-1.1957</w:t>
            </w:r>
          </w:p>
        </w:tc>
        <w:tc>
          <w:tcPr>
            <w:tcW w:w="0" w:type="auto"/>
            <w:tcBorders>
              <w:top w:val="nil"/>
              <w:left w:val="nil"/>
              <w:bottom w:val="nil"/>
              <w:right w:val="nil"/>
              <w:insideH w:val="nil"/>
              <w:insideV w:val="nil"/>
            </w:tcBorders>
            <w:tcMar>
              <w:left w:type="dxa" w:w="102"/>
              <w:right w:type="dxa" w:w="102"/>
            </w:tcMar>
            <w:tcPrChange w:id="10006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[-7.2741, 4.8828]</w:t>
            </w:r>
          </w:p>
        </w:tc>
        <w:tc>
          <w:tcPr>
            <w:tcW w:w="0" w:type="auto"/>
            <w:tcBorders>
              <w:top w:val="nil"/>
              <w:left w:val="nil"/>
              <w:bottom w:val="nil"/>
              <w:right w:val="nil"/>
              <w:insideH w:val="nil"/>
              <w:insideV w:val="nil"/>
            </w:tcBorders>
            <w:tcMar>
              <w:left w:type="dxa" w:w="102"/>
              <w:right w:type="dxa" w:w="102"/>
            </w:tcMar>
            <w:tcPrChange w:id="10006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0.6998</w:t>
            </w:r>
          </w:p>
        </w:tc>
      </w:tr>
      <w:tr>
        <w:trPr>
          <w:cantSplit/>
          <w:ins w:id="173" w:author="Codex" w:date="2026-10-05T14:02:24Z"/>
        </w:trPr>
        <w:tc>
          <w:tcPr>
            <w:tcW w:w="0" w:type="auto"/>
            <w:tcBorders>
              <w:top w:val="nil"/>
              <w:left w:val="nil"/>
              <w:bottom w:val="nil"/>
              <w:right w:val="nil"/>
              <w:insideH w:val="nil"/>
              <w:insideV w:val="nil"/>
            </w:tcBorders>
            <w:tcMar>
              <w:left w:type="dxa" w:w="102"/>
              <w:right w:type="dxa" w:w="102"/>
            </w:tcMar>
            <w:tcPrChange w:id="10006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R5_A3</w:t>
            </w:r>
          </w:p>
        </w:tc>
        <w:tc>
          <w:tcPr>
            <w:tcW w:w="0" w:type="auto"/>
            <w:tcBorders>
              <w:top w:val="nil"/>
              <w:left w:val="nil"/>
              <w:bottom w:val="nil"/>
              <w:right w:val="nil"/>
              <w:insideH w:val="nil"/>
              <w:insideV w:val="nil"/>
            </w:tcBorders>
            <w:tcMar>
              <w:left w:type="dxa" w:w="102"/>
              <w:right w:type="dxa" w:w="102"/>
            </w:tcMar>
            <w:tcPrChange w:id="10006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-2.8570</w:t>
            </w:r>
          </w:p>
        </w:tc>
        <w:tc>
          <w:tcPr>
            <w:tcW w:w="0" w:type="auto"/>
            <w:tcBorders>
              <w:top w:val="nil"/>
              <w:left w:val="nil"/>
              <w:bottom w:val="nil"/>
              <w:right w:val="nil"/>
              <w:insideH w:val="nil"/>
              <w:insideV w:val="nil"/>
            </w:tcBorders>
            <w:tcMar>
              <w:left w:type="dxa" w:w="102"/>
              <w:right w:type="dxa" w:w="102"/>
            </w:tcMar>
            <w:tcPrChange w:id="10006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[-12.0655, 6.3515]</w:t>
            </w:r>
          </w:p>
        </w:tc>
        <w:tc>
          <w:tcPr>
            <w:tcW w:w="0" w:type="auto"/>
            <w:tcBorders>
              <w:top w:val="nil"/>
              <w:left w:val="nil"/>
              <w:bottom w:val="nil"/>
              <w:right w:val="nil"/>
              <w:insideH w:val="nil"/>
              <w:insideV w:val="nil"/>
            </w:tcBorders>
            <w:tcMar>
              <w:left w:type="dxa" w:w="102"/>
              <w:right w:type="dxa" w:w="102"/>
            </w:tcMar>
            <w:tcPrChange w:id="10006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0.5431</w:t>
            </w:r>
          </w:p>
        </w:tc>
      </w:tr>
      <w:tr>
        <w:trPr>
          <w:cantSplit/>
          <w:ins w:id="174" w:author="Codex" w:date="2026-10-05T14:02:24Z"/>
        </w:trPr>
        <w:tc>
          <w:tcPr>
            <w:tcW w:w="0" w:type="auto"/>
            <w:tcBorders>
              <w:top w:val="nil"/>
              <w:left w:val="nil"/>
              <w:bottom w:val="nil"/>
              <w:right w:val="nil"/>
              <w:insideH w:val="nil"/>
              <w:insideV w:val="nil"/>
            </w:tcBorders>
            <w:tcMar>
              <w:left w:type="dxa" w:w="102"/>
              <w:right w:type="dxa" w:w="102"/>
            </w:tcMar>
            <w:tcPrChange w:id="10006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R5_A4</w:t>
            </w:r>
          </w:p>
        </w:tc>
        <w:tc>
          <w:tcPr>
            <w:tcW w:w="0" w:type="auto"/>
            <w:tcBorders>
              <w:top w:val="nil"/>
              <w:left w:val="nil"/>
              <w:bottom w:val="nil"/>
              <w:right w:val="nil"/>
              <w:insideH w:val="nil"/>
              <w:insideV w:val="nil"/>
            </w:tcBorders>
            <w:tcMar>
              <w:left w:type="dxa" w:w="102"/>
              <w:right w:type="dxa" w:w="102"/>
            </w:tcMar>
            <w:tcPrChange w:id="10006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4.5128</w:t>
            </w:r>
          </w:p>
        </w:tc>
        <w:tc>
          <w:tcPr>
            <w:tcW w:w="0" w:type="auto"/>
            <w:tcBorders>
              <w:top w:val="nil"/>
              <w:left w:val="nil"/>
              <w:bottom w:val="nil"/>
              <w:right w:val="nil"/>
              <w:insideH w:val="nil"/>
              <w:insideV w:val="nil"/>
            </w:tcBorders>
            <w:tcMar>
              <w:left w:type="dxa" w:w="102"/>
              <w:right w:type="dxa" w:w="102"/>
            </w:tcMar>
            <w:tcPrChange w:id="10006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[-4.8936, 13.9192]</w:t>
            </w:r>
          </w:p>
        </w:tc>
        <w:tc>
          <w:tcPr>
            <w:tcW w:w="0" w:type="auto"/>
            <w:tcBorders>
              <w:top w:val="nil"/>
              <w:left w:val="nil"/>
              <w:bottom w:val="nil"/>
              <w:right w:val="nil"/>
              <w:insideH w:val="nil"/>
              <w:insideV w:val="nil"/>
            </w:tcBorders>
            <w:tcMar>
              <w:left w:type="dxa" w:w="102"/>
              <w:right w:type="dxa" w:w="102"/>
            </w:tcMar>
            <w:tcPrChange w:id="10006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0.3471</w:t>
            </w:r>
          </w:p>
        </w:tc>
      </w:tr>
      <w:tr>
        <w:trPr>
          <w:cantSplit/>
          <w:ins w:id="175" w:author="Codex" w:date="2026-10-05T14:02:24Z"/>
        </w:trPr>
        <w:tc>
          <w:tcPr>
            <w:tcW w:w="0" w:type="auto"/>
            <w:tcBorders>
              <w:top w:val="nil"/>
              <w:left w:val="nil"/>
              <w:bottom w:val="nil"/>
              <w:right w:val="nil"/>
              <w:insideH w:val="nil"/>
              <w:insideV w:val="nil"/>
            </w:tcBorders>
            <w:tcMar>
              <w:left w:type="dxa" w:w="102"/>
              <w:right w:type="dxa" w:w="102"/>
            </w:tcMar>
            <w:tcPrChange w:id="10006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R8_A1</w:t>
            </w:r>
          </w:p>
        </w:tc>
        <w:tc>
          <w:tcPr>
            <w:tcW w:w="0" w:type="auto"/>
            <w:tcBorders>
              <w:top w:val="nil"/>
              <w:left w:val="nil"/>
              <w:bottom w:val="nil"/>
              <w:right w:val="nil"/>
              <w:insideH w:val="nil"/>
              <w:insideV w:val="nil"/>
            </w:tcBorders>
            <w:tcMar>
              <w:left w:type="dxa" w:w="102"/>
              <w:right w:type="dxa" w:w="102"/>
            </w:tcMar>
            <w:tcPrChange w:id="10006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Change w:id="10006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[-10.1913, 1.7707]</w:t>
            </w:r>
          </w:p>
        </w:tc>
        <w:tc>
          <w:tcPr>
            <w:tcW w:w="0" w:type="auto"/>
            <w:tcBorders>
              <w:top w:val="nil"/>
              <w:left w:val="nil"/>
              <w:bottom w:val="nil"/>
              <w:right w:val="nil"/>
              <w:insideH w:val="nil"/>
              <w:insideV w:val="nil"/>
            </w:tcBorders>
            <w:tcMar>
              <w:left w:type="dxa" w:w="102"/>
              <w:right w:type="dxa" w:w="102"/>
            </w:tcMar>
            <w:tcPrChange w:id="10006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ins w:id="176" w:author="Codex" w:date="2026-10-05T14:02:24Z"/>
        </w:trPr>
        <w:tc>
          <w:tcPr>
            <w:tcW w:w="0" w:type="auto"/>
            <w:tcBorders>
              <w:top w:val="nil"/>
              <w:left w:val="nil"/>
              <w:bottom w:val="nil"/>
              <w:right w:val="nil"/>
              <w:insideH w:val="nil"/>
              <w:insideV w:val="nil"/>
            </w:tcBorders>
            <w:tcMar>
              <w:left w:type="dxa" w:w="102"/>
              <w:right w:type="dxa" w:w="102"/>
            </w:tcMar>
            <w:tcPrChange w:id="10006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R8_A2</w:t>
            </w:r>
          </w:p>
        </w:tc>
        <w:tc>
          <w:tcPr>
            <w:tcW w:w="0" w:type="auto"/>
            <w:tcBorders>
              <w:top w:val="nil"/>
              <w:left w:val="nil"/>
              <w:bottom w:val="nil"/>
              <w:right w:val="nil"/>
              <w:insideH w:val="nil"/>
              <w:insideV w:val="nil"/>
            </w:tcBorders>
            <w:tcMar>
              <w:left w:type="dxa" w:w="102"/>
              <w:right w:type="dxa" w:w="102"/>
            </w:tcMar>
            <w:tcPrChange w:id="10006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Change w:id="10006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[-7.4350, 4.8025]</w:t>
            </w:r>
          </w:p>
        </w:tc>
        <w:tc>
          <w:tcPr>
            <w:tcW w:w="0" w:type="auto"/>
            <w:tcBorders>
              <w:top w:val="nil"/>
              <w:left w:val="nil"/>
              <w:bottom w:val="nil"/>
              <w:right w:val="nil"/>
              <w:insideH w:val="nil"/>
              <w:insideV w:val="nil"/>
            </w:tcBorders>
            <w:tcMar>
              <w:left w:type="dxa" w:w="102"/>
              <w:right w:type="dxa" w:w="102"/>
            </w:tcMar>
            <w:tcPrChange w:id="10006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0.6733</w:t>
            </w:r>
          </w:p>
        </w:tc>
      </w:tr>
      <w:tr>
        <w:trPr>
          <w:cantSplit/>
          <w:ins w:id="177" w:author="Codex" w:date="2026-10-05T14:02:24Z"/>
        </w:trPr>
        <w:tc>
          <w:tcPr>
            <w:tcW w:w="0" w:type="auto"/>
            <w:tcBorders>
              <w:top w:val="nil"/>
              <w:left w:val="nil"/>
              <w:bottom w:val="nil"/>
              <w:right w:val="nil"/>
              <w:insideH w:val="nil"/>
              <w:insideV w:val="nil"/>
            </w:tcBorders>
            <w:tcMar>
              <w:left w:type="dxa" w:w="102"/>
              <w:right w:type="dxa" w:w="102"/>
            </w:tcMar>
            <w:tcPrChange w:id="10006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R8_A3</w:t>
            </w:r>
          </w:p>
        </w:tc>
        <w:tc>
          <w:tcPr>
            <w:tcW w:w="0" w:type="auto"/>
            <w:tcBorders>
              <w:top w:val="nil"/>
              <w:left w:val="nil"/>
              <w:bottom w:val="nil"/>
              <w:right w:val="nil"/>
              <w:insideH w:val="nil"/>
              <w:insideV w:val="nil"/>
            </w:tcBorders>
            <w:tcMar>
              <w:left w:type="dxa" w:w="102"/>
              <w:right w:type="dxa" w:w="102"/>
            </w:tcMar>
            <w:tcPrChange w:id="10006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Change w:id="10006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[-11.8797, 6.4313]</w:t>
            </w:r>
          </w:p>
        </w:tc>
        <w:tc>
          <w:tcPr>
            <w:tcW w:w="0" w:type="auto"/>
            <w:tcBorders>
              <w:top w:val="nil"/>
              <w:left w:val="nil"/>
              <w:bottom w:val="nil"/>
              <w:right w:val="nil"/>
              <w:insideH w:val="nil"/>
              <w:insideV w:val="nil"/>
            </w:tcBorders>
            <w:tcMar>
              <w:left w:type="dxa" w:w="102"/>
              <w:right w:type="dxa" w:w="102"/>
            </w:tcMar>
            <w:tcPrChange w:id="10006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0.5598</w:t>
            </w:r>
          </w:p>
        </w:tc>
      </w:tr>
      <w:tr>
        <w:trPr>
          <w:cantSplit/>
          <w:ins w:id="178"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672"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R8_A4</w:t>
            </w:r>
          </w:p>
        </w:tc>
        <w:tc>
          <w:tcPr>
            <w:tcW w:w="0" w:type="auto"/>
            <w:tcBorders>
              <w:top w:val="nil"/>
              <w:left w:val="nil"/>
              <w:bottom w:val="single" w:sz="12" w:color="000000"/>
              <w:right w:val="nil"/>
              <w:insideH w:val="nil"/>
              <w:insideV w:val="nil"/>
            </w:tcBorders>
            <w:tcMar>
              <w:left w:type="dxa" w:w="102"/>
              <w:right w:type="dxa" w:w="102"/>
            </w:tcMar>
            <w:tcPrChange w:id="100067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single" w:sz="12" w:color="000000"/>
              <w:right w:val="nil"/>
              <w:insideH w:val="nil"/>
              <w:insideV w:val="nil"/>
            </w:tcBorders>
            <w:tcMar>
              <w:left w:type="dxa" w:w="102"/>
              <w:right w:type="dxa" w:w="102"/>
            </w:tcMar>
            <w:tcPrChange w:id="100067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single" w:sz="12" w:color="000000"/>
              <w:right w:val="nil"/>
              <w:insideH w:val="nil"/>
              <w:insideV w:val="nil"/>
            </w:tcBorders>
            <w:tcMar>
              <w:left w:type="dxa" w:w="102"/>
              <w:right w:type="dxa" w:w="102"/>
            </w:tcMar>
            <w:tcPrChange w:id="100067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[-4.9539, 13.7661]</w:t>
            </w:r>
          </w:p>
        </w:tc>
        <w:tc>
          <w:tcPr>
            <w:tcW w:w="0" w:type="auto"/>
            <w:tcBorders>
              <w:top w:val="nil"/>
              <w:left w:val="nil"/>
              <w:bottom w:val="single" w:sz="12" w:color="000000"/>
              <w:right w:val="nil"/>
              <w:insideH w:val="nil"/>
              <w:insideV w:val="nil"/>
            </w:tcBorders>
            <w:tcMar>
              <w:left w:type="dxa" w:w="102"/>
              <w:right w:type="dxa" w:w="102"/>
            </w:tcMar>
            <w:tcPrChange w:id="100067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67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0.3562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79" w:author="Codex" w:date="2026-10-05T14:02:24Z"/>
          <w:rFonts w:ascii="Times New Roman" w:hAnsi="Times New Roman" w:cs="Times New Roman" w:eastAsia="SimSun"/>
          <w:sz w:val="21"/>
          <w:szCs w:val="21"/>
        </w:rPr>
      </w:pPr>
      <w:ins w:id="180" w:author="Codex" w:date="2026-10-05T14:02:24Z">
        <w:r>
          <w:rPr>
            <w:rFonts w:ascii="Times New Roman" w:hAnsi="Times New Roman" w:cs="Times New Roman" w:eastAsia="SimSun"/>
            <w:b/>
            <w:sz w:val="21"/>
            <w:szCs w:val="21"/>
          </w:rPr>
          <w:t>组内收入关联组件</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81" w:author="Codex" w:date="2026-10-05T14:02:24Z"/>
          <w:rFonts w:ascii="Times New Roman" w:hAnsi="Times New Roman" w:cs="Times New Roman" w:eastAsia="KaiTi"/>
          <w:b w:val="0"/>
          <w:bCs w:val="0"/>
          <w:sz w:val="21"/>
          <w:szCs w:val="21"/>
        </w:rPr>
      </w:pPr>
      <w:ins w:id="182" w:author="Codex" w:date="2026-10-05T14:02:24Z">
        <w:r>
          <w:rPr>
            <w:rFonts w:ascii="Times New Roman" w:hAnsi="Times New Roman" w:cs="Times New Roman" w:eastAsia="KaiTi"/>
            <w:b w:val="0"/>
            <w:bCs w:val="0"/>
            <w:sz w:val="21"/>
            <w:szCs w:val="21"/>
          </w:rPr>
          <w:t>表D.7 R2、R5与R8组件结果</w:t>
        </w:r>
      </w:ins>
    </w:p>
    <w:tbl>
      <w:tblPr>
        <w:tblW w:w="0" w:type="auto"/>
        <w:tblBorders>
          <w:top w:val="single" w:sz="12" w:color="000000"/>
          <w:left w:val="nil"/>
          <w:bottom w:val="single" w:sz="12" w:color="000000"/>
          <w:right w:val="nil"/>
          <w:insideH w:val="nil"/>
          <w:insideV w:val="nil"/>
        </w:tblBorders>
        <w:tblPrChange w:id="8451" w:author="Codex" w:date="2026-10-05T16:32:41.313017+00:00">
          <w:tblPr>
            <w:tblW w:w="0" w:type="auto"/>
            <w:tblLayout w:type="autofit"/>
          </w:tblPr>
        </w:tblPrChange>
      </w:tblPr>
      <w:tblGrid>
        <w:gridCol w:w="811"/>
        <w:gridCol w:w="951"/>
        <w:gridCol w:w="887"/>
        <w:gridCol w:w="1989"/>
        <w:gridCol w:w="834"/>
        <w:gridCol w:w="782"/>
        <w:tblGridChange w:id="1000678">
          <w:tblGrid>
            <w:gridCol w:w="1466"/>
            <w:gridCol w:w="1466"/>
            <w:gridCol w:w="1466"/>
            <w:gridCol w:w="1466"/>
            <w:gridCol w:w="1466"/>
            <w:gridCol w:w="1466"/>
          </w:tblGrid>
        </w:tblGridChange>
      </w:tblGrid>
      <w:tr>
        <w:trPr>
          <w:cantSplit/>
          <w:tblHeader/>
          <w:ins w:id="183"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6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6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6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68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683"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684"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84" w:author="Codex" w:date="2026-10-05T14:02:24Z"/>
        </w:trPr>
        <w:tc>
          <w:tcPr>
            <w:tcW w:w="0" w:type="auto"/>
            <w:tcBorders>
              <w:top w:val="nil"/>
              <w:left w:val="nil"/>
              <w:bottom w:val="nil"/>
              <w:right w:val="nil"/>
              <w:insideH w:val="nil"/>
              <w:insideV w:val="nil"/>
            </w:tcBorders>
            <w:tcMar>
              <w:left w:type="dxa" w:w="102"/>
              <w:right w:type="dxa" w:w="102"/>
            </w:tcMar>
            <w:tcPrChange w:id="10006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6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6.5817</w:t>
            </w:r>
          </w:p>
        </w:tc>
        <w:tc>
          <w:tcPr>
            <w:tcW w:w="0" w:type="auto"/>
            <w:tcBorders>
              <w:top w:val="nil"/>
              <w:left w:val="nil"/>
              <w:bottom w:val="nil"/>
              <w:right w:val="nil"/>
              <w:insideH w:val="nil"/>
              <w:insideV w:val="nil"/>
            </w:tcBorders>
            <w:tcMar>
              <w:left w:type="dxa" w:w="102"/>
              <w:right w:type="dxa" w:w="102"/>
            </w:tcMar>
            <w:tcPrChange w:id="10006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[0.9749, 12.1885]</w:t>
            </w:r>
          </w:p>
        </w:tc>
        <w:tc>
          <w:tcPr>
            <w:tcW w:w="0" w:type="auto"/>
            <w:tcBorders>
              <w:top w:val="nil"/>
              <w:left w:val="nil"/>
              <w:bottom w:val="nil"/>
              <w:right w:val="nil"/>
              <w:insideH w:val="nil"/>
              <w:insideV w:val="nil"/>
            </w:tcBorders>
            <w:tcMar>
              <w:left w:type="dxa" w:w="102"/>
              <w:right w:type="dxa" w:w="102"/>
            </w:tcMar>
            <w:tcPrChange w:id="10006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0.0249</w:t>
            </w:r>
          </w:p>
        </w:tc>
      </w:tr>
      <w:tr>
        <w:trPr>
          <w:cantSplit/>
          <w:ins w:id="185" w:author="Codex" w:date="2026-10-05T14:02:24Z"/>
        </w:trPr>
        <w:tc>
          <w:tcPr>
            <w:tcW w:w="0" w:type="auto"/>
            <w:tcBorders>
              <w:top w:val="nil"/>
              <w:left w:val="nil"/>
              <w:bottom w:val="nil"/>
              <w:right w:val="nil"/>
              <w:insideH w:val="nil"/>
              <w:insideV w:val="nil"/>
            </w:tcBorders>
            <w:tcMar>
              <w:left w:type="dxa" w:w="102"/>
              <w:right w:type="dxa" w:w="102"/>
            </w:tcMar>
            <w:tcPrChange w:id="10006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6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5.2650</w:t>
            </w:r>
          </w:p>
        </w:tc>
        <w:tc>
          <w:tcPr>
            <w:tcW w:w="0" w:type="auto"/>
            <w:tcBorders>
              <w:top w:val="nil"/>
              <w:left w:val="nil"/>
              <w:bottom w:val="nil"/>
              <w:right w:val="nil"/>
              <w:insideH w:val="nil"/>
              <w:insideV w:val="nil"/>
            </w:tcBorders>
            <w:tcMar>
              <w:left w:type="dxa" w:w="102"/>
              <w:right w:type="dxa" w:w="102"/>
            </w:tcMar>
            <w:tcPrChange w:id="10006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[0.9799, 9.5501]</w:t>
            </w:r>
          </w:p>
        </w:tc>
        <w:tc>
          <w:tcPr>
            <w:tcW w:w="0" w:type="auto"/>
            <w:tcBorders>
              <w:top w:val="nil"/>
              <w:left w:val="nil"/>
              <w:bottom w:val="nil"/>
              <w:right w:val="nil"/>
              <w:insideH w:val="nil"/>
              <w:insideV w:val="nil"/>
            </w:tcBorders>
            <w:tcMar>
              <w:left w:type="dxa" w:w="102"/>
              <w:right w:type="dxa" w:w="102"/>
            </w:tcMar>
            <w:tcPrChange w:id="10006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0.0100</w:t>
            </w:r>
          </w:p>
        </w:tc>
      </w:tr>
      <w:tr>
        <w:trPr>
          <w:cantSplit/>
          <w:ins w:id="186" w:author="Codex" w:date="2026-10-05T14:02:24Z"/>
        </w:trPr>
        <w:tc>
          <w:tcPr>
            <w:tcW w:w="0" w:type="auto"/>
            <w:tcBorders>
              <w:top w:val="nil"/>
              <w:left w:val="nil"/>
              <w:bottom w:val="nil"/>
              <w:right w:val="nil"/>
              <w:insideH w:val="nil"/>
              <w:insideV w:val="nil"/>
            </w:tcBorders>
            <w:tcMar>
              <w:left w:type="dxa" w:w="102"/>
              <w:right w:type="dxa" w:w="102"/>
            </w:tcMar>
            <w:tcPrChange w:id="10006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6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2.3714</w:t>
            </w:r>
          </w:p>
        </w:tc>
        <w:tc>
          <w:tcPr>
            <w:tcW w:w="0" w:type="auto"/>
            <w:tcBorders>
              <w:top w:val="nil"/>
              <w:left w:val="nil"/>
              <w:bottom w:val="nil"/>
              <w:right w:val="nil"/>
              <w:insideH w:val="nil"/>
              <w:insideV w:val="nil"/>
            </w:tcBorders>
            <w:tcMar>
              <w:left w:type="dxa" w:w="102"/>
              <w:right w:type="dxa" w:w="102"/>
            </w:tcMar>
            <w:tcPrChange w:id="10007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 4.7320]</w:t>
            </w:r>
          </w:p>
        </w:tc>
        <w:tc>
          <w:tcPr>
            <w:tcW w:w="0" w:type="auto"/>
            <w:tcBorders>
              <w:top w:val="nil"/>
              <w:left w:val="nil"/>
              <w:bottom w:val="nil"/>
              <w:right w:val="nil"/>
              <w:insideH w:val="nil"/>
              <w:insideV w:val="nil"/>
            </w:tcBorders>
            <w:tcMar>
              <w:left w:type="dxa" w:w="102"/>
              <w:right w:type="dxa" w:w="102"/>
            </w:tcMar>
            <w:tcPrChange w:id="10007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r>
        <w:trPr>
          <w:cantSplit/>
          <w:ins w:id="187" w:author="Codex" w:date="2026-10-05T14:02:24Z"/>
        </w:trPr>
        <w:tc>
          <w:tcPr>
            <w:tcW w:w="0" w:type="auto"/>
            <w:tcBorders>
              <w:top w:val="nil"/>
              <w:left w:val="nil"/>
              <w:bottom w:val="nil"/>
              <w:right w:val="nil"/>
              <w:insideH w:val="nil"/>
              <w:insideV w:val="nil"/>
            </w:tcBorders>
            <w:tcMar>
              <w:left w:type="dxa" w:w="102"/>
              <w:right w:type="dxa" w:w="102"/>
            </w:tcMar>
            <w:tcPrChange w:id="10007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38.2765</w:t>
            </w:r>
          </w:p>
        </w:tc>
        <w:tc>
          <w:tcPr>
            <w:tcW w:w="0" w:type="auto"/>
            <w:tcBorders>
              <w:top w:val="nil"/>
              <w:left w:val="nil"/>
              <w:bottom w:val="nil"/>
              <w:right w:val="nil"/>
              <w:insideH w:val="nil"/>
              <w:insideV w:val="nil"/>
            </w:tcBorders>
            <w:tcMar>
              <w:left w:type="dxa" w:w="102"/>
              <w:right w:type="dxa" w:w="102"/>
            </w:tcMar>
            <w:tcPrChange w:id="10007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88" w:author="Codex" w:date="2026-10-05T14:02:24Z"/>
        </w:trPr>
        <w:tc>
          <w:tcPr>
            <w:tcW w:w="0" w:type="auto"/>
            <w:tcBorders>
              <w:top w:val="nil"/>
              <w:left w:val="nil"/>
              <w:bottom w:val="nil"/>
              <w:right w:val="nil"/>
              <w:insideH w:val="nil"/>
              <w:insideV w:val="nil"/>
            </w:tcBorders>
            <w:tcMar>
              <w:left w:type="dxa" w:w="102"/>
              <w:right w:type="dxa" w:w="102"/>
            </w:tcMar>
            <w:tcPrChange w:id="10007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44.6608</w:t>
            </w:r>
          </w:p>
        </w:tc>
        <w:tc>
          <w:tcPr>
            <w:tcW w:w="0" w:type="auto"/>
            <w:tcBorders>
              <w:top w:val="nil"/>
              <w:left w:val="nil"/>
              <w:bottom w:val="nil"/>
              <w:right w:val="nil"/>
              <w:insideH w:val="nil"/>
              <w:insideV w:val="nil"/>
            </w:tcBorders>
            <w:tcMar>
              <w:left w:type="dxa" w:w="102"/>
              <w:right w:type="dxa" w:w="102"/>
            </w:tcMar>
            <w:tcPrChange w:id="10007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89" w:author="Codex" w:date="2026-10-05T14:02:24Z"/>
        </w:trPr>
        <w:tc>
          <w:tcPr>
            <w:tcW w:w="0" w:type="auto"/>
            <w:tcBorders>
              <w:top w:val="nil"/>
              <w:left w:val="nil"/>
              <w:bottom w:val="nil"/>
              <w:right w:val="nil"/>
              <w:insideH w:val="nil"/>
              <w:insideV w:val="nil"/>
            </w:tcBorders>
            <w:tcMar>
              <w:left w:type="dxa" w:w="102"/>
              <w:right w:type="dxa" w:w="102"/>
            </w:tcMar>
            <w:tcPrChange w:id="10007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14.2456</w:t>
            </w:r>
          </w:p>
        </w:tc>
        <w:tc>
          <w:tcPr>
            <w:tcW w:w="0" w:type="auto"/>
            <w:tcBorders>
              <w:top w:val="nil"/>
              <w:left w:val="nil"/>
              <w:bottom w:val="nil"/>
              <w:right w:val="nil"/>
              <w:insideH w:val="nil"/>
              <w:insideV w:val="nil"/>
            </w:tcBorders>
            <w:tcMar>
              <w:left w:type="dxa" w:w="102"/>
              <w:right w:type="dxa" w:w="102"/>
            </w:tcMar>
            <w:tcPrChange w:id="10007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90" w:author="Codex" w:date="2026-10-05T14:02:24Z"/>
        </w:trPr>
        <w:tc>
          <w:tcPr>
            <w:tcW w:w="0" w:type="auto"/>
            <w:tcBorders>
              <w:top w:val="nil"/>
              <w:left w:val="nil"/>
              <w:bottom w:val="nil"/>
              <w:right w:val="nil"/>
              <w:insideH w:val="nil"/>
              <w:insideV w:val="nil"/>
            </w:tcBorders>
            <w:tcMar>
              <w:left w:type="dxa" w:w="102"/>
              <w:right w:type="dxa" w:w="102"/>
            </w:tcMar>
            <w:tcPrChange w:id="10007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4.5781</w:t>
            </w:r>
          </w:p>
        </w:tc>
        <w:tc>
          <w:tcPr>
            <w:tcW w:w="0" w:type="auto"/>
            <w:tcBorders>
              <w:top w:val="nil"/>
              <w:left w:val="nil"/>
              <w:bottom w:val="nil"/>
              <w:right w:val="nil"/>
              <w:insideH w:val="nil"/>
              <w:insideV w:val="nil"/>
            </w:tcBorders>
            <w:tcMar>
              <w:left w:type="dxa" w:w="102"/>
              <w:right w:type="dxa" w:w="102"/>
            </w:tcMar>
            <w:tcPrChange w:id="10007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[-1.8037, 10.9600]</w:t>
            </w:r>
          </w:p>
        </w:tc>
        <w:tc>
          <w:tcPr>
            <w:tcW w:w="0" w:type="auto"/>
            <w:tcBorders>
              <w:top w:val="nil"/>
              <w:left w:val="nil"/>
              <w:bottom w:val="nil"/>
              <w:right w:val="nil"/>
              <w:insideH w:val="nil"/>
              <w:insideV w:val="nil"/>
            </w:tcBorders>
            <w:tcMar>
              <w:left w:type="dxa" w:w="102"/>
              <w:right w:type="dxa" w:w="102"/>
            </w:tcMar>
            <w:tcPrChange w:id="10007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r>
      <w:tr>
        <w:trPr>
          <w:cantSplit/>
          <w:ins w:id="191" w:author="Codex" w:date="2026-10-05T14:02:24Z"/>
        </w:trPr>
        <w:tc>
          <w:tcPr>
            <w:tcW w:w="0" w:type="auto"/>
            <w:tcBorders>
              <w:top w:val="nil"/>
              <w:left w:val="nil"/>
              <w:bottom w:val="nil"/>
              <w:right w:val="nil"/>
              <w:insideH w:val="nil"/>
              <w:insideV w:val="nil"/>
            </w:tcBorders>
            <w:tcMar>
              <w:left w:type="dxa" w:w="102"/>
              <w:right w:type="dxa" w:w="102"/>
            </w:tcMar>
            <w:tcPrChange w:id="10007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7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3.5809</w:t>
            </w:r>
          </w:p>
        </w:tc>
        <w:tc>
          <w:tcPr>
            <w:tcW w:w="0" w:type="auto"/>
            <w:tcBorders>
              <w:top w:val="nil"/>
              <w:left w:val="nil"/>
              <w:bottom w:val="nil"/>
              <w:right w:val="nil"/>
              <w:insideH w:val="nil"/>
              <w:insideV w:val="nil"/>
            </w:tcBorders>
            <w:tcMar>
              <w:left w:type="dxa" w:w="102"/>
              <w:right w:type="dxa" w:w="102"/>
            </w:tcMar>
            <w:tcPrChange w:id="10007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[-1.0585, 8.2203]</w:t>
            </w:r>
          </w:p>
        </w:tc>
        <w:tc>
          <w:tcPr>
            <w:tcW w:w="0" w:type="auto"/>
            <w:tcBorders>
              <w:top w:val="nil"/>
              <w:left w:val="nil"/>
              <w:bottom w:val="nil"/>
              <w:right w:val="nil"/>
              <w:insideH w:val="nil"/>
              <w:insideV w:val="nil"/>
            </w:tcBorders>
            <w:tcMar>
              <w:left w:type="dxa" w:w="102"/>
              <w:right w:type="dxa" w:w="102"/>
            </w:tcMar>
            <w:tcPrChange w:id="10007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0.1393</w:t>
            </w:r>
          </w:p>
        </w:tc>
      </w:tr>
      <w:tr>
        <w:trPr>
          <w:cantSplit/>
          <w:ins w:id="192" w:author="Codex" w:date="2026-10-05T14:02:24Z"/>
        </w:trPr>
        <w:tc>
          <w:tcPr>
            <w:tcW w:w="0" w:type="auto"/>
            <w:tcBorders>
              <w:top w:val="nil"/>
              <w:left w:val="nil"/>
              <w:bottom w:val="nil"/>
              <w:right w:val="nil"/>
              <w:insideH w:val="nil"/>
              <w:insideV w:val="nil"/>
            </w:tcBorders>
            <w:tcMar>
              <w:left w:type="dxa" w:w="102"/>
              <w:right w:type="dxa" w:w="102"/>
            </w:tcMar>
            <w:tcPrChange w:id="10007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7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3.2619</w:t>
            </w:r>
          </w:p>
        </w:tc>
        <w:tc>
          <w:tcPr>
            <w:tcW w:w="0" w:type="auto"/>
            <w:tcBorders>
              <w:top w:val="nil"/>
              <w:left w:val="nil"/>
              <w:bottom w:val="nil"/>
              <w:right w:val="nil"/>
              <w:insideH w:val="nil"/>
              <w:insideV w:val="nil"/>
            </w:tcBorders>
            <w:tcMar>
              <w:left w:type="dxa" w:w="102"/>
              <w:right w:type="dxa" w:w="102"/>
            </w:tcMar>
            <w:tcPrChange w:id="10007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[0.5830, 5.9408]</w:t>
            </w:r>
          </w:p>
        </w:tc>
        <w:tc>
          <w:tcPr>
            <w:tcW w:w="0" w:type="auto"/>
            <w:tcBorders>
              <w:top w:val="nil"/>
              <w:left w:val="nil"/>
              <w:bottom w:val="nil"/>
              <w:right w:val="nil"/>
              <w:insideH w:val="nil"/>
              <w:insideV w:val="nil"/>
            </w:tcBorders>
            <w:tcMar>
              <w:left w:type="dxa" w:w="102"/>
              <w:right w:type="dxa" w:w="102"/>
            </w:tcMar>
            <w:tcPrChange w:id="10007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p>
        </w:tc>
      </w:tr>
      <w:tr>
        <w:trPr>
          <w:cantSplit/>
          <w:ins w:id="193" w:author="Codex" w:date="2026-10-05T14:02:24Z"/>
        </w:trPr>
        <w:tc>
          <w:tcPr>
            <w:tcW w:w="0" w:type="auto"/>
            <w:tcBorders>
              <w:top w:val="nil"/>
              <w:left w:val="nil"/>
              <w:bottom w:val="nil"/>
              <w:right w:val="nil"/>
              <w:insideH w:val="nil"/>
              <w:insideV w:val="nil"/>
            </w:tcBorders>
            <w:tcMar>
              <w:left w:type="dxa" w:w="102"/>
              <w:right w:type="dxa" w:w="102"/>
            </w:tcMar>
            <w:tcPrChange w:id="10007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55.7622</w:t>
            </w:r>
          </w:p>
        </w:tc>
        <w:tc>
          <w:tcPr>
            <w:tcW w:w="0" w:type="auto"/>
            <w:tcBorders>
              <w:top w:val="nil"/>
              <w:left w:val="nil"/>
              <w:bottom w:val="nil"/>
              <w:right w:val="nil"/>
              <w:insideH w:val="nil"/>
              <w:insideV w:val="nil"/>
            </w:tcBorders>
            <w:tcMar>
              <w:left w:type="dxa" w:w="102"/>
              <w:right w:type="dxa" w:w="102"/>
            </w:tcMar>
            <w:tcPrChange w:id="10007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[-11.0940, 122.6185]</w:t>
            </w:r>
          </w:p>
        </w:tc>
        <w:tc>
          <w:tcPr>
            <w:tcW w:w="0" w:type="auto"/>
            <w:tcBorders>
              <w:top w:val="nil"/>
              <w:left w:val="nil"/>
              <w:bottom w:val="nil"/>
              <w:right w:val="nil"/>
              <w:insideH w:val="nil"/>
              <w:insideV w:val="nil"/>
            </w:tcBorders>
            <w:tcMar>
              <w:left w:type="dxa" w:w="102"/>
              <w:right w:type="dxa" w:w="102"/>
            </w:tcMar>
            <w:tcPrChange w:id="10007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0.0650</w:t>
            </w:r>
          </w:p>
        </w:tc>
      </w:tr>
      <w:tr>
        <w:trPr>
          <w:cantSplit/>
          <w:ins w:id="194" w:author="Codex" w:date="2026-10-05T14:02:24Z"/>
        </w:trPr>
        <w:tc>
          <w:tcPr>
            <w:tcW w:w="0" w:type="auto"/>
            <w:tcBorders>
              <w:top w:val="nil"/>
              <w:left w:val="nil"/>
              <w:bottom w:val="nil"/>
              <w:right w:val="nil"/>
              <w:insideH w:val="nil"/>
              <w:insideV w:val="nil"/>
            </w:tcBorders>
            <w:tcMar>
              <w:left w:type="dxa" w:w="102"/>
              <w:right w:type="dxa" w:w="102"/>
            </w:tcMar>
            <w:tcPrChange w:id="10007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9.5988</w:t>
            </w:r>
          </w:p>
        </w:tc>
        <w:tc>
          <w:tcPr>
            <w:tcW w:w="0" w:type="auto"/>
            <w:tcBorders>
              <w:top w:val="nil"/>
              <w:left w:val="nil"/>
              <w:bottom w:val="nil"/>
              <w:right w:val="nil"/>
              <w:insideH w:val="nil"/>
              <w:insideV w:val="nil"/>
            </w:tcBorders>
            <w:tcMar>
              <w:left w:type="dxa" w:w="102"/>
              <w:right w:type="dxa" w:w="102"/>
            </w:tcMar>
            <w:tcPrChange w:id="10007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[-21.0179, 40.2154]</w:t>
            </w:r>
          </w:p>
        </w:tc>
        <w:tc>
          <w:tcPr>
            <w:tcW w:w="0" w:type="auto"/>
            <w:tcBorders>
              <w:top w:val="nil"/>
              <w:left w:val="nil"/>
              <w:bottom w:val="nil"/>
              <w:right w:val="nil"/>
              <w:insideH w:val="nil"/>
              <w:insideV w:val="nil"/>
            </w:tcBorders>
            <w:tcMar>
              <w:left w:type="dxa" w:w="102"/>
              <w:right w:type="dxa" w:w="102"/>
            </w:tcMar>
            <w:tcPrChange w:id="10007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0.5100</w:t>
            </w:r>
          </w:p>
        </w:tc>
      </w:tr>
      <w:tr>
        <w:trPr>
          <w:cantSplit/>
          <w:ins w:id="195" w:author="Codex" w:date="2026-10-05T14:02:24Z"/>
        </w:trPr>
        <w:tc>
          <w:tcPr>
            <w:tcW w:w="0" w:type="auto"/>
            <w:tcBorders>
              <w:top w:val="nil"/>
              <w:left w:val="nil"/>
              <w:bottom w:val="nil"/>
              <w:right w:val="nil"/>
              <w:insideH w:val="nil"/>
              <w:insideV w:val="nil"/>
            </w:tcBorders>
            <w:tcMar>
              <w:left w:type="dxa" w:w="102"/>
              <w:right w:type="dxa" w:w="102"/>
            </w:tcMar>
            <w:tcPrChange w:id="10007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22.7324</w:t>
            </w:r>
          </w:p>
        </w:tc>
        <w:tc>
          <w:tcPr>
            <w:tcW w:w="0" w:type="auto"/>
            <w:tcBorders>
              <w:top w:val="nil"/>
              <w:left w:val="nil"/>
              <w:bottom w:val="nil"/>
              <w:right w:val="nil"/>
              <w:insideH w:val="nil"/>
              <w:insideV w:val="nil"/>
            </w:tcBorders>
            <w:tcMar>
              <w:left w:type="dxa" w:w="102"/>
              <w:right w:type="dxa" w:w="102"/>
            </w:tcMar>
            <w:tcPrChange w:id="10007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[2.3963, 43.0684]</w:t>
            </w:r>
          </w:p>
        </w:tc>
        <w:tc>
          <w:tcPr>
            <w:tcW w:w="0" w:type="auto"/>
            <w:tcBorders>
              <w:top w:val="nil"/>
              <w:left w:val="nil"/>
              <w:bottom w:val="nil"/>
              <w:right w:val="nil"/>
              <w:insideH w:val="nil"/>
              <w:insideV w:val="nil"/>
            </w:tcBorders>
            <w:tcMar>
              <w:left w:type="dxa" w:w="102"/>
              <w:right w:type="dxa" w:w="102"/>
            </w:tcMar>
            <w:tcPrChange w:id="10007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0.0300</w:t>
            </w:r>
          </w:p>
        </w:tc>
      </w:tr>
      <w:tr>
        <w:trPr>
          <w:cantSplit/>
          <w:ins w:id="196" w:author="Codex" w:date="2026-10-05T14:02:24Z"/>
        </w:trPr>
        <w:tc>
          <w:tcPr>
            <w:tcW w:w="0" w:type="auto"/>
            <w:tcBorders>
              <w:top w:val="nil"/>
              <w:left w:val="nil"/>
              <w:bottom w:val="nil"/>
              <w:right w:val="nil"/>
              <w:insideH w:val="nil"/>
              <w:insideV w:val="nil"/>
            </w:tcBorders>
            <w:tcMar>
              <w:left w:type="dxa" w:w="102"/>
              <w:right w:type="dxa" w:w="102"/>
            </w:tcMar>
            <w:tcPrChange w:id="10007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5.0968</w:t>
            </w:r>
          </w:p>
        </w:tc>
        <w:tc>
          <w:tcPr>
            <w:tcW w:w="0" w:type="auto"/>
            <w:tcBorders>
              <w:top w:val="nil"/>
              <w:left w:val="nil"/>
              <w:bottom w:val="nil"/>
              <w:right w:val="nil"/>
              <w:insideH w:val="nil"/>
              <w:insideV w:val="nil"/>
            </w:tcBorders>
            <w:tcMar>
              <w:left w:type="dxa" w:w="102"/>
              <w:right w:type="dxa" w:w="102"/>
            </w:tcMar>
            <w:tcPrChange w:id="10007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[-2.6882, 12.8818]</w:t>
            </w:r>
          </w:p>
        </w:tc>
        <w:tc>
          <w:tcPr>
            <w:tcW w:w="0" w:type="auto"/>
            <w:tcBorders>
              <w:top w:val="nil"/>
              <w:left w:val="nil"/>
              <w:bottom w:val="nil"/>
              <w:right w:val="nil"/>
              <w:insideH w:val="nil"/>
              <w:insideV w:val="nil"/>
            </w:tcBorders>
            <w:tcMar>
              <w:left w:type="dxa" w:w="102"/>
              <w:right w:type="dxa" w:w="102"/>
            </w:tcMar>
            <w:tcPrChange w:id="10007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ins w:id="197" w:author="Codex" w:date="2026-10-05T14:02:24Z"/>
        </w:trPr>
        <w:tc>
          <w:tcPr>
            <w:tcW w:w="0" w:type="auto"/>
            <w:tcBorders>
              <w:top w:val="nil"/>
              <w:left w:val="nil"/>
              <w:bottom w:val="nil"/>
              <w:right w:val="nil"/>
              <w:insideH w:val="nil"/>
              <w:insideV w:val="nil"/>
            </w:tcBorders>
            <w:tcMar>
              <w:left w:type="dxa" w:w="102"/>
              <w:right w:type="dxa" w:w="102"/>
            </w:tcMar>
            <w:tcPrChange w:id="10007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7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-0.8099</w:t>
            </w:r>
          </w:p>
        </w:tc>
        <w:tc>
          <w:tcPr>
            <w:tcW w:w="0" w:type="auto"/>
            <w:tcBorders>
              <w:top w:val="nil"/>
              <w:left w:val="nil"/>
              <w:bottom w:val="nil"/>
              <w:right w:val="nil"/>
              <w:insideH w:val="nil"/>
              <w:insideV w:val="nil"/>
            </w:tcBorders>
            <w:tcMar>
              <w:left w:type="dxa" w:w="102"/>
              <w:right w:type="dxa" w:w="102"/>
            </w:tcMar>
            <w:tcPrChange w:id="10007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[-8.4563, 6.8364]</w:t>
            </w:r>
          </w:p>
        </w:tc>
        <w:tc>
          <w:tcPr>
            <w:tcW w:w="0" w:type="auto"/>
            <w:tcBorders>
              <w:top w:val="nil"/>
              <w:left w:val="nil"/>
              <w:bottom w:val="nil"/>
              <w:right w:val="nil"/>
              <w:insideH w:val="nil"/>
              <w:insideV w:val="nil"/>
            </w:tcBorders>
            <w:tcMar>
              <w:left w:type="dxa" w:w="102"/>
              <w:right w:type="dxa" w:w="102"/>
            </w:tcMar>
            <w:tcPrChange w:id="10007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0.8259</w:t>
            </w:r>
          </w:p>
        </w:tc>
      </w:tr>
      <w:tr>
        <w:trPr>
          <w:cantSplit/>
          <w:ins w:id="198" w:author="Codex" w:date="2026-10-05T14:02:24Z"/>
        </w:trPr>
        <w:tc>
          <w:tcPr>
            <w:tcW w:w="0" w:type="auto"/>
            <w:tcBorders>
              <w:top w:val="nil"/>
              <w:left w:val="nil"/>
              <w:bottom w:val="nil"/>
              <w:right w:val="nil"/>
              <w:insideH w:val="nil"/>
              <w:insideV w:val="nil"/>
            </w:tcBorders>
            <w:tcMar>
              <w:left w:type="dxa" w:w="102"/>
              <w:right w:type="dxa" w:w="102"/>
            </w:tcMar>
            <w:tcPrChange w:id="10007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7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2.3726</w:t>
            </w:r>
          </w:p>
        </w:tc>
        <w:tc>
          <w:tcPr>
            <w:tcW w:w="0" w:type="auto"/>
            <w:tcBorders>
              <w:top w:val="nil"/>
              <w:left w:val="nil"/>
              <w:bottom w:val="nil"/>
              <w:right w:val="nil"/>
              <w:insideH w:val="nil"/>
              <w:insideV w:val="nil"/>
            </w:tcBorders>
            <w:tcMar>
              <w:left w:type="dxa" w:w="102"/>
              <w:right w:type="dxa" w:w="102"/>
            </w:tcMar>
            <w:tcPrChange w:id="100077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[-1.8442, 6.5895]</w:t>
            </w:r>
          </w:p>
        </w:tc>
        <w:tc>
          <w:tcPr>
            <w:tcW w:w="0" w:type="auto"/>
            <w:tcBorders>
              <w:top w:val="nil"/>
              <w:left w:val="nil"/>
              <w:bottom w:val="nil"/>
              <w:right w:val="nil"/>
              <w:insideH w:val="nil"/>
              <w:insideV w:val="nil"/>
            </w:tcBorders>
            <w:tcMar>
              <w:left w:type="dxa" w:w="102"/>
              <w:right w:type="dxa" w:w="102"/>
            </w:tcMar>
            <w:tcPrChange w:id="100077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7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0.2836</w:t>
            </w:r>
          </w:p>
        </w:tc>
      </w:tr>
      <w:tr>
        <w:trPr>
          <w:cantSplit/>
          <w:ins w:id="199" w:author="Codex" w:date="2026-10-05T14:02:24Z"/>
        </w:trPr>
        <w:tc>
          <w:tcPr>
            <w:tcW w:w="0" w:type="auto"/>
            <w:tcBorders>
              <w:top w:val="nil"/>
              <w:left w:val="nil"/>
              <w:bottom w:val="nil"/>
              <w:right w:val="nil"/>
              <w:insideH w:val="nil"/>
              <w:insideV w:val="nil"/>
            </w:tcBorders>
            <w:tcMar>
              <w:left w:type="dxa" w:w="102"/>
              <w:right w:type="dxa" w:w="102"/>
            </w:tcMar>
            <w:tcPrChange w:id="100077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7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7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43.8420</w:t>
            </w:r>
          </w:p>
        </w:tc>
        <w:tc>
          <w:tcPr>
            <w:tcW w:w="0" w:type="auto"/>
            <w:tcBorders>
              <w:top w:val="nil"/>
              <w:left w:val="nil"/>
              <w:bottom w:val="nil"/>
              <w:right w:val="nil"/>
              <w:insideH w:val="nil"/>
              <w:insideV w:val="nil"/>
            </w:tcBorders>
            <w:tcMar>
              <w:left w:type="dxa" w:w="102"/>
              <w:right w:type="dxa" w:w="102"/>
            </w:tcMar>
            <w:tcPrChange w:id="100077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[-10.6236, 98.3077]</w:t>
            </w:r>
          </w:p>
        </w:tc>
        <w:tc>
          <w:tcPr>
            <w:tcW w:w="0" w:type="auto"/>
            <w:tcBorders>
              <w:top w:val="nil"/>
              <w:left w:val="nil"/>
              <w:bottom w:val="nil"/>
              <w:right w:val="nil"/>
              <w:insideH w:val="nil"/>
              <w:insideV w:val="nil"/>
            </w:tcBorders>
            <w:tcMar>
              <w:left w:type="dxa" w:w="102"/>
              <w:right w:type="dxa" w:w="102"/>
            </w:tcMar>
            <w:tcPrChange w:id="100077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8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0.1343</w:t>
            </w:r>
          </w:p>
        </w:tc>
      </w:tr>
      <w:tr>
        <w:trPr>
          <w:cantSplit/>
          <w:ins w:id="200" w:author="Codex" w:date="2026-10-05T14:02:24Z"/>
        </w:trPr>
        <w:tc>
          <w:tcPr>
            <w:tcW w:w="0" w:type="auto"/>
            <w:tcBorders>
              <w:top w:val="nil"/>
              <w:left w:val="nil"/>
              <w:bottom w:val="nil"/>
              <w:right w:val="nil"/>
              <w:insideH w:val="nil"/>
              <w:insideV w:val="nil"/>
            </w:tcBorders>
            <w:tcMar>
              <w:left w:type="dxa" w:w="102"/>
              <w:right w:type="dxa" w:w="102"/>
            </w:tcMar>
            <w:tcPrChange w:id="100078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50.2719</w:t>
            </w:r>
          </w:p>
        </w:tc>
        <w:tc>
          <w:tcPr>
            <w:tcW w:w="0" w:type="auto"/>
            <w:tcBorders>
              <w:top w:val="nil"/>
              <w:left w:val="nil"/>
              <w:bottom w:val="nil"/>
              <w:right w:val="nil"/>
              <w:insideH w:val="nil"/>
              <w:insideV w:val="nil"/>
            </w:tcBorders>
            <w:tcMar>
              <w:left w:type="dxa" w:w="102"/>
              <w:right w:type="dxa" w:w="102"/>
            </w:tcMar>
            <w:tcPrChange w:id="10007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[-0.1891, 100.7328]</w:t>
            </w:r>
          </w:p>
        </w:tc>
        <w:tc>
          <w:tcPr>
            <w:tcW w:w="0" w:type="auto"/>
            <w:tcBorders>
              <w:top w:val="nil"/>
              <w:left w:val="nil"/>
              <w:bottom w:val="nil"/>
              <w:right w:val="nil"/>
              <w:insideH w:val="nil"/>
              <w:insideV w:val="nil"/>
            </w:tcBorders>
            <w:tcMar>
              <w:left w:type="dxa" w:w="102"/>
              <w:right w:type="dxa" w:w="102"/>
            </w:tcMar>
            <w:tcPrChange w:id="10007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0.0547</w:t>
            </w:r>
          </w:p>
        </w:tc>
      </w:tr>
      <w:tr>
        <w:trPr>
          <w:cantSplit/>
          <w:ins w:id="201" w:author="Codex" w:date="2026-10-05T14:02:24Z"/>
        </w:trPr>
        <w:tc>
          <w:tcPr>
            <w:tcW w:w="0" w:type="auto"/>
            <w:tcBorders>
              <w:top w:val="nil"/>
              <w:left w:val="nil"/>
              <w:bottom w:val="nil"/>
              <w:right w:val="nil"/>
              <w:insideH w:val="nil"/>
              <w:insideV w:val="nil"/>
            </w:tcBorders>
            <w:tcMar>
              <w:left w:type="dxa" w:w="102"/>
              <w:right w:type="dxa" w:w="102"/>
            </w:tcMar>
            <w:tcPrChange w:id="10007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16.1596</w:t>
            </w:r>
          </w:p>
        </w:tc>
        <w:tc>
          <w:tcPr>
            <w:tcW w:w="0" w:type="auto"/>
            <w:tcBorders>
              <w:top w:val="nil"/>
              <w:left w:val="nil"/>
              <w:bottom w:val="nil"/>
              <w:right w:val="nil"/>
              <w:insideH w:val="nil"/>
              <w:insideV w:val="nil"/>
            </w:tcBorders>
            <w:tcMar>
              <w:left w:type="dxa" w:w="102"/>
              <w:right w:type="dxa" w:w="102"/>
            </w:tcMar>
            <w:tcPrChange w:id="10007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[-12.8099, 45.1291]</w:t>
            </w:r>
          </w:p>
        </w:tc>
        <w:tc>
          <w:tcPr>
            <w:tcW w:w="0" w:type="auto"/>
            <w:tcBorders>
              <w:top w:val="nil"/>
              <w:left w:val="nil"/>
              <w:bottom w:val="nil"/>
              <w:right w:val="nil"/>
              <w:insideH w:val="nil"/>
              <w:insideV w:val="nil"/>
            </w:tcBorders>
            <w:tcMar>
              <w:left w:type="dxa" w:w="102"/>
              <w:right w:type="dxa" w:w="102"/>
            </w:tcMar>
            <w:tcPrChange w:id="10007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0.2587</w:t>
            </w:r>
          </w:p>
        </w:tc>
      </w:tr>
      <w:tr>
        <w:trPr>
          <w:cantSplit/>
          <w:ins w:id="202" w:author="Codex" w:date="2026-10-05T14:02:24Z"/>
        </w:trPr>
        <w:tc>
          <w:tcPr>
            <w:tcW w:w="0" w:type="auto"/>
            <w:tcBorders>
              <w:top w:val="nil"/>
              <w:left w:val="nil"/>
              <w:bottom w:val="nil"/>
              <w:right w:val="nil"/>
              <w:insideH w:val="nil"/>
              <w:insideV w:val="nil"/>
            </w:tcBorders>
            <w:tcMar>
              <w:left w:type="dxa" w:w="102"/>
              <w:right w:type="dxa" w:w="102"/>
            </w:tcMar>
            <w:tcPrChange w:id="10007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7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-2.3825</w:t>
            </w:r>
          </w:p>
        </w:tc>
        <w:tc>
          <w:tcPr>
            <w:tcW w:w="0" w:type="auto"/>
            <w:tcBorders>
              <w:top w:val="nil"/>
              <w:left w:val="nil"/>
              <w:bottom w:val="nil"/>
              <w:right w:val="nil"/>
              <w:insideH w:val="nil"/>
              <w:insideV w:val="nil"/>
            </w:tcBorders>
            <w:tcMar>
              <w:left w:type="dxa" w:w="102"/>
              <w:right w:type="dxa" w:w="102"/>
            </w:tcMar>
            <w:tcPrChange w:id="10007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[-11.3834, 6.6183]</w:t>
            </w:r>
          </w:p>
        </w:tc>
        <w:tc>
          <w:tcPr>
            <w:tcW w:w="0" w:type="auto"/>
            <w:tcBorders>
              <w:top w:val="nil"/>
              <w:left w:val="nil"/>
              <w:bottom w:val="nil"/>
              <w:right w:val="nil"/>
              <w:insideH w:val="nil"/>
              <w:insideV w:val="nil"/>
            </w:tcBorders>
            <w:tcMar>
              <w:left w:type="dxa" w:w="102"/>
              <w:right w:type="dxa" w:w="102"/>
            </w:tcMar>
            <w:tcPrChange w:id="10007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0.5821</w:t>
            </w:r>
          </w:p>
        </w:tc>
      </w:tr>
      <w:tr>
        <w:trPr>
          <w:cantSplit/>
          <w:ins w:id="203" w:author="Codex" w:date="2026-10-05T14:02:24Z"/>
        </w:trPr>
        <w:tc>
          <w:tcPr>
            <w:tcW w:w="0" w:type="auto"/>
            <w:tcBorders>
              <w:top w:val="nil"/>
              <w:left w:val="nil"/>
              <w:bottom w:val="nil"/>
              <w:right w:val="nil"/>
              <w:insideH w:val="nil"/>
              <w:insideV w:val="nil"/>
            </w:tcBorders>
            <w:tcMar>
              <w:left w:type="dxa" w:w="102"/>
              <w:right w:type="dxa" w:w="102"/>
            </w:tcMar>
            <w:tcPrChange w:id="10007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8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8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5.9257</w:t>
            </w:r>
          </w:p>
        </w:tc>
        <w:tc>
          <w:tcPr>
            <w:tcW w:w="0" w:type="auto"/>
            <w:tcBorders>
              <w:top w:val="nil"/>
              <w:left w:val="nil"/>
              <w:bottom w:val="nil"/>
              <w:right w:val="nil"/>
              <w:insideH w:val="nil"/>
              <w:insideV w:val="nil"/>
            </w:tcBorders>
            <w:tcMar>
              <w:left w:type="dxa" w:w="102"/>
              <w:right w:type="dxa" w:w="102"/>
            </w:tcMar>
            <w:tcPrChange w:id="10008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[-1.0195, 12.8710]</w:t>
            </w:r>
          </w:p>
        </w:tc>
        <w:tc>
          <w:tcPr>
            <w:tcW w:w="0" w:type="auto"/>
            <w:tcBorders>
              <w:top w:val="nil"/>
              <w:left w:val="nil"/>
              <w:bottom w:val="nil"/>
              <w:right w:val="nil"/>
              <w:insideH w:val="nil"/>
              <w:insideV w:val="nil"/>
            </w:tcBorders>
            <w:tcMar>
              <w:left w:type="dxa" w:w="102"/>
              <w:right w:type="dxa" w:w="102"/>
            </w:tcMar>
            <w:tcPrChange w:id="10008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0.0995</w:t>
            </w:r>
          </w:p>
        </w:tc>
      </w:tr>
      <w:tr>
        <w:trPr>
          <w:cantSplit/>
          <w:ins w:id="204" w:author="Codex" w:date="2026-10-05T14:02:24Z"/>
        </w:trPr>
        <w:tc>
          <w:tcPr>
            <w:tcW w:w="0" w:type="auto"/>
            <w:tcBorders>
              <w:top w:val="nil"/>
              <w:left w:val="nil"/>
              <w:bottom w:val="nil"/>
              <w:right w:val="nil"/>
              <w:insideH w:val="nil"/>
              <w:insideV w:val="nil"/>
            </w:tcBorders>
            <w:tcMar>
              <w:left w:type="dxa" w:w="102"/>
              <w:right w:type="dxa" w:w="102"/>
            </w:tcMar>
            <w:tcPrChange w:id="10008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8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8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2.0235</w:t>
            </w:r>
          </w:p>
        </w:tc>
        <w:tc>
          <w:tcPr>
            <w:tcW w:w="0" w:type="auto"/>
            <w:tcBorders>
              <w:top w:val="nil"/>
              <w:left w:val="nil"/>
              <w:bottom w:val="nil"/>
              <w:right w:val="nil"/>
              <w:insideH w:val="nil"/>
              <w:insideV w:val="nil"/>
            </w:tcBorders>
            <w:tcMar>
              <w:left w:type="dxa" w:w="102"/>
              <w:right w:type="dxa" w:w="102"/>
            </w:tcMar>
            <w:tcPrChange w:id="10008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[-1.9287, 5.9758]</w:t>
            </w:r>
          </w:p>
        </w:tc>
        <w:tc>
          <w:tcPr>
            <w:tcW w:w="0" w:type="auto"/>
            <w:tcBorders>
              <w:top w:val="nil"/>
              <w:left w:val="nil"/>
              <w:bottom w:val="nil"/>
              <w:right w:val="nil"/>
              <w:insideH w:val="nil"/>
              <w:insideV w:val="nil"/>
            </w:tcBorders>
            <w:tcMar>
              <w:left w:type="dxa" w:w="102"/>
              <w:right w:type="dxa" w:w="102"/>
            </w:tcMar>
            <w:tcPrChange w:id="10008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0.3333</w:t>
            </w:r>
          </w:p>
        </w:tc>
      </w:tr>
      <w:tr>
        <w:trPr>
          <w:cantSplit/>
          <w:ins w:id="205" w:author="Codex" w:date="2026-10-05T14:02:24Z"/>
        </w:trPr>
        <w:tc>
          <w:tcPr>
            <w:tcW w:w="0" w:type="auto"/>
            <w:tcBorders>
              <w:top w:val="nil"/>
              <w:left w:val="nil"/>
              <w:bottom w:val="nil"/>
              <w:right w:val="nil"/>
              <w:insideH w:val="nil"/>
              <w:insideV w:val="nil"/>
            </w:tcBorders>
            <w:tcMar>
              <w:left w:type="dxa" w:w="102"/>
              <w:right w:type="dxa" w:w="102"/>
            </w:tcMar>
            <w:tcPrChange w:id="10008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8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8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27.9158</w:t>
            </w:r>
          </w:p>
        </w:tc>
        <w:tc>
          <w:tcPr>
            <w:tcW w:w="0" w:type="auto"/>
            <w:tcBorders>
              <w:top w:val="nil"/>
              <w:left w:val="nil"/>
              <w:bottom w:val="nil"/>
              <w:right w:val="nil"/>
              <w:insideH w:val="nil"/>
              <w:insideV w:val="nil"/>
            </w:tcBorders>
            <w:tcMar>
              <w:left w:type="dxa" w:w="102"/>
              <w:right w:type="dxa" w:w="102"/>
            </w:tcMar>
            <w:tcPrChange w:id="10008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[-59.1379, 114.9695]</w:t>
            </w:r>
          </w:p>
        </w:tc>
        <w:tc>
          <w:tcPr>
            <w:tcW w:w="0" w:type="auto"/>
            <w:tcBorders>
              <w:top w:val="nil"/>
              <w:left w:val="nil"/>
              <w:bottom w:val="nil"/>
              <w:right w:val="nil"/>
              <w:insideH w:val="nil"/>
              <w:insideV w:val="nil"/>
            </w:tcBorders>
            <w:tcMar>
              <w:left w:type="dxa" w:w="102"/>
              <w:right w:type="dxa" w:w="102"/>
            </w:tcMar>
            <w:tcPrChange w:id="10008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0.5771</w:t>
            </w:r>
          </w:p>
        </w:tc>
      </w:tr>
      <w:tr>
        <w:trPr>
          <w:cantSplit/>
          <w:ins w:id="206" w:author="Codex" w:date="2026-10-05T14:02:24Z"/>
        </w:trPr>
        <w:tc>
          <w:tcPr>
            <w:tcW w:w="0" w:type="auto"/>
            <w:tcBorders>
              <w:top w:val="nil"/>
              <w:left w:val="nil"/>
              <w:bottom w:val="nil"/>
              <w:right w:val="nil"/>
              <w:insideH w:val="nil"/>
              <w:insideV w:val="nil"/>
            </w:tcBorders>
            <w:tcMar>
              <w:left w:type="dxa" w:w="102"/>
              <w:right w:type="dxa" w:w="102"/>
            </w:tcMar>
            <w:tcPrChange w:id="10008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8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8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37.6790</w:t>
            </w:r>
          </w:p>
        </w:tc>
        <w:tc>
          <w:tcPr>
            <w:tcW w:w="0" w:type="auto"/>
            <w:tcBorders>
              <w:top w:val="nil"/>
              <w:left w:val="nil"/>
              <w:bottom w:val="nil"/>
              <w:right w:val="nil"/>
              <w:insideH w:val="nil"/>
              <w:insideV w:val="nil"/>
            </w:tcBorders>
            <w:tcMar>
              <w:left w:type="dxa" w:w="102"/>
              <w:right w:type="dxa" w:w="102"/>
            </w:tcMar>
            <w:tcPrChange w:id="10008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[1.5896, 73.7684]</w:t>
            </w:r>
          </w:p>
        </w:tc>
        <w:tc>
          <w:tcPr>
            <w:tcW w:w="0" w:type="auto"/>
            <w:tcBorders>
              <w:top w:val="nil"/>
              <w:left w:val="nil"/>
              <w:bottom w:val="nil"/>
              <w:right w:val="nil"/>
              <w:insideH w:val="nil"/>
              <w:insideV w:val="nil"/>
            </w:tcBorders>
            <w:tcMar>
              <w:left w:type="dxa" w:w="102"/>
              <w:right w:type="dxa" w:w="102"/>
            </w:tcMar>
            <w:tcPrChange w:id="10008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0.0448</w:t>
            </w:r>
          </w:p>
        </w:tc>
      </w:tr>
      <w:tr>
        <w:trPr>
          <w:cantSplit/>
          <w:ins w:id="207"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82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single" w:sz="12" w:color="000000"/>
              <w:right w:val="nil"/>
              <w:insideH w:val="nil"/>
              <w:insideV w:val="nil"/>
            </w:tcBorders>
            <w:tcMar>
              <w:left w:type="dxa" w:w="102"/>
              <w:right w:type="dxa" w:w="102"/>
            </w:tcMar>
            <w:tcPrChange w:id="100082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single" w:sz="12" w:color="000000"/>
              <w:right w:val="nil"/>
              <w:insideH w:val="nil"/>
              <w:insideV w:val="nil"/>
            </w:tcBorders>
            <w:tcMar>
              <w:left w:type="dxa" w:w="102"/>
              <w:right w:type="dxa" w:w="102"/>
            </w:tcMar>
            <w:tcPrChange w:id="100082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23.3369</w:t>
            </w:r>
          </w:p>
        </w:tc>
        <w:tc>
          <w:tcPr>
            <w:tcW w:w="0" w:type="auto"/>
            <w:tcBorders>
              <w:top w:val="nil"/>
              <w:left w:val="nil"/>
              <w:bottom w:val="single" w:sz="12" w:color="000000"/>
              <w:right w:val="nil"/>
              <w:insideH w:val="nil"/>
              <w:insideV w:val="nil"/>
            </w:tcBorders>
            <w:tcMar>
              <w:left w:type="dxa" w:w="102"/>
              <w:right w:type="dxa" w:w="102"/>
            </w:tcMar>
            <w:tcPrChange w:id="100082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[0.1400, 46.5339]</w:t>
            </w:r>
          </w:p>
        </w:tc>
        <w:tc>
          <w:tcPr>
            <w:tcW w:w="0" w:type="auto"/>
            <w:tcBorders>
              <w:top w:val="nil"/>
              <w:left w:val="nil"/>
              <w:bottom w:val="single" w:sz="12" w:color="000000"/>
              <w:right w:val="nil"/>
              <w:insideH w:val="nil"/>
              <w:insideV w:val="nil"/>
            </w:tcBorders>
            <w:tcMar>
              <w:left w:type="dxa" w:w="102"/>
              <w:right w:type="dxa" w:w="102"/>
            </w:tcMar>
            <w:tcPrChange w:id="100082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Change w:id="1000828"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08" w:author="Codex" w:date="2026-10-05T14:02:24Z"/>
          <w:rFonts w:ascii="Times New Roman" w:hAnsi="Times New Roman" w:cs="Times New Roman" w:eastAsia="SimSun"/>
          <w:sz w:val="21"/>
          <w:szCs w:val="21"/>
        </w:rPr>
      </w:pPr>
      <w:ins w:id="209" w:author="Codex" w:date="2026-10-05T14:02:24Z">
        <w:r>
          <w:rPr>
            <w:rFonts w:ascii="Times New Roman" w:hAnsi="Times New Roman" w:cs="Times New Roman" w:eastAsia="SimSun"/>
            <w:sz w:val="21"/>
            <w:szCs w:val="21"/>
          </w:rPr>
          <w:t>R2_B1金额抽样195/200有效，主推断缺失；不采用其百分位区间绕过稳定性门槛。组件T_P/T_Y并非调节对比，不能把其显著性作为满意度机制的证据。所有p为本行原始值，未据此声称全探索校正后的发现。</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0" w:author="Codex" w:date="2026-10-05T14:02:24Z"/>
          <w:rFonts w:ascii="Times New Roman" w:hAnsi="Times New Roman" w:cs="Times New Roman" w:eastAsia="SimSun"/>
          <w:sz w:val="21"/>
          <w:szCs w:val="21"/>
        </w:rPr>
      </w:pPr>
      <w:ins w:id="211" w:author="Codex" w:date="2026-10-05T14:02:24Z">
        <w:r>
          <w:rPr>
            <w:rFonts w:ascii="Times New Roman" w:hAnsi="Times New Roman" w:cs="Times New Roman" w:eastAsia="SimSun"/>
            <w:b/>
            <w:sz w:val="21"/>
            <w:szCs w:val="21"/>
          </w:rPr>
          <w:t>剩余登记敏感性分析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2" w:author="Codex" w:date="2026-10-05T14:02:24Z"/>
          <w:rFonts w:ascii="Times New Roman" w:hAnsi="Times New Roman" w:cs="Times New Roman" w:eastAsia="SimSun"/>
          <w:sz w:val="21"/>
          <w:szCs w:val="21"/>
        </w:rPr>
      </w:pPr>
      <w:ins w:id="213" w:author="Codex" w:date="2026-10-05T14:02:24Z">
        <w:r>
          <w:rPr>
            <w:rFonts w:ascii="Times New Roman" w:hAnsi="Times New Roman" w:cs="Times New Roman" w:eastAsia="SimSun"/>
            <w:sz w:val="21"/>
            <w:szCs w:val="21"/>
          </w:rPr>
          <w:t>完整保留28项登记。B=500是整簇bootstrap重复次数；本表为追加敏感性探索，不是独立确认。</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4" w:author="Codex" w:date="2026-10-05T14:02:24Z"/>
          <w:rFonts w:ascii="Times New Roman" w:hAnsi="Times New Roman" w:cs="Times New Roman" w:eastAsia="SimSun"/>
          <w:sz w:val="21"/>
          <w:szCs w:val="21"/>
        </w:rPr>
      </w:pPr>
      <w:ins w:id="215" w:author="Codex" w:date="2026-10-05T14:02:24Z">
        <w:r>
          <w:rPr>
            <w:rFonts w:ascii="Times New Roman" w:hAnsi="Times New Roman" w:cs="Times New Roman" w:eastAsia="SimSun"/>
            <w:sz w:val="21"/>
            <w:szCs w:val="21"/>
          </w:rPr>
          <w:t>- R3：连续log收入对比：0至预先固定的正变化第75百分位。</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6" w:author="Codex" w:date="2026-10-05T14:02:24Z"/>
          <w:rFonts w:ascii="Times New Roman" w:hAnsi="Times New Roman" w:cs="Times New Roman" w:eastAsia="SimSun"/>
          <w:sz w:val="21"/>
          <w:szCs w:val="21"/>
        </w:rPr>
      </w:pPr>
      <w:ins w:id="217" w:author="Codex" w:date="2026-10-05T14:02:24Z">
        <w:r>
          <w:rPr>
            <w:rFonts w:ascii="Times New Roman" w:hAnsi="Times New Roman" w:cs="Times New Roman" w:eastAsia="SimSun"/>
            <w:sz w:val="21"/>
            <w:szCs w:val="21"/>
          </w:rPr>
          <w:t>- R4：本人—时期分析单位；采用该单位的登记调整集。</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8" w:author="Codex" w:date="2026-10-05T14:02:24Z"/>
          <w:rFonts w:ascii="Times New Roman" w:hAnsi="Times New Roman" w:cs="Times New Roman" w:eastAsia="SimSun"/>
          <w:sz w:val="21"/>
          <w:szCs w:val="21"/>
        </w:rPr>
      </w:pPr>
      <w:ins w:id="219" w:author="Codex" w:date="2026-10-05T14:02:24Z">
        <w:r>
          <w:rPr>
            <w:rFonts w:ascii="Times New Roman" w:hAnsi="Times New Roman" w:cs="Times New Roman" w:eastAsia="SimSun"/>
            <w:sz w:val="21"/>
            <w:szCs w:val="21"/>
          </w:rPr>
          <w:t>- R6：期末正值支持金额按固定第99百分位截尾。</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0" w:author="Codex" w:date="2026-10-05T14:02:24Z"/>
          <w:rFonts w:ascii="Times New Roman" w:hAnsi="Times New Roman" w:cs="Times New Roman" w:eastAsia="SimSun"/>
          <w:sz w:val="21"/>
          <w:szCs w:val="21"/>
        </w:rPr>
      </w:pPr>
      <w:ins w:id="221" w:author="Codex" w:date="2026-10-05T14:02:24Z">
        <w:r>
          <w:rPr>
            <w:rFonts w:ascii="Times New Roman" w:hAnsi="Times New Roman" w:cs="Times New Roman" w:eastAsia="SimSun"/>
            <w:sz w:val="21"/>
            <w:szCs w:val="21"/>
          </w:rPr>
          <w:t>- R9：中介结果改为两部分总体支持金额。</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2" w:author="Codex" w:date="2026-10-05T14:02:24Z"/>
          <w:rFonts w:ascii="Times New Roman" w:hAnsi="Times New Roman" w:cs="Times New Roman" w:eastAsia="SimSun"/>
          <w:sz w:val="21"/>
          <w:szCs w:val="21"/>
        </w:rPr>
      </w:pPr>
      <w:ins w:id="223" w:author="Codex" w:date="2026-10-05T14:02:24Z">
        <w:r>
          <w:rPr>
            <w:rFonts w:ascii="Times New Roman" w:hAnsi="Times New Roman" w:cs="Times New Roman" w:eastAsia="SimSun"/>
            <w:sz w:val="21"/>
            <w:szCs w:val="21"/>
          </w:rPr>
          <w:t>- R10：三波结果额外调整2020年支持；并非纯处理前调整。</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4" w:author="Codex" w:date="2026-10-05T14:02:24Z"/>
          <w:rFonts w:ascii="Times New Roman" w:hAnsi="Times New Roman" w:cs="Times New Roman" w:eastAsia="SimSun"/>
          <w:sz w:val="21"/>
          <w:szCs w:val="21"/>
        </w:rPr>
      </w:pPr>
      <w:ins w:id="225" w:author="Codex" w:date="2026-10-05T14:02:24Z">
        <w:r>
          <w:rPr>
            <w:rFonts w:ascii="Times New Roman" w:hAnsi="Times New Roman" w:cs="Times New Roman" w:eastAsia="SimSun"/>
            <w:sz w:val="21"/>
            <w:szCs w:val="21"/>
          </w:rPr>
          <w:t>- R11：相同有序满意度结局的部分比例优势模型。</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226" w:author="Codex" w:date="2026-10-05T14:02:24Z"/>
          <w:rFonts w:ascii="Times New Roman" w:hAnsi="Times New Roman" w:cs="Times New Roman" w:eastAsia="KaiTi"/>
          <w:b w:val="0"/>
          <w:bCs w:val="0"/>
          <w:sz w:val="21"/>
          <w:szCs w:val="21"/>
        </w:rPr>
      </w:pPr>
      <w:ins w:id="227" w:author="Codex" w:date="2026-10-05T14:02:24Z">
        <w:r>
          <w:rPr>
            <w:rFonts w:ascii="Times New Roman" w:hAnsi="Times New Roman" w:cs="Times New Roman" w:eastAsia="KaiTi"/>
            <w:b w:val="0"/>
            <w:bCs w:val="0"/>
            <w:sz w:val="21"/>
            <w:szCs w:val="21"/>
          </w:rPr>
          <w:t>表D.8 剩余敏感性规格的主对比及有效重复</w:t>
        </w:r>
      </w:ins>
    </w:p>
    <w:tbl>
      <w:tblPr>
        <w:tblW w:w="0" w:type="auto"/>
        <w:tblBorders>
          <w:top w:val="single" w:sz="12" w:color="000000"/>
          <w:left w:val="nil"/>
          <w:bottom w:val="single" w:sz="12" w:color="000000"/>
          <w:right w:val="nil"/>
          <w:insideH w:val="nil"/>
          <w:insideV w:val="nil"/>
        </w:tblBorders>
        <w:tblPrChange w:id="8452" w:author="Codex" w:date="2026-10-05T16:32:41.313017+00:00">
          <w:tblPr>
            <w:tblW w:w="0" w:type="auto"/>
            <w:tblLayout w:type="autofit"/>
          </w:tblPr>
        </w:tblPrChange>
      </w:tblPr>
      <w:tblGrid>
        <w:gridCol w:w="916"/>
        <w:gridCol w:w="846"/>
        <w:gridCol w:w="834"/>
        <w:gridCol w:w="624"/>
        <w:gridCol w:w="957"/>
        <w:gridCol w:w="2094"/>
        <w:gridCol w:w="834"/>
        <w:gridCol w:w="893"/>
        <w:gridCol w:w="782"/>
        <w:tblGridChange w:id="1000829">
          <w:tblGrid>
            <w:gridCol w:w="977"/>
            <w:gridCol w:w="977"/>
            <w:gridCol w:w="977"/>
            <w:gridCol w:w="977"/>
            <w:gridCol w:w="977"/>
            <w:gridCol w:w="977"/>
            <w:gridCol w:w="977"/>
            <w:gridCol w:w="977"/>
            <w:gridCol w:w="977"/>
          </w:tblGrid>
        </w:tblGridChange>
      </w:tblGrid>
      <w:tr>
        <w:trPr>
          <w:cantSplit/>
          <w:tblHeader/>
          <w:ins w:id="228"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830"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83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83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833"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83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83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83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83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083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229" w:author="Codex" w:date="2026-10-05T14:02:24Z"/>
        </w:trPr>
        <w:tc>
          <w:tcPr>
            <w:tcW w:w="0" w:type="auto"/>
            <w:tcBorders>
              <w:top w:val="nil"/>
              <w:left w:val="nil"/>
              <w:bottom w:val="nil"/>
              <w:right w:val="nil"/>
              <w:insideH w:val="nil"/>
              <w:insideV w:val="nil"/>
            </w:tcBorders>
            <w:tcMar>
              <w:left w:type="dxa" w:w="102"/>
              <w:right w:type="dxa" w:w="102"/>
            </w:tcMar>
            <w:tcPrChange w:id="10008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Change w:id="10008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-4.8305</w:t>
            </w:r>
          </w:p>
        </w:tc>
        <w:tc>
          <w:tcPr>
            <w:tcW w:w="0" w:type="auto"/>
            <w:tcBorders>
              <w:top w:val="nil"/>
              <w:left w:val="nil"/>
              <w:bottom w:val="nil"/>
              <w:right w:val="nil"/>
              <w:insideH w:val="nil"/>
              <w:insideV w:val="nil"/>
            </w:tcBorders>
            <w:tcMar>
              <w:left w:type="dxa" w:w="102"/>
              <w:right w:type="dxa" w:w="102"/>
            </w:tcMar>
            <w:tcPrChange w:id="10008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[-10.9232, 1.2622]</w:t>
            </w:r>
          </w:p>
        </w:tc>
        <w:tc>
          <w:tcPr>
            <w:tcW w:w="0" w:type="auto"/>
            <w:tcBorders>
              <w:top w:val="nil"/>
              <w:left w:val="nil"/>
              <w:bottom w:val="nil"/>
              <w:right w:val="nil"/>
              <w:insideH w:val="nil"/>
              <w:insideV w:val="nil"/>
            </w:tcBorders>
            <w:tcMar>
              <w:left w:type="dxa" w:w="102"/>
              <w:right w:type="dxa" w:w="102"/>
            </w:tcMar>
            <w:tcPrChange w:id="10008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0.1317</w:t>
            </w:r>
          </w:p>
        </w:tc>
      </w:tr>
      <w:tr>
        <w:trPr>
          <w:cantSplit/>
          <w:ins w:id="230" w:author="Codex" w:date="2026-10-05T14:02:24Z"/>
        </w:trPr>
        <w:tc>
          <w:tcPr>
            <w:tcW w:w="0" w:type="auto"/>
            <w:tcBorders>
              <w:top w:val="nil"/>
              <w:left w:val="nil"/>
              <w:bottom w:val="nil"/>
              <w:right w:val="nil"/>
              <w:insideH w:val="nil"/>
              <w:insideV w:val="nil"/>
            </w:tcBorders>
            <w:tcMar>
              <w:left w:type="dxa" w:w="102"/>
              <w:right w:type="dxa" w:w="102"/>
            </w:tcMar>
            <w:tcPrChange w:id="10008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Change w:id="10008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-36.2619</w:t>
            </w:r>
          </w:p>
        </w:tc>
        <w:tc>
          <w:tcPr>
            <w:tcW w:w="0" w:type="auto"/>
            <w:tcBorders>
              <w:top w:val="nil"/>
              <w:left w:val="nil"/>
              <w:bottom w:val="nil"/>
              <w:right w:val="nil"/>
              <w:insideH w:val="nil"/>
              <w:insideV w:val="nil"/>
            </w:tcBorders>
            <w:tcMar>
              <w:left w:type="dxa" w:w="102"/>
              <w:right w:type="dxa" w:w="102"/>
            </w:tcMar>
            <w:tcPrChange w:id="10008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8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08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31" w:author="Codex" w:date="2026-10-05T14:02:24Z"/>
        </w:trPr>
        <w:tc>
          <w:tcPr>
            <w:tcW w:w="0" w:type="auto"/>
            <w:tcBorders>
              <w:top w:val="nil"/>
              <w:left w:val="nil"/>
              <w:bottom w:val="nil"/>
              <w:right w:val="nil"/>
              <w:insideH w:val="nil"/>
              <w:insideV w:val="nil"/>
            </w:tcBorders>
            <w:tcMar>
              <w:left w:type="dxa" w:w="102"/>
              <w:right w:type="dxa" w:w="102"/>
            </w:tcMar>
            <w:tcPrChange w:id="10008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Change w:id="10008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8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8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-25.6106</w:t>
            </w:r>
          </w:p>
        </w:tc>
        <w:tc>
          <w:tcPr>
            <w:tcW w:w="0" w:type="auto"/>
            <w:tcBorders>
              <w:top w:val="nil"/>
              <w:left w:val="nil"/>
              <w:bottom w:val="nil"/>
              <w:right w:val="nil"/>
              <w:insideH w:val="nil"/>
              <w:insideV w:val="nil"/>
            </w:tcBorders>
            <w:tcMar>
              <w:left w:type="dxa" w:w="102"/>
              <w:right w:type="dxa" w:w="102"/>
            </w:tcMar>
            <w:tcPrChange w:id="10008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[-61.6627, 10.4415]</w:t>
            </w:r>
          </w:p>
        </w:tc>
        <w:tc>
          <w:tcPr>
            <w:tcW w:w="0" w:type="auto"/>
            <w:tcBorders>
              <w:top w:val="nil"/>
              <w:left w:val="nil"/>
              <w:bottom w:val="nil"/>
              <w:right w:val="nil"/>
              <w:insideH w:val="nil"/>
              <w:insideV w:val="nil"/>
            </w:tcBorders>
            <w:tcMar>
              <w:left w:type="dxa" w:w="102"/>
              <w:right w:type="dxa" w:w="102"/>
            </w:tcMar>
            <w:tcPrChange w:id="10008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0.1976</w:t>
            </w:r>
          </w:p>
        </w:tc>
      </w:tr>
      <w:tr>
        <w:trPr>
          <w:cantSplit/>
          <w:ins w:id="232" w:author="Codex" w:date="2026-10-05T14:02:24Z"/>
        </w:trPr>
        <w:tc>
          <w:tcPr>
            <w:tcW w:w="0" w:type="auto"/>
            <w:tcBorders>
              <w:top w:val="nil"/>
              <w:left w:val="nil"/>
              <w:bottom w:val="nil"/>
              <w:right w:val="nil"/>
              <w:insideH w:val="nil"/>
              <w:insideV w:val="nil"/>
            </w:tcBorders>
            <w:tcMar>
              <w:left w:type="dxa" w:w="102"/>
              <w:right w:type="dxa" w:w="102"/>
            </w:tcMar>
            <w:tcPrChange w:id="10008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Change w:id="10008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-2.6201</w:t>
            </w:r>
          </w:p>
        </w:tc>
        <w:tc>
          <w:tcPr>
            <w:tcW w:w="0" w:type="auto"/>
            <w:tcBorders>
              <w:top w:val="nil"/>
              <w:left w:val="nil"/>
              <w:bottom w:val="nil"/>
              <w:right w:val="nil"/>
              <w:insideH w:val="nil"/>
              <w:insideV w:val="nil"/>
            </w:tcBorders>
            <w:tcMar>
              <w:left w:type="dxa" w:w="102"/>
              <w:right w:type="dxa" w:w="102"/>
            </w:tcMar>
            <w:tcPrChange w:id="10008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[-9.4266, 4.1865]</w:t>
            </w:r>
          </w:p>
        </w:tc>
        <w:tc>
          <w:tcPr>
            <w:tcW w:w="0" w:type="auto"/>
            <w:tcBorders>
              <w:top w:val="nil"/>
              <w:left w:val="nil"/>
              <w:bottom w:val="nil"/>
              <w:right w:val="nil"/>
              <w:insideH w:val="nil"/>
              <w:insideV w:val="nil"/>
            </w:tcBorders>
            <w:tcMar>
              <w:left w:type="dxa" w:w="102"/>
              <w:right w:type="dxa" w:w="102"/>
            </w:tcMar>
            <w:tcPrChange w:id="10008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0.3992</w:t>
            </w:r>
          </w:p>
        </w:tc>
      </w:tr>
      <w:tr>
        <w:trPr>
          <w:cantSplit/>
          <w:ins w:id="233" w:author="Codex" w:date="2026-10-05T14:02:24Z"/>
        </w:trPr>
        <w:tc>
          <w:tcPr>
            <w:tcW w:w="0" w:type="auto"/>
            <w:tcBorders>
              <w:top w:val="nil"/>
              <w:left w:val="nil"/>
              <w:bottom w:val="nil"/>
              <w:right w:val="nil"/>
              <w:insideH w:val="nil"/>
              <w:insideV w:val="nil"/>
            </w:tcBorders>
            <w:tcMar>
              <w:left w:type="dxa" w:w="102"/>
              <w:right w:type="dxa" w:w="102"/>
            </w:tcMar>
            <w:tcPrChange w:id="10008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Change w:id="10008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-56.0143</w:t>
            </w:r>
          </w:p>
        </w:tc>
        <w:tc>
          <w:tcPr>
            <w:tcW w:w="0" w:type="auto"/>
            <w:tcBorders>
              <w:top w:val="nil"/>
              <w:left w:val="nil"/>
              <w:bottom w:val="nil"/>
              <w:right w:val="nil"/>
              <w:insideH w:val="nil"/>
              <w:insideV w:val="nil"/>
            </w:tcBorders>
            <w:tcMar>
              <w:left w:type="dxa" w:w="102"/>
              <w:right w:type="dxa" w:w="102"/>
            </w:tcMar>
            <w:tcPrChange w:id="10008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[-159.2463, 47.2176]</w:t>
            </w:r>
          </w:p>
        </w:tc>
        <w:tc>
          <w:tcPr>
            <w:tcW w:w="0" w:type="auto"/>
            <w:tcBorders>
              <w:top w:val="nil"/>
              <w:left w:val="nil"/>
              <w:bottom w:val="nil"/>
              <w:right w:val="nil"/>
              <w:insideH w:val="nil"/>
              <w:insideV w:val="nil"/>
            </w:tcBorders>
            <w:tcMar>
              <w:left w:type="dxa" w:w="102"/>
              <w:right w:type="dxa" w:w="102"/>
            </w:tcMar>
            <w:tcPrChange w:id="10008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Change w:id="10008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0.3119</w:t>
            </w:r>
          </w:p>
        </w:tc>
      </w:tr>
      <w:tr>
        <w:trPr>
          <w:cantSplit/>
          <w:ins w:id="234" w:author="Codex" w:date="2026-10-05T14:02:24Z"/>
        </w:trPr>
        <w:tc>
          <w:tcPr>
            <w:tcW w:w="0" w:type="auto"/>
            <w:tcBorders>
              <w:top w:val="nil"/>
              <w:left w:val="nil"/>
              <w:bottom w:val="nil"/>
              <w:right w:val="nil"/>
              <w:insideH w:val="nil"/>
              <w:insideV w:val="nil"/>
            </w:tcBorders>
            <w:tcMar>
              <w:left w:type="dxa" w:w="102"/>
              <w:right w:type="dxa" w:w="102"/>
            </w:tcMar>
            <w:tcPrChange w:id="10008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Change w:id="10008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8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8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-2.0564</w:t>
            </w:r>
          </w:p>
        </w:tc>
        <w:tc>
          <w:tcPr>
            <w:tcW w:w="0" w:type="auto"/>
            <w:tcBorders>
              <w:top w:val="nil"/>
              <w:left w:val="nil"/>
              <w:bottom w:val="nil"/>
              <w:right w:val="nil"/>
              <w:insideH w:val="nil"/>
              <w:insideV w:val="nil"/>
            </w:tcBorders>
            <w:tcMar>
              <w:left w:type="dxa" w:w="102"/>
              <w:right w:type="dxa" w:w="102"/>
            </w:tcMar>
            <w:tcPrChange w:id="10008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[-39.6805, 35.5676]</w:t>
            </w:r>
          </w:p>
        </w:tc>
        <w:tc>
          <w:tcPr>
            <w:tcW w:w="0" w:type="auto"/>
            <w:tcBorders>
              <w:top w:val="nil"/>
              <w:left w:val="nil"/>
              <w:bottom w:val="nil"/>
              <w:right w:val="nil"/>
              <w:insideH w:val="nil"/>
              <w:insideV w:val="nil"/>
            </w:tcBorders>
            <w:tcMar>
              <w:left w:type="dxa" w:w="102"/>
              <w:right w:type="dxa" w:w="102"/>
            </w:tcMar>
            <w:tcPrChange w:id="10008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r>
      <w:tr>
        <w:trPr>
          <w:cantSplit/>
          <w:ins w:id="235" w:author="Codex" w:date="2026-10-05T14:02:24Z"/>
        </w:trPr>
        <w:tc>
          <w:tcPr>
            <w:tcW w:w="0" w:type="auto"/>
            <w:tcBorders>
              <w:top w:val="nil"/>
              <w:left w:val="nil"/>
              <w:bottom w:val="nil"/>
              <w:right w:val="nil"/>
              <w:insideH w:val="nil"/>
              <w:insideV w:val="nil"/>
            </w:tcBorders>
            <w:tcMar>
              <w:left w:type="dxa" w:w="102"/>
              <w:right w:type="dxa" w:w="102"/>
            </w:tcMar>
            <w:tcPrChange w:id="10008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Change w:id="10008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8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8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-5.6089</w:t>
            </w:r>
          </w:p>
        </w:tc>
        <w:tc>
          <w:tcPr>
            <w:tcW w:w="0" w:type="auto"/>
            <w:tcBorders>
              <w:top w:val="nil"/>
              <w:left w:val="nil"/>
              <w:bottom w:val="nil"/>
              <w:right w:val="nil"/>
              <w:insideH w:val="nil"/>
              <w:insideV w:val="nil"/>
            </w:tcBorders>
            <w:tcMar>
              <w:left w:type="dxa" w:w="102"/>
              <w:right w:type="dxa" w:w="102"/>
            </w:tcMar>
            <w:tcPrChange w:id="10008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[-14.9384, 3.7206]</w:t>
            </w:r>
          </w:p>
        </w:tc>
        <w:tc>
          <w:tcPr>
            <w:tcW w:w="0" w:type="auto"/>
            <w:tcBorders>
              <w:top w:val="nil"/>
              <w:left w:val="nil"/>
              <w:bottom w:val="nil"/>
              <w:right w:val="nil"/>
              <w:insideH w:val="nil"/>
              <w:insideV w:val="nil"/>
            </w:tcBorders>
            <w:tcMar>
              <w:left w:type="dxa" w:w="102"/>
              <w:right w:type="dxa" w:w="102"/>
            </w:tcMar>
            <w:tcPrChange w:id="10008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0.2355</w:t>
            </w:r>
          </w:p>
        </w:tc>
      </w:tr>
      <w:tr>
        <w:trPr>
          <w:cantSplit/>
          <w:ins w:id="236" w:author="Codex" w:date="2026-10-05T14:02:24Z"/>
        </w:trPr>
        <w:tc>
          <w:tcPr>
            <w:tcW w:w="0" w:type="auto"/>
            <w:tcBorders>
              <w:top w:val="nil"/>
              <w:left w:val="nil"/>
              <w:bottom w:val="nil"/>
              <w:right w:val="nil"/>
              <w:insideH w:val="nil"/>
              <w:insideV w:val="nil"/>
            </w:tcBorders>
            <w:tcMar>
              <w:left w:type="dxa" w:w="102"/>
              <w:right w:type="dxa" w:w="102"/>
            </w:tcMar>
            <w:tcPrChange w:id="10009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Change w:id="10009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-47.9433</w:t>
            </w:r>
          </w:p>
        </w:tc>
        <w:tc>
          <w:tcPr>
            <w:tcW w:w="0" w:type="auto"/>
            <w:tcBorders>
              <w:top w:val="nil"/>
              <w:left w:val="nil"/>
              <w:bottom w:val="nil"/>
              <w:right w:val="nil"/>
              <w:insideH w:val="nil"/>
              <w:insideV w:val="nil"/>
            </w:tcBorders>
            <w:tcMar>
              <w:left w:type="dxa" w:w="102"/>
              <w:right w:type="dxa" w:w="102"/>
            </w:tcMar>
            <w:tcPrChange w:id="10009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[-136.7840, 40.8975]</w:t>
            </w:r>
          </w:p>
        </w:tc>
        <w:tc>
          <w:tcPr>
            <w:tcW w:w="0" w:type="auto"/>
            <w:tcBorders>
              <w:top w:val="nil"/>
              <w:left w:val="nil"/>
              <w:bottom w:val="nil"/>
              <w:right w:val="nil"/>
              <w:insideH w:val="nil"/>
              <w:insideV w:val="nil"/>
            </w:tcBorders>
            <w:tcMar>
              <w:left w:type="dxa" w:w="102"/>
              <w:right w:type="dxa" w:w="102"/>
            </w:tcMar>
            <w:tcPrChange w:id="10009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0.3074</w:t>
            </w:r>
          </w:p>
        </w:tc>
      </w:tr>
      <w:tr>
        <w:trPr>
          <w:cantSplit/>
          <w:ins w:id="237" w:author="Codex" w:date="2026-10-05T14:02:24Z"/>
        </w:trPr>
        <w:tc>
          <w:tcPr>
            <w:tcW w:w="0" w:type="auto"/>
            <w:tcBorders>
              <w:top w:val="nil"/>
              <w:left w:val="nil"/>
              <w:bottom w:val="nil"/>
              <w:right w:val="nil"/>
              <w:insideH w:val="nil"/>
              <w:insideV w:val="nil"/>
            </w:tcBorders>
            <w:tcMar>
              <w:left w:type="dxa" w:w="102"/>
              <w:right w:type="dxa" w:w="102"/>
            </w:tcMar>
            <w:tcPrChange w:id="10009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Change w:id="10009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9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9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-28.9939</w:t>
            </w:r>
          </w:p>
        </w:tc>
        <w:tc>
          <w:tcPr>
            <w:tcW w:w="0" w:type="auto"/>
            <w:tcBorders>
              <w:top w:val="nil"/>
              <w:left w:val="nil"/>
              <w:bottom w:val="nil"/>
              <w:right w:val="nil"/>
              <w:insideH w:val="nil"/>
              <w:insideV w:val="nil"/>
            </w:tcBorders>
            <w:tcMar>
              <w:left w:type="dxa" w:w="102"/>
              <w:right w:type="dxa" w:w="102"/>
            </w:tcMar>
            <w:tcPrChange w:id="10009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[-87.5409, 29.5530]</w:t>
            </w:r>
          </w:p>
        </w:tc>
        <w:tc>
          <w:tcPr>
            <w:tcW w:w="0" w:type="auto"/>
            <w:tcBorders>
              <w:top w:val="nil"/>
              <w:left w:val="nil"/>
              <w:bottom w:val="nil"/>
              <w:right w:val="nil"/>
              <w:insideH w:val="nil"/>
              <w:insideV w:val="nil"/>
            </w:tcBorders>
            <w:tcMar>
              <w:left w:type="dxa" w:w="102"/>
              <w:right w:type="dxa" w:w="102"/>
            </w:tcMar>
            <w:tcPrChange w:id="10009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0.3214</w:t>
            </w:r>
          </w:p>
        </w:tc>
      </w:tr>
      <w:tr>
        <w:trPr>
          <w:cantSplit/>
          <w:ins w:id="238" w:author="Codex" w:date="2026-10-05T14:02:24Z"/>
        </w:trPr>
        <w:tc>
          <w:tcPr>
            <w:tcW w:w="0" w:type="auto"/>
            <w:tcBorders>
              <w:top w:val="nil"/>
              <w:left w:val="nil"/>
              <w:bottom w:val="nil"/>
              <w:right w:val="nil"/>
              <w:insideH w:val="nil"/>
              <w:insideV w:val="nil"/>
            </w:tcBorders>
            <w:tcMar>
              <w:left w:type="dxa" w:w="102"/>
              <w:right w:type="dxa" w:w="102"/>
            </w:tcMar>
            <w:tcPrChange w:id="10009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Change w:id="10009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3.7198</w:t>
            </w:r>
          </w:p>
        </w:tc>
        <w:tc>
          <w:tcPr>
            <w:tcW w:w="0" w:type="auto"/>
            <w:tcBorders>
              <w:top w:val="nil"/>
              <w:left w:val="nil"/>
              <w:bottom w:val="nil"/>
              <w:right w:val="nil"/>
              <w:insideH w:val="nil"/>
              <w:insideV w:val="nil"/>
            </w:tcBorders>
            <w:tcMar>
              <w:left w:type="dxa" w:w="102"/>
              <w:right w:type="dxa" w:w="102"/>
            </w:tcMar>
            <w:tcPrChange w:id="10009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[-6.4665, 13.9062]</w:t>
            </w:r>
          </w:p>
        </w:tc>
        <w:tc>
          <w:tcPr>
            <w:tcW w:w="0" w:type="auto"/>
            <w:tcBorders>
              <w:top w:val="nil"/>
              <w:left w:val="nil"/>
              <w:bottom w:val="nil"/>
              <w:right w:val="nil"/>
              <w:insideH w:val="nil"/>
              <w:insideV w:val="nil"/>
            </w:tcBorders>
            <w:tcMar>
              <w:left w:type="dxa" w:w="102"/>
              <w:right w:type="dxa" w:w="102"/>
            </w:tcMar>
            <w:tcPrChange w:id="10009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0.4830</w:t>
            </w:r>
          </w:p>
        </w:tc>
      </w:tr>
      <w:tr>
        <w:trPr>
          <w:cantSplit/>
          <w:ins w:id="239" w:author="Codex" w:date="2026-10-05T14:02:24Z"/>
        </w:trPr>
        <w:tc>
          <w:tcPr>
            <w:tcW w:w="0" w:type="auto"/>
            <w:tcBorders>
              <w:top w:val="nil"/>
              <w:left w:val="nil"/>
              <w:bottom w:val="nil"/>
              <w:right w:val="nil"/>
              <w:insideH w:val="nil"/>
              <w:insideV w:val="nil"/>
            </w:tcBorders>
            <w:tcMar>
              <w:left w:type="dxa" w:w="102"/>
              <w:right w:type="dxa" w:w="102"/>
            </w:tcMar>
            <w:tcPrChange w:id="10009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Change w:id="10009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-8.0706</w:t>
            </w:r>
          </w:p>
        </w:tc>
        <w:tc>
          <w:tcPr>
            <w:tcW w:w="0" w:type="auto"/>
            <w:tcBorders>
              <w:top w:val="nil"/>
              <w:left w:val="nil"/>
              <w:bottom w:val="nil"/>
              <w:right w:val="nil"/>
              <w:insideH w:val="nil"/>
              <w:insideV w:val="nil"/>
            </w:tcBorders>
            <w:tcMar>
              <w:left w:type="dxa" w:w="102"/>
              <w:right w:type="dxa" w:w="102"/>
            </w:tcMar>
            <w:tcPrChange w:id="10009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[-132.7355, 116.5943]</w:t>
            </w:r>
          </w:p>
        </w:tc>
        <w:tc>
          <w:tcPr>
            <w:tcW w:w="0" w:type="auto"/>
            <w:tcBorders>
              <w:top w:val="nil"/>
              <w:left w:val="nil"/>
              <w:bottom w:val="nil"/>
              <w:right w:val="nil"/>
              <w:insideH w:val="nil"/>
              <w:insideV w:val="nil"/>
            </w:tcBorders>
            <w:tcMar>
              <w:left w:type="dxa" w:w="102"/>
              <w:right w:type="dxa" w:w="102"/>
            </w:tcMar>
            <w:tcPrChange w:id="10009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0.8822</w:t>
            </w:r>
          </w:p>
        </w:tc>
      </w:tr>
      <w:tr>
        <w:trPr>
          <w:cantSplit/>
          <w:ins w:id="240" w:author="Codex" w:date="2026-10-05T14:02:24Z"/>
        </w:trPr>
        <w:tc>
          <w:tcPr>
            <w:tcW w:w="0" w:type="auto"/>
            <w:tcBorders>
              <w:top w:val="nil"/>
              <w:left w:val="nil"/>
              <w:bottom w:val="nil"/>
              <w:right w:val="nil"/>
              <w:insideH w:val="nil"/>
              <w:insideV w:val="nil"/>
            </w:tcBorders>
            <w:tcMar>
              <w:left w:type="dxa" w:w="102"/>
              <w:right w:type="dxa" w:w="102"/>
            </w:tcMar>
            <w:tcPrChange w:id="10009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Change w:id="10009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9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9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17.4532</w:t>
            </w:r>
          </w:p>
        </w:tc>
        <w:tc>
          <w:tcPr>
            <w:tcW w:w="0" w:type="auto"/>
            <w:tcBorders>
              <w:top w:val="nil"/>
              <w:left w:val="nil"/>
              <w:bottom w:val="nil"/>
              <w:right w:val="nil"/>
              <w:insideH w:val="nil"/>
              <w:insideV w:val="nil"/>
            </w:tcBorders>
            <w:tcMar>
              <w:left w:type="dxa" w:w="102"/>
              <w:right w:type="dxa" w:w="102"/>
            </w:tcMar>
            <w:tcPrChange w:id="10009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[-38.2663, 73.1727]</w:t>
            </w:r>
          </w:p>
        </w:tc>
        <w:tc>
          <w:tcPr>
            <w:tcW w:w="0" w:type="auto"/>
            <w:tcBorders>
              <w:top w:val="nil"/>
              <w:left w:val="nil"/>
              <w:bottom w:val="nil"/>
              <w:right w:val="nil"/>
              <w:insideH w:val="nil"/>
              <w:insideV w:val="nil"/>
            </w:tcBorders>
            <w:tcMar>
              <w:left w:type="dxa" w:w="102"/>
              <w:right w:type="dxa" w:w="102"/>
            </w:tcMar>
            <w:tcPrChange w:id="10009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0.5509</w:t>
            </w:r>
          </w:p>
        </w:tc>
      </w:tr>
      <w:tr>
        <w:trPr>
          <w:cantSplit/>
          <w:ins w:id="241" w:author="Codex" w:date="2026-10-05T14:02:24Z"/>
        </w:trPr>
        <w:tc>
          <w:tcPr>
            <w:tcW w:w="0" w:type="auto"/>
            <w:tcBorders>
              <w:top w:val="nil"/>
              <w:left w:val="nil"/>
              <w:bottom w:val="nil"/>
              <w:right w:val="nil"/>
              <w:insideH w:val="nil"/>
              <w:insideV w:val="nil"/>
            </w:tcBorders>
            <w:tcMar>
              <w:left w:type="dxa" w:w="102"/>
              <w:right w:type="dxa" w:w="102"/>
            </w:tcMar>
            <w:tcPrChange w:id="10009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Change w:id="10009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-2.2851</w:t>
            </w:r>
          </w:p>
        </w:tc>
        <w:tc>
          <w:tcPr>
            <w:tcW w:w="0" w:type="auto"/>
            <w:tcBorders>
              <w:top w:val="nil"/>
              <w:left w:val="nil"/>
              <w:bottom w:val="nil"/>
              <w:right w:val="nil"/>
              <w:insideH w:val="nil"/>
              <w:insideV w:val="nil"/>
            </w:tcBorders>
            <w:tcMar>
              <w:left w:type="dxa" w:w="102"/>
              <w:right w:type="dxa" w:w="102"/>
            </w:tcMar>
            <w:tcPrChange w:id="10009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[-5.6274, 1.0571]</w:t>
            </w:r>
          </w:p>
        </w:tc>
        <w:tc>
          <w:tcPr>
            <w:tcW w:w="0" w:type="auto"/>
            <w:tcBorders>
              <w:top w:val="nil"/>
              <w:left w:val="nil"/>
              <w:bottom w:val="nil"/>
              <w:right w:val="nil"/>
              <w:insideH w:val="nil"/>
              <w:insideV w:val="nil"/>
            </w:tcBorders>
            <w:tcMar>
              <w:left w:type="dxa" w:w="102"/>
              <w:right w:type="dxa" w:w="102"/>
            </w:tcMar>
            <w:tcPrChange w:id="10009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ins w:id="242" w:author="Codex" w:date="2026-10-05T14:02:24Z"/>
        </w:trPr>
        <w:tc>
          <w:tcPr>
            <w:tcW w:w="0" w:type="auto"/>
            <w:tcBorders>
              <w:top w:val="nil"/>
              <w:left w:val="nil"/>
              <w:bottom w:val="nil"/>
              <w:right w:val="nil"/>
              <w:insideH w:val="nil"/>
              <w:insideV w:val="nil"/>
            </w:tcBorders>
            <w:tcMar>
              <w:left w:type="dxa" w:w="102"/>
              <w:right w:type="dxa" w:w="102"/>
            </w:tcMar>
            <w:tcPrChange w:id="10009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Change w:id="10009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-7.1529</w:t>
            </w:r>
          </w:p>
        </w:tc>
        <w:tc>
          <w:tcPr>
            <w:tcW w:w="0" w:type="auto"/>
            <w:tcBorders>
              <w:top w:val="nil"/>
              <w:left w:val="nil"/>
              <w:bottom w:val="nil"/>
              <w:right w:val="nil"/>
              <w:insideH w:val="nil"/>
              <w:insideV w:val="nil"/>
            </w:tcBorders>
            <w:tcMar>
              <w:left w:type="dxa" w:w="102"/>
              <w:right w:type="dxa" w:w="102"/>
            </w:tcMar>
            <w:tcPrChange w:id="10009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9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Change w:id="10009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3" w:author="Codex" w:date="2026-10-05T14:02:24Z"/>
        </w:trPr>
        <w:tc>
          <w:tcPr>
            <w:tcW w:w="0" w:type="auto"/>
            <w:tcBorders>
              <w:top w:val="nil"/>
              <w:left w:val="nil"/>
              <w:bottom w:val="nil"/>
              <w:right w:val="nil"/>
              <w:insideH w:val="nil"/>
              <w:insideV w:val="nil"/>
            </w:tcBorders>
            <w:tcMar>
              <w:left w:type="dxa" w:w="102"/>
              <w:right w:type="dxa" w:w="102"/>
            </w:tcMar>
            <w:tcPrChange w:id="10009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Change w:id="10009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-0.3906</w:t>
            </w:r>
          </w:p>
        </w:tc>
        <w:tc>
          <w:tcPr>
            <w:tcW w:w="0" w:type="auto"/>
            <w:tcBorders>
              <w:top w:val="nil"/>
              <w:left w:val="nil"/>
              <w:bottom w:val="nil"/>
              <w:right w:val="nil"/>
              <w:insideH w:val="nil"/>
              <w:insideV w:val="nil"/>
            </w:tcBorders>
            <w:tcMar>
              <w:left w:type="dxa" w:w="102"/>
              <w:right w:type="dxa" w:w="102"/>
            </w:tcMar>
            <w:tcPrChange w:id="10009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[-3.5069, 2.7257]</w:t>
            </w:r>
          </w:p>
        </w:tc>
        <w:tc>
          <w:tcPr>
            <w:tcW w:w="0" w:type="auto"/>
            <w:tcBorders>
              <w:top w:val="nil"/>
              <w:left w:val="nil"/>
              <w:bottom w:val="nil"/>
              <w:right w:val="nil"/>
              <w:insideH w:val="nil"/>
              <w:insideV w:val="nil"/>
            </w:tcBorders>
            <w:tcMar>
              <w:left w:type="dxa" w:w="102"/>
              <w:right w:type="dxa" w:w="102"/>
            </w:tcMar>
            <w:tcPrChange w:id="10009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0.7884</w:t>
            </w:r>
          </w:p>
        </w:tc>
      </w:tr>
      <w:tr>
        <w:trPr>
          <w:cantSplit/>
          <w:ins w:id="244" w:author="Codex" w:date="2026-10-05T14:02:24Z"/>
        </w:trPr>
        <w:tc>
          <w:tcPr>
            <w:tcW w:w="0" w:type="auto"/>
            <w:tcBorders>
              <w:top w:val="nil"/>
              <w:left w:val="nil"/>
              <w:bottom w:val="nil"/>
              <w:right w:val="nil"/>
              <w:insideH w:val="nil"/>
              <w:insideV w:val="nil"/>
            </w:tcBorders>
            <w:tcMar>
              <w:left w:type="dxa" w:w="102"/>
              <w:right w:type="dxa" w:w="102"/>
            </w:tcMar>
            <w:tcPrChange w:id="10009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nil"/>
              <w:right w:val="nil"/>
              <w:insideH w:val="nil"/>
              <w:insideV w:val="nil"/>
            </w:tcBorders>
            <w:tcMar>
              <w:left w:type="dxa" w:w="102"/>
              <w:right w:type="dxa" w:w="102"/>
            </w:tcMar>
            <w:tcPrChange w:id="10009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-10.3528</w:t>
            </w:r>
          </w:p>
        </w:tc>
        <w:tc>
          <w:tcPr>
            <w:tcW w:w="0" w:type="auto"/>
            <w:tcBorders>
              <w:top w:val="nil"/>
              <w:left w:val="nil"/>
              <w:bottom w:val="nil"/>
              <w:right w:val="nil"/>
              <w:insideH w:val="nil"/>
              <w:insideV w:val="nil"/>
            </w:tcBorders>
            <w:tcMar>
              <w:left w:type="dxa" w:w="102"/>
              <w:right w:type="dxa" w:w="102"/>
            </w:tcMar>
            <w:tcPrChange w:id="10009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[-41.6523, 20.9467]</w:t>
            </w:r>
          </w:p>
        </w:tc>
        <w:tc>
          <w:tcPr>
            <w:tcW w:w="0" w:type="auto"/>
            <w:tcBorders>
              <w:top w:val="nil"/>
              <w:left w:val="nil"/>
              <w:bottom w:val="nil"/>
              <w:right w:val="nil"/>
              <w:insideH w:val="nil"/>
              <w:insideV w:val="nil"/>
            </w:tcBorders>
            <w:tcMar>
              <w:left w:type="dxa" w:w="102"/>
              <w:right w:type="dxa" w:w="102"/>
            </w:tcMar>
            <w:tcPrChange w:id="10009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nil"/>
              <w:right w:val="nil"/>
              <w:insideH w:val="nil"/>
              <w:insideV w:val="nil"/>
            </w:tcBorders>
            <w:tcMar>
              <w:left w:type="dxa" w:w="102"/>
              <w:right w:type="dxa" w:w="102"/>
            </w:tcMar>
            <w:tcPrChange w:id="10009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0.5495</w:t>
            </w:r>
          </w:p>
        </w:tc>
      </w:tr>
      <w:tr>
        <w:trPr>
          <w:cantSplit/>
          <w:ins w:id="245" w:author="Codex" w:date="2026-10-05T14:02:24Z"/>
        </w:trPr>
        <w:tc>
          <w:tcPr>
            <w:tcW w:w="0" w:type="auto"/>
            <w:tcBorders>
              <w:top w:val="nil"/>
              <w:left w:val="nil"/>
              <w:bottom w:val="nil"/>
              <w:right w:val="nil"/>
              <w:insideH w:val="nil"/>
              <w:insideV w:val="nil"/>
            </w:tcBorders>
            <w:tcMar>
              <w:left w:type="dxa" w:w="102"/>
              <w:right w:type="dxa" w:w="102"/>
            </w:tcMar>
            <w:tcPrChange w:id="10009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R9_C1</w:t>
            </w:r>
          </w:p>
        </w:tc>
        <w:tc>
          <w:tcPr>
            <w:tcW w:w="0" w:type="auto"/>
            <w:tcBorders>
              <w:top w:val="nil"/>
              <w:left w:val="nil"/>
              <w:bottom w:val="nil"/>
              <w:right w:val="nil"/>
              <w:insideH w:val="nil"/>
              <w:insideV w:val="nil"/>
            </w:tcBorders>
            <w:tcMar>
              <w:left w:type="dxa" w:w="102"/>
              <w:right w:type="dxa" w:w="102"/>
            </w:tcMar>
            <w:tcPrChange w:id="10009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9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9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9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0.0058</w:t>
            </w:r>
          </w:p>
        </w:tc>
        <w:tc>
          <w:tcPr>
            <w:tcW w:w="0" w:type="auto"/>
            <w:tcBorders>
              <w:top w:val="nil"/>
              <w:left w:val="nil"/>
              <w:bottom w:val="nil"/>
              <w:right w:val="nil"/>
              <w:insideH w:val="nil"/>
              <w:insideV w:val="nil"/>
            </w:tcBorders>
            <w:tcMar>
              <w:left w:type="dxa" w:w="102"/>
              <w:right w:type="dxa" w:w="102"/>
            </w:tcMar>
            <w:tcPrChange w:id="10009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9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488/500</w:t>
            </w:r>
          </w:p>
        </w:tc>
        <w:tc>
          <w:tcPr>
            <w:tcW w:w="0" w:type="auto"/>
            <w:tcBorders>
              <w:top w:val="nil"/>
              <w:left w:val="nil"/>
              <w:bottom w:val="nil"/>
              <w:right w:val="nil"/>
              <w:insideH w:val="nil"/>
              <w:insideV w:val="nil"/>
            </w:tcBorders>
            <w:tcMar>
              <w:left w:type="dxa" w:w="102"/>
              <w:right w:type="dxa" w:w="102"/>
            </w:tcMar>
            <w:tcPrChange w:id="10009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6" w:author="Codex" w:date="2026-10-05T14:02:24Z"/>
        </w:trPr>
        <w:tc>
          <w:tcPr>
            <w:tcW w:w="0" w:type="auto"/>
            <w:tcBorders>
              <w:top w:val="nil"/>
              <w:left w:val="nil"/>
              <w:bottom w:val="nil"/>
              <w:right w:val="nil"/>
              <w:insideH w:val="nil"/>
              <w:insideV w:val="nil"/>
            </w:tcBorders>
            <w:tcMar>
              <w:left w:type="dxa" w:w="102"/>
              <w:right w:type="dxa" w:w="102"/>
            </w:tcMar>
            <w:tcPrChange w:id="10009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R9_C2</w:t>
            </w:r>
          </w:p>
        </w:tc>
        <w:tc>
          <w:tcPr>
            <w:tcW w:w="0" w:type="auto"/>
            <w:tcBorders>
              <w:top w:val="nil"/>
              <w:left w:val="nil"/>
              <w:bottom w:val="nil"/>
              <w:right w:val="nil"/>
              <w:insideH w:val="nil"/>
              <w:insideV w:val="nil"/>
            </w:tcBorders>
            <w:tcMar>
              <w:left w:type="dxa" w:w="102"/>
              <w:right w:type="dxa" w:w="102"/>
            </w:tcMar>
            <w:tcPrChange w:id="10009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9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9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9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0.0314</w:t>
            </w:r>
          </w:p>
        </w:tc>
        <w:tc>
          <w:tcPr>
            <w:tcW w:w="0" w:type="auto"/>
            <w:tcBorders>
              <w:top w:val="nil"/>
              <w:left w:val="nil"/>
              <w:bottom w:val="nil"/>
              <w:right w:val="nil"/>
              <w:insideH w:val="nil"/>
              <w:insideV w:val="nil"/>
            </w:tcBorders>
            <w:tcMar>
              <w:left w:type="dxa" w:w="102"/>
              <w:right w:type="dxa" w:w="102"/>
            </w:tcMar>
            <w:tcPrChange w:id="10009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[-0.3550, 0.4178]</w:t>
            </w:r>
          </w:p>
        </w:tc>
        <w:tc>
          <w:tcPr>
            <w:tcW w:w="0" w:type="auto"/>
            <w:tcBorders>
              <w:top w:val="nil"/>
              <w:left w:val="nil"/>
              <w:bottom w:val="nil"/>
              <w:right w:val="nil"/>
              <w:insideH w:val="nil"/>
              <w:insideV w:val="nil"/>
            </w:tcBorders>
            <w:tcMar>
              <w:left w:type="dxa" w:w="102"/>
              <w:right w:type="dxa" w:w="102"/>
            </w:tcMar>
            <w:tcPrChange w:id="10009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0.7365</w:t>
            </w:r>
          </w:p>
        </w:tc>
      </w:tr>
      <w:tr>
        <w:trPr>
          <w:cantSplit/>
          <w:ins w:id="247" w:author="Codex" w:date="2026-10-05T14:02:24Z"/>
        </w:trPr>
        <w:tc>
          <w:tcPr>
            <w:tcW w:w="0" w:type="auto"/>
            <w:tcBorders>
              <w:top w:val="nil"/>
              <w:left w:val="nil"/>
              <w:bottom w:val="nil"/>
              <w:right w:val="nil"/>
              <w:insideH w:val="nil"/>
              <w:insideV w:val="nil"/>
            </w:tcBorders>
            <w:tcMar>
              <w:left w:type="dxa" w:w="102"/>
              <w:right w:type="dxa" w:w="102"/>
            </w:tcMar>
            <w:tcPrChange w:id="10010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R9_C3</w:t>
            </w:r>
          </w:p>
        </w:tc>
        <w:tc>
          <w:tcPr>
            <w:tcW w:w="0" w:type="auto"/>
            <w:tcBorders>
              <w:top w:val="nil"/>
              <w:left w:val="nil"/>
              <w:bottom w:val="nil"/>
              <w:right w:val="nil"/>
              <w:insideH w:val="nil"/>
              <w:insideV w:val="nil"/>
            </w:tcBorders>
            <w:tcMar>
              <w:left w:type="dxa" w:w="102"/>
              <w:right w:type="dxa" w:w="102"/>
            </w:tcMar>
            <w:tcPrChange w:id="10010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10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10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-0.0611</w:t>
            </w:r>
          </w:p>
        </w:tc>
        <w:tc>
          <w:tcPr>
            <w:tcW w:w="0" w:type="auto"/>
            <w:tcBorders>
              <w:top w:val="nil"/>
              <w:left w:val="nil"/>
              <w:bottom w:val="nil"/>
              <w:right w:val="nil"/>
              <w:insideH w:val="nil"/>
              <w:insideV w:val="nil"/>
            </w:tcBorders>
            <w:tcMar>
              <w:left w:type="dxa" w:w="102"/>
              <w:right w:type="dxa" w:w="102"/>
            </w:tcMar>
            <w:tcPrChange w:id="10010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483/500</w:t>
            </w:r>
          </w:p>
        </w:tc>
        <w:tc>
          <w:tcPr>
            <w:tcW w:w="0" w:type="auto"/>
            <w:tcBorders>
              <w:top w:val="nil"/>
              <w:left w:val="nil"/>
              <w:bottom w:val="nil"/>
              <w:right w:val="nil"/>
              <w:insideH w:val="nil"/>
              <w:insideV w:val="nil"/>
            </w:tcBorders>
            <w:tcMar>
              <w:left w:type="dxa" w:w="102"/>
              <w:right w:type="dxa" w:w="102"/>
            </w:tcMar>
            <w:tcPrChange w:id="10010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8" w:author="Codex" w:date="2026-10-05T14:02:24Z"/>
        </w:trPr>
        <w:tc>
          <w:tcPr>
            <w:tcW w:w="0" w:type="auto"/>
            <w:tcBorders>
              <w:top w:val="nil"/>
              <w:left w:val="nil"/>
              <w:bottom w:val="nil"/>
              <w:right w:val="nil"/>
              <w:insideH w:val="nil"/>
              <w:insideV w:val="nil"/>
            </w:tcBorders>
            <w:tcMar>
              <w:left w:type="dxa" w:w="102"/>
              <w:right w:type="dxa" w:w="102"/>
            </w:tcMar>
            <w:tcPrChange w:id="10010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R9_C4</w:t>
            </w:r>
          </w:p>
        </w:tc>
        <w:tc>
          <w:tcPr>
            <w:tcW w:w="0" w:type="auto"/>
            <w:tcBorders>
              <w:top w:val="nil"/>
              <w:left w:val="nil"/>
              <w:bottom w:val="nil"/>
              <w:right w:val="nil"/>
              <w:insideH w:val="nil"/>
              <w:insideV w:val="nil"/>
            </w:tcBorders>
            <w:tcMar>
              <w:left w:type="dxa" w:w="102"/>
              <w:right w:type="dxa" w:w="102"/>
            </w:tcMar>
            <w:tcPrChange w:id="10010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10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10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0.3087</w:t>
            </w:r>
          </w:p>
        </w:tc>
        <w:tc>
          <w:tcPr>
            <w:tcW w:w="0" w:type="auto"/>
            <w:tcBorders>
              <w:top w:val="nil"/>
              <w:left w:val="nil"/>
              <w:bottom w:val="nil"/>
              <w:right w:val="nil"/>
              <w:insideH w:val="nil"/>
              <w:insideV w:val="nil"/>
            </w:tcBorders>
            <w:tcMar>
              <w:left w:type="dxa" w:w="102"/>
              <w:right w:type="dxa" w:w="102"/>
            </w:tcMar>
            <w:tcPrChange w:id="10010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[-1.0932, 1.7106]</w:t>
            </w:r>
          </w:p>
        </w:tc>
        <w:tc>
          <w:tcPr>
            <w:tcW w:w="0" w:type="auto"/>
            <w:tcBorders>
              <w:top w:val="nil"/>
              <w:left w:val="nil"/>
              <w:bottom w:val="nil"/>
              <w:right w:val="nil"/>
              <w:insideH w:val="nil"/>
              <w:insideV w:val="nil"/>
            </w:tcBorders>
            <w:tcMar>
              <w:left w:type="dxa" w:w="102"/>
              <w:right w:type="dxa" w:w="102"/>
            </w:tcMar>
            <w:tcPrChange w:id="10010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0.5429</w:t>
            </w:r>
          </w:p>
        </w:tc>
      </w:tr>
      <w:tr>
        <w:trPr>
          <w:cantSplit/>
          <w:ins w:id="249" w:author="Codex" w:date="2026-10-05T14:02:24Z"/>
        </w:trPr>
        <w:tc>
          <w:tcPr>
            <w:tcW w:w="0" w:type="auto"/>
            <w:tcBorders>
              <w:top w:val="nil"/>
              <w:left w:val="nil"/>
              <w:bottom w:val="nil"/>
              <w:right w:val="nil"/>
              <w:insideH w:val="nil"/>
              <w:insideV w:val="nil"/>
            </w:tcBorders>
            <w:tcMar>
              <w:left w:type="dxa" w:w="102"/>
              <w:right w:type="dxa" w:w="102"/>
            </w:tcMar>
            <w:tcPrChange w:id="10010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R9_D1</w:t>
            </w:r>
          </w:p>
        </w:tc>
        <w:tc>
          <w:tcPr>
            <w:tcW w:w="0" w:type="auto"/>
            <w:tcBorders>
              <w:top w:val="nil"/>
              <w:left w:val="nil"/>
              <w:bottom w:val="nil"/>
              <w:right w:val="nil"/>
              <w:insideH w:val="nil"/>
              <w:insideV w:val="nil"/>
            </w:tcBorders>
            <w:tcMar>
              <w:left w:type="dxa" w:w="102"/>
              <w:right w:type="dxa" w:w="102"/>
            </w:tcMar>
            <w:tcPrChange w:id="10010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10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10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0.0102</w:t>
            </w:r>
          </w:p>
        </w:tc>
        <w:tc>
          <w:tcPr>
            <w:tcW w:w="0" w:type="auto"/>
            <w:tcBorders>
              <w:top w:val="nil"/>
              <w:left w:val="nil"/>
              <w:bottom w:val="nil"/>
              <w:right w:val="nil"/>
              <w:insideH w:val="nil"/>
              <w:insideV w:val="nil"/>
            </w:tcBorders>
            <w:tcMar>
              <w:left w:type="dxa" w:w="102"/>
              <w:right w:type="dxa" w:w="102"/>
            </w:tcMar>
            <w:tcPrChange w:id="10010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373/500</w:t>
            </w:r>
          </w:p>
        </w:tc>
        <w:tc>
          <w:tcPr>
            <w:tcW w:w="0" w:type="auto"/>
            <w:tcBorders>
              <w:top w:val="nil"/>
              <w:left w:val="nil"/>
              <w:bottom w:val="nil"/>
              <w:right w:val="nil"/>
              <w:insideH w:val="nil"/>
              <w:insideV w:val="nil"/>
            </w:tcBorders>
            <w:tcMar>
              <w:left w:type="dxa" w:w="102"/>
              <w:right w:type="dxa" w:w="102"/>
            </w:tcMar>
            <w:tcPrChange w:id="10010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50" w:author="Codex" w:date="2026-10-05T14:02:24Z"/>
        </w:trPr>
        <w:tc>
          <w:tcPr>
            <w:tcW w:w="0" w:type="auto"/>
            <w:tcBorders>
              <w:top w:val="nil"/>
              <w:left w:val="nil"/>
              <w:bottom w:val="nil"/>
              <w:right w:val="nil"/>
              <w:insideH w:val="nil"/>
              <w:insideV w:val="nil"/>
            </w:tcBorders>
            <w:tcMar>
              <w:left w:type="dxa" w:w="102"/>
              <w:right w:type="dxa" w:w="102"/>
            </w:tcMar>
            <w:tcPrChange w:id="10010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R10_D1</w:t>
            </w:r>
          </w:p>
        </w:tc>
        <w:tc>
          <w:tcPr>
            <w:tcW w:w="0" w:type="auto"/>
            <w:tcBorders>
              <w:top w:val="nil"/>
              <w:left w:val="nil"/>
              <w:bottom w:val="nil"/>
              <w:right w:val="nil"/>
              <w:insideH w:val="nil"/>
              <w:insideV w:val="nil"/>
            </w:tcBorders>
            <w:tcMar>
              <w:left w:type="dxa" w:w="102"/>
              <w:right w:type="dxa" w:w="102"/>
            </w:tcMar>
            <w:tcPrChange w:id="10010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4403</w:t>
            </w:r>
          </w:p>
        </w:tc>
        <w:tc>
          <w:tcPr>
            <w:tcW w:w="0" w:type="auto"/>
            <w:tcBorders>
              <w:top w:val="nil"/>
              <w:left w:val="nil"/>
              <w:bottom w:val="nil"/>
              <w:right w:val="nil"/>
              <w:insideH w:val="nil"/>
              <w:insideV w:val="nil"/>
            </w:tcBorders>
            <w:tcMar>
              <w:left w:type="dxa" w:w="102"/>
              <w:right w:type="dxa" w:w="102"/>
            </w:tcMar>
            <w:tcPrChange w:id="10010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1767</w:t>
            </w:r>
          </w:p>
        </w:tc>
        <w:tc>
          <w:tcPr>
            <w:tcW w:w="0" w:type="auto"/>
            <w:tcBorders>
              <w:top w:val="nil"/>
              <w:left w:val="nil"/>
              <w:bottom w:val="nil"/>
              <w:right w:val="nil"/>
              <w:insideH w:val="nil"/>
              <w:insideV w:val="nil"/>
            </w:tcBorders>
            <w:tcMar>
              <w:left w:type="dxa" w:w="102"/>
              <w:right w:type="dxa" w:w="102"/>
            </w:tcMar>
            <w:tcPrChange w:id="10010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-0.0124</w:t>
            </w:r>
          </w:p>
        </w:tc>
        <w:tc>
          <w:tcPr>
            <w:tcW w:w="0" w:type="auto"/>
            <w:tcBorders>
              <w:top w:val="nil"/>
              <w:left w:val="nil"/>
              <w:bottom w:val="nil"/>
              <w:right w:val="nil"/>
              <w:insideH w:val="nil"/>
              <w:insideV w:val="nil"/>
            </w:tcBorders>
            <w:tcMar>
              <w:left w:type="dxa" w:w="102"/>
              <w:right w:type="dxa" w:w="102"/>
            </w:tcMar>
            <w:tcPrChange w:id="10010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[-0.1418, 0.1170]</w:t>
            </w:r>
          </w:p>
        </w:tc>
        <w:tc>
          <w:tcPr>
            <w:tcW w:w="0" w:type="auto"/>
            <w:tcBorders>
              <w:top w:val="nil"/>
              <w:left w:val="nil"/>
              <w:bottom w:val="nil"/>
              <w:right w:val="nil"/>
              <w:insideH w:val="nil"/>
              <w:insideV w:val="nil"/>
            </w:tcBorders>
            <w:tcMar>
              <w:left w:type="dxa" w:w="102"/>
              <w:right w:type="dxa" w:w="102"/>
            </w:tcMar>
            <w:tcPrChange w:id="10010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0.7006</w:t>
            </w:r>
          </w:p>
        </w:tc>
      </w:tr>
      <w:tr>
        <w:trPr>
          <w:cantSplit/>
          <w:ins w:id="251" w:author="Codex" w:date="2026-10-05T14:02:24Z"/>
        </w:trPr>
        <w:tc>
          <w:tcPr>
            <w:tcW w:w="0" w:type="auto"/>
            <w:tcBorders>
              <w:top w:val="nil"/>
              <w:left w:val="nil"/>
              <w:bottom w:val="nil"/>
              <w:right w:val="nil"/>
              <w:insideH w:val="nil"/>
              <w:insideV w:val="nil"/>
            </w:tcBorders>
            <w:tcMar>
              <w:left w:type="dxa" w:w="102"/>
              <w:right w:type="dxa" w:w="102"/>
            </w:tcMar>
            <w:tcPrChange w:id="10010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R9_D2</w:t>
            </w:r>
          </w:p>
        </w:tc>
        <w:tc>
          <w:tcPr>
            <w:tcW w:w="0" w:type="auto"/>
            <w:tcBorders>
              <w:top w:val="nil"/>
              <w:left w:val="nil"/>
              <w:bottom w:val="nil"/>
              <w:right w:val="nil"/>
              <w:insideH w:val="nil"/>
              <w:insideV w:val="nil"/>
            </w:tcBorders>
            <w:tcMar>
              <w:left w:type="dxa" w:w="102"/>
              <w:right w:type="dxa" w:w="102"/>
            </w:tcMar>
            <w:tcPrChange w:id="10010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nil"/>
              <w:right w:val="nil"/>
              <w:insideH w:val="nil"/>
              <w:insideV w:val="nil"/>
            </w:tcBorders>
            <w:tcMar>
              <w:left w:type="dxa" w:w="102"/>
              <w:right w:type="dxa" w:w="102"/>
            </w:tcMar>
            <w:tcPrChange w:id="10010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nil"/>
              <w:right w:val="nil"/>
              <w:insideH w:val="nil"/>
              <w:insideV w:val="nil"/>
            </w:tcBorders>
            <w:tcMar>
              <w:left w:type="dxa" w:w="102"/>
              <w:right w:type="dxa" w:w="102"/>
            </w:tcMar>
            <w:tcPrChange w:id="10010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-0.5708</w:t>
            </w:r>
          </w:p>
        </w:tc>
        <w:tc>
          <w:tcPr>
            <w:tcW w:w="0" w:type="auto"/>
            <w:tcBorders>
              <w:top w:val="nil"/>
              <w:left w:val="nil"/>
              <w:bottom w:val="nil"/>
              <w:right w:val="nil"/>
              <w:insideH w:val="nil"/>
              <w:insideV w:val="nil"/>
            </w:tcBorders>
            <w:tcMar>
              <w:left w:type="dxa" w:w="102"/>
              <w:right w:type="dxa" w:w="102"/>
            </w:tcMar>
            <w:tcPrChange w:id="10010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311/500</w:t>
            </w:r>
          </w:p>
        </w:tc>
        <w:tc>
          <w:tcPr>
            <w:tcW w:w="0" w:type="auto"/>
            <w:tcBorders>
              <w:top w:val="nil"/>
              <w:left w:val="nil"/>
              <w:bottom w:val="nil"/>
              <w:right w:val="nil"/>
              <w:insideH w:val="nil"/>
              <w:insideV w:val="nil"/>
            </w:tcBorders>
            <w:tcMar>
              <w:left w:type="dxa" w:w="102"/>
              <w:right w:type="dxa" w:w="102"/>
            </w:tcMar>
            <w:tcPrChange w:id="10010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52" w:author="Codex" w:date="2026-10-05T14:02:24Z"/>
        </w:trPr>
        <w:tc>
          <w:tcPr>
            <w:tcW w:w="0" w:type="auto"/>
            <w:tcBorders>
              <w:top w:val="nil"/>
              <w:left w:val="nil"/>
              <w:bottom w:val="nil"/>
              <w:right w:val="nil"/>
              <w:insideH w:val="nil"/>
              <w:insideV w:val="nil"/>
            </w:tcBorders>
            <w:tcMar>
              <w:left w:type="dxa" w:w="102"/>
              <w:right w:type="dxa" w:w="102"/>
            </w:tcMar>
            <w:tcPrChange w:id="10010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R10_D2</w:t>
            </w:r>
          </w:p>
        </w:tc>
        <w:tc>
          <w:tcPr>
            <w:tcW w:w="0" w:type="auto"/>
            <w:tcBorders>
              <w:top w:val="nil"/>
              <w:left w:val="nil"/>
              <w:bottom w:val="nil"/>
              <w:right w:val="nil"/>
              <w:insideH w:val="nil"/>
              <w:insideV w:val="nil"/>
            </w:tcBorders>
            <w:tcMar>
              <w:left w:type="dxa" w:w="102"/>
              <w:right w:type="dxa" w:w="102"/>
            </w:tcMar>
            <w:tcPrChange w:id="10010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4402</w:t>
            </w:r>
          </w:p>
        </w:tc>
        <w:tc>
          <w:tcPr>
            <w:tcW w:w="0" w:type="auto"/>
            <w:tcBorders>
              <w:top w:val="nil"/>
              <w:left w:val="nil"/>
              <w:bottom w:val="nil"/>
              <w:right w:val="nil"/>
              <w:insideH w:val="nil"/>
              <w:insideV w:val="nil"/>
            </w:tcBorders>
            <w:tcMar>
              <w:left w:type="dxa" w:w="102"/>
              <w:right w:type="dxa" w:w="102"/>
            </w:tcMar>
            <w:tcPrChange w:id="10010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1766</w:t>
            </w:r>
          </w:p>
        </w:tc>
        <w:tc>
          <w:tcPr>
            <w:tcW w:w="0" w:type="auto"/>
            <w:tcBorders>
              <w:top w:val="nil"/>
              <w:left w:val="nil"/>
              <w:bottom w:val="nil"/>
              <w:right w:val="nil"/>
              <w:insideH w:val="nil"/>
              <w:insideV w:val="nil"/>
            </w:tcBorders>
            <w:tcMar>
              <w:left w:type="dxa" w:w="102"/>
              <w:right w:type="dxa" w:w="102"/>
            </w:tcMar>
            <w:tcPrChange w:id="10010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0.0616</w:t>
            </w:r>
          </w:p>
        </w:tc>
        <w:tc>
          <w:tcPr>
            <w:tcW w:w="0" w:type="auto"/>
            <w:tcBorders>
              <w:top w:val="nil"/>
              <w:left w:val="nil"/>
              <w:bottom w:val="nil"/>
              <w:right w:val="nil"/>
              <w:insideH w:val="nil"/>
              <w:insideV w:val="nil"/>
            </w:tcBorders>
            <w:tcMar>
              <w:left w:type="dxa" w:w="102"/>
              <w:right w:type="dxa" w:w="102"/>
            </w:tcMar>
            <w:tcPrChange w:id="10010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[-0.1143, 0.2376]</w:t>
            </w:r>
          </w:p>
        </w:tc>
        <w:tc>
          <w:tcPr>
            <w:tcW w:w="0" w:type="auto"/>
            <w:tcBorders>
              <w:top w:val="nil"/>
              <w:left w:val="nil"/>
              <w:bottom w:val="nil"/>
              <w:right w:val="nil"/>
              <w:insideH w:val="nil"/>
              <w:insideV w:val="nil"/>
            </w:tcBorders>
            <w:tcMar>
              <w:left w:type="dxa" w:w="102"/>
              <w:right w:type="dxa" w:w="102"/>
            </w:tcMar>
            <w:tcPrChange w:id="10010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0.3972</w:t>
            </w:r>
          </w:p>
        </w:tc>
      </w:tr>
      <w:tr>
        <w:trPr>
          <w:cantSplit/>
          <w:ins w:id="253" w:author="Codex" w:date="2026-10-05T14:02:24Z"/>
        </w:trPr>
        <w:tc>
          <w:tcPr>
            <w:tcW w:w="0" w:type="auto"/>
            <w:tcBorders>
              <w:top w:val="nil"/>
              <w:left w:val="nil"/>
              <w:bottom w:val="nil"/>
              <w:right w:val="nil"/>
              <w:insideH w:val="nil"/>
              <w:insideV w:val="nil"/>
            </w:tcBorders>
            <w:tcMar>
              <w:left w:type="dxa" w:w="102"/>
              <w:right w:type="dxa" w:w="102"/>
            </w:tcMar>
            <w:tcPrChange w:id="10010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R11_C1</w:t>
            </w:r>
          </w:p>
        </w:tc>
        <w:tc>
          <w:tcPr>
            <w:tcW w:w="0" w:type="auto"/>
            <w:tcBorders>
              <w:top w:val="nil"/>
              <w:left w:val="nil"/>
              <w:bottom w:val="nil"/>
              <w:right w:val="nil"/>
              <w:insideH w:val="nil"/>
              <w:insideV w:val="nil"/>
            </w:tcBorders>
            <w:tcMar>
              <w:left w:type="dxa" w:w="102"/>
              <w:right w:type="dxa" w:w="102"/>
            </w:tcMar>
            <w:tcPrChange w:id="10010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10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10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0.0106</w:t>
            </w:r>
          </w:p>
        </w:tc>
        <w:tc>
          <w:tcPr>
            <w:tcW w:w="0" w:type="auto"/>
            <w:tcBorders>
              <w:top w:val="nil"/>
              <w:left w:val="nil"/>
              <w:bottom w:val="nil"/>
              <w:right w:val="nil"/>
              <w:insideH w:val="nil"/>
              <w:insideV w:val="nil"/>
            </w:tcBorders>
            <w:tcMar>
              <w:left w:type="dxa" w:w="102"/>
              <w:right w:type="dxa" w:w="102"/>
            </w:tcMar>
            <w:tcPrChange w:id="10010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[-0.0751, 0.0962]</w:t>
            </w:r>
          </w:p>
        </w:tc>
        <w:tc>
          <w:tcPr>
            <w:tcW w:w="0" w:type="auto"/>
            <w:tcBorders>
              <w:top w:val="nil"/>
              <w:left w:val="nil"/>
              <w:bottom w:val="nil"/>
              <w:right w:val="nil"/>
              <w:insideH w:val="nil"/>
              <w:insideV w:val="nil"/>
            </w:tcBorders>
            <w:tcMar>
              <w:left w:type="dxa" w:w="102"/>
              <w:right w:type="dxa" w:w="102"/>
            </w:tcMar>
            <w:tcPrChange w:id="10010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0.7645</w:t>
            </w:r>
          </w:p>
        </w:tc>
      </w:tr>
      <w:tr>
        <w:trPr>
          <w:cantSplit/>
          <w:ins w:id="254" w:author="Codex" w:date="2026-10-05T14:02:24Z"/>
        </w:trPr>
        <w:tc>
          <w:tcPr>
            <w:tcW w:w="0" w:type="auto"/>
            <w:tcBorders>
              <w:top w:val="nil"/>
              <w:left w:val="nil"/>
              <w:bottom w:val="nil"/>
              <w:right w:val="nil"/>
              <w:insideH w:val="nil"/>
              <w:insideV w:val="nil"/>
            </w:tcBorders>
            <w:tcMar>
              <w:left w:type="dxa" w:w="102"/>
              <w:right w:type="dxa" w:w="102"/>
            </w:tcMar>
            <w:tcPrChange w:id="10010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R11_C2</w:t>
            </w:r>
          </w:p>
        </w:tc>
        <w:tc>
          <w:tcPr>
            <w:tcW w:w="0" w:type="auto"/>
            <w:tcBorders>
              <w:top w:val="nil"/>
              <w:left w:val="nil"/>
              <w:bottom w:val="nil"/>
              <w:right w:val="nil"/>
              <w:insideH w:val="nil"/>
              <w:insideV w:val="nil"/>
            </w:tcBorders>
            <w:tcMar>
              <w:left w:type="dxa" w:w="102"/>
              <w:right w:type="dxa" w:w="102"/>
            </w:tcMar>
            <w:tcPrChange w:id="10010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10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10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0.0178</w:t>
            </w:r>
          </w:p>
        </w:tc>
        <w:tc>
          <w:tcPr>
            <w:tcW w:w="0" w:type="auto"/>
            <w:tcBorders>
              <w:top w:val="nil"/>
              <w:left w:val="nil"/>
              <w:bottom w:val="nil"/>
              <w:right w:val="nil"/>
              <w:insideH w:val="nil"/>
              <w:insideV w:val="nil"/>
            </w:tcBorders>
            <w:tcMar>
              <w:left w:type="dxa" w:w="102"/>
              <w:right w:type="dxa" w:w="102"/>
            </w:tcMar>
            <w:tcPrChange w:id="10010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[-0.0621, 0.0978]</w:t>
            </w:r>
          </w:p>
        </w:tc>
        <w:tc>
          <w:tcPr>
            <w:tcW w:w="0" w:type="auto"/>
            <w:tcBorders>
              <w:top w:val="nil"/>
              <w:left w:val="nil"/>
              <w:bottom w:val="nil"/>
              <w:right w:val="nil"/>
              <w:insideH w:val="nil"/>
              <w:insideV w:val="nil"/>
            </w:tcBorders>
            <w:tcMar>
              <w:left w:type="dxa" w:w="102"/>
              <w:right w:type="dxa" w:w="102"/>
            </w:tcMar>
            <w:tcPrChange w:id="10010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0.6088</w:t>
            </w:r>
          </w:p>
        </w:tc>
      </w:tr>
      <w:tr>
        <w:trPr>
          <w:cantSplit/>
          <w:ins w:id="255" w:author="Codex" w:date="2026-10-05T14:02:24Z"/>
        </w:trPr>
        <w:tc>
          <w:tcPr>
            <w:tcW w:w="0" w:type="auto"/>
            <w:tcBorders>
              <w:top w:val="nil"/>
              <w:left w:val="nil"/>
              <w:bottom w:val="nil"/>
              <w:right w:val="nil"/>
              <w:insideH w:val="nil"/>
              <w:insideV w:val="nil"/>
            </w:tcBorders>
            <w:tcMar>
              <w:left w:type="dxa" w:w="102"/>
              <w:right w:type="dxa" w:w="102"/>
            </w:tcMar>
            <w:tcPrChange w:id="10010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R11_C3</w:t>
            </w:r>
          </w:p>
        </w:tc>
        <w:tc>
          <w:tcPr>
            <w:tcW w:w="0" w:type="auto"/>
            <w:tcBorders>
              <w:top w:val="nil"/>
              <w:left w:val="nil"/>
              <w:bottom w:val="nil"/>
              <w:right w:val="nil"/>
              <w:insideH w:val="nil"/>
              <w:insideV w:val="nil"/>
            </w:tcBorders>
            <w:tcMar>
              <w:left w:type="dxa" w:w="102"/>
              <w:right w:type="dxa" w:w="102"/>
            </w:tcMar>
            <w:tcPrChange w:id="10010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10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10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0.0074</w:t>
            </w:r>
          </w:p>
        </w:tc>
        <w:tc>
          <w:tcPr>
            <w:tcW w:w="0" w:type="auto"/>
            <w:tcBorders>
              <w:top w:val="nil"/>
              <w:left w:val="nil"/>
              <w:bottom w:val="nil"/>
              <w:right w:val="nil"/>
              <w:insideH w:val="nil"/>
              <w:insideV w:val="nil"/>
            </w:tcBorders>
            <w:tcMar>
              <w:left w:type="dxa" w:w="102"/>
              <w:right w:type="dxa" w:w="102"/>
            </w:tcMar>
            <w:tcPrChange w:id="10010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[-0.0745, 0.0894]</w:t>
            </w:r>
          </w:p>
        </w:tc>
        <w:tc>
          <w:tcPr>
            <w:tcW w:w="0" w:type="auto"/>
            <w:tcBorders>
              <w:top w:val="nil"/>
              <w:left w:val="nil"/>
              <w:bottom w:val="nil"/>
              <w:right w:val="nil"/>
              <w:insideH w:val="nil"/>
              <w:insideV w:val="nil"/>
            </w:tcBorders>
            <w:tcMar>
              <w:left w:type="dxa" w:w="102"/>
              <w:right w:type="dxa" w:w="102"/>
            </w:tcMar>
            <w:tcPrChange w:id="10010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0.7745</w:t>
            </w:r>
          </w:p>
        </w:tc>
      </w:tr>
      <w:tr>
        <w:trPr>
          <w:cantSplit/>
          <w:ins w:id="256"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108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R11_C4</w:t>
            </w:r>
          </w:p>
        </w:tc>
        <w:tc>
          <w:tcPr>
            <w:tcW w:w="0" w:type="auto"/>
            <w:tcBorders>
              <w:top w:val="nil"/>
              <w:left w:val="nil"/>
              <w:bottom w:val="single" w:sz="12" w:color="000000"/>
              <w:right w:val="nil"/>
              <w:insideH w:val="nil"/>
              <w:insideV w:val="nil"/>
            </w:tcBorders>
            <w:tcMar>
              <w:left w:type="dxa" w:w="102"/>
              <w:right w:type="dxa" w:w="102"/>
            </w:tcMar>
            <w:tcPrChange w:id="100108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Change w:id="100108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single" w:sz="12" w:color="000000"/>
              <w:right w:val="nil"/>
              <w:insideH w:val="nil"/>
              <w:insideV w:val="nil"/>
            </w:tcBorders>
            <w:tcMar>
              <w:left w:type="dxa" w:w="102"/>
              <w:right w:type="dxa" w:w="102"/>
            </w:tcMar>
            <w:tcPrChange w:id="1001085"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single" w:sz="12" w:color="000000"/>
              <w:right w:val="nil"/>
              <w:insideH w:val="nil"/>
              <w:insideV w:val="nil"/>
            </w:tcBorders>
            <w:tcMar>
              <w:left w:type="dxa" w:w="102"/>
              <w:right w:type="dxa" w:w="102"/>
            </w:tcMar>
            <w:tcPrChange w:id="1001086"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0.0783</w:t>
            </w:r>
          </w:p>
        </w:tc>
        <w:tc>
          <w:tcPr>
            <w:tcW w:w="0" w:type="auto"/>
            <w:tcBorders>
              <w:top w:val="nil"/>
              <w:left w:val="nil"/>
              <w:bottom w:val="single" w:sz="12" w:color="000000"/>
              <w:right w:val="nil"/>
              <w:insideH w:val="nil"/>
              <w:insideV w:val="nil"/>
            </w:tcBorders>
            <w:tcMar>
              <w:left w:type="dxa" w:w="102"/>
              <w:right w:type="dxa" w:w="102"/>
            </w:tcMar>
            <w:tcPrChange w:id="100108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[-0.1847, 0.3414]</w:t>
            </w:r>
          </w:p>
        </w:tc>
        <w:tc>
          <w:tcPr>
            <w:tcW w:w="0" w:type="auto"/>
            <w:tcBorders>
              <w:top w:val="nil"/>
              <w:left w:val="nil"/>
              <w:bottom w:val="single" w:sz="12" w:color="000000"/>
              <w:right w:val="nil"/>
              <w:insideH w:val="nil"/>
              <w:insideV w:val="nil"/>
            </w:tcBorders>
            <w:tcMar>
              <w:left w:type="dxa" w:w="102"/>
              <w:right w:type="dxa" w:w="102"/>
            </w:tcMar>
            <w:tcPrChange w:id="100108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108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Change w:id="100109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0.4671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57" w:author="Codex" w:date="2026-10-05T14:02:24Z"/>
          <w:rFonts w:ascii="Times New Roman" w:hAnsi="Times New Roman" w:cs="Times New Roman" w:eastAsia="SimSun"/>
          <w:sz w:val="21"/>
          <w:szCs w:val="21"/>
        </w:rPr>
      </w:pPr>
      <w:ins w:id="258" w:author="Codex" w:date="2026-10-05T14:02:24Z">
        <w:r>
          <w:rPr>
            <w:rFonts w:ascii="Times New Roman" w:hAnsi="Times New Roman" w:cs="Times New Roman" w:eastAsia="SimSun"/>
            <w:sz w:val="21"/>
            <w:szCs w:val="21"/>
          </w:rPr>
          <w:t>失败规格：无。</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59" w:author="Codex" w:date="2026-10-05T14:02:24Z"/>
          <w:rFonts w:ascii="Times New Roman" w:hAnsi="Times New Roman" w:cs="Times New Roman" w:eastAsia="SimSun"/>
          <w:sz w:val="21"/>
          <w:szCs w:val="21"/>
        </w:rPr>
      </w:pPr>
      <w:ins w:id="260" w:author="Codex" w:date="2026-10-05T14:02:24Z">
        <w:r>
          <w:rPr>
            <w:rFonts w:ascii="Times New Roman" w:hAnsi="Times New Roman" w:cs="Times New Roman" w:eastAsia="SimSun"/>
            <w:sz w:val="21"/>
            <w:szCs w:val="21"/>
          </w:rPr>
          <w:t>有效比例低于98%的规格不发布主p及区间。显著的收入直接关联或单段路径不能替代中介／调节检验；此处原始p未控制全研究自适应探索。R10涉及暴露区间内的调整变量，解释须区别于主设定。</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61" w:author="Codex" w:date="2026-10-05T14:02:24Z"/>
          <w:rFonts w:ascii="Times New Roman" w:hAnsi="Times New Roman" w:cs="Times New Roman" w:eastAsia="SimSun"/>
          <w:sz w:val="21"/>
          <w:szCs w:val="21"/>
        </w:rPr>
      </w:pPr>
      <w:ins w:id="262" w:author="Codex" w:date="2026-10-05T14:02:24Z">
        <w:r>
          <w:rPr>
            <w:rFonts w:ascii="Times New Roman" w:hAnsi="Times New Roman" w:cs="Times New Roman" w:eastAsia="SimSun"/>
            <w:b/>
            <w:sz w:val="21"/>
            <w:szCs w:val="21"/>
          </w:rPr>
          <w:t>登记敏感性模型的辅助满意度对比</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63" w:author="Codex" w:date="2026-10-05T14:02:24Z"/>
          <w:rFonts w:ascii="Times New Roman" w:hAnsi="Times New Roman" w:cs="Times New Roman" w:eastAsia="SimSun"/>
          <w:sz w:val="21"/>
          <w:szCs w:val="21"/>
        </w:rPr>
      </w:pPr>
      <w:ins w:id="264" w:author="Codex" w:date="2026-10-05T14:02:24Z">
        <w:r>
          <w:rPr>
            <w:rFonts w:ascii="Times New Roman" w:hAnsi="Times New Roman" w:cs="Times New Roman" w:eastAsia="SimSun"/>
            <w:sz w:val="21"/>
            <w:szCs w:val="21"/>
          </w:rPr>
          <w:t>下表完整列出R1、R3、R4、R6、R7已有模型保存的5分对4分调节对比，不按p值筛选。这些是辅助对比，不能替代主要5分对≤3分的检验；其他模块已经展示的同类对比保留原表。</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265" w:author="Codex" w:date="2026-10-05T14:02:24Z"/>
          <w:rFonts w:ascii="Times New Roman" w:hAnsi="Times New Roman" w:cs="Times New Roman" w:eastAsia="KaiTi"/>
          <w:b w:val="0"/>
          <w:bCs w:val="0"/>
          <w:sz w:val="21"/>
          <w:szCs w:val="21"/>
        </w:rPr>
      </w:pPr>
      <w:ins w:id="266" w:author="Codex" w:date="2026-10-05T14:02:24Z">
        <w:r>
          <w:rPr>
            <w:rFonts w:ascii="Times New Roman" w:hAnsi="Times New Roman" w:cs="Times New Roman" w:eastAsia="KaiTi"/>
            <w:b w:val="0"/>
            <w:bCs w:val="0"/>
            <w:sz w:val="21"/>
            <w:szCs w:val="21"/>
          </w:rPr>
          <w:t>表D.9 满意度5分对4分的完整辅助调节对比</w:t>
        </w:r>
      </w:ins>
    </w:p>
    <w:tbl>
      <w:tblPr>
        <w:tblW w:w="0" w:type="auto"/>
        <w:tblBorders>
          <w:top w:val="single" w:sz="12" w:color="000000"/>
          <w:left w:val="nil"/>
          <w:bottom w:val="single" w:sz="12" w:color="000000"/>
          <w:right w:val="nil"/>
          <w:insideH w:val="nil"/>
          <w:insideV w:val="nil"/>
        </w:tblBorders>
        <w:tblPrChange w:id="8453" w:author="Codex" w:date="2026-10-05T16:32:41.313017+00:00">
          <w:tblPr>
            <w:tblW w:w="0" w:type="auto"/>
            <w:tblLayout w:type="autofit"/>
          </w:tblPr>
        </w:tblPrChange>
      </w:tblPr>
      <w:tblGrid>
        <w:gridCol w:w="811"/>
        <w:gridCol w:w="986"/>
        <w:gridCol w:w="1062"/>
        <w:gridCol w:w="1989"/>
        <w:gridCol w:w="834"/>
        <w:gridCol w:w="893"/>
        <w:gridCol w:w="1097"/>
        <w:tblGridChange w:id="1001091">
          <w:tblGrid>
            <w:gridCol w:w="1257"/>
            <w:gridCol w:w="1257"/>
            <w:gridCol w:w="1257"/>
            <w:gridCol w:w="1257"/>
            <w:gridCol w:w="1257"/>
            <w:gridCol w:w="1257"/>
            <w:gridCol w:w="1257"/>
          </w:tblGrid>
        </w:tblGridChange>
      </w:tblGrid>
      <w:tr>
        <w:trPr>
          <w:cantSplit/>
          <w:tblHeader/>
          <w:ins w:id="267"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1092"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1093"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1094"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1095"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1096"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1097"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1098"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268" w:author="Codex" w:date="2026-10-05T14:02:24Z"/>
        </w:trPr>
        <w:tc>
          <w:tcPr>
            <w:tcW w:w="0" w:type="auto"/>
            <w:tcBorders>
              <w:top w:val="nil"/>
              <w:left w:val="nil"/>
              <w:bottom w:val="nil"/>
              <w:right w:val="nil"/>
              <w:insideH w:val="nil"/>
              <w:insideV w:val="nil"/>
            </w:tcBorders>
            <w:tcMar>
              <w:left w:type="dxa" w:w="102"/>
              <w:right w:type="dxa" w:w="102"/>
            </w:tcMar>
            <w:tcPrChange w:id="100109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Change w:id="100110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0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-2.84642</w:t>
            </w:r>
          </w:p>
        </w:tc>
        <w:tc>
          <w:tcPr>
            <w:tcW w:w="0" w:type="auto"/>
            <w:tcBorders>
              <w:top w:val="nil"/>
              <w:left w:val="nil"/>
              <w:bottom w:val="nil"/>
              <w:right w:val="nil"/>
              <w:insideH w:val="nil"/>
              <w:insideV w:val="nil"/>
            </w:tcBorders>
            <w:tcMar>
              <w:left w:type="dxa" w:w="102"/>
              <w:right w:type="dxa" w:w="102"/>
            </w:tcMar>
            <w:tcPrChange w:id="100110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[-7.93, 2.23716]</w:t>
            </w:r>
          </w:p>
        </w:tc>
        <w:tc>
          <w:tcPr>
            <w:tcW w:w="0" w:type="auto"/>
            <w:tcBorders>
              <w:top w:val="nil"/>
              <w:left w:val="nil"/>
              <w:bottom w:val="nil"/>
              <w:right w:val="nil"/>
              <w:insideH w:val="nil"/>
              <w:insideV w:val="nil"/>
            </w:tcBorders>
            <w:tcMar>
              <w:left w:type="dxa" w:w="102"/>
              <w:right w:type="dxa" w:w="102"/>
            </w:tcMar>
            <w:tcPrChange w:id="100110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0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0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0.253493</w:t>
            </w:r>
          </w:p>
        </w:tc>
      </w:tr>
      <w:tr>
        <w:trPr>
          <w:cantSplit/>
          <w:ins w:id="269" w:author="Codex" w:date="2026-10-05T14:02:24Z"/>
        </w:trPr>
        <w:tc>
          <w:tcPr>
            <w:tcW w:w="0" w:type="auto"/>
            <w:tcBorders>
              <w:top w:val="nil"/>
              <w:left w:val="nil"/>
              <w:bottom w:val="nil"/>
              <w:right w:val="nil"/>
              <w:insideH w:val="nil"/>
              <w:insideV w:val="nil"/>
            </w:tcBorders>
            <w:tcMar>
              <w:left w:type="dxa" w:w="102"/>
              <w:right w:type="dxa" w:w="102"/>
            </w:tcMar>
            <w:tcPrChange w:id="100110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Change w:id="100110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0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-30.5294</w:t>
            </w:r>
          </w:p>
        </w:tc>
        <w:tc>
          <w:tcPr>
            <w:tcW w:w="0" w:type="auto"/>
            <w:tcBorders>
              <w:top w:val="nil"/>
              <w:left w:val="nil"/>
              <w:bottom w:val="nil"/>
              <w:right w:val="nil"/>
              <w:insideH w:val="nil"/>
              <w:insideV w:val="nil"/>
            </w:tcBorders>
            <w:tcMar>
              <w:left w:type="dxa" w:w="102"/>
              <w:right w:type="dxa" w:w="102"/>
            </w:tcMar>
            <w:tcPrChange w:id="100110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11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1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111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70" w:author="Codex" w:date="2026-10-05T14:02:24Z"/>
        </w:trPr>
        <w:tc>
          <w:tcPr>
            <w:tcW w:w="0" w:type="auto"/>
            <w:tcBorders>
              <w:top w:val="nil"/>
              <w:left w:val="nil"/>
              <w:bottom w:val="nil"/>
              <w:right w:val="nil"/>
              <w:insideH w:val="nil"/>
              <w:insideV w:val="nil"/>
            </w:tcBorders>
            <w:tcMar>
              <w:left w:type="dxa" w:w="102"/>
              <w:right w:type="dxa" w:w="102"/>
            </w:tcMar>
            <w:tcPrChange w:id="100111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Change w:id="100111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1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-1.23187</w:t>
            </w:r>
          </w:p>
        </w:tc>
        <w:tc>
          <w:tcPr>
            <w:tcW w:w="0" w:type="auto"/>
            <w:tcBorders>
              <w:top w:val="nil"/>
              <w:left w:val="nil"/>
              <w:bottom w:val="nil"/>
              <w:right w:val="nil"/>
              <w:insideH w:val="nil"/>
              <w:insideV w:val="nil"/>
            </w:tcBorders>
            <w:tcMar>
              <w:left w:type="dxa" w:w="102"/>
              <w:right w:type="dxa" w:w="102"/>
            </w:tcMar>
            <w:tcPrChange w:id="100111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[-5.9868, 3.52307]</w:t>
            </w:r>
          </w:p>
        </w:tc>
        <w:tc>
          <w:tcPr>
            <w:tcW w:w="0" w:type="auto"/>
            <w:tcBorders>
              <w:top w:val="nil"/>
              <w:left w:val="nil"/>
              <w:bottom w:val="nil"/>
              <w:right w:val="nil"/>
              <w:insideH w:val="nil"/>
              <w:insideV w:val="nil"/>
            </w:tcBorders>
            <w:tcMar>
              <w:left w:type="dxa" w:w="102"/>
              <w:right w:type="dxa" w:w="102"/>
            </w:tcMar>
            <w:tcPrChange w:id="100111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1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1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0.628743</w:t>
            </w:r>
          </w:p>
        </w:tc>
      </w:tr>
      <w:tr>
        <w:trPr>
          <w:cantSplit/>
          <w:ins w:id="271" w:author="Codex" w:date="2026-10-05T14:02:24Z"/>
        </w:trPr>
        <w:tc>
          <w:tcPr>
            <w:tcW w:w="0" w:type="auto"/>
            <w:tcBorders>
              <w:top w:val="nil"/>
              <w:left w:val="nil"/>
              <w:bottom w:val="nil"/>
              <w:right w:val="nil"/>
              <w:insideH w:val="nil"/>
              <w:insideV w:val="nil"/>
            </w:tcBorders>
            <w:tcMar>
              <w:left w:type="dxa" w:w="102"/>
              <w:right w:type="dxa" w:w="102"/>
            </w:tcMar>
            <w:tcPrChange w:id="100112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Change w:id="100112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2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-0.379933</w:t>
            </w:r>
          </w:p>
        </w:tc>
        <w:tc>
          <w:tcPr>
            <w:tcW w:w="0" w:type="auto"/>
            <w:tcBorders>
              <w:top w:val="nil"/>
              <w:left w:val="nil"/>
              <w:bottom w:val="nil"/>
              <w:right w:val="nil"/>
              <w:insideH w:val="nil"/>
              <w:insideV w:val="nil"/>
            </w:tcBorders>
            <w:tcMar>
              <w:left w:type="dxa" w:w="102"/>
              <w:right w:type="dxa" w:w="102"/>
            </w:tcMar>
            <w:tcPrChange w:id="100112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[-5.49358, 4.73371]</w:t>
            </w:r>
          </w:p>
        </w:tc>
        <w:tc>
          <w:tcPr>
            <w:tcW w:w="0" w:type="auto"/>
            <w:tcBorders>
              <w:top w:val="nil"/>
              <w:left w:val="nil"/>
              <w:bottom w:val="nil"/>
              <w:right w:val="nil"/>
              <w:insideH w:val="nil"/>
              <w:insideV w:val="nil"/>
            </w:tcBorders>
            <w:tcMar>
              <w:left w:type="dxa" w:w="102"/>
              <w:right w:type="dxa" w:w="102"/>
            </w:tcMar>
            <w:tcPrChange w:id="100112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2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2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0.88024</w:t>
            </w:r>
          </w:p>
        </w:tc>
      </w:tr>
      <w:tr>
        <w:trPr>
          <w:cantSplit/>
          <w:ins w:id="272" w:author="Codex" w:date="2026-10-05T14:02:24Z"/>
        </w:trPr>
        <w:tc>
          <w:tcPr>
            <w:tcW w:w="0" w:type="auto"/>
            <w:tcBorders>
              <w:top w:val="nil"/>
              <w:left w:val="nil"/>
              <w:bottom w:val="nil"/>
              <w:right w:val="nil"/>
              <w:insideH w:val="nil"/>
              <w:insideV w:val="nil"/>
            </w:tcBorders>
            <w:tcMar>
              <w:left w:type="dxa" w:w="102"/>
              <w:right w:type="dxa" w:w="102"/>
            </w:tcMar>
            <w:tcPrChange w:id="100112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Change w:id="100112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2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13.1051</w:t>
            </w:r>
          </w:p>
        </w:tc>
        <w:tc>
          <w:tcPr>
            <w:tcW w:w="0" w:type="auto"/>
            <w:tcBorders>
              <w:top w:val="nil"/>
              <w:left w:val="nil"/>
              <w:bottom w:val="nil"/>
              <w:right w:val="nil"/>
              <w:insideH w:val="nil"/>
              <w:insideV w:val="nil"/>
            </w:tcBorders>
            <w:tcMar>
              <w:left w:type="dxa" w:w="102"/>
              <w:right w:type="dxa" w:w="102"/>
            </w:tcMar>
            <w:tcPrChange w:id="100113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[-22.9442, 49.1543]</w:t>
            </w:r>
          </w:p>
        </w:tc>
        <w:tc>
          <w:tcPr>
            <w:tcW w:w="0" w:type="auto"/>
            <w:tcBorders>
              <w:top w:val="nil"/>
              <w:left w:val="nil"/>
              <w:bottom w:val="nil"/>
              <w:right w:val="nil"/>
              <w:insideH w:val="nil"/>
              <w:insideV w:val="nil"/>
            </w:tcBorders>
            <w:tcMar>
              <w:left w:type="dxa" w:w="102"/>
              <w:right w:type="dxa" w:w="102"/>
            </w:tcMar>
            <w:tcPrChange w:id="100113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3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Change w:id="100113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0.431174</w:t>
            </w:r>
          </w:p>
        </w:tc>
      </w:tr>
      <w:tr>
        <w:trPr>
          <w:cantSplit/>
          <w:ins w:id="273" w:author="Codex" w:date="2026-10-05T14:02:24Z"/>
        </w:trPr>
        <w:tc>
          <w:tcPr>
            <w:tcW w:w="0" w:type="auto"/>
            <w:tcBorders>
              <w:top w:val="nil"/>
              <w:left w:val="nil"/>
              <w:bottom w:val="nil"/>
              <w:right w:val="nil"/>
              <w:insideH w:val="nil"/>
              <w:insideV w:val="nil"/>
            </w:tcBorders>
            <w:tcMar>
              <w:left w:type="dxa" w:w="102"/>
              <w:right w:type="dxa" w:w="102"/>
            </w:tcMar>
            <w:tcPrChange w:id="100113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Change w:id="100113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3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1.84056</w:t>
            </w:r>
          </w:p>
        </w:tc>
        <w:tc>
          <w:tcPr>
            <w:tcW w:w="0" w:type="auto"/>
            <w:tcBorders>
              <w:top w:val="nil"/>
              <w:left w:val="nil"/>
              <w:bottom w:val="nil"/>
              <w:right w:val="nil"/>
              <w:insideH w:val="nil"/>
              <w:insideV w:val="nil"/>
            </w:tcBorders>
            <w:tcMar>
              <w:left w:type="dxa" w:w="102"/>
              <w:right w:type="dxa" w:w="102"/>
            </w:tcMar>
            <w:tcPrChange w:id="100113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[-3.23801, 6.91914]</w:t>
            </w:r>
          </w:p>
        </w:tc>
        <w:tc>
          <w:tcPr>
            <w:tcW w:w="0" w:type="auto"/>
            <w:tcBorders>
              <w:top w:val="nil"/>
              <w:left w:val="nil"/>
              <w:bottom w:val="nil"/>
              <w:right w:val="nil"/>
              <w:insideH w:val="nil"/>
              <w:insideV w:val="nil"/>
            </w:tcBorders>
            <w:tcMar>
              <w:left w:type="dxa" w:w="102"/>
              <w:right w:type="dxa" w:w="102"/>
            </w:tcMar>
            <w:tcPrChange w:id="100113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3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4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ins w:id="274" w:author="Codex" w:date="2026-10-05T14:02:24Z"/>
        </w:trPr>
        <w:tc>
          <w:tcPr>
            <w:tcW w:w="0" w:type="auto"/>
            <w:tcBorders>
              <w:top w:val="nil"/>
              <w:left w:val="nil"/>
              <w:bottom w:val="nil"/>
              <w:right w:val="nil"/>
              <w:insideH w:val="nil"/>
              <w:insideV w:val="nil"/>
            </w:tcBorders>
            <w:tcMar>
              <w:left w:type="dxa" w:w="102"/>
              <w:right w:type="dxa" w:w="102"/>
            </w:tcMar>
            <w:tcPrChange w:id="100114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Change w:id="100114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4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3.29347</w:t>
            </w:r>
          </w:p>
        </w:tc>
        <w:tc>
          <w:tcPr>
            <w:tcW w:w="0" w:type="auto"/>
            <w:tcBorders>
              <w:top w:val="nil"/>
              <w:left w:val="nil"/>
              <w:bottom w:val="nil"/>
              <w:right w:val="nil"/>
              <w:insideH w:val="nil"/>
              <w:insideV w:val="nil"/>
            </w:tcBorders>
            <w:tcMar>
              <w:left w:type="dxa" w:w="102"/>
              <w:right w:type="dxa" w:w="102"/>
            </w:tcMar>
            <w:tcPrChange w:id="100114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[-4.60358, 11.1905]</w:t>
            </w:r>
          </w:p>
        </w:tc>
        <w:tc>
          <w:tcPr>
            <w:tcW w:w="0" w:type="auto"/>
            <w:tcBorders>
              <w:top w:val="nil"/>
              <w:left w:val="nil"/>
              <w:bottom w:val="nil"/>
              <w:right w:val="nil"/>
              <w:insideH w:val="nil"/>
              <w:insideV w:val="nil"/>
            </w:tcBorders>
            <w:tcMar>
              <w:left w:type="dxa" w:w="102"/>
              <w:right w:type="dxa" w:w="102"/>
            </w:tcMar>
            <w:tcPrChange w:id="100114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4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4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ins w:id="275" w:author="Codex" w:date="2026-10-05T14:02:24Z"/>
        </w:trPr>
        <w:tc>
          <w:tcPr>
            <w:tcW w:w="0" w:type="auto"/>
            <w:tcBorders>
              <w:top w:val="nil"/>
              <w:left w:val="nil"/>
              <w:bottom w:val="nil"/>
              <w:right w:val="nil"/>
              <w:insideH w:val="nil"/>
              <w:insideV w:val="nil"/>
            </w:tcBorders>
            <w:tcMar>
              <w:left w:type="dxa" w:w="102"/>
              <w:right w:type="dxa" w:w="102"/>
            </w:tcMar>
            <w:tcPrChange w:id="100114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Change w:id="100114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5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-33.6577</w:t>
            </w:r>
          </w:p>
        </w:tc>
        <w:tc>
          <w:tcPr>
            <w:tcW w:w="0" w:type="auto"/>
            <w:tcBorders>
              <w:top w:val="nil"/>
              <w:left w:val="nil"/>
              <w:bottom w:val="nil"/>
              <w:right w:val="nil"/>
              <w:insideH w:val="nil"/>
              <w:insideV w:val="nil"/>
            </w:tcBorders>
            <w:tcMar>
              <w:left w:type="dxa" w:w="102"/>
              <w:right w:type="dxa" w:w="102"/>
            </w:tcMar>
            <w:tcPrChange w:id="100115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[-94.1445, 26.8291]</w:t>
            </w:r>
          </w:p>
        </w:tc>
        <w:tc>
          <w:tcPr>
            <w:tcW w:w="0" w:type="auto"/>
            <w:tcBorders>
              <w:top w:val="nil"/>
              <w:left w:val="nil"/>
              <w:bottom w:val="nil"/>
              <w:right w:val="nil"/>
              <w:insideH w:val="nil"/>
              <w:insideV w:val="nil"/>
            </w:tcBorders>
            <w:tcMar>
              <w:left w:type="dxa" w:w="102"/>
              <w:right w:type="dxa" w:w="102"/>
            </w:tcMar>
            <w:tcPrChange w:id="100115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5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5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0.237525</w:t>
            </w:r>
          </w:p>
        </w:tc>
      </w:tr>
      <w:tr>
        <w:trPr>
          <w:cantSplit/>
          <w:ins w:id="276" w:author="Codex" w:date="2026-10-05T14:02:24Z"/>
        </w:trPr>
        <w:tc>
          <w:tcPr>
            <w:tcW w:w="0" w:type="auto"/>
            <w:tcBorders>
              <w:top w:val="nil"/>
              <w:left w:val="nil"/>
              <w:bottom w:val="nil"/>
              <w:right w:val="nil"/>
              <w:insideH w:val="nil"/>
              <w:insideV w:val="nil"/>
            </w:tcBorders>
            <w:tcMar>
              <w:left w:type="dxa" w:w="102"/>
              <w:right w:type="dxa" w:w="102"/>
            </w:tcMar>
            <w:tcPrChange w:id="100115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Change w:id="100115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5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2.5159</w:t>
            </w:r>
          </w:p>
        </w:tc>
        <w:tc>
          <w:tcPr>
            <w:tcW w:w="0" w:type="auto"/>
            <w:tcBorders>
              <w:top w:val="nil"/>
              <w:left w:val="nil"/>
              <w:bottom w:val="nil"/>
              <w:right w:val="nil"/>
              <w:insideH w:val="nil"/>
              <w:insideV w:val="nil"/>
            </w:tcBorders>
            <w:tcMar>
              <w:left w:type="dxa" w:w="102"/>
              <w:right w:type="dxa" w:w="102"/>
            </w:tcMar>
            <w:tcPrChange w:id="100115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[-5.8145, 10.8463]</w:t>
            </w:r>
          </w:p>
        </w:tc>
        <w:tc>
          <w:tcPr>
            <w:tcW w:w="0" w:type="auto"/>
            <w:tcBorders>
              <w:top w:val="nil"/>
              <w:left w:val="nil"/>
              <w:bottom w:val="nil"/>
              <w:right w:val="nil"/>
              <w:insideH w:val="nil"/>
              <w:insideV w:val="nil"/>
            </w:tcBorders>
            <w:tcMar>
              <w:left w:type="dxa" w:w="102"/>
              <w:right w:type="dxa" w:w="102"/>
            </w:tcMar>
            <w:tcPrChange w:id="100115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6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6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0.550898</w:t>
            </w:r>
          </w:p>
        </w:tc>
      </w:tr>
      <w:tr>
        <w:trPr>
          <w:cantSplit/>
          <w:ins w:id="277" w:author="Codex" w:date="2026-10-05T14:02:24Z"/>
        </w:trPr>
        <w:tc>
          <w:tcPr>
            <w:tcW w:w="0" w:type="auto"/>
            <w:tcBorders>
              <w:top w:val="nil"/>
              <w:left w:val="nil"/>
              <w:bottom w:val="nil"/>
              <w:right w:val="nil"/>
              <w:insideH w:val="nil"/>
              <w:insideV w:val="nil"/>
            </w:tcBorders>
            <w:tcMar>
              <w:left w:type="dxa" w:w="102"/>
              <w:right w:type="dxa" w:w="102"/>
            </w:tcMar>
            <w:tcPrChange w:id="100116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Change w:id="100116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6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-4.09614</w:t>
            </w:r>
          </w:p>
        </w:tc>
        <w:tc>
          <w:tcPr>
            <w:tcW w:w="0" w:type="auto"/>
            <w:tcBorders>
              <w:top w:val="nil"/>
              <w:left w:val="nil"/>
              <w:bottom w:val="nil"/>
              <w:right w:val="nil"/>
              <w:insideH w:val="nil"/>
              <w:insideV w:val="nil"/>
            </w:tcBorders>
            <w:tcMar>
              <w:left w:type="dxa" w:w="102"/>
              <w:right w:type="dxa" w:w="102"/>
            </w:tcMar>
            <w:tcPrChange w:id="100116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[-11.992, 3.79976]</w:t>
            </w:r>
          </w:p>
        </w:tc>
        <w:tc>
          <w:tcPr>
            <w:tcW w:w="0" w:type="auto"/>
            <w:tcBorders>
              <w:top w:val="nil"/>
              <w:left w:val="nil"/>
              <w:bottom w:val="nil"/>
              <w:right w:val="nil"/>
              <w:insideH w:val="nil"/>
              <w:insideV w:val="nil"/>
            </w:tcBorders>
            <w:tcMar>
              <w:left w:type="dxa" w:w="102"/>
              <w:right w:type="dxa" w:w="102"/>
            </w:tcMar>
            <w:tcPrChange w:id="100116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6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6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0.315369</w:t>
            </w:r>
          </w:p>
        </w:tc>
      </w:tr>
      <w:tr>
        <w:trPr>
          <w:cantSplit/>
          <w:ins w:id="278" w:author="Codex" w:date="2026-10-05T14:02:24Z"/>
        </w:trPr>
        <w:tc>
          <w:tcPr>
            <w:tcW w:w="0" w:type="auto"/>
            <w:tcBorders>
              <w:top w:val="nil"/>
              <w:left w:val="nil"/>
              <w:bottom w:val="nil"/>
              <w:right w:val="nil"/>
              <w:insideH w:val="nil"/>
              <w:insideV w:val="nil"/>
            </w:tcBorders>
            <w:tcMar>
              <w:left w:type="dxa" w:w="102"/>
              <w:right w:type="dxa" w:w="102"/>
            </w:tcMar>
            <w:tcPrChange w:id="100116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Change w:id="100117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7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-14.97</w:t>
            </w:r>
          </w:p>
        </w:tc>
        <w:tc>
          <w:tcPr>
            <w:tcW w:w="0" w:type="auto"/>
            <w:tcBorders>
              <w:top w:val="nil"/>
              <w:left w:val="nil"/>
              <w:bottom w:val="nil"/>
              <w:right w:val="nil"/>
              <w:insideH w:val="nil"/>
              <w:insideV w:val="nil"/>
            </w:tcBorders>
            <w:tcMar>
              <w:left w:type="dxa" w:w="102"/>
              <w:right w:type="dxa" w:w="102"/>
            </w:tcMar>
            <w:tcPrChange w:id="100117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[-62.4953, 32.5553]</w:t>
            </w:r>
          </w:p>
        </w:tc>
        <w:tc>
          <w:tcPr>
            <w:tcW w:w="0" w:type="auto"/>
            <w:tcBorders>
              <w:top w:val="nil"/>
              <w:left w:val="nil"/>
              <w:bottom w:val="nil"/>
              <w:right w:val="nil"/>
              <w:insideH w:val="nil"/>
              <w:insideV w:val="nil"/>
            </w:tcBorders>
            <w:tcMar>
              <w:left w:type="dxa" w:w="102"/>
              <w:right w:type="dxa" w:w="102"/>
            </w:tcMar>
            <w:tcPrChange w:id="100117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7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0.562874</w:t>
            </w:r>
          </w:p>
        </w:tc>
      </w:tr>
      <w:tr>
        <w:trPr>
          <w:cantSplit/>
          <w:ins w:id="279" w:author="Codex" w:date="2026-10-05T14:02:24Z"/>
        </w:trPr>
        <w:tc>
          <w:tcPr>
            <w:tcW w:w="0" w:type="auto"/>
            <w:tcBorders>
              <w:top w:val="nil"/>
              <w:left w:val="nil"/>
              <w:bottom w:val="nil"/>
              <w:right w:val="nil"/>
              <w:insideH w:val="nil"/>
              <w:insideV w:val="nil"/>
            </w:tcBorders>
            <w:tcMar>
              <w:left w:type="dxa" w:w="102"/>
              <w:right w:type="dxa" w:w="102"/>
            </w:tcMar>
            <w:tcPrChange w:id="10011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Change w:id="10011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0.344976</w:t>
            </w:r>
          </w:p>
        </w:tc>
        <w:tc>
          <w:tcPr>
            <w:tcW w:w="0" w:type="auto"/>
            <w:tcBorders>
              <w:top w:val="nil"/>
              <w:left w:val="nil"/>
              <w:bottom w:val="nil"/>
              <w:right w:val="nil"/>
              <w:insideH w:val="nil"/>
              <w:insideV w:val="nil"/>
            </w:tcBorders>
            <w:tcMar>
              <w:left w:type="dxa" w:w="102"/>
              <w:right w:type="dxa" w:w="102"/>
            </w:tcMar>
            <w:tcPrChange w:id="10011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[-7.62153, 8.31148]</w:t>
            </w:r>
          </w:p>
        </w:tc>
        <w:tc>
          <w:tcPr>
            <w:tcW w:w="0" w:type="auto"/>
            <w:tcBorders>
              <w:top w:val="nil"/>
              <w:left w:val="nil"/>
              <w:bottom w:val="nil"/>
              <w:right w:val="nil"/>
              <w:insideH w:val="nil"/>
              <w:insideV w:val="nil"/>
            </w:tcBorders>
            <w:tcMar>
              <w:left w:type="dxa" w:w="102"/>
              <w:right w:type="dxa" w:w="102"/>
            </w:tcMar>
            <w:tcPrChange w:id="10011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0.912176</w:t>
            </w:r>
          </w:p>
        </w:tc>
      </w:tr>
      <w:tr>
        <w:trPr>
          <w:cantSplit/>
          <w:ins w:id="280" w:author="Codex" w:date="2026-10-05T14:02:24Z"/>
        </w:trPr>
        <w:tc>
          <w:tcPr>
            <w:tcW w:w="0" w:type="auto"/>
            <w:tcBorders>
              <w:top w:val="nil"/>
              <w:left w:val="nil"/>
              <w:bottom w:val="nil"/>
              <w:right w:val="nil"/>
              <w:insideH w:val="nil"/>
              <w:insideV w:val="nil"/>
            </w:tcBorders>
            <w:tcMar>
              <w:left w:type="dxa" w:w="102"/>
              <w:right w:type="dxa" w:w="102"/>
            </w:tcMar>
            <w:tcPrChange w:id="10011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Change w:id="10011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-4.15514</w:t>
            </w:r>
          </w:p>
        </w:tc>
        <w:tc>
          <w:tcPr>
            <w:tcW w:w="0" w:type="auto"/>
            <w:tcBorders>
              <w:top w:val="nil"/>
              <w:left w:val="nil"/>
              <w:bottom w:val="nil"/>
              <w:right w:val="nil"/>
              <w:insideH w:val="nil"/>
              <w:insideV w:val="nil"/>
            </w:tcBorders>
            <w:tcMar>
              <w:left w:type="dxa" w:w="102"/>
              <w:right w:type="dxa" w:w="102"/>
            </w:tcMar>
            <w:tcPrChange w:id="10011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[-9.18351, 0.873228]</w:t>
            </w:r>
          </w:p>
        </w:tc>
        <w:tc>
          <w:tcPr>
            <w:tcW w:w="0" w:type="auto"/>
            <w:tcBorders>
              <w:top w:val="nil"/>
              <w:left w:val="nil"/>
              <w:bottom w:val="nil"/>
              <w:right w:val="nil"/>
              <w:insideH w:val="nil"/>
              <w:insideV w:val="nil"/>
            </w:tcBorders>
            <w:tcMar>
              <w:left w:type="dxa" w:w="102"/>
              <w:right w:type="dxa" w:w="102"/>
            </w:tcMar>
            <w:tcPrChange w:id="10011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8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8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0.115768</w:t>
            </w:r>
          </w:p>
        </w:tc>
      </w:tr>
      <w:tr>
        <w:trPr>
          <w:cantSplit/>
          <w:ins w:id="281" w:author="Codex" w:date="2026-10-05T14:02:24Z"/>
        </w:trPr>
        <w:tc>
          <w:tcPr>
            <w:tcW w:w="0" w:type="auto"/>
            <w:tcBorders>
              <w:top w:val="nil"/>
              <w:left w:val="nil"/>
              <w:bottom w:val="nil"/>
              <w:right w:val="nil"/>
              <w:insideH w:val="nil"/>
              <w:insideV w:val="nil"/>
            </w:tcBorders>
            <w:tcMar>
              <w:left w:type="dxa" w:w="102"/>
              <w:right w:type="dxa" w:w="102"/>
            </w:tcMar>
            <w:tcPrChange w:id="100119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Change w:id="100119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9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-58.7145</w:t>
            </w:r>
          </w:p>
        </w:tc>
        <w:tc>
          <w:tcPr>
            <w:tcW w:w="0" w:type="auto"/>
            <w:tcBorders>
              <w:top w:val="nil"/>
              <w:left w:val="nil"/>
              <w:bottom w:val="nil"/>
              <w:right w:val="nil"/>
              <w:insideH w:val="nil"/>
              <w:insideV w:val="nil"/>
            </w:tcBorders>
            <w:tcMar>
              <w:left w:type="dxa" w:w="102"/>
              <w:right w:type="dxa" w:w="102"/>
            </w:tcMar>
            <w:tcPrChange w:id="100119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19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9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119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82" w:author="Codex" w:date="2026-10-05T14:02:24Z"/>
        </w:trPr>
        <w:tc>
          <w:tcPr>
            <w:tcW w:w="0" w:type="auto"/>
            <w:tcBorders>
              <w:top w:val="nil"/>
              <w:left w:val="nil"/>
              <w:bottom w:val="nil"/>
              <w:right w:val="nil"/>
              <w:insideH w:val="nil"/>
              <w:insideV w:val="nil"/>
            </w:tcBorders>
            <w:tcMar>
              <w:left w:type="dxa" w:w="102"/>
              <w:right w:type="dxa" w:w="102"/>
            </w:tcMar>
            <w:tcPrChange w:id="100119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Change w:id="100119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9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-30.3551</w:t>
            </w:r>
          </w:p>
        </w:tc>
        <w:tc>
          <w:tcPr>
            <w:tcW w:w="0" w:type="auto"/>
            <w:tcBorders>
              <w:top w:val="nil"/>
              <w:left w:val="nil"/>
              <w:bottom w:val="nil"/>
              <w:right w:val="nil"/>
              <w:insideH w:val="nil"/>
              <w:insideV w:val="nil"/>
            </w:tcBorders>
            <w:tcMar>
              <w:left w:type="dxa" w:w="102"/>
              <w:right w:type="dxa" w:w="102"/>
            </w:tcMar>
            <w:tcPrChange w:id="100120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[-58.6703, -2.03995]</w:t>
            </w:r>
          </w:p>
        </w:tc>
        <w:tc>
          <w:tcPr>
            <w:tcW w:w="0" w:type="auto"/>
            <w:tcBorders>
              <w:top w:val="nil"/>
              <w:left w:val="nil"/>
              <w:bottom w:val="nil"/>
              <w:right w:val="nil"/>
              <w:insideH w:val="nil"/>
              <w:insideV w:val="nil"/>
            </w:tcBorders>
            <w:tcMar>
              <w:left w:type="dxa" w:w="102"/>
              <w:right w:type="dxa" w:w="102"/>
            </w:tcMar>
            <w:tcPrChange w:id="100120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0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0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0.0359281</w:t>
            </w:r>
          </w:p>
        </w:tc>
      </w:tr>
      <w:tr>
        <w:trPr>
          <w:cantSplit/>
          <w:ins w:id="283" w:author="Codex" w:date="2026-10-05T14:02:24Z"/>
        </w:trPr>
        <w:tc>
          <w:tcPr>
            <w:tcW w:w="0" w:type="auto"/>
            <w:tcBorders>
              <w:top w:val="nil"/>
              <w:left w:val="nil"/>
              <w:bottom w:val="nil"/>
              <w:right w:val="nil"/>
              <w:insideH w:val="nil"/>
              <w:insideV w:val="nil"/>
            </w:tcBorders>
            <w:tcMar>
              <w:left w:type="dxa" w:w="102"/>
              <w:right w:type="dxa" w:w="102"/>
            </w:tcMar>
            <w:tcPrChange w:id="100120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Change w:id="100120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0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-1.02336</w:t>
            </w:r>
          </w:p>
        </w:tc>
        <w:tc>
          <w:tcPr>
            <w:tcW w:w="0" w:type="auto"/>
            <w:tcBorders>
              <w:top w:val="nil"/>
              <w:left w:val="nil"/>
              <w:bottom w:val="nil"/>
              <w:right w:val="nil"/>
              <w:insideH w:val="nil"/>
              <w:insideV w:val="nil"/>
            </w:tcBorders>
            <w:tcMar>
              <w:left w:type="dxa" w:w="102"/>
              <w:right w:type="dxa" w:w="102"/>
            </w:tcMar>
            <w:tcPrChange w:id="100120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[-6.76423, 4.71751]</w:t>
            </w:r>
          </w:p>
        </w:tc>
        <w:tc>
          <w:tcPr>
            <w:tcW w:w="0" w:type="auto"/>
            <w:tcBorders>
              <w:top w:val="nil"/>
              <w:left w:val="nil"/>
              <w:bottom w:val="nil"/>
              <w:right w:val="nil"/>
              <w:insideH w:val="nil"/>
              <w:insideV w:val="nil"/>
            </w:tcBorders>
            <w:tcMar>
              <w:left w:type="dxa" w:w="102"/>
              <w:right w:type="dxa" w:w="102"/>
            </w:tcMar>
            <w:tcPrChange w:id="100120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0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1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0.688623</w:t>
            </w:r>
          </w:p>
        </w:tc>
      </w:tr>
      <w:tr>
        <w:trPr>
          <w:cantSplit/>
          <w:ins w:id="284" w:author="Codex" w:date="2026-10-05T14:02:24Z"/>
        </w:trPr>
        <w:tc>
          <w:tcPr>
            <w:tcW w:w="0" w:type="auto"/>
            <w:tcBorders>
              <w:top w:val="nil"/>
              <w:left w:val="nil"/>
              <w:bottom w:val="nil"/>
              <w:right w:val="nil"/>
              <w:insideH w:val="nil"/>
              <w:insideV w:val="nil"/>
            </w:tcBorders>
            <w:tcMar>
              <w:left w:type="dxa" w:w="102"/>
              <w:right w:type="dxa" w:w="102"/>
            </w:tcMar>
            <w:tcPrChange w:id="100121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Change w:id="100121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1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14.6965</w:t>
            </w:r>
          </w:p>
        </w:tc>
        <w:tc>
          <w:tcPr>
            <w:tcW w:w="0" w:type="auto"/>
            <w:tcBorders>
              <w:top w:val="nil"/>
              <w:left w:val="nil"/>
              <w:bottom w:val="nil"/>
              <w:right w:val="nil"/>
              <w:insideH w:val="nil"/>
              <w:insideV w:val="nil"/>
            </w:tcBorders>
            <w:tcMar>
              <w:left w:type="dxa" w:w="102"/>
              <w:right w:type="dxa" w:w="102"/>
            </w:tcMar>
            <w:tcPrChange w:id="100121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[-41.3583, 70.7513]</w:t>
            </w:r>
          </w:p>
        </w:tc>
        <w:tc>
          <w:tcPr>
            <w:tcW w:w="0" w:type="auto"/>
            <w:tcBorders>
              <w:top w:val="nil"/>
              <w:left w:val="nil"/>
              <w:bottom w:val="nil"/>
              <w:right w:val="nil"/>
              <w:insideH w:val="nil"/>
              <w:insideV w:val="nil"/>
            </w:tcBorders>
            <w:tcMar>
              <w:left w:type="dxa" w:w="102"/>
              <w:right w:type="dxa" w:w="102"/>
            </w:tcMar>
            <w:tcPrChange w:id="100121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1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Change w:id="100121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0.577465</w:t>
            </w:r>
          </w:p>
        </w:tc>
      </w:tr>
      <w:tr>
        <w:trPr>
          <w:cantSplit/>
          <w:ins w:id="285" w:author="Codex" w:date="2026-10-05T14:02:24Z"/>
        </w:trPr>
        <w:tc>
          <w:tcPr>
            <w:tcW w:w="0" w:type="auto"/>
            <w:tcBorders>
              <w:top w:val="nil"/>
              <w:left w:val="nil"/>
              <w:bottom w:val="nil"/>
              <w:right w:val="nil"/>
              <w:insideH w:val="nil"/>
              <w:insideV w:val="nil"/>
            </w:tcBorders>
            <w:tcMar>
              <w:left w:type="dxa" w:w="102"/>
              <w:right w:type="dxa" w:w="102"/>
            </w:tcMar>
            <w:tcPrChange w:id="100121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Change w:id="100121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2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9.72408</w:t>
            </w:r>
          </w:p>
        </w:tc>
        <w:tc>
          <w:tcPr>
            <w:tcW w:w="0" w:type="auto"/>
            <w:tcBorders>
              <w:top w:val="nil"/>
              <w:left w:val="nil"/>
              <w:bottom w:val="nil"/>
              <w:right w:val="nil"/>
              <w:insideH w:val="nil"/>
              <w:insideV w:val="nil"/>
            </w:tcBorders>
            <w:tcMar>
              <w:left w:type="dxa" w:w="102"/>
              <w:right w:type="dxa" w:w="102"/>
            </w:tcMar>
            <w:tcPrChange w:id="100122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[-22.5254, 41.9736]</w:t>
            </w:r>
          </w:p>
        </w:tc>
        <w:tc>
          <w:tcPr>
            <w:tcW w:w="0" w:type="auto"/>
            <w:tcBorders>
              <w:top w:val="nil"/>
              <w:left w:val="nil"/>
              <w:bottom w:val="nil"/>
              <w:right w:val="nil"/>
              <w:insideH w:val="nil"/>
              <w:insideV w:val="nil"/>
            </w:tcBorders>
            <w:tcMar>
              <w:left w:type="dxa" w:w="102"/>
              <w:right w:type="dxa" w:w="102"/>
            </w:tcMar>
            <w:tcPrChange w:id="100122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2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2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0.510978</w:t>
            </w:r>
          </w:p>
        </w:tc>
      </w:tr>
      <w:tr>
        <w:trPr>
          <w:cantSplit/>
          <w:ins w:id="286" w:author="Codex" w:date="2026-10-05T14:02:24Z"/>
        </w:trPr>
        <w:tc>
          <w:tcPr>
            <w:tcW w:w="0" w:type="auto"/>
            <w:tcBorders>
              <w:top w:val="nil"/>
              <w:left w:val="nil"/>
              <w:bottom w:val="nil"/>
              <w:right w:val="nil"/>
              <w:insideH w:val="nil"/>
              <w:insideV w:val="nil"/>
            </w:tcBorders>
            <w:tcMar>
              <w:left w:type="dxa" w:w="102"/>
              <w:right w:type="dxa" w:w="102"/>
            </w:tcMar>
            <w:tcPrChange w:id="100122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Change w:id="100122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2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2.23162</w:t>
            </w:r>
          </w:p>
        </w:tc>
        <w:tc>
          <w:tcPr>
            <w:tcW w:w="0" w:type="auto"/>
            <w:tcBorders>
              <w:top w:val="nil"/>
              <w:left w:val="nil"/>
              <w:bottom w:val="nil"/>
              <w:right w:val="nil"/>
              <w:insideH w:val="nil"/>
              <w:insideV w:val="nil"/>
            </w:tcBorders>
            <w:tcMar>
              <w:left w:type="dxa" w:w="102"/>
              <w:right w:type="dxa" w:w="102"/>
            </w:tcMar>
            <w:tcPrChange w:id="100122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[-6.14938, 10.6126]</w:t>
            </w:r>
          </w:p>
        </w:tc>
        <w:tc>
          <w:tcPr>
            <w:tcW w:w="0" w:type="auto"/>
            <w:tcBorders>
              <w:top w:val="nil"/>
              <w:left w:val="nil"/>
              <w:bottom w:val="nil"/>
              <w:right w:val="nil"/>
              <w:insideH w:val="nil"/>
              <w:insideV w:val="nil"/>
            </w:tcBorders>
            <w:tcMar>
              <w:left w:type="dxa" w:w="102"/>
              <w:right w:type="dxa" w:w="102"/>
            </w:tcMar>
            <w:tcPrChange w:id="100122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3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3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0.644711</w:t>
            </w:r>
          </w:p>
        </w:tc>
      </w:tr>
      <w:tr>
        <w:trPr>
          <w:cantSplit/>
          <w:ins w:id="287" w:author="Codex" w:date="2026-10-05T14:02:24Z"/>
        </w:trPr>
        <w:tc>
          <w:tcPr>
            <w:tcW w:w="0" w:type="auto"/>
            <w:tcBorders>
              <w:top w:val="nil"/>
              <w:left w:val="nil"/>
              <w:bottom w:val="nil"/>
              <w:right w:val="nil"/>
              <w:insideH w:val="nil"/>
              <w:insideV w:val="nil"/>
            </w:tcBorders>
            <w:tcMar>
              <w:left w:type="dxa" w:w="102"/>
              <w:right w:type="dxa" w:w="102"/>
            </w:tcMar>
            <w:tcPrChange w:id="100123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Change w:id="100123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3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-93.7023</w:t>
            </w:r>
          </w:p>
        </w:tc>
        <w:tc>
          <w:tcPr>
            <w:tcW w:w="0" w:type="auto"/>
            <w:tcBorders>
              <w:top w:val="nil"/>
              <w:left w:val="nil"/>
              <w:bottom w:val="nil"/>
              <w:right w:val="nil"/>
              <w:insideH w:val="nil"/>
              <w:insideV w:val="nil"/>
            </w:tcBorders>
            <w:tcMar>
              <w:left w:type="dxa" w:w="102"/>
              <w:right w:type="dxa" w:w="102"/>
            </w:tcMar>
            <w:tcPrChange w:id="100123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[-205.86, 18.455]</w:t>
            </w:r>
          </w:p>
        </w:tc>
        <w:tc>
          <w:tcPr>
            <w:tcW w:w="0" w:type="auto"/>
            <w:tcBorders>
              <w:top w:val="nil"/>
              <w:left w:val="nil"/>
              <w:bottom w:val="nil"/>
              <w:right w:val="nil"/>
              <w:insideH w:val="nil"/>
              <w:insideV w:val="nil"/>
            </w:tcBorders>
            <w:tcMar>
              <w:left w:type="dxa" w:w="102"/>
              <w:right w:type="dxa" w:w="102"/>
            </w:tcMar>
            <w:tcPrChange w:id="100123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3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3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0.0918164</w:t>
            </w:r>
          </w:p>
        </w:tc>
      </w:tr>
      <w:tr>
        <w:trPr>
          <w:cantSplit/>
          <w:ins w:id="288" w:author="Codex" w:date="2026-10-05T14:02:24Z"/>
        </w:trPr>
        <w:tc>
          <w:tcPr>
            <w:tcW w:w="0" w:type="auto"/>
            <w:tcBorders>
              <w:top w:val="nil"/>
              <w:left w:val="nil"/>
              <w:bottom w:val="nil"/>
              <w:right w:val="nil"/>
              <w:insideH w:val="nil"/>
              <w:insideV w:val="nil"/>
            </w:tcBorders>
            <w:tcMar>
              <w:left w:type="dxa" w:w="102"/>
              <w:right w:type="dxa" w:w="102"/>
            </w:tcMar>
            <w:tcPrChange w:id="100123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Change w:id="100124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4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-32.7679</w:t>
            </w:r>
          </w:p>
        </w:tc>
        <w:tc>
          <w:tcPr>
            <w:tcW w:w="0" w:type="auto"/>
            <w:tcBorders>
              <w:top w:val="nil"/>
              <w:left w:val="nil"/>
              <w:bottom w:val="nil"/>
              <w:right w:val="nil"/>
              <w:insideH w:val="nil"/>
              <w:insideV w:val="nil"/>
            </w:tcBorders>
            <w:tcMar>
              <w:left w:type="dxa" w:w="102"/>
              <w:right w:type="dxa" w:w="102"/>
            </w:tcMar>
            <w:tcPrChange w:id="100124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[-87.4089, 21.8732]</w:t>
            </w:r>
          </w:p>
        </w:tc>
        <w:tc>
          <w:tcPr>
            <w:tcW w:w="0" w:type="auto"/>
            <w:tcBorders>
              <w:top w:val="nil"/>
              <w:left w:val="nil"/>
              <w:bottom w:val="nil"/>
              <w:right w:val="nil"/>
              <w:insideH w:val="nil"/>
              <w:insideV w:val="nil"/>
            </w:tcBorders>
            <w:tcMar>
              <w:left w:type="dxa" w:w="102"/>
              <w:right w:type="dxa" w:w="102"/>
            </w:tcMar>
            <w:tcPrChange w:id="100124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4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4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0.217565</w:t>
            </w:r>
          </w:p>
        </w:tc>
      </w:tr>
      <w:tr>
        <w:trPr>
          <w:cantSplit/>
          <w:ins w:id="289" w:author="Codex" w:date="2026-10-05T14:02:24Z"/>
        </w:trPr>
        <w:tc>
          <w:tcPr>
            <w:tcW w:w="0" w:type="auto"/>
            <w:tcBorders>
              <w:top w:val="nil"/>
              <w:left w:val="nil"/>
              <w:bottom w:val="nil"/>
              <w:right w:val="nil"/>
              <w:insideH w:val="nil"/>
              <w:insideV w:val="nil"/>
            </w:tcBorders>
            <w:tcMar>
              <w:left w:type="dxa" w:w="102"/>
              <w:right w:type="dxa" w:w="102"/>
            </w:tcMar>
            <w:tcPrChange w:id="100124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Change w:id="100124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4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-3.338</w:t>
            </w:r>
          </w:p>
        </w:tc>
        <w:tc>
          <w:tcPr>
            <w:tcW w:w="0" w:type="auto"/>
            <w:tcBorders>
              <w:top w:val="nil"/>
              <w:left w:val="nil"/>
              <w:bottom w:val="nil"/>
              <w:right w:val="nil"/>
              <w:insideH w:val="nil"/>
              <w:insideV w:val="nil"/>
            </w:tcBorders>
            <w:tcMar>
              <w:left w:type="dxa" w:w="102"/>
              <w:right w:type="dxa" w:w="102"/>
            </w:tcMar>
            <w:tcPrChange w:id="100124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[-11.7841, 5.10811]</w:t>
            </w:r>
          </w:p>
        </w:tc>
        <w:tc>
          <w:tcPr>
            <w:tcW w:w="0" w:type="auto"/>
            <w:tcBorders>
              <w:top w:val="nil"/>
              <w:left w:val="nil"/>
              <w:bottom w:val="nil"/>
              <w:right w:val="nil"/>
              <w:insideH w:val="nil"/>
              <w:insideV w:val="nil"/>
            </w:tcBorders>
            <w:tcMar>
              <w:left w:type="dxa" w:w="102"/>
              <w:right w:type="dxa" w:w="102"/>
            </w:tcMar>
            <w:tcPrChange w:id="100125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5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5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0.457086</w:t>
            </w:r>
          </w:p>
        </w:tc>
      </w:tr>
      <w:tr>
        <w:trPr>
          <w:cantSplit/>
          <w:ins w:id="290" w:author="Codex" w:date="2026-10-05T14:02:24Z"/>
        </w:trPr>
        <w:tc>
          <w:tcPr>
            <w:tcW w:w="0" w:type="auto"/>
            <w:tcBorders>
              <w:top w:val="nil"/>
              <w:left w:val="nil"/>
              <w:bottom w:val="nil"/>
              <w:right w:val="nil"/>
              <w:insideH w:val="nil"/>
              <w:insideV w:val="nil"/>
            </w:tcBorders>
            <w:tcMar>
              <w:left w:type="dxa" w:w="102"/>
              <w:right w:type="dxa" w:w="102"/>
            </w:tcMar>
            <w:tcPrChange w:id="100125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Change w:id="100125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5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-11.6913</w:t>
            </w:r>
          </w:p>
        </w:tc>
        <w:tc>
          <w:tcPr>
            <w:tcW w:w="0" w:type="auto"/>
            <w:tcBorders>
              <w:top w:val="nil"/>
              <w:left w:val="nil"/>
              <w:bottom w:val="nil"/>
              <w:right w:val="nil"/>
              <w:insideH w:val="nil"/>
              <w:insideV w:val="nil"/>
            </w:tcBorders>
            <w:tcMar>
              <w:left w:type="dxa" w:w="102"/>
              <w:right w:type="dxa" w:w="102"/>
            </w:tcMar>
            <w:tcPrChange w:id="100125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[-83.7115, 60.3289]</w:t>
            </w:r>
          </w:p>
        </w:tc>
        <w:tc>
          <w:tcPr>
            <w:tcW w:w="0" w:type="auto"/>
            <w:tcBorders>
              <w:top w:val="nil"/>
              <w:left w:val="nil"/>
              <w:bottom w:val="nil"/>
              <w:right w:val="nil"/>
              <w:insideH w:val="nil"/>
              <w:insideV w:val="nil"/>
            </w:tcBorders>
            <w:tcMar>
              <w:left w:type="dxa" w:w="102"/>
              <w:right w:type="dxa" w:w="102"/>
            </w:tcMar>
            <w:tcPrChange w:id="100125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5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5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0.748503</w:t>
            </w:r>
          </w:p>
        </w:tc>
      </w:tr>
      <w:tr>
        <w:trPr>
          <w:cantSplit/>
          <w:ins w:id="291" w:author="Codex" w:date="2026-10-05T14:02:24Z"/>
        </w:trPr>
        <w:tc>
          <w:tcPr>
            <w:tcW w:w="0" w:type="auto"/>
            <w:tcBorders>
              <w:top w:val="nil"/>
              <w:left w:val="nil"/>
              <w:bottom w:val="nil"/>
              <w:right w:val="nil"/>
              <w:insideH w:val="nil"/>
              <w:insideV w:val="nil"/>
            </w:tcBorders>
            <w:tcMar>
              <w:left w:type="dxa" w:w="102"/>
              <w:right w:type="dxa" w:w="102"/>
            </w:tcMar>
            <w:tcPrChange w:id="100126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Change w:id="100126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6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-13.8635</w:t>
            </w:r>
          </w:p>
        </w:tc>
        <w:tc>
          <w:tcPr>
            <w:tcW w:w="0" w:type="auto"/>
            <w:tcBorders>
              <w:top w:val="nil"/>
              <w:left w:val="nil"/>
              <w:bottom w:val="nil"/>
              <w:right w:val="nil"/>
              <w:insideH w:val="nil"/>
              <w:insideV w:val="nil"/>
            </w:tcBorders>
            <w:tcMar>
              <w:left w:type="dxa" w:w="102"/>
              <w:right w:type="dxa" w:w="102"/>
            </w:tcMar>
            <w:tcPrChange w:id="100126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[-59.8777, 32.1507]</w:t>
            </w:r>
          </w:p>
        </w:tc>
        <w:tc>
          <w:tcPr>
            <w:tcW w:w="0" w:type="auto"/>
            <w:tcBorders>
              <w:top w:val="nil"/>
              <w:left w:val="nil"/>
              <w:bottom w:val="nil"/>
              <w:right w:val="nil"/>
              <w:insideH w:val="nil"/>
              <w:insideV w:val="nil"/>
            </w:tcBorders>
            <w:tcMar>
              <w:left w:type="dxa" w:w="102"/>
              <w:right w:type="dxa" w:w="102"/>
            </w:tcMar>
            <w:tcPrChange w:id="100126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6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6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0.572854</w:t>
            </w:r>
          </w:p>
        </w:tc>
      </w:tr>
      <w:tr>
        <w:trPr>
          <w:cantSplit/>
          <w:ins w:id="292" w:author="Codex" w:date="2026-10-05T14:02:24Z"/>
        </w:trPr>
        <w:tc>
          <w:tcPr>
            <w:tcW w:w="0" w:type="auto"/>
            <w:tcBorders>
              <w:top w:val="nil"/>
              <w:left w:val="nil"/>
              <w:bottom w:val="nil"/>
              <w:right w:val="nil"/>
              <w:insideH w:val="nil"/>
              <w:insideV w:val="nil"/>
            </w:tcBorders>
            <w:tcMar>
              <w:left w:type="dxa" w:w="102"/>
              <w:right w:type="dxa" w:w="102"/>
            </w:tcMar>
            <w:tcPrChange w:id="100126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Change w:id="100126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6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-0.430562</w:t>
            </w:r>
          </w:p>
        </w:tc>
        <w:tc>
          <w:tcPr>
            <w:tcW w:w="0" w:type="auto"/>
            <w:tcBorders>
              <w:top w:val="nil"/>
              <w:left w:val="nil"/>
              <w:bottom w:val="nil"/>
              <w:right w:val="nil"/>
              <w:insideH w:val="nil"/>
              <w:insideV w:val="nil"/>
            </w:tcBorders>
            <w:tcMar>
              <w:left w:type="dxa" w:w="102"/>
              <w:right w:type="dxa" w:w="102"/>
            </w:tcMar>
            <w:tcPrChange w:id="100127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[-3.07477, 2.21365]</w:t>
            </w:r>
          </w:p>
        </w:tc>
        <w:tc>
          <w:tcPr>
            <w:tcW w:w="0" w:type="auto"/>
            <w:tcBorders>
              <w:top w:val="nil"/>
              <w:left w:val="nil"/>
              <w:bottom w:val="nil"/>
              <w:right w:val="nil"/>
              <w:insideH w:val="nil"/>
              <w:insideV w:val="nil"/>
            </w:tcBorders>
            <w:tcMar>
              <w:left w:type="dxa" w:w="102"/>
              <w:right w:type="dxa" w:w="102"/>
            </w:tcMar>
            <w:tcPrChange w:id="100127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7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7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0.746507</w:t>
            </w:r>
          </w:p>
        </w:tc>
      </w:tr>
      <w:tr>
        <w:trPr>
          <w:cantSplit/>
          <w:ins w:id="293" w:author="Codex" w:date="2026-10-05T14:02:24Z"/>
        </w:trPr>
        <w:tc>
          <w:tcPr>
            <w:tcW w:w="0" w:type="auto"/>
            <w:tcBorders>
              <w:top w:val="nil"/>
              <w:left w:val="nil"/>
              <w:bottom w:val="nil"/>
              <w:right w:val="nil"/>
              <w:insideH w:val="nil"/>
              <w:insideV w:val="nil"/>
            </w:tcBorders>
            <w:tcMar>
              <w:left w:type="dxa" w:w="102"/>
              <w:right w:type="dxa" w:w="102"/>
            </w:tcMar>
            <w:tcPrChange w:id="100127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Change w:id="10012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-4.94853</w:t>
            </w:r>
          </w:p>
        </w:tc>
        <w:tc>
          <w:tcPr>
            <w:tcW w:w="0" w:type="auto"/>
            <w:tcBorders>
              <w:top w:val="nil"/>
              <w:left w:val="nil"/>
              <w:bottom w:val="nil"/>
              <w:right w:val="nil"/>
              <w:insideH w:val="nil"/>
              <w:insideV w:val="nil"/>
            </w:tcBorders>
            <w:tcMar>
              <w:left w:type="dxa" w:w="102"/>
              <w:right w:type="dxa" w:w="102"/>
            </w:tcMar>
            <w:tcPrChange w:id="10012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2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Change w:id="10012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94" w:author="Codex" w:date="2026-10-05T14:02:24Z"/>
        </w:trPr>
        <w:tc>
          <w:tcPr>
            <w:tcW w:w="0" w:type="auto"/>
            <w:tcBorders>
              <w:top w:val="nil"/>
              <w:left w:val="nil"/>
              <w:bottom w:val="nil"/>
              <w:right w:val="nil"/>
              <w:insideH w:val="nil"/>
              <w:insideV w:val="nil"/>
            </w:tcBorders>
            <w:tcMar>
              <w:left w:type="dxa" w:w="102"/>
              <w:right w:type="dxa" w:w="102"/>
            </w:tcMar>
            <w:tcPrChange w:id="10012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Change w:id="10012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0.135411</w:t>
            </w:r>
          </w:p>
        </w:tc>
        <w:tc>
          <w:tcPr>
            <w:tcW w:w="0" w:type="auto"/>
            <w:tcBorders>
              <w:top w:val="nil"/>
              <w:left w:val="nil"/>
              <w:bottom w:val="nil"/>
              <w:right w:val="nil"/>
              <w:insideH w:val="nil"/>
              <w:insideV w:val="nil"/>
            </w:tcBorders>
            <w:tcMar>
              <w:left w:type="dxa" w:w="102"/>
              <w:right w:type="dxa" w:w="102"/>
            </w:tcMar>
            <w:tcPrChange w:id="10012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[-2.68938, 2.9602]</w:t>
            </w:r>
          </w:p>
        </w:tc>
        <w:tc>
          <w:tcPr>
            <w:tcW w:w="0" w:type="auto"/>
            <w:tcBorders>
              <w:top w:val="nil"/>
              <w:left w:val="nil"/>
              <w:bottom w:val="nil"/>
              <w:right w:val="nil"/>
              <w:insideH w:val="nil"/>
              <w:insideV w:val="nil"/>
            </w:tcBorders>
            <w:tcMar>
              <w:left w:type="dxa" w:w="102"/>
              <w:right w:type="dxa" w:w="102"/>
            </w:tcMar>
            <w:tcPrChange w:id="10012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0.908184</w:t>
            </w:r>
          </w:p>
        </w:tc>
      </w:tr>
      <w:tr>
        <w:trPr>
          <w:cantSplit/>
          <w:ins w:id="295"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1288"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single" w:sz="12" w:color="000000"/>
              <w:right w:val="nil"/>
              <w:insideH w:val="nil"/>
              <w:insideV w:val="nil"/>
            </w:tcBorders>
            <w:tcMar>
              <w:left w:type="dxa" w:w="102"/>
              <w:right w:type="dxa" w:w="102"/>
            </w:tcMar>
            <w:tcPrChange w:id="1001289"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single" w:sz="12" w:color="000000"/>
              <w:right w:val="nil"/>
              <w:insideH w:val="nil"/>
              <w:insideV w:val="nil"/>
            </w:tcBorders>
            <w:tcMar>
              <w:left w:type="dxa" w:w="102"/>
              <w:right w:type="dxa" w:w="102"/>
            </w:tcMar>
            <w:tcPrChange w:id="1001290"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17.7836</w:t>
            </w:r>
          </w:p>
        </w:tc>
        <w:tc>
          <w:tcPr>
            <w:tcW w:w="0" w:type="auto"/>
            <w:tcBorders>
              <w:top w:val="nil"/>
              <w:left w:val="nil"/>
              <w:bottom w:val="single" w:sz="12" w:color="000000"/>
              <w:right w:val="nil"/>
              <w:insideH w:val="nil"/>
              <w:insideV w:val="nil"/>
            </w:tcBorders>
            <w:tcMar>
              <w:left w:type="dxa" w:w="102"/>
              <w:right w:type="dxa" w:w="102"/>
            </w:tcMar>
            <w:tcPrChange w:id="1001291"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[-1.12607, 36.6932]</w:t>
            </w:r>
          </w:p>
        </w:tc>
        <w:tc>
          <w:tcPr>
            <w:tcW w:w="0" w:type="auto"/>
            <w:tcBorders>
              <w:top w:val="nil"/>
              <w:left w:val="nil"/>
              <w:bottom w:val="single" w:sz="12" w:color="000000"/>
              <w:right w:val="nil"/>
              <w:insideH w:val="nil"/>
              <w:insideV w:val="nil"/>
            </w:tcBorders>
            <w:tcMar>
              <w:left w:type="dxa" w:w="102"/>
              <w:right w:type="dxa" w:w="102"/>
            </w:tcMar>
            <w:tcPrChange w:id="1001292"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Change w:id="1001293"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single" w:sz="12" w:color="000000"/>
              <w:right w:val="nil"/>
              <w:insideH w:val="nil"/>
              <w:insideV w:val="nil"/>
            </w:tcBorders>
            <w:tcMar>
              <w:left w:type="dxa" w:w="102"/>
              <w:right w:type="dxa" w:w="102"/>
            </w:tcMar>
            <w:tcPrChange w:id="1001294"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0.0606061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96" w:author="Codex" w:date="2026-10-05T14:02:24Z"/>
          <w:rFonts w:ascii="Times New Roman" w:hAnsi="Times New Roman" w:cs="Times New Roman" w:eastAsia="SimSun"/>
          <w:sz w:val="21"/>
          <w:szCs w:val="21"/>
        </w:rPr>
      </w:pPr>
      <w:ins w:id="297" w:author="Codex" w:date="2026-10-05T14:02:24Z">
        <w:r>
          <w:rPr>
            <w:rFonts w:ascii="Times New Roman" w:hAnsi="Times New Roman" w:cs="Times New Roman" w:eastAsia="SimSun"/>
            <w:sz w:val="21"/>
            <w:szCs w:val="21"/>
          </w:rPr>
          <w:t>R6_B1的辅助金额对比原始p&lt;0.05；此结果属于多次探索中的辅助发现，尚不能称为控制整个搜索过程后的显著机制。不能将“主要对比未发现原始显著结果”扩写为“所有调节对比均不显著”。有效比例不足98%的结果继续暂缓推断。</w:t>
        </w:r>
      </w:ins>
    </w:p>
    <w:p>
      <w:pPr>
        <w:pStyle w:val="af5"/>
        <w:ind w:firstLine="428"/>
        <w:jc w:val="both"/>
        <w:rPr>
          <w:ins w:id="1001447" w:author="Codex" w:date="2026-10-06T05:40:41Z"/>
          <w:sz w:val="21"/>
          <w:szCs w:val="21"/>
        </w:rPr>
      </w:pPr>
      <w:ins w:id="1001448" w:author="Codex" w:date="2026-10-06T05:40:41Z">
        <w:r>
          <w:rPr>
            <w:rFonts w:ascii="Times New Roman" w:hAnsi="Times New Roman" w:eastAsia="SimSun" w:cs="Times New Roman"/>
            <w:sz w:val="21"/>
            <w:szCs w:val="21"/>
          </w:rPr>
          <w:t>附录E 选择后的限定复核</w:t>
        </w:r>
      </w:ins>
    </w:p>
    <w:p>
      <w:pPr>
        <w:pStyle w:val="af5"/>
        <w:ind w:firstLine="428"/>
        <w:jc w:val="both"/>
        <w:rPr>
          <w:ins w:id="1001449" w:author="Codex" w:date="2026-10-06T05:40:41Z"/>
          <w:sz w:val="21"/>
          <w:szCs w:val="21"/>
        </w:rPr>
      </w:pPr>
      <w:ins w:id="1001450" w:author="Codex" w:date="2026-10-06T05:40:41Z">
        <w:r>
          <w:rPr>
            <w:rFonts w:ascii="Times New Roman" w:hAnsi="Times New Roman" w:eastAsia="SimSun" w:cs="Times New Roman"/>
            <w:sz w:val="21"/>
            <w:szCs w:val="21"/>
          </w:rPr>
          <w:t>E.1 候选定义、样本与区间</w:t>
        </w:r>
      </w:ins>
    </w:p>
    <w:p>
      <w:pPr>
        <w:pStyle w:val="af5"/>
        <w:snapToGrid w:val="0"/>
        <w:ind w:firstLine="420"/>
        <w:jc w:val="both"/>
        <w:rPr>
          <w:ins w:id="1001451" w:author="Codex" w:date="2026-10-06T05:40:41Z"/>
          <w:sz w:val="21"/>
          <w:szCs w:val="21"/>
        </w:rPr>
      </w:pPr>
      <w:ins w:id="1001452" w:author="Codex" w:date="2026-10-06T05:40:41Z">
        <w:r>
          <w:rPr>
            <w:rFonts w:ascii="Times New Roman" w:hAnsi="Times New Roman" w:eastAsia="SimSun" w:cs="Times New Roman"/>
            <w:sz w:val="21"/>
            <w:szCs w:val="21"/>
          </w:rPr>
          <w:t>P1（FEAS_031）限定基期本人满意度不高于配偶且双方两期满意度可用者；期末本人高于配偶记为1，否则为0，固定对比0→1。样本为9,879条二元组—时段记录、2,939簇。P2（FEAS_041）使用本人减配偶满意度分差的跨期变化，固定对比0→1分；原完整案例12,625行，经基期分差加0和1均须落在[−4，4]的端点检查后，保留12,564行、3,149簇。该端点检查不证明条件共同支持或连续中介模拟均可行。配偶分差的负号镜像经干预值对应后不算独立机制。</w:t>
        </w:r>
      </w:ins>
    </w:p>
    <w:p>
      <w:pPr>
        <w:pStyle w:val="af5"/>
        <w:snapToGrid w:val="0"/>
        <w:ind w:firstLine="420"/>
        <w:jc w:val="both"/>
        <w:rPr>
          <w:ins w:id="1001453" w:author="Codex" w:date="2026-10-06T05:40:41Z"/>
          <w:sz w:val="21"/>
          <w:szCs w:val="21"/>
        </w:rPr>
      </w:pPr>
      <w:ins w:id="1001454" w:author="Codex" w:date="2026-10-06T05:40:41Z">
        <w:r>
          <w:rPr>
            <w:rFonts w:ascii="Times New Roman" w:hAnsi="Times New Roman" w:eastAsia="SimSun" w:cs="Times New Roman"/>
            <w:sz w:val="21"/>
            <w:szCs w:val="21"/>
          </w:rPr>
          <w:t>两候选的暴露均为本人期末实际收入高于基期，结局均为向原记录父母的实际月均经济支持高于基期；金额未知不赋零。结果模型包含收入、中介、二者交互及控制变量；P1中介方程为Logit，P2为Gaussian。本轮仅删除dwm_begin，不证明其余控制全部处于处理前。1,000次重复均有效；敏感性区间按点估计±bootstrap重复与点估计绝对偏差的95%分位数构造（type=7），与旧稿百分位区间分列，未新增p值。</w:t>
        </w:r>
      </w:ins>
    </w:p>
    <w:p>
      <w:pPr>
        <w:pStyle w:val="af5"/>
        <w:snapToGrid w:val="0"/>
        <w:ind w:firstLine="420"/>
        <w:jc w:val="both"/>
        <w:rPr>
          <w:ins w:id="1001568" w:author="Codex" w:date="2026-10-06T15:06:37Z"/>
          <w:sz w:val="21"/>
          <w:szCs w:val="21"/>
        </w:rPr>
      </w:pPr>
      <w:ins w:id="1001569" w:author="Codex" w:date="2026-10-06T15:06:37Z">
        <w:r>
          <w:rPr>
            <w:rFonts w:ascii="Times New Roman" w:hAnsi="Times New Roman" w:eastAsia="SimSun" w:cs="Times New Roman"/>
            <w:sz w:val="21"/>
            <w:szCs w:val="21"/>
          </w:rPr>
          <w:t>尺度说明：本轮固定M的CDE由不含postc的结局Logit模型标准化获得；041的Gaussian中介模型影响自然间接效应的模拟，不自动使固定M的ΔOR无效。OR具有不可崩缩性，尺度差异须与实际编码或数值故障区分。当前没有postc不证明现实中不存在处理后混杂。</w:t>
        </w:r>
      </w:ins>
    </w:p>
    <w:p>
      <w:pPr>
        <w:pStyle w:val="af5"/>
        <w:snapToGrid w:val="0"/>
        <w:ind w:firstLine="420"/>
        <w:jc w:val="both"/>
        <w:rPr>
          <w:ins w:id="1001455" w:author="Codex" w:date="2026-10-06T05:40:41Z"/>
          <w:sz w:val="21"/>
          <w:szCs w:val="21"/>
        </w:rPr>
      </w:pPr>
      <w:ins w:id="1001456" w:author="Codex" w:date="2026-10-06T05:40:41Z">
        <w:r>
          <w:rPr>
            <w:rFonts w:ascii="Times New Roman" w:hAnsi="Times New Roman" w:eastAsia="SimSun" w:cs="Times New Roman"/>
            <w:sz w:val="21"/>
            <w:szCs w:val="21"/>
          </w:rPr>
          <w:t>P1修订减原模型的ΔOR为−0.001807，95%区间[−0.007229，0.003615]；TNIE差为0.000069，区间[−0.000366，0.000504]。P2相应ΔOR差为0.000372，区间[−0.001218，0.001963]；TNIE差为−0.000007，区间[−0.000068，0.000054]。TNIE差的零值为0，与TNIE自身的无效值1不同。</w:t>
        </w:r>
      </w:ins>
    </w:p>
    <w:p>
      <w:pPr>
        <w:pStyle w:val="af5"/>
        <w:snapToGrid w:val="0"/>
        <w:ind w:firstLine="420"/>
        <w:jc w:val="both"/>
        <w:rPr>
          <w:ins w:id="1001457" w:author="Codex" w:date="2026-10-06T05:40:41Z"/>
          <w:sz w:val="21"/>
          <w:szCs w:val="21"/>
        </w:rPr>
      </w:pPr>
      <w:ins w:id="1001458" w:author="Codex" w:date="2026-10-06T05:40:41Z">
        <w:r>
          <w:rPr>
            <w:rFonts w:ascii="Times New Roman" w:hAnsi="Times New Roman" w:eastAsia="SimSun" w:cs="Times New Roman"/>
            <w:sz w:val="21"/>
            <w:szCs w:val="21"/>
          </w:rPr>
          <w:t>P1修订模型2018—2020年、2020—2022年的ΔOR分别为−0.461590和−0.342680；P2分别为−0.107590和−0.059135。两候选全部2,939和3,149个逐簇剔除拟合有效；其最大相对变化以修订全样本ΔOR为分母，不混入删除dwm_begin的变化。分期结果只报告点估计，不作新增显著性声明。</w:t>
        </w:r>
      </w:ins>
    </w:p>
    <w:p>
      <w:pPr>
        <w:pStyle w:val="af5"/>
        <w:snapToGrid w:val="0"/>
        <w:ind w:firstLine="420"/>
        <w:jc w:val="both"/>
        <w:rPr>
          <w:ins w:id="1001570" w:author="Codex" w:date="2026-10-06T15:06:37Z"/>
          <w:sz w:val="21"/>
          <w:szCs w:val="21"/>
        </w:rPr>
      </w:pPr>
      <w:ins w:id="1001571" w:author="Codex" w:date="2026-10-06T15:06:37Z">
        <w:r>
          <w:rPr>
            <w:rFonts w:ascii="Times New Roman" w:hAnsi="Times New Roman" w:eastAsia="SimSun" w:cs="Times New Roman"/>
            <w:sz w:val="21"/>
            <w:szCs w:val="21"/>
          </w:rPr>
          <w:t>逐簇删除导致的最大相对点变化分别为3.616%和8.016%，均低于本轮预定25%诊断阈值；该阈值只用于影响诊断，不构成新的显著性检验。历史搜索校正使用中心化重复、固定bootstrap标准差、逐步最大统计量和加一尾计数，仅作为已发生筛选的背景核查。</w:t>
        </w:r>
      </w:ins>
    </w:p>
    <w:p>
      <w:pPr>
        <w:pStyle w:val="af5"/>
        <w:ind w:firstLine="428"/>
        <w:jc w:val="both"/>
        <w:rPr>
          <w:ins w:id="1001459" w:author="Codex" w:date="2026-10-06T05:40:41Z"/>
          <w:sz w:val="21"/>
          <w:szCs w:val="21"/>
        </w:rPr>
      </w:pPr>
      <w:ins w:id="1001460" w:author="Codex" w:date="2026-10-06T05:40:41Z">
        <w:r>
          <w:rPr>
            <w:rFonts w:ascii="Times New Roman" w:hAnsi="Times New Roman" w:eastAsia="SimSun" w:cs="Times New Roman"/>
            <w:sz w:val="21"/>
            <w:szCs w:val="21"/>
          </w:rPr>
          <w:t>E.2 三状态金额对比及失败记录</w:t>
        </w:r>
      </w:ins>
    </w:p>
    <w:p>
      <w:pPr>
        <w:pStyle w:val="af5"/>
        <w:snapToGrid w:val="0"/>
        <w:ind w:firstLine="420"/>
        <w:jc w:val="both"/>
        <w:rPr>
          <w:ins w:id="1001461" w:author="Codex" w:date="2026-10-06T05:40:41Z"/>
          <w:sz w:val="21"/>
          <w:szCs w:val="21"/>
        </w:rPr>
      </w:pPr>
      <w:ins w:id="1001462" w:author="Codex" w:date="2026-10-06T05:40:41Z">
        <w:r>
          <w:rPr>
            <w:rFonts w:ascii="Times New Roman" w:hAnsi="Times New Roman" w:eastAsia="SimSun" w:cs="Times New Roman"/>
            <w:sz w:val="21"/>
            <w:szCs w:val="21"/>
          </w:rPr>
          <w:t>P3对三种满意度状态分别计算X=1与X=0的标准化预测差；总体金额为支持发生概率乘正值金额预测后再求样本平均。两个状态差组成二维向量，以有效重复的固定协方差计算二次型，并用bootstrap向量减原点估计所得中心化统计量校准尾概率，采用加一修正；不将其表述为卡方分布校准。封顶采用pmin固定阈值，不删除上尾记录。</w:t>
        </w:r>
      </w:ins>
    </w:p>
    <w:p>
      <w:pPr>
        <w:pStyle w:val="af5"/>
        <w:snapToGrid w:val="0"/>
        <w:ind w:firstLine="420"/>
        <w:jc w:val="both"/>
        <w:rPr>
          <w:ins w:id="1001572" w:author="Codex" w:date="2026-10-06T15:06:37Z"/>
          <w:sz w:val="21"/>
          <w:szCs w:val="21"/>
        </w:rPr>
      </w:pPr>
      <w:ins w:id="1001573" w:author="Codex" w:date="2026-10-06T15:06:37Z">
        <w:r>
          <w:rPr>
            <w:rFonts w:ascii="Times New Roman" w:hAnsi="Times New Roman" w:eastAsia="SimSun" w:cs="Times New Roman"/>
            <w:sz w:val="21"/>
            <w:szCs w:val="21"/>
          </w:rPr>
          <w:t>复核使用原3,212簇抽样框，其中3,153簇在P3有贡献，重复抽中簇的权重完整保留。封顶阈值固定为2,664.29840142096元／月；两部分合成为mean(p_i×mu_i)，不采用两个均值相乘。旧原金额重复有效率为97.55%，低于预定98%门槛；同似然修复保持样本、公式、Gamma/Log模型与抽样索引不变。数值路径采用更严格的步长控制并在同一目标上精化；目标函数、梯度、Hessian和两起点一致性诊断列于随附技术记录。</w:t>
        </w:r>
      </w:ins>
    </w:p>
    <w:p>
      <w:pPr>
        <w:pStyle w:val="af5"/>
        <w:snapToGrid w:val="0"/>
        <w:ind w:firstLine="420"/>
        <w:jc w:val="both"/>
        <w:rPr>
          <w:ins w:id="1001574" w:author="Codex" w:date="2026-10-06T15:06:37Z"/>
          <w:sz w:val="21"/>
          <w:szCs w:val="21"/>
        </w:rPr>
      </w:pPr>
      <w:ins w:id="1001575" w:author="Codex" w:date="2026-10-06T15:06:37Z">
        <w:r>
          <w:rPr>
            <w:rFonts w:ascii="Times New Roman" w:hAnsi="Times New Roman" w:eastAsia="SimSun" w:cs="Times New Roman"/>
            <w:sz w:val="21"/>
            <w:szCs w:val="21"/>
          </w:rPr>
          <w:t>历史推断缺失另行保留：新14项B1仅195/200次有效，敏感性R4_B1、R3_B1、R9_C1、R9_C3、R9_D1、R9_D2未达98%有效比例而暂缓正式p与区间；三波金额中介仅373/500与311/500。P3修复没有覆盖这些历史规格，不能将其计作已证实不显著。</w:t>
        </w:r>
      </w:ins>
    </w:p>
    <w:p>
      <w:pPr>
        <w:pStyle w:val="af5"/>
        <w:snapToGrid w:val="0"/>
        <w:ind w:firstLine="420"/>
        <w:jc w:val="both"/>
        <w:rPr>
          <w:ins w:id="1001576" w:author="Codex" w:date="2026-10-06T15:06:37Z"/>
          <w:sz w:val="21"/>
          <w:szCs w:val="21"/>
        </w:rPr>
      </w:pPr>
      <w:ins w:id="1001577" w:author="Codex" w:date="2026-10-06T15:06:37Z">
        <w:r>
          <w:rPr>
            <w:rFonts w:ascii="Times New Roman" w:hAnsi="Times New Roman" w:eastAsia="SimSun" w:cs="Times New Roman"/>
            <w:sz w:val="21"/>
            <w:szCs w:val="21"/>
          </w:rPr>
          <w:t>原金额5分对≤3分及5分对4分之差为−24.0332、−30.4177元/月；封顶金额对应差值为−25.6108、−30.3552元/月。旧49次失败（48次不收敛、1次拟合或预测错误）完整留档。固定验证中的53份样本、两种金额口径均通过满秩、正Hessian、梯度、两起点及有限正预测检查，随后统一应用新求解规则至原2,000份抽样。新旧概率方程重复值完全一致，所有原抽样哈希逐项匹配，原金额与封顶金额各2,000次有效。整体尾部计数分别为263与159，加一p分别为264/2001及160/2001；本轮未新增单个状态或相邻对比p值。</w:t>
        </w:r>
      </w:ins>
    </w:p>
    <w:p>
      <w:pPr>
        <w:pStyle w:val="af5"/>
        <w:ind w:firstLine="428"/>
        <w:jc w:val="both"/>
        <w:rPr>
          <w:ins w:id="1001465" w:author="Codex" w:date="2026-10-06T05:40:41Z"/>
          <w:sz w:val="21"/>
          <w:szCs w:val="21"/>
        </w:rPr>
      </w:pPr>
      <w:ins w:id="1001466" w:author="Codex" w:date="2026-10-06T05:40:41Z">
        <w:r>
          <w:rPr>
            <w:rFonts w:ascii="Times New Roman" w:hAnsi="Times New Roman" w:eastAsia="SimSun" w:cs="Times New Roman"/>
            <w:sz w:val="21"/>
            <w:szCs w:val="21"/>
          </w:rPr>
          <w:t>E.3 本人—波次关联及固定六项校正</w:t>
        </w:r>
      </w:ins>
    </w:p>
    <w:p>
      <w:pPr>
        <w:pStyle w:val="af5"/>
        <w:snapToGrid w:val="0"/>
        <w:ind w:firstLine="420"/>
        <w:jc w:val="both"/>
        <w:rPr>
          <w:ins w:id="1001467" w:author="Codex" w:date="2026-10-06T05:40:41Z"/>
          <w:sz w:val="21"/>
          <w:szCs w:val="21"/>
        </w:rPr>
      </w:pPr>
      <w:ins w:id="1001468" w:author="Codex" w:date="2026-10-06T05:40:41Z">
        <w:r>
          <w:rPr>
            <w:rFonts w:ascii="Times New Roman" w:hAnsi="Times New Roman" w:eastAsia="SimSun" w:cs="Times New Roman"/>
            <w:sz w:val="21"/>
            <w:szCs w:val="21"/>
          </w:rPr>
          <w:t>N1从13,514条本人—波次记录开始，完整资料13,361条，剔除仅余一波的68条后为13,293条；其中2,795人三波、2,454人两波。本人—波次等权意味着三波者总权重高于两波者，其他时变控制未全部分解均值与偏差。本人均值、本人偏差、配偶均值和配偶偏差的概率百分点系数依次为1.655113、1.234941、1.841208和−0.915259；95%区间依次为[0.031740，3.278486]、[−0.128793，2.598675]、[0.168838，3.513577]、[−2.298367，0.467848]。这些区间未经多重比较调整。</w:t>
        </w:r>
      </w:ins>
    </w:p>
    <w:p>
      <w:pPr>
        <w:pStyle w:val="af5"/>
        <w:keepNext/>
        <w:spacing w:line="280" w:lineRule="exact"/>
        <w:ind w:firstLineChars="0" w:firstLine="0"/>
        <w:jc w:val="center"/>
        <w:rPr>
          <w:ins w:id="1001578" w:author="Codex" w:date="2026-10-06T15:06:37Z"/>
          <w:rFonts w:eastAsia="KaiTi"/>
          <w:bCs w:val="0"/>
          <w:sz w:val="21"/>
          <w:szCs w:val="21"/>
        </w:rPr>
      </w:pPr>
      <w:ins w:id="1001579" w:author="Codex" w:date="2026-10-06T15:06:37Z">
        <w:r>
          <w:rPr>
            <w:rFonts w:ascii="Times New Roman" w:hAnsi="Times New Roman" w:eastAsia="KaiTi" w:cs="Times New Roman"/>
            <w:sz w:val="21"/>
            <w:szCs w:val="21"/>
          </w:rPr>
          <w:t>表E.1 固定六项检验的原始p与BH/BY调整</w:t>
        </w:r>
      </w:ins>
    </w:p>
    <w:tbl>
      <w:tblPr>
        <w:tblW w:w="0" w:type="auto"/>
        <w:tblInd w:w="0" w:type="dxa"/>
        <w:tblBorders>
          <w:top w:val="single" w:sz="8" w:color="auto"/>
          <w:bottom w:val="single" w:sz="8" w:color="auto"/>
        </w:tblBorders>
        <w:tblLayout w:type="autofit"/>
      </w:tblPr>
      <w:tblGrid>
        <w:gridCol w:w="3400"/>
        <w:gridCol w:w="1300"/>
        <w:gridCol w:w="1300"/>
        <w:gridCol w:w="1300"/>
        <w:gridCol w:w="1900"/>
      </w:tblGrid>
      <w:tr>
        <w:trPr>
          <w:cantSplit/>
          <w:tblHeader/>
          <w:ins w:id="1001580"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登记检验</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原始p</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BH q6</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BY q6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状态</w:t>
            </w:r>
          </w:p>
        </w:tc>
      </w:tr>
      <w:tr>
        <w:trPr>
          <w:cantSplit/>
          <w:ins w:id="1001581"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0.045682</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2"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0.075915</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3"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0.030937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4"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0.476835</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5"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P3原金额三状态整体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0.131934</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0.158321</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0.387886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6"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P3封顶金额三状态整体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0.079960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bl>
    <w:p>
      <w:pPr>
        <w:pStyle w:val="af5"/>
        <w:snapToGrid w:val="0"/>
        <w:ind w:firstLine="420"/>
        <w:jc w:val="both"/>
        <w:rPr>
          <w:ins w:id="1001587" w:author="Codex" w:date="2026-10-06T15:06:37Z"/>
          <w:sz w:val="21"/>
          <w:szCs w:val="21"/>
        </w:rPr>
      </w:pPr>
      <w:ins w:id="1001588" w:author="Codex" w:date="2026-10-06T15:06:37Z">
        <w:r>
          <w:rPr>
            <w:rFonts w:ascii="Times New Roman" w:hAnsi="Times New Roman" w:eastAsia="SimSun" w:cs="Times New Roman"/>
            <w:sz w:val="21"/>
            <w:szCs w:val="21"/>
          </w:rPr>
          <w:t>注：固定家族共6项，数值修复后六项均可估计；BH/BY均未在0.05水平拒绝。本表仅调整本次六项检验，不消除历史模型选择。P1/P2敏感性区间不属于本表六项家族；旧B=200搜索校正另行报告。N2只描述既有分期点，不新增检验。</w:t>
        </w:r>
      </w:ins>
    </w:p>
    <w:p w14:paraId="0280F381" w14:textId="77777777" w:rsidR="003E386D" w:rsidRDefault="003E386D">
      <w:pPr>
        <w:pStyle w:val="af5"/>
        <w:keepNext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Change w:id="10230" w:author="Codex" w:date="2026-10-05T16:32:41.313017+00:00">
            <w:rPr>
              <w:sz w:val="21"/>
              <w:szCs w:val="21"/>
            </w:rPr>
          </w:rPrChange>
        </w:rPr>
        <w:pPrChange w:id="8454" w:author="Codex" w:date="2026-10-05T16:32:41.313017+00:00">
          <w:pPr>
            <w:pStyle w:val="af5"/>
            <w:ind w:firstLineChars="0" w:firstLine="0"/>
          </w:pPr>
        </w:pPrChange>
      </w:pPr>
      <w:r>
        <w:rPr>
          <w:rFonts w:ascii="Times New Roman" w:hAnsi="Times New Roman" w:cs="Times New Roman" w:eastAsia="SimSun"/>
          <w:sz w:val="21"/>
          <w:szCs w:val="21"/>
          <w:rPrChange w:id="8455" w:author="Codex" w:date="2026-10-05T16:32:41.313017+00:00">
            <w:rPr>
              <w:rFonts w:hint="eastAsia"/>
              <w:sz w:val="21"/>
              <w:szCs w:val="21"/>
            </w:rPr>
          </w:rPrChange>
        </w:rPr>
        <w:t>参考文献</w:t>
      </w:r>
    </w:p>
    <w:p w14:paraId="29FA0214" w14:textId="77777777" w:rsidR="003E386D" w:rsidRPr="00294E0B" w:rsidRDefault="003E386D" w:rsidP="00294E0B">
      <w:pPr>
        <w:pStyle w:val="PLAN13NativeBibliography20260930"/>
        <w:ind w:firstLine="420"/>
        <w:rPr>
          <w:del w:id="1001589" w:author="Codex" w:date="2026-10-06T19:51:51Z"/>
          <w:rFonts w:cs="Times New Roman"/>
          <w:sz w:val="21"/>
        </w:rPr>
      </w:pPr>
      <w:del w:id="1001590" w:author="Codex" w:date="2026-10-06T19:51:51Z">
        <w:r>
          <w:rPr>
            <w:bCs/>
            <w:sz w:val="21"/>
            <w:szCs w:val="21"/>
          </w:rPr>
          <w:fldChar w:fldCharType="begin"/>
        </w:r>
        <w:r>
          <w:rPr>
            <w:bCs/>
            <w:sz w:val="21"/>
            <w:szCs w:val="21"/>
          </w:rPr>
          <w:delInstrText xml:space="preserve"> ADDIN ZOTERO_BIBL {"uncited":[],"omitted":[],"custom":[]} CSL_BIBLIOGRAPHY </w:delInstrText>
        </w:r>
        <w:r>
          <w:rPr>
            <w:bCs/>
            <w:sz w:val="21"/>
            <w:szCs w:val="21"/>
          </w:rPr>
          <w:fldChar w:fldCharType="separate"/>
        </w:r>
        <w:r w:rsidRPr="00916933">
          <w:rPr>
            <w:rFonts w:eastAsiaTheme="minorEastAsia" w:cs="Times New Roman"/>
            <w:sz w:val="21"/>
            <w:lang w:eastAsia="zh-CN"/>
          </w:rPr>
          <w:delText>许琪</w:delText>
        </w:r>
        <w:r w:rsidRPr="00916933">
          <w:rPr>
            <w:rFonts w:eastAsiaTheme="minorEastAsia" w:cs="Times New Roman"/>
            <w:sz w:val="21"/>
            <w:lang w:eastAsia="zh-CN"/>
          </w:rPr>
          <w:delText xml:space="preserve">, 2022. </w:delText>
        </w:r>
        <w:r w:rsidRPr="00916933">
          <w:rPr>
            <w:rFonts w:eastAsiaTheme="minorEastAsia" w:cs="Times New Roman"/>
            <w:sz w:val="21"/>
            <w:lang w:eastAsia="zh-CN"/>
          </w:rPr>
          <w:delText>挣钱还是做家务</w:delText>
        </w:r>
        <w:r w:rsidRPr="00916933">
          <w:rPr>
            <w:rFonts w:eastAsiaTheme="minorEastAsia" w:cs="Times New Roman"/>
            <w:sz w:val="21"/>
            <w:lang w:eastAsia="zh-CN"/>
          </w:rPr>
          <w:delText>——</w:delText>
        </w:r>
        <w:r w:rsidRPr="00916933">
          <w:rPr>
            <w:rFonts w:eastAsiaTheme="minorEastAsia" w:cs="Times New Roman"/>
            <w:sz w:val="21"/>
            <w:lang w:eastAsia="zh-CN"/>
          </w:rPr>
          <w:delText>丈夫的经济贡献和家务贡献对妻子婚姻满意度的影响</w:delText>
        </w:r>
        <w:r w:rsidRPr="00916933">
          <w:rPr>
            <w:rFonts w:eastAsiaTheme="minorEastAsia" w:cs="Times New Roman"/>
            <w:sz w:val="21"/>
            <w:lang w:eastAsia="zh-CN"/>
          </w:rPr>
          <w:delText xml:space="preserve">[J]. </w:delText>
        </w:r>
        <w:r w:rsidRPr="00916933">
          <w:rPr>
            <w:rFonts w:eastAsiaTheme="minorEastAsia" w:cs="Times New Roman"/>
            <w:sz w:val="21"/>
            <w:lang w:eastAsia="zh-CN"/>
          </w:rPr>
          <w:delText>社会学评论</w:delText>
        </w:r>
        <w:r w:rsidRPr="00916933">
          <w:rPr>
            <w:rFonts w:eastAsiaTheme="minorEastAsia" w:cs="Times New Roman"/>
            <w:sz w:val="21"/>
            <w:lang w:eastAsia="zh-CN"/>
          </w:rPr>
          <w:delText>, 10(3): 43-63.</w:delText>
        </w:r>
      </w:del>
    </w:p>
    <w:p w14:paraId="1CB17AB5" w14:textId="77777777" w:rsidR="003E386D" w:rsidRPr="00916933" w:rsidRDefault="003E386D" w:rsidP="00916933">
      <w:pPr>
        <w:pStyle w:val="PLAN13NativeBibliography20260930"/>
        <w:ind w:firstLine="420"/>
        <w:rPr>
          <w:del w:id="1001591" w:author="Codex" w:date="2026-10-06T19:51:51Z"/>
          <w:rFonts w:eastAsiaTheme="minorEastAsia" w:cs="Times New Roman"/>
          <w:sz w:val="21"/>
          <w:lang w:eastAsia="zh-CN"/>
        </w:rPr>
      </w:pPr>
      <w:del w:id="1001592" w:author="Codex" w:date="2026-10-06T19:51:51Z">
        <w:r w:rsidRPr="00916933">
          <w:rPr>
            <w:rFonts w:eastAsiaTheme="minorEastAsia" w:cs="Times New Roman"/>
            <w:sz w:val="21"/>
            <w:lang w:eastAsia="zh-CN"/>
          </w:rPr>
          <w:delText>郑丹丹</w:delText>
        </w:r>
        <w:r w:rsidRPr="00916933">
          <w:rPr>
            <w:rFonts w:eastAsiaTheme="minorEastAsia" w:cs="Times New Roman"/>
            <w:sz w:val="21"/>
            <w:lang w:eastAsia="zh-CN"/>
          </w:rPr>
          <w:delText xml:space="preserve">, </w:delText>
        </w:r>
        <w:r w:rsidRPr="00916933">
          <w:rPr>
            <w:rFonts w:eastAsiaTheme="minorEastAsia" w:cs="Times New Roman"/>
            <w:sz w:val="21"/>
            <w:lang w:eastAsia="zh-CN"/>
          </w:rPr>
          <w:delText>狄金华</w:delText>
        </w:r>
        <w:r w:rsidRPr="00916933">
          <w:rPr>
            <w:rFonts w:eastAsiaTheme="minorEastAsia" w:cs="Times New Roman"/>
            <w:sz w:val="21"/>
            <w:lang w:eastAsia="zh-CN"/>
          </w:rPr>
          <w:delText xml:space="preserve">, 2017. </w:delText>
        </w:r>
        <w:r w:rsidRPr="00916933">
          <w:rPr>
            <w:rFonts w:eastAsiaTheme="minorEastAsia" w:cs="Times New Roman"/>
            <w:sz w:val="21"/>
            <w:lang w:eastAsia="zh-CN"/>
          </w:rPr>
          <w:delText>女性家庭权力、夫妻关系与家庭代际资源分配</w:delText>
        </w:r>
        <w:r w:rsidRPr="00916933">
          <w:rPr>
            <w:rFonts w:eastAsiaTheme="minorEastAsia" w:cs="Times New Roman"/>
            <w:sz w:val="21"/>
            <w:lang w:eastAsia="zh-CN"/>
          </w:rPr>
          <w:delText xml:space="preserve">[J]. </w:delText>
        </w:r>
        <w:r w:rsidRPr="00916933">
          <w:rPr>
            <w:rFonts w:eastAsiaTheme="minorEastAsia" w:cs="Times New Roman"/>
            <w:sz w:val="21"/>
            <w:lang w:eastAsia="zh-CN"/>
          </w:rPr>
          <w:delText>社会学研究</w:delText>
        </w:r>
        <w:r w:rsidRPr="00916933">
          <w:rPr>
            <w:rFonts w:eastAsiaTheme="minorEastAsia" w:cs="Times New Roman"/>
            <w:sz w:val="21"/>
            <w:lang w:eastAsia="zh-CN"/>
          </w:rPr>
          <w:delText>, 32(1): 171-192+245.</w:delText>
        </w:r>
      </w:del>
    </w:p>
    <w:p w14:paraId="5FBD30EB" w14:textId="77777777" w:rsidR="003E386D" w:rsidRPr="00916933" w:rsidRDefault="003E386D" w:rsidP="00916933">
      <w:pPr>
        <w:pStyle w:val="PLAN13NativeBibliography20260930"/>
        <w:ind w:firstLine="420"/>
        <w:rPr>
          <w:del w:id="1001593" w:author="Codex" w:date="2026-10-06T19:51:51Z"/>
          <w:rFonts w:cs="Times New Roman"/>
          <w:sz w:val="21"/>
        </w:rPr>
      </w:pPr>
      <w:del w:id="1001594" w:author="Codex" w:date="2026-10-06T19:51:51Z">
        <w:r w:rsidRPr="00294E0B">
          <w:rPr>
            <w:rFonts w:cs="Times New Roman"/>
            <w:sz w:val="21"/>
          </w:rPr>
          <w:delText>Al-kassab-Córdova A, Mezones-Holguin E, Kaufman J S, 2025. Diminished returns of maternal education on children’s vaccination status for indigenous women in Peru[J]. Social Science &amp; Medicine, 370: 117862.</w:delText>
        </w:r>
      </w:del>
    </w:p>
    <w:p w14:paraId="772E80D2" w14:textId="77777777" w:rsidR="003E386D" w:rsidRPr="00294E0B" w:rsidRDefault="003E386D" w:rsidP="00294E0B">
      <w:pPr>
        <w:pStyle w:val="PLAN13NativeBibliography20260930"/>
        <w:ind w:firstLine="420"/>
        <w:rPr>
          <w:del w:id="1001595" w:author="Codex" w:date="2026-10-06T19:51:51Z"/>
          <w:rFonts w:cs="Times New Roman"/>
          <w:sz w:val="21"/>
        </w:rPr>
      </w:pPr>
      <w:del w:id="1001596" w:author="Codex" w:date="2026-10-06T19:51:51Z">
        <w:r w:rsidRPr="00294E0B">
          <w:rPr>
            <w:rFonts w:cs="Times New Roman"/>
            <w:sz w:val="21"/>
          </w:rPr>
          <w:delText>Ding P, VanderWeele T J, 2016. Sensitivity analysis without assumptions[J]. Epidemiology, 27(3): 368-377.</w:delText>
        </w:r>
      </w:del>
    </w:p>
    <w:p w14:paraId="4E10E409" w14:textId="77777777" w:rsidR="003E386D" w:rsidRPr="00294E0B" w:rsidRDefault="003E386D" w:rsidP="00294E0B">
      <w:pPr>
        <w:pStyle w:val="PLAN13NativeBibliography20260930"/>
        <w:ind w:firstLine="420"/>
        <w:rPr>
          <w:del w:id="1001597" w:author="Codex" w:date="2026-10-06T19:51:51Z"/>
          <w:rFonts w:cs="Times New Roman"/>
          <w:sz w:val="21"/>
        </w:rPr>
      </w:pPr>
      <w:del w:id="1001598" w:author="Codex" w:date="2026-10-06T19:51:51Z">
        <w:r w:rsidRPr="00294E0B">
          <w:rPr>
            <w:rFonts w:cs="Times New Roman"/>
            <w:sz w:val="21"/>
          </w:rPr>
          <w:delText>Fujihara S, 2024. Identifying the role of high school in educational inequality: A causal mediation approach[J]. Social Science Research, 124: 103077.</w:delText>
        </w:r>
      </w:del>
    </w:p>
    <w:p w14:paraId="79090EC0" w14:textId="77777777" w:rsidR="003E386D" w:rsidRPr="00294E0B" w:rsidRDefault="003E386D" w:rsidP="00294E0B">
      <w:pPr>
        <w:pStyle w:val="PLAN13NativeBibliography20260930"/>
        <w:ind w:firstLine="420"/>
        <w:rPr>
          <w:del w:id="1001599" w:author="Codex" w:date="2026-10-06T19:51:51Z"/>
          <w:rFonts w:cs="Times New Roman"/>
          <w:sz w:val="21"/>
        </w:rPr>
      </w:pPr>
      <w:del w:id="1001600" w:author="Codex" w:date="2026-10-06T19:51:51Z">
        <w:r w:rsidRPr="00294E0B">
          <w:rPr>
            <w:rFonts w:cs="Times New Roman"/>
            <w:sz w:val="21"/>
          </w:rPr>
          <w:delText>Hsu Y T, Grodstein F, Liu T H, et al., 2025. Causal mediation of the association between educational attainment and late-life cognitive function by trajectories of social participation[J]. Social Science &amp; Medicine, 370: 117861.</w:delText>
        </w:r>
      </w:del>
    </w:p>
    <w:p w14:paraId="6B87C1A6" w14:textId="77777777" w:rsidR="003E386D" w:rsidRPr="00294E0B" w:rsidRDefault="003E386D" w:rsidP="00294E0B">
      <w:pPr>
        <w:pStyle w:val="PLAN13NativeBibliography20260930"/>
        <w:ind w:firstLine="420"/>
        <w:rPr>
          <w:del w:id="1001601" w:author="Codex" w:date="2026-10-06T19:51:51Z"/>
          <w:rFonts w:cs="Times New Roman"/>
          <w:sz w:val="21"/>
        </w:rPr>
      </w:pPr>
      <w:del w:id="1001602" w:author="Codex" w:date="2026-10-06T19:51:51Z">
        <w:r w:rsidRPr="00294E0B">
          <w:rPr>
            <w:rFonts w:cs="Times New Roman"/>
            <w:sz w:val="21"/>
          </w:rPr>
          <w:delText>Ikram M A, VanderWeele T J, 2015. A proposed clinical and biological interpretation of mediated interaction[J]. European Journal of Epidemiology, 30(10): 1115-1118.</w:delText>
        </w:r>
      </w:del>
    </w:p>
    <w:p w14:paraId="521CFEB4" w14:textId="77777777" w:rsidR="003E386D" w:rsidRPr="00294E0B" w:rsidRDefault="003E386D" w:rsidP="00294E0B">
      <w:pPr>
        <w:pStyle w:val="PLAN13NativeBibliography20260930"/>
        <w:ind w:firstLine="420"/>
        <w:rPr>
          <w:del w:id="1001603" w:author="Codex" w:date="2026-10-06T19:51:51Z"/>
          <w:rFonts w:cs="Times New Roman"/>
          <w:sz w:val="21"/>
        </w:rPr>
      </w:pPr>
      <w:del w:id="1001604" w:author="Codex" w:date="2026-10-06T19:51:51Z">
        <w:r w:rsidRPr="00294E0B">
          <w:rPr>
            <w:rFonts w:cs="Times New Roman"/>
            <w:sz w:val="21"/>
          </w:rPr>
          <w:delText>Kratz F, Pettinger B, Grätz M, 2022. At which age is education the great equalizer? A causal mediation analysis of the (in-)direct effects of social origin over the life course[J]. European Sociological Review, 38(6): 866-881.</w:delText>
        </w:r>
      </w:del>
    </w:p>
    <w:p w14:paraId="3D6433E8" w14:textId="77777777" w:rsidR="003E386D" w:rsidRPr="00294E0B" w:rsidRDefault="003E386D" w:rsidP="00294E0B">
      <w:pPr>
        <w:pStyle w:val="PLAN13NativeBibliography20260930"/>
        <w:ind w:firstLine="420"/>
        <w:rPr>
          <w:del w:id="1001605" w:author="Codex" w:date="2026-10-06T19:51:51Z"/>
          <w:rFonts w:cs="Times New Roman"/>
          <w:sz w:val="21"/>
        </w:rPr>
      </w:pPr>
      <w:del w:id="1001606" w:author="Codex" w:date="2026-10-06T19:51:51Z">
        <w:r w:rsidRPr="00294E0B">
          <w:rPr>
            <w:rFonts w:cs="Times New Roman"/>
            <w:sz w:val="21"/>
          </w:rPr>
          <w:delText>Lundberg I, 2024. The gap-closing estimand: A causal approach to study interventions that close disparities across social categories[J]. Sociological Methods &amp; Research, 53(2): 507-570.</w:delText>
        </w:r>
      </w:del>
    </w:p>
    <w:p w14:paraId="48281011" w14:textId="77777777" w:rsidR="003E386D" w:rsidRPr="00294E0B" w:rsidRDefault="003E386D" w:rsidP="00294E0B">
      <w:pPr>
        <w:pStyle w:val="PLAN13NativeBibliography20260930"/>
        <w:ind w:firstLine="420"/>
        <w:rPr>
          <w:del w:id="1001607" w:author="Codex" w:date="2026-10-06T19:51:51Z"/>
          <w:rFonts w:cs="Times New Roman"/>
          <w:sz w:val="21"/>
        </w:rPr>
      </w:pPr>
      <w:del w:id="1001608" w:author="Codex" w:date="2026-10-06T19:51:51Z">
        <w:r w:rsidRPr="00294E0B">
          <w:rPr>
            <w:rFonts w:cs="Times New Roman"/>
            <w:sz w:val="21"/>
          </w:rPr>
          <w:delText>Lundberg I, Johnson R, Stewart B M, 2021. What is your estimand? Defining the target quantity connects statistical evidence to theory[J]. American Sociological Review, 86(3): 532-565.</w:delText>
        </w:r>
      </w:del>
    </w:p>
    <w:p w14:paraId="43FD2C46" w14:textId="77777777" w:rsidR="003E386D" w:rsidRPr="00294E0B" w:rsidRDefault="003E386D" w:rsidP="00294E0B">
      <w:pPr>
        <w:pStyle w:val="PLAN13NativeBibliography20260930"/>
        <w:ind w:firstLine="420"/>
        <w:rPr>
          <w:del w:id="1001609" w:author="Codex" w:date="2026-10-06T19:51:51Z"/>
          <w:rFonts w:cs="Times New Roman"/>
          <w:sz w:val="21"/>
        </w:rPr>
      </w:pPr>
      <w:del w:id="1001610" w:author="Codex" w:date="2026-10-06T19:51:51Z">
        <w:r w:rsidRPr="00294E0B">
          <w:rPr>
            <w:rFonts w:cs="Times New Roman"/>
            <w:sz w:val="21"/>
          </w:rPr>
          <w:delText>Madia J E, Gruijters R J, Raabe I J, et al., 2025. Growth mindset and socioeconomic inequality in academic achievement across seventy-three PISA countries[J]. npj Science of Learning, 10(1): 81.</w:delText>
        </w:r>
      </w:del>
    </w:p>
    <w:p w14:paraId="629859EF" w14:textId="77777777" w:rsidR="003E386D" w:rsidRPr="00294E0B" w:rsidRDefault="003E386D" w:rsidP="00294E0B">
      <w:pPr>
        <w:pStyle w:val="PLAN13NativeBibliography20260930"/>
        <w:ind w:firstLine="420"/>
        <w:rPr>
          <w:del w:id="1001611" w:author="Codex" w:date="2026-10-06T19:51:51Z"/>
          <w:rFonts w:cs="Times New Roman"/>
          <w:sz w:val="21"/>
        </w:rPr>
      </w:pPr>
      <w:del w:id="1001612" w:author="Codex" w:date="2026-10-06T19:51:51Z">
        <w:r w:rsidRPr="00294E0B">
          <w:rPr>
            <w:rFonts w:cs="Times New Roman"/>
            <w:sz w:val="21"/>
          </w:rPr>
          <w:delText>Mencarini L, Vignoli D, 2018. Employed women and marital union stability: It helps when men help[J]. Journal of Family Issues, 39(5): 1348-1373.</w:delText>
        </w:r>
      </w:del>
    </w:p>
    <w:p w14:paraId="09BF243B" w14:textId="77777777" w:rsidR="003E386D" w:rsidRPr="00294E0B" w:rsidRDefault="003E386D" w:rsidP="00294E0B">
      <w:pPr>
        <w:pStyle w:val="PLAN13NativeBibliography20260930"/>
        <w:ind w:firstLine="420"/>
        <w:rPr>
          <w:del w:id="1001613" w:author="Codex" w:date="2026-10-06T19:51:51Z"/>
          <w:rFonts w:cs="Times New Roman"/>
          <w:sz w:val="21"/>
        </w:rPr>
      </w:pPr>
      <w:del w:id="1001614" w:author="Codex" w:date="2026-10-06T19:51:51Z">
        <w:r w:rsidRPr="00294E0B">
          <w:rPr>
            <w:rFonts w:cs="Times New Roman"/>
            <w:sz w:val="21"/>
          </w:rPr>
          <w:lastRenderedPageBreak/>
          <w:delText>Mikkonen J, Remes H, Moustgaard H, et al., 2021. Early adolescent health problems, school performance, and upper secondary educational pathways: A counterfactual-based mediation analysis[J]. Social Forces, 99(3): 1146-1175.</w:delText>
        </w:r>
      </w:del>
    </w:p>
    <w:p w14:paraId="04DDAF53" w14:textId="77777777" w:rsidR="003E386D" w:rsidRPr="00294E0B" w:rsidRDefault="003E386D" w:rsidP="00294E0B">
      <w:pPr>
        <w:pStyle w:val="PLAN13NativeBibliography20260930"/>
        <w:ind w:firstLine="420"/>
        <w:rPr>
          <w:del w:id="1001615" w:author="Codex" w:date="2026-10-06T19:51:51Z"/>
          <w:rFonts w:cs="Times New Roman"/>
          <w:sz w:val="21"/>
        </w:rPr>
      </w:pPr>
      <w:del w:id="1001616" w:author="Codex" w:date="2026-10-06T19:51:51Z">
        <w:r w:rsidRPr="00294E0B">
          <w:rPr>
            <w:rFonts w:cs="Times New Roman"/>
            <w:sz w:val="21"/>
          </w:rPr>
          <w:delText>Qin X, Yang F, 2022. Simulation-based sensitivity analysis for causal mediation studies[J]. Psychological Methods, 27(6): 1000-1013.</w:delText>
        </w:r>
      </w:del>
    </w:p>
    <w:p w14:paraId="479BA5FE" w14:textId="77777777" w:rsidR="003E386D" w:rsidRPr="00294E0B" w:rsidRDefault="003E386D" w:rsidP="00294E0B">
      <w:pPr>
        <w:pStyle w:val="PLAN13NativeBibliography20260930"/>
        <w:ind w:firstLine="420"/>
        <w:rPr>
          <w:del w:id="1001617" w:author="Codex" w:date="2026-10-06T19:51:51Z"/>
          <w:rFonts w:cs="Times New Roman"/>
          <w:sz w:val="21"/>
        </w:rPr>
      </w:pPr>
      <w:del w:id="1001618" w:author="Codex" w:date="2026-10-06T19:51:51Z">
        <w:r w:rsidRPr="00294E0B">
          <w:rPr>
            <w:rFonts w:cs="Times New Roman"/>
            <w:sz w:val="21"/>
          </w:rPr>
          <w:delText>Rijnhart J J M, Valente M J, Smyth H L, et al., 2023. Statistical mediation analysis for models with a binary mediator and a binary outcome: The differences between causal and traditional mediation analysis[J]. Prevention Science, 24(3): 408-418.</w:delText>
        </w:r>
      </w:del>
    </w:p>
    <w:p w14:paraId="393BECDF" w14:textId="77777777" w:rsidR="003E386D" w:rsidRPr="00294E0B" w:rsidRDefault="003E386D" w:rsidP="00294E0B">
      <w:pPr>
        <w:pStyle w:val="PLAN13NativeBibliography20260930"/>
        <w:ind w:firstLine="420"/>
        <w:rPr>
          <w:del w:id="1001619" w:author="Codex" w:date="2026-10-06T19:51:51Z"/>
          <w:rFonts w:cs="Times New Roman"/>
          <w:sz w:val="21"/>
        </w:rPr>
      </w:pPr>
      <w:del w:id="1001620" w:author="Codex" w:date="2026-10-06T19:51:51Z">
        <w:r w:rsidRPr="00294E0B">
          <w:rPr>
            <w:rFonts w:cs="Times New Roman"/>
            <w:sz w:val="21"/>
          </w:rPr>
          <w:delText>Shi B, Choirat C, Coull B A, et al., 2021. CMAverse: A suite of functions for reproducible causal mediation analyses[J]. Epidemiology, 32(5): e20-e22.</w:delText>
        </w:r>
      </w:del>
    </w:p>
    <w:p w14:paraId="4AFAFA8E" w14:textId="77777777" w:rsidR="003E386D" w:rsidRPr="00294E0B" w:rsidRDefault="003E386D" w:rsidP="00294E0B">
      <w:pPr>
        <w:pStyle w:val="PLAN13NativeBibliography20260930"/>
        <w:ind w:firstLine="420"/>
        <w:rPr>
          <w:del w:id="1001621" w:author="Codex" w:date="2026-10-06T19:51:51Z"/>
          <w:rFonts w:cs="Times New Roman"/>
          <w:sz w:val="21"/>
        </w:rPr>
      </w:pPr>
      <w:del w:id="1001622" w:author="Codex" w:date="2026-10-06T19:51:51Z">
        <w:r w:rsidRPr="00294E0B">
          <w:rPr>
            <w:rFonts w:cs="Times New Roman"/>
            <w:sz w:val="21"/>
          </w:rPr>
          <w:delText>Smith L H, VanderWeele T J, 2019. Mediational E-values: Approximate sensitivity analysis for unmeasured mediator-outcome confounding[J]. Epidemiology (Cambridge, Mass.), 30(6): 835-837.</w:delText>
        </w:r>
      </w:del>
    </w:p>
    <w:p w14:paraId="196B07BC" w14:textId="77777777" w:rsidR="003E386D" w:rsidRPr="00294E0B" w:rsidRDefault="003E386D" w:rsidP="00294E0B">
      <w:pPr>
        <w:pStyle w:val="PLAN13NativeBibliography20260930"/>
        <w:ind w:firstLine="420"/>
        <w:rPr>
          <w:del w:id="1001623" w:author="Codex" w:date="2026-10-06T19:51:51Z"/>
          <w:rFonts w:cs="Times New Roman"/>
          <w:sz w:val="21"/>
        </w:rPr>
      </w:pPr>
      <w:del w:id="1001624" w:author="Codex" w:date="2026-10-06T19:51:51Z">
        <w:r w:rsidRPr="00294E0B">
          <w:rPr>
            <w:rFonts w:cs="Times New Roman"/>
            <w:sz w:val="21"/>
          </w:rPr>
          <w:delText>VanderWeele T J, 2013. A three-way decomposition of a total effect into direct, indirect, and interactive effects[J]. Epidemiology, 24(2): 224-232.</w:delText>
        </w:r>
      </w:del>
    </w:p>
    <w:p w14:paraId="3A146B39" w14:textId="77777777" w:rsidR="003E386D" w:rsidRPr="00294E0B" w:rsidRDefault="003E386D" w:rsidP="00294E0B">
      <w:pPr>
        <w:pStyle w:val="PLAN13NativeBibliography20260930"/>
        <w:ind w:firstLine="420"/>
        <w:rPr>
          <w:del w:id="1001625" w:author="Codex" w:date="2026-10-06T19:51:51Z"/>
          <w:rFonts w:cs="Times New Roman"/>
          <w:sz w:val="21"/>
        </w:rPr>
      </w:pPr>
      <w:del w:id="1001626" w:author="Codex" w:date="2026-10-06T19:51:51Z">
        <w:r w:rsidRPr="00294E0B">
          <w:rPr>
            <w:rFonts w:cs="Times New Roman"/>
            <w:sz w:val="21"/>
          </w:rPr>
          <w:delText>VanderWeele T J, 2014. A unification of mediation and interaction: A 4-way decomposition[J]. Epidemiology, 25(5): 749-761.</w:delText>
        </w:r>
      </w:del>
    </w:p>
    <w:p w14:paraId="3C623ED3" w14:textId="77777777" w:rsidR="003E386D" w:rsidRPr="00294E0B" w:rsidRDefault="003E386D" w:rsidP="00294E0B">
      <w:pPr>
        <w:pStyle w:val="PLAN13NativeBibliography20260930"/>
        <w:ind w:firstLine="420"/>
        <w:rPr>
          <w:del w:id="1001627" w:author="Codex" w:date="2026-10-06T19:51:51Z"/>
          <w:rFonts w:cs="Times New Roman"/>
          <w:sz w:val="21"/>
        </w:rPr>
      </w:pPr>
      <w:del w:id="1001628" w:author="Codex" w:date="2026-10-06T19:51:51Z">
        <w:r w:rsidRPr="00294E0B">
          <w:rPr>
            <w:rFonts w:cs="Times New Roman"/>
            <w:sz w:val="21"/>
          </w:rPr>
          <w:delText>VanderWeele T J, Ding P, 2017a. Sensitivity analysis in observational research: Introducing the E-value[J]. Annals of Internal Medicine, 167(4): 268-274.</w:delText>
        </w:r>
      </w:del>
    </w:p>
    <w:p w14:paraId="20110BAE" w14:textId="77777777" w:rsidR="003E386D" w:rsidRPr="00294E0B" w:rsidRDefault="003E386D" w:rsidP="00294E0B">
      <w:pPr>
        <w:pStyle w:val="PLAN13NativeBibliography20260930"/>
        <w:ind w:firstLine="420"/>
        <w:rPr>
          <w:del w:id="1001629" w:author="Codex" w:date="2026-10-06T19:51:51Z"/>
          <w:rFonts w:cs="Times New Roman"/>
          <w:sz w:val="21"/>
        </w:rPr>
      </w:pPr>
      <w:del w:id="1001630" w:author="Codex" w:date="2026-10-06T19:51:51Z">
        <w:r w:rsidRPr="00294E0B">
          <w:rPr>
            <w:rFonts w:cs="Times New Roman"/>
            <w:sz w:val="21"/>
          </w:rPr>
          <w:delText>VanderWeele T J, Tchetgen Tchetgen E J, 2017b. Mediation analysis with time varying exposures and mediators[J]. Journal of the Royal Statistical Society. Series B, Statistical methodology, 79(3): 917-938.</w:delText>
        </w:r>
      </w:del>
    </w:p>
    <w:p w14:paraId="48F9E2AF" w14:textId="77777777" w:rsidR="003E386D" w:rsidRPr="00294E0B" w:rsidRDefault="003E386D" w:rsidP="00294E0B">
      <w:pPr>
        <w:pStyle w:val="PLAN13NativeBibliography20260930"/>
        <w:ind w:firstLine="420"/>
        <w:rPr>
          <w:del w:id="1001631" w:author="Codex" w:date="2026-10-06T19:51:51Z"/>
          <w:rFonts w:cs="Times New Roman"/>
          <w:sz w:val="21"/>
        </w:rPr>
      </w:pPr>
      <w:del w:id="1001632" w:author="Codex" w:date="2026-10-06T19:51:51Z">
        <w:r w:rsidRPr="00294E0B">
          <w:rPr>
            <w:rFonts w:cs="Times New Roman"/>
            <w:sz w:val="21"/>
          </w:rPr>
          <w:delText>Vignoli D, Mencarini L, Alderotti G, 2020. Is the effect of job uncertainty on fertility intentions channeled by subjective well-being?[J]. Advances in Life Course Research, 46: 100343.</w:delText>
        </w:r>
      </w:del>
    </w:p>
    <w:p w14:paraId="357A3090" w14:textId="77777777" w:rsidR="003E386D" w:rsidRPr="00294E0B" w:rsidRDefault="003E386D" w:rsidP="00294E0B">
      <w:pPr>
        <w:pStyle w:val="PLAN13NativeBibliography20260930"/>
        <w:ind w:firstLine="420"/>
        <w:rPr>
          <w:del w:id="1001633" w:author="Codex" w:date="2026-10-06T19:51:51Z"/>
          <w:rFonts w:cs="Times New Roman"/>
          <w:sz w:val="21"/>
        </w:rPr>
      </w:pPr>
      <w:del w:id="1001634" w:author="Codex" w:date="2026-10-06T19:51:51Z">
        <w:r w:rsidRPr="00294E0B">
          <w:rPr>
            <w:rFonts w:cs="Times New Roman"/>
            <w:sz w:val="21"/>
          </w:rPr>
          <w:delText>Wang A, Arah O A, 2015. G-computation demonstration in causal mediation analysis[J]. European Journal of Epidemiology, 30(10): 1119-1127.</w:delText>
        </w:r>
      </w:del>
    </w:p>
    <w:p w14:paraId="2BA5C7C0" w14:textId="77777777" w:rsidR="003E386D" w:rsidRPr="00294E0B" w:rsidRDefault="003E386D" w:rsidP="00294E0B">
      <w:pPr>
        <w:pStyle w:val="PLAN13NativeBibliography20260930"/>
        <w:ind w:firstLine="420"/>
        <w:rPr>
          <w:del w:id="1001635" w:author="Codex" w:date="2026-10-06T19:51:51Z"/>
          <w:rFonts w:cs="Times New Roman"/>
          <w:sz w:val="21"/>
        </w:rPr>
      </w:pPr>
      <w:del w:id="1001636" w:author="Codex" w:date="2026-10-06T19:51:51Z">
        <w:r w:rsidRPr="00294E0B">
          <w:rPr>
            <w:rFonts w:cs="Times New Roman"/>
            <w:sz w:val="21"/>
          </w:rPr>
          <w:delText>Yazawa A, Shiba K, Inoue Y, et al., 2022. Early childhood adversity and late-life depressive symptoms: Unpacking mediation and interaction by adult socioeconomic status[J]. Social Psychiatry and Psychiatric Epidemiology, 57(6): 1147-1156.</w:delText>
        </w:r>
      </w:del>
    </w:p>
    <w:p w14:paraId="2C05F6D3" w14:textId="11ECD683" w:rsidR="00FB24F4" w:rsidRDefault="003E386D" w:rsidP="00992357">
      <w:pPr>
        <w:pStyle w:val="PLAN13NativeBibliography20260930"/>
        <w:ind w:firstLine="420"/>
        <w:rPr>
          <w:del w:id="1001637" w:author="Codex" w:date="2026-10-06T19:51:51Z"/>
          <w:bCs/>
          <w:sz w:val="21"/>
          <w:szCs w:val="21"/>
        </w:rPr>
      </w:pPr>
      <w:del w:id="1001638" w:author="Codex" w:date="2026-10-06T19:51:51Z">
        <w:r>
          <w:rPr>
            <w:bCs/>
            <w:sz w:val="21"/>
            <w:szCs w:val="21"/>
          </w:rPr>
          <w:fldChar w:fldCharType="end"/>
        </w:r>
      </w:del>
    </w:p>
    <w:p w14:paraId="370E6F9C" w14:textId="77777777" w:rsidR="003C461A" w:rsidRPr="003C461A" w:rsidRDefault="003E386D" w:rsidP="003C461A">
      <w:pPr>
        <w:pStyle w:val="afc"/>
        <w:ind w:firstLine="480"/>
        <w:rPr>
          <w:ins w:id="1001639" w:author="Codex" w:date="2026-10-06T19:51:51Z"/>
          <w:rFonts w:eastAsiaTheme="minorEastAsia" w:cs="Times New Roman"/>
          <w:sz w:val="21"/>
          <w:lang w:eastAsia="zh-CN"/>
        </w:rPr>
      </w:pPr>
      <w:ins w:id="1001640" w:author="Codex" w:date="2026-10-06T19:51:51Z">
        <w:r>
          <w:fldChar w:fldCharType="begin"/>
        </w:r>
        <w:r w:rsidR="003C461A">
          <w:rPr>
            <w:lang w:eastAsia="zh-CN"/>
          </w:rPr>
          <w:instrText xml:space="preserve"> ADDIN ZOTERO_BIBL {"uncited":[],"omitted":[],"custom":[]} CSL_BIBLIOGRAPHY </w:instrText>
        </w:r>
        <w:r>
          <w:fldChar w:fldCharType="separate"/>
        </w:r>
        <w:r w:rsidR="003C461A" w:rsidRPr="003C461A">
          <w:rPr>
            <w:rFonts w:eastAsiaTheme="minorEastAsia" w:cs="Times New Roman"/>
            <w:sz w:val="21"/>
            <w:lang w:eastAsia="zh-CN"/>
          </w:rPr>
          <w:t>王跃生</w:t>
        </w:r>
        <w:r w:rsidR="003C461A" w:rsidRPr="003C461A">
          <w:rPr>
            <w:rFonts w:eastAsiaTheme="minorEastAsia" w:cs="Times New Roman"/>
            <w:sz w:val="21"/>
            <w:lang w:eastAsia="zh-CN"/>
          </w:rPr>
          <w:t xml:space="preserve">, 2026. </w:t>
        </w:r>
        <w:r w:rsidR="003C461A" w:rsidRPr="003C461A">
          <w:rPr>
            <w:rFonts w:eastAsiaTheme="minorEastAsia" w:cs="Times New Roman"/>
            <w:sz w:val="21"/>
            <w:lang w:eastAsia="zh-CN"/>
          </w:rPr>
          <w:t>中国家庭结构百年变迁及其特征分析</w:t>
        </w:r>
        <w:r w:rsidR="003C461A" w:rsidRPr="003C461A">
          <w:rPr>
            <w:rFonts w:eastAsiaTheme="minorEastAsia" w:cs="Times New Roman"/>
            <w:sz w:val="21"/>
            <w:lang w:eastAsia="zh-CN"/>
          </w:rPr>
          <w:t xml:space="preserve">[N]. </w:t>
        </w:r>
        <w:r w:rsidR="003C461A" w:rsidRPr="003C461A">
          <w:rPr>
            <w:rFonts w:eastAsiaTheme="minorEastAsia" w:cs="Times New Roman"/>
            <w:sz w:val="21"/>
            <w:lang w:eastAsia="zh-CN"/>
          </w:rPr>
          <w:t>光明日报</w:t>
        </w:r>
        <w:r w:rsidR="003C461A" w:rsidRPr="003C461A">
          <w:rPr>
            <w:rFonts w:eastAsiaTheme="minorEastAsia" w:cs="Times New Roman"/>
            <w:sz w:val="21"/>
            <w:lang w:eastAsia="zh-CN"/>
          </w:rPr>
          <w:t>, 2026-04-01(11).</w:t>
        </w:r>
      </w:ins>
    </w:p>
    <w:p w14:paraId="3FDC8D96" w14:textId="77777777" w:rsidR="003C461A" w:rsidRPr="003C461A" w:rsidRDefault="003C461A" w:rsidP="003C461A">
      <w:pPr>
        <w:pStyle w:val="afc"/>
        <w:ind w:firstLine="420"/>
        <w:rPr>
          <w:ins w:id="1001641" w:author="Codex" w:date="2026-10-06T19:51:51Z"/>
          <w:rFonts w:eastAsiaTheme="minorEastAsia" w:cs="Times New Roman"/>
          <w:sz w:val="21"/>
          <w:lang w:eastAsia="zh-CN"/>
        </w:rPr>
      </w:pPr>
      <w:ins w:id="1001642" w:author="Codex" w:date="2026-10-06T19:51:51Z">
        <w:r w:rsidRPr="003C461A">
          <w:rPr>
            <w:rFonts w:eastAsiaTheme="minorEastAsia" w:cs="Times New Roman"/>
            <w:sz w:val="21"/>
            <w:lang w:eastAsia="zh-CN"/>
          </w:rPr>
          <w:t>许琪</w:t>
        </w:r>
        <w:r w:rsidRPr="003C461A">
          <w:rPr>
            <w:rFonts w:eastAsiaTheme="minorEastAsia" w:cs="Times New Roman"/>
            <w:sz w:val="21"/>
            <w:lang w:eastAsia="zh-CN"/>
          </w:rPr>
          <w:t xml:space="preserve">, 2022. </w:t>
        </w:r>
        <w:r w:rsidRPr="003C461A">
          <w:rPr>
            <w:rFonts w:eastAsiaTheme="minorEastAsia" w:cs="Times New Roman"/>
            <w:sz w:val="21"/>
            <w:lang w:eastAsia="zh-CN"/>
          </w:rPr>
          <w:t>挣钱还是做家务</w:t>
        </w:r>
        <w:r w:rsidRPr="003C461A">
          <w:rPr>
            <w:rFonts w:eastAsiaTheme="minorEastAsia" w:cs="Times New Roman"/>
            <w:sz w:val="21"/>
            <w:lang w:eastAsia="zh-CN"/>
          </w:rPr>
          <w:t>——</w:t>
        </w:r>
        <w:r w:rsidRPr="003C461A">
          <w:rPr>
            <w:rFonts w:eastAsiaTheme="minorEastAsia" w:cs="Times New Roman"/>
            <w:sz w:val="21"/>
            <w:lang w:eastAsia="zh-CN"/>
          </w:rPr>
          <w:t>丈夫的经济贡献和家务贡献对妻子婚姻满意度的影响</w:t>
        </w:r>
        <w:r w:rsidRPr="003C461A">
          <w:rPr>
            <w:rFonts w:eastAsiaTheme="minorEastAsia" w:cs="Times New Roman"/>
            <w:sz w:val="21"/>
            <w:lang w:eastAsia="zh-CN"/>
          </w:rPr>
          <w:t xml:space="preserve">[J]. </w:t>
        </w:r>
        <w:r w:rsidRPr="003C461A">
          <w:rPr>
            <w:rFonts w:eastAsiaTheme="minorEastAsia" w:cs="Times New Roman"/>
            <w:sz w:val="21"/>
            <w:lang w:eastAsia="zh-CN"/>
          </w:rPr>
          <w:t>社会学评论</w:t>
        </w:r>
        <w:r w:rsidRPr="003C461A">
          <w:rPr>
            <w:rFonts w:eastAsiaTheme="minorEastAsia" w:cs="Times New Roman"/>
            <w:sz w:val="21"/>
            <w:lang w:eastAsia="zh-CN"/>
          </w:rPr>
          <w:t>, 10(3): 43-63.</w:t>
        </w:r>
      </w:ins>
    </w:p>
    <w:p w14:paraId="0B308C23" w14:textId="77777777" w:rsidR="003C461A" w:rsidRPr="003C461A" w:rsidRDefault="003C461A" w:rsidP="003C461A">
      <w:pPr>
        <w:pStyle w:val="afc"/>
        <w:ind w:firstLine="420"/>
        <w:rPr>
          <w:ins w:id="1001643" w:author="Codex" w:date="2026-10-06T19:51:51Z"/>
          <w:rFonts w:eastAsiaTheme="minorEastAsia" w:cs="Times New Roman"/>
          <w:sz w:val="21"/>
          <w:lang w:eastAsia="zh-CN"/>
        </w:rPr>
      </w:pPr>
      <w:ins w:id="1001644" w:author="Codex" w:date="2026-10-06T19:51:51Z">
        <w:r w:rsidRPr="003C461A">
          <w:rPr>
            <w:rFonts w:eastAsiaTheme="minorEastAsia" w:cs="Times New Roman"/>
            <w:sz w:val="21"/>
            <w:lang w:eastAsia="zh-CN"/>
          </w:rPr>
          <w:t>郑丹丹</w:t>
        </w:r>
        <w:r w:rsidRPr="003C461A">
          <w:rPr>
            <w:rFonts w:eastAsiaTheme="minorEastAsia" w:cs="Times New Roman"/>
            <w:sz w:val="21"/>
            <w:lang w:eastAsia="zh-CN"/>
          </w:rPr>
          <w:t xml:space="preserve">, </w:t>
        </w:r>
        <w:r w:rsidRPr="003C461A">
          <w:rPr>
            <w:rFonts w:eastAsiaTheme="minorEastAsia" w:cs="Times New Roman"/>
            <w:sz w:val="21"/>
            <w:lang w:eastAsia="zh-CN"/>
          </w:rPr>
          <w:t>狄金华</w:t>
        </w:r>
        <w:r w:rsidRPr="003C461A">
          <w:rPr>
            <w:rFonts w:eastAsiaTheme="minorEastAsia" w:cs="Times New Roman"/>
            <w:sz w:val="21"/>
            <w:lang w:eastAsia="zh-CN"/>
          </w:rPr>
          <w:t xml:space="preserve">, 2017. </w:t>
        </w:r>
        <w:r w:rsidRPr="003C461A">
          <w:rPr>
            <w:rFonts w:eastAsiaTheme="minorEastAsia" w:cs="Times New Roman"/>
            <w:sz w:val="21"/>
            <w:lang w:eastAsia="zh-CN"/>
          </w:rPr>
          <w:t>女性家庭权力、夫妻关系与家庭代际资源分配</w:t>
        </w:r>
        <w:r w:rsidRPr="003C461A">
          <w:rPr>
            <w:rFonts w:eastAsiaTheme="minorEastAsia" w:cs="Times New Roman"/>
            <w:sz w:val="21"/>
            <w:lang w:eastAsia="zh-CN"/>
          </w:rPr>
          <w:t xml:space="preserve">[J]. </w:t>
        </w:r>
        <w:r w:rsidRPr="003C461A">
          <w:rPr>
            <w:rFonts w:eastAsiaTheme="minorEastAsia" w:cs="Times New Roman"/>
            <w:sz w:val="21"/>
            <w:lang w:eastAsia="zh-CN"/>
          </w:rPr>
          <w:t>社会学研究</w:t>
        </w:r>
        <w:r w:rsidRPr="003C461A">
          <w:rPr>
            <w:rFonts w:eastAsiaTheme="minorEastAsia" w:cs="Times New Roman"/>
            <w:sz w:val="21"/>
            <w:lang w:eastAsia="zh-CN"/>
          </w:rPr>
          <w:t>, 32(1): 171-192+245.</w:t>
        </w:r>
      </w:ins>
    </w:p>
    <w:p w14:paraId="607CC99E" w14:textId="77777777" w:rsidR="003C461A" w:rsidRPr="003C461A" w:rsidRDefault="003C461A" w:rsidP="003C461A">
      <w:pPr>
        <w:pStyle w:val="afc"/>
        <w:ind w:firstLine="420"/>
        <w:rPr>
          <w:ins w:id="1001645" w:author="Codex" w:date="2026-10-06T19:51:51Z"/>
          <w:rFonts w:eastAsiaTheme="minorEastAsia" w:cs="Times New Roman"/>
          <w:sz w:val="21"/>
        </w:rPr>
      </w:pPr>
      <w:ins w:id="1001646" w:author="Codex" w:date="2026-10-06T19:51:51Z">
        <w:r w:rsidRPr="003C461A">
          <w:rPr>
            <w:rFonts w:eastAsiaTheme="minorEastAsia" w:cs="Times New Roman"/>
            <w:sz w:val="21"/>
          </w:rPr>
          <w:t>Al-kassab-Córdova A, Mezones-Holguin E, Kaufman J S, 2025. Diminished returns of maternal education on children’s vaccination status for indigenous women in Peru[J]. Social Science &amp; Medicine, 370: 117862.</w:t>
        </w:r>
      </w:ins>
    </w:p>
    <w:p w14:paraId="2E4FA75D" w14:textId="77777777" w:rsidR="003C461A" w:rsidRPr="003C461A" w:rsidRDefault="003C461A" w:rsidP="003C461A">
      <w:pPr>
        <w:pStyle w:val="afc"/>
        <w:ind w:firstLine="420"/>
        <w:rPr>
          <w:ins w:id="1001647" w:author="Codex" w:date="2026-10-06T19:51:51Z"/>
          <w:rFonts w:eastAsiaTheme="minorEastAsia" w:cs="Times New Roman"/>
          <w:sz w:val="21"/>
        </w:rPr>
      </w:pPr>
      <w:ins w:id="1001648" w:author="Codex" w:date="2026-10-06T19:51:51Z">
        <w:r w:rsidRPr="003C461A">
          <w:rPr>
            <w:rFonts w:eastAsiaTheme="minorEastAsia" w:cs="Times New Roman"/>
            <w:sz w:val="21"/>
          </w:rPr>
          <w:t>Ding P, VanderWeele T J, 2016. Sensitivity analysis without assumptions[J]. Epidemiology, 27(3): 368-377.</w:t>
        </w:r>
      </w:ins>
    </w:p>
    <w:p w14:paraId="40D46304" w14:textId="77777777" w:rsidR="003C461A" w:rsidRPr="003C461A" w:rsidRDefault="003C461A" w:rsidP="003C461A">
      <w:pPr>
        <w:pStyle w:val="afc"/>
        <w:ind w:firstLine="420"/>
        <w:rPr>
          <w:ins w:id="1001649" w:author="Codex" w:date="2026-10-06T19:51:51Z"/>
          <w:rFonts w:eastAsiaTheme="minorEastAsia" w:cs="Times New Roman"/>
          <w:sz w:val="21"/>
        </w:rPr>
      </w:pPr>
      <w:ins w:id="1001650" w:author="Codex" w:date="2026-10-06T19:51:51Z">
        <w:r w:rsidRPr="003C461A">
          <w:rPr>
            <w:rFonts w:eastAsiaTheme="minorEastAsia" w:cs="Times New Roman"/>
            <w:sz w:val="21"/>
          </w:rPr>
          <w:t>Fujihara S, 2024. Identifying the role of high school in educational inequality: A causal mediation approach[J]. Social Science Research, 124: 103077.</w:t>
        </w:r>
      </w:ins>
    </w:p>
    <w:p w14:paraId="2EE76E31" w14:textId="77777777" w:rsidR="003C461A" w:rsidRPr="003C461A" w:rsidRDefault="003C461A" w:rsidP="003C461A">
      <w:pPr>
        <w:pStyle w:val="afc"/>
        <w:ind w:firstLine="420"/>
        <w:rPr>
          <w:ins w:id="1001651" w:author="Codex" w:date="2026-10-06T19:51:51Z"/>
          <w:rFonts w:eastAsiaTheme="minorEastAsia" w:cs="Times New Roman"/>
          <w:sz w:val="21"/>
        </w:rPr>
      </w:pPr>
      <w:ins w:id="1001652" w:author="Codex" w:date="2026-10-06T19:51:51Z">
        <w:r w:rsidRPr="003C461A">
          <w:rPr>
            <w:rFonts w:eastAsiaTheme="minorEastAsia" w:cs="Times New Roman"/>
            <w:sz w:val="21"/>
          </w:rPr>
          <w:t>Hsu Y T, Grodstein F, Liu T H, et al., 2025. Causal mediation of the association between educational attainment and late-life cognitive function by trajectories of social participation[J]. Social Science &amp; Medicine, 370: 117861.</w:t>
        </w:r>
      </w:ins>
    </w:p>
    <w:p w14:paraId="7F7B0A30" w14:textId="77777777" w:rsidR="003C461A" w:rsidRPr="003C461A" w:rsidRDefault="003C461A" w:rsidP="003C461A">
      <w:pPr>
        <w:pStyle w:val="afc"/>
        <w:ind w:firstLine="420"/>
        <w:rPr>
          <w:ins w:id="1001653" w:author="Codex" w:date="2026-10-06T19:51:51Z"/>
          <w:rFonts w:eastAsiaTheme="minorEastAsia" w:cs="Times New Roman"/>
          <w:sz w:val="21"/>
        </w:rPr>
      </w:pPr>
      <w:ins w:id="1001654" w:author="Codex" w:date="2026-10-06T19:51:51Z">
        <w:r w:rsidRPr="003C461A">
          <w:rPr>
            <w:rFonts w:eastAsiaTheme="minorEastAsia" w:cs="Times New Roman"/>
            <w:sz w:val="21"/>
          </w:rPr>
          <w:t>Ikram M A, VanderWeele T J, 2015. A proposed clinical and biological interpretation of mediated interaction[J]. European Journal of Epidemiology, 30(10): 1115-1118.</w:t>
        </w:r>
      </w:ins>
    </w:p>
    <w:p w14:paraId="2E42E314" w14:textId="77777777" w:rsidR="003C461A" w:rsidRPr="003C461A" w:rsidRDefault="003C461A" w:rsidP="003C461A">
      <w:pPr>
        <w:pStyle w:val="afc"/>
        <w:ind w:firstLine="420"/>
        <w:rPr>
          <w:ins w:id="1001655" w:author="Codex" w:date="2026-10-06T19:51:51Z"/>
          <w:rFonts w:eastAsiaTheme="minorEastAsia" w:cs="Times New Roman"/>
          <w:sz w:val="21"/>
        </w:rPr>
      </w:pPr>
      <w:ins w:id="1001656" w:author="Codex" w:date="2026-10-06T19:51:51Z">
        <w:r w:rsidRPr="003C461A">
          <w:rPr>
            <w:rFonts w:eastAsiaTheme="minorEastAsia" w:cs="Times New Roman"/>
            <w:sz w:val="21"/>
          </w:rPr>
          <w:lastRenderedPageBreak/>
          <w:t>Kratz F, Pettinger B, Grätz M, 2022. At which age is education the great equalizer? A causal mediation analysis of the (in-)direct effects of social origin over the life course[J]. European Sociological Review, 38(6): 866-881.</w:t>
        </w:r>
      </w:ins>
    </w:p>
    <w:p w14:paraId="570E31AF" w14:textId="77777777" w:rsidR="003C461A" w:rsidRPr="003C461A" w:rsidRDefault="003C461A" w:rsidP="003C461A">
      <w:pPr>
        <w:pStyle w:val="afc"/>
        <w:ind w:firstLine="420"/>
        <w:rPr>
          <w:ins w:id="1001657" w:author="Codex" w:date="2026-10-06T19:51:51Z"/>
          <w:rFonts w:eastAsiaTheme="minorEastAsia" w:cs="Times New Roman"/>
          <w:sz w:val="21"/>
        </w:rPr>
      </w:pPr>
      <w:ins w:id="1001658" w:author="Codex" w:date="2026-10-06T19:51:51Z">
        <w:r w:rsidRPr="003C461A">
          <w:rPr>
            <w:rFonts w:eastAsiaTheme="minorEastAsia" w:cs="Times New Roman"/>
            <w:sz w:val="21"/>
          </w:rPr>
          <w:t>Lundberg I, 2024. The gap-closing estimand: A causal approach to study interventions that close disparities across social categories[J]. Sociological Methods &amp; Research, 53(2): 507-570.</w:t>
        </w:r>
      </w:ins>
    </w:p>
    <w:p w14:paraId="5694E1FC" w14:textId="77777777" w:rsidR="003C461A" w:rsidRPr="003C461A" w:rsidRDefault="003C461A" w:rsidP="003C461A">
      <w:pPr>
        <w:pStyle w:val="afc"/>
        <w:ind w:firstLine="420"/>
        <w:rPr>
          <w:ins w:id="1001659" w:author="Codex" w:date="2026-10-06T19:51:51Z"/>
          <w:rFonts w:eastAsiaTheme="minorEastAsia" w:cs="Times New Roman"/>
          <w:sz w:val="21"/>
        </w:rPr>
      </w:pPr>
      <w:ins w:id="1001660" w:author="Codex" w:date="2026-10-06T19:51:51Z">
        <w:r w:rsidRPr="003C461A">
          <w:rPr>
            <w:rFonts w:eastAsiaTheme="minorEastAsia" w:cs="Times New Roman"/>
            <w:sz w:val="21"/>
          </w:rPr>
          <w:t>Lundberg I, Johnson R, Stewart B M, 2021. What is your estimand? Defining the target quantity connects statistical evidence to theory[J]. American Sociological Review, 86(3): 532-565.</w:t>
        </w:r>
      </w:ins>
    </w:p>
    <w:p w14:paraId="28AE7177" w14:textId="77777777" w:rsidR="003C461A" w:rsidRPr="003C461A" w:rsidRDefault="003C461A" w:rsidP="003C461A">
      <w:pPr>
        <w:pStyle w:val="afc"/>
        <w:ind w:firstLine="420"/>
        <w:rPr>
          <w:ins w:id="1001661" w:author="Codex" w:date="2026-10-06T19:51:51Z"/>
          <w:rFonts w:eastAsiaTheme="minorEastAsia" w:cs="Times New Roman"/>
          <w:sz w:val="21"/>
        </w:rPr>
      </w:pPr>
      <w:ins w:id="1001662" w:author="Codex" w:date="2026-10-06T19:51:51Z">
        <w:r w:rsidRPr="003C461A">
          <w:rPr>
            <w:rFonts w:eastAsiaTheme="minorEastAsia" w:cs="Times New Roman"/>
            <w:sz w:val="21"/>
          </w:rPr>
          <w:t>Madia J E, Gruijters R J, Raabe I J, et al., 2025. Growth mindset and socioeconomic inequality in academic achievement across seventy-three PISA countries[J]. npj Science of Learning, 10(1): 81.</w:t>
        </w:r>
      </w:ins>
    </w:p>
    <w:p w14:paraId="4743B1CE" w14:textId="77777777" w:rsidR="003C461A" w:rsidRPr="003C461A" w:rsidRDefault="003C461A" w:rsidP="003C461A">
      <w:pPr>
        <w:pStyle w:val="afc"/>
        <w:ind w:firstLine="420"/>
        <w:rPr>
          <w:ins w:id="1001663" w:author="Codex" w:date="2026-10-06T19:51:51Z"/>
          <w:rFonts w:eastAsiaTheme="minorEastAsia" w:cs="Times New Roman"/>
          <w:sz w:val="21"/>
        </w:rPr>
      </w:pPr>
      <w:ins w:id="1001664" w:author="Codex" w:date="2026-10-06T19:51:51Z">
        <w:r w:rsidRPr="003C461A">
          <w:rPr>
            <w:rFonts w:eastAsiaTheme="minorEastAsia" w:cs="Times New Roman"/>
            <w:sz w:val="21"/>
          </w:rPr>
          <w:t>Mencarini L, Vignoli D, 2018. Employed women and marital union stability: It helps when men help[J]. Journal of Family Issues, 39(5): 1348-1373.</w:t>
        </w:r>
      </w:ins>
    </w:p>
    <w:p w14:paraId="0B0901EF" w14:textId="77777777" w:rsidR="003C461A" w:rsidRPr="003C461A" w:rsidRDefault="003C461A" w:rsidP="003C461A">
      <w:pPr>
        <w:pStyle w:val="afc"/>
        <w:ind w:firstLine="420"/>
        <w:rPr>
          <w:ins w:id="1001665" w:author="Codex" w:date="2026-10-06T19:51:51Z"/>
          <w:rFonts w:eastAsiaTheme="minorEastAsia" w:cs="Times New Roman"/>
          <w:sz w:val="21"/>
        </w:rPr>
      </w:pPr>
      <w:ins w:id="1001666" w:author="Codex" w:date="2026-10-06T19:51:51Z">
        <w:r w:rsidRPr="003C461A">
          <w:rPr>
            <w:rFonts w:eastAsiaTheme="minorEastAsia" w:cs="Times New Roman"/>
            <w:sz w:val="21"/>
          </w:rPr>
          <w:t>Mikkonen J, Remes H, Moustgaard H, et al., 2021. Early adolescent health problems, school performance, and upper secondary educational pathways: A counterfactual-based mediation analysis[J]. Social Forces, 99(3): 1146-1175.</w:t>
        </w:r>
      </w:ins>
    </w:p>
    <w:p w14:paraId="739BD5FC" w14:textId="77777777" w:rsidR="003C461A" w:rsidRPr="003C461A" w:rsidRDefault="003C461A" w:rsidP="003C461A">
      <w:pPr>
        <w:pStyle w:val="afc"/>
        <w:ind w:firstLine="420"/>
        <w:rPr>
          <w:ins w:id="1001667" w:author="Codex" w:date="2026-10-06T19:51:51Z"/>
          <w:rFonts w:eastAsiaTheme="minorEastAsia" w:cs="Times New Roman"/>
          <w:sz w:val="21"/>
        </w:rPr>
      </w:pPr>
      <w:ins w:id="1001668" w:author="Codex" w:date="2026-10-06T19:51:51Z">
        <w:r w:rsidRPr="003C461A">
          <w:rPr>
            <w:rFonts w:eastAsiaTheme="minorEastAsia" w:cs="Times New Roman"/>
            <w:sz w:val="21"/>
          </w:rPr>
          <w:t>Qin X, Yang F, 2022. Simulation-based sensitivity analysis for causal mediation studies[J]. Psychological Methods, 27(6): 1000-1013.</w:t>
        </w:r>
      </w:ins>
    </w:p>
    <w:p w14:paraId="3C6D0C2C" w14:textId="77777777" w:rsidR="003C461A" w:rsidRPr="003C461A" w:rsidRDefault="003C461A" w:rsidP="003C461A">
      <w:pPr>
        <w:pStyle w:val="afc"/>
        <w:ind w:firstLine="420"/>
        <w:rPr>
          <w:ins w:id="1001669" w:author="Codex" w:date="2026-10-06T19:51:51Z"/>
          <w:rFonts w:eastAsiaTheme="minorEastAsia" w:cs="Times New Roman"/>
          <w:sz w:val="21"/>
        </w:rPr>
      </w:pPr>
      <w:ins w:id="1001670" w:author="Codex" w:date="2026-10-06T19:51:51Z">
        <w:r w:rsidRPr="003C461A">
          <w:rPr>
            <w:rFonts w:eastAsiaTheme="minorEastAsia" w:cs="Times New Roman"/>
            <w:sz w:val="21"/>
          </w:rPr>
          <w:t>Rijnhart J J M, Valente M J, Smyth H L, et al., 2023. Statistical mediation analysis for models with a binary mediator and a binary outcome: The differences between causal and traditional mediation analysis[J]. Prevention Science, 24(3): 408-418.</w:t>
        </w:r>
      </w:ins>
    </w:p>
    <w:p w14:paraId="3E78D5EB" w14:textId="77777777" w:rsidR="003C461A" w:rsidRPr="003C461A" w:rsidRDefault="003C461A" w:rsidP="003C461A">
      <w:pPr>
        <w:pStyle w:val="afc"/>
        <w:ind w:firstLine="420"/>
        <w:rPr>
          <w:ins w:id="1001671" w:author="Codex" w:date="2026-10-06T19:51:51Z"/>
          <w:rFonts w:eastAsiaTheme="minorEastAsia" w:cs="Times New Roman"/>
          <w:sz w:val="21"/>
        </w:rPr>
      </w:pPr>
      <w:ins w:id="1001672" w:author="Codex" w:date="2026-10-06T19:51:51Z">
        <w:r w:rsidRPr="003C461A">
          <w:rPr>
            <w:rFonts w:eastAsiaTheme="minorEastAsia" w:cs="Times New Roman"/>
            <w:sz w:val="21"/>
          </w:rPr>
          <w:t>Shi B, Choirat C, Coull B A, et al., 2021. CMAverse: A suite of functions for reproducible causal mediation analyses[J]. Epidemiology, 32(5): e20-e22.</w:t>
        </w:r>
      </w:ins>
    </w:p>
    <w:p w14:paraId="3CB35B5C" w14:textId="77777777" w:rsidR="003C461A" w:rsidRPr="003C461A" w:rsidRDefault="003C461A" w:rsidP="003C461A">
      <w:pPr>
        <w:pStyle w:val="afc"/>
        <w:ind w:firstLine="420"/>
        <w:rPr>
          <w:ins w:id="1001673" w:author="Codex" w:date="2026-10-06T19:51:51Z"/>
          <w:rFonts w:eastAsiaTheme="minorEastAsia" w:cs="Times New Roman"/>
          <w:sz w:val="21"/>
        </w:rPr>
      </w:pPr>
      <w:ins w:id="1001674" w:author="Codex" w:date="2026-10-06T19:51:51Z">
        <w:r w:rsidRPr="003C461A">
          <w:rPr>
            <w:rFonts w:eastAsiaTheme="minorEastAsia" w:cs="Times New Roman"/>
            <w:sz w:val="21"/>
          </w:rPr>
          <w:t>Smith L H, VanderWeele T J, 2019. Mediational E-values: Approximate sensitivity analysis for unmeasured mediator-outcome confounding[J]. Epidemiology (Cambridge, Mass.), 30(6): 835-837.</w:t>
        </w:r>
      </w:ins>
    </w:p>
    <w:p w14:paraId="47C49ABC" w14:textId="77777777" w:rsidR="003C461A" w:rsidRPr="003C461A" w:rsidRDefault="003C461A" w:rsidP="003C461A">
      <w:pPr>
        <w:pStyle w:val="afc"/>
        <w:ind w:firstLine="420"/>
        <w:rPr>
          <w:ins w:id="1001675" w:author="Codex" w:date="2026-10-06T19:51:51Z"/>
          <w:rFonts w:eastAsiaTheme="minorEastAsia" w:cs="Times New Roman"/>
          <w:sz w:val="21"/>
        </w:rPr>
      </w:pPr>
      <w:ins w:id="1001676" w:author="Codex" w:date="2026-10-06T19:51:51Z">
        <w:r w:rsidRPr="003C461A">
          <w:rPr>
            <w:rFonts w:eastAsiaTheme="minorEastAsia" w:cs="Times New Roman"/>
            <w:sz w:val="21"/>
          </w:rPr>
          <w:t>VanderWeele T J, 2013. A three-way decomposition of a total effect into direct, indirect, and interactive effects[J]. Epidemiology, 24(2): 224-232.</w:t>
        </w:r>
      </w:ins>
    </w:p>
    <w:p w14:paraId="5C70EE9E" w14:textId="77777777" w:rsidR="003C461A" w:rsidRPr="003C461A" w:rsidRDefault="003C461A" w:rsidP="003C461A">
      <w:pPr>
        <w:pStyle w:val="afc"/>
        <w:ind w:firstLine="420"/>
        <w:rPr>
          <w:ins w:id="1001677" w:author="Codex" w:date="2026-10-06T19:51:51Z"/>
          <w:rFonts w:eastAsiaTheme="minorEastAsia" w:cs="Times New Roman"/>
          <w:sz w:val="21"/>
        </w:rPr>
      </w:pPr>
      <w:ins w:id="1001678" w:author="Codex" w:date="2026-10-06T19:51:51Z">
        <w:r w:rsidRPr="003C461A">
          <w:rPr>
            <w:rFonts w:eastAsiaTheme="minorEastAsia" w:cs="Times New Roman"/>
            <w:sz w:val="21"/>
          </w:rPr>
          <w:t>VanderWeele T J, 2014. A unification of mediation and interaction: A 4-way decomposition[J]. Epidemiology, 25(5): 749-761.</w:t>
        </w:r>
      </w:ins>
    </w:p>
    <w:p w14:paraId="737F18CF" w14:textId="77777777" w:rsidR="003C461A" w:rsidRPr="003C461A" w:rsidRDefault="003C461A" w:rsidP="003C461A">
      <w:pPr>
        <w:pStyle w:val="afc"/>
        <w:ind w:firstLine="420"/>
        <w:rPr>
          <w:ins w:id="1001679" w:author="Codex" w:date="2026-10-06T19:51:51Z"/>
          <w:rFonts w:eastAsiaTheme="minorEastAsia" w:cs="Times New Roman"/>
          <w:sz w:val="21"/>
        </w:rPr>
      </w:pPr>
      <w:ins w:id="1001680" w:author="Codex" w:date="2026-10-06T19:51:51Z">
        <w:r w:rsidRPr="003C461A">
          <w:rPr>
            <w:rFonts w:eastAsiaTheme="minorEastAsia" w:cs="Times New Roman"/>
            <w:sz w:val="21"/>
          </w:rPr>
          <w:t>VanderWeele T J, Ding P, 2017a. Sensitivity analysis in observational research: Introducing the E-value[J]. Annals of Internal Medicine, 167(4): 268-274.</w:t>
        </w:r>
      </w:ins>
    </w:p>
    <w:p w14:paraId="6DE7AF3D" w14:textId="77777777" w:rsidR="003C461A" w:rsidRPr="003C461A" w:rsidRDefault="003C461A" w:rsidP="003C461A">
      <w:pPr>
        <w:pStyle w:val="afc"/>
        <w:ind w:firstLine="420"/>
        <w:rPr>
          <w:ins w:id="1001681" w:author="Codex" w:date="2026-10-06T19:51:51Z"/>
          <w:rFonts w:eastAsiaTheme="minorEastAsia" w:cs="Times New Roman"/>
          <w:sz w:val="21"/>
        </w:rPr>
      </w:pPr>
      <w:ins w:id="1001682" w:author="Codex" w:date="2026-10-06T19:51:51Z">
        <w:r w:rsidRPr="003C461A">
          <w:rPr>
            <w:rFonts w:eastAsiaTheme="minorEastAsia" w:cs="Times New Roman"/>
            <w:sz w:val="21"/>
          </w:rPr>
          <w:t>VanderWeele T J, Tchetgen Tchetgen E J, 2017b. Mediation analysis with time varying exposures and mediators[J]. Journal of the Royal Statistical Society. Series B, Statistical methodology, 79(3): 917-938.</w:t>
        </w:r>
      </w:ins>
    </w:p>
    <w:p w14:paraId="6C3AA288" w14:textId="77777777" w:rsidR="003C461A" w:rsidRPr="003C461A" w:rsidRDefault="003C461A" w:rsidP="003C461A">
      <w:pPr>
        <w:pStyle w:val="afc"/>
        <w:ind w:firstLine="420"/>
        <w:rPr>
          <w:ins w:id="1001683" w:author="Codex" w:date="2026-10-06T19:51:51Z"/>
          <w:rFonts w:eastAsiaTheme="minorEastAsia" w:cs="Times New Roman"/>
          <w:sz w:val="21"/>
        </w:rPr>
      </w:pPr>
      <w:ins w:id="1001684" w:author="Codex" w:date="2026-10-06T19:51:51Z">
        <w:r w:rsidRPr="003C461A">
          <w:rPr>
            <w:rFonts w:eastAsiaTheme="minorEastAsia" w:cs="Times New Roman"/>
            <w:sz w:val="21"/>
          </w:rPr>
          <w:t>Vignoli D, Mencarini L, Alderotti G, 2020. Is the effect of job uncertainty on fertility intentions channeled by subjective well-being?[J]. Advances in Life Course Research, 46: 100343.</w:t>
        </w:r>
      </w:ins>
    </w:p>
    <w:p w14:paraId="207A207D" w14:textId="77777777" w:rsidR="003C461A" w:rsidRPr="003C461A" w:rsidRDefault="003C461A" w:rsidP="003C461A">
      <w:pPr>
        <w:pStyle w:val="afc"/>
        <w:ind w:firstLine="420"/>
        <w:rPr>
          <w:ins w:id="1001685" w:author="Codex" w:date="2026-10-06T19:51:51Z"/>
          <w:rFonts w:eastAsiaTheme="minorEastAsia" w:cs="Times New Roman"/>
          <w:sz w:val="21"/>
        </w:rPr>
      </w:pPr>
      <w:ins w:id="1001686" w:author="Codex" w:date="2026-10-06T19:51:51Z">
        <w:r w:rsidRPr="003C461A">
          <w:rPr>
            <w:rFonts w:eastAsiaTheme="minorEastAsia" w:cs="Times New Roman"/>
            <w:sz w:val="21"/>
          </w:rPr>
          <w:t>Wang A, Arah O A, 2015. G-computation demonstration in causal mediation analysis[J]. European Journal of Epidemiology, 30(10): 1119-1127.</w:t>
        </w:r>
      </w:ins>
    </w:p>
    <w:p w14:paraId="083D103D" w14:textId="77777777" w:rsidR="003C461A" w:rsidRPr="003C461A" w:rsidRDefault="003C461A" w:rsidP="003C461A">
      <w:pPr>
        <w:pStyle w:val="afc"/>
        <w:ind w:firstLine="420"/>
        <w:rPr>
          <w:ins w:id="1001687" w:author="Codex" w:date="2026-10-06T19:51:51Z"/>
          <w:rFonts w:eastAsiaTheme="minorEastAsia" w:cs="Times New Roman"/>
          <w:sz w:val="21"/>
        </w:rPr>
      </w:pPr>
      <w:ins w:id="1001688" w:author="Codex" w:date="2026-10-06T19:51:51Z">
        <w:r w:rsidRPr="003C461A">
          <w:rPr>
            <w:rFonts w:eastAsiaTheme="minorEastAsia" w:cs="Times New Roman"/>
            <w:sz w:val="21"/>
          </w:rPr>
          <w:t>Yazawa A, Shiba K, Inoue Y, et al., 2022. Early childhood adversity and late-life depressive symptoms: Unpacking mediation and interaction by adult socioeconomic status[J]. Social Psychiatry and Psychiatric Epidemiology, 57(6): 1147-1156.</w:t>
        </w:r>
      </w:ins>
    </w:p>
    <w:p w14:paraId="5A51F66F" w14:textId="29A4A9CF" w:rsidR="00FB24F4" w:rsidRDefault="003E386D" w:rsidP="003C461A">
      <w:pPr>
        <w:pStyle w:val="afc"/>
        <w:ind w:firstLine="420"/>
        <w:rPr>
          <w:ins w:id="1001689" w:author="Codex" w:date="2026-10-06T19:51:51Z"/>
          <w:bCs/>
          <w:sz w:val="21"/>
          <w:szCs w:val="21"/>
        </w:rPr>
      </w:pPr>
      <w:ins w:id="1001690" w:author="Codex" w:date="2026-10-06T19:51:51Z">
        <w:r>
          <w:rPr>
            <w:bCs/>
            <w:sz w:val="21"/>
            <w:szCs w:val="21"/>
          </w:rPr>
          <w:fldChar w:fldCharType="end"/>
        </w:r>
      </w:ins>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0CFEE" w14:textId="77777777" w:rsidR="005211F2" w:rsidRDefault="005211F2" w:rsidP="00BC7770">
      <w:pPr>
        <w:ind w:firstLine="420"/>
      </w:pPr>
      <w:r>
        <w:separator/>
      </w:r>
    </w:p>
  </w:endnote>
  <w:endnote w:type="continuationSeparator" w:id="0">
    <w:p w14:paraId="36ED2CA1" w14:textId="77777777" w:rsidR="005211F2" w:rsidRDefault="005211F2"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A7B39"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EFBF5"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0B042"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8FDAF"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2E80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8041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proofState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5E1C"/>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34</Pages>
  <Words>15159</Words>
  <Characters>86411</Characters>
  <Application>Microsoft Office Word</Application>
  <DocSecurity>0</DocSecurity>
  <Lines>720</Lines>
  <Paragraphs>202</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46</cp:revision>
  <dcterms:created xsi:type="dcterms:W3CDTF">2026-09-01T11:46:00Z</dcterms:created>
  <dcterms:modified xsi:type="dcterms:W3CDTF">2026-10-04T17:14:00Z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