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34BFF9" w14:textId="7FF68671" w:rsidR="00A306FB" w:rsidRDefault="00A306FB" w:rsidP="00D60ABC">
      <w:pPr>
        <w:pStyle w:val="aff2"/>
        <w:keepNext/>
        <w:snapToGrid w:val="0"/>
        <w:spacing w:before="312" w:after="312" w:line="360" w:lineRule="exact"/>
        <w:ind w:firstLine="422"/>
      </w:pPr>
      <w:r>
        <w:t>一、引言</w:t>
      </w:r>
    </w:p>
    <w:p w14:paraId="23B5783E" w14:textId="7FF68673" w:rsidR="00A306FB" w:rsidRDefault="00A306FB" w:rsidP="00BF19A6">
      <w:pPr>
        <w:pStyle w:val="aff4"/>
        <w:keepNext/>
        <w:snapToGrid w:val="0"/>
        <w:spacing w:before="156" w:after="156" w:line="360" w:lineRule="exact"/>
        <w:ind w:firstLine="428"/>
      </w:pPr>
      <w:r>
        <w:t>（一）代际经济支持与家庭内部的资源配置</w:t>
      </w:r>
    </w:p>
    <w:p w14:paraId="03D2B2A0" w14:textId="7FF68675"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18" w:author="Codex" w:date="2026-10-05T16:32:41.313017+00:00">
            <w:rPr>
              <w:sz w:val="21"/>
              <w:szCs w:val="21"/>
            </w:rPr>
          </w:rPrChange>
        </w:rPr>
        <w:pPrChange w:id="298" w:author="Codex" w:date="2026-10-05T16:32:41.313017+00:00">
          <w:pPr>
            <w:pStyle w:val="af5"/>
            <w:snapToGrid w:val="0"/>
            <w:ind w:firstLine="420"/>
            <w:jc w:val="both"/>
          </w:pPr>
        </w:pPrChange>
      </w:pPr>
      <w:r>
        <w:rPr>
          <w:rFonts w:ascii="Times New Roman" w:hAnsi="Times New Roman" w:cs="Times New Roman" w:eastAsia="SimSun"/>
          <w:sz w:val="21"/>
          <w:szCs w:val="21"/>
          <w:rPrChange w:id="299" w:author="Codex" w:date="2026-10-05T16:32:41.313017+00:00">
            <w:rPr>
              <w:sz w:val="21"/>
              <w:szCs w:val="21"/>
            </w:rPr>
          </w:rPrChange>
        </w:rPr>
        <w:t>向父母提供经济支持，是成年子女家庭资源分配的重要组成部分。本文关注的不是收入与支持是否简单同向变化，而是这种联系如何嵌入夫妻关系：新增经济资源是否经由婚姻满意度传递，抑或是在不同婚姻评价情境中产生不同的支持反应。</w:t>
      </w:r>
    </w:p>
    <w:p w14:paraId="451B5E45" w14:textId="7FF6867F"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19" w:author="Codex" w:date="2026-10-05T16:32:41.313017+00:00">
            <w:rPr>
              <w:sz w:val="21"/>
              <w:szCs w:val="21"/>
            </w:rPr>
          </w:rPrChange>
        </w:rPr>
        <w:pPrChange w:id="300" w:author="Codex" w:date="2026-10-05T16:32:41.313017+00:00">
          <w:pPr>
            <w:pStyle w:val="af5"/>
            <w:snapToGrid w:val="0"/>
            <w:ind w:firstLine="420"/>
            <w:jc w:val="both"/>
          </w:pPr>
        </w:pPrChange>
      </w:pPr>
      <w:r>
        <w:rPr>
          <w:rFonts w:ascii="Times New Roman" w:hAnsi="Times New Roman" w:cs="Times New Roman" w:eastAsia="SimSun"/>
          <w:sz w:val="21"/>
          <w:szCs w:val="21"/>
          <w:rPrChange w:id="301" w:author="Codex" w:date="2026-10-05T16:32:41.313017+00:00">
            <w:rPr>
              <w:sz w:val="21"/>
              <w:szCs w:val="21"/>
            </w:rPr>
          </w:rPrChange>
        </w:rPr>
        <w:t>为回答这一问题，本文利用</w:t>
      </w:r>
      <w:r>
        <w:rPr>
          <w:rFonts w:ascii="Times New Roman" w:hAnsi="Times New Roman" w:cs="Times New Roman" w:eastAsia="SimSun"/>
          <w:sz w:val="21"/>
          <w:szCs w:val="21"/>
          <w:rPrChange w:id="302" w:author="Codex" w:date="2026-10-05T16:32:41.313017+00:00">
            <w:rPr>
              <w:sz w:val="21"/>
              <w:szCs w:val="21"/>
            </w:rPr>
          </w:rPrChange>
        </w:rPr>
        <w:t>CFPS 2018—2020</w:t>
      </w:r>
      <w:r>
        <w:rPr>
          <w:rFonts w:ascii="Times New Roman" w:hAnsi="Times New Roman" w:cs="Times New Roman" w:eastAsia="SimSun"/>
          <w:sz w:val="21"/>
          <w:szCs w:val="21"/>
          <w:rPrChange w:id="303" w:author="Codex" w:date="2026-10-05T16:32:41.313017+00:00">
            <w:rPr>
              <w:sz w:val="21"/>
              <w:szCs w:val="21"/>
            </w:rPr>
          </w:rPrChange>
        </w:rPr>
        <w:t>和</w:t>
      </w:r>
      <w:r>
        <w:rPr>
          <w:rFonts w:ascii="Times New Roman" w:hAnsi="Times New Roman" w:cs="Times New Roman" w:eastAsia="SimSun"/>
          <w:sz w:val="21"/>
          <w:szCs w:val="21"/>
          <w:rPrChange w:id="304" w:author="Codex" w:date="2026-10-05T16:32:41.313017+00:00">
            <w:rPr>
              <w:sz w:val="21"/>
              <w:szCs w:val="21"/>
            </w:rPr>
          </w:rPrChange>
        </w:rPr>
        <w:t>2020—2022</w:t>
      </w:r>
      <w:r>
        <w:rPr>
          <w:rFonts w:ascii="Times New Roman" w:hAnsi="Times New Roman" w:cs="Times New Roman" w:eastAsia="SimSun"/>
          <w:sz w:val="21"/>
          <w:szCs w:val="21"/>
          <w:rPrChange w:id="305" w:author="Codex" w:date="2026-10-05T16:32:41.313017+00:00">
            <w:rPr>
              <w:sz w:val="21"/>
              <w:szCs w:val="21"/>
            </w:rPr>
          </w:rPrChange>
        </w:rPr>
        <w:t>相邻波次记录，将本人及配偶的婚姻满意度与父母特定的经济支持相匹配，分别考察绝对变化和夫妻内部相对位置转移。分析保留本人、配偶两种角色，以区分家庭资源向核心家庭集中与向父代家庭延伸的两种可能取向。</w:t>
      </w:r>
    </w:p>
    <w:p w14:paraId="45FC551B" w14:textId="7FF68681" w:rsidR="00A306FB" w:rsidRDefault="00A306FB" w:rsidP="00BF19A6">
      <w:pPr>
        <w:pStyle w:val="aff4"/>
        <w:keepNext/>
        <w:snapToGrid w:val="0"/>
        <w:spacing w:before="156" w:after="156" w:line="360" w:lineRule="exact"/>
        <w:ind w:firstLine="428"/>
      </w:pPr>
      <w:r>
        <w:t>（二）婚姻满意度的传导作用与情境作用</w:t>
      </w:r>
    </w:p>
    <w:p w14:paraId="7C59D70E" w14:textId="7FF68683" w:rsidR="00A306FB" w:rsidRPr="00270697" w:rsidRDefault="00A306FB" w:rsidP="00BF19A6">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20" w:author="Codex" w:date="2026-10-05T16:32:41.313017+00:00">
            <w:rPr>
              <w:sz w:val="21"/>
              <w:szCs w:val="21"/>
            </w:rPr>
          </w:rPrChange>
        </w:rPr>
        <w:pPrChange w:id="306" w:author="Codex" w:date="2026-10-05T16:32:41.313017+00:00">
          <w:pPr>
            <w:pStyle w:val="af5"/>
            <w:snapToGrid w:val="0"/>
            <w:ind w:firstLine="420"/>
            <w:jc w:val="both"/>
          </w:pPr>
        </w:pPrChange>
      </w:pPr>
      <w:r>
        <w:rPr>
          <w:rFonts w:ascii="Times New Roman" w:hAnsi="Times New Roman" w:cs="Times New Roman" w:eastAsia="SimSun"/>
          <w:sz w:val="21"/>
          <w:szCs w:val="21"/>
          <w:rPrChange w:id="307" w:author="Codex" w:date="2026-10-05T16:32:41.313017+00:00">
            <w:rPr>
              <w:sz w:val="21"/>
              <w:szCs w:val="21"/>
            </w:rPr>
          </w:rPrChange>
        </w:rPr>
        <w:t>成年子女对父母的经济支持不仅取决于个人收入，也涉及核心家庭与父代家庭之间的资源分配。收入增加能够扩大可用资源，却不能直接说明新增资源将流向何处。将夫妻关系纳入分析，有助于理解经济能力如何转化为具体的代际支持行为。</w:t>
      </w:r>
    </w:p>
    <w:p w14:paraId="1D9C23A8" w14:textId="7FF68685" w:rsidR="00A306FB" w:rsidRPr="00270697" w:rsidRDefault="00A306FB" w:rsidP="00BF19A6">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21" w:author="Codex" w:date="2026-10-05T16:32:41.313017+00:00">
            <w:rPr>
              <w:sz w:val="21"/>
              <w:szCs w:val="21"/>
            </w:rPr>
          </w:rPrChange>
        </w:rPr>
        <w:pPrChange w:id="308" w:author="Codex" w:date="2026-10-05T16:32:41.313017+00:00">
          <w:pPr>
            <w:pStyle w:val="af5"/>
            <w:snapToGrid w:val="0"/>
            <w:ind w:firstLine="420"/>
            <w:jc w:val="both"/>
          </w:pPr>
        </w:pPrChange>
      </w:pPr>
      <w:r>
        <w:rPr>
          <w:rFonts w:ascii="Times New Roman" w:hAnsi="Times New Roman" w:cs="Times New Roman" w:eastAsia="SimSun"/>
          <w:sz w:val="21"/>
          <w:szCs w:val="21"/>
          <w:rPrChange w:id="309" w:author="Codex" w:date="2026-10-05T16:32:41.313017+00:00">
            <w:rPr>
              <w:sz w:val="21"/>
              <w:szCs w:val="21"/>
            </w:rPr>
          </w:rPrChange>
        </w:rPr>
        <w:t>家庭系统视角强调，夫妻关系与亲子关系并非彼此独立。本文据此区分婚姻满意度的两种可能作用：一是收入变化经由婚姻评价传递至支持行为；二是婚姻评价构成资源分配的关系情境，使相同收入变化对应不同的支持反应。两种作用可以并存，也可能只得到其中一种的经验支持。</w:t>
      </w:r>
    </w:p>
    <w:p w14:paraId="0A10A958" w14:textId="7FF68689" w:rsidR="00A306FB" w:rsidRDefault="00A306FB" w:rsidP="00D60ABC">
      <w:pPr>
        <w:pStyle w:val="afffa"/>
        <w:keepNext/>
        <w:snapToGrid w:val="0"/>
        <w:spacing w:before="156" w:after="100" w:line="360" w:lineRule="exact"/>
        <w:ind w:firstLine="420"/>
      </w:pPr>
      <w:r>
        <w:t xml:space="preserve">1. </w:t>
      </w:r>
      <w:r>
        <w:t>收入变化是否通过婚姻满意度传递？</w:t>
      </w:r>
    </w:p>
    <w:p w14:paraId="3C3D491F" w14:textId="7FF6868B" w:rsidR="00A306FB" w:rsidRPr="00270697" w:rsidRDefault="00A306FB" w:rsidP="00A306FB">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22" w:author="Codex" w:date="2026-10-05T16:32:41.313017+00:00">
            <w:rPr>
              <w:sz w:val="21"/>
              <w:szCs w:val="21"/>
            </w:rPr>
          </w:rPrChange>
        </w:rPr>
        <w:pPrChange w:id="310" w:author="Codex" w:date="2026-10-05T16:32:41.313017+00:00">
          <w:pPr>
            <w:pStyle w:val="af5"/>
            <w:snapToGrid w:val="0"/>
            <w:ind w:firstLine="420"/>
            <w:jc w:val="both"/>
          </w:pPr>
        </w:pPrChange>
      </w:pPr>
      <w:r>
        <w:rPr>
          <w:rFonts w:ascii="Times New Roman" w:hAnsi="Times New Roman" w:cs="Times New Roman" w:eastAsia="SimSun"/>
          <w:sz w:val="21"/>
          <w:szCs w:val="21"/>
          <w:rPrChange w:id="311" w:author="Codex" w:date="2026-10-05T16:32:41.313017+00:00">
            <w:rPr>
              <w:sz w:val="21"/>
              <w:szCs w:val="21"/>
            </w:rPr>
          </w:rPrChange>
        </w:rPr>
        <w:t>传导机制关注收入、婚姻评价与支持行为之间的连续联系。收入增加可能缓解家庭经济压力、改变夫妻对资源贡献的评价，继而影响双方对向父母转移资源的接受程度。由此，婚姻满意度可能成为收入与代际支持之间的中间环节。</w:t>
      </w:r>
    </w:p>
    <w:p w14:paraId="162AEDED" w14:textId="7FF6868D" w:rsidR="00A306FB" w:rsidRPr="00270697" w:rsidRDefault="00A306FB" w:rsidP="00A306FB">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23" w:author="Codex" w:date="2026-10-05T16:32:41.313017+00:00">
            <w:rPr>
              <w:sz w:val="21"/>
              <w:szCs w:val="21"/>
            </w:rPr>
          </w:rPrChange>
        </w:rPr>
        <w:pPrChange w:id="312" w:author="Codex" w:date="2026-10-05T16:32:41.313017+00:00">
          <w:pPr>
            <w:pStyle w:val="af5"/>
            <w:snapToGrid w:val="0"/>
            <w:ind w:firstLine="420"/>
            <w:jc w:val="both"/>
          </w:pPr>
        </w:pPrChange>
      </w:pPr>
      <w:r>
        <w:rPr>
          <w:rFonts w:ascii="Times New Roman" w:hAnsi="Times New Roman" w:cs="Times New Roman" w:eastAsia="SimSun"/>
          <w:sz w:val="21"/>
          <w:szCs w:val="21"/>
          <w:rPrChange w:id="313" w:author="Codex" w:date="2026-10-05T16:32:41.313017+00:00">
            <w:rPr>
              <w:sz w:val="21"/>
              <w:szCs w:val="21"/>
            </w:rPr>
          </w:rPrChange>
        </w:rPr>
        <w:t>原有研究分别为这一机制的两个环节提供了线索，但两个环节各自相关，并不等于完整传导过程已经得到检验。</w:t>
      </w:r>
    </w:p>
    <w:p w14:paraId="07F65167" w14:textId="13C4335D" w:rsidR="00A306FB" w:rsidRPr="00270697" w:rsidRDefault="00A306FB" w:rsidP="00A306FB">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24" w:author="Codex" w:date="2026-10-05T16:32:41.313017+00:00">
            <w:rPr>
              <w:sz w:val="21"/>
              <w:szCs w:val="21"/>
            </w:rPr>
          </w:rPrChange>
        </w:rPr>
        <w:pPrChange w:id="314" w:author="Codex" w:date="2026-10-05T16:32:41.313017+00:00">
          <w:pPr>
            <w:pStyle w:val="af5"/>
            <w:snapToGrid w:val="0"/>
            <w:ind w:firstLine="420"/>
            <w:jc w:val="both"/>
          </w:pPr>
        </w:pPrChange>
      </w:pPr>
      <w:r>
        <w:rPr>
          <w:rFonts w:ascii="Times New Roman" w:hAnsi="Times New Roman" w:cs="Times New Roman" w:eastAsia="SimSun"/>
          <w:sz w:val="21"/>
          <w:szCs w:val="21"/>
          <w:rPrChange w:id="315" w:author="Codex" w:date="2026-10-05T16:32:41.313017+00:00">
            <w:rPr>
              <w:sz w:val="21"/>
              <w:szCs w:val="21"/>
            </w:rPr>
          </w:rPrChange>
        </w:rPr>
        <w:t>许琪</w:t>
      </w:r>
      <w:r w:rsidR="003E386D">
        <w:rPr>
          <w:sz w:val="21"/>
          <w:szCs w:val="21"/>
        </w:rPr>
        <w:fldChar w:fldCharType="begin"/>
      </w:r>
      <w:r w:rsidR="003E386D">
        <w:rPr>
          <w:rFonts w:hint="eastAsia"/>
          <w:sz w:val="21"/>
          <w:szCs w:val="21"/>
        </w:rPr>
        <w:instrText xml:space="preserve"> ADDIN ZOTERO_ITEM CSL_CITATION {"citationID":"ydGrzFR0","properties":{"formattedCitation":"\\uc0\\u65288{}2022\\uc0\\u65289{}","plainCitation":"</w:instrText>
      </w:r>
      <w:r w:rsidR="003E386D">
        <w:rPr>
          <w:rFonts w:hint="eastAsia"/>
          <w:sz w:val="21"/>
          <w:szCs w:val="21"/>
        </w:rPr>
        <w:instrText>（</w:instrText>
      </w:r>
      <w:r w:rsidR="003E386D">
        <w:rPr>
          <w:rFonts w:hint="eastAsia"/>
          <w:sz w:val="21"/>
          <w:szCs w:val="21"/>
        </w:rPr>
        <w:instrText>2022</w:instrText>
      </w:r>
      <w:r w:rsidR="003E386D">
        <w:rPr>
          <w:rFonts w:hint="eastAsia"/>
          <w:sz w:val="21"/>
          <w:szCs w:val="21"/>
        </w:rPr>
        <w:instrText>）</w:instrText>
      </w:r>
      <w:r w:rsidR="003E386D">
        <w:rPr>
          <w:rFonts w:hint="eastAsia"/>
          <w:sz w:val="21"/>
          <w:szCs w:val="21"/>
        </w:rPr>
        <w:instrText>","noteIndex":0},"citationItems":[{"id":14603,"uris":["http://zotero.org/users/9676737/items/CJH55LHM"],"itemData":{"id":14603,"type":"article-journal","abstract":"</w:instrText>
      </w:r>
      <w:r w:rsidR="003E386D">
        <w:rPr>
          <w:rFonts w:hint="eastAsia"/>
          <w:sz w:val="21"/>
          <w:szCs w:val="21"/>
        </w:rPr>
        <w:instrText>本文使用</w:instrText>
      </w:r>
      <w:r w:rsidR="003E386D">
        <w:rPr>
          <w:rFonts w:hint="eastAsia"/>
          <w:sz w:val="21"/>
          <w:szCs w:val="21"/>
        </w:rPr>
        <w:instrText>2014</w:instrText>
      </w:r>
      <w:r w:rsidR="003E386D">
        <w:rPr>
          <w:rFonts w:hint="eastAsia"/>
          <w:sz w:val="21"/>
          <w:szCs w:val="21"/>
        </w:rPr>
        <w:instrText>年中国家庭追踪调查（</w:instrText>
      </w:r>
      <w:r w:rsidR="003E386D">
        <w:rPr>
          <w:rFonts w:hint="eastAsia"/>
          <w:sz w:val="21"/>
          <w:szCs w:val="21"/>
        </w:rPr>
        <w:instrText>CFPS</w:instrText>
      </w:r>
      <w:r w:rsidR="003E386D">
        <w:rPr>
          <w:rFonts w:hint="eastAsia"/>
          <w:sz w:val="21"/>
          <w:szCs w:val="21"/>
        </w:rPr>
        <w:instrText>）数据研究了丈夫的经济贡献和家务贡献对妻子婚姻满意度的影响。研究发现，当代中国家庭的性别分工模式依旧传统，且大多数妻子对当前的性别分工模式和婚姻状况表示满意。丈夫的收入和家务时间分别通过影响妻子对丈夫经济贡献和家务贡献满意度的途径影响其婚姻满意度。相比家务贡献，妻子对丈夫经济贡献的满意度对其婚姻满意度有更强的影响。多组比较研究发现，丈夫的经济贡献对妻子婚姻满意度的影响不随妻子特征的变化而变化；但相比传统女性，现代女性更可能因为丈夫的家务参与不足而对其家务贡献产生不满，进而导致婚姻满意度下降。总体来看，当前中国家庭的性别分工模式对妻子婚姻满意度的影响表现出传统与现代相互交融的特征，中国特殊的现代化进程是导致这一结果的主要因素。</w:instrText>
      </w:r>
      <w:r w:rsidR="003E386D">
        <w:rPr>
          <w:rFonts w:hint="eastAsia"/>
          <w:sz w:val="21"/>
          <w:szCs w:val="21"/>
        </w:rPr>
        <w:instrText>","citation-key":"XuQi2022","container-title":"</w:instrText>
      </w:r>
      <w:r w:rsidR="003E386D">
        <w:rPr>
          <w:rFonts w:hint="eastAsia"/>
          <w:sz w:val="21"/>
          <w:szCs w:val="21"/>
        </w:rPr>
        <w:instrText>社会学评论</w:instrText>
      </w:r>
      <w:r w:rsidR="003E386D">
        <w:rPr>
          <w:rFonts w:hint="eastAsia"/>
          <w:sz w:val="21"/>
          <w:szCs w:val="21"/>
        </w:rPr>
        <w:instrText xml:space="preserve">","ISSN":"2095-5154","issue":"3","language":"zh","note":"Core: </w:instrText>
      </w:r>
      <w:r w:rsidR="003E386D">
        <w:rPr>
          <w:rFonts w:hint="eastAsia"/>
          <w:sz w:val="21"/>
          <w:szCs w:val="21"/>
        </w:rPr>
        <w:instrText>北大核心</w:instrText>
      </w:r>
      <w:r w:rsidR="003E386D">
        <w:rPr>
          <w:rFonts w:hint="eastAsia"/>
          <w:sz w:val="21"/>
          <w:szCs w:val="21"/>
        </w:rPr>
        <w:instrText>, CSSCI, AMI","page":"43-63","source":"CNKI","title":"</w:instrText>
      </w:r>
      <w:r w:rsidR="003E386D">
        <w:rPr>
          <w:rFonts w:hint="eastAsia"/>
          <w:sz w:val="21"/>
          <w:szCs w:val="21"/>
        </w:rPr>
        <w:instrText>挣钱还是做家务——丈夫的经济贡献和家务贡献对妻子婚姻满意度的影响</w:instrText>
      </w:r>
      <w:r w:rsidR="003E386D">
        <w:rPr>
          <w:rFonts w:hint="eastAsia"/>
          <w:sz w:val="21"/>
          <w:szCs w:val="21"/>
        </w:rPr>
        <w:instrText>","volume":"10","author":[{"literal":"</w:instrText>
      </w:r>
      <w:r w:rsidR="003E386D">
        <w:rPr>
          <w:rFonts w:hint="eastAsia"/>
          <w:sz w:val="21"/>
          <w:szCs w:val="21"/>
        </w:rPr>
        <w:instrText>许琪</w:instrText>
      </w:r>
      <w:r w:rsidR="003E386D">
        <w:rPr>
          <w:rFonts w:hint="eastAsia"/>
          <w:sz w:val="21"/>
          <w:szCs w:val="21"/>
        </w:rPr>
        <w:instrText>"}],"issued":{"date-parts":[["2022"]]}},"suppress-author":true}],"schema":"https://github.com/citation-style-language/sche</w:instrText>
      </w:r>
      <w:r w:rsidR="003E386D">
        <w:rPr>
          <w:sz w:val="21"/>
          <w:szCs w:val="21"/>
        </w:rPr>
        <w:instrText xml:space="preserve">ma/raw/master/csl-citation.json"} </w:instrText>
      </w:r>
      <w:r w:rsidR="003E386D">
        <w:rPr>
          <w:sz w:val="21"/>
          <w:szCs w:val="21"/>
        </w:rPr>
        <w:fldChar w:fldCharType="separate"/>
      </w:r>
      <w:r w:rsidR="003E386D" w:rsidRPr="0026775C">
        <w:rPr>
          <w:rFonts w:ascii="Times New Roman" w:hAnsi="Times New Roman" w:cs="Times New Roman" w:eastAsia="SimSun"/>
          <w:sz w:val="21"/>
          <w:szCs w:val="21"/>
          <w:rPrChange w:id="316" w:author="Codex" w:date="2026-10-05T16:32:41.313017+00:00">
            <w:rPr>
              <w:rFonts w:eastAsiaTheme="minorEastAsia"/>
              <w:sz w:val="21"/>
            </w:rPr>
          </w:rPrChange>
        </w:rPr>
        <w:t>（</w:t>
      </w:r>
      <w:r w:rsidR="003E386D" w:rsidRPr="0026775C">
        <w:rPr>
          <w:rFonts w:ascii="Times New Roman" w:hAnsi="Times New Roman" w:cs="Times New Roman" w:eastAsia="SimSun"/>
          <w:sz w:val="21"/>
          <w:szCs w:val="21"/>
          <w:rPrChange w:id="317" w:author="Codex" w:date="2026-10-05T16:32:41.313017+00:00">
            <w:rPr>
              <w:rFonts w:eastAsiaTheme="minorEastAsia"/>
              <w:sz w:val="21"/>
            </w:rPr>
          </w:rPrChange>
        </w:rPr>
        <w:t>2022</w:t>
      </w:r>
      <w:r w:rsidR="003E386D" w:rsidRPr="0026775C">
        <w:rPr>
          <w:rFonts w:ascii="Times New Roman" w:hAnsi="Times New Roman" w:cs="Times New Roman" w:eastAsia="SimSun"/>
          <w:sz w:val="21"/>
          <w:szCs w:val="21"/>
          <w:rPrChange w:id="318" w:author="Codex" w:date="2026-10-05T16:32:41.313017+00:00">
            <w:rPr>
              <w:rFonts w:eastAsiaTheme="minorEastAsia"/>
              <w:sz w:val="21"/>
            </w:rPr>
          </w:rPrChange>
        </w:rPr>
        <w:t>）</w:t>
      </w:r>
      <w:r w:rsidR="003E386D">
        <w:rPr>
          <w:sz w:val="21"/>
          <w:szCs w:val="21"/>
        </w:rPr>
        <w:fldChar w:fldCharType="end"/>
      </w:r>
      <w:r>
        <w:rPr>
          <w:rFonts w:ascii="Times New Roman" w:hAnsi="Times New Roman" w:cs="Times New Roman" w:eastAsia="SimSun"/>
          <w:sz w:val="21"/>
          <w:szCs w:val="21"/>
          <w:rPrChange w:id="319" w:author="Codex" w:date="2026-10-05T16:32:41.313017+00:00">
            <w:rPr>
              <w:sz w:val="21"/>
              <w:szCs w:val="21"/>
            </w:rPr>
          </w:rPrChange>
        </w:rPr>
        <w:t>关于丈夫收入与妻子婚姻评价的研究，以及郑丹丹和狄金华</w:t>
      </w:r>
      <w:r w:rsidR="003E386D">
        <w:rPr>
          <w:sz w:val="21"/>
          <w:szCs w:val="21"/>
        </w:rPr>
        <w:fldChar w:fldCharType="begin"/>
      </w:r>
      <w:r w:rsidR="003E386D">
        <w:rPr>
          <w:rFonts w:hint="eastAsia"/>
          <w:sz w:val="21"/>
          <w:szCs w:val="21"/>
        </w:rPr>
        <w:instrText xml:space="preserve"> ADDIN ZOTERO_ITEM CSL_CITATION {"citationID":"XadNs3oS","properties":{"formattedCitation":"\\uc0\\u65288{}2017\\uc0\\u65289{}","plainCitation":"</w:instrText>
      </w:r>
      <w:r w:rsidR="003E386D">
        <w:rPr>
          <w:rFonts w:hint="eastAsia"/>
          <w:sz w:val="21"/>
          <w:szCs w:val="21"/>
        </w:rPr>
        <w:instrText>（</w:instrText>
      </w:r>
      <w:r w:rsidR="003E386D">
        <w:rPr>
          <w:rFonts w:hint="eastAsia"/>
          <w:sz w:val="21"/>
          <w:szCs w:val="21"/>
        </w:rPr>
        <w:instrText>2017</w:instrText>
      </w:r>
      <w:r w:rsidR="003E386D">
        <w:rPr>
          <w:rFonts w:hint="eastAsia"/>
          <w:sz w:val="21"/>
          <w:szCs w:val="21"/>
        </w:rPr>
        <w:instrText>）</w:instrText>
      </w:r>
      <w:r w:rsidR="003E386D">
        <w:rPr>
          <w:rFonts w:hint="eastAsia"/>
          <w:sz w:val="21"/>
          <w:szCs w:val="21"/>
        </w:rPr>
        <w:instrText>","noteIndex":0},"citationItems":[{"id":18036,"uris":["http://zotero.org/users/9676737/items/UPKHDV2B"],"itemData":{"id":18036,"type":"article-journal","abstract":"</w:instrText>
      </w:r>
      <w:r w:rsidR="003E386D">
        <w:rPr>
          <w:rFonts w:hint="eastAsia"/>
          <w:sz w:val="21"/>
          <w:szCs w:val="21"/>
        </w:rPr>
        <w:instrText>通过对</w:instrText>
      </w:r>
      <w:r w:rsidR="003E386D">
        <w:rPr>
          <w:rFonts w:hint="eastAsia"/>
          <w:sz w:val="21"/>
          <w:szCs w:val="21"/>
        </w:rPr>
        <w:instrText>CGSS2006</w:instrText>
      </w:r>
      <w:r w:rsidR="003E386D">
        <w:rPr>
          <w:rFonts w:hint="eastAsia"/>
          <w:sz w:val="21"/>
          <w:szCs w:val="21"/>
        </w:rPr>
        <w:instrText>家庭卷数据的分析</w:instrText>
      </w:r>
      <w:r w:rsidR="003E386D">
        <w:rPr>
          <w:rFonts w:hint="eastAsia"/>
          <w:sz w:val="21"/>
          <w:szCs w:val="21"/>
        </w:rPr>
        <w:instrText>,</w:instrText>
      </w:r>
      <w:r w:rsidR="003E386D">
        <w:rPr>
          <w:rFonts w:hint="eastAsia"/>
          <w:sz w:val="21"/>
          <w:szCs w:val="21"/>
        </w:rPr>
        <w:instrText>本文考察了女性家庭权力及夫妻关系对家庭代际资源分配的影响及其作用机制。研究发现</w:instrText>
      </w:r>
      <w:r w:rsidR="003E386D">
        <w:rPr>
          <w:rFonts w:hint="eastAsia"/>
          <w:sz w:val="21"/>
          <w:szCs w:val="21"/>
        </w:rPr>
        <w:instrText>,</w:instrText>
      </w:r>
      <w:r w:rsidR="003E386D">
        <w:rPr>
          <w:rFonts w:hint="eastAsia"/>
          <w:sz w:val="21"/>
          <w:szCs w:val="21"/>
        </w:rPr>
        <w:instrText>权力机制在家庭资源代际分配中发挥着一定的作用</w:instrText>
      </w:r>
      <w:r w:rsidR="003E386D">
        <w:rPr>
          <w:rFonts w:hint="eastAsia"/>
          <w:sz w:val="21"/>
          <w:szCs w:val="21"/>
        </w:rPr>
        <w:instrText>,</w:instrText>
      </w:r>
      <w:r w:rsidR="003E386D">
        <w:rPr>
          <w:rFonts w:hint="eastAsia"/>
          <w:sz w:val="21"/>
          <w:szCs w:val="21"/>
        </w:rPr>
        <w:instrText>子代家庭中妻子权力越大</w:instrText>
      </w:r>
      <w:r w:rsidR="003E386D">
        <w:rPr>
          <w:rFonts w:hint="eastAsia"/>
          <w:sz w:val="21"/>
          <w:szCs w:val="21"/>
        </w:rPr>
        <w:instrText>,</w:instrText>
      </w:r>
      <w:r w:rsidR="003E386D">
        <w:rPr>
          <w:rFonts w:hint="eastAsia"/>
          <w:sz w:val="21"/>
          <w:szCs w:val="21"/>
        </w:rPr>
        <w:instrText>子代家庭对父系家长的经济支持越少。同时移情机制也影响着家庭资源代际分配</w:instrText>
      </w:r>
      <w:r w:rsidR="003E386D">
        <w:rPr>
          <w:rFonts w:hint="eastAsia"/>
          <w:sz w:val="21"/>
          <w:szCs w:val="21"/>
        </w:rPr>
        <w:instrText>,</w:instrText>
      </w:r>
      <w:r w:rsidR="003E386D">
        <w:rPr>
          <w:rFonts w:hint="eastAsia"/>
          <w:sz w:val="21"/>
          <w:szCs w:val="21"/>
        </w:rPr>
        <w:instrText>夫妻感情越好的子代家庭对父系家长和母系家长的经济支持都会越多。夫妻感情除了直接影响家庭代际支持外</w:instrText>
      </w:r>
      <w:r w:rsidR="003E386D">
        <w:rPr>
          <w:rFonts w:hint="eastAsia"/>
          <w:sz w:val="21"/>
          <w:szCs w:val="21"/>
        </w:rPr>
        <w:instrText>,</w:instrText>
      </w:r>
      <w:r w:rsidR="003E386D">
        <w:rPr>
          <w:rFonts w:hint="eastAsia"/>
          <w:sz w:val="21"/>
          <w:szCs w:val="21"/>
        </w:rPr>
        <w:instrText>还会对家庭权力的作用产生调节作用</w:instrText>
      </w:r>
      <w:r w:rsidR="003E386D">
        <w:rPr>
          <w:rFonts w:hint="eastAsia"/>
          <w:sz w:val="21"/>
          <w:szCs w:val="21"/>
        </w:rPr>
        <w:instrText>:</w:instrText>
      </w:r>
      <w:r w:rsidR="003E386D">
        <w:rPr>
          <w:rFonts w:hint="eastAsia"/>
          <w:sz w:val="21"/>
          <w:szCs w:val="21"/>
        </w:rPr>
        <w:instrText>夫妻关系越好</w:instrText>
      </w:r>
      <w:r w:rsidR="003E386D">
        <w:rPr>
          <w:rFonts w:hint="eastAsia"/>
          <w:sz w:val="21"/>
          <w:szCs w:val="21"/>
        </w:rPr>
        <w:instrText>,</w:instrText>
      </w:r>
      <w:r w:rsidR="003E386D">
        <w:rPr>
          <w:rFonts w:hint="eastAsia"/>
          <w:sz w:val="21"/>
          <w:szCs w:val="21"/>
        </w:rPr>
        <w:instrText>妻子的家庭权力对父系代际支持的反向作用则越小。母系代际支持作为一种新兴的趋势</w:instrText>
      </w:r>
      <w:r w:rsidR="003E386D">
        <w:rPr>
          <w:rFonts w:hint="eastAsia"/>
          <w:sz w:val="21"/>
          <w:szCs w:val="21"/>
        </w:rPr>
        <w:instrText>,</w:instrText>
      </w:r>
      <w:r w:rsidR="003E386D">
        <w:rPr>
          <w:rFonts w:hint="eastAsia"/>
          <w:sz w:val="21"/>
          <w:szCs w:val="21"/>
        </w:rPr>
        <w:instrText>其作用机制显然更为复杂</w:instrText>
      </w:r>
      <w:r w:rsidR="003E386D">
        <w:rPr>
          <w:rFonts w:hint="eastAsia"/>
          <w:sz w:val="21"/>
          <w:szCs w:val="21"/>
        </w:rPr>
        <w:instrText>,</w:instrText>
      </w:r>
      <w:r w:rsidR="003E386D">
        <w:rPr>
          <w:rFonts w:hint="eastAsia"/>
          <w:sz w:val="21"/>
          <w:szCs w:val="21"/>
        </w:rPr>
        <w:instrText>需要更进一步研究。</w:instrText>
      </w:r>
      <w:r w:rsidR="003E386D">
        <w:rPr>
          <w:rFonts w:hint="eastAsia"/>
          <w:sz w:val="21"/>
          <w:szCs w:val="21"/>
        </w:rPr>
        <w:instrText>","citation-key":"ZhengDanDan2017","container-title":"</w:instrText>
      </w:r>
      <w:r w:rsidR="003E386D">
        <w:rPr>
          <w:rFonts w:hint="eastAsia"/>
          <w:sz w:val="21"/>
          <w:szCs w:val="21"/>
        </w:rPr>
        <w:instrText>社会学研究</w:instrText>
      </w:r>
      <w:r w:rsidR="003E386D">
        <w:rPr>
          <w:rFonts w:hint="eastAsia"/>
          <w:sz w:val="21"/>
          <w:szCs w:val="21"/>
        </w:rPr>
        <w:instrText xml:space="preserve">","DOI":"10.19934/j.cnki.shxyj.2017.01.009","ISSN":"1002-5936","issue":"1","language":"zh-CN","note":"citation-label: zheng dandan\nCSSCI: </w:instrText>
      </w:r>
      <w:r w:rsidR="003E386D">
        <w:rPr>
          <w:rFonts w:hint="eastAsia"/>
          <w:sz w:val="21"/>
          <w:szCs w:val="21"/>
        </w:rPr>
        <w:instrText>北大核心</w:instrText>
      </w:r>
      <w:r w:rsidR="003E386D">
        <w:rPr>
          <w:rFonts w:hint="eastAsia"/>
          <w:sz w:val="21"/>
          <w:szCs w:val="21"/>
        </w:rPr>
        <w:instrText>, CSSCI","page":"171-192+245","source":"CNKI","title":"</w:instrText>
      </w:r>
      <w:r w:rsidR="003E386D">
        <w:rPr>
          <w:rFonts w:hint="eastAsia"/>
          <w:sz w:val="21"/>
          <w:szCs w:val="21"/>
        </w:rPr>
        <w:instrText>女性家庭权力、夫妻关系与家庭代际资源分配</w:instrText>
      </w:r>
      <w:r w:rsidR="003E386D">
        <w:rPr>
          <w:rFonts w:hint="eastAsia"/>
          <w:sz w:val="21"/>
          <w:szCs w:val="21"/>
        </w:rPr>
        <w:instrText>","volume":"32","author":[{"literal":"</w:instrText>
      </w:r>
      <w:r w:rsidR="003E386D">
        <w:rPr>
          <w:rFonts w:hint="eastAsia"/>
          <w:sz w:val="21"/>
          <w:szCs w:val="21"/>
        </w:rPr>
        <w:instrText>郑丹丹</w:instrText>
      </w:r>
      <w:r w:rsidR="003E386D">
        <w:rPr>
          <w:rFonts w:hint="eastAsia"/>
          <w:sz w:val="21"/>
          <w:szCs w:val="21"/>
        </w:rPr>
        <w:instrText>"},{"literal":"</w:instrText>
      </w:r>
      <w:r w:rsidR="003E386D">
        <w:rPr>
          <w:rFonts w:hint="eastAsia"/>
          <w:sz w:val="21"/>
          <w:szCs w:val="21"/>
        </w:rPr>
        <w:instrText>狄金华</w:instrText>
      </w:r>
      <w:r w:rsidR="003E386D">
        <w:rPr>
          <w:rFonts w:hint="eastAsia"/>
          <w:sz w:val="21"/>
          <w:szCs w:val="21"/>
        </w:rPr>
        <w:instrText>"}],"issued":{"date-parts":[["2017"]]}},"suppress-author":true}],"schema":"https://github.com/citation-st</w:instrText>
      </w:r>
      <w:r w:rsidR="003E386D">
        <w:rPr>
          <w:sz w:val="21"/>
          <w:szCs w:val="21"/>
        </w:rPr>
        <w:instrText xml:space="preserve">yle-language/schema/raw/master/csl-citation.json"} </w:instrText>
      </w:r>
      <w:r w:rsidR="003E386D">
        <w:rPr>
          <w:sz w:val="21"/>
          <w:szCs w:val="21"/>
        </w:rPr>
        <w:fldChar w:fldCharType="separate"/>
      </w:r>
      <w:r w:rsidR="003E386D" w:rsidRPr="00D54287">
        <w:rPr>
          <w:rFonts w:ascii="Times New Roman" w:hAnsi="Times New Roman" w:cs="Times New Roman" w:eastAsia="SimSun"/>
          <w:sz w:val="21"/>
          <w:szCs w:val="21"/>
          <w:rPrChange w:id="320" w:author="Codex" w:date="2026-10-05T16:32:41.313017+00:00">
            <w:rPr>
              <w:rFonts w:eastAsiaTheme="minorEastAsia"/>
              <w:sz w:val="21"/>
            </w:rPr>
          </w:rPrChange>
        </w:rPr>
        <w:t>（</w:t>
      </w:r>
      <w:r w:rsidR="003E386D" w:rsidRPr="00D54287">
        <w:rPr>
          <w:rFonts w:ascii="Times New Roman" w:hAnsi="Times New Roman" w:cs="Times New Roman" w:eastAsia="SimSun"/>
          <w:sz w:val="21"/>
          <w:szCs w:val="21"/>
          <w:rPrChange w:id="321" w:author="Codex" w:date="2026-10-05T16:32:41.313017+00:00">
            <w:rPr>
              <w:rFonts w:eastAsiaTheme="minorEastAsia"/>
              <w:sz w:val="21"/>
            </w:rPr>
          </w:rPrChange>
        </w:rPr>
        <w:t>2017</w:t>
      </w:r>
      <w:r w:rsidR="003E386D" w:rsidRPr="00D54287">
        <w:rPr>
          <w:rFonts w:ascii="Times New Roman" w:hAnsi="Times New Roman" w:cs="Times New Roman" w:eastAsia="SimSun"/>
          <w:sz w:val="21"/>
          <w:szCs w:val="21"/>
          <w:rPrChange w:id="322" w:author="Codex" w:date="2026-10-05T16:32:41.313017+00:00">
            <w:rPr>
              <w:rFonts w:eastAsiaTheme="minorEastAsia"/>
              <w:sz w:val="21"/>
            </w:rPr>
          </w:rPrChange>
        </w:rPr>
        <w:t>）</w:t>
      </w:r>
      <w:r w:rsidR="003E386D">
        <w:rPr>
          <w:sz w:val="21"/>
          <w:szCs w:val="21"/>
        </w:rPr>
        <w:fldChar w:fldCharType="end"/>
      </w:r>
      <w:r>
        <w:rPr>
          <w:rFonts w:ascii="Times New Roman" w:hAnsi="Times New Roman" w:cs="Times New Roman" w:eastAsia="SimSun"/>
          <w:sz w:val="21"/>
          <w:szCs w:val="21"/>
          <w:rPrChange w:id="323" w:author="Codex" w:date="2026-10-05T16:32:41.313017+00:00">
            <w:rPr>
              <w:sz w:val="21"/>
              <w:szCs w:val="21"/>
            </w:rPr>
          </w:rPrChange>
        </w:rPr>
        <w:t>关于夫妻感情、移情与代际资源分配的讨论，为将婚姻满意度纳入收入</w:t>
      </w:r>
      <w:r>
        <w:rPr>
          <w:rFonts w:ascii="Times New Roman" w:hAnsi="Times New Roman" w:cs="Times New Roman" w:eastAsia="SimSun"/>
          <w:sz w:val="21"/>
          <w:szCs w:val="21"/>
          <w:rPrChange w:id="324" w:author="Codex" w:date="2026-10-05T16:32:41.313017+00:00">
            <w:rPr>
              <w:sz w:val="21"/>
              <w:szCs w:val="21"/>
            </w:rPr>
          </w:rPrChange>
        </w:rPr>
        <w:t>—</w:t>
      </w:r>
      <w:r>
        <w:rPr>
          <w:rFonts w:ascii="Times New Roman" w:hAnsi="Times New Roman" w:cs="Times New Roman" w:eastAsia="SimSun"/>
          <w:sz w:val="21"/>
          <w:szCs w:val="21"/>
          <w:rPrChange w:id="325" w:author="Codex" w:date="2026-10-05T16:32:41.313017+00:00">
            <w:rPr>
              <w:sz w:val="21"/>
              <w:szCs w:val="21"/>
            </w:rPr>
          </w:rPrChange>
        </w:rPr>
        <w:t>代际支持分析提供了依据。</w:t>
      </w:r>
    </w:p>
    <w:p w14:paraId="0F9D87A8" w14:textId="7FF6869D" w:rsidR="00A306FB" w:rsidRPr="00270697" w:rsidRDefault="00A306FB" w:rsidP="00A306FB">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25" w:author="Codex" w:date="2026-10-05T16:32:41.313017+00:00">
            <w:rPr>
              <w:sz w:val="21"/>
              <w:szCs w:val="21"/>
            </w:rPr>
          </w:rPrChange>
        </w:rPr>
        <w:pPrChange w:id="326" w:author="Codex" w:date="2026-10-05T16:32:41.313017+00:00">
          <w:pPr>
            <w:pStyle w:val="af5"/>
            <w:snapToGrid w:val="0"/>
            <w:ind w:firstLine="420"/>
            <w:jc w:val="both"/>
          </w:pPr>
        </w:pPrChange>
      </w:pPr>
      <w:r>
        <w:rPr>
          <w:rFonts w:ascii="Times New Roman" w:hAnsi="Times New Roman" w:cs="Times New Roman" w:eastAsia="SimSun"/>
          <w:sz w:val="21"/>
          <w:szCs w:val="21"/>
          <w:rPrChange w:id="327" w:author="Codex" w:date="2026-10-05T16:32:41.313017+00:00">
            <w:rPr>
              <w:sz w:val="21"/>
              <w:szCs w:val="21"/>
            </w:rPr>
          </w:rPrChange>
        </w:rPr>
        <w:t>本文进一步考察：在相邻调查波次之间，收入的正向变化是否伴随本人或配偶的满意度提升，以及这种婚姻评价变化能否解释对父母经济支持的增加。</w:t>
      </w:r>
    </w:p>
    <w:p w14:paraId="2969E417" w14:textId="7FF686A1" w:rsidR="00A306FB" w:rsidRDefault="00A306FB" w:rsidP="00D60ABC">
      <w:pPr>
        <w:pStyle w:val="afffa"/>
        <w:keepNext/>
        <w:snapToGrid w:val="0"/>
        <w:spacing w:before="156" w:after="100" w:line="360" w:lineRule="exact"/>
        <w:ind w:firstLine="420"/>
      </w:pPr>
      <w:r>
        <w:t xml:space="preserve">2. </w:t>
      </w:r>
      <w:r>
        <w:t>婚姻满意度是否改变收入的作用？</w:t>
      </w:r>
    </w:p>
    <w:p w14:paraId="5E6018B3" w14:textId="7FF686A5" w:rsidR="00A306FB" w:rsidRPr="00270697" w:rsidRDefault="00A306FB" w:rsidP="008650D7">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26" w:author="Codex" w:date="2026-10-05T16:32:41.313017+00:00">
            <w:rPr>
              <w:sz w:val="21"/>
              <w:szCs w:val="21"/>
            </w:rPr>
          </w:rPrChange>
        </w:rPr>
        <w:pPrChange w:id="328" w:author="Codex" w:date="2026-10-05T16:32:41.313017+00:00">
          <w:pPr>
            <w:pStyle w:val="af5"/>
            <w:snapToGrid w:val="0"/>
            <w:ind w:firstLine="420"/>
            <w:jc w:val="both"/>
          </w:pPr>
        </w:pPrChange>
      </w:pPr>
      <w:r>
        <w:rPr>
          <w:rFonts w:ascii="Times New Roman" w:hAnsi="Times New Roman" w:cs="Times New Roman" w:eastAsia="SimSun"/>
          <w:sz w:val="21"/>
          <w:szCs w:val="21"/>
          <w:rPrChange w:id="329" w:author="Codex" w:date="2026-10-05T16:32:41.313017+00:00">
            <w:rPr>
              <w:sz w:val="21"/>
              <w:szCs w:val="21"/>
            </w:rPr>
          </w:rPrChange>
        </w:rPr>
        <w:t>婚姻满意度也可能主要表现为情境条件。收入增加提升经济能力，但夫妻对于资源用途、家庭责任和代际义务的理解可能不同；婚姻关系因而可能影响新增收入被用于支持父母的程度。本文将这种作用与经由满意度变化的传导作用分别检验。</w:t>
      </w:r>
      <w:r w:rsidR="00D75296">
        <w:rPr>
          <w:rStyle w:val="af9"/>
          <w:sz w:val="22"/>
        </w:rPr>
        <w:footnoteReference w:id="1"/>
      </w:r>
    </w:p>
    <w:p w14:paraId="27A07CC5" w14:textId="7FF686A7" w:rsidR="00A306FB" w:rsidRPr="00270697" w:rsidRDefault="00A306FB" w:rsidP="00D11C4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27" w:author="Codex" w:date="2026-10-05T16:32:41.313017+00:00">
            <w:rPr>
              <w:sz w:val="21"/>
              <w:szCs w:val="21"/>
            </w:rPr>
          </w:rPrChange>
        </w:rPr>
        <w:pPrChange w:id="330" w:author="Codex" w:date="2026-10-05T16:32:41.313017+00:00">
          <w:pPr>
            <w:pStyle w:val="af5"/>
            <w:snapToGrid w:val="0"/>
            <w:ind w:firstLine="420"/>
            <w:jc w:val="both"/>
          </w:pPr>
        </w:pPrChange>
      </w:pPr>
      <w:r>
        <w:rPr>
          <w:rFonts w:ascii="Times New Roman" w:hAnsi="Times New Roman" w:cs="Times New Roman" w:eastAsia="SimSun"/>
          <w:sz w:val="21"/>
          <w:szCs w:val="21"/>
          <w:rPrChange w:id="331" w:author="Codex" w:date="2026-10-05T16:32:41.313017+00:00">
            <w:rPr>
              <w:sz w:val="21"/>
              <w:szCs w:val="21"/>
            </w:rPr>
          </w:rPrChange>
        </w:rPr>
        <w:lastRenderedPageBreak/>
        <w:t>中介假设要求关注收入是否改变婚姻满意度及其后续结果；调节假设则关注，在不同满意度状态下，收入与支持行为的联系是否存在差异。</w:t>
      </w:r>
    </w:p>
    <w:p w14:paraId="52DF6111" w14:textId="7FF686AD" w:rsidR="00A306FB" w:rsidRPr="00270697" w:rsidRDefault="00A306FB" w:rsidP="00D11C4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28" w:author="Codex" w:date="2026-10-05T16:32:41.313017+00:00">
            <w:rPr>
              <w:sz w:val="21"/>
              <w:szCs w:val="21"/>
            </w:rPr>
          </w:rPrChange>
        </w:rPr>
        <w:pPrChange w:id="332" w:author="Codex" w:date="2026-10-05T16:32:41.313017+00:00">
          <w:pPr>
            <w:pStyle w:val="af5"/>
            <w:snapToGrid w:val="0"/>
            <w:ind w:firstLine="420"/>
            <w:jc w:val="both"/>
          </w:pPr>
        </w:pPrChange>
      </w:pPr>
      <w:r>
        <w:rPr>
          <w:rFonts w:ascii="Times New Roman" w:hAnsi="Times New Roman" w:cs="Times New Roman" w:eastAsia="SimSun"/>
          <w:sz w:val="21"/>
          <w:szCs w:val="21"/>
          <w:rPrChange w:id="333" w:author="Codex" w:date="2026-10-05T16:32:41.313017+00:00">
            <w:rPr>
              <w:sz w:val="21"/>
              <w:szCs w:val="21"/>
            </w:rPr>
          </w:rPrChange>
        </w:rPr>
        <w:t>这一划分并不把婚姻满意度视为收入的被动结果。即使收入对满意度的平均影响较弱，婚姻关系仍可能改变收入与代际支持之间的联系。两种分析视角见图</w:t>
      </w:r>
      <w:r>
        <w:rPr>
          <w:rFonts w:ascii="Times New Roman" w:hAnsi="Times New Roman" w:cs="Times New Roman" w:eastAsia="SimSun"/>
          <w:sz w:val="21"/>
          <w:szCs w:val="21"/>
          <w:rPrChange w:id="334" w:author="Codex" w:date="2026-10-05T16:32:41.313017+00:00">
            <w:rPr>
              <w:sz w:val="21"/>
              <w:szCs w:val="21"/>
            </w:rPr>
          </w:rPrChange>
        </w:rPr>
        <w:t>1</w:t>
      </w:r>
      <w:r>
        <w:rPr>
          <w:rFonts w:ascii="Times New Roman" w:hAnsi="Times New Roman" w:cs="Times New Roman" w:eastAsia="SimSun"/>
          <w:sz w:val="21"/>
          <w:szCs w:val="21"/>
          <w:rPrChange w:id="335" w:author="Codex" w:date="2026-10-05T16:32:41.313017+00:00">
            <w:rPr>
              <w:sz w:val="21"/>
              <w:szCs w:val="21"/>
            </w:rPr>
          </w:rPrChange>
        </w:rPr>
        <w:t>。</w:t>
      </w:r>
    </w:p>
    <w:tbl>
      <w:tblPr>
        <w:tblStyle w:val="afff5"/>
        <w:tblW w:w="0" w:type="auto"/>
        <w:tblLook w:val="04A0" w:firstRow="1" w:lastRow="0" w:firstColumn="1" w:lastColumn="0" w:noHBand="0" w:noVBand="1"/>
      </w:tblPr>
      <w:tblGrid>
        <w:gridCol w:w="8243"/>
        <w:gridCol w:w="8243"/>
      </w:tblGrid>
      <w:tr w:rsidR="00E36972" w14:paraId="0AF9C65D" w14:textId="77777777" w:rsidTr="00264364">
        <w:trPr>
          <w:cantSplit/>
        </w:trPr>
        <w:tc>
          <w:tcPr>
            <w:tcW w:w="8243" w:type="dxa"/>
          </w:tcPr>
          <w:p w14:paraId="6A18F972" w14:textId="5B54CA32" w:rsidR="00E36972" w:rsidRDefault="00E36972" w:rsidP="00E36972">
            <w:pPr>
              <w:keepNext/>
              <w:ind w:firstLineChars="0" w:firstLine="0"/>
              <w:jc w:val="center"/>
            </w:pPr>
            <w:r>
              <w:rPr>
                <w:rFonts w:hint="eastAsia"/>
              </w:rPr>
              <w:t>婚姻满意度</w:t>
            </w:r>
            <w:r>
              <w:rPr>
                <w:rFonts w:hint="eastAsia"/>
              </w:rPr>
              <w:t>(M)</w:t>
            </w:r>
          </w:p>
          <w:p w14:paraId="5B267243" w14:textId="4CE488FB" w:rsidR="00E36972" w:rsidRDefault="00E36972" w:rsidP="00E36972">
            <w:pPr>
              <w:keepNext/>
              <w:ind w:firstLineChars="0" w:firstLine="0"/>
              <w:jc w:val="center"/>
            </w:pPr>
            <w:r>
              <w:rPr>
                <w:rFonts w:hint="eastAsia"/>
              </w:rPr>
              <w:t>↗</w:t>
            </w:r>
            <w:r>
              <w:rPr>
                <w:rFonts w:hint="eastAsia"/>
              </w:rPr>
              <w:tab/>
            </w:r>
            <w:r>
              <w:rPr>
                <w:rFonts w:hint="eastAsia"/>
              </w:rPr>
              <w:tab/>
              <w:t xml:space="preserve">        </w:t>
            </w:r>
            <w:r>
              <w:rPr>
                <w:rFonts w:hint="eastAsia"/>
              </w:rPr>
              <w:tab/>
            </w:r>
            <w:r>
              <w:rPr>
                <w:rFonts w:hint="eastAsia"/>
              </w:rPr>
              <w:t>↘</w:t>
            </w:r>
          </w:p>
          <w:p w14:paraId="6CFA6B19" w14:textId="1458C56E" w:rsidR="00E36972" w:rsidRDefault="00E36972" w:rsidP="00E36972">
            <w:pPr>
              <w:keepNext/>
              <w:ind w:firstLineChars="0" w:firstLine="0"/>
              <w:jc w:val="center"/>
            </w:pP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14:paraId="5DEB9A76" w14:textId="0DD6C1C3" w:rsidR="00E36972" w:rsidRPr="00D0568E" w:rsidRDefault="00E36972" w:rsidP="00E36972">
            <w:pPr>
              <w:keepNext/>
              <w:ind w:firstLineChars="0" w:firstLine="0"/>
              <w:jc w:val="center"/>
            </w:pPr>
            <w:r>
              <w:rPr>
                <w:rFonts w:hint="eastAsia"/>
              </w:rPr>
              <w:t>收入</w:t>
            </w:r>
            <w:r>
              <w:rPr>
                <w:rFonts w:hint="eastAsia"/>
              </w:rPr>
              <w:t>(X)</w:t>
            </w:r>
            <w:r>
              <w:rPr>
                <w:rFonts w:hint="eastAsia"/>
              </w:rPr>
              <w:tab/>
            </w:r>
            <w:r>
              <w:rPr>
                <w:rFonts w:hint="eastAsia"/>
              </w:rPr>
              <w:tab/>
              <w:t xml:space="preserve">        </w:t>
            </w:r>
            <w:r>
              <w:rPr>
                <w:rFonts w:hint="eastAsia"/>
              </w:rPr>
              <w:tab/>
            </w:r>
            <w:r>
              <w:rPr>
                <w:rFonts w:hint="eastAsia"/>
              </w:rPr>
              <w:t>→</w:t>
            </w:r>
            <w:r>
              <w:rPr>
                <w:rFonts w:hint="eastAsia"/>
              </w:rPr>
              <w:tab/>
            </w:r>
            <w:r>
              <w:rPr>
                <w:rFonts w:hint="eastAsia"/>
              </w:rPr>
              <w:tab/>
              <w:t xml:space="preserve">   </w:t>
            </w:r>
            <w:r>
              <w:rPr>
                <w:rFonts w:hint="eastAsia"/>
              </w:rPr>
              <w:t>代际经济支持</w:t>
            </w:r>
            <w:r>
              <w:rPr>
                <w:rFonts w:hint="eastAsia"/>
              </w:rPr>
              <w:t>(Y)</w:t>
            </w:r>
          </w:p>
        </w:tc>
        <w:tc>
          <w:tcPr>
            <w:tcW w:w="8243" w:type="dxa"/>
          </w:tcPr>
          <w:p w14:paraId="32918ECA" w14:textId="325D53E7" w:rsidR="00E36972" w:rsidRDefault="00E36972" w:rsidP="00E36972">
            <w:pPr>
              <w:keepNext/>
              <w:ind w:firstLineChars="0" w:firstLine="0"/>
              <w:jc w:val="center"/>
            </w:pPr>
            <w:r>
              <w:rPr>
                <w:rFonts w:hint="eastAsia"/>
              </w:rPr>
              <w:t>婚姻满意度</w:t>
            </w:r>
            <w:r>
              <w:rPr>
                <w:rFonts w:hint="eastAsia"/>
              </w:rPr>
              <w:t>(W)</w:t>
            </w:r>
          </w:p>
          <w:p w14:paraId="151FA0C5" w14:textId="2C9ACDA0" w:rsidR="00E36972" w:rsidRDefault="00E36972" w:rsidP="00E36972">
            <w:pPr>
              <w:keepNext/>
              <w:ind w:firstLineChars="0" w:firstLine="0"/>
              <w:jc w:val="center"/>
            </w:pPr>
            <w:r>
              <w:rPr>
                <w:rFonts w:hint="eastAsia"/>
              </w:rPr>
              <w:t>↓</w:t>
            </w:r>
          </w:p>
          <w:p w14:paraId="796760AF" w14:textId="0CE10BA2" w:rsidR="00E36972" w:rsidRDefault="00E36972" w:rsidP="00E36972">
            <w:pPr>
              <w:keepNext/>
              <w:ind w:firstLineChars="0" w:firstLine="0"/>
              <w:jc w:val="center"/>
            </w:pPr>
            <w:r>
              <w:rPr>
                <w:rFonts w:hint="eastAsia"/>
              </w:rPr>
              <w:t>↓</w:t>
            </w:r>
          </w:p>
          <w:p w14:paraId="0DF4FF7B" w14:textId="36D018B4" w:rsidR="00E36972" w:rsidRPr="00D0568E" w:rsidRDefault="00E36972" w:rsidP="00E36972">
            <w:pPr>
              <w:keepNext/>
              <w:ind w:firstLineChars="0" w:firstLine="0"/>
              <w:jc w:val="center"/>
            </w:pPr>
            <w:r>
              <w:rPr>
                <w:rFonts w:hint="eastAsia"/>
              </w:rPr>
              <w:t>收入</w:t>
            </w:r>
            <w:r>
              <w:rPr>
                <w:rFonts w:hint="eastAsia"/>
              </w:rPr>
              <w:t>(X)</w:t>
            </w:r>
            <w:r>
              <w:rPr>
                <w:rFonts w:hint="eastAsia"/>
              </w:rPr>
              <w:tab/>
              <w:t xml:space="preserve">        </w:t>
            </w:r>
            <w:r>
              <w:rPr>
                <w:rFonts w:hint="eastAsia"/>
              </w:rPr>
              <w:tab/>
              <w:t xml:space="preserve">    </w:t>
            </w:r>
            <w:r>
              <w:rPr>
                <w:rFonts w:hint="eastAsia"/>
              </w:rPr>
              <w:t>→→→</w:t>
            </w:r>
            <w:r>
              <w:rPr>
                <w:rFonts w:hint="eastAsia"/>
              </w:rPr>
              <w:tab/>
              <w:t xml:space="preserve">        </w:t>
            </w:r>
            <w:r>
              <w:rPr>
                <w:rFonts w:hint="eastAsia"/>
              </w:rPr>
              <w:tab/>
            </w:r>
            <w:r>
              <w:rPr>
                <w:rFonts w:hint="eastAsia"/>
              </w:rPr>
              <w:t>代际经济支持</w:t>
            </w:r>
            <w:r>
              <w:rPr>
                <w:rFonts w:hint="eastAsia"/>
              </w:rPr>
              <w:t>(Y)</w:t>
            </w:r>
          </w:p>
        </w:tc>
      </w:tr>
    </w:tbl>
    <w:p w14:paraId="694EF584" w14:textId="7FF686B3" w:rsidR="00A306FB" w:rsidRPr="00270697" w:rsidRDefault="00E36972" w:rsidP="00E36972">
      <w:pPr>
        <w:pStyle w:val="afffc"/>
        <w:keepLines/>
        <w:snapToGrid w:val="0"/>
        <w:spacing w:line="280" w:lineRule="exact" w:before="0" w:after="0" w:beforeLines="0" w:afterLines="0" w:beforeAutospacing="0" w:afterAutospacing="0"/>
        <w:ind w:firstLine="0" w:hanging="0" w:left="0" w:right="0" w:start="0" w:end="0" w:firstLineChars="0" w:hangingChars="0" w:leftChars="0" w:rightChars="0" w:startChars="0" w:endChars="0"/>
        <w:jc w:val="center"/>
        <w:rPr>
          <w:rFonts w:ascii="Times New Roman" w:hAnsi="Times New Roman" w:cs="Times New Roman" w:eastAsia="KaiTi"/>
          <w:b w:val="0"/>
          <w:bCs w:val="0"/>
          <w:sz w:val="21"/>
          <w:szCs w:val="21"/>
          <w:rPrChange w:id="8529" w:author="Codex" w:date="2026-10-05T16:32:41.313017+00:00">
            <w:rPr>
              <w:rFonts w:cs="Times New Roman"/>
              <w:szCs w:val="21"/>
            </w:rPr>
          </w:rPrChange>
        </w:rPr>
        <w:pPrChange w:id="336" w:author="Codex" w:date="2026-10-05T16:32:41.313017+00:00">
          <w:pPr>
            <w:pStyle w:val="afffc"/>
            <w:keepLines/>
            <w:snapToGrid w:val="0"/>
            <w:spacing w:afterLines="0" w:after="0" w:line="360" w:lineRule="exact"/>
          </w:pPr>
        </w:pPrChange>
      </w:pPr>
      <w:r>
        <w:rPr>
          <w:rFonts w:ascii="Times New Roman" w:hAnsi="Times New Roman" w:cs="Times New Roman" w:eastAsia="KaiTi"/>
          <w:b w:val="0"/>
          <w:bCs w:val="0"/>
          <w:sz w:val="21"/>
          <w:szCs w:val="21"/>
          <w:rPrChange w:id="337" w:author="Codex" w:date="2026-10-05T16:32:41.313017+00:00">
            <w:rPr>
              <w:rFonts w:cs="Times New Roman"/>
              <w:szCs w:val="21"/>
            </w:rPr>
          </w:rPrChange>
        </w:rPr>
        <w:t>图</w:t>
      </w:r>
      <w:r>
        <w:rPr>
          <w:rFonts w:ascii="Times New Roman" w:hAnsi="Times New Roman" w:cs="Times New Roman" w:eastAsia="KaiTi"/>
          <w:b w:val="0"/>
          <w:bCs w:val="0"/>
          <w:sz w:val="21"/>
          <w:szCs w:val="21"/>
          <w:rPrChange w:id="338" w:author="Codex" w:date="2026-10-05T16:32:41.313017+00:00">
            <w:rPr>
              <w:rFonts w:cs="Times New Roman"/>
              <w:szCs w:val="21"/>
            </w:rPr>
          </w:rPrChange>
        </w:rPr>
        <w:t xml:space="preserve">1 </w:t>
      </w:r>
      <w:r>
        <w:rPr>
          <w:rFonts w:ascii="Times New Roman" w:hAnsi="Times New Roman" w:cs="Times New Roman" w:eastAsia="KaiTi"/>
          <w:b w:val="0"/>
          <w:bCs w:val="0"/>
          <w:sz w:val="21"/>
          <w:szCs w:val="21"/>
          <w:rPrChange w:id="339" w:author="Codex" w:date="2026-10-05T16:32:41.313017+00:00">
            <w:rPr>
              <w:rFonts w:cs="Times New Roman"/>
              <w:szCs w:val="21"/>
            </w:rPr>
          </w:rPrChange>
        </w:rPr>
        <w:t>婚姻满意度的中介与调节作用</w:t>
      </w:r>
    </w:p>
    <w:p w14:paraId="152DA57E" w14:textId="7FF686B5" w:rsidR="00E36972" w:rsidRPr="00270697" w:rsidRDefault="00E36972" w:rsidP="005328C5">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textAlignment w:val="baseline"/>
        <w:rPr>
          <w:rFonts w:ascii="Times New Roman" w:hAnsi="Times New Roman" w:cs="Times New Roman" w:eastAsia="SimSun"/>
          <w:sz w:val="21"/>
          <w:szCs w:val="21"/>
          <w:rPrChange w:id="8530" w:author="Codex" w:date="2026-10-05T16:32:41.313017+00:00">
            <w:rPr>
              <w:sz w:val="21"/>
              <w:szCs w:val="21"/>
            </w:rPr>
          </w:rPrChange>
        </w:rPr>
        <w:pPrChange w:id="340" w:author="Codex" w:date="2026-10-05T16:32:41.313017+00:00">
          <w:pPr>
            <w:pStyle w:val="af5"/>
            <w:snapToGrid w:val="0"/>
            <w:ind w:firstLine="420"/>
            <w:jc w:val="both"/>
            <w:textAlignment w:val="baseline"/>
          </w:pPr>
        </w:pPrChange>
      </w:pPr>
      <w:r>
        <w:rPr>
          <w:rFonts w:ascii="Times New Roman" w:hAnsi="Times New Roman" w:cs="Times New Roman" w:eastAsia="SimSun"/>
          <w:sz w:val="21"/>
          <w:szCs w:val="21"/>
          <w:rPrChange w:id="341" w:author="Codex" w:date="2026-10-05T16:32:41.313017+00:00">
            <w:rPr>
              <w:sz w:val="21"/>
              <w:szCs w:val="21"/>
            </w:rPr>
          </w:rPrChange>
        </w:rPr>
        <w:t>本人和配偶的婚姻评价还可能对应不同的资源分配取向。</w:t>
      </w:r>
    </w:p>
    <w:p w14:paraId="133292C4" w14:textId="7FF686B7" w:rsidR="00686AB5" w:rsidRPr="00270697" w:rsidRDefault="005328C5" w:rsidP="005328C5">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31" w:author="Codex" w:date="2026-10-05T16:32:41.313017+00:00">
            <w:rPr>
              <w:sz w:val="21"/>
              <w:szCs w:val="21"/>
            </w:rPr>
          </w:rPrChange>
        </w:rPr>
        <w:pPrChange w:id="342" w:author="Codex" w:date="2026-10-05T16:32:41.313017+00:00">
          <w:pPr>
            <w:pStyle w:val="af5"/>
            <w:snapToGrid w:val="0"/>
            <w:ind w:firstLine="420"/>
            <w:jc w:val="both"/>
          </w:pPr>
        </w:pPrChange>
      </w:pPr>
      <w:r>
        <w:rPr>
          <w:rFonts w:ascii="Times New Roman" w:hAnsi="Times New Roman" w:cs="Times New Roman" w:eastAsia="SimSun"/>
          <w:sz w:val="21"/>
          <w:szCs w:val="21"/>
          <w:rPrChange w:id="343" w:author="Codex" w:date="2026-10-05T16:32:41.313017+00:00">
            <w:rPr>
              <w:sz w:val="21"/>
              <w:szCs w:val="21"/>
            </w:rPr>
          </w:rPrChange>
        </w:rPr>
        <w:t>需要强调的是，中介与调节的区别在于所讨论的过程，而不是某个回归系数是否显著。收入影响满意度，是涉及中介的一项必要环节，但不能单独证明中介已经成立；调节也不以收入完全不影响满意度为前提。</w:t>
      </w:r>
    </w:p>
    <w:p w14:paraId="16352154" w14:textId="7FF686C9" w:rsidR="00757A0D" w:rsidRPr="00270697" w:rsidRDefault="005328C5"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32" w:author="Codex" w:date="2026-10-05T16:32:41.313017+00:00">
            <w:rPr>
              <w:sz w:val="21"/>
              <w:szCs w:val="21"/>
            </w:rPr>
          </w:rPrChange>
        </w:rPr>
        <w:pPrChange w:id="344" w:author="Codex" w:date="2026-10-05T16:32:41.313017+00:00">
          <w:pPr>
            <w:pStyle w:val="af5"/>
            <w:snapToGrid w:val="0"/>
            <w:ind w:firstLine="420"/>
            <w:jc w:val="both"/>
          </w:pPr>
        </w:pPrChange>
      </w:pPr>
      <w:r>
        <w:rPr>
          <w:rFonts w:ascii="Times New Roman" w:hAnsi="Times New Roman" w:cs="Times New Roman" w:eastAsia="SimSun"/>
          <w:sz w:val="21"/>
          <w:szCs w:val="21"/>
          <w:rPrChange w:id="345" w:author="Codex" w:date="2026-10-05T16:32:41.313017+00:00">
            <w:rPr>
              <w:sz w:val="21"/>
              <w:szCs w:val="21"/>
            </w:rPr>
          </w:rPrChange>
        </w:rPr>
        <w:t>对于成年子女本人，婚姻满意度提升可能加强对核心家庭的投入意愿；对于其配偶，较好的婚姻评价则可能提高支持伴侣履行代际义务的意愿。这两种取向构成本文</w:t>
      </w:r>
      <w:r>
        <w:rPr>
          <w:rFonts w:ascii="Times New Roman" w:hAnsi="Times New Roman" w:cs="Times New Roman" w:eastAsia="SimSun"/>
          <w:sz w:val="21"/>
          <w:szCs w:val="21"/>
          <w:rPrChange w:id="346" w:author="Codex" w:date="2026-10-05T16:32:41.313017+00:00">
            <w:rPr>
              <w:sz w:val="21"/>
              <w:szCs w:val="21"/>
            </w:rPr>
          </w:rPrChange>
        </w:rPr>
        <w:t>“</w:t>
      </w:r>
      <w:r>
        <w:rPr>
          <w:rFonts w:ascii="Times New Roman" w:hAnsi="Times New Roman" w:cs="Times New Roman" w:eastAsia="SimSun"/>
          <w:sz w:val="21"/>
          <w:szCs w:val="21"/>
          <w:rPrChange w:id="347" w:author="Codex" w:date="2026-10-05T16:32:41.313017+00:00">
            <w:rPr>
              <w:sz w:val="21"/>
              <w:szCs w:val="21"/>
            </w:rPr>
          </w:rPrChange>
        </w:rPr>
        <w:t>推力</w:t>
      </w:r>
      <w:r>
        <w:rPr>
          <w:rFonts w:ascii="Times New Roman" w:hAnsi="Times New Roman" w:cs="Times New Roman" w:eastAsia="SimSun"/>
          <w:sz w:val="21"/>
          <w:szCs w:val="21"/>
          <w:rPrChange w:id="348" w:author="Codex" w:date="2026-10-05T16:32:41.313017+00:00">
            <w:rPr>
              <w:sz w:val="21"/>
              <w:szCs w:val="21"/>
            </w:rPr>
          </w:rPrChange>
        </w:rPr>
        <w:t>”</w:t>
      </w:r>
      <w:r>
        <w:rPr>
          <w:rFonts w:ascii="Times New Roman" w:hAnsi="Times New Roman" w:cs="Times New Roman" w:eastAsia="SimSun"/>
          <w:sz w:val="21"/>
          <w:szCs w:val="21"/>
          <w:rPrChange w:id="349" w:author="Codex" w:date="2026-10-05T16:32:41.313017+00:00">
            <w:rPr>
              <w:sz w:val="21"/>
              <w:szCs w:val="21"/>
            </w:rPr>
          </w:rPrChange>
        </w:rPr>
        <w:t>与</w:t>
      </w:r>
      <w:r>
        <w:rPr>
          <w:rFonts w:ascii="Times New Roman" w:hAnsi="Times New Roman" w:cs="Times New Roman" w:eastAsia="SimSun"/>
          <w:sz w:val="21"/>
          <w:szCs w:val="21"/>
          <w:rPrChange w:id="350" w:author="Codex" w:date="2026-10-05T16:32:41.313017+00:00">
            <w:rPr>
              <w:sz w:val="21"/>
              <w:szCs w:val="21"/>
            </w:rPr>
          </w:rPrChange>
        </w:rPr>
        <w:t>“</w:t>
      </w:r>
      <w:r>
        <w:rPr>
          <w:rFonts w:ascii="Times New Roman" w:hAnsi="Times New Roman" w:cs="Times New Roman" w:eastAsia="SimSun"/>
          <w:sz w:val="21"/>
          <w:szCs w:val="21"/>
          <w:rPrChange w:id="351" w:author="Codex" w:date="2026-10-05T16:32:41.313017+00:00">
            <w:rPr>
              <w:sz w:val="21"/>
              <w:szCs w:val="21"/>
            </w:rPr>
          </w:rPrChange>
        </w:rPr>
        <w:t>拉力</w:t>
      </w:r>
      <w:r>
        <w:rPr>
          <w:rFonts w:ascii="Times New Roman" w:hAnsi="Times New Roman" w:cs="Times New Roman" w:eastAsia="SimSun"/>
          <w:sz w:val="21"/>
          <w:szCs w:val="21"/>
          <w:rPrChange w:id="352" w:author="Codex" w:date="2026-10-05T16:32:41.313017+00:00">
            <w:rPr>
              <w:sz w:val="21"/>
              <w:szCs w:val="21"/>
            </w:rPr>
          </w:rPrChange>
        </w:rPr>
        <w:t>”</w:t>
      </w:r>
      <w:r>
        <w:rPr>
          <w:rFonts w:ascii="Times New Roman" w:hAnsi="Times New Roman" w:cs="Times New Roman" w:eastAsia="SimSun"/>
          <w:sz w:val="21"/>
          <w:szCs w:val="21"/>
          <w:rPrChange w:id="353" w:author="Codex" w:date="2026-10-05T16:32:41.313017+00:00">
            <w:rPr>
              <w:sz w:val="21"/>
              <w:szCs w:val="21"/>
            </w:rPr>
          </w:rPrChange>
        </w:rPr>
        <w:t>假设的基础。</w:t>
      </w:r>
    </w:p>
    <w:p w14:paraId="0F4C48DE" w14:textId="7FF686D1" w:rsidR="00757A0D" w:rsidRPr="00270697" w:rsidRDefault="00757A0D"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33" w:author="Codex" w:date="2026-10-05T16:32:41.313017+00:00">
            <w:rPr>
              <w:sz w:val="21"/>
              <w:szCs w:val="21"/>
            </w:rPr>
          </w:rPrChange>
        </w:rPr>
        <w:pPrChange w:id="354" w:author="Codex" w:date="2026-10-05T16:32:41.313017+00:00">
          <w:pPr>
            <w:pStyle w:val="af5"/>
            <w:snapToGrid w:val="0"/>
            <w:ind w:firstLine="420"/>
            <w:jc w:val="both"/>
          </w:pPr>
        </w:pPrChange>
      </w:pPr>
      <w:r>
        <w:rPr>
          <w:rFonts w:ascii="Times New Roman" w:hAnsi="Times New Roman" w:cs="Times New Roman" w:eastAsia="SimSun"/>
          <w:sz w:val="21"/>
          <w:szCs w:val="21"/>
          <w:rPrChange w:id="355" w:author="Codex" w:date="2026-10-05T16:32:41.313017+00:00">
            <w:rPr>
              <w:sz w:val="21"/>
              <w:szCs w:val="21"/>
            </w:rPr>
          </w:rPrChange>
        </w:rPr>
        <w:t>“</w:t>
      </w:r>
      <w:r>
        <w:rPr>
          <w:rFonts w:ascii="Times New Roman" w:hAnsi="Times New Roman" w:cs="Times New Roman" w:eastAsia="SimSun"/>
          <w:sz w:val="21"/>
          <w:szCs w:val="21"/>
          <w:rPrChange w:id="356" w:author="Codex" w:date="2026-10-05T16:32:41.313017+00:00">
            <w:rPr>
              <w:sz w:val="21"/>
              <w:szCs w:val="21"/>
            </w:rPr>
          </w:rPrChange>
        </w:rPr>
        <w:t>推力</w:t>
      </w:r>
      <w:r>
        <w:rPr>
          <w:rFonts w:ascii="Times New Roman" w:hAnsi="Times New Roman" w:cs="Times New Roman" w:eastAsia="SimSun"/>
          <w:sz w:val="21"/>
          <w:szCs w:val="21"/>
          <w:rPrChange w:id="357" w:author="Codex" w:date="2026-10-05T16:32:41.313017+00:00">
            <w:rPr>
              <w:sz w:val="21"/>
              <w:szCs w:val="21"/>
            </w:rPr>
          </w:rPrChange>
        </w:rPr>
        <w:t>”</w:t>
      </w:r>
      <w:r>
        <w:rPr>
          <w:rFonts w:ascii="Times New Roman" w:hAnsi="Times New Roman" w:cs="Times New Roman" w:eastAsia="SimSun"/>
          <w:sz w:val="21"/>
          <w:szCs w:val="21"/>
          <w:rPrChange w:id="358" w:author="Codex" w:date="2026-10-05T16:32:41.313017+00:00">
            <w:rPr>
              <w:sz w:val="21"/>
              <w:szCs w:val="21"/>
            </w:rPr>
          </w:rPrChange>
        </w:rPr>
        <w:t>假设认为，本人满意度提升使资源更倾向于保留在核心家庭，从而抑制本人对父母的经济支持。</w:t>
      </w:r>
    </w:p>
    <w:p w14:paraId="7C942CB5" w14:textId="7FF686D9" w:rsidR="00757A0D" w:rsidRPr="00270697" w:rsidRDefault="00757A0D" w:rsidP="00173B69">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34" w:author="Codex" w:date="2026-10-05T16:32:41.313017+00:00">
            <w:rPr>
              <w:sz w:val="21"/>
              <w:szCs w:val="21"/>
            </w:rPr>
          </w:rPrChange>
        </w:rPr>
        <w:pPrChange w:id="359" w:author="Codex" w:date="2026-10-05T16:32:41.313017+00:00">
          <w:pPr>
            <w:pStyle w:val="af5"/>
            <w:snapToGrid w:val="0"/>
            <w:ind w:firstLine="420"/>
            <w:jc w:val="both"/>
          </w:pPr>
        </w:pPrChange>
      </w:pPr>
      <w:r>
        <w:rPr>
          <w:rFonts w:ascii="Times New Roman" w:hAnsi="Times New Roman" w:cs="Times New Roman" w:eastAsia="SimSun"/>
          <w:sz w:val="21"/>
          <w:szCs w:val="21"/>
          <w:rPrChange w:id="360" w:author="Codex" w:date="2026-10-05T16:32:41.313017+00:00">
            <w:rPr>
              <w:sz w:val="21"/>
              <w:szCs w:val="21"/>
            </w:rPr>
          </w:rPrChange>
        </w:rPr>
        <w:t>“</w:t>
      </w:r>
      <w:r>
        <w:rPr>
          <w:rFonts w:ascii="Times New Roman" w:hAnsi="Times New Roman" w:cs="Times New Roman" w:eastAsia="SimSun"/>
          <w:sz w:val="21"/>
          <w:szCs w:val="21"/>
          <w:rPrChange w:id="361" w:author="Codex" w:date="2026-10-05T16:32:41.313017+00:00">
            <w:rPr>
              <w:sz w:val="21"/>
              <w:szCs w:val="21"/>
            </w:rPr>
          </w:rPrChange>
        </w:rPr>
        <w:t>拉力</w:t>
      </w:r>
      <w:r>
        <w:rPr>
          <w:rFonts w:ascii="Times New Roman" w:hAnsi="Times New Roman" w:cs="Times New Roman" w:eastAsia="SimSun"/>
          <w:sz w:val="21"/>
          <w:szCs w:val="21"/>
          <w:rPrChange w:id="362" w:author="Codex" w:date="2026-10-05T16:32:41.313017+00:00">
            <w:rPr>
              <w:sz w:val="21"/>
              <w:szCs w:val="21"/>
            </w:rPr>
          </w:rPrChange>
        </w:rPr>
        <w:t>”</w:t>
      </w:r>
      <w:r>
        <w:rPr>
          <w:rFonts w:ascii="Times New Roman" w:hAnsi="Times New Roman" w:cs="Times New Roman" w:eastAsia="SimSun"/>
          <w:sz w:val="21"/>
          <w:szCs w:val="21"/>
          <w:rPrChange w:id="363" w:author="Codex" w:date="2026-10-05T16:32:41.313017+00:00">
            <w:rPr>
              <w:sz w:val="21"/>
              <w:szCs w:val="21"/>
            </w:rPr>
          </w:rPrChange>
        </w:rPr>
        <w:t>假设认为，配偶满意度提升有助于减少资源分配分歧，促进伴侣向父母提供经济支持。</w:t>
      </w:r>
    </w:p>
    <w:p w14:paraId="5B842792" w14:textId="7FF686DF" w:rsidR="00757A0D" w:rsidRPr="00270697" w:rsidRDefault="00173B69"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35" w:author="Codex" w:date="2026-10-05T16:32:41.313017+00:00">
            <w:rPr>
              <w:sz w:val="21"/>
              <w:szCs w:val="21"/>
            </w:rPr>
          </w:rPrChange>
        </w:rPr>
        <w:pPrChange w:id="364" w:author="Codex" w:date="2026-10-05T16:32:41.313017+00:00">
          <w:pPr>
            <w:pStyle w:val="af5"/>
            <w:snapToGrid w:val="0"/>
            <w:ind w:firstLine="420"/>
            <w:jc w:val="both"/>
          </w:pPr>
        </w:pPrChange>
      </w:pPr>
      <w:r>
        <w:rPr>
          <w:rFonts w:ascii="Times New Roman" w:hAnsi="Times New Roman" w:cs="Times New Roman" w:eastAsia="SimSun"/>
          <w:sz w:val="21"/>
          <w:szCs w:val="21"/>
          <w:rPrChange w:id="365" w:author="Codex" w:date="2026-10-05T16:32:41.313017+00:00">
            <w:rPr>
              <w:sz w:val="21"/>
              <w:szCs w:val="21"/>
            </w:rPr>
          </w:rPrChange>
        </w:rPr>
        <w:t>将本人和配偶角色与中介、调节两种过程结合，本文形成图</w:t>
      </w:r>
      <w:r>
        <w:rPr>
          <w:rFonts w:ascii="Times New Roman" w:hAnsi="Times New Roman" w:cs="Times New Roman" w:eastAsia="SimSun"/>
          <w:sz w:val="21"/>
          <w:szCs w:val="21"/>
          <w:rPrChange w:id="366" w:author="Codex" w:date="2026-10-05T16:32:41.313017+00:00">
            <w:rPr>
              <w:sz w:val="21"/>
              <w:szCs w:val="21"/>
            </w:rPr>
          </w:rPrChange>
        </w:rPr>
        <w:t>2</w:t>
      </w:r>
      <w:r>
        <w:rPr>
          <w:rFonts w:ascii="Times New Roman" w:hAnsi="Times New Roman" w:cs="Times New Roman" w:eastAsia="SimSun"/>
          <w:sz w:val="21"/>
          <w:szCs w:val="21"/>
          <w:rPrChange w:id="367" w:author="Codex" w:date="2026-10-05T16:32:41.313017+00:00">
            <w:rPr>
              <w:sz w:val="21"/>
              <w:szCs w:val="21"/>
            </w:rPr>
          </w:rPrChange>
        </w:rPr>
        <w:t>所示的四种方向性预期。</w:t>
      </w:r>
    </w:p>
    <w:p w14:paraId="77EEE3A1" w14:textId="7FF686E1" w:rsidR="00757A0D" w:rsidRPr="00270697" w:rsidRDefault="00757A0D"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36" w:author="Codex" w:date="2026-10-05T16:32:41.313017+00:00">
            <w:rPr>
              <w:sz w:val="21"/>
              <w:szCs w:val="21"/>
            </w:rPr>
          </w:rPrChange>
        </w:rPr>
        <w:pPrChange w:id="368" w:author="Codex" w:date="2026-10-05T16:32:41.313017+00:00">
          <w:pPr>
            <w:pStyle w:val="af5"/>
            <w:snapToGrid w:val="0"/>
            <w:ind w:firstLine="420"/>
            <w:jc w:val="both"/>
          </w:pPr>
        </w:pPrChange>
      </w:pPr>
      <w:r>
        <w:rPr>
          <w:rFonts w:ascii="Times New Roman" w:hAnsi="Times New Roman" w:cs="Times New Roman" w:eastAsia="SimSun"/>
          <w:sz w:val="21"/>
          <w:szCs w:val="21"/>
          <w:rPrChange w:id="369" w:author="Codex" w:date="2026-10-05T16:32:41.313017+00:00">
            <w:rPr>
              <w:sz w:val="21"/>
              <w:szCs w:val="21"/>
            </w:rPr>
          </w:rPrChange>
        </w:rPr>
        <w:t>在中介过程中，本文预期两条方向不同的传导路径：</w:t>
      </w:r>
    </w:p>
    <w:p w14:paraId="229F7E4B" w14:textId="7FF686E3" w:rsidR="00757A0D" w:rsidRPr="00270697" w:rsidRDefault="00757A0D"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37" w:author="Codex" w:date="2026-10-05T16:32:41.313017+00:00">
            <w:rPr>
              <w:sz w:val="21"/>
              <w:szCs w:val="21"/>
            </w:rPr>
          </w:rPrChange>
        </w:rPr>
        <w:pPrChange w:id="370" w:author="Codex" w:date="2026-10-05T16:32:41.313017+00:00">
          <w:pPr>
            <w:pStyle w:val="af5"/>
            <w:snapToGrid w:val="0"/>
            <w:ind w:firstLine="420"/>
            <w:jc w:val="both"/>
          </w:pPr>
        </w:pPrChange>
      </w:pPr>
      <w:r>
        <w:rPr>
          <w:rFonts w:ascii="Times New Roman" w:hAnsi="Times New Roman" w:cs="Times New Roman" w:eastAsia="SimSun"/>
          <w:sz w:val="21"/>
          <w:szCs w:val="21"/>
          <w:rPrChange w:id="371" w:author="Codex" w:date="2026-10-05T16:32:41.313017+00:00">
            <w:rPr>
              <w:sz w:val="21"/>
              <w:szCs w:val="21"/>
            </w:rPr>
          </w:rPrChange>
        </w:rPr>
        <w:t>本人收入增加若通过本人满意度提升改变资源分配，则可能形成负向的间接作用；</w:t>
      </w:r>
    </w:p>
    <w:p w14:paraId="5BBCBED0" w14:textId="7FF686E5" w:rsidR="00757A0D" w:rsidRPr="00270697" w:rsidRDefault="00757A0D" w:rsidP="00BF19A6">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38" w:author="Codex" w:date="2026-10-05T16:32:41.313017+00:00">
            <w:rPr>
              <w:sz w:val="21"/>
              <w:szCs w:val="21"/>
            </w:rPr>
          </w:rPrChange>
        </w:rPr>
        <w:pPrChange w:id="372" w:author="Codex" w:date="2026-10-05T16:32:41.313017+00:00">
          <w:pPr>
            <w:pStyle w:val="af5"/>
            <w:snapToGrid w:val="0"/>
            <w:ind w:firstLine="420"/>
            <w:jc w:val="both"/>
          </w:pPr>
        </w:pPrChange>
      </w:pPr>
      <w:r>
        <w:rPr>
          <w:rFonts w:ascii="Times New Roman" w:hAnsi="Times New Roman" w:cs="Times New Roman" w:eastAsia="SimSun"/>
          <w:sz w:val="21"/>
          <w:szCs w:val="21"/>
          <w:rPrChange w:id="373" w:author="Codex" w:date="2026-10-05T16:32:41.313017+00:00">
            <w:rPr>
              <w:sz w:val="21"/>
              <w:szCs w:val="21"/>
            </w:rPr>
          </w:rPrChange>
        </w:rPr>
        <w:t>本人收入增加若通过配偶满意度提升减少代际支持分歧，则可能形成正向的间接作用。</w:t>
      </w:r>
    </w:p>
    <w:p w14:paraId="72F11AE9" w14:textId="7FF686E7" w:rsidR="00757A0D" w:rsidRPr="00270697" w:rsidRDefault="00757A0D"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39" w:author="Codex" w:date="2026-10-05T16:32:41.313017+00:00">
            <w:rPr>
              <w:sz w:val="21"/>
              <w:szCs w:val="21"/>
            </w:rPr>
          </w:rPrChange>
        </w:rPr>
        <w:pPrChange w:id="374" w:author="Codex" w:date="2026-10-05T16:32:41.313017+00:00">
          <w:pPr>
            <w:pStyle w:val="af5"/>
            <w:snapToGrid w:val="0"/>
            <w:ind w:firstLine="420"/>
            <w:jc w:val="both"/>
          </w:pPr>
        </w:pPrChange>
      </w:pPr>
      <w:r>
        <w:rPr>
          <w:rFonts w:ascii="Times New Roman" w:hAnsi="Times New Roman" w:cs="Times New Roman" w:eastAsia="SimSun"/>
          <w:sz w:val="21"/>
          <w:szCs w:val="21"/>
          <w:rPrChange w:id="375" w:author="Codex" w:date="2026-10-05T16:32:41.313017+00:00">
            <w:rPr>
              <w:sz w:val="21"/>
              <w:szCs w:val="21"/>
            </w:rPr>
          </w:rPrChange>
        </w:rPr>
        <w:t>在调节过程中，本文预期：</w:t>
      </w:r>
    </w:p>
    <w:p w14:paraId="26A24552" w14:textId="7FF686E9" w:rsidR="00757A0D" w:rsidRPr="00270697" w:rsidRDefault="00757A0D"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40" w:author="Codex" w:date="2026-10-05T16:32:41.313017+00:00">
            <w:rPr>
              <w:sz w:val="21"/>
              <w:szCs w:val="21"/>
            </w:rPr>
          </w:rPrChange>
        </w:rPr>
        <w:pPrChange w:id="376" w:author="Codex" w:date="2026-10-05T16:32:41.313017+00:00">
          <w:pPr>
            <w:pStyle w:val="af5"/>
            <w:snapToGrid w:val="0"/>
            <w:ind w:firstLine="420"/>
            <w:jc w:val="both"/>
          </w:pPr>
        </w:pPrChange>
      </w:pPr>
      <w:r>
        <w:rPr>
          <w:rFonts w:ascii="Times New Roman" w:hAnsi="Times New Roman" w:cs="Times New Roman" w:eastAsia="SimSun"/>
          <w:sz w:val="21"/>
          <w:szCs w:val="21"/>
          <w:rPrChange w:id="377" w:author="Codex" w:date="2026-10-05T16:32:41.313017+00:00">
            <w:rPr>
              <w:sz w:val="21"/>
              <w:szCs w:val="21"/>
            </w:rPr>
          </w:rPrChange>
        </w:rPr>
        <w:t>本人满意度提升时，收入增加与代际支持增长之间的正向联系减弱；</w:t>
      </w:r>
    </w:p>
    <w:p w14:paraId="3A4A2B30" w14:textId="7FF686EB" w:rsidR="0049370C" w:rsidRPr="00270697" w:rsidRDefault="00757A0D"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41" w:author="Codex" w:date="2026-10-05T16:32:41.313017+00:00">
            <w:rPr>
              <w:sz w:val="21"/>
              <w:szCs w:val="21"/>
            </w:rPr>
          </w:rPrChange>
        </w:rPr>
        <w:pPrChange w:id="378" w:author="Codex" w:date="2026-10-05T16:32:41.313017+00:00">
          <w:pPr>
            <w:pStyle w:val="af5"/>
            <w:snapToGrid w:val="0"/>
            <w:ind w:firstLine="420"/>
            <w:jc w:val="both"/>
          </w:pPr>
        </w:pPrChange>
      </w:pPr>
      <w:r>
        <w:rPr>
          <w:rFonts w:ascii="Times New Roman" w:hAnsi="Times New Roman" w:cs="Times New Roman" w:eastAsia="SimSun"/>
          <w:sz w:val="21"/>
          <w:szCs w:val="21"/>
          <w:rPrChange w:id="379" w:author="Codex" w:date="2026-10-05T16:32:41.313017+00:00">
            <w:rPr>
              <w:sz w:val="21"/>
              <w:szCs w:val="21"/>
            </w:rPr>
          </w:rPrChange>
        </w:rPr>
        <w:t>配偶满意度提升时，上述正向联系增强。</w:t>
      </w:r>
    </w:p>
    <w:tbl>
      <w:tblPr>
        <w:tblStyle w:val="afff5"/>
        <w:tblW w:w="0" w:type="auto"/>
        <w:tblLook w:val="04A0" w:firstRow="1" w:lastRow="0" w:firstColumn="1" w:lastColumn="0" w:noHBand="0" w:noVBand="1"/>
      </w:tblPr>
      <w:tblGrid>
        <w:gridCol w:w="8243"/>
        <w:gridCol w:w="8243"/>
      </w:tblGrid>
      <w:tr w:rsidR="0049370C" w14:paraId="4EDCEA68" w14:textId="77777777" w:rsidTr="00264364">
        <w:trPr>
          <w:cantSplit/>
        </w:trPr>
        <w:tc>
          <w:tcPr>
            <w:tcW w:w="8243" w:type="dxa"/>
          </w:tcPr>
          <w:p w14:paraId="44619EC1" w14:textId="4384B46E" w:rsidR="0049370C" w:rsidRDefault="0090749E" w:rsidP="00264364">
            <w:pPr>
              <w:keepNext/>
              <w:ind w:firstLineChars="0" w:firstLine="0"/>
              <w:jc w:val="center"/>
            </w:pPr>
            <w:r>
              <w:rPr>
                <w:rFonts w:hint="eastAsia"/>
              </w:rPr>
              <w:lastRenderedPageBreak/>
              <w:t>本人</w:t>
            </w:r>
            <w:r w:rsidR="0049370C">
              <w:rPr>
                <w:rFonts w:hint="eastAsia"/>
              </w:rPr>
              <w:t>婚姻满意度</w:t>
            </w:r>
            <w:r w:rsidR="0049370C">
              <w:rPr>
                <w:rFonts w:hint="eastAsia"/>
              </w:rPr>
              <w:t>(M)</w:t>
            </w:r>
          </w:p>
          <w:p w14:paraId="701433AB" w14:textId="77777777" w:rsidR="0049370C" w:rsidRDefault="0049370C" w:rsidP="00264364">
            <w:pPr>
              <w:keepNext/>
              <w:ind w:firstLineChars="0" w:firstLine="0"/>
              <w:jc w:val="center"/>
            </w:pPr>
            <w:r>
              <w:rPr>
                <w:rFonts w:hint="eastAsia"/>
              </w:rPr>
              <w:t>↗</w:t>
            </w:r>
            <w:r>
              <w:rPr>
                <w:rFonts w:hint="eastAsia"/>
              </w:rPr>
              <w:tab/>
            </w:r>
            <w:r>
              <w:rPr>
                <w:rFonts w:hint="eastAsia"/>
              </w:rPr>
              <w:tab/>
              <w:t xml:space="preserve">        </w:t>
            </w:r>
            <w:r>
              <w:rPr>
                <w:rFonts w:hint="eastAsia"/>
              </w:rPr>
              <w:tab/>
            </w:r>
            <w:r>
              <w:rPr>
                <w:rFonts w:hint="eastAsia"/>
              </w:rPr>
              <w:t>↘</w:t>
            </w:r>
          </w:p>
          <w:p w14:paraId="65BF1622" w14:textId="09695EAC" w:rsidR="007B7566" w:rsidRDefault="007B7566" w:rsidP="007B7566">
            <w:pPr>
              <w:keepNext/>
              <w:ind w:firstLineChars="0" w:firstLine="0"/>
              <w:jc w:val="center"/>
            </w:pPr>
            <w:r>
              <w:rPr>
                <w:rFonts w:hint="eastAsia"/>
              </w:rPr>
              <w:t xml:space="preserve">                                    </w:t>
            </w:r>
            <w:r>
              <w:rPr>
                <w:rFonts w:hint="eastAsia"/>
              </w:rPr>
              <w:t>（推力）</w:t>
            </w:r>
          </w:p>
          <w:p w14:paraId="520F13FE" w14:textId="77777777" w:rsidR="0049370C" w:rsidRDefault="0049370C" w:rsidP="00264364">
            <w:pPr>
              <w:keepNext/>
              <w:ind w:firstLineChars="0" w:firstLine="0"/>
              <w:jc w:val="center"/>
            </w:pP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14:paraId="277ECE44" w14:textId="77777777" w:rsidR="0049370C" w:rsidRPr="00D0568E" w:rsidRDefault="0049370C" w:rsidP="00264364">
            <w:pPr>
              <w:keepNext/>
              <w:ind w:firstLineChars="0" w:firstLine="0"/>
              <w:jc w:val="center"/>
            </w:pPr>
            <w:r>
              <w:rPr>
                <w:rFonts w:hint="eastAsia"/>
              </w:rPr>
              <w:t>收入</w:t>
            </w:r>
            <w:r>
              <w:rPr>
                <w:rFonts w:hint="eastAsia"/>
              </w:rPr>
              <w:t>(X)</w:t>
            </w:r>
            <w:r>
              <w:rPr>
                <w:rFonts w:hint="eastAsia"/>
              </w:rPr>
              <w:tab/>
            </w:r>
            <w:r>
              <w:rPr>
                <w:rFonts w:hint="eastAsia"/>
              </w:rPr>
              <w:tab/>
              <w:t xml:space="preserve">        </w:t>
            </w:r>
            <w:r>
              <w:rPr>
                <w:rFonts w:hint="eastAsia"/>
              </w:rPr>
              <w:tab/>
            </w:r>
            <w:r>
              <w:rPr>
                <w:rFonts w:hint="eastAsia"/>
              </w:rPr>
              <w:t>→</w:t>
            </w:r>
            <w:r>
              <w:rPr>
                <w:rFonts w:hint="eastAsia"/>
              </w:rPr>
              <w:tab/>
            </w:r>
            <w:r>
              <w:rPr>
                <w:rFonts w:hint="eastAsia"/>
              </w:rPr>
              <w:tab/>
              <w:t xml:space="preserve">   </w:t>
            </w:r>
            <w:r>
              <w:rPr>
                <w:rFonts w:hint="eastAsia"/>
              </w:rPr>
              <w:t>代际经济支持</w:t>
            </w:r>
            <w:r>
              <w:rPr>
                <w:rFonts w:hint="eastAsia"/>
              </w:rPr>
              <w:t>(Y)</w:t>
            </w:r>
          </w:p>
        </w:tc>
        <w:tc>
          <w:tcPr>
            <w:tcW w:w="8243" w:type="dxa"/>
          </w:tcPr>
          <w:p w14:paraId="46BBDC1F" w14:textId="346C799E" w:rsidR="0049370C" w:rsidRDefault="0090749E" w:rsidP="00264364">
            <w:pPr>
              <w:keepNext/>
              <w:ind w:firstLineChars="0" w:firstLine="0"/>
              <w:jc w:val="center"/>
            </w:pPr>
            <w:r>
              <w:rPr>
                <w:rFonts w:hint="eastAsia"/>
              </w:rPr>
              <w:t>本人</w:t>
            </w:r>
            <w:r w:rsidR="0049370C">
              <w:rPr>
                <w:rFonts w:hint="eastAsia"/>
              </w:rPr>
              <w:t>婚姻满意度</w:t>
            </w:r>
            <w:r w:rsidR="0049370C">
              <w:rPr>
                <w:rFonts w:hint="eastAsia"/>
              </w:rPr>
              <w:t>(W)</w:t>
            </w:r>
          </w:p>
          <w:p w14:paraId="2FF86DCD" w14:textId="77777777" w:rsidR="0049370C" w:rsidRDefault="0049370C" w:rsidP="00264364">
            <w:pPr>
              <w:keepNext/>
              <w:ind w:firstLineChars="0" w:firstLine="0"/>
              <w:jc w:val="center"/>
            </w:pPr>
            <w:r>
              <w:rPr>
                <w:rFonts w:hint="eastAsia"/>
              </w:rPr>
              <w:t>↓</w:t>
            </w:r>
          </w:p>
          <w:p w14:paraId="3CE9A5AE" w14:textId="4EC6B1A0" w:rsidR="007B7566" w:rsidRDefault="007B7566" w:rsidP="00264364">
            <w:pPr>
              <w:keepNext/>
              <w:ind w:firstLineChars="0" w:firstLine="0"/>
              <w:jc w:val="center"/>
            </w:pPr>
            <w:r>
              <w:rPr>
                <w:rFonts w:hint="eastAsia"/>
              </w:rPr>
              <w:t>（推力）</w:t>
            </w:r>
          </w:p>
          <w:p w14:paraId="68991176" w14:textId="77777777" w:rsidR="0049370C" w:rsidRDefault="0049370C" w:rsidP="00264364">
            <w:pPr>
              <w:keepNext/>
              <w:ind w:firstLineChars="0" w:firstLine="0"/>
              <w:jc w:val="center"/>
            </w:pPr>
            <w:r>
              <w:rPr>
                <w:rFonts w:hint="eastAsia"/>
              </w:rPr>
              <w:t>↓</w:t>
            </w:r>
          </w:p>
          <w:p w14:paraId="533FBA5A" w14:textId="77777777" w:rsidR="0049370C" w:rsidRPr="00D0568E" w:rsidRDefault="0049370C" w:rsidP="00264364">
            <w:pPr>
              <w:keepNext/>
              <w:ind w:firstLineChars="0" w:firstLine="0"/>
              <w:jc w:val="center"/>
            </w:pPr>
            <w:r>
              <w:rPr>
                <w:rFonts w:hint="eastAsia"/>
              </w:rPr>
              <w:t>收入</w:t>
            </w:r>
            <w:r>
              <w:rPr>
                <w:rFonts w:hint="eastAsia"/>
              </w:rPr>
              <w:t>(X)</w:t>
            </w:r>
            <w:r>
              <w:rPr>
                <w:rFonts w:hint="eastAsia"/>
              </w:rPr>
              <w:tab/>
              <w:t xml:space="preserve">        </w:t>
            </w:r>
            <w:r>
              <w:rPr>
                <w:rFonts w:hint="eastAsia"/>
              </w:rPr>
              <w:tab/>
              <w:t xml:space="preserve">    </w:t>
            </w:r>
            <w:r>
              <w:rPr>
                <w:rFonts w:hint="eastAsia"/>
              </w:rPr>
              <w:t>→→→</w:t>
            </w:r>
            <w:r>
              <w:rPr>
                <w:rFonts w:hint="eastAsia"/>
              </w:rPr>
              <w:tab/>
              <w:t xml:space="preserve">        </w:t>
            </w:r>
            <w:r>
              <w:rPr>
                <w:rFonts w:hint="eastAsia"/>
              </w:rPr>
              <w:tab/>
            </w:r>
            <w:r>
              <w:rPr>
                <w:rFonts w:hint="eastAsia"/>
              </w:rPr>
              <w:t>代际经济支持</w:t>
            </w:r>
            <w:r>
              <w:rPr>
                <w:rFonts w:hint="eastAsia"/>
              </w:rPr>
              <w:t>(Y)</w:t>
            </w:r>
          </w:p>
        </w:tc>
      </w:tr>
      <w:tr w:rsidR="0090749E" w14:paraId="57D3BDB5" w14:textId="77777777" w:rsidTr="0090749E">
        <w:trPr>
          <w:cantSplit/>
        </w:trPr>
        <w:tc>
          <w:tcPr>
            <w:tcW w:w="8243" w:type="dxa"/>
          </w:tcPr>
          <w:p w14:paraId="38FA0F5C" w14:textId="69665688" w:rsidR="0090749E" w:rsidRDefault="0090749E" w:rsidP="00264364">
            <w:pPr>
              <w:keepNext/>
              <w:ind w:firstLineChars="0" w:firstLine="0"/>
              <w:jc w:val="center"/>
            </w:pPr>
            <w:r>
              <w:rPr>
                <w:rFonts w:hint="eastAsia"/>
              </w:rPr>
              <w:t>配偶婚姻满意度</w:t>
            </w:r>
            <w:r>
              <w:rPr>
                <w:rFonts w:hint="eastAsia"/>
              </w:rPr>
              <w:t>(M)</w:t>
            </w:r>
          </w:p>
          <w:p w14:paraId="6C2BFC69" w14:textId="77777777" w:rsidR="0090749E" w:rsidRDefault="0090749E" w:rsidP="00264364">
            <w:pPr>
              <w:keepNext/>
              <w:ind w:firstLineChars="0" w:firstLine="0"/>
              <w:jc w:val="center"/>
            </w:pPr>
            <w:r>
              <w:rPr>
                <w:rFonts w:hint="eastAsia"/>
              </w:rPr>
              <w:t>↗</w:t>
            </w:r>
            <w:r>
              <w:rPr>
                <w:rFonts w:hint="eastAsia"/>
              </w:rPr>
              <w:tab/>
            </w:r>
            <w:r>
              <w:rPr>
                <w:rFonts w:hint="eastAsia"/>
              </w:rPr>
              <w:tab/>
              <w:t xml:space="preserve">        </w:t>
            </w:r>
            <w:r>
              <w:rPr>
                <w:rFonts w:hint="eastAsia"/>
              </w:rPr>
              <w:tab/>
            </w:r>
            <w:r>
              <w:rPr>
                <w:rFonts w:hint="eastAsia"/>
              </w:rPr>
              <w:t>↘</w:t>
            </w:r>
          </w:p>
          <w:p w14:paraId="0A670053" w14:textId="61301BD9" w:rsidR="007B7566" w:rsidRDefault="007B7566" w:rsidP="00264364">
            <w:pPr>
              <w:keepNext/>
              <w:ind w:firstLineChars="0" w:firstLine="0"/>
              <w:jc w:val="center"/>
            </w:pPr>
            <w:r>
              <w:rPr>
                <w:rFonts w:hint="eastAsia"/>
              </w:rPr>
              <w:t xml:space="preserve">                                    </w:t>
            </w:r>
            <w:r>
              <w:rPr>
                <w:rFonts w:hint="eastAsia"/>
              </w:rPr>
              <w:t>（拉力）</w:t>
            </w:r>
          </w:p>
          <w:p w14:paraId="6E7F26A0" w14:textId="77777777" w:rsidR="0090749E" w:rsidRDefault="0090749E" w:rsidP="00264364">
            <w:pPr>
              <w:keepNext/>
              <w:ind w:firstLineChars="0" w:firstLine="0"/>
              <w:jc w:val="center"/>
            </w:pP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14:paraId="1EF9CA47" w14:textId="77777777" w:rsidR="0090749E" w:rsidRPr="00D0568E" w:rsidRDefault="0090749E" w:rsidP="00264364">
            <w:pPr>
              <w:keepNext/>
              <w:ind w:firstLineChars="0" w:firstLine="0"/>
              <w:jc w:val="center"/>
            </w:pPr>
            <w:r>
              <w:rPr>
                <w:rFonts w:hint="eastAsia"/>
              </w:rPr>
              <w:t>收入</w:t>
            </w:r>
            <w:r>
              <w:rPr>
                <w:rFonts w:hint="eastAsia"/>
              </w:rPr>
              <w:t>(X)</w:t>
            </w:r>
            <w:r>
              <w:rPr>
                <w:rFonts w:hint="eastAsia"/>
              </w:rPr>
              <w:tab/>
            </w:r>
            <w:r>
              <w:rPr>
                <w:rFonts w:hint="eastAsia"/>
              </w:rPr>
              <w:tab/>
              <w:t xml:space="preserve">        </w:t>
            </w:r>
            <w:r>
              <w:rPr>
                <w:rFonts w:hint="eastAsia"/>
              </w:rPr>
              <w:tab/>
            </w:r>
            <w:r>
              <w:rPr>
                <w:rFonts w:hint="eastAsia"/>
              </w:rPr>
              <w:t>→</w:t>
            </w:r>
            <w:r>
              <w:rPr>
                <w:rFonts w:hint="eastAsia"/>
              </w:rPr>
              <w:tab/>
            </w:r>
            <w:r>
              <w:rPr>
                <w:rFonts w:hint="eastAsia"/>
              </w:rPr>
              <w:tab/>
              <w:t xml:space="preserve">   </w:t>
            </w:r>
            <w:r>
              <w:rPr>
                <w:rFonts w:hint="eastAsia"/>
              </w:rPr>
              <w:t>代际经济支持</w:t>
            </w:r>
            <w:r>
              <w:rPr>
                <w:rFonts w:hint="eastAsia"/>
              </w:rPr>
              <w:t>(Y)</w:t>
            </w:r>
          </w:p>
        </w:tc>
        <w:tc>
          <w:tcPr>
            <w:tcW w:w="8243" w:type="dxa"/>
          </w:tcPr>
          <w:p w14:paraId="6FD1CCE6" w14:textId="16F3DE85" w:rsidR="0090749E" w:rsidRDefault="0090749E" w:rsidP="00264364">
            <w:pPr>
              <w:keepNext/>
              <w:ind w:firstLineChars="0" w:firstLine="0"/>
              <w:jc w:val="center"/>
            </w:pPr>
            <w:r>
              <w:rPr>
                <w:rFonts w:hint="eastAsia"/>
              </w:rPr>
              <w:t>配偶婚姻满意度</w:t>
            </w:r>
            <w:r>
              <w:rPr>
                <w:rFonts w:hint="eastAsia"/>
              </w:rPr>
              <w:t>(W)</w:t>
            </w:r>
          </w:p>
          <w:p w14:paraId="5EAE7BDA" w14:textId="77777777" w:rsidR="0090749E" w:rsidRDefault="0090749E" w:rsidP="00264364">
            <w:pPr>
              <w:keepNext/>
              <w:ind w:firstLineChars="0" w:firstLine="0"/>
              <w:jc w:val="center"/>
            </w:pPr>
            <w:r>
              <w:rPr>
                <w:rFonts w:hint="eastAsia"/>
              </w:rPr>
              <w:t>↓</w:t>
            </w:r>
          </w:p>
          <w:p w14:paraId="02FB19E2" w14:textId="54FB528A" w:rsidR="007B7566" w:rsidRDefault="007B7566" w:rsidP="00264364">
            <w:pPr>
              <w:keepNext/>
              <w:ind w:firstLineChars="0" w:firstLine="0"/>
              <w:jc w:val="center"/>
            </w:pPr>
            <w:r>
              <w:rPr>
                <w:rFonts w:hint="eastAsia"/>
              </w:rPr>
              <w:t>（拉力）</w:t>
            </w:r>
          </w:p>
          <w:p w14:paraId="66D25467" w14:textId="77777777" w:rsidR="0090749E" w:rsidRDefault="0090749E" w:rsidP="00264364">
            <w:pPr>
              <w:keepNext/>
              <w:ind w:firstLineChars="0" w:firstLine="0"/>
              <w:jc w:val="center"/>
            </w:pPr>
            <w:r>
              <w:rPr>
                <w:rFonts w:hint="eastAsia"/>
              </w:rPr>
              <w:t>↓</w:t>
            </w:r>
          </w:p>
          <w:p w14:paraId="2DFCD713" w14:textId="77777777" w:rsidR="0090749E" w:rsidRPr="00D0568E" w:rsidRDefault="0090749E" w:rsidP="00264364">
            <w:pPr>
              <w:keepNext/>
              <w:ind w:firstLineChars="0" w:firstLine="0"/>
              <w:jc w:val="center"/>
            </w:pPr>
            <w:r>
              <w:rPr>
                <w:rFonts w:hint="eastAsia"/>
              </w:rPr>
              <w:t>收入</w:t>
            </w:r>
            <w:r>
              <w:rPr>
                <w:rFonts w:hint="eastAsia"/>
              </w:rPr>
              <w:t>(X)</w:t>
            </w:r>
            <w:r>
              <w:rPr>
                <w:rFonts w:hint="eastAsia"/>
              </w:rPr>
              <w:tab/>
              <w:t xml:space="preserve">        </w:t>
            </w:r>
            <w:r>
              <w:rPr>
                <w:rFonts w:hint="eastAsia"/>
              </w:rPr>
              <w:tab/>
              <w:t xml:space="preserve">    </w:t>
            </w:r>
            <w:r>
              <w:rPr>
                <w:rFonts w:hint="eastAsia"/>
              </w:rPr>
              <w:t>→→→</w:t>
            </w:r>
            <w:r>
              <w:rPr>
                <w:rFonts w:hint="eastAsia"/>
              </w:rPr>
              <w:tab/>
              <w:t xml:space="preserve">        </w:t>
            </w:r>
            <w:r>
              <w:rPr>
                <w:rFonts w:hint="eastAsia"/>
              </w:rPr>
              <w:tab/>
            </w:r>
            <w:r>
              <w:rPr>
                <w:rFonts w:hint="eastAsia"/>
              </w:rPr>
              <w:t>代际经济支持</w:t>
            </w:r>
            <w:r>
              <w:rPr>
                <w:rFonts w:hint="eastAsia"/>
              </w:rPr>
              <w:t>(Y)</w:t>
            </w:r>
          </w:p>
        </w:tc>
      </w:tr>
    </w:tbl>
    <w:p w14:paraId="682895F0" w14:textId="7FF686FD" w:rsidR="0049370C" w:rsidRPr="00270697" w:rsidRDefault="00D11C4D" w:rsidP="007B7566">
      <w:pPr>
        <w:pStyle w:val="afffc"/>
        <w:keepLines/>
        <w:snapToGrid w:val="0"/>
        <w:spacing w:line="280" w:lineRule="exact" w:before="0" w:after="0" w:beforeLines="0" w:afterLines="0" w:beforeAutospacing="0" w:afterAutospacing="0"/>
        <w:ind w:firstLine="0" w:hanging="0" w:left="0" w:right="0" w:start="0" w:end="0" w:firstLineChars="0" w:hangingChars="0" w:leftChars="0" w:rightChars="0" w:startChars="0" w:endChars="0"/>
        <w:jc w:val="center"/>
        <w:rPr>
          <w:rFonts w:ascii="Times New Roman" w:hAnsi="Times New Roman" w:cs="Times New Roman" w:eastAsia="KaiTi"/>
          <w:b w:val="0"/>
          <w:bCs w:val="0"/>
          <w:sz w:val="21"/>
          <w:szCs w:val="21"/>
          <w:rPrChange w:id="8542" w:author="Codex" w:date="2026-10-05T16:32:41.313017+00:00">
            <w:rPr>
              <w:rFonts w:cs="Times New Roman"/>
              <w:szCs w:val="21"/>
            </w:rPr>
          </w:rPrChange>
        </w:rPr>
        <w:pPrChange w:id="380" w:author="Codex" w:date="2026-10-05T16:32:41.313017+00:00">
          <w:pPr>
            <w:pStyle w:val="afffc"/>
            <w:keepLines/>
            <w:snapToGrid w:val="0"/>
            <w:spacing w:afterLines="0" w:after="0" w:line="360" w:lineRule="exact"/>
          </w:pPr>
        </w:pPrChange>
      </w:pPr>
      <w:bookmarkStart w:id="0" w:name="OLE_LINK1"/>
      <w:bookmarkStart w:id="1" w:name="_Hlk239239720"/>
      <w:bookmarkStart w:id="2" w:name="_Hlk220184862"/>
      <w:r>
        <w:rPr>
          <w:rFonts w:ascii="Times New Roman" w:hAnsi="Times New Roman" w:cs="Times New Roman" w:eastAsia="KaiTi"/>
          <w:b w:val="0"/>
          <w:bCs w:val="0"/>
          <w:sz w:val="21"/>
          <w:szCs w:val="21"/>
          <w:rPrChange w:id="381" w:author="Codex" w:date="2026-10-05T16:32:41.313017+00:00">
            <w:rPr>
              <w:rFonts w:cs="Times New Roman"/>
              <w:szCs w:val="21"/>
            </w:rPr>
          </w:rPrChange>
        </w:rPr>
        <w:t>图</w:t>
      </w:r>
      <w:r>
        <w:rPr>
          <w:rFonts w:ascii="Times New Roman" w:hAnsi="Times New Roman" w:cs="Times New Roman" w:eastAsia="KaiTi"/>
          <w:b w:val="0"/>
          <w:bCs w:val="0"/>
          <w:sz w:val="21"/>
          <w:szCs w:val="21"/>
          <w:rPrChange w:id="382" w:author="Codex" w:date="2026-10-05T16:32:41.313017+00:00">
            <w:rPr>
              <w:rFonts w:cs="Times New Roman"/>
              <w:szCs w:val="21"/>
            </w:rPr>
          </w:rPrChange>
        </w:rPr>
        <w:t xml:space="preserve">2 </w:t>
      </w:r>
      <w:r>
        <w:rPr>
          <w:rFonts w:ascii="Times New Roman" w:hAnsi="Times New Roman" w:cs="Times New Roman" w:eastAsia="KaiTi"/>
          <w:b w:val="0"/>
          <w:bCs w:val="0"/>
          <w:sz w:val="21"/>
          <w:szCs w:val="21"/>
          <w:rPrChange w:id="383" w:author="Codex" w:date="2026-10-05T16:32:41.313017+00:00">
            <w:rPr>
              <w:rFonts w:cs="Times New Roman"/>
              <w:szCs w:val="21"/>
            </w:rPr>
          </w:rPrChange>
        </w:rPr>
        <w:t>本人和配偶婚姻满意度的</w:t>
      </w:r>
      <w:r>
        <w:rPr>
          <w:rFonts w:ascii="Times New Roman" w:hAnsi="Times New Roman" w:cs="Times New Roman" w:eastAsia="KaiTi"/>
          <w:b w:val="0"/>
          <w:bCs w:val="0"/>
          <w:sz w:val="21"/>
          <w:szCs w:val="21"/>
          <w:rPrChange w:id="384" w:author="Codex" w:date="2026-10-05T16:32:41.313017+00:00">
            <w:rPr>
              <w:rFonts w:cs="Times New Roman"/>
              <w:szCs w:val="21"/>
            </w:rPr>
          </w:rPrChange>
        </w:rPr>
        <w:t>“</w:t>
      </w:r>
      <w:r>
        <w:rPr>
          <w:rFonts w:ascii="Times New Roman" w:hAnsi="Times New Roman" w:cs="Times New Roman" w:eastAsia="KaiTi"/>
          <w:b w:val="0"/>
          <w:bCs w:val="0"/>
          <w:sz w:val="21"/>
          <w:szCs w:val="21"/>
          <w:rPrChange w:id="385" w:author="Codex" w:date="2026-10-05T16:32:41.313017+00:00">
            <w:rPr>
              <w:rFonts w:cs="Times New Roman"/>
              <w:szCs w:val="21"/>
            </w:rPr>
          </w:rPrChange>
        </w:rPr>
        <w:t>推力</w:t>
      </w:r>
      <w:r>
        <w:rPr>
          <w:rFonts w:ascii="Times New Roman" w:hAnsi="Times New Roman" w:cs="Times New Roman" w:eastAsia="KaiTi"/>
          <w:b w:val="0"/>
          <w:bCs w:val="0"/>
          <w:sz w:val="21"/>
          <w:szCs w:val="21"/>
          <w:rPrChange w:id="386" w:author="Codex" w:date="2026-10-05T16:32:41.313017+00:00">
            <w:rPr>
              <w:rFonts w:cs="Times New Roman"/>
              <w:szCs w:val="21"/>
            </w:rPr>
          </w:rPrChange>
        </w:rPr>
        <w:t>—</w:t>
      </w:r>
      <w:r>
        <w:rPr>
          <w:rFonts w:ascii="Times New Roman" w:hAnsi="Times New Roman" w:cs="Times New Roman" w:eastAsia="KaiTi"/>
          <w:b w:val="0"/>
          <w:bCs w:val="0"/>
          <w:sz w:val="21"/>
          <w:szCs w:val="21"/>
          <w:rPrChange w:id="387" w:author="Codex" w:date="2026-10-05T16:32:41.313017+00:00">
            <w:rPr>
              <w:rFonts w:cs="Times New Roman"/>
              <w:szCs w:val="21"/>
            </w:rPr>
          </w:rPrChange>
        </w:rPr>
        <w:t>拉力</w:t>
      </w:r>
      <w:r>
        <w:rPr>
          <w:rFonts w:ascii="Times New Roman" w:hAnsi="Times New Roman" w:cs="Times New Roman" w:eastAsia="KaiTi"/>
          <w:b w:val="0"/>
          <w:bCs w:val="0"/>
          <w:sz w:val="21"/>
          <w:szCs w:val="21"/>
          <w:rPrChange w:id="388" w:author="Codex" w:date="2026-10-05T16:32:41.313017+00:00">
            <w:rPr>
              <w:rFonts w:cs="Times New Roman"/>
              <w:szCs w:val="21"/>
            </w:rPr>
          </w:rPrChange>
        </w:rPr>
        <w:t>”</w:t>
      </w:r>
      <w:r>
        <w:rPr>
          <w:rFonts w:ascii="Times New Roman" w:hAnsi="Times New Roman" w:cs="Times New Roman" w:eastAsia="KaiTi"/>
          <w:b w:val="0"/>
          <w:bCs w:val="0"/>
          <w:sz w:val="21"/>
          <w:szCs w:val="21"/>
          <w:rPrChange w:id="389" w:author="Codex" w:date="2026-10-05T16:32:41.313017+00:00">
            <w:rPr>
              <w:rFonts w:cs="Times New Roman"/>
              <w:szCs w:val="21"/>
            </w:rPr>
          </w:rPrChange>
        </w:rPr>
        <w:t>假设</w:t>
      </w:r>
    </w:p>
    <w:bookmarkEnd w:id="0"/>
    <w:bookmarkEnd w:id="1"/>
    <w:bookmarkEnd w:id="2"/>
    <w:p w14:paraId="780D0BF3" w14:textId="7FF686FF" w:rsidR="007B7566" w:rsidRPr="00270697" w:rsidRDefault="007B7566" w:rsidP="007B7566">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8543" w:author="Codex" w:date="2026-10-05T16:32:41.313017+00:00">
            <w:rPr>
              <w:rFonts w:eastAsia="SimSun" w:cs="Times New Roman"/>
              <w:szCs w:val="21"/>
            </w:rPr>
          </w:rPrChange>
        </w:rPr>
        <w:pPrChange w:id="390"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391" w:author="Codex" w:date="2026-10-05T16:32:41.313017+00:00">
            <w:rPr>
              <w:rFonts w:eastAsia="SimSun" w:cs="Times New Roman"/>
              <w:szCs w:val="21"/>
            </w:rPr>
          </w:rPrChange>
        </w:rPr>
        <w:t>注：图示为方向性假设，不表示有关作用已经得到实证确认。</w:t>
      </w:r>
    </w:p>
    <w:p w14:paraId="27905B78" w14:textId="7FF68701" w:rsidR="0049370C" w:rsidRPr="00270697" w:rsidRDefault="004D21EF" w:rsidP="007B7566">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44" w:author="Codex" w:date="2026-10-05T16:32:41.313017+00:00">
            <w:rPr>
              <w:sz w:val="21"/>
              <w:szCs w:val="21"/>
            </w:rPr>
          </w:rPrChange>
        </w:rPr>
        <w:pPrChange w:id="392" w:author="Codex" w:date="2026-10-05T16:32:41.313017+00:00">
          <w:pPr>
            <w:pStyle w:val="af5"/>
            <w:snapToGrid w:val="0"/>
            <w:ind w:firstLine="420"/>
            <w:jc w:val="both"/>
          </w:pPr>
        </w:pPrChange>
      </w:pPr>
      <w:r>
        <w:rPr>
          <w:rFonts w:ascii="Times New Roman" w:hAnsi="Times New Roman" w:cs="Times New Roman" w:eastAsia="SimSun"/>
          <w:sz w:val="21"/>
          <w:szCs w:val="21"/>
          <w:rPrChange w:id="393" w:author="Codex" w:date="2026-10-05T16:32:41.313017+00:00">
            <w:rPr>
              <w:sz w:val="21"/>
              <w:szCs w:val="21"/>
            </w:rPr>
          </w:rPrChange>
        </w:rPr>
        <w:t>收入与满意度还具有绝对变化和夫妻内部相对位置两个维度。前者关注个人资源或婚姻评价本身是否增加，后者关注双方排序是否发生转换。两者服务于同一社会问题，但并非同一指标的可互换版本。</w:t>
      </w:r>
    </w:p>
    <w:p w14:paraId="6811DD8A" w14:textId="7FF68703" w:rsidR="00340284" w:rsidRPr="00270697" w:rsidRDefault="004D21EF" w:rsidP="007B7566">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45" w:author="Codex" w:date="2026-10-05T16:32:41.313017+00:00">
            <w:rPr>
              <w:sz w:val="21"/>
              <w:szCs w:val="21"/>
            </w:rPr>
          </w:rPrChange>
        </w:rPr>
        <w:pPrChange w:id="394" w:author="Codex" w:date="2026-10-05T16:32:41.313017+00:00">
          <w:pPr>
            <w:pStyle w:val="af5"/>
            <w:snapToGrid w:val="0"/>
            <w:ind w:firstLine="420"/>
            <w:jc w:val="both"/>
          </w:pPr>
        </w:pPrChange>
      </w:pPr>
      <w:r>
        <w:rPr>
          <w:rFonts w:ascii="Times New Roman" w:hAnsi="Times New Roman" w:cs="Times New Roman" w:eastAsia="SimSun"/>
          <w:sz w:val="21"/>
          <w:szCs w:val="21"/>
          <w:rPrChange w:id="395" w:author="Codex" w:date="2026-10-05T16:32:41.313017+00:00">
            <w:rPr>
              <w:sz w:val="21"/>
              <w:szCs w:val="21"/>
            </w:rPr>
          </w:rPrChange>
        </w:rPr>
        <w:t>本文将绝对收入增加视为资源增量，将收入相对位置升级视为家庭内部经济位置变化；同样区分满意度本身的提升与夫妻婚姻评价排序的改变。相对位置升级可以为关系结构机制提供线索，却不能直接等同于婚姻质量改善。</w:t>
      </w:r>
    </w:p>
    <w:p w14:paraId="106CD3E6" w14:textId="7FF68705" w:rsidR="004D21EF" w:rsidRPr="00270697" w:rsidRDefault="004D21EF" w:rsidP="007B7566">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46" w:author="Codex" w:date="2026-10-05T16:32:41.313017+00:00">
            <w:rPr>
              <w:sz w:val="21"/>
              <w:szCs w:val="21"/>
            </w:rPr>
          </w:rPrChange>
        </w:rPr>
        <w:pPrChange w:id="396" w:author="Codex" w:date="2026-10-05T16:32:41.313017+00:00">
          <w:pPr>
            <w:pStyle w:val="af5"/>
            <w:snapToGrid w:val="0"/>
            <w:ind w:firstLine="420"/>
            <w:jc w:val="both"/>
          </w:pPr>
        </w:pPrChange>
      </w:pPr>
      <w:r>
        <w:rPr>
          <w:rFonts w:ascii="Times New Roman" w:hAnsi="Times New Roman" w:cs="Times New Roman" w:eastAsia="SimSun"/>
          <w:sz w:val="21"/>
          <w:szCs w:val="21"/>
          <w:rPrChange w:id="397" w:author="Codex" w:date="2026-10-05T16:32:41.313017+00:00">
            <w:rPr>
              <w:sz w:val="21"/>
              <w:szCs w:val="21"/>
            </w:rPr>
          </w:rPrChange>
        </w:rPr>
        <w:t>实证分析聚焦正向转移：增加、提升或位置升级与未发生该转移的状态相比。参照状态可以包括不变及反向变化，但本文不分别估计下降过程。两类收入、两类满意度及本人／配偶角色，共同构成八条候选链。</w:t>
      </w:r>
    </w:p>
    <w:p w14:paraId="3A09CD16" w14:textId="688D4683" w:rsidR="004D21EF" w:rsidRPr="00270697" w:rsidRDefault="00B526B1" w:rsidP="007B7566">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47" w:author="Codex" w:date="2026-10-05T16:32:41.313017+00:00">
            <w:rPr>
              <w:sz w:val="21"/>
              <w:szCs w:val="21"/>
            </w:rPr>
          </w:rPrChange>
        </w:rPr>
        <w:pPrChange w:id="398" w:author="Codex" w:date="2026-10-05T16:32:41.313017+00:00">
          <w:pPr>
            <w:pStyle w:val="af5"/>
            <w:snapToGrid w:val="0"/>
            <w:ind w:firstLine="420"/>
            <w:jc w:val="both"/>
          </w:pPr>
        </w:pPrChange>
      </w:pPr>
      <w:r>
        <w:rPr>
          <w:rFonts w:ascii="Times New Roman" w:hAnsi="Times New Roman" w:cs="Times New Roman" w:eastAsia="SimSun"/>
          <w:sz w:val="21"/>
          <w:szCs w:val="21"/>
          <w:rPrChange w:id="399" w:author="Codex" w:date="2026-10-05T16:32:41.313017+00:00">
            <w:rPr>
              <w:sz w:val="21"/>
              <w:szCs w:val="21"/>
            </w:rPr>
          </w:rPrChange>
        </w:rPr>
        <w:t>这一安排分别考察资源增量与夫妻相对位置，避免将不同方向、不同构念的结果混为同一效应。绝对满意度结果用于描述婚姻评价本身的变化，相对位置结果用于讨论夫妻关系结构；两者均不能直接转换为治理收益。</w:t>
      </w:r>
    </w:p>
    <w:p w14:paraId="250D971E" w14:textId="7FF6870B" w:rsidR="005B4EF4" w:rsidRDefault="00A306FB" w:rsidP="00D60ABC">
      <w:pPr>
        <w:pStyle w:val="afffa"/>
        <w:keepNext/>
        <w:snapToGrid w:val="0"/>
        <w:spacing w:before="156" w:after="100" w:line="360" w:lineRule="exact"/>
        <w:ind w:firstLine="420"/>
      </w:pPr>
      <w:r>
        <w:t xml:space="preserve">3. </w:t>
      </w:r>
      <w:r>
        <w:t>代际支持的中国家庭情境</w:t>
      </w:r>
    </w:p>
    <w:p w14:paraId="156B1060" w14:textId="7FF68711" w:rsidR="007B7566" w:rsidRPr="00270697" w:rsidRDefault="007B7566" w:rsidP="00EC3660">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b/>
          <w:sz w:val="21"/>
          <w:szCs w:val="21"/>
          <w:rPrChange w:id="8548" w:author="Codex" w:date="2026-10-05T16:32:41.313017+00:00">
            <w:rPr>
              <w:b/>
              <w:sz w:val="21"/>
              <w:szCs w:val="21"/>
            </w:rPr>
          </w:rPrChange>
        </w:rPr>
        <w:pPrChange w:id="400" w:author="Codex" w:date="2026-10-05T16:32:41.313017+00:00">
          <w:pPr>
            <w:pStyle w:val="af5"/>
            <w:snapToGrid w:val="0"/>
            <w:ind w:firstLine="420"/>
            <w:jc w:val="both"/>
          </w:pPr>
        </w:pPrChange>
      </w:pPr>
      <w:r>
        <w:rPr>
          <w:rFonts w:ascii="Times New Roman" w:hAnsi="Times New Roman" w:cs="Times New Roman" w:eastAsia="SimSun"/>
          <w:sz w:val="21"/>
          <w:szCs w:val="21"/>
          <w:rPrChange w:id="401" w:author="Codex" w:date="2026-10-05T16:32:41.313017+00:00">
            <w:rPr>
              <w:sz w:val="21"/>
              <w:szCs w:val="21"/>
            </w:rPr>
          </w:rPrChange>
        </w:rPr>
        <w:t>（</w:t>
      </w:r>
      <w:r>
        <w:rPr>
          <w:rFonts w:ascii="Times New Roman" w:hAnsi="Times New Roman" w:cs="Times New Roman" w:eastAsia="SimSun"/>
          <w:sz w:val="21"/>
          <w:szCs w:val="21"/>
          <w:rPrChange w:id="402" w:author="Codex" w:date="2026-10-05T16:32:41.313017+00:00">
            <w:rPr>
              <w:sz w:val="21"/>
              <w:szCs w:val="21"/>
            </w:rPr>
          </w:rPrChange>
        </w:rPr>
        <w:t>1</w:t>
      </w:r>
      <w:r>
        <w:rPr>
          <w:rFonts w:ascii="Times New Roman" w:hAnsi="Times New Roman" w:cs="Times New Roman" w:eastAsia="SimSun"/>
          <w:sz w:val="21"/>
          <w:szCs w:val="21"/>
          <w:rPrChange w:id="403" w:author="Codex" w:date="2026-10-05T16:32:41.313017+00:00">
            <w:rPr>
              <w:sz w:val="21"/>
              <w:szCs w:val="21"/>
            </w:rPr>
          </w:rPrChange>
        </w:rPr>
        <w:t>）夫妻关系与亲子责任之间的资源分配</w:t>
      </w:r>
    </w:p>
    <w:p w14:paraId="475FE860" w14:textId="7FF68715" w:rsidR="00EC3660" w:rsidRPr="00270697" w:rsidRDefault="00EC3660" w:rsidP="00EC3660">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49" w:author="Codex" w:date="2026-10-05T16:32:41.313017+00:00">
            <w:rPr>
              <w:sz w:val="21"/>
              <w:szCs w:val="21"/>
            </w:rPr>
          </w:rPrChange>
        </w:rPr>
        <w:pPrChange w:id="404" w:author="Codex" w:date="2026-10-05T16:32:41.313017+00:00">
          <w:pPr>
            <w:pStyle w:val="af5"/>
            <w:snapToGrid w:val="0"/>
            <w:ind w:firstLine="420"/>
            <w:jc w:val="both"/>
          </w:pPr>
        </w:pPrChange>
      </w:pPr>
      <w:r>
        <w:rPr>
          <w:rFonts w:ascii="Times New Roman" w:hAnsi="Times New Roman" w:cs="Times New Roman" w:eastAsia="SimSun"/>
          <w:sz w:val="21"/>
          <w:szCs w:val="21"/>
          <w:rPrChange w:id="405" w:author="Codex" w:date="2026-10-05T16:32:41.313017+00:00">
            <w:rPr>
              <w:sz w:val="21"/>
              <w:szCs w:val="21"/>
            </w:rPr>
          </w:rPrChange>
        </w:rPr>
        <w:t>在中国家庭的代际经济往来中，成年子女既承担自身家庭的日常需要，也面对对父母的支持责任。由此，代际转移不仅是个人能力问题，也是夫妻关系与亲子关系共同参与的分配过程。</w:t>
      </w:r>
      <w:r w:rsidR="004F7FD9">
        <w:rPr>
          <w:rStyle w:val="af9"/>
          <w:sz w:val="22"/>
        </w:rPr>
        <w:footnoteReference w:id="2"/>
      </w:r>
    </w:p>
    <w:p w14:paraId="456278E0" w14:textId="7FF68717" w:rsidR="00EC3660" w:rsidRPr="00270697" w:rsidRDefault="00EC3660" w:rsidP="00EC3660">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50" w:author="Codex" w:date="2026-10-05T16:32:41.313017+00:00">
            <w:rPr>
              <w:sz w:val="21"/>
              <w:szCs w:val="21"/>
            </w:rPr>
          </w:rPrChange>
        </w:rPr>
        <w:pPrChange w:id="406" w:author="Codex" w:date="2026-10-05T16:32:41.313017+00:00">
          <w:pPr>
            <w:pStyle w:val="af5"/>
            <w:snapToGrid w:val="0"/>
            <w:ind w:firstLine="420"/>
            <w:jc w:val="both"/>
          </w:pPr>
        </w:pPrChange>
      </w:pPr>
      <w:r>
        <w:rPr>
          <w:rFonts w:ascii="Times New Roman" w:hAnsi="Times New Roman" w:cs="Times New Roman" w:eastAsia="SimSun"/>
          <w:sz w:val="21"/>
          <w:szCs w:val="21"/>
          <w:rPrChange w:id="407" w:author="Codex" w:date="2026-10-05T16:32:41.313017+00:00">
            <w:rPr>
              <w:sz w:val="21"/>
              <w:szCs w:val="21"/>
            </w:rPr>
          </w:rPrChange>
        </w:rPr>
        <w:t>对于本文而言，值得关注的不是婚姻关系是否取代亲子关系，而是两类关系如何同时进入成年子女的资源决策。只考察收入与支持的直接联系，可能遗漏夫妻对经济责任和资源用途的不同理解。</w:t>
      </w:r>
    </w:p>
    <w:p w14:paraId="6DC40695" w14:textId="7FF68719" w:rsidR="00925B83" w:rsidRPr="00270697" w:rsidRDefault="00EC3660" w:rsidP="00925B8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51" w:author="Codex" w:date="2026-10-05T16:32:41.313017+00:00">
            <w:rPr>
              <w:sz w:val="21"/>
              <w:szCs w:val="21"/>
            </w:rPr>
          </w:rPrChange>
        </w:rPr>
        <w:pPrChange w:id="408" w:author="Codex" w:date="2026-10-05T16:32:41.313017+00:00">
          <w:pPr>
            <w:pStyle w:val="af5"/>
            <w:snapToGrid w:val="0"/>
            <w:ind w:firstLine="420"/>
            <w:jc w:val="both"/>
          </w:pPr>
        </w:pPrChange>
      </w:pPr>
      <w:r>
        <w:rPr>
          <w:rFonts w:ascii="Times New Roman" w:hAnsi="Times New Roman" w:cs="Times New Roman" w:eastAsia="SimSun"/>
          <w:sz w:val="21"/>
          <w:szCs w:val="21"/>
          <w:rPrChange w:id="409" w:author="Codex" w:date="2026-10-05T16:32:41.313017+00:00">
            <w:rPr>
              <w:sz w:val="21"/>
              <w:szCs w:val="21"/>
            </w:rPr>
          </w:rPrChange>
        </w:rPr>
        <w:lastRenderedPageBreak/>
        <w:t>核心家庭的需要与父母的支持需要既可能互相竞争，也可能通过夫妻合作得到协调。这使婚姻满意度成为理解代际支持的重要关系变量，同时意味着其作用方向不宜被预设为一律促进或一律抑制。</w:t>
      </w:r>
    </w:p>
    <w:p w14:paraId="143D80D6" w14:textId="7FF6871F" w:rsidR="00EC3660" w:rsidRPr="00270697" w:rsidRDefault="007B7566" w:rsidP="00EC3660">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b/>
          <w:sz w:val="21"/>
          <w:szCs w:val="21"/>
          <w:rPrChange w:id="8552" w:author="Codex" w:date="2026-10-05T16:32:41.313017+00:00">
            <w:rPr>
              <w:b/>
              <w:sz w:val="21"/>
              <w:szCs w:val="21"/>
            </w:rPr>
          </w:rPrChange>
        </w:rPr>
        <w:pPrChange w:id="410" w:author="Codex" w:date="2026-10-05T16:32:41.313017+00:00">
          <w:pPr>
            <w:pStyle w:val="af5"/>
            <w:snapToGrid w:val="0"/>
            <w:ind w:firstLine="420"/>
            <w:jc w:val="both"/>
          </w:pPr>
        </w:pPrChange>
      </w:pPr>
      <w:r>
        <w:rPr>
          <w:rFonts w:ascii="Times New Roman" w:hAnsi="Times New Roman" w:cs="Times New Roman" w:eastAsia="SimSun"/>
          <w:sz w:val="21"/>
          <w:szCs w:val="21"/>
          <w:rPrChange w:id="411" w:author="Codex" w:date="2026-10-05T16:32:41.313017+00:00">
            <w:rPr>
              <w:sz w:val="21"/>
              <w:szCs w:val="21"/>
            </w:rPr>
          </w:rPrChange>
        </w:rPr>
        <w:t>（</w:t>
      </w:r>
      <w:r>
        <w:rPr>
          <w:rFonts w:ascii="Times New Roman" w:hAnsi="Times New Roman" w:cs="Times New Roman" w:eastAsia="SimSun"/>
          <w:sz w:val="21"/>
          <w:szCs w:val="21"/>
          <w:rPrChange w:id="412" w:author="Codex" w:date="2026-10-05T16:32:41.313017+00:00">
            <w:rPr>
              <w:sz w:val="21"/>
              <w:szCs w:val="21"/>
            </w:rPr>
          </w:rPrChange>
        </w:rPr>
        <w:t>2</w:t>
      </w:r>
      <w:r>
        <w:rPr>
          <w:rFonts w:ascii="Times New Roman" w:hAnsi="Times New Roman" w:cs="Times New Roman" w:eastAsia="SimSun"/>
          <w:sz w:val="21"/>
          <w:szCs w:val="21"/>
          <w:rPrChange w:id="413" w:author="Codex" w:date="2026-10-05T16:32:41.313017+00:00">
            <w:rPr>
              <w:sz w:val="21"/>
              <w:szCs w:val="21"/>
            </w:rPr>
          </w:rPrChange>
        </w:rPr>
        <w:t>）区分关系机制与政策效用</w:t>
      </w:r>
    </w:p>
    <w:p w14:paraId="16844B37" w14:textId="7FF68721" w:rsidR="00402B1B" w:rsidRPr="00270697" w:rsidRDefault="00EC3660" w:rsidP="00DD403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53" w:author="Codex" w:date="2026-10-05T16:32:41.313017+00:00">
            <w:rPr>
              <w:sz w:val="21"/>
              <w:szCs w:val="21"/>
            </w:rPr>
          </w:rPrChange>
        </w:rPr>
        <w:pPrChange w:id="414" w:author="Codex" w:date="2026-10-05T16:32:41.313017+00:00">
          <w:pPr>
            <w:pStyle w:val="af5"/>
            <w:snapToGrid w:val="0"/>
            <w:ind w:firstLine="420"/>
            <w:jc w:val="both"/>
          </w:pPr>
        </w:pPrChange>
      </w:pPr>
      <w:r>
        <w:rPr>
          <w:rFonts w:ascii="Times New Roman" w:hAnsi="Times New Roman" w:cs="Times New Roman" w:eastAsia="SimSun"/>
          <w:sz w:val="21"/>
          <w:szCs w:val="21"/>
          <w:rPrChange w:id="415" w:author="Codex" w:date="2026-10-05T16:32:41.313017+00:00">
            <w:rPr>
              <w:sz w:val="21"/>
              <w:szCs w:val="21"/>
            </w:rPr>
          </w:rPrChange>
        </w:rPr>
        <w:t>婚姻满意度同时涉及情感评价与家庭资源安排。由婚姻评价观察到的统计差异，可以帮助识别家庭关系中的分配逻辑；但若要进一步讨论满意度改善的政策含义，还须区分两类问题：收入的作用是否随婚姻状态而变，以及满意度改善能否直接提高代际支持增长的概率。</w:t>
      </w:r>
    </w:p>
    <w:p w14:paraId="6C463CAB" w14:textId="13BF407B" w:rsidR="00DD4038" w:rsidRPr="00270697" w:rsidRDefault="00DD4038" w:rsidP="00FC53BC">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54" w:author="Codex" w:date="2026-10-05T16:32:41.313017+00:00">
            <w:rPr>
              <w:sz w:val="21"/>
              <w:szCs w:val="21"/>
            </w:rPr>
          </w:rPrChange>
        </w:rPr>
        <w:pPrChange w:id="416" w:author="Codex" w:date="2026-10-05T16:32:41.313017+00:00">
          <w:pPr>
            <w:pStyle w:val="af5"/>
            <w:snapToGrid w:val="0"/>
            <w:ind w:firstLine="420"/>
            <w:jc w:val="both"/>
          </w:pPr>
        </w:pPrChange>
      </w:pPr>
      <w:r>
        <w:rPr>
          <w:rFonts w:ascii="Times New Roman" w:hAnsi="Times New Roman" w:cs="Times New Roman" w:eastAsia="SimSun"/>
          <w:sz w:val="21"/>
          <w:szCs w:val="21"/>
          <w:rPrChange w:id="417" w:author="Codex" w:date="2026-10-05T16:32:41.313017+00:00">
            <w:rPr>
              <w:sz w:val="21"/>
              <w:szCs w:val="21"/>
            </w:rPr>
          </w:rPrChange>
        </w:rPr>
        <w:t>收入与支持的关联在不同满意度状态下有所差别，不必然意味着满意度提升能够增加父母获得的支持。本文以标准化风险差及加性交互描述前一问题，并将既有固定中介对比和满意度提升预测保留为模型情景记录；这些记录不用于估计实际治理收益。</w:t>
      </w:r>
    </w:p>
    <w:p w14:paraId="5D925518" w14:textId="7FF68757" w:rsidR="00AF0B09" w:rsidRPr="00270697" w:rsidRDefault="00402B1B" w:rsidP="00A341C6">
      <w:pPr>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55" w:author="Codex" w:date="2026-10-05T16:32:41.313017+00:00">
            <w:rPr>
              <w:rFonts w:cs="Times New Roman"/>
              <w:szCs w:val="21"/>
            </w:rPr>
          </w:rPrChange>
        </w:rPr>
        <w:pPrChange w:id="418" w:author="Codex" w:date="2026-10-05T16:32:41.313017+00:00">
          <w:pPr>
            <w:snapToGrid w:val="0"/>
            <w:spacing w:line="360" w:lineRule="exact"/>
            <w:ind w:firstLine="420"/>
          </w:pPr>
        </w:pPrChange>
      </w:pPr>
      <w:del w:id="1001691" w:author="Codex" w:date="2026-10-06T19:51:51Z">
        <w:r w:rsidRPr="001E3FE2">
          <w:rPr>
            <w:rFonts w:cs="Times New Roman"/>
            <w:szCs w:val="21"/>
          </w:rPr>
          <w:delText>202</w:delText>
        </w:r>
        <w:r w:rsidR="00AF0B09" w:rsidRPr="001E3FE2">
          <w:rPr>
            <w:rFonts w:cs="Times New Roman"/>
            <w:szCs w:val="21"/>
          </w:rPr>
          <w:delText>0</w:delText>
        </w:r>
        <w:r w:rsidRPr="001E3FE2">
          <w:rPr>
            <w:rFonts w:cs="Times New Roman"/>
            <w:szCs w:val="21"/>
          </w:rPr>
          <w:delText>年</w:delText>
        </w:r>
        <w:r w:rsidR="00011C2F" w:rsidRPr="001E3FE2">
          <w:rPr>
            <w:rFonts w:cs="Times New Roman"/>
            <w:szCs w:val="21"/>
          </w:rPr>
          <w:delText>《</w:delText>
        </w:r>
        <w:r w:rsidR="00F90D0D" w:rsidRPr="001E3FE2">
          <w:rPr>
            <w:rFonts w:cs="Times New Roman"/>
            <w:szCs w:val="21"/>
          </w:rPr>
          <w:delText>第七次全国</w:delText>
        </w:r>
        <w:r w:rsidRPr="001E3FE2">
          <w:rPr>
            <w:rFonts w:cs="Times New Roman"/>
            <w:szCs w:val="21"/>
          </w:rPr>
          <w:delText>人口普查数据</w:delText>
        </w:r>
        <w:r w:rsidR="00011C2F" w:rsidRPr="001E3FE2">
          <w:rPr>
            <w:rFonts w:cs="Times New Roman"/>
            <w:szCs w:val="21"/>
          </w:rPr>
          <w:delText>》</w:delText>
        </w:r>
        <w:r w:rsidRPr="001E3FE2">
          <w:rPr>
            <w:rFonts w:cs="Times New Roman"/>
            <w:szCs w:val="21"/>
          </w:rPr>
          <w:delText>显示，</w:delText>
        </w:r>
        <w:r w:rsidR="00AF0B09" w:rsidRPr="001E3FE2">
          <w:rPr>
            <w:rFonts w:cs="Times New Roman"/>
            <w:szCs w:val="21"/>
          </w:rPr>
          <w:delText>三代直系家庭</w:delText>
        </w:r>
        <w:r w:rsidR="00795E55" w:rsidRPr="001E3FE2">
          <w:rPr>
            <w:rFonts w:cs="Times New Roman"/>
            <w:szCs w:val="21"/>
          </w:rPr>
          <w:delText>占比为（城镇）</w:delText>
        </w:r>
        <w:r w:rsidR="00795E55" w:rsidRPr="001E3FE2">
          <w:rPr>
            <w:rFonts w:cs="Times New Roman"/>
            <w:szCs w:val="21"/>
          </w:rPr>
          <w:delText>13.89%</w:delText>
        </w:r>
        <w:r w:rsidR="00795E55" w:rsidRPr="001E3FE2">
          <w:rPr>
            <w:rFonts w:cs="Times New Roman"/>
            <w:szCs w:val="21"/>
          </w:rPr>
          <w:delText>和（乡村）</w:delText>
        </w:r>
        <w:r w:rsidR="00795E55" w:rsidRPr="001E3FE2">
          <w:rPr>
            <w:rFonts w:cs="Times New Roman"/>
            <w:szCs w:val="21"/>
          </w:rPr>
          <w:delText>21.48%</w:delText>
        </w:r>
        <w:r w:rsidR="00E203D1" w:rsidRPr="001E3FE2">
          <w:rPr>
            <w:rFonts w:cs="Times New Roman"/>
            <w:szCs w:val="21"/>
          </w:rPr>
          <w:delText>（</w:delText>
        </w:r>
        <w:r w:rsidR="00795E55" w:rsidRPr="001E3FE2">
          <w:rPr>
            <w:rFonts w:cs="Times New Roman"/>
            <w:szCs w:val="21"/>
          </w:rPr>
          <w:delText>王跃生，</w:delText>
        </w:r>
        <w:r w:rsidR="00795E55" w:rsidRPr="001E3FE2">
          <w:rPr>
            <w:rFonts w:cs="Times New Roman"/>
            <w:szCs w:val="21"/>
          </w:rPr>
          <w:delText>2026</w:delText>
        </w:r>
        <w:r w:rsidR="00E203D1" w:rsidRPr="001E3FE2">
          <w:rPr>
            <w:rFonts w:cs="Times New Roman"/>
            <w:szCs w:val="21"/>
          </w:rPr>
          <w:delText>）</w:delText>
        </w:r>
      </w:del>
      <w:ins w:id="1001692" w:author="Codex" w:date="2026-10-06T19:51:51Z">
        <w:r w:rsidRPr="001E3FE2">
          <w:rPr>
            <w:rFonts w:cs="Times New Roman"/>
            <w:szCs w:val="21"/>
          </w:rPr>
          <w:t>王跃生</w:t>
        </w:r>
        <w:r w:rsidR="001F52D5">
          <w:rPr>
            <w:rFonts w:cs="Times New Roman"/>
            <w:szCs w:val="21"/>
          </w:rPr>
          <w:fldChar w:fldCharType="begin"/>
        </w:r>
        <w:r w:rsidR="001F52D5">
          <w:rPr>
            <w:rFonts w:cs="Times New Roman" w:hint="eastAsia"/>
            <w:szCs w:val="21"/>
          </w:rPr>
          <w:instrText xml:space="preserve"> ADDIN ZOTERO_ITEM CSL_CITATION {"citationID":"VSZB9qN9","properties":{"formattedCitation":"\\uc0\\u65288{}2026\\uc0\\u65289{}","plainCitation":"</w:instrText>
        </w:r>
        <w:r w:rsidR="001F52D5">
          <w:rPr>
            <w:rFonts w:cs="Times New Roman" w:hint="eastAsia"/>
            <w:szCs w:val="21"/>
          </w:rPr>
          <w:instrText>（</w:instrText>
        </w:r>
        <w:r w:rsidR="001F52D5">
          <w:rPr>
            <w:rFonts w:cs="Times New Roman" w:hint="eastAsia"/>
            <w:szCs w:val="21"/>
          </w:rPr>
          <w:instrText>2026</w:instrText>
        </w:r>
        <w:r w:rsidR="001F52D5">
          <w:rPr>
            <w:rFonts w:cs="Times New Roman" w:hint="eastAsia"/>
            <w:szCs w:val="21"/>
          </w:rPr>
          <w:instrText>）</w:instrText>
        </w:r>
        <w:r w:rsidR="001F52D5">
          <w:rPr>
            <w:rFonts w:cs="Times New Roman" w:hint="eastAsia"/>
            <w:szCs w:val="21"/>
          </w:rPr>
          <w:instrText>","noteIndex":0},"citationItems":[{"id":26067,"uris":["http://zotero.org/users/9676737/items/HM4KAHLB"],"itemData":{"id":26067,"type":"article-newspaper","container-title":"</w:instrText>
        </w:r>
        <w:r w:rsidR="001F52D5">
          <w:rPr>
            <w:rFonts w:cs="Times New Roman" w:hint="eastAsia"/>
            <w:szCs w:val="21"/>
          </w:rPr>
          <w:instrText>光明日报</w:instrText>
        </w:r>
        <w:r w:rsidR="001F52D5">
          <w:rPr>
            <w:rFonts w:cs="Times New Roman" w:hint="eastAsia"/>
            <w:szCs w:val="21"/>
          </w:rPr>
          <w:instrText>","page":"11","title":"</w:instrText>
        </w:r>
        <w:r w:rsidR="001F52D5">
          <w:rPr>
            <w:rFonts w:cs="Times New Roman" w:hint="eastAsia"/>
            <w:szCs w:val="21"/>
          </w:rPr>
          <w:instrText>中国家庭结构百年变迁及其特征分析</w:instrText>
        </w:r>
        <w:r w:rsidR="001F52D5">
          <w:rPr>
            <w:rFonts w:cs="Times New Roman" w:hint="eastAsia"/>
            <w:szCs w:val="21"/>
          </w:rPr>
          <w:instrText>","author":[{"family":"</w:instrText>
        </w:r>
        <w:r w:rsidR="001F52D5">
          <w:rPr>
            <w:rFonts w:cs="Times New Roman" w:hint="eastAsia"/>
            <w:szCs w:val="21"/>
          </w:rPr>
          <w:instrText>王跃生</w:instrText>
        </w:r>
        <w:r w:rsidR="001F52D5">
          <w:rPr>
            <w:rFonts w:cs="Times New Roman" w:hint="eastAsia"/>
            <w:szCs w:val="21"/>
          </w:rPr>
          <w:instrText>","given":""}],"issued":{"date-parts":[["2026",4,1]]}},"suppress-author":true}],"schema":"https://github.com/citation</w:instrText>
        </w:r>
        <w:r w:rsidR="001F52D5">
          <w:rPr>
            <w:rFonts w:cs="Times New Roman"/>
            <w:szCs w:val="21"/>
          </w:rPr>
          <w:instrText xml:space="preserve">-style-language/schema/raw/master/csl-citation.json"} </w:instrText>
        </w:r>
        <w:r w:rsidR="001F52D5">
          <w:rPr>
            <w:rFonts w:cs="Times New Roman"/>
            <w:szCs w:val="21"/>
          </w:rPr>
          <w:fldChar w:fldCharType="separate"/>
        </w:r>
        <w:r w:rsidR="001F52D5" w:rsidRPr="001F52D5">
          <w:rPr>
            <w:rFonts w:eastAsiaTheme="minorEastAsia" w:cs="Times New Roman"/>
            <w:kern w:val="0"/>
            <w:szCs w:val="24"/>
          </w:rPr>
          <w:t>（</w:t>
        </w:r>
        <w:r w:rsidR="001F52D5" w:rsidRPr="001F52D5">
          <w:rPr>
            <w:rFonts w:eastAsiaTheme="minorEastAsia" w:cs="Times New Roman"/>
            <w:kern w:val="0"/>
            <w:szCs w:val="24"/>
          </w:rPr>
          <w:t>2026</w:t>
        </w:r>
        <w:r w:rsidR="001F52D5" w:rsidRPr="001F52D5">
          <w:rPr>
            <w:rFonts w:eastAsiaTheme="minorEastAsia" w:cs="Times New Roman"/>
            <w:kern w:val="0"/>
            <w:szCs w:val="24"/>
          </w:rPr>
          <w:t>）</w:t>
        </w:r>
        <w:r w:rsidR="001F52D5">
          <w:rPr>
            <w:rFonts w:cs="Times New Roman"/>
            <w:szCs w:val="21"/>
          </w:rPr>
          <w:fldChar w:fldCharType="end"/>
        </w:r>
        <w:r w:rsidRPr="001E3FE2">
          <w:rPr>
            <w:rFonts w:cs="Times New Roman"/>
            <w:szCs w:val="21"/>
          </w:rPr>
          <w:t>根据</w:t>
        </w:r>
        <w:r w:rsidRPr="001E3FE2">
          <w:rPr>
            <w:rFonts w:cs="Times New Roman"/>
            <w:szCs w:val="21"/>
          </w:rPr>
          <w:t>202</w:t>
        </w:r>
        <w:r w:rsidR="00AF0B09" w:rsidRPr="001E3FE2">
          <w:rPr>
            <w:rFonts w:cs="Times New Roman"/>
            <w:szCs w:val="21"/>
          </w:rPr>
          <w:t>0</w:t>
        </w:r>
        <w:r w:rsidRPr="001E3FE2">
          <w:rPr>
            <w:rFonts w:cs="Times New Roman" w:hint="eastAsia"/>
            <w:szCs w:val="21"/>
          </w:rPr>
          <w:t>年人口普查资料报告，</w:t>
        </w:r>
        <w:r w:rsidR="00AF0B09" w:rsidRPr="001E3FE2">
          <w:rPr>
            <w:rFonts w:cs="Times New Roman" w:hint="eastAsia"/>
            <w:szCs w:val="21"/>
          </w:rPr>
          <w:t>城镇、乡村直系家庭</w:t>
        </w:r>
        <w:r w:rsidR="00795E55" w:rsidRPr="001E3FE2">
          <w:rPr>
            <w:rFonts w:cs="Times New Roman" w:hint="eastAsia"/>
            <w:szCs w:val="21"/>
          </w:rPr>
          <w:t>占比分别为</w:t>
        </w:r>
        <w:r w:rsidR="00795E55" w:rsidRPr="001E3FE2">
          <w:rPr>
            <w:rFonts w:cs="Times New Roman"/>
            <w:szCs w:val="21"/>
          </w:rPr>
          <w:t>13.89%</w:t>
        </w:r>
        <w:r w:rsidR="00795E55" w:rsidRPr="001E3FE2">
          <w:rPr>
            <w:rFonts w:cs="Times New Roman" w:hint="eastAsia"/>
            <w:szCs w:val="21"/>
          </w:rPr>
          <w:t>和</w:t>
        </w:r>
        <w:r w:rsidR="00795E55" w:rsidRPr="001E3FE2">
          <w:rPr>
            <w:rFonts w:cs="Times New Roman"/>
            <w:szCs w:val="21"/>
          </w:rPr>
          <w:t>21.48%</w:t>
        </w:r>
      </w:ins>
      <w:r w:rsidR="00011C2F" w:rsidRPr="001E3FE2">
        <w:rPr>
          <w:rStyle w:val="af9"/>
        </w:rPr>
        <w:footnoteReference w:id="3"/>
      </w:r>
      <w:del w:id="1001693" w:author="Codex" w:date="2026-10-06T19:51:51Z">
        <w:r w:rsidR="00AF0B09" w:rsidRPr="001E3FE2">
          <w:rPr>
            <w:rFonts w:cs="Times New Roman"/>
            <w:szCs w:val="21"/>
          </w:rPr>
          <w:delText>，老年人主要生活来源中子代供养的比例仍维持在</w:delText>
        </w:r>
        <w:r w:rsidR="00011C2F" w:rsidRPr="001E3FE2">
          <w:rPr>
            <w:rFonts w:cs="Times New Roman"/>
            <w:szCs w:val="21"/>
          </w:rPr>
          <w:delText>32.66</w:delText>
        </w:r>
        <w:r w:rsidR="00AF0B09" w:rsidRPr="001E3FE2">
          <w:rPr>
            <w:rFonts w:cs="Times New Roman"/>
            <w:szCs w:val="21"/>
          </w:rPr>
          <w:delText>%</w:delText>
        </w:r>
        <w:r w:rsidR="00E203D1" w:rsidRPr="001E3FE2">
          <w:rPr>
            <w:rFonts w:cs="Times New Roman"/>
            <w:szCs w:val="21"/>
          </w:rPr>
          <w:delText>（</w:delText>
        </w:r>
        <w:r w:rsidR="00011C2F" w:rsidRPr="001E3FE2">
          <w:rPr>
            <w:rFonts w:cs="Times New Roman"/>
            <w:szCs w:val="21"/>
          </w:rPr>
          <w:delText>城镇、乡村</w:delText>
        </w:r>
        <w:r w:rsidR="00011C2F" w:rsidRPr="001E3FE2">
          <w:rPr>
            <w:rFonts w:cs="Times New Roman"/>
            <w:szCs w:val="21"/>
          </w:rPr>
          <w:delText>41.9%</w:delText>
        </w:r>
        <w:r w:rsidR="00E203D1" w:rsidRPr="001E3FE2">
          <w:rPr>
            <w:rFonts w:cs="Times New Roman"/>
            <w:szCs w:val="21"/>
          </w:rPr>
          <w:delText>）</w:delText>
        </w:r>
        <w:r w:rsidR="00AF0B09" w:rsidRPr="001E3FE2">
          <w:rPr>
            <w:rFonts w:cs="Times New Roman"/>
            <w:szCs w:val="21"/>
          </w:rPr>
          <w:delText>；</w:delText>
        </w:r>
      </w:del>
      <w:ins w:id="1001694" w:author="Codex" w:date="2026-10-06T19:51:51Z">
        <w:r w:rsidR="00AF0B09" w:rsidRPr="001E3FE2">
          <w:rPr>
            <w:rFonts w:cs="Times New Roman" w:hint="eastAsia"/>
            <w:szCs w:val="21"/>
          </w:rPr>
          <w:t>；</w:t>
        </w:r>
      </w:ins>
    </w:p>
    <w:p w14:paraId="51D765FD" w14:textId="7FF687A1" w:rsidR="00AF0B09" w:rsidRPr="00270697" w:rsidRDefault="00AF0B09" w:rsidP="00A341C6">
      <w:pPr>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56" w:author="Codex" w:date="2026-10-05T16:32:41.313017+00:00">
            <w:rPr>
              <w:rFonts w:cs="Times New Roman"/>
              <w:szCs w:val="21"/>
            </w:rPr>
          </w:rPrChange>
        </w:rPr>
        <w:pPrChange w:id="444" w:author="Codex" w:date="2026-10-05T16:32:41.313017+00:00">
          <w:pPr>
            <w:snapToGrid w:val="0"/>
            <w:spacing w:line="360" w:lineRule="exact"/>
            <w:ind w:firstLine="420"/>
          </w:pPr>
        </w:pPrChange>
      </w:pPr>
      <w:r w:rsidRPr="001E3FE2">
        <w:rPr>
          <w:rFonts w:ascii="Times New Roman" w:hAnsi="Times New Roman" w:cs="Times New Roman" w:eastAsia="SimSun"/>
          <w:sz w:val="21"/>
          <w:szCs w:val="21"/>
          <w:rPrChange w:id="445" w:author="Codex" w:date="2026-10-05T16:32:41.313017+00:00">
            <w:rPr>
              <w:rFonts w:cs="Times New Roman"/>
              <w:szCs w:val="21"/>
            </w:rPr>
          </w:rPrChange>
        </w:rPr>
        <w:t>202</w:t>
      </w:r>
      <w:del w:id="1001335" w:author="Codex" w:date="2026-10-06T05:40:41Z">
        <w:r w:rsidR="004F7FD9" w:rsidRPr="001E3FE2">
          <w:rPr>
            <w:rFonts w:ascii="Times New Roman" w:hAnsi="Times New Roman" w:cs="Times New Roman" w:eastAsia="SimSun"/>
            <w:sz w:val="21"/>
            <w:szCs w:val="21"/>
            <w:rPrChange w:id="446" w:author="Codex" w:date="2026-10-05T16:32:41.313017+00:00">
              <w:rPr>
                <w:rFonts w:cs="Times New Roman"/>
                <w:szCs w:val="21"/>
              </w:rPr>
            </w:rPrChange>
          </w:rPr>
          <w:delText>1</w:delText>
        </w:r>
      </w:del>
      <w:ins w:id="1001336" w:author="Codex" w:date="2026-10-06T05:40:41Z">
        <w:r w:rsidR="004F7FD9" w:rsidRPr="001E3FE2">
          <w:rPr>
            <w:rFonts w:ascii="Times New Roman" w:hAnsi="Times New Roman" w:cs="Times New Roman" w:eastAsia="SimSun"/>
            <w:sz w:val="21"/>
            <w:szCs w:val="21"/>
          </w:rPr>
          <w:t>4年1</w:t>
        </w:r>
      </w:ins>
      <w:del w:id="1001337" w:author="Codex" w:date="2026-10-06T05:40:41Z">
        <w:r w:rsidRPr="001E3FE2">
          <w:rPr>
            <w:rFonts w:ascii="Times New Roman" w:hAnsi="Times New Roman" w:cs="Times New Roman" w:eastAsia="SimSun"/>
            <w:sz w:val="21"/>
            <w:szCs w:val="21"/>
            <w:rPrChange w:id="447" w:author="Codex" w:date="2026-10-05T16:32:41.313017+00:00">
              <w:rPr>
                <w:rFonts w:cs="Times New Roman"/>
                <w:szCs w:val="21"/>
              </w:rPr>
            </w:rPrChange>
          </w:rPr>
          <w:delText>年</w:delText>
        </w:r>
      </w:del>
      <w:ins w:id="1001338" w:author="Codex" w:date="2026-10-06T05:40:41Z">
        <w:r w:rsidRPr="001E3FE2">
          <w:rPr>
            <w:rFonts w:ascii="Times New Roman" w:hAnsi="Times New Roman" w:cs="Times New Roman" w:eastAsia="SimSun"/>
            <w:sz w:val="21"/>
            <w:szCs w:val="21"/>
          </w:rPr>
          <w:t>0月发布的</w:t>
        </w:r>
      </w:ins>
      <w:del w:id="1001339" w:author="Codex" w:date="2026-10-06T05:40:41Z">
        <w:r w:rsidR="004F7FD9" w:rsidRPr="001E3FE2">
          <w:rPr>
            <w:rFonts w:ascii="Times New Roman" w:hAnsi="Times New Roman" w:cs="Times New Roman" w:eastAsia="SimSun"/>
            <w:sz w:val="21"/>
            <w:szCs w:val="21"/>
            <w:rPrChange w:id="448" w:author="Codex" w:date="2026-10-05T16:32:41.313017+00:00">
              <w:rPr>
                <w:rFonts w:cs="Times New Roman"/>
                <w:szCs w:val="21"/>
              </w:rPr>
            </w:rPrChange>
          </w:rPr>
          <w:delText>《第五次中国城乡老年人生活状况抽样调查》</w:delText>
        </w:r>
      </w:del>
      <w:ins w:id="1001340" w:author="Codex" w:date="2026-10-06T05:40:41Z">
        <w:r w:rsidR="004F7FD9" w:rsidRPr="001E3FE2">
          <w:rPr>
            <w:rFonts w:ascii="Times New Roman" w:hAnsi="Times New Roman" w:cs="Times New Roman" w:eastAsia="SimSun"/>
            <w:sz w:val="21"/>
            <w:szCs w:val="21"/>
          </w:rPr>
          <w:t>《第五次中国城乡老年人生活状况抽样调查基本数据公报》</w:t>
        </w:r>
      </w:ins>
      <w:r w:rsidR="004F7FD9" w:rsidRPr="001E3FE2">
        <w:rPr>
          <w:rStyle w:val="af9"/>
        </w:rPr>
        <w:footnoteReference w:id="4"/>
      </w:r>
      <w:del w:id="1001341" w:author="Codex" w:date="2026-10-06T05:40:41Z">
        <w:r w:rsidRPr="001E3FE2">
          <w:rPr>
            <w:rFonts w:ascii="Times New Roman" w:hAnsi="Times New Roman" w:cs="Times New Roman" w:eastAsia="SimSun"/>
            <w:sz w:val="21"/>
            <w:szCs w:val="21"/>
            <w:rPrChange w:id="449" w:author="Codex" w:date="2026-10-05T16:32:41.313017+00:00">
              <w:rPr>
                <w:rFonts w:cs="Times New Roman"/>
                <w:szCs w:val="21"/>
              </w:rPr>
            </w:rPrChange>
          </w:rPr>
          <w:delText>中，与子女同住比例为</w:delText>
        </w:r>
      </w:del>
      <w:ins w:id="1001342" w:author="Codex" w:date="2026-10-06T05:40:41Z">
        <w:r w:rsidRPr="001E3FE2">
          <w:rPr>
            <w:rFonts w:ascii="Times New Roman" w:hAnsi="Times New Roman" w:cs="Times New Roman" w:eastAsia="SimSun"/>
            <w:sz w:val="21"/>
            <w:szCs w:val="21"/>
          </w:rPr>
          <w:t>（调查标准时点为2021年8月1日）显示，与子女共住的老年人占</w:t>
        </w:r>
      </w:ins>
      <w:r w:rsidRPr="001E3FE2">
        <w:rPr>
          <w:rFonts w:ascii="Times New Roman" w:hAnsi="Times New Roman" w:cs="Times New Roman" w:eastAsia="SimSun"/>
          <w:sz w:val="21"/>
          <w:szCs w:val="21"/>
          <w:rPrChange w:id="450" w:author="Codex" w:date="2026-10-05T16:32:41.313017+00:00">
            <w:rPr>
              <w:rFonts w:cs="Times New Roman"/>
              <w:szCs w:val="21"/>
            </w:rPr>
          </w:rPrChange>
        </w:rPr>
        <w:t>3</w:t>
      </w:r>
      <w:r w:rsidR="00F41B46" w:rsidRPr="001E3FE2">
        <w:rPr>
          <w:rFonts w:ascii="Times New Roman" w:hAnsi="Times New Roman" w:cs="Times New Roman" w:eastAsia="SimSun"/>
          <w:sz w:val="21"/>
          <w:szCs w:val="21"/>
          <w:rPrChange w:id="451" w:author="Codex" w:date="2026-10-05T16:32:41.313017+00:00">
            <w:rPr>
              <w:rFonts w:cs="Times New Roman"/>
              <w:szCs w:val="21"/>
            </w:rPr>
          </w:rPrChange>
        </w:rPr>
        <w:t>3.</w:t>
      </w:r>
      <w:r w:rsidRPr="001E3FE2">
        <w:rPr>
          <w:rFonts w:ascii="Times New Roman" w:hAnsi="Times New Roman" w:cs="Times New Roman" w:eastAsia="SimSun"/>
          <w:sz w:val="21"/>
          <w:szCs w:val="21"/>
          <w:rPrChange w:id="452" w:author="Codex" w:date="2026-10-05T16:32:41.313017+00:00">
            <w:rPr>
              <w:rFonts w:cs="Times New Roman"/>
              <w:szCs w:val="21"/>
            </w:rPr>
          </w:rPrChange>
        </w:rPr>
        <w:t>5%</w:t>
      </w:r>
      <w:r w:rsidR="00E203D1" w:rsidRPr="001E3FE2">
        <w:rPr>
          <w:rFonts w:ascii="Times New Roman" w:hAnsi="Times New Roman" w:cs="Times New Roman" w:eastAsia="SimSun"/>
          <w:sz w:val="21"/>
          <w:szCs w:val="21"/>
          <w:rPrChange w:id="453" w:author="Codex" w:date="2026-10-05T16:32:41.313017+00:00">
            <w:rPr>
              <w:rFonts w:cs="Times New Roman"/>
              <w:szCs w:val="21"/>
            </w:rPr>
          </w:rPrChange>
        </w:rPr>
        <w:t>（</w:t>
      </w:r>
      <w:r w:rsidR="00F41B46" w:rsidRPr="001E3FE2">
        <w:rPr>
          <w:rFonts w:ascii="Times New Roman" w:hAnsi="Times New Roman" w:cs="Times New Roman" w:eastAsia="SimSun"/>
          <w:sz w:val="21"/>
          <w:szCs w:val="21"/>
          <w:rPrChange w:id="454" w:author="Codex" w:date="2026-10-05T16:32:41.313017+00:00">
            <w:rPr>
              <w:rFonts w:cs="Times New Roman"/>
              <w:szCs w:val="21"/>
            </w:rPr>
          </w:rPrChange>
        </w:rPr>
        <w:t>城镇</w:t>
      </w:r>
      <w:r w:rsidR="00441697" w:rsidRPr="001E3FE2">
        <w:rPr>
          <w:rFonts w:ascii="Times New Roman" w:hAnsi="Times New Roman" w:cs="Times New Roman" w:eastAsia="SimSun"/>
          <w:sz w:val="21"/>
          <w:szCs w:val="21"/>
          <w:rPrChange w:id="455" w:author="Codex" w:date="2026-10-05T16:32:41.313017+00:00">
            <w:rPr>
              <w:rFonts w:cs="Times New Roman"/>
              <w:szCs w:val="21"/>
            </w:rPr>
          </w:rPrChange>
        </w:rPr>
        <w:t>36.1%</w:t>
      </w:r>
      <w:r w:rsidR="00F41B46" w:rsidRPr="001E3FE2">
        <w:rPr>
          <w:rFonts w:ascii="Times New Roman" w:hAnsi="Times New Roman" w:cs="Times New Roman" w:eastAsia="SimSun"/>
          <w:sz w:val="21"/>
          <w:szCs w:val="21"/>
          <w:rPrChange w:id="456" w:author="Codex" w:date="2026-10-05T16:32:41.313017+00:00">
            <w:rPr>
              <w:rFonts w:cs="Times New Roman"/>
              <w:szCs w:val="21"/>
            </w:rPr>
          </w:rPrChange>
        </w:rPr>
        <w:t>、农村</w:t>
      </w:r>
      <w:r w:rsidR="00441697" w:rsidRPr="001E3FE2">
        <w:rPr>
          <w:rFonts w:ascii="Times New Roman" w:hAnsi="Times New Roman" w:cs="Times New Roman" w:eastAsia="SimSun"/>
          <w:sz w:val="21"/>
          <w:szCs w:val="21"/>
          <w:rPrChange w:id="457" w:author="Codex" w:date="2026-10-05T16:32:41.313017+00:00">
            <w:rPr>
              <w:rFonts w:cs="Times New Roman"/>
              <w:szCs w:val="21"/>
            </w:rPr>
          </w:rPrChange>
        </w:rPr>
        <w:t>30.4%</w:t>
      </w:r>
      <w:r w:rsidR="00E203D1" w:rsidRPr="001E3FE2">
        <w:rPr>
          <w:rFonts w:ascii="Times New Roman" w:hAnsi="Times New Roman" w:cs="Times New Roman" w:eastAsia="SimSun"/>
          <w:sz w:val="21"/>
          <w:szCs w:val="21"/>
          <w:rPrChange w:id="458" w:author="Codex" w:date="2026-10-05T16:32:41.313017+00:00">
            <w:rPr>
              <w:rFonts w:cs="Times New Roman"/>
              <w:szCs w:val="21"/>
            </w:rPr>
          </w:rPrChange>
        </w:rPr>
        <w:t>）</w:t>
      </w:r>
      <w:r w:rsidRPr="001E3FE2">
        <w:rPr>
          <w:rFonts w:ascii="Times New Roman" w:hAnsi="Times New Roman" w:cs="Times New Roman" w:eastAsia="SimSun"/>
          <w:sz w:val="21"/>
          <w:szCs w:val="21"/>
          <w:rPrChange w:id="459" w:author="Codex" w:date="2026-10-05T16:32:41.313017+00:00">
            <w:rPr>
              <w:rFonts w:cs="Times New Roman"/>
              <w:szCs w:val="21"/>
            </w:rPr>
          </w:rPrChange>
        </w:rPr>
        <w:t>，</w:t>
      </w:r>
      <w:del w:id="1001343" w:author="Codex" w:date="2026-10-06T05:40:41Z">
        <w:r w:rsidR="004F7FD9" w:rsidRPr="001E3FE2">
          <w:rPr>
            <w:rFonts w:ascii="Times New Roman" w:hAnsi="Times New Roman" w:cs="Times New Roman" w:eastAsia="SimSun"/>
            <w:sz w:val="21"/>
            <w:szCs w:val="21"/>
            <w:rPrChange w:id="460" w:author="Codex" w:date="2026-10-05T16:32:41.313017+00:00">
              <w:rPr>
                <w:rFonts w:cs="Times New Roman"/>
                <w:szCs w:val="21"/>
              </w:rPr>
            </w:rPrChange>
          </w:rPr>
          <w:delText>接受</w:delText>
        </w:r>
      </w:del>
      <w:ins w:id="1001344" w:author="Codex" w:date="2026-10-06T05:40:41Z">
        <w:r w:rsidR="004F7FD9" w:rsidRPr="001E3FE2">
          <w:rPr>
            <w:rFonts w:ascii="Times New Roman" w:hAnsi="Times New Roman" w:cs="Times New Roman" w:eastAsia="SimSun"/>
            <w:sz w:val="21"/>
            <w:szCs w:val="21"/>
          </w:rPr>
          <w:t>收到</w:t>
        </w:r>
      </w:ins>
      <w:del w:id="1001345" w:author="Codex" w:date="2026-10-06T05:40:41Z">
        <w:r w:rsidR="00A214D4" w:rsidRPr="001E3FE2">
          <w:rPr>
            <w:rFonts w:ascii="Times New Roman" w:hAnsi="Times New Roman" w:cs="Times New Roman" w:eastAsia="SimSun"/>
            <w:sz w:val="21"/>
            <w:szCs w:val="21"/>
            <w:rPrChange w:id="461" w:author="Codex" w:date="2026-10-05T16:32:41.313017+00:00">
              <w:rPr>
                <w:rFonts w:cs="Times New Roman"/>
                <w:szCs w:val="21"/>
              </w:rPr>
            </w:rPrChange>
          </w:rPr>
          <w:delText>子代</w:delText>
        </w:r>
      </w:del>
      <w:ins w:id="1001346" w:author="Codex" w:date="2026-10-06T05:40:41Z">
        <w:r w:rsidR="00A214D4" w:rsidRPr="001E3FE2">
          <w:rPr>
            <w:rFonts w:ascii="Times New Roman" w:hAnsi="Times New Roman" w:cs="Times New Roman" w:eastAsia="SimSun"/>
            <w:sz w:val="21"/>
            <w:szCs w:val="21"/>
          </w:rPr>
          <w:t>子女（含孙子女、外孙子女）</w:t>
        </w:r>
      </w:ins>
      <w:del w:id="1001347" w:author="Codex" w:date="2026-10-06T05:40:41Z">
        <w:r w:rsidR="004F7FD9" w:rsidRPr="001E3FE2">
          <w:rPr>
            <w:rFonts w:ascii="Times New Roman" w:hAnsi="Times New Roman" w:cs="Times New Roman" w:eastAsia="SimSun"/>
            <w:sz w:val="21"/>
            <w:szCs w:val="21"/>
            <w:rPrChange w:id="462" w:author="Codex" w:date="2026-10-05T16:32:41.313017+00:00">
              <w:rPr>
                <w:rFonts w:cs="Times New Roman"/>
                <w:szCs w:val="21"/>
              </w:rPr>
            </w:rPrChange>
          </w:rPr>
          <w:delText>提供经济支持</w:delText>
        </w:r>
      </w:del>
      <w:ins w:id="1001348" w:author="Codex" w:date="2026-10-06T05:40:41Z">
        <w:r w:rsidR="004F7FD9" w:rsidRPr="001E3FE2">
          <w:rPr>
            <w:rFonts w:ascii="Times New Roman" w:hAnsi="Times New Roman" w:cs="Times New Roman" w:eastAsia="SimSun"/>
            <w:sz w:val="21"/>
            <w:szCs w:val="21"/>
          </w:rPr>
          <w:t>经济支持</w:t>
        </w:r>
      </w:ins>
      <w:del w:id="1001349" w:author="Codex" w:date="2026-10-06T05:40:41Z">
        <w:r w:rsidRPr="001E3FE2">
          <w:rPr>
            <w:rFonts w:ascii="Times New Roman" w:hAnsi="Times New Roman" w:cs="Times New Roman" w:eastAsia="SimSun"/>
            <w:sz w:val="21"/>
            <w:szCs w:val="21"/>
            <w:rPrChange w:id="463" w:author="Codex" w:date="2026-10-05T16:32:41.313017+00:00">
              <w:rPr>
                <w:rFonts w:cs="Times New Roman"/>
                <w:szCs w:val="21"/>
              </w:rPr>
            </w:rPrChange>
          </w:rPr>
          <w:delText>比例在</w:delText>
        </w:r>
      </w:del>
      <w:ins w:id="1001350" w:author="Codex" w:date="2026-10-06T05:40:41Z">
        <w:r w:rsidRPr="001E3FE2">
          <w:rPr>
            <w:rFonts w:ascii="Times New Roman" w:hAnsi="Times New Roman" w:cs="Times New Roman" w:eastAsia="SimSun"/>
            <w:sz w:val="21"/>
            <w:szCs w:val="21"/>
          </w:rPr>
          <w:t>的老年人占</w:t>
        </w:r>
      </w:ins>
      <w:r w:rsidR="004F7FD9" w:rsidRPr="001E3FE2">
        <w:rPr>
          <w:rFonts w:ascii="Times New Roman" w:hAnsi="Times New Roman" w:cs="Times New Roman" w:eastAsia="SimSun"/>
          <w:sz w:val="21"/>
          <w:szCs w:val="21"/>
          <w:rPrChange w:id="464" w:author="Codex" w:date="2026-10-05T16:32:41.313017+00:00">
            <w:rPr>
              <w:rFonts w:cs="Times New Roman"/>
              <w:szCs w:val="21"/>
            </w:rPr>
          </w:rPrChange>
        </w:rPr>
        <w:t>6</w:t>
      </w:r>
      <w:r w:rsidRPr="001E3FE2">
        <w:rPr>
          <w:rFonts w:ascii="Times New Roman" w:hAnsi="Times New Roman" w:cs="Times New Roman" w:eastAsia="SimSun"/>
          <w:sz w:val="21"/>
          <w:szCs w:val="21"/>
          <w:rPrChange w:id="465" w:author="Codex" w:date="2026-10-05T16:32:41.313017+00:00">
            <w:rPr>
              <w:rFonts w:cs="Times New Roman"/>
              <w:szCs w:val="21"/>
            </w:rPr>
          </w:rPrChange>
        </w:rPr>
        <w:t>5</w:t>
      </w:r>
      <w:r w:rsidR="004F7FD9" w:rsidRPr="001E3FE2">
        <w:rPr>
          <w:rFonts w:ascii="Times New Roman" w:hAnsi="Times New Roman" w:cs="Times New Roman" w:eastAsia="SimSun"/>
          <w:sz w:val="21"/>
          <w:szCs w:val="21"/>
          <w:rPrChange w:id="466" w:author="Codex" w:date="2026-10-05T16:32:41.313017+00:00">
            <w:rPr>
              <w:rFonts w:cs="Times New Roman"/>
              <w:szCs w:val="21"/>
            </w:rPr>
          </w:rPrChange>
        </w:rPr>
        <w:t>.6</w:t>
      </w:r>
      <w:r w:rsidRPr="001E3FE2">
        <w:rPr>
          <w:rFonts w:ascii="Times New Roman" w:hAnsi="Times New Roman" w:cs="Times New Roman" w:eastAsia="SimSun"/>
          <w:sz w:val="21"/>
          <w:szCs w:val="21"/>
          <w:rPrChange w:id="467" w:author="Codex" w:date="2026-10-05T16:32:41.313017+00:00">
            <w:rPr>
              <w:rFonts w:cs="Times New Roman"/>
              <w:szCs w:val="21"/>
            </w:rPr>
          </w:rPrChange>
        </w:rPr>
        <w:t>%</w:t>
      </w:r>
      <w:r w:rsidR="00E203D1" w:rsidRPr="001E3FE2">
        <w:rPr>
          <w:rFonts w:ascii="Times New Roman" w:hAnsi="Times New Roman" w:cs="Times New Roman" w:eastAsia="SimSun"/>
          <w:sz w:val="21"/>
          <w:szCs w:val="21"/>
          <w:rPrChange w:id="468" w:author="Codex" w:date="2026-10-05T16:32:41.313017+00:00">
            <w:rPr>
              <w:rFonts w:cs="Times New Roman"/>
              <w:szCs w:val="21"/>
            </w:rPr>
          </w:rPrChange>
        </w:rPr>
        <w:t>（</w:t>
      </w:r>
      <w:r w:rsidR="004F7FD9" w:rsidRPr="001E3FE2">
        <w:rPr>
          <w:rFonts w:ascii="Times New Roman" w:hAnsi="Times New Roman" w:cs="Times New Roman" w:eastAsia="SimSun"/>
          <w:sz w:val="21"/>
          <w:szCs w:val="21"/>
          <w:rPrChange w:id="469" w:author="Codex" w:date="2026-10-05T16:32:41.313017+00:00">
            <w:rPr>
              <w:rFonts w:cs="Times New Roman"/>
              <w:szCs w:val="21"/>
            </w:rPr>
          </w:rPrChange>
        </w:rPr>
        <w:t>城镇</w:t>
      </w:r>
      <w:r w:rsidR="004F7FD9" w:rsidRPr="001E3FE2">
        <w:rPr>
          <w:rFonts w:ascii="Times New Roman" w:hAnsi="Times New Roman" w:cs="Times New Roman" w:eastAsia="SimSun"/>
          <w:sz w:val="21"/>
          <w:szCs w:val="21"/>
          <w:rPrChange w:id="470" w:author="Codex" w:date="2026-10-05T16:32:41.313017+00:00">
            <w:rPr>
              <w:rFonts w:cs="Times New Roman"/>
              <w:szCs w:val="21"/>
            </w:rPr>
          </w:rPrChange>
        </w:rPr>
        <w:t>59.3%</w:t>
      </w:r>
      <w:r w:rsidR="004F7FD9" w:rsidRPr="001E3FE2">
        <w:rPr>
          <w:rFonts w:ascii="Times New Roman" w:hAnsi="Times New Roman" w:cs="Times New Roman" w:eastAsia="SimSun"/>
          <w:sz w:val="21"/>
          <w:szCs w:val="21"/>
          <w:rPrChange w:id="471" w:author="Codex" w:date="2026-10-05T16:32:41.313017+00:00">
            <w:rPr>
              <w:rFonts w:cs="Times New Roman"/>
              <w:szCs w:val="21"/>
            </w:rPr>
          </w:rPrChange>
        </w:rPr>
        <w:t>、农村</w:t>
      </w:r>
      <w:r w:rsidR="004F7FD9" w:rsidRPr="001E3FE2">
        <w:rPr>
          <w:rFonts w:ascii="Times New Roman" w:hAnsi="Times New Roman" w:cs="Times New Roman" w:eastAsia="SimSun"/>
          <w:sz w:val="21"/>
          <w:szCs w:val="21"/>
          <w:rPrChange w:id="472" w:author="Codex" w:date="2026-10-05T16:32:41.313017+00:00">
            <w:rPr>
              <w:rFonts w:cs="Times New Roman"/>
              <w:szCs w:val="21"/>
            </w:rPr>
          </w:rPrChange>
        </w:rPr>
        <w:t>73%</w:t>
      </w:r>
      <w:r w:rsidR="00E203D1" w:rsidRPr="001E3FE2">
        <w:rPr>
          <w:rFonts w:ascii="Times New Roman" w:hAnsi="Times New Roman" w:cs="Times New Roman" w:eastAsia="SimSun"/>
          <w:sz w:val="21"/>
          <w:szCs w:val="21"/>
          <w:rPrChange w:id="473" w:author="Codex" w:date="2026-10-05T16:32:41.313017+00:00">
            <w:rPr>
              <w:rFonts w:cs="Times New Roman"/>
              <w:szCs w:val="21"/>
            </w:rPr>
          </w:rPrChange>
        </w:rPr>
        <w:t>）</w:t>
      </w:r>
      <w:del w:id="1001351" w:author="Codex" w:date="2026-10-06T05:40:41Z">
        <w:r w:rsidR="00F41B46" w:rsidRPr="001E3FE2">
          <w:rPr>
            <w:rFonts w:ascii="Times New Roman" w:hAnsi="Times New Roman" w:cs="Times New Roman" w:eastAsia="SimSun"/>
            <w:sz w:val="21"/>
            <w:szCs w:val="21"/>
            <w:rPrChange w:id="474" w:author="Codex" w:date="2026-10-05T16:32:41.313017+00:00">
              <w:rPr>
                <w:rFonts w:cs="Times New Roman"/>
                <w:szCs w:val="21"/>
              </w:rPr>
            </w:rPrChange>
          </w:rPr>
          <w:delText>，家庭转移性收入分别占城镇</w:delText>
        </w:r>
      </w:del>
      <w:ins w:id="1001352" w:author="Codex" w:date="2026-10-06T05:40:41Z">
        <w:r w:rsidR="00F41B46" w:rsidRPr="001E3FE2">
          <w:rPr>
            <w:rFonts w:ascii="Times New Roman" w:hAnsi="Times New Roman" w:cs="Times New Roman" w:eastAsia="SimSun"/>
            <w:sz w:val="21"/>
            <w:szCs w:val="21"/>
          </w:rPr>
          <w:t>。家庭转移性收入占城镇</w:t>
        </w:r>
      </w:ins>
      <w:del w:id="1001353" w:author="Codex" w:date="2026-10-06T05:40:41Z">
        <w:r w:rsidR="00F41B46" w:rsidRPr="001E3FE2">
          <w:rPr>
            <w:rFonts w:ascii="Times New Roman" w:hAnsi="Times New Roman" w:cs="Times New Roman" w:eastAsia="SimSun"/>
            <w:sz w:val="21"/>
            <w:szCs w:val="21"/>
            <w:rPrChange w:id="475" w:author="Codex" w:date="2026-10-05T16:32:41.313017+00:00">
              <w:rPr>
                <w:rFonts w:cs="Times New Roman"/>
                <w:szCs w:val="21"/>
              </w:rPr>
            </w:rPrChange>
          </w:rPr>
          <w:delText>/</w:delText>
        </w:r>
      </w:del>
      <w:ins w:id="1001354" w:author="Codex" w:date="2026-10-06T05:40:41Z">
        <w:r w:rsidR="00F41B46" w:rsidRPr="001E3FE2">
          <w:rPr>
            <w:rFonts w:ascii="Times New Roman" w:hAnsi="Times New Roman" w:cs="Times New Roman" w:eastAsia="SimSun"/>
            <w:sz w:val="21"/>
            <w:szCs w:val="21"/>
          </w:rPr>
          <w:t>、</w:t>
        </w:r>
      </w:ins>
      <w:del w:id="1001355" w:author="Codex" w:date="2026-10-06T05:40:41Z">
        <w:r w:rsidR="00F41B46" w:rsidRPr="001E3FE2">
          <w:rPr>
            <w:rFonts w:ascii="Times New Roman" w:hAnsi="Times New Roman" w:cs="Times New Roman" w:eastAsia="SimSun"/>
            <w:sz w:val="21"/>
            <w:szCs w:val="21"/>
            <w:rPrChange w:id="476" w:author="Codex" w:date="2026-10-05T16:32:41.313017+00:00">
              <w:rPr>
                <w:rFonts w:cs="Times New Roman"/>
                <w:szCs w:val="21"/>
              </w:rPr>
            </w:rPrChange>
          </w:rPr>
          <w:delText>农村老年人收入结构的</w:delText>
        </w:r>
      </w:del>
      <w:ins w:id="1001356" w:author="Codex" w:date="2026-10-06T05:40:41Z">
        <w:r w:rsidR="00F41B46" w:rsidRPr="001E3FE2">
          <w:rPr>
            <w:rFonts w:ascii="Times New Roman" w:hAnsi="Times New Roman" w:cs="Times New Roman" w:eastAsia="SimSun"/>
            <w:sz w:val="21"/>
            <w:szCs w:val="21"/>
          </w:rPr>
          <w:t>农村老年人收入的</w:t>
        </w:r>
      </w:ins>
      <w:del w:id="1001357" w:author="Codex" w:date="2026-10-06T05:40:41Z">
        <w:r w:rsidR="00F41B46" w:rsidRPr="001E3FE2">
          <w:rPr>
            <w:rFonts w:ascii="Times New Roman" w:hAnsi="Times New Roman" w:cs="Times New Roman" w:eastAsia="SimSun"/>
            <w:sz w:val="21"/>
            <w:szCs w:val="21"/>
            <w:rPrChange w:id="477" w:author="Codex" w:date="2026-10-05T16:32:41.313017+00:00">
              <w:rPr>
                <w:rFonts w:cs="Times New Roman"/>
                <w:szCs w:val="21"/>
              </w:rPr>
            </w:rPrChange>
          </w:rPr>
          <w:delText>4.1%</w:delText>
        </w:r>
      </w:del>
      <w:ins w:id="1001358" w:author="Codex" w:date="2026-10-06T05:40:41Z">
        <w:r w:rsidR="00F41B46" w:rsidRPr="001E3FE2">
          <w:rPr>
            <w:rFonts w:ascii="Times New Roman" w:hAnsi="Times New Roman" w:cs="Times New Roman" w:eastAsia="SimSun"/>
            <w:sz w:val="21"/>
            <w:szCs w:val="21"/>
          </w:rPr>
          <w:t>比例分别为4.1%</w:t>
        </w:r>
      </w:ins>
      <w:r w:rsidR="00F41B46" w:rsidRPr="001E3FE2">
        <w:rPr>
          <w:rFonts w:ascii="Times New Roman" w:hAnsi="Times New Roman" w:cs="Times New Roman" w:eastAsia="SimSun"/>
          <w:sz w:val="21"/>
          <w:szCs w:val="21"/>
          <w:rPrChange w:id="478" w:author="Codex" w:date="2026-10-05T16:32:41.313017+00:00">
            <w:rPr>
              <w:rFonts w:cs="Times New Roman"/>
              <w:szCs w:val="21"/>
            </w:rPr>
          </w:rPrChange>
        </w:rPr>
        <w:t>和</w:t>
      </w:r>
      <w:r w:rsidR="00F41B46" w:rsidRPr="001E3FE2">
        <w:rPr>
          <w:rFonts w:ascii="Times New Roman" w:hAnsi="Times New Roman" w:cs="Times New Roman" w:eastAsia="SimSun"/>
          <w:sz w:val="21"/>
          <w:szCs w:val="21"/>
          <w:rPrChange w:id="479" w:author="Codex" w:date="2026-10-05T16:32:41.313017+00:00">
            <w:rPr>
              <w:rFonts w:cs="Times New Roman"/>
              <w:szCs w:val="21"/>
            </w:rPr>
          </w:rPrChange>
        </w:rPr>
        <w:t>10.6%</w:t>
      </w:r>
      <w:del w:id="1001359" w:author="Codex" w:date="2026-10-06T05:40:41Z">
        <w:r w:rsidR="00A214D4" w:rsidRPr="001E3FE2">
          <w:rPr>
            <w:rFonts w:ascii="Times New Roman" w:hAnsi="Times New Roman" w:cs="Times New Roman" w:eastAsia="SimSun"/>
            <w:sz w:val="21"/>
            <w:szCs w:val="21"/>
            <w:rPrChange w:id="480" w:author="Codex" w:date="2026-10-05T16:32:41.313017+00:00">
              <w:rPr>
                <w:rFonts w:cs="Times New Roman"/>
                <w:szCs w:val="21"/>
              </w:rPr>
            </w:rPrChange>
          </w:rPr>
          <w:delText>。</w:delText>
        </w:r>
      </w:del>
      <w:ins w:id="1001360" w:author="Codex" w:date="2026-10-06T05:40:41Z">
        <w:r w:rsidR="00A214D4" w:rsidRPr="001E3FE2">
          <w:rPr>
            <w:rFonts w:ascii="Times New Roman" w:hAnsi="Times New Roman" w:cs="Times New Roman" w:eastAsia="SimSun"/>
            <w:sz w:val="21"/>
            <w:szCs w:val="21"/>
          </w:rPr>
          <w:t>；该收入类别还包括其他亲属的钱及实物和人情往来收入，口径宽于子女向父母提供的经济支持。</w:t>
        </w:r>
      </w:ins>
    </w:p>
    <w:p w14:paraId="4F7086CE" w14:textId="7FF687AB" w:rsidR="005B4EF4" w:rsidRPr="00270697" w:rsidRDefault="00AF0B09" w:rsidP="00B526B1">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57" w:author="Codex" w:date="2026-10-05T16:32:41.313017+00:00">
            <w:rPr>
              <w:sz w:val="21"/>
              <w:szCs w:val="21"/>
            </w:rPr>
          </w:rPrChange>
        </w:rPr>
        <w:pPrChange w:id="481" w:author="Codex" w:date="2026-10-05T16:32:41.313017+00:00">
          <w:pPr>
            <w:pStyle w:val="af5"/>
            <w:snapToGrid w:val="0"/>
            <w:ind w:firstLine="420"/>
            <w:jc w:val="both"/>
          </w:pPr>
        </w:pPrChange>
      </w:pPr>
      <w:r>
        <w:rPr>
          <w:rFonts w:ascii="Times New Roman" w:hAnsi="Times New Roman" w:cs="Times New Roman" w:eastAsia="SimSun"/>
          <w:sz w:val="21"/>
          <w:szCs w:val="21"/>
          <w:rPrChange w:id="482" w:author="Codex" w:date="2026-10-05T16:32:41.313017+00:00">
            <w:rPr>
              <w:sz w:val="21"/>
              <w:szCs w:val="21"/>
            </w:rPr>
          </w:rPrChange>
        </w:rPr>
        <w:t>因此，本文的经验任务不仅是判断婚姻满意度是否</w:t>
      </w:r>
      <w:r>
        <w:rPr>
          <w:rFonts w:ascii="Times New Roman" w:hAnsi="Times New Roman" w:cs="Times New Roman" w:eastAsia="SimSun"/>
          <w:sz w:val="21"/>
          <w:szCs w:val="21"/>
          <w:rPrChange w:id="483" w:author="Codex" w:date="2026-10-05T16:32:41.313017+00:00">
            <w:rPr>
              <w:sz w:val="21"/>
              <w:szCs w:val="21"/>
            </w:rPr>
          </w:rPrChange>
        </w:rPr>
        <w:t>“</w:t>
      </w:r>
      <w:r>
        <w:rPr>
          <w:rFonts w:ascii="Times New Roman" w:hAnsi="Times New Roman" w:cs="Times New Roman" w:eastAsia="SimSun"/>
          <w:sz w:val="21"/>
          <w:szCs w:val="21"/>
          <w:rPrChange w:id="484" w:author="Codex" w:date="2026-10-05T16:32:41.313017+00:00">
            <w:rPr>
              <w:sz w:val="21"/>
              <w:szCs w:val="21"/>
            </w:rPr>
          </w:rPrChange>
        </w:rPr>
        <w:t>重要</w:t>
      </w:r>
      <w:r>
        <w:rPr>
          <w:rFonts w:ascii="Times New Roman" w:hAnsi="Times New Roman" w:cs="Times New Roman" w:eastAsia="SimSun"/>
          <w:sz w:val="21"/>
          <w:szCs w:val="21"/>
          <w:rPrChange w:id="485" w:author="Codex" w:date="2026-10-05T16:32:41.313017+00:00">
            <w:rPr>
              <w:sz w:val="21"/>
              <w:szCs w:val="21"/>
            </w:rPr>
          </w:rPrChange>
        </w:rPr>
        <w:t>”</w:t>
      </w:r>
      <w:r>
        <w:rPr>
          <w:rFonts w:ascii="Times New Roman" w:hAnsi="Times New Roman" w:cs="Times New Roman" w:eastAsia="SimSun"/>
          <w:sz w:val="21"/>
          <w:szCs w:val="21"/>
          <w:rPrChange w:id="486" w:author="Codex" w:date="2026-10-05T16:32:41.313017+00:00">
            <w:rPr>
              <w:sz w:val="21"/>
              <w:szCs w:val="21"/>
            </w:rPr>
          </w:rPrChange>
        </w:rPr>
        <w:t>，更是区分其可能发挥作用的环节、方向和条件，并考察相关结果能够支持多大程度的政策推论。</w:t>
      </w:r>
    </w:p>
    <w:p w14:paraId="2AF07C42" w14:textId="7FF687AF" w:rsidR="00890878" w:rsidRDefault="00890878" w:rsidP="00D60ABC">
      <w:pPr>
        <w:pStyle w:val="afffa"/>
        <w:keepNext/>
        <w:snapToGrid w:val="0"/>
        <w:spacing w:before="156" w:after="100" w:line="360" w:lineRule="exact"/>
        <w:ind w:firstLine="420"/>
      </w:pPr>
      <w:r>
        <w:t xml:space="preserve">4. </w:t>
      </w:r>
      <w:r>
        <w:t>研究问题与可检验预期</w:t>
      </w:r>
    </w:p>
    <w:p w14:paraId="66DBA746" w14:textId="7FF687B5" w:rsidR="00890878" w:rsidRPr="00270697" w:rsidRDefault="00890878" w:rsidP="00D60ABC">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58" w:author="Codex" w:date="2026-10-05T16:32:41.313017+00:00">
            <w:rPr>
              <w:sz w:val="21"/>
              <w:szCs w:val="21"/>
            </w:rPr>
          </w:rPrChange>
        </w:rPr>
        <w:pPrChange w:id="487" w:author="Codex" w:date="2026-10-05T16:32:41.313017+00:00">
          <w:pPr>
            <w:pStyle w:val="af5"/>
            <w:snapToGrid w:val="0"/>
            <w:ind w:firstLine="420"/>
            <w:jc w:val="both"/>
          </w:pPr>
        </w:pPrChange>
      </w:pPr>
      <w:r>
        <w:rPr>
          <w:rFonts w:ascii="Times New Roman" w:hAnsi="Times New Roman" w:cs="Times New Roman" w:eastAsia="SimSun"/>
          <w:sz w:val="21"/>
          <w:szCs w:val="21"/>
          <w:rPrChange w:id="488" w:author="Codex" w:date="2026-10-05T16:32:41.313017+00:00">
            <w:rPr>
              <w:sz w:val="21"/>
              <w:szCs w:val="21"/>
            </w:rPr>
          </w:rPrChange>
        </w:rPr>
        <w:t>本文使用</w:t>
      </w:r>
      <w:r>
        <w:rPr>
          <w:rFonts w:ascii="Times New Roman" w:hAnsi="Times New Roman" w:cs="Times New Roman" w:eastAsia="SimSun"/>
          <w:sz w:val="21"/>
          <w:szCs w:val="21"/>
          <w:rPrChange w:id="489" w:author="Codex" w:date="2026-10-05T16:32:41.313017+00:00">
            <w:rPr>
              <w:sz w:val="21"/>
              <w:szCs w:val="21"/>
            </w:rPr>
          </w:rPrChange>
        </w:rPr>
        <w:t>CFPS</w:t>
      </w:r>
      <w:r>
        <w:rPr>
          <w:rFonts w:ascii="Times New Roman" w:hAnsi="Times New Roman" w:cs="Times New Roman" w:eastAsia="SimSun"/>
          <w:sz w:val="21"/>
          <w:szCs w:val="21"/>
          <w:rPrChange w:id="490" w:author="Codex" w:date="2026-10-05T16:32:41.313017+00:00">
            <w:rPr>
              <w:sz w:val="21"/>
              <w:szCs w:val="21"/>
            </w:rPr>
          </w:rPrChange>
        </w:rPr>
        <w:t>相邻调查波次的变化记录，考察收入正向转移、本人／配偶婚姻满意度转移与父母特定经济支持增长之间的联系。</w:t>
      </w:r>
    </w:p>
    <w:p w14:paraId="13AD0438" w14:textId="7FF687B7" w:rsidR="00890878" w:rsidRPr="00270697" w:rsidRDefault="00890878" w:rsidP="0089087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59" w:author="Codex" w:date="2026-10-05T16:32:41.313017+00:00">
            <w:rPr>
              <w:sz w:val="21"/>
              <w:szCs w:val="21"/>
            </w:rPr>
          </w:rPrChange>
        </w:rPr>
        <w:pPrChange w:id="491" w:author="Codex" w:date="2026-10-05T16:32:41.313017+00:00">
          <w:pPr>
            <w:pStyle w:val="af5"/>
            <w:snapToGrid w:val="0"/>
            <w:ind w:firstLine="420"/>
            <w:jc w:val="both"/>
          </w:pPr>
        </w:pPrChange>
      </w:pPr>
      <w:r>
        <w:rPr>
          <w:rFonts w:ascii="Times New Roman" w:hAnsi="Times New Roman" w:cs="Times New Roman" w:eastAsia="SimSun"/>
          <w:sz w:val="21"/>
          <w:szCs w:val="21"/>
          <w:rPrChange w:id="492" w:author="Codex" w:date="2026-10-05T16:32:41.313017+00:00">
            <w:rPr>
              <w:sz w:val="21"/>
              <w:szCs w:val="21"/>
            </w:rPr>
          </w:rPrChange>
        </w:rPr>
        <w:t>核心检验包括两组方向性假设：本人满意度的传导和情境作用偏向抑制，配偶满意度的相应作用偏向促进。它们首先针对满意度本身的提升；夫妻内部相对位置结果提供相关而不等同的机制检验。</w:t>
      </w:r>
    </w:p>
    <w:p w14:paraId="6F879F60" w14:textId="1B3E8A00" w:rsidR="00890878" w:rsidRPr="00270697" w:rsidRDefault="00890878" w:rsidP="0089087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60" w:author="Codex" w:date="2026-10-05T16:32:41.313017+00:00">
            <w:rPr>
              <w:sz w:val="21"/>
              <w:szCs w:val="21"/>
            </w:rPr>
          </w:rPrChange>
        </w:rPr>
        <w:pPrChange w:id="493" w:author="Codex" w:date="2026-10-05T16:32:41.313017+00:00">
          <w:pPr>
            <w:pStyle w:val="af5"/>
            <w:snapToGrid w:val="0"/>
            <w:ind w:firstLine="420"/>
            <w:jc w:val="both"/>
          </w:pPr>
        </w:pPrChange>
      </w:pPr>
      <w:r>
        <w:rPr>
          <w:rFonts w:ascii="Times New Roman" w:hAnsi="Times New Roman" w:cs="Times New Roman" w:eastAsia="SimSun"/>
          <w:sz w:val="21"/>
          <w:szCs w:val="21"/>
          <w:rPrChange w:id="494" w:author="Codex" w:date="2026-10-05T16:32:41.313017+00:00">
            <w:rPr>
              <w:sz w:val="21"/>
              <w:szCs w:val="21"/>
            </w:rPr>
          </w:rPrChange>
        </w:rPr>
        <w:t>效应消除比例与满意度提升情景保留了原稿关于</w:t>
      </w:r>
      <w:r>
        <w:rPr>
          <w:rFonts w:ascii="Times New Roman" w:hAnsi="Times New Roman" w:cs="Times New Roman" w:eastAsia="SimSun"/>
          <w:sz w:val="21"/>
          <w:szCs w:val="21"/>
          <w:rPrChange w:id="495" w:author="Codex" w:date="2026-10-05T16:32:41.313017+00:00">
            <w:rPr>
              <w:sz w:val="21"/>
              <w:szCs w:val="21"/>
            </w:rPr>
          </w:rPrChange>
        </w:rPr>
        <w:t>“</w:t>
      </w:r>
      <w:r>
        <w:rPr>
          <w:rFonts w:ascii="Times New Roman" w:hAnsi="Times New Roman" w:cs="Times New Roman" w:eastAsia="SimSun"/>
          <w:sz w:val="21"/>
          <w:szCs w:val="21"/>
          <w:rPrChange w:id="496" w:author="Codex" w:date="2026-10-05T16:32:41.313017+00:00">
            <w:rPr>
              <w:sz w:val="21"/>
              <w:szCs w:val="21"/>
            </w:rPr>
          </w:rPrChange>
        </w:rPr>
        <w:t>程度如何</w:t>
      </w:r>
      <w:r>
        <w:rPr>
          <w:rFonts w:ascii="Times New Roman" w:hAnsi="Times New Roman" w:cs="Times New Roman" w:eastAsia="SimSun"/>
          <w:sz w:val="21"/>
          <w:szCs w:val="21"/>
          <w:rPrChange w:id="497" w:author="Codex" w:date="2026-10-05T16:32:41.313017+00:00">
            <w:rPr>
              <w:sz w:val="21"/>
              <w:szCs w:val="21"/>
            </w:rPr>
          </w:rPrChange>
        </w:rPr>
        <w:t>”</w:t>
      </w:r>
      <w:r>
        <w:rPr>
          <w:rFonts w:ascii="Times New Roman" w:hAnsi="Times New Roman" w:cs="Times New Roman" w:eastAsia="SimSun"/>
          <w:sz w:val="21"/>
          <w:szCs w:val="21"/>
          <w:rPrChange w:id="498" w:author="Codex" w:date="2026-10-05T16:32:41.313017+00:00">
            <w:rPr>
              <w:sz w:val="21"/>
              <w:szCs w:val="21"/>
            </w:rPr>
          </w:rPrChange>
        </w:rPr>
        <w:t>的问题。现有数据和模型尚不能可靠识别这些量化目标，因此本文不以可计算的比例或预测差异替代政策效果证据。</w:t>
      </w:r>
    </w:p>
    <w:p w14:paraId="40FA0735" w14:textId="7FF687C7" w:rsidR="00890878" w:rsidRPr="00270697" w:rsidRDefault="00890878" w:rsidP="00397FC2">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61" w:author="Codex" w:date="2026-10-05T16:32:41.313017+00:00">
            <w:rPr>
              <w:sz w:val="21"/>
              <w:szCs w:val="21"/>
            </w:rPr>
          </w:rPrChange>
        </w:rPr>
        <w:pPrChange w:id="499" w:author="Codex" w:date="2026-10-05T16:32:41.313017+00:00">
          <w:pPr>
            <w:pStyle w:val="af5"/>
            <w:snapToGrid w:val="0"/>
            <w:ind w:firstLine="420"/>
            <w:jc w:val="both"/>
          </w:pPr>
        </w:pPrChange>
      </w:pPr>
      <w:r>
        <w:rPr>
          <w:rFonts w:ascii="Times New Roman" w:hAnsi="Times New Roman" w:cs="Times New Roman" w:eastAsia="SimSun"/>
          <w:sz w:val="21"/>
          <w:szCs w:val="21"/>
          <w:rPrChange w:id="500" w:author="Codex" w:date="2026-10-05T16:32:41.313017+00:00">
            <w:rPr>
              <w:sz w:val="21"/>
              <w:szCs w:val="21"/>
            </w:rPr>
          </w:rPrChange>
        </w:rPr>
        <w:t>在此基础上，本文将总体联系、传导、调节与干预量化分别对应到研究问题。进一步考察性别、</w:t>
      </w:r>
      <w:r>
        <w:rPr>
          <w:rFonts w:ascii="Times New Roman" w:hAnsi="Times New Roman" w:cs="Times New Roman" w:eastAsia="SimSun"/>
          <w:sz w:val="21"/>
          <w:szCs w:val="21"/>
          <w:rPrChange w:id="501" w:author="Codex" w:date="2026-10-05T16:32:41.313017+00:00">
            <w:rPr>
              <w:sz w:val="21"/>
              <w:szCs w:val="21"/>
            </w:rPr>
          </w:rPrChange>
        </w:rPr>
        <w:t>2016</w:t>
      </w:r>
      <w:r>
        <w:rPr>
          <w:rFonts w:ascii="Times New Roman" w:hAnsi="Times New Roman" w:cs="Times New Roman" w:eastAsia="SimSun"/>
          <w:sz w:val="21"/>
          <w:szCs w:val="21"/>
          <w:rPrChange w:id="502" w:author="Codex" w:date="2026-10-05T16:32:41.313017+00:00">
            <w:rPr>
              <w:sz w:val="21"/>
              <w:szCs w:val="21"/>
            </w:rPr>
          </w:rPrChange>
        </w:rPr>
        <w:t>年年龄分组及基期城乡编码分组三个维度，以判断合并样本中的平均关系是否掩盖特定人群的作用差异。分组为看过总体结果后的探索性扩展，不改变八条候选链和原有分组阈值。</w:t>
      </w:r>
    </w:p>
    <w:p w14:paraId="52F3544B" w14:textId="7FF687CB" w:rsidR="00890878" w:rsidRPr="00270697" w:rsidRDefault="00890878" w:rsidP="0089087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62" w:author="Codex" w:date="2026-10-05T16:32:41.313017+00:00">
            <w:rPr>
              <w:sz w:val="21"/>
              <w:szCs w:val="21"/>
            </w:rPr>
          </w:rPrChange>
        </w:rPr>
        <w:pPrChange w:id="503" w:author="Codex" w:date="2026-10-05T16:32:41.313017+00:00">
          <w:pPr>
            <w:pStyle w:val="af5"/>
            <w:snapToGrid w:val="0"/>
            <w:ind w:firstLine="420"/>
            <w:jc w:val="both"/>
          </w:pPr>
        </w:pPrChange>
      </w:pPr>
      <w:r>
        <w:rPr>
          <w:rFonts w:ascii="Times New Roman" w:hAnsi="Times New Roman" w:cs="Times New Roman" w:eastAsia="SimSun"/>
          <w:sz w:val="21"/>
          <w:szCs w:val="21"/>
          <w:rPrChange w:id="504" w:author="Codex" w:date="2026-10-05T16:32:41.313017+00:00">
            <w:rPr>
              <w:sz w:val="21"/>
              <w:szCs w:val="21"/>
            </w:rPr>
          </w:rPrChange>
        </w:rPr>
        <w:t>RQ1</w:t>
      </w:r>
      <w:r>
        <w:rPr>
          <w:rFonts w:ascii="Times New Roman" w:hAnsi="Times New Roman" w:cs="Times New Roman" w:eastAsia="SimSun"/>
          <w:sz w:val="21"/>
          <w:szCs w:val="21"/>
          <w:rPrChange w:id="505" w:author="Codex" w:date="2026-10-05T16:32:41.313017+00:00">
            <w:rPr>
              <w:sz w:val="21"/>
              <w:szCs w:val="21"/>
            </w:rPr>
          </w:rPrChange>
        </w:rPr>
        <w:t>（总体作用）：收入增加或相对位置升级，与对父母经济支持增长之间存在怎样的总体联系？</w:t>
      </w:r>
    </w:p>
    <w:p w14:paraId="5BF5AB7E" w14:textId="7FF687CF" w:rsidR="00B121C3" w:rsidRPr="00270697" w:rsidRDefault="00B121C3" w:rsidP="0089087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63" w:author="Codex" w:date="2026-10-05T16:32:41.313017+00:00">
            <w:rPr>
              <w:sz w:val="21"/>
              <w:szCs w:val="21"/>
            </w:rPr>
          </w:rPrChange>
        </w:rPr>
        <w:pPrChange w:id="506" w:author="Codex" w:date="2026-10-05T16:32:41.313017+00:00">
          <w:pPr>
            <w:pStyle w:val="af5"/>
            <w:snapToGrid w:val="0"/>
            <w:ind w:firstLine="420"/>
            <w:jc w:val="both"/>
          </w:pPr>
        </w:pPrChange>
      </w:pPr>
      <w:r>
        <w:rPr>
          <w:rFonts w:ascii="Times New Roman" w:hAnsi="Times New Roman" w:cs="Times New Roman" w:eastAsia="SimSun"/>
          <w:sz w:val="21"/>
          <w:szCs w:val="21"/>
          <w:rPrChange w:id="507" w:author="Codex" w:date="2026-10-05T16:32:41.313017+00:00">
            <w:rPr>
              <w:sz w:val="21"/>
              <w:szCs w:val="21"/>
            </w:rPr>
          </w:rPrChange>
        </w:rPr>
        <w:t>RQ2</w:t>
      </w:r>
      <w:r>
        <w:rPr>
          <w:rFonts w:ascii="Times New Roman" w:hAnsi="Times New Roman" w:cs="Times New Roman" w:eastAsia="SimSun"/>
          <w:sz w:val="21"/>
          <w:szCs w:val="21"/>
          <w:rPrChange w:id="508" w:author="Codex" w:date="2026-10-05T16:32:41.313017+00:00">
            <w:rPr>
              <w:sz w:val="21"/>
              <w:szCs w:val="21"/>
            </w:rPr>
          </w:rPrChange>
        </w:rPr>
        <w:t>（关系机制）：婚姻满意度主要表现为收入作用的传递环节，还是改变收入作用的情境条件？</w:t>
      </w:r>
    </w:p>
    <w:p w14:paraId="7AC0F057" w14:textId="7FF687D3" w:rsidR="00890878" w:rsidRPr="00270697" w:rsidRDefault="00890878" w:rsidP="0089087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64" w:author="Codex" w:date="2026-10-05T16:32:41.313017+00:00">
            <w:rPr>
              <w:sz w:val="21"/>
              <w:szCs w:val="21"/>
            </w:rPr>
          </w:rPrChange>
        </w:rPr>
        <w:pPrChange w:id="509" w:author="Codex" w:date="2026-10-05T16:32:41.313017+00:00">
          <w:pPr>
            <w:pStyle w:val="af5"/>
            <w:snapToGrid w:val="0"/>
            <w:ind w:firstLine="420"/>
            <w:jc w:val="both"/>
          </w:pPr>
        </w:pPrChange>
      </w:pPr>
      <w:r>
        <w:rPr>
          <w:rFonts w:ascii="Times New Roman" w:hAnsi="Times New Roman" w:cs="Times New Roman" w:eastAsia="SimSun"/>
          <w:sz w:val="21"/>
          <w:szCs w:val="21"/>
          <w:rPrChange w:id="510" w:author="Codex" w:date="2026-10-05T16:32:41.313017+00:00">
            <w:rPr>
              <w:sz w:val="21"/>
              <w:szCs w:val="21"/>
            </w:rPr>
          </w:rPrChange>
        </w:rPr>
        <w:t>RQ2.1</w:t>
      </w:r>
      <w:r>
        <w:rPr>
          <w:rFonts w:ascii="Times New Roman" w:hAnsi="Times New Roman" w:cs="Times New Roman" w:eastAsia="SimSun"/>
          <w:sz w:val="21"/>
          <w:szCs w:val="21"/>
          <w:rPrChange w:id="511" w:author="Codex" w:date="2026-10-05T16:32:41.313017+00:00">
            <w:rPr>
              <w:sz w:val="21"/>
              <w:szCs w:val="21"/>
            </w:rPr>
          </w:rPrChange>
        </w:rPr>
        <w:t>（直接作用）：不经过所考察的婚姻满意度路径时，收入与代际支持的联系还剩多少？</w:t>
      </w:r>
    </w:p>
    <w:p w14:paraId="56D12534" w14:textId="7FF687E7" w:rsidR="006B2113" w:rsidRPr="00270697" w:rsidRDefault="00890878" w:rsidP="0089461A">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65" w:author="Codex" w:date="2026-10-05T16:32:41.313017+00:00">
            <w:rPr>
              <w:sz w:val="21"/>
              <w:szCs w:val="21"/>
            </w:rPr>
          </w:rPrChange>
        </w:rPr>
        <w:pPrChange w:id="512" w:author="Codex" w:date="2026-10-05T16:32:41.313017+00:00">
          <w:pPr>
            <w:pStyle w:val="af5"/>
            <w:snapToGrid w:val="0"/>
            <w:ind w:firstLine="420"/>
            <w:jc w:val="both"/>
          </w:pPr>
        </w:pPrChange>
      </w:pPr>
      <w:r>
        <w:rPr>
          <w:rFonts w:ascii="Times New Roman" w:hAnsi="Times New Roman" w:cs="Times New Roman" w:eastAsia="SimSun"/>
          <w:sz w:val="21"/>
          <w:szCs w:val="21"/>
          <w:rPrChange w:id="513" w:author="Codex" w:date="2026-10-05T16:32:41.313017+00:00">
            <w:rPr>
              <w:sz w:val="21"/>
              <w:szCs w:val="21"/>
            </w:rPr>
          </w:rPrChange>
        </w:rPr>
        <w:t>RQ2.2</w:t>
      </w:r>
      <w:r>
        <w:rPr>
          <w:rFonts w:ascii="Times New Roman" w:hAnsi="Times New Roman" w:cs="Times New Roman" w:eastAsia="SimSun"/>
          <w:sz w:val="21"/>
          <w:szCs w:val="21"/>
          <w:rPrChange w:id="514" w:author="Codex" w:date="2026-10-05T16:32:41.313017+00:00">
            <w:rPr>
              <w:sz w:val="21"/>
              <w:szCs w:val="21"/>
            </w:rPr>
          </w:rPrChange>
        </w:rPr>
        <w:t>（中介作用）：经由本人或配偶婚姻满意度的间接作用是否存在，其方向是否符合本人</w:t>
      </w:r>
      <w:r>
        <w:rPr>
          <w:rFonts w:ascii="Times New Roman" w:hAnsi="Times New Roman" w:cs="Times New Roman" w:eastAsia="SimSun"/>
          <w:sz w:val="21"/>
          <w:szCs w:val="21"/>
          <w:rPrChange w:id="515" w:author="Codex" w:date="2026-10-05T16:32:41.313017+00:00">
            <w:rPr>
              <w:sz w:val="21"/>
              <w:szCs w:val="21"/>
            </w:rPr>
          </w:rPrChange>
        </w:rPr>
        <w:t>“</w:t>
      </w:r>
      <w:r>
        <w:rPr>
          <w:rFonts w:ascii="Times New Roman" w:hAnsi="Times New Roman" w:cs="Times New Roman" w:eastAsia="SimSun"/>
          <w:sz w:val="21"/>
          <w:szCs w:val="21"/>
          <w:rPrChange w:id="516" w:author="Codex" w:date="2026-10-05T16:32:41.313017+00:00">
            <w:rPr>
              <w:sz w:val="21"/>
              <w:szCs w:val="21"/>
            </w:rPr>
          </w:rPrChange>
        </w:rPr>
        <w:t>推力</w:t>
      </w:r>
      <w:r>
        <w:rPr>
          <w:rFonts w:ascii="Times New Roman" w:hAnsi="Times New Roman" w:cs="Times New Roman" w:eastAsia="SimSun"/>
          <w:sz w:val="21"/>
          <w:szCs w:val="21"/>
          <w:rPrChange w:id="517" w:author="Codex" w:date="2026-10-05T16:32:41.313017+00:00">
            <w:rPr>
              <w:sz w:val="21"/>
              <w:szCs w:val="21"/>
            </w:rPr>
          </w:rPrChange>
        </w:rPr>
        <w:t>”</w:t>
      </w:r>
      <w:r>
        <w:rPr>
          <w:rFonts w:ascii="Times New Roman" w:hAnsi="Times New Roman" w:cs="Times New Roman" w:eastAsia="SimSun"/>
          <w:sz w:val="21"/>
          <w:szCs w:val="21"/>
          <w:rPrChange w:id="518" w:author="Codex" w:date="2026-10-05T16:32:41.313017+00:00">
            <w:rPr>
              <w:sz w:val="21"/>
              <w:szCs w:val="21"/>
            </w:rPr>
          </w:rPrChange>
        </w:rPr>
        <w:t>和配偶</w:t>
      </w:r>
      <w:r>
        <w:rPr>
          <w:rFonts w:ascii="Times New Roman" w:hAnsi="Times New Roman" w:cs="Times New Roman" w:eastAsia="SimSun"/>
          <w:sz w:val="21"/>
          <w:szCs w:val="21"/>
          <w:rPrChange w:id="519" w:author="Codex" w:date="2026-10-05T16:32:41.313017+00:00">
            <w:rPr>
              <w:sz w:val="21"/>
              <w:szCs w:val="21"/>
            </w:rPr>
          </w:rPrChange>
        </w:rPr>
        <w:t>“</w:t>
      </w:r>
      <w:r>
        <w:rPr>
          <w:rFonts w:ascii="Times New Roman" w:hAnsi="Times New Roman" w:cs="Times New Roman" w:eastAsia="SimSun"/>
          <w:sz w:val="21"/>
          <w:szCs w:val="21"/>
          <w:rPrChange w:id="520" w:author="Codex" w:date="2026-10-05T16:32:41.313017+00:00">
            <w:rPr>
              <w:sz w:val="21"/>
              <w:szCs w:val="21"/>
            </w:rPr>
          </w:rPrChange>
        </w:rPr>
        <w:t>拉力</w:t>
      </w:r>
      <w:r>
        <w:rPr>
          <w:rFonts w:ascii="Times New Roman" w:hAnsi="Times New Roman" w:cs="Times New Roman" w:eastAsia="SimSun"/>
          <w:sz w:val="21"/>
          <w:szCs w:val="21"/>
          <w:rPrChange w:id="521" w:author="Codex" w:date="2026-10-05T16:32:41.313017+00:00">
            <w:rPr>
              <w:sz w:val="21"/>
              <w:szCs w:val="21"/>
            </w:rPr>
          </w:rPrChange>
        </w:rPr>
        <w:t>”</w:t>
      </w:r>
      <w:r>
        <w:rPr>
          <w:rFonts w:ascii="Times New Roman" w:hAnsi="Times New Roman" w:cs="Times New Roman" w:eastAsia="SimSun"/>
          <w:sz w:val="21"/>
          <w:szCs w:val="21"/>
          <w:rPrChange w:id="522" w:author="Codex" w:date="2026-10-05T16:32:41.313017+00:00">
            <w:rPr>
              <w:sz w:val="21"/>
              <w:szCs w:val="21"/>
            </w:rPr>
          </w:rPrChange>
        </w:rPr>
        <w:t>的预期？</w:t>
      </w:r>
    </w:p>
    <w:p w14:paraId="308D0F70" w14:textId="7FF687EB" w:rsidR="000E6413" w:rsidRPr="00270697" w:rsidRDefault="000E6413" w:rsidP="000E641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66" w:author="Codex" w:date="2026-10-05T16:32:41.313017+00:00">
            <w:rPr>
              <w:sz w:val="21"/>
              <w:szCs w:val="21"/>
            </w:rPr>
          </w:rPrChange>
        </w:rPr>
        <w:pPrChange w:id="523" w:author="Codex" w:date="2026-10-05T16:32:41.313017+00:00">
          <w:pPr>
            <w:pStyle w:val="af5"/>
            <w:snapToGrid w:val="0"/>
            <w:ind w:firstLine="420"/>
            <w:jc w:val="both"/>
          </w:pPr>
        </w:pPrChange>
      </w:pPr>
      <w:r>
        <w:rPr>
          <w:rFonts w:ascii="Times New Roman" w:hAnsi="Times New Roman" w:cs="Times New Roman" w:eastAsia="SimSun"/>
          <w:sz w:val="21"/>
          <w:szCs w:val="21"/>
          <w:rPrChange w:id="524" w:author="Codex" w:date="2026-10-05T16:32:41.313017+00:00">
            <w:rPr>
              <w:sz w:val="21"/>
              <w:szCs w:val="21"/>
            </w:rPr>
          </w:rPrChange>
        </w:rPr>
        <w:lastRenderedPageBreak/>
        <w:t>RQ2.3</w:t>
      </w:r>
      <w:r>
        <w:rPr>
          <w:rFonts w:ascii="Times New Roman" w:hAnsi="Times New Roman" w:cs="Times New Roman" w:eastAsia="SimSun"/>
          <w:sz w:val="21"/>
          <w:szCs w:val="21"/>
          <w:rPrChange w:id="525" w:author="Codex" w:date="2026-10-05T16:32:41.313017+00:00">
            <w:rPr>
              <w:sz w:val="21"/>
              <w:szCs w:val="21"/>
            </w:rPr>
          </w:rPrChange>
        </w:rPr>
        <w:t>（中介与交互的构成）：婚姻满意度相关的贡献中，哪些属于纯间接作用，哪些同时涉及收入与满意度的交互？</w:t>
      </w:r>
    </w:p>
    <w:p w14:paraId="2E960378" w14:textId="7FF687EF" w:rsidR="0039248D" w:rsidRPr="00270697" w:rsidRDefault="0039248D" w:rsidP="0039248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67" w:author="Codex" w:date="2026-10-05T16:32:41.313017+00:00">
            <w:rPr>
              <w:sz w:val="21"/>
              <w:szCs w:val="21"/>
            </w:rPr>
          </w:rPrChange>
        </w:rPr>
        <w:pPrChange w:id="526" w:author="Codex" w:date="2026-10-05T16:32:41.313017+00:00">
          <w:pPr>
            <w:pStyle w:val="af5"/>
            <w:snapToGrid w:val="0"/>
            <w:ind w:firstLine="420"/>
            <w:jc w:val="both"/>
          </w:pPr>
        </w:pPrChange>
      </w:pPr>
      <w:r>
        <w:rPr>
          <w:rFonts w:ascii="Times New Roman" w:hAnsi="Times New Roman" w:cs="Times New Roman" w:eastAsia="SimSun"/>
          <w:sz w:val="21"/>
          <w:szCs w:val="21"/>
          <w:rPrChange w:id="527" w:author="Codex" w:date="2026-10-05T16:32:41.313017+00:00">
            <w:rPr>
              <w:sz w:val="21"/>
              <w:szCs w:val="21"/>
            </w:rPr>
          </w:rPrChange>
        </w:rPr>
        <w:t>RQ2.4</w:t>
      </w:r>
      <w:r>
        <w:rPr>
          <w:rFonts w:ascii="Times New Roman" w:hAnsi="Times New Roman" w:cs="Times New Roman" w:eastAsia="SimSun"/>
          <w:sz w:val="21"/>
          <w:szCs w:val="21"/>
          <w:rPrChange w:id="528" w:author="Codex" w:date="2026-10-05T16:32:41.313017+00:00">
            <w:rPr>
              <w:sz w:val="21"/>
              <w:szCs w:val="21"/>
            </w:rPr>
          </w:rPrChange>
        </w:rPr>
        <w:t>（调节作用）：在满意度未提升／提升或相对位置未升级／升级的两种状态下，收入的受控直接效应是否不同？差异的方向是否符合角色预期？</w:t>
      </w:r>
    </w:p>
    <w:p w14:paraId="4C0FECE2" w14:textId="67FA1C3C" w:rsidR="008A5BA3" w:rsidRPr="00270697" w:rsidRDefault="008A5BA3" w:rsidP="0039248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68" w:author="Codex" w:date="2026-10-05T16:32:41.313017+00:00">
            <w:rPr>
              <w:sz w:val="21"/>
              <w:szCs w:val="21"/>
            </w:rPr>
          </w:rPrChange>
        </w:rPr>
        <w:pPrChange w:id="529" w:author="Codex" w:date="2026-10-05T16:32:41.313017+00:00">
          <w:pPr>
            <w:pStyle w:val="af5"/>
            <w:snapToGrid w:val="0"/>
            <w:ind w:firstLine="420"/>
            <w:jc w:val="both"/>
          </w:pPr>
        </w:pPrChange>
      </w:pPr>
      <w:r>
        <w:rPr>
          <w:rFonts w:ascii="Times New Roman" w:hAnsi="Times New Roman" w:cs="Times New Roman" w:eastAsia="SimSun"/>
          <w:sz w:val="21"/>
          <w:szCs w:val="21"/>
          <w:rPrChange w:id="530" w:author="Codex" w:date="2026-10-05T16:32:41.313017+00:00">
            <w:rPr>
              <w:sz w:val="21"/>
              <w:szCs w:val="21"/>
            </w:rPr>
          </w:rPrChange>
        </w:rPr>
        <w:t>RQ2.5</w:t>
      </w:r>
      <w:r>
        <w:rPr>
          <w:rFonts w:ascii="Times New Roman" w:hAnsi="Times New Roman" w:cs="Times New Roman" w:eastAsia="SimSun"/>
          <w:sz w:val="21"/>
          <w:szCs w:val="21"/>
          <w:rPrChange w:id="531" w:author="Codex" w:date="2026-10-05T16:32:41.313017+00:00">
            <w:rPr>
              <w:sz w:val="21"/>
              <w:szCs w:val="21"/>
            </w:rPr>
          </w:rPrChange>
        </w:rPr>
        <w:t>（干预量化）：其一，固定满意度状态后，收入效应有多大比例被改变或消除？其二，保持现实收入过程时，满意度提升情景下的支持增长概率是否高于维持观察状态的情景？前者对应</w:t>
      </w:r>
      <w:r>
        <w:rPr>
          <w:rFonts w:ascii="Times New Roman" w:hAnsi="Times New Roman" w:cs="Times New Roman" w:eastAsia="SimSun"/>
          <w:sz w:val="21"/>
          <w:szCs w:val="21"/>
          <w:rPrChange w:id="532" w:author="Codex" w:date="2026-10-05T16:32:41.313017+00:00">
            <w:rPr>
              <w:sz w:val="21"/>
              <w:szCs w:val="21"/>
            </w:rPr>
          </w:rPrChange>
        </w:rPr>
        <w:t>PE</w:t>
      </w:r>
      <w:r>
        <w:rPr>
          <w:rFonts w:ascii="Times New Roman" w:hAnsi="Times New Roman" w:cs="Times New Roman" w:eastAsia="SimSun"/>
          <w:sz w:val="21"/>
          <w:szCs w:val="21"/>
          <w:rPrChange w:id="533" w:author="Codex" w:date="2026-10-05T16:32:41.313017+00:00">
            <w:rPr>
              <w:sz w:val="21"/>
              <w:szCs w:val="21"/>
            </w:rPr>
          </w:rPrChange>
        </w:rPr>
        <w:t>，后者对应结果概率之差。两项目标继续保留，但当前分析尚不足以作可靠的因果或政策量化。</w:t>
      </w:r>
    </w:p>
    <w:p w14:paraId="19FF6F39" w14:textId="7FF687F9" w:rsidR="003C4A23" w:rsidRDefault="003C4A23" w:rsidP="003C4A23">
      <w:pPr>
        <w:pStyle w:val="aff2"/>
        <w:keepNext/>
        <w:snapToGrid w:val="0"/>
        <w:spacing w:before="312" w:after="312" w:line="360" w:lineRule="exact"/>
        <w:ind w:firstLine="420"/>
      </w:pPr>
      <w:r>
        <w:t>二、研究设计</w:t>
      </w:r>
    </w:p>
    <w:p w14:paraId="775A9E5E" w14:textId="7FF687FB" w:rsidR="003C4A23" w:rsidRDefault="003C4A23" w:rsidP="003C4A23">
      <w:pPr>
        <w:pStyle w:val="aff4"/>
        <w:keepNext/>
        <w:snapToGrid w:val="0"/>
        <w:spacing w:before="156" w:after="156" w:line="360" w:lineRule="exact"/>
        <w:ind w:firstLine="428"/>
      </w:pPr>
      <w:r>
        <w:t>（一）估计量、识别条件与估计策略</w:t>
      </w:r>
    </w:p>
    <w:p w14:paraId="6A7A72FC" w14:textId="011A16BF"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69" w:author="Codex" w:date="2026-10-05T16:32:41.313017+00:00">
            <w:rPr>
              <w:sz w:val="21"/>
              <w:szCs w:val="21"/>
            </w:rPr>
          </w:rPrChange>
        </w:rPr>
        <w:pPrChange w:id="534" w:author="Codex" w:date="2026-10-05T16:32:41.313017+00:00">
          <w:pPr>
            <w:pStyle w:val="af5"/>
            <w:snapToGrid w:val="0"/>
            <w:ind w:firstLine="420"/>
            <w:jc w:val="both"/>
          </w:pPr>
        </w:pPrChange>
      </w:pPr>
      <w:r>
        <w:rPr>
          <w:rFonts w:ascii="Times New Roman" w:hAnsi="Times New Roman" w:cs="Times New Roman" w:eastAsia="SimSun"/>
          <w:sz w:val="21"/>
          <w:szCs w:val="21"/>
          <w:rPrChange w:id="535" w:author="Codex" w:date="2026-10-05T16:32:41.313017+00:00">
            <w:rPr>
              <w:sz w:val="21"/>
              <w:szCs w:val="21"/>
            </w:rPr>
          </w:rPrChange>
        </w:rPr>
        <w:t>本文按照估计量、识别条件与估计策略的顺序组织研究设计：首先界定希望比较的反事实情景，再说明由观察数据识别这些对比所需的假设，最后选择相应的模型与汇总程序</w:t>
      </w:r>
      <w:r w:rsidR="005B2027">
        <w:rPr>
          <w:sz w:val="22"/>
        </w:rPr>
        <w:fldChar w:fldCharType="begin"/>
      </w:r>
      <w:r w:rsidR="003E386D">
        <w:rPr>
          <w:rFonts w:hint="eastAsia"/>
          <w:sz w:val="22"/>
        </w:rPr>
        <w:instrText xml:space="preserve"> ADDIN ZOTERO_ITEM CSL_CITATION {"citationID":"NkBFfCm7","properties":{"formattedCitation":"\\uc0\\u65288{}Lundberg et al., 2021; Lundberg, 2024\\uc0\\u65289{}","plainCitation":"</w:instrText>
      </w:r>
      <w:r w:rsidR="003E386D">
        <w:rPr>
          <w:rFonts w:hint="eastAsia"/>
          <w:sz w:val="22"/>
        </w:rPr>
        <w:instrText>（</w:instrText>
      </w:r>
      <w:r w:rsidR="003E386D">
        <w:rPr>
          <w:rFonts w:hint="eastAsia"/>
          <w:sz w:val="22"/>
        </w:rPr>
        <w:instrText>Lundberg et al., 2021; Lundberg, 2024</w:instrText>
      </w:r>
      <w:r w:rsidR="003E386D">
        <w:rPr>
          <w:rFonts w:hint="eastAsia"/>
          <w:sz w:val="22"/>
        </w:rPr>
        <w:instrText>）</w:instrText>
      </w:r>
      <w:r w:rsidR="003E386D">
        <w:rPr>
          <w:rFonts w:hint="eastAsia"/>
          <w:sz w:val="22"/>
        </w:rPr>
        <w:instrText>","noteIndex":0},"citationItems":[{"id</w:instrText>
      </w:r>
      <w:r w:rsidR="003E386D">
        <w:rPr>
          <w:sz w:val="22"/>
        </w:rPr>
        <w:instrText xml:space="preserve">":25067,"uris":["http://zotero.org/users/9676737/items/GYWAIX8Q"],"itemData":{"id":25067,"type":"article-journal","abstract":"We make only one point in this article. Every quantitative study must be able to answer the question: what is your estimand? The estimand is the target quantity—the purpose of the statistical analysis. Much attention is already placed on how to do estimation; a similar degree of care should be given to defining the thing we are estimating. We advocate that authors state the central quantity of each analysis—the theoretical estimand—in precise terms that exist outside of any statistical model. In our framework, researchers do three things: (1) set a theoretical estimand, clearly connecting this quantity to theory; (2) link to an empirical estimand, which is informative about the theoretical estimand under some identification assumptions; and (3) learn from data. Adding precise estimands to research practice expands the space of theoretical questions, clarifies how evidence can speak to those questions, and unlocks new tools for estimation. By grounding all three steps in a precise statement of the target quantity, our framework connects statistical evidence to theory.","citation-key":"Lundberg2021","container-title":"American Sociological Review","DOI":"10.1177/00031224211004187","ISSN":"0003-1224","issue":"3","journalAbbreviation":"Am Sociol Rev","language":"en","page":"532-565","publisher":"SAGE Publications Inc","source":"SAGE Journals","title":"What is your estimand? Defining the target quantity connects statistical evidence to theory","title-short":"What Is Your Estimand?","volume":"86","author":[{"family":"Lundberg","given":"Ian"},{"family":"Johnson","given":"Rebecca"},{"family":"Stewart","given":"Brandon M."}],"issued":{"date-parts":[["2021",6,1]]}}},{"id":26052,"uris":["http://zotero.org/users/9676737/items/B2UPIC5V"],"itemData":{"id":26052,"type":"article-journal","abstract":"Disparities across race, gender, and class are important targets of descriptive research. But rather than only describe disparities, research would ideally inform interventions to close those gaps. The gap-closing estimand quantifies how much a gap (e.g., incomes by race) would close if we intervened to equalize a treatment (e.g., access to college). Drawing on causal decomposition analyses, this type of research question yields several benefits. First, gap-closing estimands place categories like race in a causal framework without making them play the role of the treatment (which is philosophically fraught for non-manipulable variables). Second, gap-closing estimands empower researchers to study disparities using new statistical and machine learning estimators designed for causal effects. Third, gap-closing estimands can directly inform policy: if we sampled from the population and actually changed treatment assignments, how much could we close gaps in outcomes? I provide open-source software (the R package gapclosing) to support these methods. (PsycInfo Database Record (c) 2024 APA, all rights reserved)","archive":"Lundberg","citation-key":"Lundberg2024","container-title":"Sociological Methods &amp; Research","DOI":"10.1177/00491241211055769","ISSN":"1552-8294","issue":"2","language":"en","page":"507-570","publisher":"Sage Publications","publisher-place":"US","source":"APA PsycNet","title":"The gap-closing estimand: A causal approach to study interventions that close disparities across social categories","title-short":"The gap-closing estimand","volume":"53","author":[{"family":"Lundberg","given":"Ian"}],"issued":{"date-parts":[["2024"]]}}}],"schema":"https://github.com/citation-style-language/schema/raw/master/csl-citation.json"} </w:instrText>
      </w:r>
      <w:r w:rsidR="005B2027">
        <w:rPr>
          <w:sz w:val="22"/>
        </w:rPr>
        <w:fldChar w:fldCharType="separate"/>
      </w:r>
      <w:r w:rsidR="005B2027" w:rsidRPr="005B2027">
        <w:rPr>
          <w:rFonts w:ascii="Times New Roman" w:hAnsi="Times New Roman" w:cs="Times New Roman" w:eastAsia="SimSun"/>
          <w:sz w:val="21"/>
          <w:szCs w:val="21"/>
          <w:rPrChange w:id="536" w:author="Codex" w:date="2026-10-05T16:32:41.313017+00:00">
            <w:rPr>
              <w:sz w:val="21"/>
              <w:szCs w:val="21"/>
            </w:rPr>
          </w:rPrChange>
        </w:rPr>
        <w:t>（</w:t>
      </w:r>
      <w:r w:rsidR="005B2027" w:rsidRPr="005B2027">
        <w:rPr>
          <w:rFonts w:ascii="Times New Roman" w:hAnsi="Times New Roman" w:cs="Times New Roman" w:eastAsia="SimSun"/>
          <w:sz w:val="21"/>
          <w:szCs w:val="21"/>
          <w:rPrChange w:id="537" w:author="Codex" w:date="2026-10-05T16:32:41.313017+00:00">
            <w:rPr>
              <w:sz w:val="21"/>
              <w:szCs w:val="21"/>
            </w:rPr>
          </w:rPrChange>
        </w:rPr>
        <w:t>Lundberg et al., 2021; Lundberg, 2024</w:t>
      </w:r>
      <w:r w:rsidR="005B2027" w:rsidRPr="005B2027">
        <w:rPr>
          <w:rFonts w:ascii="Times New Roman" w:hAnsi="Times New Roman" w:cs="Times New Roman" w:eastAsia="SimSun"/>
          <w:sz w:val="21"/>
          <w:szCs w:val="21"/>
          <w:rPrChange w:id="538" w:author="Codex" w:date="2026-10-05T16:32:41.313017+00:00">
            <w:rPr>
              <w:sz w:val="21"/>
              <w:szCs w:val="21"/>
            </w:rPr>
          </w:rPrChange>
        </w:rPr>
        <w:t>）</w:t>
      </w:r>
      <w:r w:rsidR="005B2027">
        <w:rPr>
          <w:sz w:val="22"/>
        </w:rPr>
        <w:fldChar w:fldCharType="end"/>
      </w:r>
      <w:r>
        <w:rPr>
          <w:rFonts w:ascii="Times New Roman" w:hAnsi="Times New Roman" w:cs="Times New Roman" w:eastAsia="SimSun"/>
          <w:sz w:val="21"/>
          <w:szCs w:val="21"/>
          <w:rPrChange w:id="539" w:author="Codex" w:date="2026-10-05T16:32:41.313017+00:00">
            <w:rPr>
              <w:sz w:val="21"/>
              <w:szCs w:val="21"/>
            </w:rPr>
          </w:rPrChange>
        </w:rPr>
        <w:t>。</w:t>
      </w:r>
    </w:p>
    <w:p w14:paraId="769A0A88" w14:textId="7FF6881B" w:rsidR="003C4A23" w:rsidRDefault="003C4A23" w:rsidP="003C4A23">
      <w:pPr>
        <w:pStyle w:val="afffa"/>
        <w:keepNext/>
        <w:snapToGrid w:val="0"/>
        <w:spacing w:before="156" w:after="100" w:line="360" w:lineRule="exact"/>
        <w:ind w:firstLine="420"/>
      </w:pPr>
      <w:r>
        <w:t xml:space="preserve">1. </w:t>
      </w:r>
      <w:r>
        <w:t>估计量：将研究问题转化为明确对比</w:t>
      </w:r>
    </w:p>
    <w:p w14:paraId="0E92ED35" w14:textId="1CCA7912"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70" w:author="Codex" w:date="2026-10-05T16:32:41.313017+00:00">
            <w:rPr>
              <w:sz w:val="21"/>
              <w:szCs w:val="21"/>
            </w:rPr>
          </w:rPrChange>
        </w:rPr>
        <w:pPrChange w:id="540" w:author="Codex" w:date="2026-10-05T16:32:41.313017+00:00">
          <w:pPr>
            <w:pStyle w:val="af5"/>
            <w:snapToGrid w:val="0"/>
            <w:ind w:firstLine="420"/>
            <w:jc w:val="both"/>
          </w:pPr>
        </w:pPrChange>
      </w:pPr>
      <w:r>
        <w:rPr>
          <w:rFonts w:ascii="Times New Roman" w:hAnsi="Times New Roman" w:cs="Times New Roman" w:eastAsia="SimSun"/>
          <w:sz w:val="21"/>
          <w:szCs w:val="21"/>
          <w:rPrChange w:id="541" w:author="Codex" w:date="2026-10-05T16:32:41.313017+00:00">
            <w:rPr>
              <w:sz w:val="21"/>
              <w:szCs w:val="21"/>
            </w:rPr>
          </w:rPrChange>
        </w:rPr>
        <w:t>为区分不同研究问题，表</w:t>
      </w:r>
      <w:del w:id="1001361" w:author="Codex" w:date="2026-10-06T05:40:41Z">
        <w:r>
          <w:rPr>
            <w:rFonts w:ascii="Times New Roman" w:hAnsi="Times New Roman" w:cs="Times New Roman" w:eastAsia="SimSun"/>
            <w:sz w:val="21"/>
            <w:szCs w:val="21"/>
            <w:rPrChange w:id="542" w:author="Codex" w:date="2026-10-05T16:32:41.313017+00:00">
              <w:rPr>
                <w:sz w:val="21"/>
                <w:szCs w:val="21"/>
              </w:rPr>
            </w:rPrChange>
          </w:rPr>
          <w:delText>3.1</w:delText>
        </w:r>
      </w:del>
      <w:ins w:id="1001362" w:author="Codex" w:date="2026-10-06T05:40:41Z">
        <w:r>
          <w:rPr>
            <w:rFonts w:ascii="Times New Roman" w:hAnsi="Times New Roman" w:cs="Times New Roman" w:eastAsia="SimSun"/>
            <w:sz w:val="21"/>
            <w:szCs w:val="21"/>
          </w:rPr>
          <w:t>1</w:t>
        </w:r>
      </w:ins>
      <w:r>
        <w:rPr>
          <w:rFonts w:ascii="Times New Roman" w:hAnsi="Times New Roman" w:cs="Times New Roman" w:eastAsia="SimSun"/>
          <w:sz w:val="21"/>
          <w:szCs w:val="21"/>
          <w:rPrChange w:id="543" w:author="Codex" w:date="2026-10-05T16:32:41.313017+00:00">
            <w:rPr>
              <w:sz w:val="21"/>
              <w:szCs w:val="21"/>
            </w:rPr>
          </w:rPrChange>
        </w:rPr>
        <w:t>概括二分类暴露和中介在风险差尺度上的经典理论定义</w:t>
      </w:r>
      <w:r>
        <w:rPr>
          <w:sz w:val="22"/>
        </w:rPr>
        <w:fldChar w:fldCharType="begin"/>
      </w:r>
      <w:r w:rsidR="005A7A5B">
        <w:rPr>
          <w:sz w:val="22"/>
        </w:rPr>
        <w:instrText xml:space="preserve"> ADDIN ZOTERO_ITEM CSL_CITATION {"citationID":"pQ2kWAng","properties":{"formattedCitation":"\\uc0\\u65288{}Mikkonen et al., 2021; Wang et al., 2015\\uc0\\u65289{}","plainCitation":"</w:instrText>
      </w:r>
      <w:r w:rsidR="005A7A5B">
        <w:rPr>
          <w:sz w:val="22"/>
        </w:rPr>
        <w:instrText>（</w:instrText>
      </w:r>
      <w:r w:rsidR="005A7A5B">
        <w:rPr>
          <w:sz w:val="22"/>
        </w:rPr>
        <w:instrText>Mikkonen et al., 2021; Wang et al., 2015</w:instrText>
      </w:r>
      <w:r w:rsidR="005A7A5B">
        <w:rPr>
          <w:sz w:val="22"/>
        </w:rPr>
        <w:instrText>）</w:instrText>
      </w:r>
      <w:r w:rsidR="005A7A5B">
        <w:rPr>
          <w:sz w:val="22"/>
        </w:rPr>
        <w:instrText>","noteIndex":0},"citationItems":[{"id":25174,"uris":["http://zotero.org/users/9676737/items/J8PEL64H"],"itemData":{"id":25174,"type":"article-journal","abstract":"Early health problems predict lower educational attainment, but it remains unclear whether this is due to health problems weakening school performance or due to other mechanisms operating above and beyond school performance. We employed counterfactual-based mediation analysis on a register-based sample of Finnish adolescents born in 1988–1993 (n = 73,072) to longitudinally assess the direct (unexplained by school performance, as measured by grade point average) and indirect (pure mediation and mediated interaction via school performance) effects of early adolescent somatic and mental health problems on the noncompletion of upper secondary education and track choice (vocational vs. general). Mental disorders were associated with the largest increases in both noncompletion and choosing the vocational track, but somatic conditions also showed small but robust associations. Weakened school performance mediated up to one-third of the differences in noncompletion and around half of the differences in track choice. When the same analyses were conducted within sibships, the total effects of health problems on educational pathways were weaker, but the contribution of school performance remained similar. In counterfactual simulations that assigned everyone an above-median school performance—that is, eradicating below-median school performance—about 20–40 percent of the effects of mental disorders on educational pathways remained. Our results suggest that while impaired school performance is an important component in health-related selection to education, it does not fully explain the shorter and less academically oriented educational careers of adolescents with health problems. These adolescents may benefit from additional educational support regardless of their formal school performance.","citation-key":"Mikkonen2021","container-title":"Social Forces","DOI":"10.1093/sf/soaa048","ISSN":"0037-7732","issue":"3","journalAbbreviation":"Social Forces","language":"en","note":"</w:instrText>
      </w:r>
      <w:r w:rsidR="005A7A5B">
        <w:rPr>
          <w:sz w:val="22"/>
        </w:rPr>
        <w:instrText>反事实中介</w:instrText>
      </w:r>
      <w:r w:rsidR="005A7A5B">
        <w:rPr>
          <w:sz w:val="22"/>
        </w:rPr>
        <w:instrText xml:space="preserve">\nTLDR: While impaired school performance is an important component in health-related selection to education, it does not fully explain the shorter and less academically oriented educational careers of adolescents with health problems, and these adolescents may benefit from additional educational support regardless of their formal school performance.","page":"1146-1175","source":"Silverchair","title":"Early adolescent health problems, school performance, and upper secondary educational pathways: A counterfactual-based mediation analysis","title-short":"Early Adolescent Health Problems, School Performance, and Upper Secondary Educational Pathways","volume":"99","author":[{"family":"Mikkonen","given":"Janne"},{"family":"Remes","given":"Hanna"},{"family":"Moustgaard","given":"Heta"},{"family":"Martikainen","given":"Pekka"}],"issued":{"date-parts":[["2021",3,1]]}}},{"id":25178,"uris":["http://zotero.org/users/9676737/items/2HJJYRSU"],"itemData":{"id":25178,"type":"article-journal","abstract":"Recent work has considerably advanced the definition, identification and estimation of controlled direct, and natural direct and indirect effects in causal mediation analysis. Despite the various estimation methods and statistical routines being developed, a unified approach for effect estimation under different effect decomposition scenarios is still needed for epidemiologic research. G-computation offers such unification and has been used for total effect and joint controlled direct effect estimation settings, involving different types of exposure and outcome variables. In this study, we demonstrate the utility of parametric g-computation in estimating various components of the total effect, including (1) natural direct and indirect effects, (2) standard and stochastic controlled direct effects, and (3) reference and mediated interaction effects, using Monte Carlo simulations in standard statistical software. For each study subject, we estimated their nested potential outcomes corresponding to the (mediated) effects of an intervention on the exposure wherein the mediator was allowed to attain the value it would have under a possible counterfactual exposure intervention, under a pre-specified distribution of the mediator independent of any causes, or under a fixed controlled value. A final regression of the potential outcome on the exposure intervention variable was used to compute point estimates and bootstrap was used to obtain confidence intervals. Through contrasting different potential outcomes, this analytical framework provides an intuitive way of estimating effects under the recently introduced 3- and 4-way effect decomposition. This framework can be extended to complex multivariable and longitudinal mediation settings.","citation-key":"Wang2015c","container-title":"European Journal of Epidemiology","DOI":"10.1007/s10654-015-0100-z","ISSN":"1573-7284","issue":"10","journalAbbreviation":"Eur J Epidemiol","language":"en","note":"TLDR: The utility of parametric g-computation is demonstrated in estimating various components of the total effect, including natural direct and indirect effects, standard and stochastic controlled direct effects, and reference and mediated interaction effects, using Monte Carlo simulations in standard statistical software.","page":"1119-1127","source":"Springer Link","title":"G-computation demonstration in causal mediation analysis","volume":"30","author":[{"family":"Wang","given":"Aolin"},{"family":"Arah","given":"Onyebuchi A."}],"issued":{"date-parts":[["2015",10,1]]}}}],"schema":"https://github.com/citation-style-language/schema/raw/master/csl-citation.json"} </w:instrText>
      </w:r>
      <w:r>
        <w:rPr>
          <w:sz w:val="22"/>
        </w:rPr>
        <w:fldChar w:fldCharType="separate"/>
      </w:r>
      <w:r w:rsidR="005A7A5B" w:rsidRPr="005A7A5B">
        <w:rPr>
          <w:rFonts w:ascii="Times New Roman" w:hAnsi="Times New Roman" w:cs="Times New Roman" w:eastAsia="SimSun"/>
          <w:sz w:val="21"/>
          <w:szCs w:val="21"/>
          <w:rPrChange w:id="544" w:author="Codex" w:date="2026-10-05T16:32:41.313017+00:00">
            <w:rPr>
              <w:sz w:val="21"/>
              <w:szCs w:val="21"/>
            </w:rPr>
          </w:rPrChange>
        </w:rPr>
        <w:t>（</w:t>
      </w:r>
      <w:r w:rsidR="005A7A5B" w:rsidRPr="005A7A5B">
        <w:rPr>
          <w:rFonts w:ascii="Times New Roman" w:hAnsi="Times New Roman" w:cs="Times New Roman" w:eastAsia="SimSun"/>
          <w:sz w:val="21"/>
          <w:szCs w:val="21"/>
          <w:rPrChange w:id="545" w:author="Codex" w:date="2026-10-05T16:32:41.313017+00:00">
            <w:rPr>
              <w:sz w:val="21"/>
              <w:szCs w:val="21"/>
            </w:rPr>
          </w:rPrChange>
        </w:rPr>
        <w:t>Mikkonen et al., 2021; Wang et al., 2015</w:t>
      </w:r>
      <w:r w:rsidR="005A7A5B" w:rsidRPr="005A7A5B">
        <w:rPr>
          <w:rFonts w:ascii="Times New Roman" w:hAnsi="Times New Roman" w:cs="Times New Roman" w:eastAsia="SimSun"/>
          <w:sz w:val="21"/>
          <w:szCs w:val="21"/>
          <w:rPrChange w:id="546" w:author="Codex" w:date="2026-10-05T16:32:41.313017+00:00">
            <w:rPr>
              <w:sz w:val="21"/>
              <w:szCs w:val="21"/>
            </w:rPr>
          </w:rPrChange>
        </w:rPr>
        <w:t>）</w:t>
      </w:r>
      <w:r>
        <w:rPr>
          <w:sz w:val="22"/>
        </w:rPr>
        <w:fldChar w:fldCharType="end"/>
      </w:r>
      <w:r>
        <w:rPr>
          <w:rFonts w:ascii="Times New Roman" w:hAnsi="Times New Roman" w:cs="Times New Roman" w:eastAsia="SimSun"/>
          <w:sz w:val="21"/>
          <w:szCs w:val="21"/>
          <w:rPrChange w:id="547" w:author="Codex" w:date="2026-10-05T16:32:41.313017+00:00">
            <w:rPr>
              <w:sz w:val="21"/>
              <w:szCs w:val="21"/>
            </w:rPr>
          </w:rPrChange>
        </w:rPr>
        <w:t>。这些定义说明机制之间的理论关系，不表示本文已经识别相应自然效应。正文以基础回归的标准化风险差与加性交互为主要经验证据；既有</w:t>
      </w:r>
      <w:r>
        <w:rPr>
          <w:rFonts w:ascii="Times New Roman" w:hAnsi="Times New Roman" w:cs="Times New Roman" w:eastAsia="SimSun"/>
          <w:sz w:val="21"/>
          <w:szCs w:val="21"/>
          <w:rPrChange w:id="548" w:author="Codex" w:date="2026-10-05T16:32:41.313017+00:00">
            <w:rPr>
              <w:sz w:val="21"/>
              <w:szCs w:val="21"/>
            </w:rPr>
          </w:rPrChange>
        </w:rPr>
        <w:t>CMAverse</w:t>
      </w:r>
      <w:r>
        <w:rPr>
          <w:rFonts w:ascii="Times New Roman" w:hAnsi="Times New Roman" w:cs="Times New Roman" w:eastAsia="SimSun"/>
          <w:sz w:val="21"/>
          <w:szCs w:val="21"/>
          <w:rPrChange w:id="549" w:author="Codex" w:date="2026-10-05T16:32:41.313017+00:00">
            <w:rPr>
              <w:sz w:val="21"/>
              <w:szCs w:val="21"/>
            </w:rPr>
          </w:rPrChange>
        </w:rPr>
        <w:t>边际</w:t>
      </w:r>
      <w:r>
        <w:rPr>
          <w:rFonts w:ascii="Times New Roman" w:hAnsi="Times New Roman" w:cs="Times New Roman" w:eastAsia="SimSun"/>
          <w:sz w:val="21"/>
          <w:szCs w:val="21"/>
          <w:rPrChange w:id="550" w:author="Codex" w:date="2026-10-05T16:32:41.313017+00:00">
            <w:rPr>
              <w:sz w:val="21"/>
              <w:szCs w:val="21"/>
            </w:rPr>
          </w:rPrChange>
        </w:rPr>
        <w:t>OR</w:t>
      </w:r>
      <w:r>
        <w:rPr>
          <w:rFonts w:ascii="Times New Roman" w:hAnsi="Times New Roman" w:cs="Times New Roman" w:eastAsia="SimSun"/>
          <w:sz w:val="21"/>
          <w:szCs w:val="21"/>
          <w:rPrChange w:id="551" w:author="Codex" w:date="2026-10-05T16:32:41.313017+00:00">
            <w:rPr>
              <w:sz w:val="21"/>
              <w:szCs w:val="21"/>
            </w:rPr>
          </w:rPrChange>
        </w:rPr>
        <w:t>另作历史模型对比，不代入风险差公式。</w:t>
      </w:r>
    </w:p>
    <w:p w14:paraId="35A2D003" w14:textId="7FF68877"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71" w:author="Codex" w:date="2026-10-05T16:32:41.313017+00:00">
            <w:rPr>
              <w:sz w:val="21"/>
              <w:szCs w:val="21"/>
            </w:rPr>
          </w:rPrChange>
        </w:rPr>
        <w:pPrChange w:id="552" w:author="Codex" w:date="2026-10-05T16:32:41.313017+00:00">
          <w:pPr>
            <w:pStyle w:val="af5"/>
            <w:snapToGrid w:val="0"/>
            <w:ind w:firstLine="420"/>
            <w:jc w:val="both"/>
          </w:pPr>
        </w:pPrChange>
      </w:pPr>
      <w:r>
        <w:rPr>
          <w:rFonts w:ascii="Times New Roman" w:hAnsi="Times New Roman" w:cs="Times New Roman" w:eastAsia="SimSun"/>
          <w:sz w:val="21"/>
          <w:szCs w:val="21"/>
          <w:rPrChange w:id="553" w:author="Codex" w:date="2026-10-05T16:32:41.313017+00:00">
            <w:rPr>
              <w:sz w:val="21"/>
              <w:szCs w:val="21"/>
            </w:rPr>
          </w:rPrChange>
        </w:rPr>
        <w:t>记</w:t>
      </w:r>
      <w:r>
        <w:rPr>
          <w:rFonts w:ascii="Times New Roman" w:hAnsi="Times New Roman" w:cs="Times New Roman" w:eastAsia="SimSun"/>
          <w:sz w:val="21"/>
          <w:szCs w:val="21"/>
          <w:rPrChange w:id="554" w:author="Codex" w:date="2026-10-05T16:32:41.313017+00:00">
            <w:rPr>
              <w:sz w:val="21"/>
              <w:szCs w:val="21"/>
            </w:rPr>
          </w:rPrChange>
        </w:rPr>
        <w:t>X=1</w:t>
      </w:r>
      <w:r>
        <w:rPr>
          <w:rFonts w:ascii="Times New Roman" w:hAnsi="Times New Roman" w:cs="Times New Roman" w:eastAsia="SimSun"/>
          <w:sz w:val="21"/>
          <w:szCs w:val="21"/>
          <w:rPrChange w:id="555" w:author="Codex" w:date="2026-10-05T16:32:41.313017+00:00">
            <w:rPr>
              <w:sz w:val="21"/>
              <w:szCs w:val="21"/>
            </w:rPr>
          </w:rPrChange>
        </w:rPr>
        <w:t>为收入增加或相对位置升级，</w:t>
      </w:r>
      <w:r>
        <w:rPr>
          <w:rFonts w:ascii="Times New Roman" w:hAnsi="Times New Roman" w:cs="Times New Roman" w:eastAsia="SimSun"/>
          <w:sz w:val="21"/>
          <w:szCs w:val="21"/>
          <w:rPrChange w:id="556" w:author="Codex" w:date="2026-10-05T16:32:41.313017+00:00">
            <w:rPr>
              <w:sz w:val="21"/>
              <w:szCs w:val="21"/>
            </w:rPr>
          </w:rPrChange>
        </w:rPr>
        <w:t>X=0</w:t>
      </w:r>
      <w:r>
        <w:rPr>
          <w:rFonts w:ascii="Times New Roman" w:hAnsi="Times New Roman" w:cs="Times New Roman" w:eastAsia="SimSun"/>
          <w:sz w:val="21"/>
          <w:szCs w:val="21"/>
          <w:rPrChange w:id="557" w:author="Codex" w:date="2026-10-05T16:32:41.313017+00:00">
            <w:rPr>
              <w:sz w:val="21"/>
              <w:szCs w:val="21"/>
            </w:rPr>
          </w:rPrChange>
        </w:rPr>
        <w:t>为未发生该转移；</w:t>
      </w:r>
      <w:r>
        <w:rPr>
          <w:rFonts w:ascii="Times New Roman" w:hAnsi="Times New Roman" w:cs="Times New Roman" w:eastAsia="SimSun"/>
          <w:sz w:val="21"/>
          <w:szCs w:val="21"/>
          <w:rPrChange w:id="558" w:author="Codex" w:date="2026-10-05T16:32:41.313017+00:00">
            <w:rPr>
              <w:sz w:val="21"/>
              <w:szCs w:val="21"/>
            </w:rPr>
          </w:rPrChange>
        </w:rPr>
        <w:t>M=1</w:t>
      </w:r>
      <w:r>
        <w:rPr>
          <w:rFonts w:ascii="Times New Roman" w:hAnsi="Times New Roman" w:cs="Times New Roman" w:eastAsia="SimSun"/>
          <w:sz w:val="21"/>
          <w:szCs w:val="21"/>
          <w:rPrChange w:id="559" w:author="Codex" w:date="2026-10-05T16:32:41.313017+00:00">
            <w:rPr>
              <w:sz w:val="21"/>
              <w:szCs w:val="21"/>
            </w:rPr>
          </w:rPrChange>
        </w:rPr>
        <w:t>和</w:t>
      </w:r>
      <w:r>
        <w:rPr>
          <w:rFonts w:ascii="Times New Roman" w:hAnsi="Times New Roman" w:cs="Times New Roman" w:eastAsia="SimSun"/>
          <w:sz w:val="21"/>
          <w:szCs w:val="21"/>
          <w:rPrChange w:id="560" w:author="Codex" w:date="2026-10-05T16:32:41.313017+00:00">
            <w:rPr>
              <w:sz w:val="21"/>
              <w:szCs w:val="21"/>
            </w:rPr>
          </w:rPrChange>
        </w:rPr>
        <w:t>M=0</w:t>
      </w:r>
      <w:r>
        <w:rPr>
          <w:rFonts w:ascii="Times New Roman" w:hAnsi="Times New Roman" w:cs="Times New Roman" w:eastAsia="SimSun"/>
          <w:sz w:val="21"/>
          <w:szCs w:val="21"/>
          <w:rPrChange w:id="561" w:author="Codex" w:date="2026-10-05T16:32:41.313017+00:00">
            <w:rPr>
              <w:sz w:val="21"/>
              <w:szCs w:val="21"/>
            </w:rPr>
          </w:rPrChange>
        </w:rPr>
        <w:t>分别表示相应满意度转移发生与未发生。</w:t>
      </w:r>
      <w:r>
        <w:rPr>
          <w:rFonts w:ascii="Times New Roman" w:hAnsi="Times New Roman" w:cs="Times New Roman" w:eastAsia="SimSun"/>
          <w:sz w:val="21"/>
          <w:szCs w:val="21"/>
          <w:rPrChange w:id="562" w:author="Codex" w:date="2026-10-05T16:32:41.313017+00:00">
            <w:rPr>
              <w:sz w:val="21"/>
              <w:szCs w:val="21"/>
            </w:rPr>
          </w:rPrChange>
        </w:rPr>
        <w:t>Y=1</w:t>
      </w:r>
      <w:r>
        <w:rPr>
          <w:rFonts w:ascii="Times New Roman" w:hAnsi="Times New Roman" w:cs="Times New Roman" w:eastAsia="SimSun"/>
          <w:sz w:val="21"/>
          <w:szCs w:val="21"/>
          <w:rPrChange w:id="563" w:author="Codex" w:date="2026-10-05T16:32:41.313017+00:00">
            <w:rPr>
              <w:sz w:val="21"/>
              <w:szCs w:val="21"/>
            </w:rPr>
          </w:rPrChange>
        </w:rPr>
        <w:t>表示对特定父亲或母亲的实际经济支持较基期增加。表中的</w:t>
      </w:r>
      <w:r>
        <w:rPr>
          <w:rFonts w:ascii="Times New Roman" w:hAnsi="Times New Roman" w:cs="Times New Roman" w:eastAsia="SimSun"/>
          <w:sz w:val="21"/>
          <w:szCs w:val="21"/>
          <w:rPrChange w:id="564" w:author="Codex" w:date="2026-10-05T16:32:41.313017+00:00">
            <w:rPr>
              <w:sz w:val="21"/>
              <w:szCs w:val="21"/>
            </w:rPr>
          </w:rPrChange>
        </w:rPr>
        <w:t>Mₓ</w:t>
      </w:r>
      <w:r>
        <w:rPr>
          <w:rFonts w:ascii="Times New Roman" w:hAnsi="Times New Roman" w:cs="Times New Roman" w:eastAsia="SimSun"/>
          <w:sz w:val="21"/>
          <w:szCs w:val="21"/>
          <w:rPrChange w:id="565" w:author="Codex" w:date="2026-10-05T16:32:41.313017+00:00">
            <w:rPr>
              <w:sz w:val="21"/>
              <w:szCs w:val="21"/>
            </w:rPr>
          </w:rPrChange>
        </w:rPr>
        <w:t>表示暴露设为</w:t>
      </w:r>
      <w:r>
        <w:rPr>
          <w:rFonts w:ascii="Times New Roman" w:hAnsi="Times New Roman" w:cs="Times New Roman" w:eastAsia="SimSun"/>
          <w:sz w:val="21"/>
          <w:szCs w:val="21"/>
          <w:rPrChange w:id="566" w:author="Codex" w:date="2026-10-05T16:32:41.313017+00:00">
            <w:rPr>
              <w:sz w:val="21"/>
              <w:szCs w:val="21"/>
            </w:rPr>
          </w:rPrChange>
        </w:rPr>
        <w:t>x</w:t>
      </w:r>
      <w:r>
        <w:rPr>
          <w:rFonts w:ascii="Times New Roman" w:hAnsi="Times New Roman" w:cs="Times New Roman" w:eastAsia="SimSun"/>
          <w:sz w:val="21"/>
          <w:szCs w:val="21"/>
          <w:rPrChange w:id="567" w:author="Codex" w:date="2026-10-05T16:32:41.313017+00:00">
            <w:rPr>
              <w:sz w:val="21"/>
              <w:szCs w:val="21"/>
            </w:rPr>
          </w:rPrChange>
        </w:rPr>
        <w:t>时的中介潜在状态，</w:t>
      </w:r>
      <w:r>
        <w:rPr>
          <w:rFonts w:ascii="Times New Roman" w:hAnsi="Times New Roman" w:cs="Times New Roman" w:eastAsia="SimSun"/>
          <w:sz w:val="21"/>
          <w:szCs w:val="21"/>
          <w:rPrChange w:id="568" w:author="Codex" w:date="2026-10-05T16:32:41.313017+00:00">
            <w:rPr>
              <w:sz w:val="21"/>
              <w:szCs w:val="21"/>
            </w:rPr>
          </w:rPrChange>
        </w:rPr>
        <w:t>Yₓ,ₘ</w:t>
      </w:r>
      <w:r>
        <w:rPr>
          <w:rFonts w:ascii="Times New Roman" w:hAnsi="Times New Roman" w:cs="Times New Roman" w:eastAsia="SimSun"/>
          <w:sz w:val="21"/>
          <w:szCs w:val="21"/>
          <w:rPrChange w:id="569" w:author="Codex" w:date="2026-10-05T16:32:41.313017+00:00">
            <w:rPr>
              <w:sz w:val="21"/>
              <w:szCs w:val="21"/>
            </w:rPr>
          </w:rPrChange>
        </w:rPr>
        <w:t>表示同时将</w:t>
      </w:r>
      <w:r>
        <w:rPr>
          <w:rFonts w:ascii="Times New Roman" w:hAnsi="Times New Roman" w:cs="Times New Roman" w:eastAsia="SimSun"/>
          <w:sz w:val="21"/>
          <w:szCs w:val="21"/>
          <w:rPrChange w:id="570" w:author="Codex" w:date="2026-10-05T16:32:41.313017+00:00">
            <w:rPr>
              <w:sz w:val="21"/>
              <w:szCs w:val="21"/>
            </w:rPr>
          </w:rPrChange>
        </w:rPr>
        <w:t>X</w:t>
      </w:r>
      <w:r>
        <w:rPr>
          <w:rFonts w:ascii="Times New Roman" w:hAnsi="Times New Roman" w:cs="Times New Roman" w:eastAsia="SimSun"/>
          <w:sz w:val="21"/>
          <w:szCs w:val="21"/>
          <w:rPrChange w:id="571" w:author="Codex" w:date="2026-10-05T16:32:41.313017+00:00">
            <w:rPr>
              <w:sz w:val="21"/>
              <w:szCs w:val="21"/>
            </w:rPr>
          </w:rPrChange>
        </w:rPr>
        <w:t>、</w:t>
      </w:r>
      <w:r>
        <w:rPr>
          <w:rFonts w:ascii="Times New Roman" w:hAnsi="Times New Roman" w:cs="Times New Roman" w:eastAsia="SimSun"/>
          <w:sz w:val="21"/>
          <w:szCs w:val="21"/>
          <w:rPrChange w:id="572" w:author="Codex" w:date="2026-10-05T16:32:41.313017+00:00">
            <w:rPr>
              <w:sz w:val="21"/>
              <w:szCs w:val="21"/>
            </w:rPr>
          </w:rPrChange>
        </w:rPr>
        <w:t>M</w:t>
      </w:r>
      <w:r>
        <w:rPr>
          <w:rFonts w:ascii="Times New Roman" w:hAnsi="Times New Roman" w:cs="Times New Roman" w:eastAsia="SimSun"/>
          <w:sz w:val="21"/>
          <w:szCs w:val="21"/>
          <w:rPrChange w:id="573" w:author="Codex" w:date="2026-10-05T16:32:41.313017+00:00">
            <w:rPr>
              <w:sz w:val="21"/>
              <w:szCs w:val="21"/>
            </w:rPr>
          </w:rPrChange>
        </w:rPr>
        <w:t>设为</w:t>
      </w:r>
      <w:r>
        <w:rPr>
          <w:rFonts w:ascii="Times New Roman" w:hAnsi="Times New Roman" w:cs="Times New Roman" w:eastAsia="SimSun"/>
          <w:sz w:val="21"/>
          <w:szCs w:val="21"/>
          <w:rPrChange w:id="574" w:author="Codex" w:date="2026-10-05T16:32:41.313017+00:00">
            <w:rPr>
              <w:sz w:val="21"/>
              <w:szCs w:val="21"/>
            </w:rPr>
          </w:rPrChange>
        </w:rPr>
        <w:t>x</w:t>
      </w:r>
      <w:r>
        <w:rPr>
          <w:rFonts w:ascii="Times New Roman" w:hAnsi="Times New Roman" w:cs="Times New Roman" w:eastAsia="SimSun"/>
          <w:sz w:val="21"/>
          <w:szCs w:val="21"/>
          <w:rPrChange w:id="575" w:author="Codex" w:date="2026-10-05T16:32:41.313017+00:00">
            <w:rPr>
              <w:sz w:val="21"/>
              <w:szCs w:val="21"/>
            </w:rPr>
          </w:rPrChange>
        </w:rPr>
        <w:t>、</w:t>
      </w:r>
      <w:r>
        <w:rPr>
          <w:rFonts w:ascii="Times New Roman" w:hAnsi="Times New Roman" w:cs="Times New Roman" w:eastAsia="SimSun"/>
          <w:sz w:val="21"/>
          <w:szCs w:val="21"/>
          <w:rPrChange w:id="576" w:author="Codex" w:date="2026-10-05T16:32:41.313017+00:00">
            <w:rPr>
              <w:sz w:val="21"/>
              <w:szCs w:val="21"/>
            </w:rPr>
          </w:rPrChange>
        </w:rPr>
        <w:t>m</w:t>
      </w:r>
      <w:r>
        <w:rPr>
          <w:rFonts w:ascii="Times New Roman" w:hAnsi="Times New Roman" w:cs="Times New Roman" w:eastAsia="SimSun"/>
          <w:sz w:val="21"/>
          <w:szCs w:val="21"/>
          <w:rPrChange w:id="577" w:author="Codex" w:date="2026-10-05T16:32:41.313017+00:00">
            <w:rPr>
              <w:sz w:val="21"/>
              <w:szCs w:val="21"/>
            </w:rPr>
          </w:rPrChange>
        </w:rPr>
        <w:t>时的潜在结果。</w:t>
      </w:r>
    </w:p>
    <w:p w14:paraId="4212E10D" w14:textId="7FF68885"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72" w:author="Codex" w:date="2026-10-05T16:32:41.313017+00:00">
            <w:rPr>
              <w:sz w:val="21"/>
              <w:szCs w:val="21"/>
            </w:rPr>
          </w:rPrChange>
        </w:rPr>
        <w:pPrChange w:id="578" w:author="Codex" w:date="2026-10-05T16:32:41.313017+00:00">
          <w:pPr>
            <w:pStyle w:val="af5"/>
            <w:snapToGrid w:val="0"/>
            <w:ind w:firstLine="420"/>
            <w:jc w:val="both"/>
          </w:pPr>
        </w:pPrChange>
      </w:pPr>
      <w:r>
        <w:rPr>
          <w:rFonts w:ascii="Times New Roman" w:hAnsi="Times New Roman" w:cs="Times New Roman" w:eastAsia="SimSun"/>
          <w:sz w:val="21"/>
          <w:szCs w:val="21"/>
          <w:rPrChange w:id="579" w:author="Codex" w:date="2026-10-05T16:32:41.313017+00:00">
            <w:rPr>
              <w:sz w:val="21"/>
              <w:szCs w:val="21"/>
            </w:rPr>
          </w:rPrChange>
        </w:rPr>
        <w:t>总效应考察收入两种状态下的总体结果差异，用于回答</w:t>
      </w:r>
      <w:r>
        <w:rPr>
          <w:rFonts w:ascii="Times New Roman" w:hAnsi="Times New Roman" w:cs="Times New Roman" w:eastAsia="SimSun"/>
          <w:sz w:val="21"/>
          <w:szCs w:val="21"/>
          <w:rPrChange w:id="580" w:author="Codex" w:date="2026-10-05T16:32:41.313017+00:00">
            <w:rPr>
              <w:sz w:val="21"/>
              <w:szCs w:val="21"/>
            </w:rPr>
          </w:rPrChange>
        </w:rPr>
        <w:t>RQ1</w:t>
      </w:r>
      <w:r>
        <w:rPr>
          <w:rFonts w:ascii="Times New Roman" w:hAnsi="Times New Roman" w:cs="Times New Roman" w:eastAsia="SimSun"/>
          <w:sz w:val="21"/>
          <w:szCs w:val="21"/>
          <w:rPrChange w:id="581" w:author="Codex" w:date="2026-10-05T16:32:41.313017+00:00">
            <w:rPr>
              <w:sz w:val="21"/>
              <w:szCs w:val="21"/>
            </w:rPr>
          </w:rPrChange>
        </w:rPr>
        <w:t>。直接与间接效应进一步区分不经过所考察满意度变量的部分，以及经由其分布变化传递的部分，分别对应</w:t>
      </w:r>
      <w:r>
        <w:rPr>
          <w:rFonts w:ascii="Times New Roman" w:hAnsi="Times New Roman" w:cs="Times New Roman" w:eastAsia="SimSun"/>
          <w:sz w:val="21"/>
          <w:szCs w:val="21"/>
          <w:rPrChange w:id="582" w:author="Codex" w:date="2026-10-05T16:32:41.313017+00:00">
            <w:rPr>
              <w:sz w:val="21"/>
              <w:szCs w:val="21"/>
            </w:rPr>
          </w:rPrChange>
        </w:rPr>
        <w:t>RQ2.1</w:t>
      </w:r>
      <w:r>
        <w:rPr>
          <w:rFonts w:ascii="Times New Roman" w:hAnsi="Times New Roman" w:cs="Times New Roman" w:eastAsia="SimSun"/>
          <w:sz w:val="21"/>
          <w:szCs w:val="21"/>
          <w:rPrChange w:id="583" w:author="Codex" w:date="2026-10-05T16:32:41.313017+00:00">
            <w:rPr>
              <w:sz w:val="21"/>
              <w:szCs w:val="21"/>
            </w:rPr>
          </w:rPrChange>
        </w:rPr>
        <w:t>和</w:t>
      </w:r>
      <w:r>
        <w:rPr>
          <w:rFonts w:ascii="Times New Roman" w:hAnsi="Times New Roman" w:cs="Times New Roman" w:eastAsia="SimSun"/>
          <w:sz w:val="21"/>
          <w:szCs w:val="21"/>
          <w:rPrChange w:id="584" w:author="Codex" w:date="2026-10-05T16:32:41.313017+00:00">
            <w:rPr>
              <w:sz w:val="21"/>
              <w:szCs w:val="21"/>
            </w:rPr>
          </w:rPrChange>
        </w:rPr>
        <w:t>RQ2.2</w:t>
      </w:r>
      <w:r>
        <w:rPr>
          <w:rFonts w:ascii="Times New Roman" w:hAnsi="Times New Roman" w:cs="Times New Roman" w:eastAsia="SimSun"/>
          <w:sz w:val="21"/>
          <w:szCs w:val="21"/>
          <w:rPrChange w:id="585" w:author="Codex" w:date="2026-10-05T16:32:41.313017+00:00">
            <w:rPr>
              <w:sz w:val="21"/>
              <w:szCs w:val="21"/>
            </w:rPr>
          </w:rPrChange>
        </w:rPr>
        <w:t>。</w:t>
      </w:r>
    </w:p>
    <w:p w14:paraId="69508105" w14:textId="1E936821"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73" w:author="Codex" w:date="2026-10-05T16:32:41.313017+00:00">
            <w:rPr>
              <w:sz w:val="21"/>
              <w:szCs w:val="21"/>
            </w:rPr>
          </w:rPrChange>
        </w:rPr>
        <w:pPrChange w:id="586" w:author="Codex" w:date="2026-10-05T16:32:41.313017+00:00">
          <w:pPr>
            <w:pStyle w:val="af5"/>
            <w:snapToGrid w:val="0"/>
            <w:ind w:firstLine="420"/>
            <w:jc w:val="both"/>
          </w:pPr>
        </w:pPrChange>
      </w:pPr>
      <w:r>
        <w:rPr>
          <w:rFonts w:ascii="Times New Roman" w:hAnsi="Times New Roman" w:cs="Times New Roman" w:eastAsia="SimSun"/>
          <w:sz w:val="21"/>
          <w:szCs w:val="21"/>
          <w:rPrChange w:id="587" w:author="Codex" w:date="2026-10-05T16:32:41.313017+00:00">
            <w:rPr>
              <w:sz w:val="21"/>
              <w:szCs w:val="21"/>
            </w:rPr>
          </w:rPrChange>
        </w:rPr>
        <w:t>“</w:t>
      </w:r>
      <w:r>
        <w:rPr>
          <w:rFonts w:ascii="Times New Roman" w:hAnsi="Times New Roman" w:cs="Times New Roman" w:eastAsia="SimSun"/>
          <w:sz w:val="21"/>
          <w:szCs w:val="21"/>
          <w:rPrChange w:id="588" w:author="Codex" w:date="2026-10-05T16:32:41.313017+00:00">
            <w:rPr>
              <w:sz w:val="21"/>
              <w:szCs w:val="21"/>
            </w:rPr>
          </w:rPrChange>
        </w:rPr>
        <w:t>不经过婚姻满意度</w:t>
      </w:r>
      <w:r>
        <w:rPr>
          <w:rFonts w:ascii="Times New Roman" w:hAnsi="Times New Roman" w:cs="Times New Roman" w:eastAsia="SimSun"/>
          <w:sz w:val="21"/>
          <w:szCs w:val="21"/>
          <w:rPrChange w:id="589" w:author="Codex" w:date="2026-10-05T16:32:41.313017+00:00">
            <w:rPr>
              <w:sz w:val="21"/>
              <w:szCs w:val="21"/>
            </w:rPr>
          </w:rPrChange>
        </w:rPr>
        <w:t>”</w:t>
      </w:r>
      <w:r>
        <w:rPr>
          <w:rFonts w:ascii="Times New Roman" w:hAnsi="Times New Roman" w:cs="Times New Roman" w:eastAsia="SimSun"/>
          <w:sz w:val="21"/>
          <w:szCs w:val="21"/>
          <w:rPrChange w:id="590" w:author="Codex" w:date="2026-10-05T16:32:41.313017+00:00">
            <w:rPr>
              <w:sz w:val="21"/>
              <w:szCs w:val="21"/>
            </w:rPr>
          </w:rPrChange>
        </w:rPr>
        <w:t>仅针对本次指定的中介变量；不能仅据直接效应大小判断满意度的真实传导贡献，也不能据此证实某一未直接测量的资源机制。</w:t>
      </w:r>
    </w:p>
    <w:p w14:paraId="507279BA" w14:textId="7FF68897"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74" w:author="Codex" w:date="2026-10-05T16:32:41.313017+00:00">
            <w:rPr>
              <w:sz w:val="21"/>
              <w:szCs w:val="21"/>
            </w:rPr>
          </w:rPrChange>
        </w:rPr>
        <w:pPrChange w:id="591" w:author="Codex" w:date="2026-10-05T16:32:41.313017+00:00">
          <w:pPr>
            <w:pStyle w:val="af5"/>
            <w:snapToGrid w:val="0"/>
            <w:ind w:firstLine="420"/>
            <w:jc w:val="both"/>
          </w:pPr>
        </w:pPrChange>
      </w:pPr>
      <w:r>
        <w:rPr>
          <w:rFonts w:ascii="Times New Roman" w:hAnsi="Times New Roman" w:cs="Times New Roman" w:eastAsia="SimSun"/>
          <w:sz w:val="21"/>
          <w:szCs w:val="21"/>
          <w:rPrChange w:id="592" w:author="Codex" w:date="2026-10-05T16:32:41.313017+00:00">
            <w:rPr>
              <w:sz w:val="21"/>
              <w:szCs w:val="21"/>
            </w:rPr>
          </w:rPrChange>
        </w:rPr>
        <w:t>间接效应的核心对比，是保持暴露状态不变而改变中介分布。本文同时关注其总体方向，以及纯间接成分与中介交互成分的构成；不以</w:t>
      </w:r>
      <w:r>
        <w:rPr>
          <w:rFonts w:ascii="Times New Roman" w:hAnsi="Times New Roman" w:cs="Times New Roman" w:eastAsia="SimSun"/>
          <w:sz w:val="21"/>
          <w:szCs w:val="21"/>
          <w:rPrChange w:id="593" w:author="Codex" w:date="2026-10-05T16:32:41.313017+00:00">
            <w:rPr>
              <w:sz w:val="21"/>
              <w:szCs w:val="21"/>
            </w:rPr>
          </w:rPrChange>
        </w:rPr>
        <w:t>X—M</w:t>
      </w:r>
      <w:r>
        <w:rPr>
          <w:rFonts w:ascii="Times New Roman" w:hAnsi="Times New Roman" w:cs="Times New Roman" w:eastAsia="SimSun"/>
          <w:sz w:val="21"/>
          <w:szCs w:val="21"/>
          <w:rPrChange w:id="594" w:author="Codex" w:date="2026-10-05T16:32:41.313017+00:00">
            <w:rPr>
              <w:sz w:val="21"/>
              <w:szCs w:val="21"/>
            </w:rPr>
          </w:rPrChange>
        </w:rPr>
        <w:t>或</w:t>
      </w:r>
      <w:r>
        <w:rPr>
          <w:rFonts w:ascii="Times New Roman" w:hAnsi="Times New Roman" w:cs="Times New Roman" w:eastAsia="SimSun"/>
          <w:sz w:val="21"/>
          <w:szCs w:val="21"/>
          <w:rPrChange w:id="595" w:author="Codex" w:date="2026-10-05T16:32:41.313017+00:00">
            <w:rPr>
              <w:sz w:val="21"/>
              <w:szCs w:val="21"/>
            </w:rPr>
          </w:rPrChange>
        </w:rPr>
        <w:t>M—Y</w:t>
      </w:r>
      <w:r>
        <w:rPr>
          <w:rFonts w:ascii="Times New Roman" w:hAnsi="Times New Roman" w:cs="Times New Roman" w:eastAsia="SimSun"/>
          <w:sz w:val="21"/>
          <w:szCs w:val="21"/>
          <w:rPrChange w:id="596" w:author="Codex" w:date="2026-10-05T16:32:41.313017+00:00">
            <w:rPr>
              <w:sz w:val="21"/>
              <w:szCs w:val="21"/>
            </w:rPr>
          </w:rPrChange>
        </w:rPr>
        <w:t>两两回归分别显著作为中介分析的前提。</w:t>
      </w:r>
    </w:p>
    <w:p w14:paraId="52B4B766" w14:textId="4C084FEE"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75" w:author="Codex" w:date="2026-10-05T16:32:41.313017+00:00">
            <w:rPr>
              <w:sz w:val="21"/>
              <w:szCs w:val="21"/>
            </w:rPr>
          </w:rPrChange>
        </w:rPr>
        <w:pPrChange w:id="597" w:author="Codex" w:date="2026-10-05T16:32:41.313017+00:00">
          <w:pPr>
            <w:pStyle w:val="af5"/>
            <w:snapToGrid w:val="0"/>
            <w:ind w:firstLine="420"/>
            <w:jc w:val="both"/>
          </w:pPr>
        </w:pPrChange>
      </w:pPr>
      <w:r>
        <w:rPr>
          <w:rFonts w:ascii="Times New Roman" w:hAnsi="Times New Roman" w:cs="Times New Roman" w:eastAsia="SimSun"/>
          <w:sz w:val="21"/>
          <w:szCs w:val="21"/>
          <w:rPrChange w:id="598" w:author="Codex" w:date="2026-10-05T16:32:41.313017+00:00">
            <w:rPr>
              <w:sz w:val="21"/>
              <w:szCs w:val="21"/>
            </w:rPr>
          </w:rPrChange>
        </w:rPr>
        <w:t>受控直接效应</w:t>
      </w:r>
      <w:r>
        <w:rPr>
          <w:rFonts w:ascii="Times New Roman" w:hAnsi="Times New Roman" w:cs="Times New Roman" w:eastAsia="SimSun"/>
          <w:sz w:val="21"/>
          <w:szCs w:val="21"/>
          <w:rPrChange w:id="599" w:author="Codex" w:date="2026-10-05T16:32:41.313017+00:00">
            <w:rPr>
              <w:sz w:val="21"/>
              <w:szCs w:val="21"/>
            </w:rPr>
          </w:rPrChange>
        </w:rPr>
        <w:t>CDE(m)</w:t>
      </w:r>
      <w:r>
        <w:rPr>
          <w:rFonts w:ascii="Times New Roman" w:hAnsi="Times New Roman" w:cs="Times New Roman" w:eastAsia="SimSun"/>
          <w:sz w:val="21"/>
          <w:szCs w:val="21"/>
          <w:rPrChange w:id="600" w:author="Codex" w:date="2026-10-05T16:32:41.313017+00:00">
            <w:rPr>
              <w:sz w:val="21"/>
              <w:szCs w:val="21"/>
            </w:rPr>
          </w:rPrChange>
        </w:rPr>
        <w:t>在理论上比较全体目标记录的</w:t>
      </w:r>
      <w:r>
        <w:rPr>
          <w:rFonts w:ascii="Times New Roman" w:hAnsi="Times New Roman" w:cs="Times New Roman" w:eastAsia="SimSun"/>
          <w:sz w:val="21"/>
          <w:szCs w:val="21"/>
          <w:rPrChange w:id="601" w:author="Codex" w:date="2026-10-05T16:32:41.313017+00:00">
            <w:rPr>
              <w:sz w:val="21"/>
              <w:szCs w:val="21"/>
            </w:rPr>
          </w:rPrChange>
        </w:rPr>
        <w:t>M</w:t>
      </w:r>
      <w:r>
        <w:rPr>
          <w:rFonts w:ascii="Times New Roman" w:hAnsi="Times New Roman" w:cs="Times New Roman" w:eastAsia="SimSun"/>
          <w:sz w:val="21"/>
          <w:szCs w:val="21"/>
          <w:rPrChange w:id="602" w:author="Codex" w:date="2026-10-05T16:32:41.313017+00:00">
            <w:rPr>
              <w:sz w:val="21"/>
              <w:szCs w:val="21"/>
            </w:rPr>
          </w:rPrChange>
        </w:rPr>
        <w:t>均设为同一状态</w:t>
      </w:r>
      <w:r>
        <w:rPr>
          <w:rFonts w:ascii="Times New Roman" w:hAnsi="Times New Roman" w:cs="Times New Roman" w:eastAsia="SimSun"/>
          <w:sz w:val="21"/>
          <w:szCs w:val="21"/>
          <w:rPrChange w:id="603" w:author="Codex" w:date="2026-10-05T16:32:41.313017+00:00">
            <w:rPr>
              <w:sz w:val="21"/>
              <w:szCs w:val="21"/>
            </w:rPr>
          </w:rPrChange>
        </w:rPr>
        <w:t>m</w:t>
      </w:r>
      <w:r>
        <w:rPr>
          <w:rFonts w:ascii="Times New Roman" w:hAnsi="Times New Roman" w:cs="Times New Roman" w:eastAsia="SimSun"/>
          <w:sz w:val="21"/>
          <w:szCs w:val="21"/>
          <w:rPrChange w:id="604" w:author="Codex" w:date="2026-10-05T16:32:41.313017+00:00">
            <w:rPr>
              <w:sz w:val="21"/>
              <w:szCs w:val="21"/>
            </w:rPr>
          </w:rPrChange>
        </w:rPr>
        <w:t>时，两种收入状态对应的结果，不删除实际观察到另一</w:t>
      </w:r>
      <w:r>
        <w:rPr>
          <w:rFonts w:ascii="Times New Roman" w:hAnsi="Times New Roman" w:cs="Times New Roman" w:eastAsia="SimSun"/>
          <w:sz w:val="21"/>
          <w:szCs w:val="21"/>
          <w:rPrChange w:id="605" w:author="Codex" w:date="2026-10-05T16:32:41.313017+00:00">
            <w:rPr>
              <w:sz w:val="21"/>
              <w:szCs w:val="21"/>
            </w:rPr>
          </w:rPrChange>
        </w:rPr>
        <w:t>M</w:t>
      </w:r>
      <w:r>
        <w:rPr>
          <w:rFonts w:ascii="Times New Roman" w:hAnsi="Times New Roman" w:cs="Times New Roman" w:eastAsia="SimSun"/>
          <w:sz w:val="21"/>
          <w:szCs w:val="21"/>
          <w:rPrChange w:id="606" w:author="Codex" w:date="2026-10-05T16:32:41.313017+00:00">
            <w:rPr>
              <w:sz w:val="21"/>
              <w:szCs w:val="21"/>
            </w:rPr>
          </w:rPrChange>
        </w:rPr>
        <w:t>状态的记录。比较</w:t>
      </w:r>
      <w:r>
        <w:rPr>
          <w:rFonts w:ascii="Times New Roman" w:hAnsi="Times New Roman" w:cs="Times New Roman" w:eastAsia="SimSun"/>
          <w:sz w:val="21"/>
          <w:szCs w:val="21"/>
          <w:rPrChange w:id="607" w:author="Codex" w:date="2026-10-05T16:32:41.313017+00:00">
            <w:rPr>
              <w:sz w:val="21"/>
              <w:szCs w:val="21"/>
            </w:rPr>
          </w:rPrChange>
        </w:rPr>
        <w:t>CDE(1)</w:t>
      </w:r>
      <w:r>
        <w:rPr>
          <w:rFonts w:ascii="Times New Roman" w:hAnsi="Times New Roman" w:cs="Times New Roman" w:eastAsia="SimSun"/>
          <w:sz w:val="21"/>
          <w:szCs w:val="21"/>
          <w:rPrChange w:id="608" w:author="Codex" w:date="2026-10-05T16:32:41.313017+00:00">
            <w:rPr>
              <w:sz w:val="21"/>
              <w:szCs w:val="21"/>
            </w:rPr>
          </w:rPrChange>
        </w:rPr>
        <w:t>与</w:t>
      </w:r>
      <w:r>
        <w:rPr>
          <w:rFonts w:ascii="Times New Roman" w:hAnsi="Times New Roman" w:cs="Times New Roman" w:eastAsia="SimSun"/>
          <w:sz w:val="21"/>
          <w:szCs w:val="21"/>
          <w:rPrChange w:id="609" w:author="Codex" w:date="2026-10-05T16:32:41.313017+00:00">
            <w:rPr>
              <w:sz w:val="21"/>
              <w:szCs w:val="21"/>
            </w:rPr>
          </w:rPrChange>
        </w:rPr>
        <w:t>CDE(0)</w:t>
      </w:r>
      <w:r>
        <w:rPr>
          <w:rFonts w:ascii="Times New Roman" w:hAnsi="Times New Roman" w:cs="Times New Roman" w:eastAsia="SimSun"/>
          <w:sz w:val="21"/>
          <w:szCs w:val="21"/>
          <w:rPrChange w:id="610" w:author="Codex" w:date="2026-10-05T16:32:41.313017+00:00">
            <w:rPr>
              <w:sz w:val="21"/>
              <w:szCs w:val="21"/>
            </w:rPr>
          </w:rPrChange>
        </w:rPr>
        <w:t>须以两种联合设定可行及相应识别条件成立为前提。本文相对满意度链存在固定</w:t>
      </w:r>
      <w:r>
        <w:rPr>
          <w:rFonts w:ascii="Times New Roman" w:hAnsi="Times New Roman" w:cs="Times New Roman" w:eastAsia="SimSun"/>
          <w:sz w:val="21"/>
          <w:szCs w:val="21"/>
          <w:rPrChange w:id="611" w:author="Codex" w:date="2026-10-05T16:32:41.313017+00:00">
            <w:rPr>
              <w:sz w:val="21"/>
              <w:szCs w:val="21"/>
            </w:rPr>
          </w:rPrChange>
        </w:rPr>
        <w:t>M</w:t>
      </w:r>
      <w:r>
        <w:rPr>
          <w:rFonts w:ascii="Times New Roman" w:hAnsi="Times New Roman" w:cs="Times New Roman" w:eastAsia="SimSun"/>
          <w:sz w:val="21"/>
          <w:szCs w:val="21"/>
          <w:rPrChange w:id="612" w:author="Codex" w:date="2026-10-05T16:32:41.313017+00:00">
            <w:rPr>
              <w:sz w:val="21"/>
              <w:szCs w:val="21"/>
            </w:rPr>
          </w:rPrChange>
        </w:rPr>
        <w:t>与其他状态的确定性禁配，因此既有</w:t>
      </w:r>
      <w:r>
        <w:rPr>
          <w:rFonts w:ascii="Times New Roman" w:hAnsi="Times New Roman" w:cs="Times New Roman" w:eastAsia="SimSun"/>
          <w:sz w:val="21"/>
          <w:szCs w:val="21"/>
          <w:rPrChange w:id="613" w:author="Codex" w:date="2026-10-05T16:32:41.313017+00:00">
            <w:rPr>
              <w:sz w:val="21"/>
              <w:szCs w:val="21"/>
            </w:rPr>
          </w:rPrChange>
        </w:rPr>
        <w:t>CDE</w:t>
      </w:r>
      <w:r>
        <w:rPr>
          <w:rFonts w:ascii="Times New Roman" w:hAnsi="Times New Roman" w:cs="Times New Roman" w:eastAsia="SimSun"/>
          <w:sz w:val="21"/>
          <w:szCs w:val="21"/>
          <w:rPrChange w:id="614" w:author="Codex" w:date="2026-10-05T16:32:41.313017+00:00">
            <w:rPr>
              <w:sz w:val="21"/>
              <w:szCs w:val="21"/>
            </w:rPr>
          </w:rPrChange>
        </w:rPr>
        <w:t>差值不能作为已识别的因果调节检验。</w:t>
      </w:r>
      <w:r>
        <w:rPr>
          <w:rStyle w:val="af9"/>
          <w:sz w:val="22"/>
        </w:rPr>
        <w:footnoteReference w:id="5"/>
      </w:r>
    </w:p>
    <w:p>
      <w:pPr>
        <w:pStyle w:val="af5"/>
        <w:snapToGrid w:val="0"/>
        <w:ind w:firstLine="420"/>
        <w:jc w:val="both"/>
        <w:rPr>
          <w:ins w:id="1001480" w:author="Codex" w:date="2026-10-06T15:06:37Z"/>
          <w:sz w:val="21"/>
          <w:szCs w:val="21"/>
        </w:rPr>
      </w:pPr>
      <w:ins w:id="1001481" w:author="Codex" w:date="2026-10-06T15:06:37Z">
        <w:r>
          <w:rPr>
            <w:rFonts w:ascii="Times New Roman" w:hAnsi="Times New Roman" w:eastAsia="SimSun" w:cs="Times New Roman"/>
            <w:sz w:val="21"/>
            <w:szCs w:val="21"/>
          </w:rPr>
          <w:t>上述确定性禁配针对历史八链的联合设定。后续031／041采用不同的调整结构，其固定M对比须按各自模型判断支持与识别条件，见限定复核。</w:t>
        </w:r>
      </w:ins>
    </w:p>
    <w:p w14:paraId="79ECB44B" w14:textId="1EDC56BD"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76" w:author="Codex" w:date="2026-10-05T16:32:41.313017+00:00">
            <w:rPr>
              <w:sz w:val="21"/>
              <w:szCs w:val="21"/>
            </w:rPr>
          </w:rPrChange>
        </w:rPr>
        <w:pPrChange w:id="615" w:author="Codex" w:date="2026-10-05T16:32:41.313017+00:00">
          <w:pPr>
            <w:pStyle w:val="af5"/>
            <w:snapToGrid w:val="0"/>
            <w:ind w:firstLine="420"/>
            <w:jc w:val="both"/>
          </w:pPr>
        </w:pPrChange>
      </w:pPr>
      <w:r>
        <w:rPr>
          <w:rFonts w:ascii="Times New Roman" w:hAnsi="Times New Roman" w:cs="Times New Roman" w:eastAsia="SimSun"/>
          <w:sz w:val="21"/>
          <w:szCs w:val="21"/>
          <w:rPrChange w:id="616" w:author="Codex" w:date="2026-10-05T16:32:41.313017+00:00">
            <w:rPr>
              <w:sz w:val="21"/>
              <w:szCs w:val="21"/>
            </w:rPr>
          </w:rPrChange>
        </w:rPr>
        <w:t>效应消除比例</w:t>
      </w:r>
      <w:r>
        <w:rPr>
          <w:rFonts w:ascii="Times New Roman" w:hAnsi="Times New Roman" w:cs="Times New Roman" w:eastAsia="SimSun"/>
          <w:sz w:val="21"/>
          <w:szCs w:val="21"/>
          <w:rPrChange w:id="617" w:author="Codex" w:date="2026-10-05T16:32:41.313017+00:00">
            <w:rPr>
              <w:sz w:val="21"/>
              <w:szCs w:val="21"/>
            </w:rPr>
          </w:rPrChange>
        </w:rPr>
        <w:t>PE</w:t>
      </w:r>
      <w:r>
        <w:rPr>
          <w:rFonts w:ascii="Times New Roman" w:hAnsi="Times New Roman" w:cs="Times New Roman" w:eastAsia="SimSun"/>
          <w:sz w:val="21"/>
          <w:szCs w:val="21"/>
          <w:rPrChange w:id="618" w:author="Codex" w:date="2026-10-05T16:32:41.313017+00:00">
            <w:rPr>
              <w:sz w:val="21"/>
              <w:szCs w:val="21"/>
            </w:rPr>
          </w:rPrChange>
        </w:rPr>
        <w:t>在理论上将总效应与固定</w:t>
      </w:r>
      <w:r>
        <w:rPr>
          <w:rFonts w:ascii="Times New Roman" w:hAnsi="Times New Roman" w:cs="Times New Roman" w:eastAsia="SimSun"/>
          <w:sz w:val="21"/>
          <w:szCs w:val="21"/>
          <w:rPrChange w:id="619" w:author="Codex" w:date="2026-10-05T16:32:41.313017+00:00">
            <w:rPr>
              <w:sz w:val="21"/>
              <w:szCs w:val="21"/>
            </w:rPr>
          </w:rPrChange>
        </w:rPr>
        <w:t>M</w:t>
      </w:r>
      <w:r>
        <w:rPr>
          <w:rFonts w:ascii="Times New Roman" w:hAnsi="Times New Roman" w:cs="Times New Roman" w:eastAsia="SimSun"/>
          <w:sz w:val="21"/>
          <w:szCs w:val="21"/>
          <w:rPrChange w:id="620" w:author="Codex" w:date="2026-10-05T16:32:41.313017+00:00">
            <w:rPr>
              <w:sz w:val="21"/>
              <w:szCs w:val="21"/>
            </w:rPr>
          </w:rPrChange>
        </w:rPr>
        <w:t>后的受控直接效应相联系，对应</w:t>
      </w:r>
      <w:r>
        <w:rPr>
          <w:rFonts w:ascii="Times New Roman" w:hAnsi="Times New Roman" w:cs="Times New Roman" w:eastAsia="SimSun"/>
          <w:sz w:val="21"/>
          <w:szCs w:val="21"/>
          <w:rPrChange w:id="621" w:author="Codex" w:date="2026-10-05T16:32:41.313017+00:00">
            <w:rPr>
              <w:sz w:val="21"/>
              <w:szCs w:val="21"/>
            </w:rPr>
          </w:rPrChange>
        </w:rPr>
        <w:t>RQ2.5</w:t>
      </w:r>
      <w:r>
        <w:rPr>
          <w:rFonts w:ascii="Times New Roman" w:hAnsi="Times New Roman" w:cs="Times New Roman" w:eastAsia="SimSun"/>
          <w:sz w:val="21"/>
          <w:szCs w:val="21"/>
          <w:rPrChange w:id="622" w:author="Codex" w:date="2026-10-05T16:32:41.313017+00:00">
            <w:rPr>
              <w:sz w:val="21"/>
              <w:szCs w:val="21"/>
            </w:rPr>
          </w:rPrChange>
        </w:rPr>
        <w:t>中的第一项问题。它不同于</w:t>
      </w:r>
      <w:r>
        <w:rPr>
          <w:rFonts w:ascii="Times New Roman" w:hAnsi="Times New Roman" w:cs="Times New Roman" w:eastAsia="SimSun"/>
          <w:sz w:val="21"/>
          <w:szCs w:val="21"/>
          <w:rPrChange w:id="623" w:author="Codex" w:date="2026-10-05T16:32:41.313017+00:00">
            <w:rPr>
              <w:sz w:val="21"/>
              <w:szCs w:val="21"/>
            </w:rPr>
          </w:rPrChange>
        </w:rPr>
        <w:t>“</w:t>
      </w:r>
      <w:r>
        <w:rPr>
          <w:rFonts w:ascii="Times New Roman" w:hAnsi="Times New Roman" w:cs="Times New Roman" w:eastAsia="SimSun"/>
          <w:sz w:val="21"/>
          <w:szCs w:val="21"/>
          <w:rPrChange w:id="624" w:author="Codex" w:date="2026-10-05T16:32:41.313017+00:00">
            <w:rPr>
              <w:sz w:val="21"/>
              <w:szCs w:val="21"/>
            </w:rPr>
          </w:rPrChange>
        </w:rPr>
        <w:t>改变</w:t>
      </w:r>
      <w:r>
        <w:rPr>
          <w:rFonts w:ascii="Times New Roman" w:hAnsi="Times New Roman" w:cs="Times New Roman" w:eastAsia="SimSun"/>
          <w:sz w:val="21"/>
          <w:szCs w:val="21"/>
          <w:rPrChange w:id="625" w:author="Codex" w:date="2026-10-05T16:32:41.313017+00:00">
            <w:rPr>
              <w:sz w:val="21"/>
              <w:szCs w:val="21"/>
            </w:rPr>
          </w:rPrChange>
        </w:rPr>
        <w:t>M</w:t>
      </w:r>
      <w:r>
        <w:rPr>
          <w:rFonts w:ascii="Times New Roman" w:hAnsi="Times New Roman" w:cs="Times New Roman" w:eastAsia="SimSun"/>
          <w:sz w:val="21"/>
          <w:szCs w:val="21"/>
          <w:rPrChange w:id="626" w:author="Codex" w:date="2026-10-05T16:32:41.313017+00:00">
            <w:rPr>
              <w:sz w:val="21"/>
              <w:szCs w:val="21"/>
            </w:rPr>
          </w:rPrChange>
        </w:rPr>
        <w:t>本身使支持增长概率提高多少</w:t>
      </w:r>
      <w:r>
        <w:rPr>
          <w:rFonts w:ascii="Times New Roman" w:hAnsi="Times New Roman" w:cs="Times New Roman" w:eastAsia="SimSun"/>
          <w:sz w:val="21"/>
          <w:szCs w:val="21"/>
          <w:rPrChange w:id="627" w:author="Codex" w:date="2026-10-05T16:32:41.313017+00:00">
            <w:rPr>
              <w:sz w:val="21"/>
              <w:szCs w:val="21"/>
            </w:rPr>
          </w:rPrChange>
        </w:rPr>
        <w:t>”</w:t>
      </w:r>
      <w:r>
        <w:rPr>
          <w:rFonts w:ascii="Times New Roman" w:hAnsi="Times New Roman" w:cs="Times New Roman" w:eastAsia="SimSun"/>
          <w:sz w:val="21"/>
          <w:szCs w:val="21"/>
          <w:rPrChange w:id="628" w:author="Codex" w:date="2026-10-05T16:32:41.313017+00:00">
            <w:rPr>
              <w:sz w:val="21"/>
              <w:szCs w:val="21"/>
            </w:rPr>
          </w:rPrChange>
        </w:rPr>
        <w:t>。当前实现的风险尺度解释及干预可行性未满足可靠量化的条件，相关数值只作技术记录。</w:t>
      </w:r>
    </w:p>
    <w:p w14:paraId="08CDA533" w14:textId="7FF688DF" w:rsidR="003C4A23" w:rsidRPr="00270697" w:rsidRDefault="003C4A23" w:rsidP="003C4A23">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8577" w:author="Codex" w:date="2026-10-05T16:32:41.313017+00:00">
            <w:rPr>
              <w:rFonts w:cs="Times New Roman"/>
              <w:szCs w:val="21"/>
            </w:rPr>
          </w:rPrChange>
        </w:rPr>
        <w:pPrChange w:id="629" w:author="Codex" w:date="2026-10-05T16:32:41.313017+00:00">
          <w:pPr>
            <w:pStyle w:val="affa"/>
            <w:keepNext/>
            <w:keepLines/>
            <w:snapToGrid w:val="0"/>
            <w:spacing w:beforeLines="0" w:before="0" w:line="360" w:lineRule="exact"/>
            <w:ind w:firstLineChars="0" w:firstLine="0"/>
          </w:pPr>
        </w:pPrChange>
      </w:pPr>
      <w:r>
        <w:rPr>
          <w:rFonts w:ascii="Times New Roman" w:hAnsi="Times New Roman" w:cs="Times New Roman" w:eastAsia="KaiTi"/>
          <w:b w:val="0"/>
          <w:bCs w:val="0"/>
          <w:sz w:val="21"/>
          <w:szCs w:val="21"/>
          <w:rPrChange w:id="630" w:author="Codex" w:date="2026-10-05T16:32:41.313017+00:00">
            <w:rPr>
              <w:rFonts w:cs="Times New Roman"/>
              <w:szCs w:val="21"/>
            </w:rPr>
          </w:rPrChange>
        </w:rPr>
        <w:lastRenderedPageBreak/>
        <w:t>表</w:t>
      </w:r>
      <w:del w:id="1001363" w:author="Codex" w:date="2026-10-06T05:40:41Z">
        <w:r>
          <w:rPr>
            <w:rFonts w:ascii="Times New Roman" w:hAnsi="Times New Roman" w:cs="Times New Roman" w:eastAsia="KaiTi"/>
            <w:b w:val="0"/>
            <w:bCs w:val="0"/>
            <w:sz w:val="21"/>
            <w:szCs w:val="21"/>
            <w:rPrChange w:id="631" w:author="Codex" w:date="2026-10-05T16:32:41.313017+00:00">
              <w:rPr>
                <w:rFonts w:cs="Times New Roman"/>
                <w:szCs w:val="21"/>
              </w:rPr>
            </w:rPrChange>
          </w:rPr>
          <w:delText xml:space="preserve">3.1 </w:delText>
        </w:r>
      </w:del>
      <w:ins w:id="1001364" w:author="Codex" w:date="2026-10-06T05:40:41Z">
        <w:r>
          <w:rPr>
            <w:rFonts w:ascii="Times New Roman" w:hAnsi="Times New Roman" w:cs="Times New Roman" w:eastAsia="KaiTi"/>
            <w:b w:val="0"/>
            <w:bCs w:val="0"/>
            <w:sz w:val="21"/>
            <w:szCs w:val="21"/>
          </w:rPr>
          <w:t xml:space="preserve">1 </w:t>
        </w:r>
      </w:ins>
      <w:r>
        <w:rPr>
          <w:rFonts w:ascii="Times New Roman" w:hAnsi="Times New Roman" w:cs="Times New Roman" w:eastAsia="KaiTi"/>
          <w:b w:val="0"/>
          <w:bCs w:val="0"/>
          <w:sz w:val="21"/>
          <w:szCs w:val="21"/>
          <w:rPrChange w:id="632" w:author="Codex" w:date="2026-10-05T16:32:41.313017+00:00">
            <w:rPr>
              <w:rFonts w:cs="Times New Roman"/>
              <w:szCs w:val="21"/>
            </w:rPr>
          </w:rPrChange>
        </w:rPr>
        <w:t>二分类暴露</w:t>
      </w:r>
      <w:r>
        <w:rPr>
          <w:rFonts w:ascii="Times New Roman" w:hAnsi="Times New Roman" w:cs="Times New Roman" w:eastAsia="KaiTi"/>
          <w:b w:val="0"/>
          <w:bCs w:val="0"/>
          <w:sz w:val="21"/>
          <w:szCs w:val="21"/>
          <w:rPrChange w:id="633" w:author="Codex" w:date="2026-10-05T16:32:41.313017+00:00">
            <w:rPr>
              <w:rFonts w:cs="Times New Roman"/>
              <w:szCs w:val="21"/>
            </w:rPr>
          </w:rPrChange>
        </w:rPr>
        <w:t>—</w:t>
      </w:r>
      <w:r>
        <w:rPr>
          <w:rFonts w:ascii="Times New Roman" w:hAnsi="Times New Roman" w:cs="Times New Roman" w:eastAsia="KaiTi"/>
          <w:b w:val="0"/>
          <w:bCs w:val="0"/>
          <w:sz w:val="21"/>
          <w:szCs w:val="21"/>
          <w:rPrChange w:id="634" w:author="Codex" w:date="2026-10-05T16:32:41.313017+00:00">
            <w:rPr>
              <w:rFonts w:cs="Times New Roman"/>
              <w:szCs w:val="21"/>
            </w:rPr>
          </w:rPrChange>
        </w:rPr>
        <w:t>中介的理论估计量（风险差尺度，</w:t>
      </w:r>
      <w:r>
        <w:rPr>
          <w:rFonts w:ascii="Times New Roman" w:hAnsi="Times New Roman" w:cs="Times New Roman" w:eastAsia="KaiTi"/>
          <w:b w:val="0"/>
          <w:bCs w:val="0"/>
          <w:sz w:val="21"/>
          <w:szCs w:val="21"/>
          <w:rPrChange w:id="635" w:author="Codex" w:date="2026-10-05T16:32:41.313017+00:00">
            <w:rPr>
              <w:rFonts w:cs="Times New Roman"/>
              <w:szCs w:val="21"/>
            </w:rPr>
          </w:rPrChange>
        </w:rPr>
        <w:t>M=0</w:t>
      </w:r>
      <w:r>
        <w:rPr>
          <w:rFonts w:ascii="Times New Roman" w:hAnsi="Times New Roman" w:cs="Times New Roman" w:eastAsia="KaiTi"/>
          <w:b w:val="0"/>
          <w:bCs w:val="0"/>
          <w:sz w:val="21"/>
          <w:szCs w:val="21"/>
          <w:rPrChange w:id="636" w:author="Codex" w:date="2026-10-05T16:32:41.313017+00:00">
            <w:rPr>
              <w:rFonts w:cs="Times New Roman"/>
              <w:szCs w:val="21"/>
            </w:rPr>
          </w:rPrChange>
        </w:rPr>
        <w:t>为分解参照）</w:t>
      </w:r>
    </w:p>
    <w:tbl>
      <w:tblPr>
        <w:tblStyle w:val="afff5"/>
        <w:tblW w:w="0" w:type="auto"/>
        <w:tblBorders>
          <w:top w:val="single" w:sz="12" w:color="000000"/>
          <w:left w:val="nil"/>
          <w:bottom w:val="single" w:sz="12" w:color="000000"/>
          <w:right w:val="nil"/>
          <w:insideH w:val="nil"/>
          <w:insideV w:val="nil"/>
        </w:tblBorders>
        <w:tblLook w:val="04A0" w:firstRow="1" w:lastRow="0" w:firstColumn="1" w:lastColumn="0" w:noHBand="0" w:noVBand="1"/>
        <w:tblPrChange w:id="637" w:author="Codex" w:date="2026-10-05T16:32:41.313017+00:00">
          <w:tblPr>
            <w:tblStyle w:val="afff5"/>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1149"/>
        <w:gridCol w:w="1998"/>
        <w:gridCol w:w="4063"/>
      </w:tblGrid>
      <w:tr w:rsidR="003C4A23" w14:paraId="0AC0C33E" w14:textId="77777777" w:rsidTr="00A40A87">
        <w:trPr>
          <w:cantSplit/>
          <w:tblHeader/>
        </w:trPr>
        <w:tc>
          <w:tcPr>
            <w:tcW w:w="0" w:type="auto"/>
            <w:tcBorders>
              <w:top w:val="single" w:sz="12" w:color="000000"/>
              <w:left w:val="nil"/>
              <w:bottom w:val="single" w:sz="4" w:color="000000"/>
              <w:right w:val="nil"/>
              <w:insideH w:val="nil"/>
              <w:insideV w:val="nil"/>
            </w:tcBorders>
            <w:tcMar>
              <w:left w:w="102" w:type="dxa"/>
              <w:right w:w="102" w:type="dxa"/>
            </w:tcMar>
            <w:vAlign w:val="center"/>
            <w:tcPrChange w:id="638"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5447440F"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78" w:author="Codex" w:date="2026-10-05T16:32:41.313017+00:00">
                  <w:rPr>
                    <w:bCs w:val="0"/>
                    <w:sz w:val="21"/>
                    <w:szCs w:val="21"/>
                  </w:rPr>
                </w:rPrChange>
              </w:rPr>
              <w:pPrChange w:id="639"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640" w:author="Codex" w:date="2026-10-05T16:32:41.313017+00:00">
                  <w:rPr>
                    <w:bCs w:val="0"/>
                    <w:sz w:val="21"/>
                    <w:szCs w:val="21"/>
                  </w:rPr>
                </w:rPrChange>
              </w:rPr>
              <w:t>估计量</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641"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4D0AC59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79" w:author="Codex" w:date="2026-10-05T16:32:41.313017+00:00">
                  <w:rPr>
                    <w:bCs w:val="0"/>
                    <w:sz w:val="21"/>
                    <w:szCs w:val="21"/>
                  </w:rPr>
                </w:rPrChange>
              </w:rPr>
              <w:pPrChange w:id="642"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643" w:author="Codex" w:date="2026-10-05T16:32:41.313017+00:00">
                  <w:rPr>
                    <w:bCs w:val="0"/>
                    <w:sz w:val="21"/>
                    <w:szCs w:val="21"/>
                  </w:rPr>
                </w:rPrChange>
              </w:rPr>
              <w:t>理论定义</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644"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314A4EE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80" w:author="Codex" w:date="2026-10-05T16:32:41.313017+00:00">
                  <w:rPr>
                    <w:bCs w:val="0"/>
                    <w:sz w:val="21"/>
                    <w:szCs w:val="21"/>
                  </w:rPr>
                </w:rPrChange>
              </w:rPr>
              <w:pPrChange w:id="645"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646" w:author="Codex" w:date="2026-10-05T16:32:41.313017+00:00">
                  <w:rPr>
                    <w:bCs w:val="0"/>
                    <w:sz w:val="21"/>
                    <w:szCs w:val="21"/>
                  </w:rPr>
                </w:rPrChange>
              </w:rPr>
              <w:t>回答的问题</w:t>
            </w:r>
          </w:p>
        </w:tc>
      </w:tr>
      <w:tr w:rsidR="003C4A23" w14:paraId="12C5E4A4"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Change w:id="647" w:author="Codex" w:date="2026-10-05T16:32:41.313017+00:00">
              <w:tcPr>
                <w:tcW w:w="0" w:type="auto"/>
                <w:tcBorders>
                  <w:top w:val="nil"/>
                  <w:left w:val="nil"/>
                  <w:bottom w:val="nil"/>
                  <w:right w:val="nil"/>
                </w:tcBorders>
                <w:tcMar>
                  <w:left w:w="102" w:type="dxa"/>
                  <w:right w:w="102" w:type="dxa"/>
                </w:tcMar>
                <w:vAlign w:val="center"/>
              </w:tcPr>
            </w:tcPrChange>
          </w:tcPr>
          <w:p w14:paraId="200EC92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8581" w:author="Codex" w:date="2026-10-05T16:32:41.313017+00:00">
                  <w:rPr>
                    <w:bCs w:val="0"/>
                    <w:sz w:val="21"/>
                    <w:szCs w:val="21"/>
                  </w:rPr>
                </w:rPrChange>
              </w:rPr>
              <w:pPrChange w:id="64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649" w:author="Codex" w:date="2026-10-05T16:32:41.313017+00:00">
                  <w:rPr>
                    <w:bCs w:val="0"/>
                    <w:sz w:val="21"/>
                    <w:szCs w:val="21"/>
                  </w:rPr>
                </w:rPrChange>
              </w:rPr>
              <w:t>TE</w:t>
            </w:r>
          </w:p>
        </w:tc>
        <w:tc>
          <w:tcPr>
            <w:tcW w:w="0" w:type="auto"/>
            <w:tcBorders>
              <w:top w:val="nil"/>
              <w:left w:val="nil"/>
              <w:bottom w:val="nil"/>
              <w:right w:val="nil"/>
              <w:insideH w:val="nil"/>
              <w:insideV w:val="nil"/>
            </w:tcBorders>
            <w:tcMar>
              <w:left w:w="102" w:type="dxa"/>
              <w:right w:w="102" w:type="dxa"/>
            </w:tcMar>
            <w:tcPrChange w:id="650" w:author="Codex" w:date="2026-10-05T16:32:41.313017+00:00">
              <w:tcPr>
                <w:tcW w:w="0" w:type="auto"/>
                <w:tcBorders>
                  <w:top w:val="nil"/>
                  <w:left w:val="nil"/>
                  <w:bottom w:val="nil"/>
                  <w:right w:val="nil"/>
                </w:tcBorders>
                <w:tcMar>
                  <w:left w:w="102" w:type="dxa"/>
                  <w:right w:w="102" w:type="dxa"/>
                </w:tcMar>
              </w:tcPr>
            </w:tcPrChange>
          </w:tcPr>
          <w:p w14:paraId="7248071A" w14:textId="77777777" w:rsidR="00FB24F4" w:rsidRDefault="00FB24F4">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82" w:author="Codex" w:date="2026-10-05T16:32:41.313017+00:00">
                  <w:rPr>
                    <w:rFonts w:cs="Times New Roman"/>
                    <w:szCs w:val="21"/>
                  </w:rPr>
                </w:rPrChange>
              </w:rPr>
              <w:pPrChange w:id="651" w:author="Codex" w:date="2026-10-05T16:32:41.313017+00:00">
                <w:pPr>
                  <w:keepNext/>
                  <w:snapToGrid w:val="0"/>
                  <w:spacing w:line="280" w:lineRule="atLeast"/>
                  <w:ind w:firstLineChars="0" w:firstLine="0"/>
                  <w:jc w:val="left"/>
                </w:pPr>
              </w:pPrChange>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1</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insideH w:val="nil"/>
              <w:insideV w:val="nil"/>
            </w:tcBorders>
            <w:tcMar>
              <w:left w:w="102" w:type="dxa"/>
              <w:right w:w="102" w:type="dxa"/>
            </w:tcMar>
            <w:vAlign w:val="center"/>
            <w:tcPrChange w:id="652" w:author="Codex" w:date="2026-10-05T16:32:41.313017+00:00">
              <w:tcPr>
                <w:tcW w:w="0" w:type="auto"/>
                <w:tcBorders>
                  <w:top w:val="nil"/>
                  <w:left w:val="nil"/>
                  <w:bottom w:val="nil"/>
                  <w:right w:val="nil"/>
                </w:tcBorders>
                <w:tcMar>
                  <w:left w:w="102" w:type="dxa"/>
                  <w:right w:w="102" w:type="dxa"/>
                </w:tcMar>
                <w:vAlign w:val="center"/>
              </w:tcPr>
            </w:tcPrChange>
          </w:tcPr>
          <w:p w14:paraId="50456F2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83" w:author="Codex" w:date="2026-10-05T16:32:41.313017+00:00">
                  <w:rPr>
                    <w:bCs w:val="0"/>
                    <w:sz w:val="21"/>
                    <w:szCs w:val="21"/>
                  </w:rPr>
                </w:rPrChange>
              </w:rPr>
              <w:pPrChange w:id="653"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654" w:author="Codex" w:date="2026-10-05T16:32:41.313017+00:00">
                  <w:rPr>
                    <w:bCs w:val="0"/>
                    <w:sz w:val="21"/>
                    <w:szCs w:val="21"/>
                  </w:rPr>
                </w:rPrChange>
              </w:rPr>
              <w:t>总体效应</w:t>
            </w:r>
          </w:p>
        </w:tc>
      </w:tr>
      <w:tr w:rsidR="003C4A23" w14:paraId="41D6C3ED"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Change w:id="655" w:author="Codex" w:date="2026-10-05T16:32:41.313017+00:00">
              <w:tcPr>
                <w:tcW w:w="0" w:type="auto"/>
                <w:tcBorders>
                  <w:top w:val="nil"/>
                  <w:left w:val="nil"/>
                  <w:bottom w:val="nil"/>
                  <w:right w:val="nil"/>
                </w:tcBorders>
                <w:tcMar>
                  <w:left w:w="102" w:type="dxa"/>
                  <w:right w:w="102" w:type="dxa"/>
                </w:tcMar>
                <w:vAlign w:val="center"/>
              </w:tcPr>
            </w:tcPrChange>
          </w:tcPr>
          <w:p w14:paraId="4CE12744"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8584" w:author="Codex" w:date="2026-10-05T16:32:41.313017+00:00">
                  <w:rPr>
                    <w:bCs w:val="0"/>
                    <w:sz w:val="21"/>
                    <w:szCs w:val="21"/>
                  </w:rPr>
                </w:rPrChange>
              </w:rPr>
              <w:pPrChange w:id="65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657" w:author="Codex" w:date="2026-10-05T16:32:41.313017+00:00">
                  <w:rPr>
                    <w:bCs w:val="0"/>
                    <w:sz w:val="21"/>
                    <w:szCs w:val="21"/>
                  </w:rPr>
                </w:rPrChange>
              </w:rPr>
              <w:t>PNDE</w:t>
            </w:r>
          </w:p>
        </w:tc>
        <w:tc>
          <w:tcPr>
            <w:tcW w:w="0" w:type="auto"/>
            <w:tcBorders>
              <w:top w:val="nil"/>
              <w:left w:val="nil"/>
              <w:bottom w:val="nil"/>
              <w:right w:val="nil"/>
              <w:insideH w:val="nil"/>
              <w:insideV w:val="nil"/>
            </w:tcBorders>
            <w:tcMar>
              <w:left w:w="102" w:type="dxa"/>
              <w:right w:w="102" w:type="dxa"/>
            </w:tcMar>
            <w:tcPrChange w:id="658" w:author="Codex" w:date="2026-10-05T16:32:41.313017+00:00">
              <w:tcPr>
                <w:tcW w:w="0" w:type="auto"/>
                <w:tcBorders>
                  <w:top w:val="nil"/>
                  <w:left w:val="nil"/>
                  <w:bottom w:val="nil"/>
                  <w:right w:val="nil"/>
                </w:tcBorders>
                <w:tcMar>
                  <w:left w:w="102" w:type="dxa"/>
                  <w:right w:w="102" w:type="dxa"/>
                </w:tcMar>
              </w:tcPr>
            </w:tcPrChange>
          </w:tcPr>
          <w:p w14:paraId="74AC44AD" w14:textId="77777777" w:rsidR="00FB24F4" w:rsidRDefault="00FB24F4">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85" w:author="Codex" w:date="2026-10-05T16:32:41.313017+00:00">
                  <w:rPr>
                    <w:rFonts w:cs="Times New Roman"/>
                    <w:szCs w:val="21"/>
                  </w:rPr>
                </w:rPrChange>
              </w:rPr>
              <w:pPrChange w:id="659" w:author="Codex" w:date="2026-10-05T16:32:41.313017+00:00">
                <w:pPr>
                  <w:keepNext/>
                  <w:snapToGrid w:val="0"/>
                  <w:spacing w:line="280" w:lineRule="atLeast"/>
                  <w:ind w:firstLineChars="0" w:firstLine="0"/>
                  <w:jc w:val="left"/>
                </w:pPr>
              </w:pPrChange>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insideH w:val="nil"/>
              <w:insideV w:val="nil"/>
            </w:tcBorders>
            <w:tcMar>
              <w:left w:w="102" w:type="dxa"/>
              <w:right w:w="102" w:type="dxa"/>
            </w:tcMar>
            <w:vAlign w:val="center"/>
            <w:tcPrChange w:id="660" w:author="Codex" w:date="2026-10-05T16:32:41.313017+00:00">
              <w:tcPr>
                <w:tcW w:w="0" w:type="auto"/>
                <w:tcBorders>
                  <w:top w:val="nil"/>
                  <w:left w:val="nil"/>
                  <w:bottom w:val="nil"/>
                  <w:right w:val="nil"/>
                </w:tcBorders>
                <w:tcMar>
                  <w:left w:w="102" w:type="dxa"/>
                  <w:right w:w="102" w:type="dxa"/>
                </w:tcMar>
                <w:vAlign w:val="center"/>
              </w:tcPr>
            </w:tcPrChange>
          </w:tcPr>
          <w:p w14:paraId="0FD38D0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86" w:author="Codex" w:date="2026-10-05T16:32:41.313017+00:00">
                  <w:rPr>
                    <w:bCs w:val="0"/>
                    <w:sz w:val="21"/>
                    <w:szCs w:val="21"/>
                  </w:rPr>
                </w:rPrChange>
              </w:rPr>
              <w:pPrChange w:id="661"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662" w:author="Codex" w:date="2026-10-05T16:32:41.313017+00:00">
                  <w:rPr>
                    <w:bCs w:val="0"/>
                    <w:sz w:val="21"/>
                    <w:szCs w:val="21"/>
                  </w:rPr>
                </w:rPrChange>
              </w:rPr>
              <w:t>将</w:t>
            </w:r>
            <w:r>
              <w:rPr>
                <w:rFonts w:ascii="Times New Roman" w:hAnsi="Times New Roman" w:cs="Times New Roman" w:eastAsia="SimSun"/>
                <w:b w:val="0"/>
                <w:bCs w:val="0"/>
                <w:sz w:val="21"/>
                <w:szCs w:val="21"/>
                <w:rPrChange w:id="663" w:author="Codex" w:date="2026-10-05T16:32:41.313017+00:00">
                  <w:rPr>
                    <w:bCs w:val="0"/>
                    <w:sz w:val="21"/>
                    <w:szCs w:val="21"/>
                  </w:rPr>
                </w:rPrChange>
              </w:rPr>
              <w:t>M</w:t>
            </w:r>
            <w:r>
              <w:rPr>
                <w:rFonts w:ascii="Times New Roman" w:hAnsi="Times New Roman" w:cs="Times New Roman" w:eastAsia="SimSun"/>
                <w:b w:val="0"/>
                <w:bCs w:val="0"/>
                <w:sz w:val="21"/>
                <w:szCs w:val="21"/>
                <w:rPrChange w:id="664" w:author="Codex" w:date="2026-10-05T16:32:41.313017+00:00">
                  <w:rPr>
                    <w:bCs w:val="0"/>
                    <w:sz w:val="21"/>
                    <w:szCs w:val="21"/>
                  </w:rPr>
                </w:rPrChange>
              </w:rPr>
              <w:t>保留在</w:t>
            </w:r>
            <w:r>
              <w:rPr>
                <w:rFonts w:ascii="Times New Roman" w:hAnsi="Times New Roman" w:cs="Times New Roman" w:eastAsia="SimSun"/>
                <w:b w:val="0"/>
                <w:bCs w:val="0"/>
                <w:sz w:val="21"/>
                <w:szCs w:val="21"/>
                <w:rPrChange w:id="665" w:author="Codex" w:date="2026-10-05T16:32:41.313017+00:00">
                  <w:rPr>
                    <w:bCs w:val="0"/>
                    <w:sz w:val="21"/>
                    <w:szCs w:val="21"/>
                  </w:rPr>
                </w:rPrChange>
              </w:rPr>
              <w:t>X=0</w:t>
            </w:r>
            <w:r>
              <w:rPr>
                <w:rFonts w:ascii="Times New Roman" w:hAnsi="Times New Roman" w:cs="Times New Roman" w:eastAsia="SimSun"/>
                <w:b w:val="0"/>
                <w:bCs w:val="0"/>
                <w:sz w:val="21"/>
                <w:szCs w:val="21"/>
                <w:rPrChange w:id="666" w:author="Codex" w:date="2026-10-05T16:32:41.313017+00:00">
                  <w:rPr>
                    <w:bCs w:val="0"/>
                    <w:sz w:val="21"/>
                    <w:szCs w:val="21"/>
                  </w:rPr>
                </w:rPrChange>
              </w:rPr>
              <w:t>对应状态时的直接部分</w:t>
            </w:r>
          </w:p>
        </w:tc>
      </w:tr>
      <w:tr w:rsidR="003C4A23" w14:paraId="2FBBD205"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Change w:id="667" w:author="Codex" w:date="2026-10-05T16:32:41.313017+00:00">
              <w:tcPr>
                <w:tcW w:w="0" w:type="auto"/>
                <w:tcBorders>
                  <w:top w:val="nil"/>
                  <w:left w:val="nil"/>
                  <w:bottom w:val="nil"/>
                  <w:right w:val="nil"/>
                </w:tcBorders>
                <w:tcMar>
                  <w:left w:w="102" w:type="dxa"/>
                  <w:right w:w="102" w:type="dxa"/>
                </w:tcMar>
                <w:vAlign w:val="center"/>
              </w:tcPr>
            </w:tcPrChange>
          </w:tcPr>
          <w:p w14:paraId="6727284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8587" w:author="Codex" w:date="2026-10-05T16:32:41.313017+00:00">
                  <w:rPr>
                    <w:bCs w:val="0"/>
                    <w:sz w:val="21"/>
                    <w:szCs w:val="21"/>
                  </w:rPr>
                </w:rPrChange>
              </w:rPr>
              <w:pPrChange w:id="66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669" w:author="Codex" w:date="2026-10-05T16:32:41.313017+00:00">
                  <w:rPr>
                    <w:bCs w:val="0"/>
                    <w:sz w:val="21"/>
                    <w:szCs w:val="21"/>
                  </w:rPr>
                </w:rPrChange>
              </w:rPr>
              <w:t>TNIE</w:t>
            </w:r>
          </w:p>
        </w:tc>
        <w:tc>
          <w:tcPr>
            <w:tcW w:w="0" w:type="auto"/>
            <w:tcBorders>
              <w:top w:val="nil"/>
              <w:left w:val="nil"/>
              <w:bottom w:val="nil"/>
              <w:right w:val="nil"/>
              <w:insideH w:val="nil"/>
              <w:insideV w:val="nil"/>
            </w:tcBorders>
            <w:tcMar>
              <w:left w:w="102" w:type="dxa"/>
              <w:right w:w="102" w:type="dxa"/>
            </w:tcMar>
            <w:tcPrChange w:id="670" w:author="Codex" w:date="2026-10-05T16:32:41.313017+00:00">
              <w:tcPr>
                <w:tcW w:w="0" w:type="auto"/>
                <w:tcBorders>
                  <w:top w:val="nil"/>
                  <w:left w:val="nil"/>
                  <w:bottom w:val="nil"/>
                  <w:right w:val="nil"/>
                </w:tcBorders>
                <w:tcMar>
                  <w:left w:w="102" w:type="dxa"/>
                  <w:right w:w="102" w:type="dxa"/>
                </w:tcMar>
              </w:tcPr>
            </w:tcPrChange>
          </w:tcPr>
          <w:p w14:paraId="6440E2B7" w14:textId="77777777" w:rsidR="00FB24F4" w:rsidRDefault="00FB24F4">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88" w:author="Codex" w:date="2026-10-05T16:32:41.313017+00:00">
                  <w:rPr>
                    <w:rFonts w:cs="Times New Roman"/>
                    <w:szCs w:val="21"/>
                  </w:rPr>
                </w:rPrChange>
              </w:rPr>
              <w:pPrChange w:id="671" w:author="Codex" w:date="2026-10-05T16:32:41.313017+00:00">
                <w:pPr>
                  <w:keepNext/>
                  <w:snapToGrid w:val="0"/>
                  <w:spacing w:line="280" w:lineRule="atLeast"/>
                  <w:ind w:firstLineChars="0" w:firstLine="0"/>
                  <w:jc w:val="left"/>
                </w:pPr>
              </w:pPrChange>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1</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insideH w:val="nil"/>
              <w:insideV w:val="nil"/>
            </w:tcBorders>
            <w:tcMar>
              <w:left w:w="102" w:type="dxa"/>
              <w:right w:w="102" w:type="dxa"/>
            </w:tcMar>
            <w:vAlign w:val="center"/>
            <w:tcPrChange w:id="672" w:author="Codex" w:date="2026-10-05T16:32:41.313017+00:00">
              <w:tcPr>
                <w:tcW w:w="0" w:type="auto"/>
                <w:tcBorders>
                  <w:top w:val="nil"/>
                  <w:left w:val="nil"/>
                  <w:bottom w:val="nil"/>
                  <w:right w:val="nil"/>
                </w:tcBorders>
                <w:tcMar>
                  <w:left w:w="102" w:type="dxa"/>
                  <w:right w:w="102" w:type="dxa"/>
                </w:tcMar>
                <w:vAlign w:val="center"/>
              </w:tcPr>
            </w:tcPrChange>
          </w:tcPr>
          <w:p w14:paraId="284665C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89" w:author="Codex" w:date="2026-10-05T16:32:41.313017+00:00">
                  <w:rPr>
                    <w:bCs w:val="0"/>
                    <w:sz w:val="21"/>
                    <w:szCs w:val="21"/>
                  </w:rPr>
                </w:rPrChange>
              </w:rPr>
              <w:pPrChange w:id="673"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674" w:author="Codex" w:date="2026-10-05T16:32:41.313017+00:00">
                  <w:rPr>
                    <w:bCs w:val="0"/>
                    <w:sz w:val="21"/>
                    <w:szCs w:val="21"/>
                  </w:rPr>
                </w:rPrChange>
              </w:rPr>
              <w:t>固定</w:t>
            </w:r>
            <w:r>
              <w:rPr>
                <w:rFonts w:ascii="Times New Roman" w:hAnsi="Times New Roman" w:cs="Times New Roman" w:eastAsia="SimSun"/>
                <w:b w:val="0"/>
                <w:bCs w:val="0"/>
                <w:sz w:val="21"/>
                <w:szCs w:val="21"/>
                <w:rPrChange w:id="675" w:author="Codex" w:date="2026-10-05T16:32:41.313017+00:00">
                  <w:rPr>
                    <w:bCs w:val="0"/>
                    <w:sz w:val="21"/>
                    <w:szCs w:val="21"/>
                  </w:rPr>
                </w:rPrChange>
              </w:rPr>
              <w:t>X=1</w:t>
            </w:r>
            <w:r>
              <w:rPr>
                <w:rFonts w:ascii="Times New Roman" w:hAnsi="Times New Roman" w:cs="Times New Roman" w:eastAsia="SimSun"/>
                <w:b w:val="0"/>
                <w:bCs w:val="0"/>
                <w:sz w:val="21"/>
                <w:szCs w:val="21"/>
                <w:rPrChange w:id="676" w:author="Codex" w:date="2026-10-05T16:32:41.313017+00:00">
                  <w:rPr>
                    <w:bCs w:val="0"/>
                    <w:sz w:val="21"/>
                    <w:szCs w:val="21"/>
                  </w:rPr>
                </w:rPrChange>
              </w:rPr>
              <w:t>、改变</w:t>
            </w:r>
            <w:r>
              <w:rPr>
                <w:rFonts w:ascii="Times New Roman" w:hAnsi="Times New Roman" w:cs="Times New Roman" w:eastAsia="SimSun"/>
                <w:b w:val="0"/>
                <w:bCs w:val="0"/>
                <w:sz w:val="21"/>
                <w:szCs w:val="21"/>
                <w:rPrChange w:id="677" w:author="Codex" w:date="2026-10-05T16:32:41.313017+00:00">
                  <w:rPr>
                    <w:bCs w:val="0"/>
                    <w:sz w:val="21"/>
                    <w:szCs w:val="21"/>
                  </w:rPr>
                </w:rPrChange>
              </w:rPr>
              <w:t>M</w:t>
            </w:r>
            <w:r>
              <w:rPr>
                <w:rFonts w:ascii="Times New Roman" w:hAnsi="Times New Roman" w:cs="Times New Roman" w:eastAsia="SimSun"/>
                <w:b w:val="0"/>
                <w:bCs w:val="0"/>
                <w:sz w:val="21"/>
                <w:szCs w:val="21"/>
                <w:rPrChange w:id="678" w:author="Codex" w:date="2026-10-05T16:32:41.313017+00:00">
                  <w:rPr>
                    <w:bCs w:val="0"/>
                    <w:sz w:val="21"/>
                    <w:szCs w:val="21"/>
                  </w:rPr>
                </w:rPrChange>
              </w:rPr>
              <w:t>状态分布的总间接部分</w:t>
            </w:r>
          </w:p>
        </w:tc>
      </w:tr>
      <w:tr w:rsidR="003C4A23" w14:paraId="44246D17"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Change w:id="679" w:author="Codex" w:date="2026-10-05T16:32:41.313017+00:00">
              <w:tcPr>
                <w:tcW w:w="0" w:type="auto"/>
                <w:tcBorders>
                  <w:top w:val="nil"/>
                  <w:left w:val="nil"/>
                  <w:bottom w:val="nil"/>
                  <w:right w:val="nil"/>
                </w:tcBorders>
                <w:tcMar>
                  <w:left w:w="102" w:type="dxa"/>
                  <w:right w:w="102" w:type="dxa"/>
                </w:tcMar>
                <w:vAlign w:val="center"/>
              </w:tcPr>
            </w:tcPrChange>
          </w:tcPr>
          <w:p w14:paraId="5374E94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8590" w:author="Codex" w:date="2026-10-05T16:32:41.313017+00:00">
                  <w:rPr>
                    <w:bCs w:val="0"/>
                    <w:sz w:val="21"/>
                    <w:szCs w:val="21"/>
                  </w:rPr>
                </w:rPrChange>
              </w:rPr>
              <w:pPrChange w:id="680" w:author="Codex" w:date="2026-10-05T16:32:41.313017+00:00">
                <w:pPr>
                  <w:pStyle w:val="af5"/>
                  <w:keepNext/>
                  <w:snapToGrid w:val="0"/>
                  <w:spacing w:line="280" w:lineRule="exact"/>
                  <w:ind w:firstLineChars="0" w:firstLine="0"/>
                  <w:jc w:val="right"/>
                </w:pPr>
              </w:pPrChange>
            </w:pPr>
            <w:proofErr w:type="gramStart"/>
            <w:r>
              <w:rPr>
                <w:rFonts w:ascii="Times New Roman" w:hAnsi="Times New Roman" w:cs="Times New Roman" w:eastAsia="SimSun"/>
                <w:b w:val="0"/>
                <w:bCs w:val="0"/>
                <w:sz w:val="21"/>
                <w:szCs w:val="21"/>
                <w:rPrChange w:id="681" w:author="Codex" w:date="2026-10-05T16:32:41.313017+00:00">
                  <w:rPr>
                    <w:bCs w:val="0"/>
                    <w:sz w:val="21"/>
                    <w:szCs w:val="21"/>
                  </w:rPr>
                </w:rPrChange>
              </w:rPr>
              <w:t>CDE(</w:t>
            </w:r>
            <w:proofErr w:type="gramEnd"/>
            <w:r>
              <w:rPr>
                <w:rFonts w:ascii="Times New Roman" w:hAnsi="Times New Roman" w:cs="Times New Roman" w:eastAsia="SimSun"/>
                <w:b w:val="0"/>
                <w:bCs w:val="0"/>
                <w:sz w:val="21"/>
                <w:szCs w:val="21"/>
                <w:rPrChange w:id="682" w:author="Codex" w:date="2026-10-05T16:32:41.313017+00:00">
                  <w:rPr>
                    <w:bCs w:val="0"/>
                    <w:sz w:val="21"/>
                    <w:szCs w:val="21"/>
                  </w:rPr>
                </w:rPrChange>
              </w:rPr>
              <w:t>0)</w:t>
            </w:r>
          </w:p>
        </w:tc>
        <w:tc>
          <w:tcPr>
            <w:tcW w:w="0" w:type="auto"/>
            <w:tcBorders>
              <w:top w:val="nil"/>
              <w:left w:val="nil"/>
              <w:bottom w:val="nil"/>
              <w:right w:val="nil"/>
              <w:insideH w:val="nil"/>
              <w:insideV w:val="nil"/>
            </w:tcBorders>
            <w:tcMar>
              <w:left w:w="102" w:type="dxa"/>
              <w:right w:w="102" w:type="dxa"/>
            </w:tcMar>
            <w:tcPrChange w:id="683" w:author="Codex" w:date="2026-10-05T16:32:41.313017+00:00">
              <w:tcPr>
                <w:tcW w:w="0" w:type="auto"/>
                <w:tcBorders>
                  <w:top w:val="nil"/>
                  <w:left w:val="nil"/>
                  <w:bottom w:val="nil"/>
                  <w:right w:val="nil"/>
                </w:tcBorders>
                <w:tcMar>
                  <w:left w:w="102" w:type="dxa"/>
                  <w:right w:w="102" w:type="dxa"/>
                </w:tcMar>
              </w:tcPr>
            </w:tcPrChange>
          </w:tcPr>
          <w:p w14:paraId="47260C01" w14:textId="77777777" w:rsidR="00FB24F4" w:rsidRDefault="00FB24F4">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91" w:author="Codex" w:date="2026-10-05T16:32:41.313017+00:00">
                  <w:rPr>
                    <w:rFonts w:cs="Times New Roman"/>
                    <w:szCs w:val="21"/>
                  </w:rPr>
                </w:rPrChange>
              </w:rPr>
              <w:pPrChange w:id="684" w:author="Codex" w:date="2026-10-05T16:32:41.313017+00:00">
                <w:pPr>
                  <w:keepNext/>
                  <w:snapToGrid w:val="0"/>
                  <w:spacing w:line="280" w:lineRule="atLeast"/>
                  <w:ind w:firstLineChars="0" w:firstLine="0"/>
                  <w:jc w:val="left"/>
                </w:pPr>
              </w:pPrChange>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1,0</m:t>
                    </m:r>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0,0</m:t>
                    </m:r>
                  </m:sub>
                </m:sSub>
                <m:r>
                  <w:rPr>
                    <w:rFonts w:ascii="Cambria Math" w:hAnsi="Cambria Math"/>
                  </w:rPr>
                  <m:t>]</m:t>
                </m:r>
              </m:oMath>
            </m:oMathPara>
          </w:p>
        </w:tc>
        <w:tc>
          <w:tcPr>
            <w:tcW w:w="0" w:type="auto"/>
            <w:tcBorders>
              <w:top w:val="nil"/>
              <w:left w:val="nil"/>
              <w:bottom w:val="nil"/>
              <w:right w:val="nil"/>
              <w:insideH w:val="nil"/>
              <w:insideV w:val="nil"/>
            </w:tcBorders>
            <w:tcMar>
              <w:left w:w="102" w:type="dxa"/>
              <w:right w:w="102" w:type="dxa"/>
            </w:tcMar>
            <w:vAlign w:val="center"/>
            <w:tcPrChange w:id="685" w:author="Codex" w:date="2026-10-05T16:32:41.313017+00:00">
              <w:tcPr>
                <w:tcW w:w="0" w:type="auto"/>
                <w:tcBorders>
                  <w:top w:val="nil"/>
                  <w:left w:val="nil"/>
                  <w:bottom w:val="nil"/>
                  <w:right w:val="nil"/>
                </w:tcBorders>
                <w:tcMar>
                  <w:left w:w="102" w:type="dxa"/>
                  <w:right w:w="102" w:type="dxa"/>
                </w:tcMar>
                <w:vAlign w:val="center"/>
              </w:tcPr>
            </w:tcPrChange>
          </w:tcPr>
          <w:p w14:paraId="19A7599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92" w:author="Codex" w:date="2026-10-05T16:32:41.313017+00:00">
                  <w:rPr>
                    <w:bCs w:val="0"/>
                    <w:sz w:val="21"/>
                    <w:szCs w:val="21"/>
                  </w:rPr>
                </w:rPrChange>
              </w:rPr>
              <w:pPrChange w:id="686"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687" w:author="Codex" w:date="2026-10-05T16:32:41.313017+00:00">
                  <w:rPr>
                    <w:bCs w:val="0"/>
                    <w:sz w:val="21"/>
                    <w:szCs w:val="21"/>
                  </w:rPr>
                </w:rPrChange>
              </w:rPr>
              <w:t>固定</w:t>
            </w:r>
            <w:r>
              <w:rPr>
                <w:rFonts w:ascii="Times New Roman" w:hAnsi="Times New Roman" w:cs="Times New Roman" w:eastAsia="SimSun"/>
                <w:b w:val="0"/>
                <w:bCs w:val="0"/>
                <w:sz w:val="21"/>
                <w:szCs w:val="21"/>
                <w:rPrChange w:id="688" w:author="Codex" w:date="2026-10-05T16:32:41.313017+00:00">
                  <w:rPr>
                    <w:bCs w:val="0"/>
                    <w:sz w:val="21"/>
                    <w:szCs w:val="21"/>
                  </w:rPr>
                </w:rPrChange>
              </w:rPr>
              <w:t>M=0</w:t>
            </w:r>
            <w:r>
              <w:rPr>
                <w:rFonts w:ascii="Times New Roman" w:hAnsi="Times New Roman" w:cs="Times New Roman" w:eastAsia="SimSun"/>
                <w:b w:val="0"/>
                <w:bCs w:val="0"/>
                <w:sz w:val="21"/>
                <w:szCs w:val="21"/>
                <w:rPrChange w:id="689" w:author="Codex" w:date="2026-10-05T16:32:41.313017+00:00">
                  <w:rPr>
                    <w:bCs w:val="0"/>
                    <w:sz w:val="21"/>
                    <w:szCs w:val="21"/>
                  </w:rPr>
                </w:rPrChange>
              </w:rPr>
              <w:t>时的暴露效应</w:t>
            </w:r>
          </w:p>
        </w:tc>
      </w:tr>
      <w:tr w:rsidR="003C4A23" w14:paraId="7E5F5B6B"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Change w:id="690" w:author="Codex" w:date="2026-10-05T16:32:41.313017+00:00">
              <w:tcPr>
                <w:tcW w:w="0" w:type="auto"/>
                <w:tcBorders>
                  <w:top w:val="nil"/>
                  <w:left w:val="nil"/>
                  <w:bottom w:val="nil"/>
                  <w:right w:val="nil"/>
                </w:tcBorders>
                <w:tcMar>
                  <w:left w:w="102" w:type="dxa"/>
                  <w:right w:w="102" w:type="dxa"/>
                </w:tcMar>
                <w:vAlign w:val="center"/>
              </w:tcPr>
            </w:tcPrChange>
          </w:tcPr>
          <w:p w14:paraId="4479DB87"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8593" w:author="Codex" w:date="2026-10-05T16:32:41.313017+00:00">
                  <w:rPr>
                    <w:bCs w:val="0"/>
                    <w:sz w:val="21"/>
                    <w:szCs w:val="21"/>
                  </w:rPr>
                </w:rPrChange>
              </w:rPr>
              <w:pPrChange w:id="691" w:author="Codex" w:date="2026-10-05T16:32:41.313017+00:00">
                <w:pPr>
                  <w:pStyle w:val="af5"/>
                  <w:keepNext/>
                  <w:snapToGrid w:val="0"/>
                  <w:spacing w:line="280" w:lineRule="exact"/>
                  <w:ind w:firstLineChars="0" w:firstLine="0"/>
                  <w:jc w:val="right"/>
                </w:pPr>
              </w:pPrChange>
            </w:pPr>
            <w:proofErr w:type="gramStart"/>
            <w:r>
              <w:rPr>
                <w:rFonts w:ascii="Times New Roman" w:hAnsi="Times New Roman" w:cs="Times New Roman" w:eastAsia="SimSun"/>
                <w:b w:val="0"/>
                <w:bCs w:val="0"/>
                <w:sz w:val="21"/>
                <w:szCs w:val="21"/>
                <w:rPrChange w:id="692" w:author="Codex" w:date="2026-10-05T16:32:41.313017+00:00">
                  <w:rPr>
                    <w:bCs w:val="0"/>
                    <w:sz w:val="21"/>
                    <w:szCs w:val="21"/>
                  </w:rPr>
                </w:rPrChange>
              </w:rPr>
              <w:t>INTref(</w:t>
            </w:r>
            <w:proofErr w:type="gramEnd"/>
            <w:r>
              <w:rPr>
                <w:rFonts w:ascii="Times New Roman" w:hAnsi="Times New Roman" w:cs="Times New Roman" w:eastAsia="SimSun"/>
                <w:b w:val="0"/>
                <w:bCs w:val="0"/>
                <w:sz w:val="21"/>
                <w:szCs w:val="21"/>
                <w:rPrChange w:id="693" w:author="Codex" w:date="2026-10-05T16:32:41.313017+00:00">
                  <w:rPr>
                    <w:bCs w:val="0"/>
                    <w:sz w:val="21"/>
                    <w:szCs w:val="21"/>
                  </w:rPr>
                </w:rPrChange>
              </w:rPr>
              <w:t>0)</w:t>
            </w:r>
          </w:p>
        </w:tc>
        <w:tc>
          <w:tcPr>
            <w:tcW w:w="0" w:type="auto"/>
            <w:tcBorders>
              <w:top w:val="nil"/>
              <w:left w:val="nil"/>
              <w:bottom w:val="nil"/>
              <w:right w:val="nil"/>
              <w:insideH w:val="nil"/>
              <w:insideV w:val="nil"/>
            </w:tcBorders>
            <w:tcMar>
              <w:left w:w="102" w:type="dxa"/>
              <w:right w:w="102" w:type="dxa"/>
            </w:tcMar>
            <w:tcPrChange w:id="694" w:author="Codex" w:date="2026-10-05T16:32:41.313017+00:00">
              <w:tcPr>
                <w:tcW w:w="0" w:type="auto"/>
                <w:tcBorders>
                  <w:top w:val="nil"/>
                  <w:left w:val="nil"/>
                  <w:bottom w:val="nil"/>
                  <w:right w:val="nil"/>
                </w:tcBorders>
                <w:tcMar>
                  <w:left w:w="102" w:type="dxa"/>
                  <w:right w:w="102" w:type="dxa"/>
                </w:tcMar>
              </w:tcPr>
            </w:tcPrChange>
          </w:tcPr>
          <w:p w14:paraId="11E7B186" w14:textId="77777777" w:rsidR="00FB24F4" w:rsidRDefault="00FB24F4">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94" w:author="Codex" w:date="2026-10-05T16:32:41.313017+00:00">
                  <w:rPr>
                    <w:rFonts w:cs="Times New Roman"/>
                    <w:szCs w:val="21"/>
                  </w:rPr>
                </w:rPrChange>
              </w:rPr>
              <w:pPrChange w:id="695" w:author="Codex" w:date="2026-10-05T16:32:41.313017+00:00">
                <w:pPr>
                  <w:keepNext/>
                  <w:snapToGrid w:val="0"/>
                  <w:spacing w:line="280" w:lineRule="atLeast"/>
                  <w:ind w:firstLineChars="0" w:firstLine="0"/>
                  <w:jc w:val="left"/>
                </w:pPr>
              </w:pPrChange>
            </w:pPr>
            <m:oMathPara>
              <m:oMath>
                <m:r>
                  <w:rPr>
                    <w:rFonts w:ascii="Cambria Math" w:hAnsi="Cambria Math"/>
                  </w:rPr>
                  <m:t xml:space="preserve">E[J </m:t>
                </m:r>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m:t>
                </m:r>
              </m:oMath>
            </m:oMathPara>
          </w:p>
        </w:tc>
        <w:tc>
          <w:tcPr>
            <w:tcW w:w="0" w:type="auto"/>
            <w:tcBorders>
              <w:top w:val="nil"/>
              <w:left w:val="nil"/>
              <w:bottom w:val="nil"/>
              <w:right w:val="nil"/>
              <w:insideH w:val="nil"/>
              <w:insideV w:val="nil"/>
            </w:tcBorders>
            <w:tcMar>
              <w:left w:w="102" w:type="dxa"/>
              <w:right w:w="102" w:type="dxa"/>
            </w:tcMar>
            <w:vAlign w:val="center"/>
            <w:tcPrChange w:id="696" w:author="Codex" w:date="2026-10-05T16:32:41.313017+00:00">
              <w:tcPr>
                <w:tcW w:w="0" w:type="auto"/>
                <w:tcBorders>
                  <w:top w:val="nil"/>
                  <w:left w:val="nil"/>
                  <w:bottom w:val="nil"/>
                  <w:right w:val="nil"/>
                </w:tcBorders>
                <w:tcMar>
                  <w:left w:w="102" w:type="dxa"/>
                  <w:right w:w="102" w:type="dxa"/>
                </w:tcMar>
                <w:vAlign w:val="center"/>
              </w:tcPr>
            </w:tcPrChange>
          </w:tcPr>
          <w:p w14:paraId="00920F3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95" w:author="Codex" w:date="2026-10-05T16:32:41.313017+00:00">
                  <w:rPr>
                    <w:bCs w:val="0"/>
                    <w:sz w:val="21"/>
                    <w:szCs w:val="21"/>
                  </w:rPr>
                </w:rPrChange>
              </w:rPr>
              <w:pPrChange w:id="697"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698" w:author="Codex" w:date="2026-10-05T16:32:41.313017+00:00">
                  <w:rPr>
                    <w:bCs w:val="0"/>
                    <w:sz w:val="21"/>
                    <w:szCs w:val="21"/>
                  </w:rPr>
                </w:rPrChange>
              </w:rPr>
              <w:t>涉及交互而非中介的部分</w:t>
            </w:r>
          </w:p>
        </w:tc>
      </w:tr>
      <w:tr w:rsidR="003C4A23" w14:paraId="341FF897"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Change w:id="699" w:author="Codex" w:date="2026-10-05T16:32:41.313017+00:00">
              <w:tcPr>
                <w:tcW w:w="0" w:type="auto"/>
                <w:tcBorders>
                  <w:top w:val="nil"/>
                  <w:left w:val="nil"/>
                  <w:bottom w:val="nil"/>
                  <w:right w:val="nil"/>
                </w:tcBorders>
                <w:tcMar>
                  <w:left w:w="102" w:type="dxa"/>
                  <w:right w:w="102" w:type="dxa"/>
                </w:tcMar>
                <w:vAlign w:val="center"/>
              </w:tcPr>
            </w:tcPrChange>
          </w:tcPr>
          <w:p w14:paraId="2B4303E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8596" w:author="Codex" w:date="2026-10-05T16:32:41.313017+00:00">
                  <w:rPr>
                    <w:bCs w:val="0"/>
                    <w:sz w:val="21"/>
                    <w:szCs w:val="21"/>
                  </w:rPr>
                </w:rPrChange>
              </w:rPr>
              <w:pPrChange w:id="70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701" w:author="Codex" w:date="2026-10-05T16:32:41.313017+00:00">
                  <w:rPr>
                    <w:bCs w:val="0"/>
                    <w:sz w:val="21"/>
                    <w:szCs w:val="21"/>
                  </w:rPr>
                </w:rPrChange>
              </w:rPr>
              <w:t>INTmed</w:t>
            </w:r>
          </w:p>
        </w:tc>
        <w:tc>
          <w:tcPr>
            <w:tcW w:w="0" w:type="auto"/>
            <w:tcBorders>
              <w:top w:val="nil"/>
              <w:left w:val="nil"/>
              <w:bottom w:val="nil"/>
              <w:right w:val="nil"/>
              <w:insideH w:val="nil"/>
              <w:insideV w:val="nil"/>
            </w:tcBorders>
            <w:tcMar>
              <w:left w:w="102" w:type="dxa"/>
              <w:right w:w="102" w:type="dxa"/>
            </w:tcMar>
            <w:tcPrChange w:id="702" w:author="Codex" w:date="2026-10-05T16:32:41.313017+00:00">
              <w:tcPr>
                <w:tcW w:w="0" w:type="auto"/>
                <w:tcBorders>
                  <w:top w:val="nil"/>
                  <w:left w:val="nil"/>
                  <w:bottom w:val="nil"/>
                  <w:right w:val="nil"/>
                </w:tcBorders>
                <w:tcMar>
                  <w:left w:w="102" w:type="dxa"/>
                  <w:right w:w="102" w:type="dxa"/>
                </w:tcMar>
              </w:tcPr>
            </w:tcPrChange>
          </w:tcPr>
          <w:p w14:paraId="44FA30E7" w14:textId="77777777" w:rsidR="00FB24F4" w:rsidRDefault="00FB24F4">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97" w:author="Codex" w:date="2026-10-05T16:32:41.313017+00:00">
                  <w:rPr>
                    <w:rFonts w:cs="Times New Roman"/>
                    <w:szCs w:val="21"/>
                  </w:rPr>
                </w:rPrChange>
              </w:rPr>
              <w:pPrChange w:id="703" w:author="Codex" w:date="2026-10-05T16:32:41.313017+00:00">
                <w:pPr>
                  <w:keepNext/>
                  <w:snapToGrid w:val="0"/>
                  <w:spacing w:line="280" w:lineRule="atLeast"/>
                  <w:ind w:firstLineChars="0" w:firstLine="0"/>
                  <w:jc w:val="left"/>
                </w:pPr>
              </w:pPrChange>
            </w:pPr>
            <m:oMathPara>
              <m:oMath>
                <m:r>
                  <w:rPr>
                    <w:rFonts w:ascii="Cambria Math" w:hAnsi="Cambria Math"/>
                  </w:rPr>
                  <m:t>E[J (</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m:t>
                </m:r>
              </m:oMath>
            </m:oMathPara>
          </w:p>
        </w:tc>
        <w:tc>
          <w:tcPr>
            <w:tcW w:w="0" w:type="auto"/>
            <w:tcBorders>
              <w:top w:val="nil"/>
              <w:left w:val="nil"/>
              <w:bottom w:val="nil"/>
              <w:right w:val="nil"/>
              <w:insideH w:val="nil"/>
              <w:insideV w:val="nil"/>
            </w:tcBorders>
            <w:tcMar>
              <w:left w:w="102" w:type="dxa"/>
              <w:right w:w="102" w:type="dxa"/>
            </w:tcMar>
            <w:vAlign w:val="center"/>
            <w:tcPrChange w:id="704" w:author="Codex" w:date="2026-10-05T16:32:41.313017+00:00">
              <w:tcPr>
                <w:tcW w:w="0" w:type="auto"/>
                <w:tcBorders>
                  <w:top w:val="nil"/>
                  <w:left w:val="nil"/>
                  <w:bottom w:val="nil"/>
                  <w:right w:val="nil"/>
                </w:tcBorders>
                <w:tcMar>
                  <w:left w:w="102" w:type="dxa"/>
                  <w:right w:w="102" w:type="dxa"/>
                </w:tcMar>
                <w:vAlign w:val="center"/>
              </w:tcPr>
            </w:tcPrChange>
          </w:tcPr>
          <w:p w14:paraId="4D32E249"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98" w:author="Codex" w:date="2026-10-05T16:32:41.313017+00:00">
                  <w:rPr>
                    <w:bCs w:val="0"/>
                    <w:sz w:val="21"/>
                    <w:szCs w:val="21"/>
                  </w:rPr>
                </w:rPrChange>
              </w:rPr>
              <w:pPrChange w:id="705"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706" w:author="Codex" w:date="2026-10-05T16:32:41.313017+00:00">
                  <w:rPr>
                    <w:bCs w:val="0"/>
                    <w:sz w:val="21"/>
                    <w:szCs w:val="21"/>
                  </w:rPr>
                </w:rPrChange>
              </w:rPr>
              <w:t>同时涉及中介与交互的部分</w:t>
            </w:r>
          </w:p>
        </w:tc>
      </w:tr>
      <w:tr w:rsidR="003C4A23" w14:paraId="5A61E76F"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Change w:id="707" w:author="Codex" w:date="2026-10-05T16:32:41.313017+00:00">
              <w:tcPr>
                <w:tcW w:w="0" w:type="auto"/>
                <w:tcBorders>
                  <w:top w:val="nil"/>
                  <w:left w:val="nil"/>
                  <w:bottom w:val="nil"/>
                  <w:right w:val="nil"/>
                </w:tcBorders>
                <w:tcMar>
                  <w:left w:w="102" w:type="dxa"/>
                  <w:right w:w="102" w:type="dxa"/>
                </w:tcMar>
                <w:vAlign w:val="center"/>
              </w:tcPr>
            </w:tcPrChange>
          </w:tcPr>
          <w:p w14:paraId="49908C2D"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8599" w:author="Codex" w:date="2026-10-05T16:32:41.313017+00:00">
                  <w:rPr>
                    <w:bCs w:val="0"/>
                    <w:sz w:val="21"/>
                    <w:szCs w:val="21"/>
                  </w:rPr>
                </w:rPrChange>
              </w:rPr>
              <w:pPrChange w:id="70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709" w:author="Codex" w:date="2026-10-05T16:32:41.313017+00:00">
                  <w:rPr>
                    <w:bCs w:val="0"/>
                    <w:sz w:val="21"/>
                    <w:szCs w:val="21"/>
                  </w:rPr>
                </w:rPrChange>
              </w:rPr>
              <w:t>PNIE / PIE</w:t>
            </w:r>
          </w:p>
        </w:tc>
        <w:tc>
          <w:tcPr>
            <w:tcW w:w="0" w:type="auto"/>
            <w:tcBorders>
              <w:top w:val="nil"/>
              <w:left w:val="nil"/>
              <w:bottom w:val="nil"/>
              <w:right w:val="nil"/>
              <w:insideH w:val="nil"/>
              <w:insideV w:val="nil"/>
            </w:tcBorders>
            <w:tcMar>
              <w:left w:w="102" w:type="dxa"/>
              <w:right w:w="102" w:type="dxa"/>
            </w:tcMar>
            <w:tcPrChange w:id="710" w:author="Codex" w:date="2026-10-05T16:32:41.313017+00:00">
              <w:tcPr>
                <w:tcW w:w="0" w:type="auto"/>
                <w:tcBorders>
                  <w:top w:val="nil"/>
                  <w:left w:val="nil"/>
                  <w:bottom w:val="nil"/>
                  <w:right w:val="nil"/>
                </w:tcBorders>
                <w:tcMar>
                  <w:left w:w="102" w:type="dxa"/>
                  <w:right w:w="102" w:type="dxa"/>
                </w:tcMar>
              </w:tcPr>
            </w:tcPrChange>
          </w:tcPr>
          <w:p w14:paraId="495E7396" w14:textId="77777777" w:rsidR="00FB24F4" w:rsidRDefault="00FB24F4">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600" w:author="Codex" w:date="2026-10-05T16:32:41.313017+00:00">
                  <w:rPr>
                    <w:rFonts w:cs="Times New Roman"/>
                    <w:szCs w:val="21"/>
                  </w:rPr>
                </w:rPrChange>
              </w:rPr>
              <w:pPrChange w:id="711" w:author="Codex" w:date="2026-10-05T16:32:41.313017+00:00">
                <w:pPr>
                  <w:keepNext/>
                  <w:snapToGrid w:val="0"/>
                  <w:spacing w:line="280" w:lineRule="atLeast"/>
                  <w:ind w:firstLineChars="0" w:firstLine="0"/>
                  <w:jc w:val="left"/>
                </w:pPr>
              </w:pPrChange>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1</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insideH w:val="nil"/>
              <w:insideV w:val="nil"/>
            </w:tcBorders>
            <w:tcMar>
              <w:left w:w="102" w:type="dxa"/>
              <w:right w:w="102" w:type="dxa"/>
            </w:tcMar>
            <w:vAlign w:val="center"/>
            <w:tcPrChange w:id="712" w:author="Codex" w:date="2026-10-05T16:32:41.313017+00:00">
              <w:tcPr>
                <w:tcW w:w="0" w:type="auto"/>
                <w:tcBorders>
                  <w:top w:val="nil"/>
                  <w:left w:val="nil"/>
                  <w:bottom w:val="nil"/>
                  <w:right w:val="nil"/>
                </w:tcBorders>
                <w:tcMar>
                  <w:left w:w="102" w:type="dxa"/>
                  <w:right w:w="102" w:type="dxa"/>
                </w:tcMar>
                <w:vAlign w:val="center"/>
              </w:tcPr>
            </w:tcPrChange>
          </w:tcPr>
          <w:p w14:paraId="4785282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601" w:author="Codex" w:date="2026-10-05T16:32:41.313017+00:00">
                  <w:rPr>
                    <w:bCs w:val="0"/>
                    <w:sz w:val="21"/>
                    <w:szCs w:val="21"/>
                  </w:rPr>
                </w:rPrChange>
              </w:rPr>
              <w:pPrChange w:id="713"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714" w:author="Codex" w:date="2026-10-05T16:32:41.313017+00:00">
                  <w:rPr>
                    <w:bCs w:val="0"/>
                    <w:sz w:val="21"/>
                    <w:szCs w:val="21"/>
                  </w:rPr>
                </w:rPrChange>
              </w:rPr>
              <w:t>固定</w:t>
            </w:r>
            <w:r>
              <w:rPr>
                <w:rFonts w:ascii="Times New Roman" w:hAnsi="Times New Roman" w:cs="Times New Roman" w:eastAsia="SimSun"/>
                <w:b w:val="0"/>
                <w:bCs w:val="0"/>
                <w:sz w:val="21"/>
                <w:szCs w:val="21"/>
                <w:rPrChange w:id="715" w:author="Codex" w:date="2026-10-05T16:32:41.313017+00:00">
                  <w:rPr>
                    <w:bCs w:val="0"/>
                    <w:sz w:val="21"/>
                    <w:szCs w:val="21"/>
                  </w:rPr>
                </w:rPrChange>
              </w:rPr>
              <w:t>X=0</w:t>
            </w:r>
            <w:r>
              <w:rPr>
                <w:rFonts w:ascii="Times New Roman" w:hAnsi="Times New Roman" w:cs="Times New Roman" w:eastAsia="SimSun"/>
                <w:b w:val="0"/>
                <w:bCs w:val="0"/>
                <w:sz w:val="21"/>
                <w:szCs w:val="21"/>
                <w:rPrChange w:id="716" w:author="Codex" w:date="2026-10-05T16:32:41.313017+00:00">
                  <w:rPr>
                    <w:bCs w:val="0"/>
                    <w:sz w:val="21"/>
                    <w:szCs w:val="21"/>
                  </w:rPr>
                </w:rPrChange>
              </w:rPr>
              <w:t>、改变</w:t>
            </w:r>
            <w:r>
              <w:rPr>
                <w:rFonts w:ascii="Times New Roman" w:hAnsi="Times New Roman" w:cs="Times New Roman" w:eastAsia="SimSun"/>
                <w:b w:val="0"/>
                <w:bCs w:val="0"/>
                <w:sz w:val="21"/>
                <w:szCs w:val="21"/>
                <w:rPrChange w:id="717" w:author="Codex" w:date="2026-10-05T16:32:41.313017+00:00">
                  <w:rPr>
                    <w:bCs w:val="0"/>
                    <w:sz w:val="21"/>
                    <w:szCs w:val="21"/>
                  </w:rPr>
                </w:rPrChange>
              </w:rPr>
              <w:t>M</w:t>
            </w:r>
            <w:r>
              <w:rPr>
                <w:rFonts w:ascii="Times New Roman" w:hAnsi="Times New Roman" w:cs="Times New Roman" w:eastAsia="SimSun"/>
                <w:b w:val="0"/>
                <w:bCs w:val="0"/>
                <w:sz w:val="21"/>
                <w:szCs w:val="21"/>
                <w:rPrChange w:id="718" w:author="Codex" w:date="2026-10-05T16:32:41.313017+00:00">
                  <w:rPr>
                    <w:bCs w:val="0"/>
                    <w:sz w:val="21"/>
                    <w:szCs w:val="21"/>
                  </w:rPr>
                </w:rPrChange>
              </w:rPr>
              <w:t>状态分布的纯间接部分</w:t>
            </w:r>
          </w:p>
        </w:tc>
      </w:tr>
      <w:tr w:rsidR="003C4A23" w14:paraId="58C03FA4"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Change w:id="719" w:author="Codex" w:date="2026-10-05T16:32:41.313017+00:00">
              <w:tcPr>
                <w:tcW w:w="0" w:type="auto"/>
                <w:tcBorders>
                  <w:top w:val="nil"/>
                  <w:left w:val="nil"/>
                  <w:bottom w:val="nil"/>
                  <w:right w:val="nil"/>
                </w:tcBorders>
                <w:tcMar>
                  <w:left w:w="102" w:type="dxa"/>
                  <w:right w:w="102" w:type="dxa"/>
                </w:tcMar>
                <w:vAlign w:val="center"/>
              </w:tcPr>
            </w:tcPrChange>
          </w:tcPr>
          <w:p w14:paraId="78F87EE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8602" w:author="Codex" w:date="2026-10-05T16:32:41.313017+00:00">
                  <w:rPr>
                    <w:bCs w:val="0"/>
                    <w:sz w:val="21"/>
                    <w:szCs w:val="21"/>
                  </w:rPr>
                </w:rPrChange>
              </w:rPr>
              <w:pPrChange w:id="72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721" w:author="Codex" w:date="2026-10-05T16:32:41.313017+00:00">
                  <w:rPr>
                    <w:bCs w:val="0"/>
                    <w:sz w:val="21"/>
                    <w:szCs w:val="21"/>
                  </w:rPr>
                </w:rPrChange>
              </w:rPr>
              <w:t>PM</w:t>
            </w:r>
          </w:p>
        </w:tc>
        <w:tc>
          <w:tcPr>
            <w:tcW w:w="0" w:type="auto"/>
            <w:tcBorders>
              <w:top w:val="nil"/>
              <w:left w:val="nil"/>
              <w:bottom w:val="nil"/>
              <w:right w:val="nil"/>
              <w:insideH w:val="nil"/>
              <w:insideV w:val="nil"/>
            </w:tcBorders>
            <w:tcMar>
              <w:left w:w="102" w:type="dxa"/>
              <w:right w:w="102" w:type="dxa"/>
            </w:tcMar>
            <w:tcPrChange w:id="722" w:author="Codex" w:date="2026-10-05T16:32:41.313017+00:00">
              <w:tcPr>
                <w:tcW w:w="0" w:type="auto"/>
                <w:tcBorders>
                  <w:top w:val="nil"/>
                  <w:left w:val="nil"/>
                  <w:bottom w:val="nil"/>
                  <w:right w:val="nil"/>
                </w:tcBorders>
                <w:tcMar>
                  <w:left w:w="102" w:type="dxa"/>
                  <w:right w:w="102" w:type="dxa"/>
                </w:tcMar>
              </w:tcPr>
            </w:tcPrChange>
          </w:tcPr>
          <w:p w14:paraId="7029BEEE" w14:textId="77777777" w:rsidR="00FB24F4" w:rsidRDefault="005211F2">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603" w:author="Codex" w:date="2026-10-05T16:32:41.313017+00:00">
                  <w:rPr>
                    <w:rFonts w:cs="Times New Roman"/>
                    <w:szCs w:val="21"/>
                  </w:rPr>
                </w:rPrChange>
              </w:rPr>
              <w:pPrChange w:id="723" w:author="Codex" w:date="2026-10-05T16:32:41.313017+00:00">
                <w:pPr>
                  <w:keepNext/>
                  <w:snapToGrid w:val="0"/>
                  <w:spacing w:line="280" w:lineRule="atLeast"/>
                  <w:ind w:firstLineChars="0" w:firstLine="0"/>
                  <w:jc w:val="left"/>
                </w:pPr>
              </w:pPrChange>
            </w:pPr>
            <m:oMathPara>
              <m:oMath>
                <m:f>
                  <m:fPr>
                    <m:ctrlPr>
                      <w:rPr>
                        <w:rFonts w:ascii="Cambria Math" w:hAnsi="Cambria Math"/>
                      </w:rPr>
                    </m:ctrlPr>
                  </m:fPr>
                  <m:num>
                    <m:r>
                      <w:rPr>
                        <w:rFonts w:ascii="Cambria Math" w:hAnsi="Cambria Math"/>
                      </w:rPr>
                      <m:t>TNIE</m:t>
                    </m:r>
                  </m:num>
                  <m:den>
                    <m:r>
                      <w:rPr>
                        <w:rFonts w:ascii="Cambria Math" w:hAnsi="Cambria Math"/>
                      </w:rPr>
                      <m:t>TE</m:t>
                    </m:r>
                  </m:den>
                </m:f>
              </m:oMath>
            </m:oMathPara>
          </w:p>
        </w:tc>
        <w:tc>
          <w:tcPr>
            <w:tcW w:w="0" w:type="auto"/>
            <w:tcBorders>
              <w:top w:val="nil"/>
              <w:left w:val="nil"/>
              <w:bottom w:val="nil"/>
              <w:right w:val="nil"/>
              <w:insideH w:val="nil"/>
              <w:insideV w:val="nil"/>
            </w:tcBorders>
            <w:tcMar>
              <w:left w:w="102" w:type="dxa"/>
              <w:right w:w="102" w:type="dxa"/>
            </w:tcMar>
            <w:vAlign w:val="center"/>
            <w:tcPrChange w:id="724" w:author="Codex" w:date="2026-10-05T16:32:41.313017+00:00">
              <w:tcPr>
                <w:tcW w:w="0" w:type="auto"/>
                <w:tcBorders>
                  <w:top w:val="nil"/>
                  <w:left w:val="nil"/>
                  <w:bottom w:val="nil"/>
                  <w:right w:val="nil"/>
                </w:tcBorders>
                <w:tcMar>
                  <w:left w:w="102" w:type="dxa"/>
                  <w:right w:w="102" w:type="dxa"/>
                </w:tcMar>
                <w:vAlign w:val="center"/>
              </w:tcPr>
            </w:tcPrChange>
          </w:tcPr>
          <w:p w14:paraId="0C8EAE4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604" w:author="Codex" w:date="2026-10-05T16:32:41.313017+00:00">
                  <w:rPr>
                    <w:bCs w:val="0"/>
                    <w:sz w:val="21"/>
                    <w:szCs w:val="21"/>
                  </w:rPr>
                </w:rPrChange>
              </w:rPr>
              <w:pPrChange w:id="725"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726" w:author="Codex" w:date="2026-10-05T16:32:41.313017+00:00">
                  <w:rPr>
                    <w:bCs w:val="0"/>
                    <w:sz w:val="21"/>
                    <w:szCs w:val="21"/>
                  </w:rPr>
                </w:rPrChange>
              </w:rPr>
              <w:t>中介贡献比例</w:t>
            </w:r>
          </w:p>
        </w:tc>
      </w:tr>
      <w:tr w:rsidR="003C4A23" w14:paraId="7E96D4BF"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Change w:id="727" w:author="Codex" w:date="2026-10-05T16:32:41.313017+00:00">
              <w:tcPr>
                <w:tcW w:w="0" w:type="auto"/>
                <w:tcBorders>
                  <w:top w:val="nil"/>
                  <w:left w:val="nil"/>
                  <w:bottom w:val="nil"/>
                  <w:right w:val="nil"/>
                </w:tcBorders>
                <w:tcMar>
                  <w:left w:w="102" w:type="dxa"/>
                  <w:right w:w="102" w:type="dxa"/>
                </w:tcMar>
                <w:vAlign w:val="center"/>
              </w:tcPr>
            </w:tcPrChange>
          </w:tcPr>
          <w:p w14:paraId="625667B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8605" w:author="Codex" w:date="2026-10-05T16:32:41.313017+00:00">
                  <w:rPr>
                    <w:bCs w:val="0"/>
                    <w:sz w:val="21"/>
                    <w:szCs w:val="21"/>
                  </w:rPr>
                </w:rPrChange>
              </w:rPr>
              <w:pPrChange w:id="72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729" w:author="Codex" w:date="2026-10-05T16:32:41.313017+00:00">
                  <w:rPr>
                    <w:bCs w:val="0"/>
                    <w:sz w:val="21"/>
                    <w:szCs w:val="21"/>
                  </w:rPr>
                </w:rPrChange>
              </w:rPr>
              <w:t>PAI</w:t>
            </w:r>
          </w:p>
        </w:tc>
        <w:tc>
          <w:tcPr>
            <w:tcW w:w="0" w:type="auto"/>
            <w:tcBorders>
              <w:top w:val="nil"/>
              <w:left w:val="nil"/>
              <w:bottom w:val="nil"/>
              <w:right w:val="nil"/>
              <w:insideH w:val="nil"/>
              <w:insideV w:val="nil"/>
            </w:tcBorders>
            <w:tcMar>
              <w:left w:w="102" w:type="dxa"/>
              <w:right w:w="102" w:type="dxa"/>
            </w:tcMar>
            <w:tcPrChange w:id="730" w:author="Codex" w:date="2026-10-05T16:32:41.313017+00:00">
              <w:tcPr>
                <w:tcW w:w="0" w:type="auto"/>
                <w:tcBorders>
                  <w:top w:val="nil"/>
                  <w:left w:val="nil"/>
                  <w:bottom w:val="nil"/>
                  <w:right w:val="nil"/>
                </w:tcBorders>
                <w:tcMar>
                  <w:left w:w="102" w:type="dxa"/>
                  <w:right w:w="102" w:type="dxa"/>
                </w:tcMar>
              </w:tcPr>
            </w:tcPrChange>
          </w:tcPr>
          <w:p w14:paraId="27D5E253" w14:textId="77777777" w:rsidR="00FB24F4" w:rsidRDefault="005211F2">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606" w:author="Codex" w:date="2026-10-05T16:32:41.313017+00:00">
                  <w:rPr>
                    <w:rFonts w:cs="Times New Roman"/>
                    <w:szCs w:val="21"/>
                  </w:rPr>
                </w:rPrChange>
              </w:rPr>
              <w:pPrChange w:id="731" w:author="Codex" w:date="2026-10-05T16:32:41.313017+00:00">
                <w:pPr>
                  <w:keepNext/>
                  <w:snapToGrid w:val="0"/>
                  <w:spacing w:line="280" w:lineRule="atLeast"/>
                  <w:ind w:firstLineChars="0" w:firstLine="0"/>
                  <w:jc w:val="left"/>
                </w:pPr>
              </w:pPrChange>
            </w:pPr>
            <m:oMathPara>
              <m:oMath>
                <m:f>
                  <m:fPr>
                    <m:ctrlPr>
                      <w:rPr>
                        <w:rFonts w:ascii="Cambria Math" w:hAnsi="Cambria Math"/>
                      </w:rPr>
                    </m:ctrlPr>
                  </m:fPr>
                  <m:num>
                    <m:r>
                      <w:rPr>
                        <w:rFonts w:ascii="Cambria Math" w:hAnsi="Cambria Math"/>
                      </w:rPr>
                      <m:t>INTref + INTmed</m:t>
                    </m:r>
                  </m:num>
                  <m:den>
                    <m:r>
                      <w:rPr>
                        <w:rFonts w:ascii="Cambria Math" w:hAnsi="Cambria Math"/>
                      </w:rPr>
                      <m:t>TE</m:t>
                    </m:r>
                  </m:den>
                </m:f>
              </m:oMath>
            </m:oMathPara>
          </w:p>
        </w:tc>
        <w:tc>
          <w:tcPr>
            <w:tcW w:w="0" w:type="auto"/>
            <w:tcBorders>
              <w:top w:val="nil"/>
              <w:left w:val="nil"/>
              <w:bottom w:val="nil"/>
              <w:right w:val="nil"/>
              <w:insideH w:val="nil"/>
              <w:insideV w:val="nil"/>
            </w:tcBorders>
            <w:tcMar>
              <w:left w:w="102" w:type="dxa"/>
              <w:right w:w="102" w:type="dxa"/>
            </w:tcMar>
            <w:vAlign w:val="center"/>
            <w:tcPrChange w:id="732" w:author="Codex" w:date="2026-10-05T16:32:41.313017+00:00">
              <w:tcPr>
                <w:tcW w:w="0" w:type="auto"/>
                <w:tcBorders>
                  <w:top w:val="nil"/>
                  <w:left w:val="nil"/>
                  <w:bottom w:val="nil"/>
                  <w:right w:val="nil"/>
                </w:tcBorders>
                <w:tcMar>
                  <w:left w:w="102" w:type="dxa"/>
                  <w:right w:w="102" w:type="dxa"/>
                </w:tcMar>
                <w:vAlign w:val="center"/>
              </w:tcPr>
            </w:tcPrChange>
          </w:tcPr>
          <w:p w14:paraId="535853E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607" w:author="Codex" w:date="2026-10-05T16:32:41.313017+00:00">
                  <w:rPr>
                    <w:bCs w:val="0"/>
                    <w:sz w:val="21"/>
                    <w:szCs w:val="21"/>
                  </w:rPr>
                </w:rPrChange>
              </w:rPr>
              <w:pPrChange w:id="733"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734" w:author="Codex" w:date="2026-10-05T16:32:41.313017+00:00">
                  <w:rPr>
                    <w:bCs w:val="0"/>
                    <w:sz w:val="21"/>
                    <w:szCs w:val="21"/>
                  </w:rPr>
                </w:rPrChange>
              </w:rPr>
              <w:t>交互贡献比例</w:t>
            </w:r>
          </w:p>
        </w:tc>
      </w:tr>
      <w:tr w:rsidR="003C4A23" w14:paraId="1663BE24" w14:textId="77777777" w:rsidTr="00A40A87">
        <w:trPr>
          <w:cantSplit/>
        </w:trPr>
        <w:tc>
          <w:tcPr>
            <w:tcW w:w="0" w:type="auto"/>
            <w:tcBorders>
              <w:top w:val="nil"/>
              <w:left w:val="nil"/>
              <w:bottom w:val="single" w:sz="12" w:color="000000"/>
              <w:right w:val="nil"/>
              <w:insideH w:val="nil"/>
              <w:insideV w:val="nil"/>
            </w:tcBorders>
            <w:tcMar>
              <w:left w:w="102" w:type="dxa"/>
              <w:right w:w="102" w:type="dxa"/>
            </w:tcMar>
            <w:vAlign w:val="center"/>
            <w:tcPrChange w:id="735"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7B6CA6CF"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8608" w:author="Codex" w:date="2026-10-05T16:32:41.313017+00:00">
                  <w:rPr>
                    <w:bCs w:val="0"/>
                    <w:sz w:val="21"/>
                    <w:szCs w:val="21"/>
                  </w:rPr>
                </w:rPrChange>
              </w:rPr>
              <w:pPrChange w:id="736" w:author="Codex" w:date="2026-10-05T16:32:41.313017+00:00">
                <w:pPr>
                  <w:pStyle w:val="af5"/>
                  <w:keepNext/>
                  <w:snapToGrid w:val="0"/>
                  <w:spacing w:line="280" w:lineRule="exact"/>
                  <w:ind w:firstLineChars="0" w:firstLine="0"/>
                  <w:jc w:val="right"/>
                </w:pPr>
              </w:pPrChange>
            </w:pPr>
            <w:proofErr w:type="gramStart"/>
            <w:r>
              <w:rPr>
                <w:rFonts w:ascii="Times New Roman" w:hAnsi="Times New Roman" w:cs="Times New Roman" w:eastAsia="SimSun"/>
                <w:b w:val="0"/>
                <w:bCs w:val="0"/>
                <w:sz w:val="21"/>
                <w:szCs w:val="21"/>
                <w:rPrChange w:id="737" w:author="Codex" w:date="2026-10-05T16:32:41.313017+00:00">
                  <w:rPr>
                    <w:bCs w:val="0"/>
                    <w:sz w:val="21"/>
                    <w:szCs w:val="21"/>
                  </w:rPr>
                </w:rPrChange>
              </w:rPr>
              <w:t>PE(</w:t>
            </w:r>
            <w:proofErr w:type="gramEnd"/>
            <w:r>
              <w:rPr>
                <w:rFonts w:ascii="Times New Roman" w:hAnsi="Times New Roman" w:cs="Times New Roman" w:eastAsia="SimSun"/>
                <w:b w:val="0"/>
                <w:bCs w:val="0"/>
                <w:sz w:val="21"/>
                <w:szCs w:val="21"/>
                <w:rPrChange w:id="738" w:author="Codex" w:date="2026-10-05T16:32:41.313017+00:00">
                  <w:rPr>
                    <w:bCs w:val="0"/>
                    <w:sz w:val="21"/>
                    <w:szCs w:val="21"/>
                  </w:rPr>
                </w:rPrChange>
              </w:rPr>
              <w:t>0)</w:t>
            </w:r>
          </w:p>
        </w:tc>
        <w:tc>
          <w:tcPr>
            <w:tcW w:w="0" w:type="auto"/>
            <w:tcBorders>
              <w:top w:val="nil"/>
              <w:left w:val="nil"/>
              <w:bottom w:val="single" w:sz="12" w:color="000000"/>
              <w:right w:val="nil"/>
              <w:insideH w:val="nil"/>
              <w:insideV w:val="nil"/>
            </w:tcBorders>
            <w:tcMar>
              <w:left w:w="102" w:type="dxa"/>
              <w:right w:w="102" w:type="dxa"/>
            </w:tcMar>
            <w:tcPrChange w:id="739" w:author="Codex" w:date="2026-10-05T16:32:41.313017+00:00">
              <w:tcPr>
                <w:tcW w:w="0" w:type="auto"/>
                <w:tcBorders>
                  <w:top w:val="nil"/>
                  <w:left w:val="nil"/>
                  <w:bottom w:val="single" w:sz="12" w:space="0" w:color="000000"/>
                  <w:right w:val="nil"/>
                </w:tcBorders>
                <w:tcMar>
                  <w:left w:w="102" w:type="dxa"/>
                  <w:right w:w="102" w:type="dxa"/>
                </w:tcMar>
              </w:tcPr>
            </w:tcPrChange>
          </w:tcPr>
          <w:p w14:paraId="124843F8" w14:textId="77777777" w:rsidR="00FB24F4" w:rsidRDefault="005211F2">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609" w:author="Codex" w:date="2026-10-05T16:32:41.313017+00:00">
                  <w:rPr>
                    <w:rFonts w:cs="Times New Roman"/>
                    <w:szCs w:val="21"/>
                  </w:rPr>
                </w:rPrChange>
              </w:rPr>
              <w:pPrChange w:id="740" w:author="Codex" w:date="2026-10-05T16:32:41.313017+00:00">
                <w:pPr>
                  <w:keepNext/>
                  <w:snapToGrid w:val="0"/>
                  <w:spacing w:line="280" w:lineRule="atLeast"/>
                  <w:ind w:firstLineChars="0" w:firstLine="0"/>
                  <w:jc w:val="left"/>
                </w:pPr>
              </w:pPrChange>
            </w:pPr>
            <m:oMathPara>
              <m:oMath>
                <m:f>
                  <m:fPr>
                    <m:ctrlPr>
                      <w:rPr>
                        <w:rFonts w:ascii="Cambria Math" w:hAnsi="Cambria Math"/>
                      </w:rPr>
                    </m:ctrlPr>
                  </m:fPr>
                  <m:num>
                    <m:r>
                      <w:rPr>
                        <w:rFonts w:ascii="Cambria Math" w:hAnsi="Cambria Math"/>
                      </w:rPr>
                      <m:t>TE - CDE(0)</m:t>
                    </m:r>
                  </m:num>
                  <m:den>
                    <m:r>
                      <w:rPr>
                        <w:rFonts w:ascii="Cambria Math" w:hAnsi="Cambria Math"/>
                      </w:rPr>
                      <m:t>TE</m:t>
                    </m:r>
                  </m:den>
                </m:f>
              </m:oMath>
            </m:oMathPara>
          </w:p>
        </w:tc>
        <w:tc>
          <w:tcPr>
            <w:tcW w:w="0" w:type="auto"/>
            <w:tcBorders>
              <w:top w:val="nil"/>
              <w:left w:val="nil"/>
              <w:bottom w:val="single" w:sz="12" w:color="000000"/>
              <w:right w:val="nil"/>
              <w:insideH w:val="nil"/>
              <w:insideV w:val="nil"/>
            </w:tcBorders>
            <w:tcMar>
              <w:left w:w="102" w:type="dxa"/>
              <w:right w:w="102" w:type="dxa"/>
            </w:tcMar>
            <w:vAlign w:val="center"/>
            <w:tcPrChange w:id="741"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796442CD"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610" w:author="Codex" w:date="2026-10-05T16:32:41.313017+00:00">
                  <w:rPr>
                    <w:bCs w:val="0"/>
                    <w:sz w:val="21"/>
                    <w:szCs w:val="21"/>
                  </w:rPr>
                </w:rPrChange>
              </w:rPr>
              <w:pPrChange w:id="742"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743" w:author="Codex" w:date="2026-10-05T16:32:41.313017+00:00">
                  <w:rPr>
                    <w:bCs w:val="0"/>
                    <w:sz w:val="21"/>
                    <w:szCs w:val="21"/>
                  </w:rPr>
                </w:rPrChange>
              </w:rPr>
              <w:t>固定</w:t>
            </w:r>
            <w:r>
              <w:rPr>
                <w:rFonts w:ascii="Times New Roman" w:hAnsi="Times New Roman" w:cs="Times New Roman" w:eastAsia="SimSun"/>
                <w:b w:val="0"/>
                <w:bCs w:val="0"/>
                <w:sz w:val="21"/>
                <w:szCs w:val="21"/>
                <w:rPrChange w:id="744" w:author="Codex" w:date="2026-10-05T16:32:41.313017+00:00">
                  <w:rPr>
                    <w:bCs w:val="0"/>
                    <w:sz w:val="21"/>
                    <w:szCs w:val="21"/>
                  </w:rPr>
                </w:rPrChange>
              </w:rPr>
              <w:t>M=0</w:t>
            </w:r>
            <w:r>
              <w:rPr>
                <w:rFonts w:ascii="Times New Roman" w:hAnsi="Times New Roman" w:cs="Times New Roman" w:eastAsia="SimSun"/>
                <w:b w:val="0"/>
                <w:bCs w:val="0"/>
                <w:sz w:val="21"/>
                <w:szCs w:val="21"/>
                <w:rPrChange w:id="745" w:author="Codex" w:date="2026-10-05T16:32:41.313017+00:00">
                  <w:rPr>
                    <w:bCs w:val="0"/>
                    <w:sz w:val="21"/>
                    <w:szCs w:val="21"/>
                  </w:rPr>
                </w:rPrChange>
              </w:rPr>
              <w:t>后总效应被消除的比例</w:t>
            </w:r>
          </w:p>
        </w:tc>
      </w:tr>
    </w:tbl>
    <w:p w14:paraId="0B8234BC" w14:textId="7FF688F1" w:rsidR="003C4A23" w:rsidRPr="00270697" w:rsidRDefault="003C4A23" w:rsidP="003C4A23">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8611" w:author="Codex" w:date="2026-10-05T16:32:41.313017+00:00">
            <w:rPr>
              <w:rFonts w:eastAsia="SimSun" w:cs="Times New Roman"/>
              <w:szCs w:val="21"/>
            </w:rPr>
          </w:rPrChange>
        </w:rPr>
        <w:pPrChange w:id="746"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747" w:author="Codex" w:date="2026-10-05T16:32:41.313017+00:00">
            <w:rPr>
              <w:rFonts w:eastAsia="SimSun" w:cs="Times New Roman"/>
              <w:szCs w:val="21"/>
            </w:rPr>
          </w:rPrChange>
        </w:rPr>
        <w:t>注：本表为经典自然效应的理论定义；存在处理后混杂时，实证使用的随机干预类似量不能与其直接等同。</w:t>
      </w:r>
      <w:r>
        <w:rPr>
          <w:rFonts w:ascii="Times New Roman" w:hAnsi="Times New Roman" w:cs="Times New Roman" w:eastAsia="SimSun"/>
          <w:sz w:val="21"/>
          <w:szCs w:val="21"/>
          <w:rPrChange w:id="748" w:author="Codex" w:date="2026-10-05T16:32:41.313017+00:00">
            <w:rPr>
              <w:rFonts w:eastAsia="SimSun" w:cs="Times New Roman"/>
              <w:szCs w:val="21"/>
            </w:rPr>
          </w:rPrChange>
        </w:rPr>
        <w:t>J=Y₁,₁−Y₁,₀−Y₀,₁+Y₀,₀</w:t>
      </w:r>
      <w:r>
        <w:rPr>
          <w:rFonts w:ascii="Times New Roman" w:hAnsi="Times New Roman" w:cs="Times New Roman" w:eastAsia="SimSun"/>
          <w:sz w:val="21"/>
          <w:szCs w:val="21"/>
          <w:rPrChange w:id="749" w:author="Codex" w:date="2026-10-05T16:32:41.313017+00:00">
            <w:rPr>
              <w:rFonts w:eastAsia="SimSun" w:cs="Times New Roman"/>
              <w:szCs w:val="21"/>
            </w:rPr>
          </w:rPrChange>
        </w:rPr>
        <w:t>；</w:t>
      </w:r>
      <w:r>
        <w:rPr>
          <w:rFonts w:ascii="Times New Roman" w:hAnsi="Times New Roman" w:cs="Times New Roman" w:eastAsia="SimSun"/>
          <w:sz w:val="21"/>
          <w:szCs w:val="21"/>
          <w:rPrChange w:id="750" w:author="Codex" w:date="2026-10-05T16:32:41.313017+00:00">
            <w:rPr>
              <w:rFonts w:eastAsia="SimSun" w:cs="Times New Roman"/>
              <w:szCs w:val="21"/>
            </w:rPr>
          </w:rPrChange>
        </w:rPr>
        <w:t>M₀</w:t>
      </w:r>
      <w:r>
        <w:rPr>
          <w:rFonts w:ascii="Times New Roman" w:hAnsi="Times New Roman" w:cs="Times New Roman" w:eastAsia="SimSun"/>
          <w:sz w:val="21"/>
          <w:szCs w:val="21"/>
          <w:rPrChange w:id="751" w:author="Codex" w:date="2026-10-05T16:32:41.313017+00:00">
            <w:rPr>
              <w:rFonts w:eastAsia="SimSun" w:cs="Times New Roman"/>
              <w:szCs w:val="21"/>
            </w:rPr>
          </w:rPrChange>
        </w:rPr>
        <w:t>、</w:t>
      </w:r>
      <w:r>
        <w:rPr>
          <w:rFonts w:ascii="Times New Roman" w:hAnsi="Times New Roman" w:cs="Times New Roman" w:eastAsia="SimSun"/>
          <w:sz w:val="21"/>
          <w:szCs w:val="21"/>
          <w:rPrChange w:id="752" w:author="Codex" w:date="2026-10-05T16:32:41.313017+00:00">
            <w:rPr>
              <w:rFonts w:eastAsia="SimSun" w:cs="Times New Roman"/>
              <w:szCs w:val="21"/>
            </w:rPr>
          </w:rPrChange>
        </w:rPr>
        <w:t>M₁</w:t>
      </w:r>
      <w:r>
        <w:rPr>
          <w:rFonts w:ascii="Times New Roman" w:hAnsi="Times New Roman" w:cs="Times New Roman" w:eastAsia="SimSun"/>
          <w:sz w:val="21"/>
          <w:szCs w:val="21"/>
          <w:rPrChange w:id="753" w:author="Codex" w:date="2026-10-05T16:32:41.313017+00:00">
            <w:rPr>
              <w:rFonts w:eastAsia="SimSun" w:cs="Times New Roman"/>
              <w:szCs w:val="21"/>
            </w:rPr>
          </w:rPrChange>
        </w:rPr>
        <w:t>分别为两种暴露状态下的中介。比例仅在相应总效应非零且解释成立时有意义。本文软件比率结果另以</w:t>
      </w:r>
      <w:r>
        <w:rPr>
          <w:rFonts w:ascii="Times New Roman" w:hAnsi="Times New Roman" w:cs="Times New Roman" w:eastAsia="SimSun"/>
          <w:sz w:val="21"/>
          <w:szCs w:val="21"/>
          <w:rPrChange w:id="754" w:author="Codex" w:date="2026-10-05T16:32:41.313017+00:00">
            <w:rPr>
              <w:rFonts w:eastAsia="SimSun" w:cs="Times New Roman"/>
              <w:szCs w:val="21"/>
            </w:rPr>
          </w:rPrChange>
        </w:rPr>
        <w:t>OR</w:t>
      </w:r>
      <w:r>
        <w:rPr>
          <w:rFonts w:ascii="Times New Roman" w:hAnsi="Times New Roman" w:cs="Times New Roman" w:eastAsia="SimSun"/>
          <w:sz w:val="21"/>
          <w:szCs w:val="21"/>
          <w:rPrChange w:id="755" w:author="Codex" w:date="2026-10-05T16:32:41.313017+00:00">
            <w:rPr>
              <w:rFonts w:eastAsia="SimSun" w:cs="Times New Roman"/>
              <w:szCs w:val="21"/>
            </w:rPr>
          </w:rPrChange>
        </w:rPr>
        <w:t>报告。</w:t>
      </w:r>
    </w:p>
    <w:p w14:paraId="1D2DD8FB" w14:textId="250095F6"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12" w:author="Codex" w:date="2026-10-05T16:32:41.313017+00:00">
            <w:rPr>
              <w:sz w:val="21"/>
              <w:szCs w:val="21"/>
            </w:rPr>
          </w:rPrChange>
        </w:rPr>
        <w:pPrChange w:id="756" w:author="Codex" w:date="2026-10-05T16:32:41.313017+00:00">
          <w:pPr>
            <w:pStyle w:val="af5"/>
            <w:snapToGrid w:val="0"/>
            <w:ind w:firstLine="420"/>
            <w:jc w:val="both"/>
          </w:pPr>
        </w:pPrChange>
      </w:pPr>
      <w:r>
        <w:rPr>
          <w:rFonts w:ascii="Times New Roman" w:hAnsi="Times New Roman" w:cs="Times New Roman" w:eastAsia="SimSun"/>
          <w:sz w:val="21"/>
          <w:szCs w:val="21"/>
          <w:rPrChange w:id="757" w:author="Codex" w:date="2026-10-05T16:32:41.313017+00:00">
            <w:rPr>
              <w:sz w:val="21"/>
              <w:szCs w:val="21"/>
            </w:rPr>
          </w:rPrChange>
        </w:rPr>
        <w:t>加性交互与效应分解的判断依赖于目标计算尺度</w:t>
      </w:r>
      <w:r>
        <w:rPr>
          <w:sz w:val="22"/>
        </w:rPr>
        <w:fldChar w:fldCharType="begin"/>
      </w:r>
      <w:r w:rsidR="003E386D">
        <w:rPr>
          <w:rFonts w:hint="eastAsia"/>
          <w:sz w:val="22"/>
        </w:rPr>
        <w:instrText xml:space="preserve"> ADDIN ZOTERO_ITEM CSL_CITATION {"citationID":"UaLAEGrh","properties":{"formattedCitation":"\\uc0\\u65288{}VanderWeele, 2013\\uc0\\u65289{}","plainCitation":"</w:instrText>
      </w:r>
      <w:r w:rsidR="003E386D">
        <w:rPr>
          <w:rFonts w:hint="eastAsia"/>
          <w:sz w:val="22"/>
        </w:rPr>
        <w:instrText>（</w:instrText>
      </w:r>
      <w:r w:rsidR="003E386D">
        <w:rPr>
          <w:rFonts w:hint="eastAsia"/>
          <w:sz w:val="22"/>
        </w:rPr>
        <w:instrText>VanderWeele, 2013</w:instrText>
      </w:r>
      <w:r w:rsidR="003E386D">
        <w:rPr>
          <w:rFonts w:hint="eastAsia"/>
          <w:sz w:val="22"/>
        </w:rPr>
        <w:instrText>）</w:instrText>
      </w:r>
      <w:r w:rsidR="003E386D">
        <w:rPr>
          <w:rFonts w:hint="eastAsia"/>
          <w:sz w:val="22"/>
        </w:rPr>
        <w:instrText>","noteIndex":0},"citationItems":[{"id":25643,"uris":["http://zotero.org/users</w:instrText>
      </w:r>
      <w:r w:rsidR="003E386D">
        <w:rPr>
          <w:sz w:val="22"/>
        </w:rPr>
        <w:instrText xml:space="preserve">/9676737/items/TDMLNEPE"],"itemData":{"id":25643,"type":"article-journal","abstract":"Recent theory in causal inference has provided concepts for mediation analysis and effect decomposition that allow one to decompose a total effect into a direct and an indirect effect. Here, it is shown that what is often taken as an indirect effect can in fact be further decomposed into a “pure” indirect effect and a mediated interactive effect, thus yielding a three-way decomposition of a total effect (direct, indirect, and interactive). This three-way decomposition applies to difference scales and also to additive ratio scales and additive hazard scales. Assumptions needed for the identification of each of these three effects are discussed and simple formulae are given for each when regression models allowing for interaction are used. The three-way decomposition is illustrated by examples from genetic and perinatal epidemiology, and discussion is given to what is gained over the traditional two-way decomposition into simply a direct and an indirect effect.","citation-key":"VanderWeele2013a","container-title":"Epidemiology","DOI":"10.1097/EDE.0b013e318281a64e","ISSN":"1044-3983","issue":"2","journalAbbreviation":"Epidemiology","language":"en","note":"TLDR: It is shown that what is often taken as an indirect effect can in fact be further decomposed into a \"pure\" indirect effect and a mediated interactive effect, thus yielding a three-way decomposition of a total effect (direct, indirect, and interactive).","page":"224-232","PMID":"23354283","PMCID":"PMC3563853","source":"PubMed Central","title":"A three-way decomposition of a total effect into direct, indirect, and interactive effects","volume":"24","author":[{"family":"VanderWeele","given":"Tyler J."}],"issued":{"date-parts":[["2013",3]]}}}],"schema":"https://github.com/citation-style-language/schema/raw/master/csl-citation.json"} </w:instrText>
      </w:r>
      <w:r>
        <w:fldChar w:fldCharType="separate"/>
      </w:r>
      <w:r w:rsidR="003E386D" w:rsidRPr="00294E0B">
        <w:rPr>
          <w:rFonts w:ascii="Times New Roman" w:hAnsi="Times New Roman" w:cs="Times New Roman" w:eastAsia="SimSun"/>
          <w:sz w:val="21"/>
          <w:szCs w:val="21"/>
          <w:rPrChange w:id="758" w:author="Codex" w:date="2026-10-05T16:32:41.313017+00:00">
            <w:rPr>
              <w:rFonts w:eastAsiaTheme="minorEastAsia"/>
              <w:sz w:val="21"/>
            </w:rPr>
          </w:rPrChange>
        </w:rPr>
        <w:t>（</w:t>
      </w:r>
      <w:r w:rsidR="003E386D" w:rsidRPr="00294E0B">
        <w:rPr>
          <w:rFonts w:ascii="Times New Roman" w:hAnsi="Times New Roman" w:cs="Times New Roman" w:eastAsia="SimSun"/>
          <w:sz w:val="21"/>
          <w:szCs w:val="21"/>
          <w:rPrChange w:id="759" w:author="Codex" w:date="2026-10-05T16:32:41.313017+00:00">
            <w:rPr>
              <w:rFonts w:eastAsiaTheme="minorEastAsia"/>
              <w:sz w:val="21"/>
            </w:rPr>
          </w:rPrChange>
        </w:rPr>
        <w:t>VanderWeele, 2013</w:t>
      </w:r>
      <w:r w:rsidR="003E386D" w:rsidRPr="00294E0B">
        <w:rPr>
          <w:rFonts w:ascii="Times New Roman" w:hAnsi="Times New Roman" w:cs="Times New Roman" w:eastAsia="SimSun"/>
          <w:sz w:val="21"/>
          <w:szCs w:val="21"/>
          <w:rPrChange w:id="760" w:author="Codex" w:date="2026-10-05T16:32:41.313017+00:00">
            <w:rPr>
              <w:rFonts w:eastAsiaTheme="minorEastAsia"/>
              <w:sz w:val="21"/>
            </w:rPr>
          </w:rPrChange>
        </w:rPr>
        <w:t>）</w:t>
      </w:r>
      <w:r>
        <w:rPr>
          <w:sz w:val="22"/>
        </w:rPr>
        <w:fldChar w:fldCharType="end"/>
      </w:r>
      <w:r>
        <w:rPr>
          <w:rFonts w:ascii="Times New Roman" w:hAnsi="Times New Roman" w:cs="Times New Roman" w:eastAsia="SimSun"/>
          <w:sz w:val="21"/>
          <w:szCs w:val="21"/>
          <w:rPrChange w:id="761" w:author="Codex" w:date="2026-10-05T16:32:41.313017+00:00">
            <w:rPr>
              <w:sz w:val="21"/>
              <w:szCs w:val="21"/>
            </w:rPr>
          </w:rPrChange>
        </w:rPr>
        <w:t>。本文主要报告基础回归在同一协变量分布上的风险差之差，解释为调整后关联的情境差异。历史</w:t>
      </w:r>
      <w:r>
        <w:rPr>
          <w:rFonts w:ascii="Times New Roman" w:hAnsi="Times New Roman" w:cs="Times New Roman" w:eastAsia="SimSun"/>
          <w:sz w:val="21"/>
          <w:szCs w:val="21"/>
          <w:rPrChange w:id="762" w:author="Codex" w:date="2026-10-05T16:32:41.313017+00:00">
            <w:rPr>
              <w:sz w:val="21"/>
              <w:szCs w:val="21"/>
            </w:rPr>
          </w:rPrChange>
        </w:rPr>
        <w:t>CMAverse</w:t>
      </w:r>
      <w:r>
        <w:rPr>
          <w:rFonts w:ascii="Times New Roman" w:hAnsi="Times New Roman" w:cs="Times New Roman" w:eastAsia="SimSun"/>
          <w:sz w:val="21"/>
          <w:szCs w:val="21"/>
          <w:rPrChange w:id="763" w:author="Codex" w:date="2026-10-05T16:32:41.313017+00:00">
            <w:rPr>
              <w:sz w:val="21"/>
              <w:szCs w:val="21"/>
            </w:rPr>
          </w:rPrChange>
        </w:rPr>
        <w:t>结果另列固定</w:t>
      </w:r>
      <w:r>
        <w:rPr>
          <w:rFonts w:ascii="Times New Roman" w:hAnsi="Times New Roman" w:cs="Times New Roman" w:eastAsia="SimSun"/>
          <w:sz w:val="21"/>
          <w:szCs w:val="21"/>
          <w:rPrChange w:id="764" w:author="Codex" w:date="2026-10-05T16:32:41.313017+00:00">
            <w:rPr>
              <w:sz w:val="21"/>
              <w:szCs w:val="21"/>
            </w:rPr>
          </w:rPrChange>
        </w:rPr>
        <w:t>M=1</w:t>
      </w:r>
      <w:r>
        <w:rPr>
          <w:rFonts w:ascii="Times New Roman" w:hAnsi="Times New Roman" w:cs="Times New Roman" w:eastAsia="SimSun"/>
          <w:sz w:val="21"/>
          <w:szCs w:val="21"/>
          <w:rPrChange w:id="765" w:author="Codex" w:date="2026-10-05T16:32:41.313017+00:00">
            <w:rPr>
              <w:sz w:val="21"/>
              <w:szCs w:val="21"/>
            </w:rPr>
          </w:rPrChange>
        </w:rPr>
        <w:t>与</w:t>
      </w:r>
      <w:r>
        <w:rPr>
          <w:rFonts w:ascii="Times New Roman" w:hAnsi="Times New Roman" w:cs="Times New Roman" w:eastAsia="SimSun"/>
          <w:sz w:val="21"/>
          <w:szCs w:val="21"/>
          <w:rPrChange w:id="766" w:author="Codex" w:date="2026-10-05T16:32:41.313017+00:00">
            <w:rPr>
              <w:sz w:val="21"/>
              <w:szCs w:val="21"/>
            </w:rPr>
          </w:rPrChange>
        </w:rPr>
        <w:t>M=0</w:t>
      </w:r>
      <w:r>
        <w:rPr>
          <w:rFonts w:ascii="Times New Roman" w:hAnsi="Times New Roman" w:cs="Times New Roman" w:eastAsia="SimSun"/>
          <w:sz w:val="21"/>
          <w:szCs w:val="21"/>
          <w:rPrChange w:id="767" w:author="Codex" w:date="2026-10-05T16:32:41.313017+00:00">
            <w:rPr>
              <w:sz w:val="21"/>
              <w:szCs w:val="21"/>
            </w:rPr>
          </w:rPrChange>
        </w:rPr>
        <w:t>的边际</w:t>
      </w:r>
      <w:r>
        <w:rPr>
          <w:rFonts w:ascii="Times New Roman" w:hAnsi="Times New Roman" w:cs="Times New Roman" w:eastAsia="SimSun"/>
          <w:sz w:val="21"/>
          <w:szCs w:val="21"/>
          <w:rPrChange w:id="768" w:author="Codex" w:date="2026-10-05T16:32:41.313017+00:00">
            <w:rPr>
              <w:sz w:val="21"/>
              <w:szCs w:val="21"/>
            </w:rPr>
          </w:rPrChange>
        </w:rPr>
        <w:t>CDE OR</w:t>
      </w:r>
      <w:r>
        <w:rPr>
          <w:rFonts w:ascii="Times New Roman" w:hAnsi="Times New Roman" w:cs="Times New Roman" w:eastAsia="SimSun"/>
          <w:sz w:val="21"/>
          <w:szCs w:val="21"/>
          <w:rPrChange w:id="769" w:author="Codex" w:date="2026-10-05T16:32:41.313017+00:00">
            <w:rPr>
              <w:sz w:val="21"/>
              <w:szCs w:val="21"/>
            </w:rPr>
          </w:rPrChange>
        </w:rPr>
        <w:t>；借鉴不同中介状态下</w:t>
      </w:r>
      <w:r>
        <w:rPr>
          <w:rFonts w:ascii="Times New Roman" w:hAnsi="Times New Roman" w:cs="Times New Roman" w:eastAsia="SimSun"/>
          <w:sz w:val="21"/>
          <w:szCs w:val="21"/>
          <w:rPrChange w:id="770" w:author="Codex" w:date="2026-10-05T16:32:41.313017+00:00">
            <w:rPr>
              <w:sz w:val="21"/>
              <w:szCs w:val="21"/>
            </w:rPr>
          </w:rPrChange>
        </w:rPr>
        <w:t>CDE</w:t>
      </w:r>
      <w:r>
        <w:rPr>
          <w:rFonts w:ascii="Times New Roman" w:hAnsi="Times New Roman" w:cs="Times New Roman" w:eastAsia="SimSun"/>
          <w:sz w:val="21"/>
          <w:szCs w:val="21"/>
          <w:rPrChange w:id="771" w:author="Codex" w:date="2026-10-05T16:32:41.313017+00:00">
            <w:rPr>
              <w:sz w:val="21"/>
              <w:szCs w:val="21"/>
            </w:rPr>
          </w:rPrChange>
        </w:rPr>
        <w:t>的模型对比思路</w:t>
      </w:r>
      <w:r w:rsidR="005A7A5B">
        <w:rPr>
          <w:sz w:val="22"/>
        </w:rPr>
        <w:fldChar w:fldCharType="begin"/>
      </w:r>
      <w:r w:rsidR="005A7A5B">
        <w:rPr>
          <w:sz w:val="22"/>
        </w:rPr>
        <w:instrText xml:space="preserve"> ADDIN ZOTERO_ITEM CSL_CITATION {"citationID":"jIYY1c1p","properties":{"formattedCitation":"\\uc0\\u65288{}Fujihara, 2024\\uc0\\u65289{}","plainCitation":"</w:instrText>
      </w:r>
      <w:r w:rsidR="005A7A5B">
        <w:rPr>
          <w:sz w:val="22"/>
        </w:rPr>
        <w:instrText>（</w:instrText>
      </w:r>
      <w:r w:rsidR="005A7A5B">
        <w:rPr>
          <w:sz w:val="22"/>
        </w:rPr>
        <w:instrText>Fujihara, 2024</w:instrText>
      </w:r>
      <w:r w:rsidR="005A7A5B">
        <w:rPr>
          <w:sz w:val="22"/>
        </w:rPr>
        <w:instrText>）</w:instrText>
      </w:r>
      <w:r w:rsidR="005A7A5B">
        <w:rPr>
          <w:sz w:val="22"/>
        </w:rPr>
        <w:instrText>","noteIndex":0},"citationItems":[{"id":25728,"uris":["http://zotero.org/users/9676737/items/ZTGFSF26"],"itemData":{"id":25728,"type":"article-journal","abstract":"Although the effect of socioeconomic background on children’s educational attainment has long been investigated, the extent to which high school mediates this effect has not been assessed from the causal mediation framework. This study investigates the direct effect of family income on educational attainment not mediated by the rank of high school, using data from longitudinal surveys of ninth-grade students in Japan (n = 1,790). Regression with residuals (RWR) analysis reveals that, although high school type mediates the effects of family income on university enrollment and relative educational attainment to some extent (approximately 25% and 33%, respectively), the direct effects of family income are considerable. The result also suggests a positive interaction effect between family income and high school selectivity, implying a boosting advantage pattern rather than a compensatory advantage. I argue that the analytical framework can be applied to many methodological settings in sociological studies.","citation-key":"Fujihara2024","container-title":"Social Science Research","DOI":"10.1016/j.ssresearch.2024.103077","ISSN":"0049-089X","journalAbbreviation":"Social Science Research","language":"en","note":"</w:instrText>
      </w:r>
      <w:r w:rsidR="005A7A5B">
        <w:rPr>
          <w:sz w:val="22"/>
        </w:rPr>
        <w:instrText>顶刊</w:instrText>
      </w:r>
      <w:r w:rsidR="005A7A5B">
        <w:rPr>
          <w:sz w:val="22"/>
        </w:rPr>
        <w:instrText xml:space="preserve">;gformula; CMAverse; Rcode","page":"103077","source":"ScienceDirect","title":"Identifying the role of high school in educational inequality: A causal mediation approach","title-short":"Identifying the role of high school in educational inequality","volume":"124","author":[{"family":"Fujihara","given":"Sho"}],"issued":{"date-parts":[["2024",11,1]]}}}],"schema":"https://github.com/citation-style-language/schema/raw/master/csl-citation.json"} </w:instrText>
      </w:r>
      <w:r w:rsidR="005A7A5B">
        <w:rPr>
          <w:sz w:val="22"/>
        </w:rPr>
        <w:fldChar w:fldCharType="separate"/>
      </w:r>
      <w:r w:rsidR="005A7A5B" w:rsidRPr="005A7A5B">
        <w:rPr>
          <w:rFonts w:ascii="Times New Roman" w:hAnsi="Times New Roman" w:cs="Times New Roman" w:eastAsia="SimSun"/>
          <w:sz w:val="21"/>
          <w:szCs w:val="21"/>
          <w:rPrChange w:id="772" w:author="Codex" w:date="2026-10-05T16:32:41.313017+00:00">
            <w:rPr>
              <w:sz w:val="21"/>
              <w:szCs w:val="21"/>
            </w:rPr>
          </w:rPrChange>
        </w:rPr>
        <w:t>（</w:t>
      </w:r>
      <w:r w:rsidR="005A7A5B" w:rsidRPr="005A7A5B">
        <w:rPr>
          <w:rFonts w:ascii="Times New Roman" w:hAnsi="Times New Roman" w:cs="Times New Roman" w:eastAsia="SimSun"/>
          <w:sz w:val="21"/>
          <w:szCs w:val="21"/>
          <w:rPrChange w:id="773" w:author="Codex" w:date="2026-10-05T16:32:41.313017+00:00">
            <w:rPr>
              <w:sz w:val="21"/>
              <w:szCs w:val="21"/>
            </w:rPr>
          </w:rPrChange>
        </w:rPr>
        <w:t>Fujihara, 2024</w:t>
      </w:r>
      <w:r w:rsidR="005A7A5B" w:rsidRPr="005A7A5B">
        <w:rPr>
          <w:rFonts w:ascii="Times New Roman" w:hAnsi="Times New Roman" w:cs="Times New Roman" w:eastAsia="SimSun"/>
          <w:sz w:val="21"/>
          <w:szCs w:val="21"/>
          <w:rPrChange w:id="774" w:author="Codex" w:date="2026-10-05T16:32:41.313017+00:00">
            <w:rPr>
              <w:sz w:val="21"/>
              <w:szCs w:val="21"/>
            </w:rPr>
          </w:rPrChange>
        </w:rPr>
        <w:t>）</w:t>
      </w:r>
      <w:r w:rsidR="005A7A5B">
        <w:rPr>
          <w:sz w:val="22"/>
        </w:rPr>
        <w:fldChar w:fldCharType="end"/>
      </w:r>
      <w:r>
        <w:rPr>
          <w:rFonts w:ascii="Times New Roman" w:hAnsi="Times New Roman" w:cs="Times New Roman" w:eastAsia="SimSun"/>
          <w:sz w:val="21"/>
          <w:szCs w:val="21"/>
          <w:rPrChange w:id="775" w:author="Codex" w:date="2026-10-05T16:32:41.313017+00:00">
            <w:rPr>
              <w:sz w:val="21"/>
              <w:szCs w:val="21"/>
            </w:rPr>
          </w:rPrChange>
        </w:rPr>
        <w:t>，保留同次重抽样的配对</w:t>
      </w:r>
      <w:r>
        <w:rPr>
          <w:rFonts w:ascii="Times New Roman" w:hAnsi="Times New Roman" w:cs="Times New Roman" w:eastAsia="SimSun"/>
          <w:sz w:val="21"/>
          <w:szCs w:val="21"/>
          <w:rPrChange w:id="776" w:author="Codex" w:date="2026-10-05T16:32:41.313017+00:00">
            <w:rPr>
              <w:sz w:val="21"/>
              <w:szCs w:val="21"/>
            </w:rPr>
          </w:rPrChange>
        </w:rPr>
        <w:t>OR</w:t>
      </w:r>
      <w:r>
        <w:rPr>
          <w:rFonts w:ascii="Times New Roman" w:hAnsi="Times New Roman" w:cs="Times New Roman" w:eastAsia="SimSun"/>
          <w:sz w:val="21"/>
          <w:szCs w:val="21"/>
          <w:rPrChange w:id="777" w:author="Codex" w:date="2026-10-05T16:32:41.313017+00:00">
            <w:rPr>
              <w:sz w:val="21"/>
              <w:szCs w:val="21"/>
            </w:rPr>
          </w:rPrChange>
        </w:rPr>
        <w:t>差及其区间。配对推断不能补足联合干预支持和因果识别条件。</w:t>
      </w:r>
    </w:p>
    <w:p w14:paraId="02E9D002" w14:textId="2285D18A" w:rsidR="00634320" w:rsidRPr="00270697" w:rsidRDefault="003C4A23" w:rsidP="00634320">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13" w:author="Codex" w:date="2026-10-05T16:32:41.313017+00:00">
            <w:rPr>
              <w:sz w:val="21"/>
              <w:szCs w:val="21"/>
            </w:rPr>
          </w:rPrChange>
        </w:rPr>
        <w:pPrChange w:id="778" w:author="Codex" w:date="2026-10-05T16:32:41.313017+00:00">
          <w:pPr>
            <w:pStyle w:val="af5"/>
            <w:snapToGrid w:val="0"/>
            <w:ind w:firstLine="420"/>
            <w:jc w:val="both"/>
          </w:pPr>
        </w:pPrChange>
      </w:pPr>
      <w:r>
        <w:rPr>
          <w:rFonts w:ascii="Times New Roman" w:hAnsi="Times New Roman" w:cs="Times New Roman" w:eastAsia="SimSun"/>
          <w:sz w:val="21"/>
          <w:szCs w:val="21"/>
          <w:rPrChange w:id="779" w:author="Codex" w:date="2026-10-05T16:32:41.313017+00:00">
            <w:rPr>
              <w:sz w:val="21"/>
              <w:szCs w:val="21"/>
            </w:rPr>
          </w:rPrChange>
        </w:rPr>
        <w:t>VanderWeele</w:t>
      </w:r>
      <w:r w:rsidR="00E378D3" w:rsidRPr="00634320">
        <w:rPr>
          <w:b/>
          <w:sz w:val="22"/>
        </w:rPr>
        <w:fldChar w:fldCharType="begin"/>
      </w:r>
      <w:r w:rsidR="003E386D">
        <w:rPr>
          <w:rFonts w:hint="eastAsia"/>
          <w:b/>
          <w:sz w:val="22"/>
        </w:rPr>
        <w:instrText xml:space="preserve"> ADDIN ZOTERO_ITEM CSL_CITATION {"citationID":"EzFYzaTF","properties":{"formattedCitation":"\\uc0\\u65288{}2014\\uc0\\u65289{}","plainCitation":"</w:instrText>
      </w:r>
      <w:r w:rsidR="003E386D">
        <w:rPr>
          <w:rFonts w:hint="eastAsia"/>
          <w:b/>
          <w:sz w:val="22"/>
        </w:rPr>
        <w:instrText>（</w:instrText>
      </w:r>
      <w:r w:rsidR="003E386D">
        <w:rPr>
          <w:rFonts w:hint="eastAsia"/>
          <w:b/>
          <w:sz w:val="22"/>
        </w:rPr>
        <w:instrText>2014</w:instrText>
      </w:r>
      <w:r w:rsidR="003E386D">
        <w:rPr>
          <w:rFonts w:hint="eastAsia"/>
          <w:b/>
          <w:sz w:val="22"/>
        </w:rPr>
        <w:instrText>）</w:instrText>
      </w:r>
      <w:r w:rsidR="003E386D">
        <w:rPr>
          <w:rFonts w:hint="eastAsia"/>
          <w:b/>
          <w:sz w:val="22"/>
        </w:rPr>
        <w:instrText>","noteIndex":0},"citationItems":[{"id":25640,"uris":["http://zotero.org/users/9676737/items/UKLUG7YC"],"itemData":{"id":25640,"type":"article-journal","abstract":"</w:instrText>
      </w:r>
      <w:r w:rsidR="003E386D">
        <w:rPr>
          <w:rFonts w:hint="eastAsia"/>
          <w:b/>
          <w:sz w:val="22"/>
        </w:rPr>
        <w:instrText>在存在可能与暴露因素相互作用的中介因素的情况下，暴露对结果的总体影响可以分解为四个组成部分：（</w:instrText>
      </w:r>
      <w:r w:rsidR="003E386D">
        <w:rPr>
          <w:rFonts w:hint="eastAsia"/>
          <w:b/>
          <w:sz w:val="22"/>
        </w:rPr>
        <w:instrText>1</w:instrText>
      </w:r>
      <w:r w:rsidR="003E386D">
        <w:rPr>
          <w:rFonts w:hint="eastAsia"/>
          <w:b/>
          <w:sz w:val="22"/>
        </w:rPr>
        <w:instrText>）在没有中介因素的情况下，暴露的影响；（</w:instrText>
      </w:r>
      <w:r w:rsidR="003E386D">
        <w:rPr>
          <w:rFonts w:hint="eastAsia"/>
          <w:b/>
          <w:sz w:val="22"/>
        </w:rPr>
        <w:instrText>2</w:instrText>
      </w:r>
      <w:r w:rsidR="003E386D">
        <w:rPr>
          <w:rFonts w:hint="eastAsia"/>
          <w:b/>
          <w:sz w:val="22"/>
        </w:rPr>
        <w:instrText>）当中介因素保持其在没有暴露因素时的状态时，交互作用的影响；（</w:instrText>
      </w:r>
      <w:r w:rsidR="003E386D">
        <w:rPr>
          <w:rFonts w:hint="eastAsia"/>
          <w:b/>
          <w:sz w:val="22"/>
        </w:rPr>
        <w:instrText>3</w:instrText>
      </w:r>
      <w:r w:rsidR="003E386D">
        <w:rPr>
          <w:rFonts w:hint="eastAsia"/>
          <w:b/>
          <w:sz w:val="22"/>
        </w:rPr>
        <w:instrText>）中介交互作用；（</w:instrText>
      </w:r>
      <w:r w:rsidR="003E386D">
        <w:rPr>
          <w:rFonts w:hint="eastAsia"/>
          <w:b/>
          <w:sz w:val="22"/>
        </w:rPr>
        <w:instrText>4</w:instrText>
      </w:r>
      <w:r w:rsidR="003E386D">
        <w:rPr>
          <w:rFonts w:hint="eastAsia"/>
          <w:b/>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b/>
          <w:sz w:val="22"/>
        </w:rPr>
        <w:instrText>","citation-key":"VanderWeele2014","container-title":"Epidemiology","DOI":"10.1097/EDE.0000000000000121","ISSN":"1044-3983","issue":"5","language":"en","page":"749-761","source":"journals.lww.com","title":"A unification of mediation and interactio</w:instrText>
      </w:r>
      <w:r w:rsidR="003E386D">
        <w:rPr>
          <w:b/>
          <w:sz w:val="22"/>
        </w:rPr>
        <w:instrText xml:space="preserve">n: A 4-way decomposition","title-short":"A Unification of Mediation and Interaction","volume":"25","author":[{"family":"VanderWeele","given":"Tyler J."}],"issued":{"date-parts":[["2014",9]]}},"suppress-author":true}],"schema":"https://github.com/citation-style-language/schema/raw/master/csl-citation.json"} </w:instrText>
      </w:r>
      <w:r w:rsidR="00E378D3" w:rsidRPr="00634320">
        <w:rPr>
          <w:b/>
          <w:sz w:val="22"/>
        </w:rPr>
        <w:fldChar w:fldCharType="separate"/>
      </w:r>
      <w:r w:rsidR="00E378D3" w:rsidRPr="00634320">
        <w:rPr>
          <w:rFonts w:ascii="Times New Roman" w:hAnsi="Times New Roman" w:cs="Times New Roman" w:eastAsia="SimSun"/>
          <w:b/>
          <w:sz w:val="21"/>
          <w:szCs w:val="21"/>
          <w:rPrChange w:id="780" w:author="Codex" w:date="2026-10-05T16:32:41.313017+00:00">
            <w:rPr>
              <w:b/>
              <w:sz w:val="21"/>
              <w:szCs w:val="21"/>
            </w:rPr>
          </w:rPrChange>
        </w:rPr>
        <w:t>（</w:t>
      </w:r>
      <w:r w:rsidR="00E378D3" w:rsidRPr="00634320">
        <w:rPr>
          <w:rFonts w:ascii="Times New Roman" w:hAnsi="Times New Roman" w:cs="Times New Roman" w:eastAsia="SimSun"/>
          <w:b/>
          <w:sz w:val="21"/>
          <w:szCs w:val="21"/>
          <w:rPrChange w:id="781" w:author="Codex" w:date="2026-10-05T16:32:41.313017+00:00">
            <w:rPr>
              <w:b/>
              <w:sz w:val="21"/>
              <w:szCs w:val="21"/>
            </w:rPr>
          </w:rPrChange>
        </w:rPr>
        <w:t>2014</w:t>
      </w:r>
      <w:r w:rsidR="00E378D3" w:rsidRPr="00634320">
        <w:rPr>
          <w:rFonts w:ascii="Times New Roman" w:hAnsi="Times New Roman" w:cs="Times New Roman" w:eastAsia="SimSun"/>
          <w:b/>
          <w:sz w:val="21"/>
          <w:szCs w:val="21"/>
          <w:rPrChange w:id="782" w:author="Codex" w:date="2026-10-05T16:32:41.313017+00:00">
            <w:rPr>
              <w:b/>
              <w:sz w:val="21"/>
              <w:szCs w:val="21"/>
            </w:rPr>
          </w:rPrChange>
        </w:rPr>
        <w:t>）</w:t>
      </w:r>
      <w:r w:rsidR="00E378D3" w:rsidRPr="00634320">
        <w:rPr>
          <w:b/>
          <w:sz w:val="22"/>
        </w:rPr>
        <w:fldChar w:fldCharType="end"/>
      </w:r>
      <w:r>
        <w:rPr>
          <w:rFonts w:ascii="Times New Roman" w:hAnsi="Times New Roman" w:cs="Times New Roman" w:eastAsia="SimSun"/>
          <w:sz w:val="21"/>
          <w:szCs w:val="21"/>
          <w:rPrChange w:id="783" w:author="Codex" w:date="2026-10-05T16:32:41.313017+00:00">
            <w:rPr>
              <w:sz w:val="21"/>
              <w:szCs w:val="21"/>
            </w:rPr>
          </w:rPrChange>
        </w:rPr>
        <w:t>的四项分解进一步将总效应区分为受控直接效应、参考交互、介导交互和纯间接效应四部分（图</w:t>
      </w:r>
      <w:del w:id="1001365" w:author="Codex" w:date="2026-10-06T05:40:41Z">
        <w:r>
          <w:rPr>
            <w:rFonts w:ascii="Times New Roman" w:hAnsi="Times New Roman" w:cs="Times New Roman" w:eastAsia="SimSun"/>
            <w:sz w:val="21"/>
            <w:szCs w:val="21"/>
            <w:rPrChange w:id="784" w:author="Codex" w:date="2026-10-05T16:32:41.313017+00:00">
              <w:rPr>
                <w:sz w:val="21"/>
                <w:szCs w:val="21"/>
              </w:rPr>
            </w:rPrChange>
          </w:rPr>
          <w:delText>3.2</w:delText>
        </w:r>
      </w:del>
      <w:ins w:id="1001366" w:author="Codex" w:date="2026-10-06T05:40:41Z">
        <w:r>
          <w:rPr>
            <w:rFonts w:ascii="Times New Roman" w:hAnsi="Times New Roman" w:cs="Times New Roman" w:eastAsia="SimSun"/>
            <w:sz w:val="21"/>
            <w:szCs w:val="21"/>
          </w:rPr>
          <w:t>3</w:t>
        </w:r>
      </w:ins>
      <w:r>
        <w:rPr>
          <w:rFonts w:ascii="Times New Roman" w:hAnsi="Times New Roman" w:cs="Times New Roman" w:eastAsia="SimSun"/>
          <w:sz w:val="21"/>
          <w:szCs w:val="21"/>
          <w:rPrChange w:id="785" w:author="Codex" w:date="2026-10-05T16:32:41.313017+00:00">
            <w:rPr>
              <w:sz w:val="21"/>
              <w:szCs w:val="21"/>
            </w:rPr>
          </w:rPrChange>
        </w:rPr>
        <w:t>）。纯间接与介导交互共同对应经由</w:t>
      </w:r>
      <w:r>
        <w:rPr>
          <w:rFonts w:ascii="Times New Roman" w:hAnsi="Times New Roman" w:cs="Times New Roman" w:eastAsia="SimSun"/>
          <w:sz w:val="21"/>
          <w:szCs w:val="21"/>
          <w:rPrChange w:id="786" w:author="Codex" w:date="2026-10-05T16:32:41.313017+00:00">
            <w:rPr>
              <w:sz w:val="21"/>
              <w:szCs w:val="21"/>
            </w:rPr>
          </w:rPrChange>
        </w:rPr>
        <w:t>M</w:t>
      </w:r>
      <w:r>
        <w:rPr>
          <w:rFonts w:ascii="Times New Roman" w:hAnsi="Times New Roman" w:cs="Times New Roman" w:eastAsia="SimSun"/>
          <w:sz w:val="21"/>
          <w:szCs w:val="21"/>
          <w:rPrChange w:id="787" w:author="Codex" w:date="2026-10-05T16:32:41.313017+00:00">
            <w:rPr>
              <w:sz w:val="21"/>
              <w:szCs w:val="21"/>
            </w:rPr>
          </w:rPrChange>
        </w:rPr>
        <w:t>的贡献；受控直接与参考交互则构成相应的直接部分。</w:t>
      </w:r>
      <w:r>
        <w:rPr>
          <w:rStyle w:val="af9"/>
          <w:sz w:val="22"/>
        </w:rPr>
        <w:footnoteReference w:id="6"/>
      </w:r>
    </w:p>
    <w:p w14:paraId="5EDD8064" w14:textId="7FF689A1"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14" w:author="Codex" w:date="2026-10-05T16:32:41.313017+00:00">
            <w:rPr>
              <w:sz w:val="21"/>
              <w:szCs w:val="21"/>
            </w:rPr>
          </w:rPrChange>
        </w:rPr>
        <w:pPrChange w:id="788" w:author="Codex" w:date="2026-10-05T16:32:41.313017+00:00">
          <w:pPr>
            <w:pStyle w:val="af5"/>
            <w:snapToGrid w:val="0"/>
            <w:ind w:firstLine="420"/>
            <w:jc w:val="both"/>
          </w:pPr>
        </w:pPrChange>
      </w:pPr>
      <w:r>
        <w:rPr>
          <w:rFonts w:ascii="Times New Roman" w:hAnsi="Times New Roman" w:cs="Times New Roman" w:eastAsia="SimSun"/>
          <w:sz w:val="21"/>
          <w:szCs w:val="21"/>
          <w:rPrChange w:id="789" w:author="Codex" w:date="2026-10-05T16:32:41.313017+00:00">
            <w:rPr>
              <w:sz w:val="21"/>
              <w:szCs w:val="21"/>
            </w:rPr>
          </w:rPrChange>
        </w:rPr>
        <w:t>这种分解有助于区分</w:t>
      </w:r>
      <w:r>
        <w:rPr>
          <w:rFonts w:ascii="Times New Roman" w:hAnsi="Times New Roman" w:cs="Times New Roman" w:eastAsia="SimSun"/>
          <w:sz w:val="21"/>
          <w:szCs w:val="21"/>
          <w:rPrChange w:id="790" w:author="Codex" w:date="2026-10-05T16:32:41.313017+00:00">
            <w:rPr>
              <w:sz w:val="21"/>
              <w:szCs w:val="21"/>
            </w:rPr>
          </w:rPrChange>
        </w:rPr>
        <w:t>“</w:t>
      </w:r>
      <w:r>
        <w:rPr>
          <w:rFonts w:ascii="Times New Roman" w:hAnsi="Times New Roman" w:cs="Times New Roman" w:eastAsia="SimSun"/>
          <w:sz w:val="21"/>
          <w:szCs w:val="21"/>
          <w:rPrChange w:id="791" w:author="Codex" w:date="2026-10-05T16:32:41.313017+00:00">
            <w:rPr>
              <w:sz w:val="21"/>
              <w:szCs w:val="21"/>
            </w:rPr>
          </w:rPrChange>
        </w:rPr>
        <w:t>满意度传递收入作用</w:t>
      </w:r>
      <w:r>
        <w:rPr>
          <w:rFonts w:ascii="Times New Roman" w:hAnsi="Times New Roman" w:cs="Times New Roman" w:eastAsia="SimSun"/>
          <w:sz w:val="21"/>
          <w:szCs w:val="21"/>
          <w:rPrChange w:id="792" w:author="Codex" w:date="2026-10-05T16:32:41.313017+00:00">
            <w:rPr>
              <w:sz w:val="21"/>
              <w:szCs w:val="21"/>
            </w:rPr>
          </w:rPrChange>
        </w:rPr>
        <w:t>”</w:t>
      </w:r>
      <w:r>
        <w:rPr>
          <w:rFonts w:ascii="Times New Roman" w:hAnsi="Times New Roman" w:cs="Times New Roman" w:eastAsia="SimSun"/>
          <w:sz w:val="21"/>
          <w:szCs w:val="21"/>
          <w:rPrChange w:id="793" w:author="Codex" w:date="2026-10-05T16:32:41.313017+00:00">
            <w:rPr>
              <w:sz w:val="21"/>
              <w:szCs w:val="21"/>
            </w:rPr>
          </w:rPrChange>
        </w:rPr>
        <w:t>与</w:t>
      </w:r>
      <w:r>
        <w:rPr>
          <w:rFonts w:ascii="Times New Roman" w:hAnsi="Times New Roman" w:cs="Times New Roman" w:eastAsia="SimSun"/>
          <w:sz w:val="21"/>
          <w:szCs w:val="21"/>
          <w:rPrChange w:id="794" w:author="Codex" w:date="2026-10-05T16:32:41.313017+00:00">
            <w:rPr>
              <w:sz w:val="21"/>
              <w:szCs w:val="21"/>
            </w:rPr>
          </w:rPrChange>
        </w:rPr>
        <w:t>“</w:t>
      </w:r>
      <w:r>
        <w:rPr>
          <w:rFonts w:ascii="Times New Roman" w:hAnsi="Times New Roman" w:cs="Times New Roman" w:eastAsia="SimSun"/>
          <w:sz w:val="21"/>
          <w:szCs w:val="21"/>
          <w:rPrChange w:id="795" w:author="Codex" w:date="2026-10-05T16:32:41.313017+00:00">
            <w:rPr>
              <w:sz w:val="21"/>
              <w:szCs w:val="21"/>
            </w:rPr>
          </w:rPrChange>
        </w:rPr>
        <w:t>满意度改变收入作用</w:t>
      </w:r>
      <w:r>
        <w:rPr>
          <w:rFonts w:ascii="Times New Roman" w:hAnsi="Times New Roman" w:cs="Times New Roman" w:eastAsia="SimSun"/>
          <w:sz w:val="21"/>
          <w:szCs w:val="21"/>
          <w:rPrChange w:id="796" w:author="Codex" w:date="2026-10-05T16:32:41.313017+00:00">
            <w:rPr>
              <w:sz w:val="21"/>
              <w:szCs w:val="21"/>
            </w:rPr>
          </w:rPrChange>
        </w:rPr>
        <w:t>”</w:t>
      </w:r>
      <w:r>
        <w:rPr>
          <w:sz w:val="22"/>
        </w:rPr>
        <w:fldChar w:fldCharType="begin"/>
      </w:r>
      <w:r w:rsidR="005A7A5B">
        <w:rPr>
          <w:sz w:val="22"/>
        </w:rPr>
        <w:instrText xml:space="preserve"> ADDIN ZOTERO_ITEM CSL_CITATION {"citationID":"cslaBq0C","properties":{"formattedCitation":"\\uc0\\u65288{}VanderWeele, 2013; Ikram et al., 2015\\uc0\\u65289{}","plainCitation":"</w:instrText>
      </w:r>
      <w:r w:rsidR="005A7A5B">
        <w:rPr>
          <w:sz w:val="22"/>
        </w:rPr>
        <w:instrText>（</w:instrText>
      </w:r>
      <w:r w:rsidR="005A7A5B">
        <w:rPr>
          <w:sz w:val="22"/>
        </w:rPr>
        <w:instrText>VanderWeele, 2013; Ikram et al., 2015</w:instrText>
      </w:r>
      <w:r w:rsidR="005A7A5B">
        <w:rPr>
          <w:sz w:val="22"/>
        </w:rPr>
        <w:instrText>）</w:instrText>
      </w:r>
      <w:r w:rsidR="005A7A5B">
        <w:rPr>
          <w:sz w:val="22"/>
        </w:rPr>
        <w:instrText xml:space="preserve">","noteIndex":0},"citationItems":[{"id":25643,"uris":["http://zotero.org/users/9676737/items/TDMLNEPE"],"itemData":{"id":25643,"type":"article-journal","abstract":"Recent theory in causal inference has provided concepts for mediation analysis and effect decomposition that allow one to decompose a total effect into a direct and an indirect effect. Here, it is shown that what is often taken as an indirect effect can in fact be further decomposed into a “pure” indirect effect and a mediated interactive effect, thus yielding a three-way decomposition of a total effect (direct, indirect, and interactive). This three-way decomposition applies to difference scales and also to additive ratio scales and additive hazard scales. Assumptions needed for the identification of each of these three effects are discussed and simple formulae are given for each when regression models allowing for interaction are used. The three-way decomposition is illustrated by examples from genetic and perinatal epidemiology, and discussion is given to what is gained over the traditional two-way decomposition into simply a direct and an indirect effect.","citation-key":"VanderWeele2013a","container-title":"Epidemiology","DOI":"10.1097/EDE.0b013e318281a64e","ISSN":"1044-3983","issue":"2","journalAbbreviation":"Epidemiology","language":"en","note":"TLDR: It is shown that what is often taken as an indirect effect can in fact be further decomposed into a \"pure\" indirect effect and a mediated interactive effect, thus yielding a three-way decomposition of a total effect (direct, indirect, and interactive).","page":"224-232","PMID":"23354283","PMCID":"PMC3563853","source":"PubMed Central","title":"A three-way decomposition of a total effect into direct, indirect, and interactive effects","volume":"24","author":[{"family":"VanderWeele","given":"Tyler J."}],"issued":{"date-parts":[["2013",3]]}}},{"id":25723,"uris":["http://zotero.org/users/9676737/items/UECW3ZWP"],"itemData":{"id":25723,"type":"article-journal","abstract":"Understanding of causal pathways in epidemiology involves the concepts of direct and indirect effects. Recently, causal mediation analysis has been formalized to quantify these direct and indirect effects in the presence of exposure–mediator interaction and even allows for four-way decomposition of the total effect: controlled direct effect, reference interaction, mediated interaction, pure indirect effect. Whereas the other three effects can be intuitively conceptualized, mediated interaction is often considered a nuisance in statistical analysis. In this paper, we focus on mediated interaction and contrast it against pure mediation. We also propose a clinical and biological interpretation of mediated interaction using three hypothetical examples. With these examples we aim to make researchers aware that mediated interaction can actually provide important clinical and biological information.","citation-key":"Ikram2015a","container-title":"European Journal of Epidemiology","DOI":"10.1007/s10654-015-0087-5","ISSN":"1573-7284","issue":"10","journalAbbreviation":"Eur J Epidemiol","language":"en","note":"TLDR: This paper focuses on mediated interaction and contrast it against pure mediation, and proposes a clinical and biological interpretation of mediated interaction using three hypothetical examples to make researchers aware that mediated interaction can actually provide important clinical and Biological information.","page":"1115-1118","source":"Springer Link","title":"A proposed clinical and biological interpretation of mediated interaction","volume":"30","author":[{"family":"Ikram","given":"M. Arfan"},{"family":"VanderWeele","given":"Tyler J."}],"issued":{"date-parts":[["2015",10,1]]}}}],"schema":"https://github.com/citation-style-language/schema/raw/master/csl-citation.json"} </w:instrText>
      </w:r>
      <w:r>
        <w:rPr>
          <w:sz w:val="22"/>
        </w:rPr>
        <w:fldChar w:fldCharType="separate"/>
      </w:r>
      <w:r w:rsidR="005A7A5B" w:rsidRPr="005A7A5B">
        <w:rPr>
          <w:rFonts w:ascii="Times New Roman" w:hAnsi="Times New Roman" w:cs="Times New Roman" w:eastAsia="SimSun"/>
          <w:sz w:val="21"/>
          <w:szCs w:val="21"/>
          <w:rPrChange w:id="797" w:author="Codex" w:date="2026-10-05T16:32:41.313017+00:00">
            <w:rPr>
              <w:sz w:val="21"/>
              <w:szCs w:val="21"/>
            </w:rPr>
          </w:rPrChange>
        </w:rPr>
        <w:t>（</w:t>
      </w:r>
      <w:r w:rsidR="005A7A5B" w:rsidRPr="005A7A5B">
        <w:rPr>
          <w:rFonts w:ascii="Times New Roman" w:hAnsi="Times New Roman" w:cs="Times New Roman" w:eastAsia="SimSun"/>
          <w:sz w:val="21"/>
          <w:szCs w:val="21"/>
          <w:rPrChange w:id="798" w:author="Codex" w:date="2026-10-05T16:32:41.313017+00:00">
            <w:rPr>
              <w:sz w:val="21"/>
              <w:szCs w:val="21"/>
            </w:rPr>
          </w:rPrChange>
        </w:rPr>
        <w:t>VanderWeele, 2013; Ikram et al., 2015</w:t>
      </w:r>
      <w:r w:rsidR="005A7A5B" w:rsidRPr="005A7A5B">
        <w:rPr>
          <w:rFonts w:ascii="Times New Roman" w:hAnsi="Times New Roman" w:cs="Times New Roman" w:eastAsia="SimSun"/>
          <w:sz w:val="21"/>
          <w:szCs w:val="21"/>
          <w:rPrChange w:id="799" w:author="Codex" w:date="2026-10-05T16:32:41.313017+00:00">
            <w:rPr>
              <w:sz w:val="21"/>
              <w:szCs w:val="21"/>
            </w:rPr>
          </w:rPrChange>
        </w:rPr>
        <w:t>）</w:t>
      </w:r>
      <w:r>
        <w:rPr>
          <w:sz w:val="22"/>
        </w:rPr>
        <w:fldChar w:fldCharType="end"/>
      </w:r>
      <w:r>
        <w:rPr>
          <w:rFonts w:ascii="Times New Roman" w:hAnsi="Times New Roman" w:cs="Times New Roman" w:eastAsia="SimSun"/>
          <w:sz w:val="21"/>
          <w:szCs w:val="21"/>
          <w:rPrChange w:id="800" w:author="Codex" w:date="2026-10-05T16:32:41.313017+00:00">
            <w:rPr>
              <w:sz w:val="21"/>
              <w:szCs w:val="21"/>
            </w:rPr>
          </w:rPrChange>
        </w:rPr>
        <w:t>。二者可以同时发生：一项中介贡献可能不依赖交互，也可能只有在暴露与中介共同作用时才表现出来。这里的构成关系由反事实对比定义，而不是由某个分层回归系数是否显著定义。</w:t>
      </w:r>
    </w:p>
    <w:p w14:paraId="729367DA" w14:textId="4CA39804"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15" w:author="Codex" w:date="2026-10-05T16:32:41.313017+00:00">
            <w:rPr>
              <w:sz w:val="21"/>
              <w:szCs w:val="21"/>
            </w:rPr>
          </w:rPrChange>
        </w:rPr>
        <w:pPrChange w:id="801" w:author="Codex" w:date="2026-10-05T16:32:41.313017+00:00">
          <w:pPr>
            <w:pStyle w:val="af5"/>
            <w:snapToGrid w:val="0"/>
            <w:ind w:firstLine="420"/>
            <w:jc w:val="both"/>
          </w:pPr>
        </w:pPrChange>
      </w:pPr>
      <w:r>
        <w:rPr>
          <w:rFonts w:ascii="Times New Roman" w:hAnsi="Times New Roman" w:cs="Times New Roman" w:eastAsia="SimSun"/>
          <w:sz w:val="21"/>
          <w:szCs w:val="21"/>
          <w:rPrChange w:id="802" w:author="Codex" w:date="2026-10-05T16:32:41.313017+00:00">
            <w:rPr>
              <w:sz w:val="21"/>
              <w:szCs w:val="21"/>
            </w:rPr>
          </w:rPrChange>
        </w:rPr>
        <w:lastRenderedPageBreak/>
        <w:t>固定中介状态在理论上提供了观察关系机制的另一种方式</w:t>
      </w:r>
      <w:r>
        <w:rPr>
          <w:sz w:val="22"/>
        </w:rPr>
        <w:fldChar w:fldCharType="begin"/>
      </w:r>
      <w:r w:rsidR="003E386D">
        <w:rPr>
          <w:rFonts w:hint="eastAsia"/>
          <w:sz w:val="22"/>
        </w:rPr>
        <w:instrText xml:space="preserve"> ADDIN ZOTERO_ITEM CSL_CITATION {"citationID":"xyEe0J8W","properties":{"formattedCitation":"\\uc0\\u65288{}VanderWeele, 2014\\uc0\\u65289{}","plainCitation":"</w:instrText>
      </w:r>
      <w:r w:rsidR="003E386D">
        <w:rPr>
          <w:rFonts w:hint="eastAsia"/>
          <w:sz w:val="22"/>
        </w:rPr>
        <w:instrText>（</w:instrText>
      </w:r>
      <w:r w:rsidR="003E386D">
        <w:rPr>
          <w:rFonts w:hint="eastAsia"/>
          <w:sz w:val="22"/>
        </w:rPr>
        <w:instrText>VanderWeele, 2014</w:instrText>
      </w:r>
      <w:r w:rsidR="003E386D">
        <w:rPr>
          <w:rFonts w:hint="eastAsia"/>
          <w:sz w:val="22"/>
        </w:rPr>
        <w:instrText>）</w:instrText>
      </w:r>
      <w:r w:rsidR="003E386D">
        <w:rPr>
          <w:rFonts w:hint="eastAsia"/>
          <w:sz w:val="22"/>
        </w:rPr>
        <w:instrText>","noteIndex":0},"citationItems":[{"id":25640,"uris":["http://zotero.org/users/9676737/items/UKLUG7YC"],"itemData":{"id":25640,"type":"article-journal","abstract":"</w:instrText>
      </w:r>
      <w:r w:rsidR="003E386D">
        <w:rPr>
          <w:rFonts w:hint="eastAsia"/>
          <w:sz w:val="22"/>
        </w:rPr>
        <w:instrText>在存在可能与暴露因素相互作用的中介因素的情况下，暴露对结果的总体影响可以分解为四个组成部分：（</w:instrText>
      </w:r>
      <w:r w:rsidR="003E386D">
        <w:rPr>
          <w:rFonts w:hint="eastAsia"/>
          <w:sz w:val="22"/>
        </w:rPr>
        <w:instrText>1</w:instrText>
      </w:r>
      <w:r w:rsidR="003E386D">
        <w:rPr>
          <w:rFonts w:hint="eastAsia"/>
          <w:sz w:val="22"/>
        </w:rPr>
        <w:instrText>）在没有中介因素的情况下，暴露的影响；（</w:instrText>
      </w:r>
      <w:r w:rsidR="003E386D">
        <w:rPr>
          <w:rFonts w:hint="eastAsia"/>
          <w:sz w:val="22"/>
        </w:rPr>
        <w:instrText>2</w:instrText>
      </w:r>
      <w:r w:rsidR="003E386D">
        <w:rPr>
          <w:rFonts w:hint="eastAsia"/>
          <w:sz w:val="22"/>
        </w:rPr>
        <w:instrText>）当中介因素保持其在没有暴露因素时的状态时，交互作用的影响；（</w:instrText>
      </w:r>
      <w:r w:rsidR="003E386D">
        <w:rPr>
          <w:rFonts w:hint="eastAsia"/>
          <w:sz w:val="22"/>
        </w:rPr>
        <w:instrText>3</w:instrText>
      </w:r>
      <w:r w:rsidR="003E386D">
        <w:rPr>
          <w:rFonts w:hint="eastAsia"/>
          <w:sz w:val="22"/>
        </w:rPr>
        <w:instrText>）中介交互作用；（</w:instrText>
      </w:r>
      <w:r w:rsidR="003E386D">
        <w:rPr>
          <w:rFonts w:hint="eastAsia"/>
          <w:sz w:val="22"/>
        </w:rPr>
        <w:instrText>4</w:instrText>
      </w:r>
      <w:r w:rsidR="003E386D">
        <w:rPr>
          <w:rFonts w:hint="eastAsia"/>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sz w:val="22"/>
        </w:rPr>
        <w:instrText>","citation-key":"VanderWeele2014","container-title":"Epidemiology","DOI":"10.1097/EDE.0000000000000121","ISSN":"1044-3983","issue":"5","language":"en","page":"749-761","source":"journals.lww.com","title":"A unification o</w:instrText>
      </w:r>
      <w:r w:rsidR="003E386D">
        <w:rPr>
          <w:sz w:val="22"/>
        </w:rPr>
        <w:instrText xml:space="preserve">f mediation and interaction: A 4-way decomposition","title-short":"A Unification of Mediation and Interaction","volume":"25","author":[{"family":"VanderWeele","given":"Tyler J."}],"issued":{"date-parts":[["2014",9]]}}}],"schema":"https://github.com/citation-style-language/schema/raw/master/csl-citation.json"} </w:instrText>
      </w:r>
      <w:r>
        <w:rPr>
          <w:sz w:val="22"/>
        </w:rPr>
        <w:fldChar w:fldCharType="separate"/>
      </w:r>
      <w:r w:rsidRPr="004E5CC5">
        <w:rPr>
          <w:rFonts w:ascii="Times New Roman" w:hAnsi="Times New Roman" w:cs="Times New Roman" w:eastAsia="SimSun"/>
          <w:sz w:val="21"/>
          <w:szCs w:val="21"/>
          <w:rPrChange w:id="803" w:author="Codex" w:date="2026-10-05T16:32:41.313017+00:00">
            <w:rPr>
              <w:sz w:val="21"/>
              <w:szCs w:val="21"/>
            </w:rPr>
          </w:rPrChange>
        </w:rPr>
        <w:t>（</w:t>
      </w:r>
      <w:r w:rsidRPr="004E5CC5">
        <w:rPr>
          <w:rFonts w:ascii="Times New Roman" w:hAnsi="Times New Roman" w:cs="Times New Roman" w:eastAsia="SimSun"/>
          <w:sz w:val="21"/>
          <w:szCs w:val="21"/>
          <w:rPrChange w:id="804" w:author="Codex" w:date="2026-10-05T16:32:41.313017+00:00">
            <w:rPr>
              <w:sz w:val="21"/>
              <w:szCs w:val="21"/>
            </w:rPr>
          </w:rPrChange>
        </w:rPr>
        <w:t>VanderWeele, 2014</w:t>
      </w:r>
      <w:r w:rsidRPr="004E5CC5">
        <w:rPr>
          <w:rFonts w:ascii="Times New Roman" w:hAnsi="Times New Roman" w:cs="Times New Roman" w:eastAsia="SimSun"/>
          <w:sz w:val="21"/>
          <w:szCs w:val="21"/>
          <w:rPrChange w:id="805" w:author="Codex" w:date="2026-10-05T16:32:41.313017+00:00">
            <w:rPr>
              <w:sz w:val="21"/>
              <w:szCs w:val="21"/>
            </w:rPr>
          </w:rPrChange>
        </w:rPr>
        <w:t>）</w:t>
      </w:r>
      <w:r>
        <w:rPr>
          <w:sz w:val="22"/>
        </w:rPr>
        <w:fldChar w:fldCharType="end"/>
      </w:r>
      <w:r>
        <w:rPr>
          <w:rFonts w:ascii="Times New Roman" w:hAnsi="Times New Roman" w:cs="Times New Roman" w:eastAsia="SimSun"/>
          <w:sz w:val="21"/>
          <w:szCs w:val="21"/>
          <w:rPrChange w:id="806" w:author="Codex" w:date="2026-10-05T16:32:41.313017+00:00">
            <w:rPr>
              <w:sz w:val="21"/>
              <w:szCs w:val="21"/>
            </w:rPr>
          </w:rPrChange>
        </w:rPr>
        <w:t>。在既有模型中，</w:t>
      </w:r>
      <w:r>
        <w:rPr>
          <w:rFonts w:ascii="Times New Roman" w:hAnsi="Times New Roman" w:cs="Times New Roman" w:eastAsia="SimSun"/>
          <w:sz w:val="21"/>
          <w:szCs w:val="21"/>
          <w:rPrChange w:id="807" w:author="Codex" w:date="2026-10-05T16:32:41.313017+00:00">
            <w:rPr>
              <w:sz w:val="21"/>
              <w:szCs w:val="21"/>
            </w:rPr>
          </w:rPrChange>
        </w:rPr>
        <w:t>CDE OR(1)</w:t>
      </w:r>
      <w:r>
        <w:rPr>
          <w:rFonts w:ascii="Times New Roman" w:hAnsi="Times New Roman" w:cs="Times New Roman" w:eastAsia="SimSun"/>
          <w:sz w:val="21"/>
          <w:szCs w:val="21"/>
          <w:rPrChange w:id="808" w:author="Codex" w:date="2026-10-05T16:32:41.313017+00:00">
            <w:rPr>
              <w:sz w:val="21"/>
              <w:szCs w:val="21"/>
            </w:rPr>
          </w:rPrChange>
        </w:rPr>
        <w:t>小于</w:t>
      </w:r>
      <w:r>
        <w:rPr>
          <w:rFonts w:ascii="Times New Roman" w:hAnsi="Times New Roman" w:cs="Times New Roman" w:eastAsia="SimSun"/>
          <w:sz w:val="21"/>
          <w:szCs w:val="21"/>
          <w:rPrChange w:id="809" w:author="Codex" w:date="2026-10-05T16:32:41.313017+00:00">
            <w:rPr>
              <w:sz w:val="21"/>
              <w:szCs w:val="21"/>
            </w:rPr>
          </w:rPrChange>
        </w:rPr>
        <w:t>CDE OR(0)</w:t>
      </w:r>
      <w:r>
        <w:rPr>
          <w:rFonts w:ascii="Times New Roman" w:hAnsi="Times New Roman" w:cs="Times New Roman" w:eastAsia="SimSun"/>
          <w:sz w:val="21"/>
          <w:szCs w:val="21"/>
          <w:rPrChange w:id="810" w:author="Codex" w:date="2026-10-05T16:32:41.313017+00:00">
            <w:rPr>
              <w:sz w:val="21"/>
              <w:szCs w:val="21"/>
            </w:rPr>
          </w:rPrChange>
        </w:rPr>
        <w:t>时，带符号</w:t>
      </w:r>
      <w:r>
        <w:rPr>
          <w:rFonts w:ascii="Times New Roman" w:hAnsi="Times New Roman" w:cs="Times New Roman" w:eastAsia="SimSun"/>
          <w:sz w:val="21"/>
          <w:szCs w:val="21"/>
          <w:rPrChange w:id="811" w:author="Codex" w:date="2026-10-05T16:32:41.313017+00:00">
            <w:rPr>
              <w:sz w:val="21"/>
              <w:szCs w:val="21"/>
            </w:rPr>
          </w:rPrChange>
        </w:rPr>
        <w:t>OR</w:t>
      </w:r>
      <w:r>
        <w:rPr>
          <w:rFonts w:ascii="Times New Roman" w:hAnsi="Times New Roman" w:cs="Times New Roman" w:eastAsia="SimSun"/>
          <w:sz w:val="21"/>
          <w:szCs w:val="21"/>
          <w:rPrChange w:id="812" w:author="Codex" w:date="2026-10-05T16:32:41.313017+00:00">
            <w:rPr>
              <w:sz w:val="21"/>
              <w:szCs w:val="21"/>
            </w:rPr>
          </w:rPrChange>
        </w:rPr>
        <w:t>差为负，反之为正。本文保留这种数值对比及其与</w:t>
      </w:r>
      <w:r>
        <w:rPr>
          <w:rFonts w:ascii="Times New Roman" w:hAnsi="Times New Roman" w:cs="Times New Roman" w:eastAsia="SimSun"/>
          <w:sz w:val="21"/>
          <w:szCs w:val="21"/>
          <w:rPrChange w:id="813" w:author="Codex" w:date="2026-10-05T16:32:41.313017+00:00">
            <w:rPr>
              <w:sz w:val="21"/>
              <w:szCs w:val="21"/>
            </w:rPr>
          </w:rPrChange>
        </w:rPr>
        <w:t>“</w:t>
      </w:r>
      <w:r>
        <w:rPr>
          <w:rFonts w:ascii="Times New Roman" w:hAnsi="Times New Roman" w:cs="Times New Roman" w:eastAsia="SimSun"/>
          <w:sz w:val="21"/>
          <w:szCs w:val="21"/>
          <w:rPrChange w:id="814" w:author="Codex" w:date="2026-10-05T16:32:41.313017+00:00">
            <w:rPr>
              <w:sz w:val="21"/>
              <w:szCs w:val="21"/>
            </w:rPr>
          </w:rPrChange>
        </w:rPr>
        <w:t>推力</w:t>
      </w:r>
      <w:r>
        <w:rPr>
          <w:rFonts w:ascii="Times New Roman" w:hAnsi="Times New Roman" w:cs="Times New Roman" w:eastAsia="SimSun"/>
          <w:sz w:val="21"/>
          <w:szCs w:val="21"/>
          <w:rPrChange w:id="815" w:author="Codex" w:date="2026-10-05T16:32:41.313017+00:00">
            <w:rPr>
              <w:sz w:val="21"/>
              <w:szCs w:val="21"/>
            </w:rPr>
          </w:rPrChange>
        </w:rPr>
        <w:t>—</w:t>
      </w:r>
      <w:r>
        <w:rPr>
          <w:rFonts w:ascii="Times New Roman" w:hAnsi="Times New Roman" w:cs="Times New Roman" w:eastAsia="SimSun"/>
          <w:sz w:val="21"/>
          <w:szCs w:val="21"/>
          <w:rPrChange w:id="816" w:author="Codex" w:date="2026-10-05T16:32:41.313017+00:00">
            <w:rPr>
              <w:sz w:val="21"/>
              <w:szCs w:val="21"/>
            </w:rPr>
          </w:rPrChange>
        </w:rPr>
        <w:t>拉力</w:t>
      </w:r>
      <w:r>
        <w:rPr>
          <w:rFonts w:ascii="Times New Roman" w:hAnsi="Times New Roman" w:cs="Times New Roman" w:eastAsia="SimSun"/>
          <w:sz w:val="21"/>
          <w:szCs w:val="21"/>
          <w:rPrChange w:id="817" w:author="Codex" w:date="2026-10-05T16:32:41.313017+00:00">
            <w:rPr>
              <w:sz w:val="21"/>
              <w:szCs w:val="21"/>
            </w:rPr>
          </w:rPrChange>
        </w:rPr>
        <w:t>”</w:t>
      </w:r>
      <w:r>
        <w:rPr>
          <w:rFonts w:ascii="Times New Roman" w:hAnsi="Times New Roman" w:cs="Times New Roman" w:eastAsia="SimSun"/>
          <w:sz w:val="21"/>
          <w:szCs w:val="21"/>
          <w:rPrChange w:id="818" w:author="Codex" w:date="2026-10-05T16:32:41.313017+00:00">
            <w:rPr>
              <w:sz w:val="21"/>
              <w:szCs w:val="21"/>
            </w:rPr>
          </w:rPrChange>
        </w:rPr>
        <w:t>预期的对应，但不将其认定为已识别的因果调节作用，也不将</w:t>
      </w:r>
      <w:r>
        <w:rPr>
          <w:rFonts w:ascii="Times New Roman" w:hAnsi="Times New Roman" w:cs="Times New Roman" w:eastAsia="SimSun"/>
          <w:sz w:val="21"/>
          <w:szCs w:val="21"/>
          <w:rPrChange w:id="819" w:author="Codex" w:date="2026-10-05T16:32:41.313017+00:00">
            <w:rPr>
              <w:sz w:val="21"/>
              <w:szCs w:val="21"/>
            </w:rPr>
          </w:rPrChange>
        </w:rPr>
        <w:t>OR</w:t>
      </w:r>
      <w:r>
        <w:rPr>
          <w:rFonts w:ascii="Times New Roman" w:hAnsi="Times New Roman" w:cs="Times New Roman" w:eastAsia="SimSun"/>
          <w:sz w:val="21"/>
          <w:szCs w:val="21"/>
          <w:rPrChange w:id="820" w:author="Codex" w:date="2026-10-05T16:32:41.313017+00:00">
            <w:rPr>
              <w:sz w:val="21"/>
              <w:szCs w:val="21"/>
            </w:rPr>
          </w:rPrChange>
        </w:rPr>
        <w:t>差解释为改变满意度带来的概率收益。</w:t>
      </w:r>
    </w:p>
    <w:p w14:paraId="1C03F9C7" w14:textId="7FF68A01" w:rsidR="0091533B" w:rsidRPr="00270697" w:rsidRDefault="00444686" w:rsidP="00864690">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16" w:author="Codex" w:date="2026-10-05T16:32:41.313017+00:00">
            <w:rPr>
              <w:sz w:val="21"/>
              <w:szCs w:val="21"/>
            </w:rPr>
          </w:rPrChange>
        </w:rPr>
        <w:pPrChange w:id="821" w:author="Codex" w:date="2026-10-05T16:32:41.313017+00:00">
          <w:pPr>
            <w:pStyle w:val="af5"/>
            <w:snapToGrid w:val="0"/>
            <w:ind w:firstLine="420"/>
            <w:jc w:val="both"/>
          </w:pPr>
        </w:pPrChange>
      </w:pPr>
      <w:r>
        <w:rPr>
          <w:rFonts w:ascii="Times New Roman" w:hAnsi="Times New Roman" w:cs="Times New Roman" w:eastAsia="SimSun"/>
          <w:sz w:val="21"/>
          <w:szCs w:val="21"/>
          <w:rPrChange w:id="822" w:author="Codex" w:date="2026-10-05T16:32:41.313017+00:00">
            <w:rPr>
              <w:sz w:val="21"/>
              <w:szCs w:val="21"/>
            </w:rPr>
          </w:rPrChange>
        </w:rPr>
        <w:t>对</w:t>
      </w:r>
      <w:r>
        <w:rPr>
          <w:rFonts w:ascii="Times New Roman" w:hAnsi="Times New Roman" w:cs="Times New Roman" w:eastAsia="SimSun"/>
          <w:sz w:val="21"/>
          <w:szCs w:val="21"/>
          <w:rPrChange w:id="823" w:author="Codex" w:date="2026-10-05T16:32:41.313017+00:00">
            <w:rPr>
              <w:sz w:val="21"/>
              <w:szCs w:val="21"/>
            </w:rPr>
          </w:rPrChange>
        </w:rPr>
        <w:t>RQ2.3</w:t>
      </w:r>
      <w:r>
        <w:rPr>
          <w:rFonts w:ascii="Times New Roman" w:hAnsi="Times New Roman" w:cs="Times New Roman" w:eastAsia="SimSun"/>
          <w:sz w:val="21"/>
          <w:szCs w:val="21"/>
          <w:rPrChange w:id="824" w:author="Codex" w:date="2026-10-05T16:32:41.313017+00:00">
            <w:rPr>
              <w:sz w:val="21"/>
              <w:szCs w:val="21"/>
            </w:rPr>
          </w:rPrChange>
        </w:rPr>
        <w:t>及</w:t>
      </w:r>
      <w:r>
        <w:rPr>
          <w:rFonts w:ascii="Times New Roman" w:hAnsi="Times New Roman" w:cs="Times New Roman" w:eastAsia="SimSun"/>
          <w:sz w:val="21"/>
          <w:szCs w:val="21"/>
          <w:rPrChange w:id="825" w:author="Codex" w:date="2026-10-05T16:32:41.313017+00:00">
            <w:rPr>
              <w:sz w:val="21"/>
              <w:szCs w:val="21"/>
            </w:rPr>
          </w:rPrChange>
        </w:rPr>
        <w:t>RQ2.5</w:t>
      </w:r>
      <w:r>
        <w:rPr>
          <w:rFonts w:ascii="Times New Roman" w:hAnsi="Times New Roman" w:cs="Times New Roman" w:eastAsia="SimSun"/>
          <w:sz w:val="21"/>
          <w:szCs w:val="21"/>
          <w:rPrChange w:id="826" w:author="Codex" w:date="2026-10-05T16:32:41.313017+00:00">
            <w:rPr>
              <w:sz w:val="21"/>
              <w:szCs w:val="21"/>
            </w:rPr>
          </w:rPrChange>
        </w:rPr>
        <w:t>的比例问题，还需要分解尺度一致、总效应分母稳定。当前原生</w:t>
      </w:r>
      <w:r>
        <w:rPr>
          <w:rFonts w:ascii="Times New Roman" w:hAnsi="Times New Roman" w:cs="Times New Roman" w:eastAsia="SimSun"/>
          <w:sz w:val="21"/>
          <w:szCs w:val="21"/>
          <w:rPrChange w:id="827" w:author="Codex" w:date="2026-10-05T16:32:41.313017+00:00">
            <w:rPr>
              <w:sz w:val="21"/>
              <w:szCs w:val="21"/>
            </w:rPr>
          </w:rPrChange>
        </w:rPr>
        <w:t>ER</w:t>
      </w:r>
      <w:r>
        <w:rPr>
          <w:rFonts w:ascii="Times New Roman" w:hAnsi="Times New Roman" w:cs="Times New Roman" w:eastAsia="SimSun"/>
          <w:sz w:val="21"/>
          <w:szCs w:val="21"/>
          <w:rPrChange w:id="828" w:author="Codex" w:date="2026-10-05T16:32:41.313017+00:00">
            <w:rPr>
              <w:sz w:val="21"/>
              <w:szCs w:val="21"/>
            </w:rPr>
          </w:rPrChange>
        </w:rPr>
        <w:t>及比例输出尚不足以支持可靠的份额解释，因而保留完整记录而不据此估算治理贡献；这一缺口不以</w:t>
      </w:r>
      <w:r>
        <w:rPr>
          <w:rFonts w:ascii="Times New Roman" w:hAnsi="Times New Roman" w:cs="Times New Roman" w:eastAsia="SimSun"/>
          <w:sz w:val="21"/>
          <w:szCs w:val="21"/>
          <w:rPrChange w:id="829" w:author="Codex" w:date="2026-10-05T16:32:41.313017+00:00">
            <w:rPr>
              <w:sz w:val="21"/>
              <w:szCs w:val="21"/>
            </w:rPr>
          </w:rPrChange>
        </w:rPr>
        <w:t>“</w:t>
      </w:r>
      <w:r>
        <w:rPr>
          <w:rFonts w:ascii="Times New Roman" w:hAnsi="Times New Roman" w:cs="Times New Roman" w:eastAsia="SimSun"/>
          <w:sz w:val="21"/>
          <w:szCs w:val="21"/>
          <w:rPrChange w:id="830" w:author="Codex" w:date="2026-10-05T16:32:41.313017+00:00">
            <w:rPr>
              <w:sz w:val="21"/>
              <w:szCs w:val="21"/>
            </w:rPr>
          </w:rPrChange>
        </w:rPr>
        <w:t>结果不显著</w:t>
      </w:r>
      <w:r>
        <w:rPr>
          <w:rFonts w:ascii="Times New Roman" w:hAnsi="Times New Roman" w:cs="Times New Roman" w:eastAsia="SimSun"/>
          <w:sz w:val="21"/>
          <w:szCs w:val="21"/>
          <w:rPrChange w:id="831" w:author="Codex" w:date="2026-10-05T16:32:41.313017+00:00">
            <w:rPr>
              <w:sz w:val="21"/>
              <w:szCs w:val="21"/>
            </w:rPr>
          </w:rPrChange>
        </w:rPr>
        <w:t>”</w:t>
      </w:r>
      <w:r>
        <w:rPr>
          <w:rFonts w:ascii="Times New Roman" w:hAnsi="Times New Roman" w:cs="Times New Roman" w:eastAsia="SimSun"/>
          <w:sz w:val="21"/>
          <w:szCs w:val="21"/>
          <w:rPrChange w:id="832" w:author="Codex" w:date="2026-10-05T16:32:41.313017+00:00">
            <w:rPr>
              <w:sz w:val="21"/>
              <w:szCs w:val="21"/>
            </w:rPr>
          </w:rPrChange>
        </w:rPr>
        <w:t>替代。</w:t>
      </w:r>
    </w:p>
    <w:tbl>
      <w:tblPr>
        <w:tblStyle w:val="afff5"/>
        <w:tblW w:w="0" w:type="auto"/>
        <w:tblLook w:val="04A0" w:firstRow="1" w:lastRow="0" w:firstColumn="1" w:lastColumn="0" w:noHBand="0" w:noVBand="1"/>
      </w:tblPr>
      <w:tblGrid>
        <w:gridCol w:w="9300"/>
        <w:gridCol w:w="7186"/>
      </w:tblGrid>
      <w:tr w:rsidR="00D60DE2" w14:paraId="3D14BE05" w14:textId="77777777" w:rsidTr="00264364">
        <w:trPr>
          <w:cantSplit/>
        </w:trPr>
        <w:tc>
          <w:tcPr>
            <w:tcW w:w="0" w:type="auto"/>
            <w:gridSpan w:val="2"/>
          </w:tcPr>
          <w:p w14:paraId="5F920A34" w14:textId="77777777" w:rsidR="00D60DE2" w:rsidRPr="001575E8" w:rsidRDefault="00D60DE2" w:rsidP="00D60DE2">
            <w:pPr>
              <w:keepNext/>
              <w:snapToGrid w:val="0"/>
              <w:ind w:firstLineChars="0" w:firstLine="0"/>
            </w:pPr>
            <w:r>
              <w:lastRenderedPageBreak/>
              <w:t>P</w:t>
            </w:r>
            <w:r>
              <w:rPr>
                <w:rFonts w:hint="eastAsia"/>
              </w:rPr>
              <w:t xml:space="preserve">anel </w:t>
            </w:r>
            <w:r>
              <w:t>0</w:t>
            </w:r>
            <w:r>
              <w:rPr>
                <w:rFonts w:hint="eastAsia"/>
              </w:rPr>
              <w:t>：</w:t>
            </w:r>
            <w:r w:rsidR="00DE1635">
              <w:rPr>
                <w:rFonts w:hint="eastAsia"/>
              </w:rPr>
              <w:t>X*M</w:t>
            </w:r>
            <w:r w:rsidR="00DE1635">
              <w:rPr>
                <w:rFonts w:hint="eastAsia"/>
              </w:rPr>
              <w:t>之间存在交互作用的中介过程</w:t>
            </w:r>
          </w:p>
          <w:p w14:paraId="009E4E9A" w14:textId="77777777" w:rsidR="00D60DE2" w:rsidRDefault="00D60DE2" w:rsidP="00B75A32">
            <w:pPr>
              <w:keepNext/>
              <w:snapToGrid w:val="0"/>
              <w:ind w:firstLineChars="0" w:firstLine="0"/>
              <w:jc w:val="center"/>
            </w:pPr>
            <w:r>
              <w:rPr>
                <w:rFonts w:hint="eastAsia"/>
              </w:rPr>
              <w:t>婚姻满意度</w:t>
            </w:r>
            <w:r>
              <w:rPr>
                <w:rFonts w:hint="eastAsia"/>
              </w:rPr>
              <w:t>(M)</w:t>
            </w:r>
          </w:p>
          <w:p w14:paraId="543A1806" w14:textId="77777777" w:rsidR="00D60DE2" w:rsidRDefault="00D60DE2" w:rsidP="00D60DE2">
            <w:pPr>
              <w:keepNext/>
              <w:snapToGrid w:val="0"/>
              <w:ind w:firstLineChars="0" w:firstLine="0"/>
              <w:jc w:val="center"/>
            </w:pPr>
            <w:r>
              <w:rPr>
                <w:rFonts w:hint="eastAsia"/>
              </w:rPr>
              <w:t>↗</w:t>
            </w:r>
            <w:r>
              <w:rPr>
                <w:rFonts w:hint="eastAsia"/>
              </w:rPr>
              <w:tab/>
            </w:r>
            <w:r>
              <w:rPr>
                <w:rFonts w:hint="eastAsia"/>
              </w:rPr>
              <w:tab/>
            </w:r>
            <w:r>
              <w:rPr>
                <w:rFonts w:hint="eastAsia"/>
              </w:rPr>
              <w:t>↓</w:t>
            </w:r>
            <w:r>
              <w:rPr>
                <w:rFonts w:hint="eastAsia"/>
              </w:rPr>
              <w:tab/>
            </w:r>
            <w:r>
              <w:rPr>
                <w:rFonts w:hint="eastAsia"/>
              </w:rPr>
              <w:tab/>
            </w:r>
            <w:r>
              <w:rPr>
                <w:rFonts w:hint="eastAsia"/>
              </w:rPr>
              <w:t>↘</w:t>
            </w:r>
          </w:p>
          <w:p w14:paraId="53B89338" w14:textId="77777777" w:rsidR="00D60DE2" w:rsidRDefault="00D60DE2" w:rsidP="00D60DE2">
            <w:pPr>
              <w:keepNext/>
              <w:snapToGrid w:val="0"/>
              <w:ind w:firstLineChars="0" w:firstLine="0"/>
              <w:jc w:val="center"/>
            </w:pPr>
            <w:r>
              <w:rPr>
                <w:rFonts w:hint="eastAsia"/>
              </w:rPr>
              <w:t>(</w:t>
            </w:r>
            <w:r>
              <w:t>X*M</w:t>
            </w:r>
            <w:r>
              <w:rPr>
                <w:rFonts w:hint="eastAsia"/>
              </w:rPr>
              <w:t>)</w:t>
            </w:r>
          </w:p>
          <w:p w14:paraId="6AF4A601" w14:textId="77777777" w:rsidR="00D60DE2" w:rsidRDefault="00D60DE2" w:rsidP="00D60DE2">
            <w:pPr>
              <w:keepNext/>
              <w:snapToGrid w:val="0"/>
              <w:ind w:firstLineChars="0" w:firstLine="0"/>
              <w:jc w:val="center"/>
            </w:pPr>
            <w:r>
              <w:rPr>
                <w:rFonts w:hint="eastAsia"/>
              </w:rPr>
              <w:t>↗</w:t>
            </w:r>
            <w:r>
              <w:rPr>
                <w:rFonts w:hint="eastAsia"/>
              </w:rPr>
              <w:tab/>
              <w:t xml:space="preserve">   </w:t>
            </w:r>
            <w:r>
              <w:rPr>
                <w:rFonts w:hint="eastAsia"/>
              </w:rPr>
              <w:t>婚姻满意度</w:t>
            </w:r>
            <w:r>
              <w:rPr>
                <w:rFonts w:hint="eastAsia"/>
              </w:rPr>
              <w:t xml:space="preserve"> * </w:t>
            </w:r>
            <w:r>
              <w:rPr>
                <w:rFonts w:hint="eastAsia"/>
              </w:rPr>
              <w:t>收入</w:t>
            </w:r>
            <w:r>
              <w:rPr>
                <w:rFonts w:hint="eastAsia"/>
              </w:rPr>
              <w:tab/>
            </w:r>
            <w:r>
              <w:rPr>
                <w:rFonts w:hint="eastAsia"/>
              </w:rPr>
              <w:t>↘</w:t>
            </w:r>
          </w:p>
          <w:p w14:paraId="46916C53" w14:textId="77777777" w:rsidR="00D60DE2" w:rsidRDefault="00D60DE2" w:rsidP="00D60DE2">
            <w:pPr>
              <w:keepNext/>
              <w:snapToGrid w:val="0"/>
              <w:spacing w:line="120" w:lineRule="exact"/>
              <w:ind w:firstLineChars="0" w:firstLine="0"/>
              <w:jc w:val="center"/>
            </w:pPr>
          </w:p>
          <w:p w14:paraId="53F57EA6" w14:textId="77777777" w:rsidR="00D60DE2" w:rsidRDefault="00D60DE2" w:rsidP="00D60DE2">
            <w:pPr>
              <w:keepNext/>
              <w:snapToGrid w:val="0"/>
              <w:ind w:firstLineChars="0" w:firstLine="0"/>
              <w:jc w:val="center"/>
            </w:pPr>
            <w:r>
              <w:rPr>
                <w:rFonts w:hint="eastAsia"/>
              </w:rPr>
              <w:t>↗</w:t>
            </w:r>
            <w:r>
              <w:rPr>
                <w:rFonts w:hint="eastAsia"/>
              </w:rPr>
              <w:tab/>
            </w:r>
            <w:r>
              <w:rPr>
                <w:rFonts w:hint="eastAsia"/>
              </w:rPr>
              <w:tab/>
              <w:t xml:space="preserve">  </w:t>
            </w:r>
            <w:r>
              <w:rPr>
                <w:rFonts w:hint="eastAsia"/>
              </w:rPr>
              <w:t>↗</w:t>
            </w:r>
            <w:r>
              <w:rPr>
                <w:rFonts w:hint="eastAsia"/>
              </w:rPr>
              <w:tab/>
              <w:t xml:space="preserve">        </w:t>
            </w:r>
            <w:r>
              <w:rPr>
                <w:rFonts w:hint="eastAsia"/>
              </w:rPr>
              <w:tab/>
            </w:r>
            <w:r>
              <w:rPr>
                <w:rFonts w:hint="eastAsia"/>
              </w:rPr>
              <w:tab/>
            </w:r>
            <w:r>
              <w:rPr>
                <w:rFonts w:hint="eastAsia"/>
              </w:rPr>
              <w:t>↘</w:t>
            </w:r>
            <w:r>
              <w:rPr>
                <w:rFonts w:hint="eastAsia"/>
              </w:rPr>
              <w:tab/>
            </w:r>
            <w:r>
              <w:rPr>
                <w:rFonts w:hint="eastAsia"/>
              </w:rPr>
              <w:tab/>
            </w:r>
            <w:r>
              <w:rPr>
                <w:rFonts w:hint="eastAsia"/>
              </w:rPr>
              <w:t>↘</w:t>
            </w:r>
          </w:p>
          <w:p w14:paraId="0C087F9F" w14:textId="77777777" w:rsidR="00D60DE2" w:rsidRDefault="00D60DE2" w:rsidP="00D60DE2">
            <w:pPr>
              <w:keepNext/>
              <w:snapToGrid w:val="0"/>
              <w:ind w:firstLineChars="0" w:firstLine="0"/>
              <w:jc w:val="center"/>
            </w:pPr>
            <w:r>
              <w:rPr>
                <w:rFonts w:hint="eastAsia"/>
              </w:rPr>
              <w:t>收入</w:t>
            </w:r>
            <w:r>
              <w:rPr>
                <w:rFonts w:hint="eastAsia"/>
              </w:rPr>
              <w:t>(X)</w:t>
            </w:r>
            <w:r w:rsidRPr="00D60DE2">
              <w:rPr>
                <w:rFonts w:hint="eastAsia"/>
                <w:b/>
                <w:bCs/>
                <w:color w:val="FF0000"/>
                <w:sz w:val="40"/>
                <w:szCs w:val="44"/>
              </w:rPr>
              <w:tab/>
            </w:r>
            <w:r w:rsidRPr="00D60DE2">
              <w:rPr>
                <w:rFonts w:hint="eastAsia"/>
                <w:b/>
                <w:bCs/>
                <w:color w:val="FF0000"/>
                <w:sz w:val="40"/>
                <w:szCs w:val="44"/>
              </w:rPr>
              <w:tab/>
            </w:r>
            <w:r w:rsidRPr="00D60DE2">
              <w:rPr>
                <w:rFonts w:hint="eastAsia"/>
                <w:b/>
                <w:bCs/>
                <w:color w:val="FF0000"/>
                <w:sz w:val="40"/>
                <w:szCs w:val="44"/>
              </w:rPr>
              <w:tab/>
            </w:r>
            <w:r w:rsidR="00514D14">
              <w:rPr>
                <w:rFonts w:hint="eastAsia"/>
              </w:rPr>
              <w:t>→</w:t>
            </w:r>
            <w:r w:rsidRPr="00514D14">
              <w:rPr>
                <w:rFonts w:hint="eastAsia"/>
                <w:color w:val="FF0000"/>
              </w:rPr>
              <w:tab/>
            </w:r>
            <w:r w:rsidRPr="00D60DE2">
              <w:rPr>
                <w:rFonts w:hint="eastAsia"/>
                <w:b/>
                <w:bCs/>
                <w:color w:val="FF0000"/>
                <w:sz w:val="40"/>
                <w:szCs w:val="44"/>
              </w:rPr>
              <w:tab/>
              <w:t xml:space="preserve">   </w:t>
            </w:r>
            <w:r>
              <w:rPr>
                <w:rFonts w:hint="eastAsia"/>
              </w:rPr>
              <w:t>代际经济支持</w:t>
            </w:r>
            <w:r>
              <w:rPr>
                <w:rFonts w:hint="eastAsia"/>
              </w:rPr>
              <w:t>(Y)</w:t>
            </w:r>
          </w:p>
        </w:tc>
      </w:tr>
      <w:tr w:rsidR="003C4A23" w14:paraId="0CAD6C41" w14:textId="77777777" w:rsidTr="00E378D3">
        <w:trPr>
          <w:cantSplit/>
        </w:trPr>
        <w:tc>
          <w:tcPr>
            <w:tcW w:w="9300" w:type="dxa"/>
          </w:tcPr>
          <w:p w14:paraId="5FCA95B0" w14:textId="77777777" w:rsidR="003C4A23" w:rsidRPr="001575E8" w:rsidRDefault="00E378D3" w:rsidP="00D60DE2">
            <w:pPr>
              <w:keepNext/>
              <w:snapToGrid w:val="0"/>
              <w:ind w:firstLineChars="0" w:firstLine="0"/>
            </w:pPr>
            <w:r>
              <w:t>P</w:t>
            </w:r>
            <w:r>
              <w:rPr>
                <w:rFonts w:hint="eastAsia"/>
              </w:rPr>
              <w:t>anel</w:t>
            </w:r>
            <w:r w:rsidR="001575E8">
              <w:rPr>
                <w:rFonts w:hint="eastAsia"/>
              </w:rPr>
              <w:t xml:space="preserve"> </w:t>
            </w:r>
            <w:r>
              <w:t>1</w:t>
            </w:r>
            <w:r>
              <w:rPr>
                <w:rFonts w:hint="eastAsia"/>
              </w:rPr>
              <w:t>：</w:t>
            </w:r>
            <w:r w:rsidR="001575E8">
              <w:t>C</w:t>
            </w:r>
            <w:r w:rsidR="003C4A23">
              <w:rPr>
                <w:rFonts w:hint="eastAsia"/>
              </w:rPr>
              <w:t>ontrolled direct effect(CDE)</w:t>
            </w:r>
          </w:p>
          <w:p w14:paraId="79DD72E6" w14:textId="77777777" w:rsidR="003C4A23" w:rsidRDefault="003C4A23" w:rsidP="00B75A32">
            <w:pPr>
              <w:keepNext/>
              <w:snapToGrid w:val="0"/>
              <w:ind w:firstLineChars="0" w:firstLine="0"/>
              <w:jc w:val="center"/>
            </w:pPr>
            <w:r>
              <w:rPr>
                <w:rFonts w:hint="eastAsia"/>
              </w:rPr>
              <w:t>婚姻满意度</w:t>
            </w:r>
            <w:r>
              <w:rPr>
                <w:rFonts w:hint="eastAsia"/>
              </w:rPr>
              <w:t>(M)</w:t>
            </w:r>
          </w:p>
          <w:p w14:paraId="3F8DEC52" w14:textId="77777777" w:rsidR="003C4A23" w:rsidRDefault="00514D14" w:rsidP="00BB44DD">
            <w:pPr>
              <w:keepNext/>
              <w:snapToGrid w:val="0"/>
              <w:spacing w:line="120" w:lineRule="exact"/>
              <w:ind w:firstLineChars="0" w:firstLine="0"/>
              <w:jc w:val="center"/>
            </w:pPr>
            <w:r>
              <w:rPr>
                <w:rFonts w:hint="eastAsia"/>
              </w:rPr>
              <w:t xml:space="preserve"> </w:t>
            </w:r>
            <w:r w:rsidR="003C4A23">
              <w:rPr>
                <w:rFonts w:hint="eastAsia"/>
              </w:rPr>
              <w:tab/>
            </w:r>
            <w:r w:rsidR="003C4A23">
              <w:rPr>
                <w:rFonts w:hint="eastAsia"/>
              </w:rPr>
              <w:tab/>
            </w:r>
            <w:r>
              <w:rPr>
                <w:rFonts w:hint="eastAsia"/>
              </w:rPr>
              <w:t xml:space="preserve"> </w:t>
            </w:r>
            <w:r w:rsidR="003C4A23">
              <w:rPr>
                <w:rFonts w:hint="eastAsia"/>
              </w:rPr>
              <w:tab/>
            </w:r>
            <w:r w:rsidR="003C4A23">
              <w:rPr>
                <w:rFonts w:hint="eastAsia"/>
              </w:rPr>
              <w:tab/>
            </w:r>
            <w:r>
              <w:rPr>
                <w:rFonts w:hint="eastAsia"/>
              </w:rPr>
              <w:t xml:space="preserve"> </w:t>
            </w:r>
          </w:p>
          <w:p w14:paraId="42AFEEEA" w14:textId="77777777" w:rsidR="003C4A23" w:rsidRDefault="00BB44DD" w:rsidP="00BB44DD">
            <w:pPr>
              <w:keepNext/>
              <w:snapToGrid w:val="0"/>
              <w:ind w:firstLineChars="0" w:firstLine="0"/>
              <w:jc w:val="center"/>
            </w:pPr>
            <w:r>
              <w:rPr>
                <w:rFonts w:hint="eastAsia"/>
              </w:rPr>
              <w:t>(</w:t>
            </w:r>
            <w:r>
              <w:t>X*M</w:t>
            </w:r>
            <w:r>
              <w:rPr>
                <w:rFonts w:hint="eastAsia"/>
              </w:rPr>
              <w:t>)</w:t>
            </w:r>
          </w:p>
          <w:p w14:paraId="726D5AC6" w14:textId="77777777" w:rsidR="003C4A23" w:rsidRDefault="00514D14" w:rsidP="00BB44DD">
            <w:pPr>
              <w:keepNext/>
              <w:snapToGrid w:val="0"/>
              <w:ind w:firstLineChars="0" w:firstLine="0"/>
              <w:jc w:val="center"/>
            </w:pPr>
            <w:r>
              <w:rPr>
                <w:rFonts w:hint="eastAsia"/>
              </w:rPr>
              <w:t xml:space="preserve"> </w:t>
            </w:r>
            <w:r w:rsidR="003C4A23">
              <w:rPr>
                <w:rFonts w:hint="eastAsia"/>
              </w:rPr>
              <w:tab/>
              <w:t xml:space="preserve">   </w:t>
            </w:r>
            <w:r w:rsidR="003C4A23">
              <w:rPr>
                <w:rFonts w:hint="eastAsia"/>
              </w:rPr>
              <w:t>婚姻满意度</w:t>
            </w:r>
            <w:r w:rsidR="003C4A23">
              <w:rPr>
                <w:rFonts w:hint="eastAsia"/>
              </w:rPr>
              <w:t xml:space="preserve"> * </w:t>
            </w:r>
            <w:r w:rsidR="003C4A23">
              <w:rPr>
                <w:rFonts w:hint="eastAsia"/>
              </w:rPr>
              <w:t>收入</w:t>
            </w:r>
            <w:r w:rsidR="003C4A23">
              <w:rPr>
                <w:rFonts w:hint="eastAsia"/>
              </w:rPr>
              <w:tab/>
            </w:r>
            <w:r>
              <w:rPr>
                <w:rFonts w:hint="eastAsia"/>
              </w:rPr>
              <w:t xml:space="preserve"> </w:t>
            </w:r>
          </w:p>
          <w:p w14:paraId="684060FA" w14:textId="77777777" w:rsidR="003C4A23" w:rsidRDefault="003C4A23" w:rsidP="00BB44DD">
            <w:pPr>
              <w:keepNext/>
              <w:snapToGrid w:val="0"/>
              <w:spacing w:line="120" w:lineRule="exact"/>
              <w:ind w:firstLineChars="0" w:firstLine="0"/>
              <w:jc w:val="center"/>
            </w:pPr>
          </w:p>
          <w:p w14:paraId="08D54B30" w14:textId="77777777" w:rsidR="003C4A23" w:rsidRDefault="00514D14" w:rsidP="00BB44DD">
            <w:pPr>
              <w:keepNext/>
              <w:snapToGrid w:val="0"/>
              <w:spacing w:line="120" w:lineRule="exact"/>
              <w:ind w:firstLineChars="0" w:firstLine="0"/>
              <w:jc w:val="center"/>
            </w:pPr>
            <w:r>
              <w:rPr>
                <w:rFonts w:hint="eastAsia"/>
              </w:rPr>
              <w:t xml:space="preserve"> </w:t>
            </w:r>
            <w:r w:rsidR="003C4A23">
              <w:rPr>
                <w:rFonts w:hint="eastAsia"/>
              </w:rPr>
              <w:tab/>
            </w:r>
            <w:r w:rsidR="003C4A23">
              <w:rPr>
                <w:rFonts w:hint="eastAsia"/>
              </w:rPr>
              <w:tab/>
              <w:t xml:space="preserve">  </w:t>
            </w:r>
            <w:r>
              <w:rPr>
                <w:rFonts w:hint="eastAsia"/>
              </w:rPr>
              <w:t xml:space="preserve"> </w:t>
            </w:r>
            <w:r w:rsidR="003C4A23">
              <w:rPr>
                <w:rFonts w:hint="eastAsia"/>
              </w:rPr>
              <w:tab/>
              <w:t xml:space="preserve">        </w:t>
            </w:r>
            <w:r w:rsidR="003C4A23">
              <w:rPr>
                <w:rFonts w:hint="eastAsia"/>
              </w:rPr>
              <w:tab/>
            </w:r>
            <w:r w:rsidR="003C4A23">
              <w:rPr>
                <w:rFonts w:hint="eastAsia"/>
              </w:rPr>
              <w:tab/>
            </w:r>
            <w:r>
              <w:rPr>
                <w:rFonts w:hint="eastAsia"/>
              </w:rPr>
              <w:t xml:space="preserve"> </w:t>
            </w:r>
            <w:r w:rsidR="003C4A23">
              <w:rPr>
                <w:rFonts w:hint="eastAsia"/>
              </w:rPr>
              <w:tab/>
            </w:r>
            <w:r w:rsidR="003C4A23">
              <w:rPr>
                <w:rFonts w:hint="eastAsia"/>
              </w:rPr>
              <w:tab/>
            </w:r>
            <w:r>
              <w:rPr>
                <w:rFonts w:hint="eastAsia"/>
              </w:rPr>
              <w:t xml:space="preserve"> </w:t>
            </w:r>
          </w:p>
          <w:p w14:paraId="79B22748" w14:textId="77777777" w:rsidR="003C4A23" w:rsidRPr="00BB44DD" w:rsidRDefault="003C4A23" w:rsidP="00D60DE2">
            <w:pPr>
              <w:keepNext/>
              <w:snapToGrid w:val="0"/>
              <w:ind w:firstLineChars="0" w:firstLine="0"/>
              <w:jc w:val="center"/>
            </w:pPr>
            <w:r>
              <w:rPr>
                <w:rFonts w:hint="eastAsia"/>
              </w:rPr>
              <w:t>收入</w:t>
            </w:r>
            <w:r>
              <w:rPr>
                <w:rFonts w:hint="eastAsia"/>
              </w:rPr>
              <w:t>(X)</w:t>
            </w:r>
            <w:r w:rsidRPr="00D60DE2">
              <w:rPr>
                <w:rFonts w:hint="eastAsia"/>
                <w:b/>
                <w:bCs/>
                <w:color w:val="FF0000"/>
                <w:sz w:val="40"/>
                <w:szCs w:val="44"/>
              </w:rPr>
              <w:tab/>
            </w:r>
            <w:r w:rsidRPr="00D60DE2">
              <w:rPr>
                <w:rFonts w:hint="eastAsia"/>
                <w:b/>
                <w:bCs/>
                <w:color w:val="FF0000"/>
                <w:sz w:val="40"/>
                <w:szCs w:val="44"/>
              </w:rPr>
              <w:tab/>
            </w:r>
            <w:r w:rsidRPr="00D60DE2">
              <w:rPr>
                <w:rFonts w:hint="eastAsia"/>
                <w:b/>
                <w:bCs/>
                <w:color w:val="FF0000"/>
                <w:sz w:val="40"/>
                <w:szCs w:val="44"/>
              </w:rPr>
              <w:tab/>
            </w:r>
            <w:r w:rsidRPr="00D60DE2">
              <w:rPr>
                <w:rFonts w:hint="eastAsia"/>
                <w:b/>
                <w:bCs/>
                <w:color w:val="FF0000"/>
                <w:sz w:val="28"/>
                <w:szCs w:val="32"/>
              </w:rPr>
              <w:t>→</w:t>
            </w:r>
            <w:r w:rsidRPr="00D60DE2">
              <w:rPr>
                <w:rFonts w:hint="eastAsia"/>
                <w:b/>
                <w:bCs/>
                <w:color w:val="FF0000"/>
                <w:sz w:val="28"/>
                <w:szCs w:val="32"/>
              </w:rPr>
              <w:tab/>
            </w:r>
            <w:r w:rsidRPr="00D60DE2">
              <w:rPr>
                <w:rFonts w:hint="eastAsia"/>
                <w:b/>
                <w:bCs/>
                <w:color w:val="FF0000"/>
                <w:sz w:val="40"/>
                <w:szCs w:val="44"/>
              </w:rPr>
              <w:tab/>
              <w:t xml:space="preserve">   </w:t>
            </w:r>
            <w:r>
              <w:rPr>
                <w:rFonts w:hint="eastAsia"/>
              </w:rPr>
              <w:t>代际经济支持</w:t>
            </w:r>
            <w:r>
              <w:rPr>
                <w:rFonts w:hint="eastAsia"/>
              </w:rPr>
              <w:t>(Y)</w:t>
            </w:r>
          </w:p>
        </w:tc>
        <w:tc>
          <w:tcPr>
            <w:tcW w:w="7186" w:type="dxa"/>
          </w:tcPr>
          <w:p w14:paraId="4299F3DC" w14:textId="77777777" w:rsidR="00BB44DD" w:rsidRDefault="001575E8" w:rsidP="00D60DE2">
            <w:pPr>
              <w:keepNext/>
              <w:snapToGrid w:val="0"/>
              <w:ind w:firstLine="420"/>
            </w:pPr>
            <w:r>
              <w:t>P</w:t>
            </w:r>
            <w:r>
              <w:rPr>
                <w:rFonts w:hint="eastAsia"/>
              </w:rPr>
              <w:t xml:space="preserve">anel </w:t>
            </w:r>
            <w:r>
              <w:t>2</w:t>
            </w:r>
            <w:r>
              <w:rPr>
                <w:rFonts w:hint="eastAsia"/>
              </w:rPr>
              <w:t>：</w:t>
            </w:r>
            <w:r>
              <w:t>R</w:t>
            </w:r>
            <w:r w:rsidR="003C4A23">
              <w:rPr>
                <w:rFonts w:hint="eastAsia"/>
              </w:rPr>
              <w:t>eference interaction effect(INTref/RIE)</w:t>
            </w:r>
          </w:p>
          <w:p w14:paraId="272D1EC2" w14:textId="77777777" w:rsidR="00BB44DD" w:rsidRDefault="00BB44DD" w:rsidP="00B75A32">
            <w:pPr>
              <w:keepNext/>
              <w:snapToGrid w:val="0"/>
              <w:ind w:firstLineChars="0" w:firstLine="0"/>
              <w:jc w:val="center"/>
            </w:pPr>
            <w:r>
              <w:rPr>
                <w:rFonts w:hint="eastAsia"/>
              </w:rPr>
              <w:t>婚姻满意度</w:t>
            </w:r>
            <w:r>
              <w:rPr>
                <w:rFonts w:hint="eastAsia"/>
              </w:rPr>
              <w:t>(M)</w:t>
            </w:r>
          </w:p>
          <w:p w14:paraId="0901B82B" w14:textId="77777777" w:rsidR="00BB44DD" w:rsidRDefault="00514D14" w:rsidP="00BB44DD">
            <w:pPr>
              <w:keepNext/>
              <w:snapToGrid w:val="0"/>
              <w:spacing w:line="120" w:lineRule="exact"/>
              <w:ind w:firstLineChars="0" w:firstLine="0"/>
              <w:jc w:val="center"/>
            </w:pPr>
            <w:r>
              <w:rPr>
                <w:rFonts w:hint="eastAsia"/>
              </w:rPr>
              <w:t xml:space="preserve"> </w:t>
            </w:r>
            <w:r w:rsidR="00BB44DD">
              <w:rPr>
                <w:rFonts w:hint="eastAsia"/>
              </w:rPr>
              <w:tab/>
            </w:r>
            <w:r w:rsidR="00BB44DD">
              <w:rPr>
                <w:rFonts w:hint="eastAsia"/>
              </w:rPr>
              <w:tab/>
            </w:r>
            <w:r>
              <w:rPr>
                <w:rFonts w:hint="eastAsia"/>
              </w:rPr>
              <w:t xml:space="preserve"> </w:t>
            </w:r>
            <w:r w:rsidR="00BB44DD">
              <w:rPr>
                <w:rFonts w:hint="eastAsia"/>
              </w:rPr>
              <w:tab/>
            </w:r>
            <w:r w:rsidR="00BB44DD">
              <w:rPr>
                <w:rFonts w:hint="eastAsia"/>
              </w:rPr>
              <w:tab/>
            </w:r>
            <w:r>
              <w:rPr>
                <w:rFonts w:hint="eastAsia"/>
              </w:rPr>
              <w:t xml:space="preserve"> </w:t>
            </w:r>
          </w:p>
          <w:p w14:paraId="22030C3C" w14:textId="77777777" w:rsidR="00BB44DD" w:rsidRDefault="00BB44DD" w:rsidP="00BB44DD">
            <w:pPr>
              <w:keepNext/>
              <w:snapToGrid w:val="0"/>
              <w:ind w:firstLineChars="0" w:firstLine="0"/>
              <w:jc w:val="center"/>
            </w:pPr>
            <w:r>
              <w:rPr>
                <w:rFonts w:hint="eastAsia"/>
              </w:rPr>
              <w:t>(</w:t>
            </w:r>
            <w:r>
              <w:t>X*M</w:t>
            </w:r>
            <w:r>
              <w:rPr>
                <w:rFonts w:hint="eastAsia"/>
              </w:rPr>
              <w:t>)</w:t>
            </w:r>
          </w:p>
          <w:p w14:paraId="69F91FA1" w14:textId="77777777" w:rsidR="00BB44DD" w:rsidRDefault="00514D14" w:rsidP="00BB44DD">
            <w:pPr>
              <w:keepNext/>
              <w:snapToGrid w:val="0"/>
              <w:ind w:firstLineChars="0" w:firstLine="0"/>
              <w:jc w:val="center"/>
            </w:pPr>
            <w:r>
              <w:rPr>
                <w:rFonts w:hint="eastAsia"/>
              </w:rPr>
              <w:t xml:space="preserve"> </w:t>
            </w:r>
            <w:r w:rsidR="00BB44DD">
              <w:rPr>
                <w:rFonts w:hint="eastAsia"/>
              </w:rPr>
              <w:tab/>
              <w:t xml:space="preserve">   </w:t>
            </w:r>
            <w:r w:rsidR="00BB44DD">
              <w:rPr>
                <w:rFonts w:hint="eastAsia"/>
              </w:rPr>
              <w:t>婚姻满意度</w:t>
            </w:r>
            <w:r w:rsidR="00BB44DD">
              <w:rPr>
                <w:rFonts w:hint="eastAsia"/>
              </w:rPr>
              <w:t xml:space="preserve"> * </w:t>
            </w:r>
            <w:r w:rsidR="00BB44DD">
              <w:rPr>
                <w:rFonts w:hint="eastAsia"/>
              </w:rPr>
              <w:t>收入</w:t>
            </w:r>
            <w:r w:rsidR="00BB44DD">
              <w:rPr>
                <w:rFonts w:hint="eastAsia"/>
              </w:rPr>
              <w:tab/>
            </w:r>
            <w:r>
              <w:rPr>
                <w:rFonts w:hint="eastAsia"/>
              </w:rPr>
              <w:t xml:space="preserve"> </w:t>
            </w:r>
          </w:p>
          <w:p w14:paraId="153F486B" w14:textId="77777777" w:rsidR="00BB44DD" w:rsidRDefault="00BB44DD" w:rsidP="00BB44DD">
            <w:pPr>
              <w:keepNext/>
              <w:snapToGrid w:val="0"/>
              <w:spacing w:line="120" w:lineRule="exact"/>
              <w:ind w:firstLineChars="0" w:firstLine="0"/>
              <w:jc w:val="center"/>
            </w:pPr>
          </w:p>
          <w:p w14:paraId="37C9FE0C" w14:textId="77777777" w:rsidR="00BB44DD" w:rsidRDefault="00514D14" w:rsidP="00BB44DD">
            <w:pPr>
              <w:keepNext/>
              <w:snapToGrid w:val="0"/>
              <w:ind w:firstLineChars="0" w:firstLine="0"/>
              <w:jc w:val="center"/>
            </w:pPr>
            <w:r>
              <w:rPr>
                <w:rFonts w:hint="eastAsia"/>
              </w:rPr>
              <w:t xml:space="preserve"> </w:t>
            </w:r>
            <w:r w:rsidR="00BB44DD">
              <w:rPr>
                <w:rFonts w:hint="eastAsia"/>
              </w:rPr>
              <w:tab/>
              <w:t xml:space="preserve">  </w:t>
            </w:r>
            <w:r w:rsidR="00BB44DD" w:rsidRPr="00D60DE2">
              <w:rPr>
                <w:rFonts w:hint="eastAsia"/>
                <w:b/>
                <w:bCs/>
                <w:color w:val="FF0000"/>
                <w:sz w:val="28"/>
                <w:szCs w:val="32"/>
              </w:rPr>
              <w:t>↗</w:t>
            </w:r>
            <w:r w:rsidR="00BB44DD">
              <w:rPr>
                <w:rFonts w:hint="eastAsia"/>
              </w:rPr>
              <w:tab/>
              <w:t xml:space="preserve">        </w:t>
            </w:r>
            <w:r w:rsidR="00BB44DD">
              <w:rPr>
                <w:rFonts w:hint="eastAsia"/>
              </w:rPr>
              <w:tab/>
            </w:r>
            <w:r w:rsidR="00BB44DD">
              <w:rPr>
                <w:rFonts w:hint="eastAsia"/>
              </w:rPr>
              <w:tab/>
            </w:r>
            <w:r w:rsidR="00BB44DD" w:rsidRPr="00D60DE2">
              <w:rPr>
                <w:rFonts w:hint="eastAsia"/>
                <w:b/>
                <w:bCs/>
                <w:color w:val="FF0000"/>
                <w:sz w:val="28"/>
                <w:szCs w:val="32"/>
              </w:rPr>
              <w:t>↘</w:t>
            </w:r>
            <w:r w:rsidR="00BB44DD">
              <w:rPr>
                <w:rFonts w:hint="eastAsia"/>
              </w:rPr>
              <w:tab/>
            </w:r>
            <w:r w:rsidR="00BB44DD">
              <w:rPr>
                <w:rFonts w:hint="eastAsia"/>
              </w:rPr>
              <w:tab/>
            </w:r>
            <w:r>
              <w:rPr>
                <w:rFonts w:hint="eastAsia"/>
              </w:rPr>
              <w:t xml:space="preserve">  </w:t>
            </w:r>
          </w:p>
          <w:p w14:paraId="5B23EFA5" w14:textId="77777777" w:rsidR="003C4A23" w:rsidRPr="002A0A38" w:rsidRDefault="00BB44DD" w:rsidP="00D60DE2">
            <w:pPr>
              <w:keepNext/>
              <w:snapToGrid w:val="0"/>
              <w:ind w:firstLineChars="0" w:firstLine="0"/>
              <w:jc w:val="center"/>
            </w:pPr>
            <w:r>
              <w:rPr>
                <w:rFonts w:hint="eastAsia"/>
              </w:rPr>
              <w:t>收入</w:t>
            </w:r>
            <w:r>
              <w:rPr>
                <w:rFonts w:hint="eastAsia"/>
              </w:rPr>
              <w:t>(X)</w:t>
            </w:r>
            <w:r>
              <w:rPr>
                <w:rFonts w:hint="eastAsia"/>
              </w:rPr>
              <w:tab/>
            </w:r>
            <w:r>
              <w:rPr>
                <w:rFonts w:hint="eastAsia"/>
              </w:rPr>
              <w:tab/>
            </w:r>
            <w:r>
              <w:rPr>
                <w:rFonts w:hint="eastAsia"/>
              </w:rPr>
              <w:tab/>
            </w:r>
            <w:r w:rsidR="00514D14">
              <w:rPr>
                <w:rFonts w:hint="eastAsia"/>
              </w:rPr>
              <w:t xml:space="preserve"> </w:t>
            </w:r>
            <w:r>
              <w:rPr>
                <w:rFonts w:hint="eastAsia"/>
              </w:rPr>
              <w:tab/>
            </w:r>
            <w:r>
              <w:rPr>
                <w:rFonts w:hint="eastAsia"/>
              </w:rPr>
              <w:tab/>
              <w:t xml:space="preserve">   </w:t>
            </w:r>
            <w:r>
              <w:rPr>
                <w:rFonts w:hint="eastAsia"/>
              </w:rPr>
              <w:t>代际经济支持</w:t>
            </w:r>
            <w:r>
              <w:rPr>
                <w:rFonts w:hint="eastAsia"/>
              </w:rPr>
              <w:t>(Y)</w:t>
            </w:r>
          </w:p>
        </w:tc>
      </w:tr>
      <w:tr w:rsidR="003C4A23" w14:paraId="4D1CBAAB" w14:textId="77777777" w:rsidTr="00E378D3">
        <w:trPr>
          <w:cantSplit/>
        </w:trPr>
        <w:tc>
          <w:tcPr>
            <w:tcW w:w="9300" w:type="dxa"/>
          </w:tcPr>
          <w:p w14:paraId="741EAEE2" w14:textId="77777777" w:rsidR="003C4A23" w:rsidRDefault="001575E8" w:rsidP="00D60DE2">
            <w:pPr>
              <w:keepNext/>
              <w:snapToGrid w:val="0"/>
              <w:ind w:firstLine="420"/>
            </w:pPr>
            <w:r>
              <w:t>P</w:t>
            </w:r>
            <w:r>
              <w:rPr>
                <w:rFonts w:hint="eastAsia"/>
              </w:rPr>
              <w:t xml:space="preserve">anel </w:t>
            </w:r>
            <w:r>
              <w:t>3</w:t>
            </w:r>
            <w:r>
              <w:rPr>
                <w:rFonts w:hint="eastAsia"/>
              </w:rPr>
              <w:t>：</w:t>
            </w:r>
            <w:r>
              <w:t>M</w:t>
            </w:r>
            <w:r w:rsidR="003C4A23">
              <w:rPr>
                <w:rFonts w:hint="eastAsia"/>
              </w:rPr>
              <w:t>ediated interaction effect(INTmed/MIE)</w:t>
            </w:r>
          </w:p>
          <w:p w14:paraId="582819EC" w14:textId="77777777" w:rsidR="00BB44DD" w:rsidRDefault="00BB44DD" w:rsidP="00B75A32">
            <w:pPr>
              <w:keepNext/>
              <w:snapToGrid w:val="0"/>
              <w:ind w:firstLineChars="0" w:firstLine="0"/>
              <w:jc w:val="center"/>
            </w:pPr>
            <w:r>
              <w:rPr>
                <w:rFonts w:hint="eastAsia"/>
              </w:rPr>
              <w:t>婚姻满意度</w:t>
            </w:r>
            <w:r>
              <w:rPr>
                <w:rFonts w:hint="eastAsia"/>
              </w:rPr>
              <w:t>(M)</w:t>
            </w:r>
          </w:p>
          <w:p w14:paraId="15775C50" w14:textId="77777777" w:rsidR="00BB44DD" w:rsidRDefault="00BB44DD" w:rsidP="00BB44DD">
            <w:pPr>
              <w:keepNext/>
              <w:snapToGrid w:val="0"/>
              <w:ind w:firstLineChars="0" w:firstLine="0"/>
              <w:jc w:val="center"/>
            </w:pPr>
            <w:r w:rsidRPr="00D60DE2">
              <w:rPr>
                <w:rFonts w:hint="eastAsia"/>
                <w:b/>
                <w:bCs/>
                <w:color w:val="FF0000"/>
                <w:sz w:val="28"/>
                <w:szCs w:val="32"/>
              </w:rPr>
              <w:t>↗</w:t>
            </w:r>
            <w:r>
              <w:rPr>
                <w:rFonts w:hint="eastAsia"/>
              </w:rPr>
              <w:tab/>
            </w:r>
            <w:r>
              <w:rPr>
                <w:rFonts w:hint="eastAsia"/>
              </w:rPr>
              <w:tab/>
            </w:r>
            <w:r w:rsidRPr="00D60DE2">
              <w:rPr>
                <w:rFonts w:hint="eastAsia"/>
                <w:b/>
                <w:bCs/>
                <w:color w:val="FF0000"/>
                <w:sz w:val="28"/>
                <w:szCs w:val="32"/>
              </w:rPr>
              <w:t>↓</w:t>
            </w:r>
            <w:r>
              <w:rPr>
                <w:rFonts w:hint="eastAsia"/>
              </w:rPr>
              <w:tab/>
            </w:r>
            <w:r>
              <w:rPr>
                <w:rFonts w:hint="eastAsia"/>
              </w:rPr>
              <w:tab/>
            </w:r>
            <w:r w:rsidR="00514D14">
              <w:rPr>
                <w:rFonts w:hint="eastAsia"/>
              </w:rPr>
              <w:t xml:space="preserve"> </w:t>
            </w:r>
          </w:p>
          <w:p w14:paraId="1F1D19EB" w14:textId="77777777" w:rsidR="00BB44DD" w:rsidRDefault="00BB44DD" w:rsidP="00BB44DD">
            <w:pPr>
              <w:keepNext/>
              <w:snapToGrid w:val="0"/>
              <w:ind w:firstLineChars="0" w:firstLine="0"/>
              <w:jc w:val="center"/>
            </w:pPr>
            <w:r>
              <w:rPr>
                <w:rFonts w:hint="eastAsia"/>
              </w:rPr>
              <w:t>(</w:t>
            </w:r>
            <w:r>
              <w:t>X*M</w:t>
            </w:r>
            <w:r>
              <w:rPr>
                <w:rFonts w:hint="eastAsia"/>
              </w:rPr>
              <w:t>)</w:t>
            </w:r>
          </w:p>
          <w:p w14:paraId="3A781055" w14:textId="77777777" w:rsidR="00BB44DD" w:rsidRDefault="00BB44DD" w:rsidP="00BB44DD">
            <w:pPr>
              <w:keepNext/>
              <w:snapToGrid w:val="0"/>
              <w:ind w:firstLineChars="0" w:firstLine="0"/>
              <w:jc w:val="center"/>
            </w:pPr>
            <w:r w:rsidRPr="00D60DE2">
              <w:rPr>
                <w:rFonts w:hint="eastAsia"/>
                <w:b/>
                <w:bCs/>
                <w:color w:val="FF0000"/>
                <w:sz w:val="28"/>
                <w:szCs w:val="32"/>
              </w:rPr>
              <w:t>↗</w:t>
            </w:r>
            <w:r>
              <w:rPr>
                <w:rFonts w:hint="eastAsia"/>
              </w:rPr>
              <w:tab/>
              <w:t xml:space="preserve">   </w:t>
            </w:r>
            <w:r>
              <w:rPr>
                <w:rFonts w:hint="eastAsia"/>
              </w:rPr>
              <w:t>婚姻满意度</w:t>
            </w:r>
            <w:r>
              <w:rPr>
                <w:rFonts w:hint="eastAsia"/>
              </w:rPr>
              <w:t xml:space="preserve"> * </w:t>
            </w:r>
            <w:r>
              <w:rPr>
                <w:rFonts w:hint="eastAsia"/>
              </w:rPr>
              <w:t>收入</w:t>
            </w:r>
            <w:r>
              <w:rPr>
                <w:rFonts w:hint="eastAsia"/>
              </w:rPr>
              <w:tab/>
            </w:r>
            <w:r w:rsidR="00514D14">
              <w:rPr>
                <w:rFonts w:hint="eastAsia"/>
              </w:rPr>
              <w:t xml:space="preserve"> </w:t>
            </w:r>
          </w:p>
          <w:p w14:paraId="2B175D0E" w14:textId="77777777" w:rsidR="00BB44DD" w:rsidRDefault="00BB44DD" w:rsidP="00B75A32">
            <w:pPr>
              <w:keepNext/>
              <w:snapToGrid w:val="0"/>
              <w:spacing w:line="120" w:lineRule="exact"/>
              <w:ind w:firstLineChars="0" w:firstLine="0"/>
            </w:pPr>
          </w:p>
          <w:p w14:paraId="3A59A333" w14:textId="77777777" w:rsidR="00BB44DD" w:rsidRDefault="00BB44DD" w:rsidP="00BB44DD">
            <w:pPr>
              <w:keepNext/>
              <w:snapToGrid w:val="0"/>
              <w:ind w:firstLineChars="0" w:firstLine="0"/>
              <w:jc w:val="center"/>
            </w:pPr>
            <w:r w:rsidRPr="00D60DE2">
              <w:rPr>
                <w:rFonts w:hint="eastAsia"/>
                <w:b/>
                <w:bCs/>
                <w:color w:val="FF0000"/>
                <w:sz w:val="28"/>
                <w:szCs w:val="32"/>
              </w:rPr>
              <w:t>↗</w:t>
            </w:r>
            <w:r>
              <w:rPr>
                <w:rFonts w:hint="eastAsia"/>
              </w:rPr>
              <w:tab/>
            </w:r>
            <w:r>
              <w:rPr>
                <w:rFonts w:hint="eastAsia"/>
              </w:rPr>
              <w:tab/>
              <w:t xml:space="preserve">  </w:t>
            </w:r>
            <w:r w:rsidR="00514D14">
              <w:rPr>
                <w:rFonts w:hint="eastAsia"/>
              </w:rPr>
              <w:t xml:space="preserve"> </w:t>
            </w:r>
            <w:r>
              <w:rPr>
                <w:rFonts w:hint="eastAsia"/>
              </w:rPr>
              <w:tab/>
              <w:t xml:space="preserve">        </w:t>
            </w:r>
            <w:r>
              <w:rPr>
                <w:rFonts w:hint="eastAsia"/>
              </w:rPr>
              <w:tab/>
            </w:r>
            <w:r>
              <w:rPr>
                <w:rFonts w:hint="eastAsia"/>
              </w:rPr>
              <w:tab/>
            </w:r>
            <w:r w:rsidRPr="00D60DE2">
              <w:rPr>
                <w:rFonts w:hint="eastAsia"/>
                <w:b/>
                <w:bCs/>
                <w:color w:val="FF0000"/>
                <w:sz w:val="28"/>
                <w:szCs w:val="32"/>
              </w:rPr>
              <w:t>↘</w:t>
            </w:r>
            <w:r>
              <w:rPr>
                <w:rFonts w:hint="eastAsia"/>
              </w:rPr>
              <w:tab/>
            </w:r>
            <w:r>
              <w:rPr>
                <w:rFonts w:hint="eastAsia"/>
              </w:rPr>
              <w:tab/>
            </w:r>
            <w:r w:rsidR="00514D14">
              <w:rPr>
                <w:rFonts w:hint="eastAsia"/>
              </w:rPr>
              <w:t xml:space="preserve"> </w:t>
            </w:r>
          </w:p>
          <w:p w14:paraId="1BD6AF73" w14:textId="77777777" w:rsidR="00BB44DD" w:rsidRPr="00BB44DD" w:rsidRDefault="00BB44DD" w:rsidP="00D60DE2">
            <w:pPr>
              <w:keepNext/>
              <w:snapToGrid w:val="0"/>
              <w:ind w:firstLineChars="0" w:firstLine="0"/>
              <w:jc w:val="center"/>
            </w:pPr>
            <w:r>
              <w:rPr>
                <w:rFonts w:hint="eastAsia"/>
              </w:rPr>
              <w:t>收入</w:t>
            </w:r>
            <w:r>
              <w:rPr>
                <w:rFonts w:hint="eastAsia"/>
              </w:rPr>
              <w:t>(X)</w:t>
            </w:r>
            <w:r>
              <w:rPr>
                <w:rFonts w:hint="eastAsia"/>
              </w:rPr>
              <w:tab/>
            </w:r>
            <w:r>
              <w:rPr>
                <w:rFonts w:hint="eastAsia"/>
              </w:rPr>
              <w:tab/>
            </w:r>
            <w:r>
              <w:rPr>
                <w:rFonts w:hint="eastAsia"/>
              </w:rPr>
              <w:tab/>
            </w:r>
            <w:r w:rsidR="00514D14">
              <w:rPr>
                <w:rFonts w:hint="eastAsia"/>
              </w:rPr>
              <w:t xml:space="preserve"> </w:t>
            </w:r>
            <w:r>
              <w:rPr>
                <w:rFonts w:hint="eastAsia"/>
              </w:rPr>
              <w:tab/>
            </w:r>
            <w:r>
              <w:rPr>
                <w:rFonts w:hint="eastAsia"/>
              </w:rPr>
              <w:tab/>
              <w:t xml:space="preserve">   </w:t>
            </w:r>
            <w:r>
              <w:rPr>
                <w:rFonts w:hint="eastAsia"/>
              </w:rPr>
              <w:t>代际经济支持</w:t>
            </w:r>
            <w:r>
              <w:rPr>
                <w:rFonts w:hint="eastAsia"/>
              </w:rPr>
              <w:t>(Y)</w:t>
            </w:r>
          </w:p>
        </w:tc>
        <w:tc>
          <w:tcPr>
            <w:tcW w:w="7186" w:type="dxa"/>
          </w:tcPr>
          <w:p w14:paraId="1615930A" w14:textId="77777777" w:rsidR="003C4A23" w:rsidRDefault="001575E8" w:rsidP="009C0E4A">
            <w:pPr>
              <w:keepNext/>
              <w:snapToGrid w:val="0"/>
              <w:ind w:firstLine="420"/>
            </w:pPr>
            <w:r>
              <w:t>P</w:t>
            </w:r>
            <w:r>
              <w:rPr>
                <w:rFonts w:hint="eastAsia"/>
              </w:rPr>
              <w:t xml:space="preserve">anel </w:t>
            </w:r>
            <w:r>
              <w:t>4</w:t>
            </w:r>
            <w:r>
              <w:rPr>
                <w:rFonts w:hint="eastAsia"/>
              </w:rPr>
              <w:t>：</w:t>
            </w:r>
            <w:r>
              <w:t>P</w:t>
            </w:r>
            <w:r w:rsidR="003C4A23">
              <w:rPr>
                <w:rFonts w:hint="eastAsia"/>
              </w:rPr>
              <w:t>ure indirect effect(PIE)</w:t>
            </w:r>
          </w:p>
          <w:p w14:paraId="54B6AC51" w14:textId="77777777" w:rsidR="003C4A23" w:rsidRDefault="003C4A23" w:rsidP="00BB44DD">
            <w:pPr>
              <w:keepNext/>
              <w:snapToGrid w:val="0"/>
              <w:spacing w:line="120" w:lineRule="exact"/>
              <w:ind w:firstLineChars="0" w:firstLine="0"/>
            </w:pPr>
          </w:p>
          <w:p w14:paraId="7EFD766A" w14:textId="77777777" w:rsidR="00BB44DD" w:rsidRDefault="00BB44DD" w:rsidP="00B75A32">
            <w:pPr>
              <w:keepNext/>
              <w:snapToGrid w:val="0"/>
              <w:ind w:firstLineChars="0" w:firstLine="0"/>
              <w:jc w:val="center"/>
            </w:pPr>
            <w:r>
              <w:rPr>
                <w:rFonts w:hint="eastAsia"/>
              </w:rPr>
              <w:t>婚姻满意度</w:t>
            </w:r>
            <w:r>
              <w:rPr>
                <w:rFonts w:hint="eastAsia"/>
              </w:rPr>
              <w:t>(M)</w:t>
            </w:r>
          </w:p>
          <w:p w14:paraId="5CB4BC4A" w14:textId="77777777" w:rsidR="00BB44DD" w:rsidRDefault="00BB44DD" w:rsidP="00BB44DD">
            <w:pPr>
              <w:keepNext/>
              <w:snapToGrid w:val="0"/>
              <w:ind w:firstLineChars="0" w:firstLine="0"/>
              <w:jc w:val="center"/>
            </w:pPr>
            <w:r w:rsidRPr="00514D14">
              <w:rPr>
                <w:rFonts w:hint="eastAsia"/>
                <w:b/>
                <w:bCs/>
                <w:color w:val="FF0000"/>
                <w:sz w:val="28"/>
                <w:szCs w:val="32"/>
              </w:rPr>
              <w:t>↗</w:t>
            </w:r>
            <w:r>
              <w:rPr>
                <w:rFonts w:hint="eastAsia"/>
              </w:rPr>
              <w:tab/>
            </w:r>
            <w:r>
              <w:rPr>
                <w:rFonts w:hint="eastAsia"/>
              </w:rPr>
              <w:tab/>
            </w:r>
            <w:r w:rsidR="00514D14">
              <w:rPr>
                <w:rFonts w:hint="eastAsia"/>
              </w:rPr>
              <w:t xml:space="preserve"> </w:t>
            </w:r>
            <w:r>
              <w:rPr>
                <w:rFonts w:hint="eastAsia"/>
              </w:rPr>
              <w:tab/>
            </w:r>
            <w:r>
              <w:rPr>
                <w:rFonts w:hint="eastAsia"/>
              </w:rPr>
              <w:tab/>
            </w:r>
            <w:r w:rsidRPr="00514D14">
              <w:rPr>
                <w:rFonts w:hint="eastAsia"/>
                <w:b/>
                <w:bCs/>
                <w:color w:val="FF0000"/>
                <w:sz w:val="28"/>
                <w:szCs w:val="32"/>
              </w:rPr>
              <w:t>↘</w:t>
            </w:r>
          </w:p>
          <w:p w14:paraId="1CA83F6C" w14:textId="77777777" w:rsidR="00BB44DD" w:rsidRDefault="00BB44DD" w:rsidP="00BB44DD">
            <w:pPr>
              <w:keepNext/>
              <w:snapToGrid w:val="0"/>
              <w:ind w:firstLineChars="0" w:firstLine="0"/>
              <w:jc w:val="center"/>
            </w:pPr>
            <w:r>
              <w:rPr>
                <w:rFonts w:hint="eastAsia"/>
              </w:rPr>
              <w:t>(</w:t>
            </w:r>
            <w:r>
              <w:t>X*M</w:t>
            </w:r>
            <w:r>
              <w:rPr>
                <w:rFonts w:hint="eastAsia"/>
              </w:rPr>
              <w:t>)</w:t>
            </w:r>
          </w:p>
          <w:p w14:paraId="7D95D238" w14:textId="77777777" w:rsidR="00BB44DD" w:rsidRDefault="00BB44DD" w:rsidP="00BB44DD">
            <w:pPr>
              <w:keepNext/>
              <w:snapToGrid w:val="0"/>
              <w:ind w:firstLineChars="0" w:firstLine="0"/>
              <w:jc w:val="center"/>
            </w:pPr>
            <w:r w:rsidRPr="00514D14">
              <w:rPr>
                <w:rFonts w:hint="eastAsia"/>
                <w:b/>
                <w:bCs/>
                <w:color w:val="FF0000"/>
                <w:sz w:val="28"/>
                <w:szCs w:val="32"/>
              </w:rPr>
              <w:t>↗</w:t>
            </w:r>
            <w:r>
              <w:rPr>
                <w:rFonts w:hint="eastAsia"/>
              </w:rPr>
              <w:tab/>
              <w:t xml:space="preserve">   </w:t>
            </w:r>
            <w:r>
              <w:rPr>
                <w:rFonts w:hint="eastAsia"/>
              </w:rPr>
              <w:t>婚姻满意度</w:t>
            </w:r>
            <w:r>
              <w:rPr>
                <w:rFonts w:hint="eastAsia"/>
              </w:rPr>
              <w:t xml:space="preserve"> * </w:t>
            </w:r>
            <w:r>
              <w:rPr>
                <w:rFonts w:hint="eastAsia"/>
              </w:rPr>
              <w:t>收入</w:t>
            </w:r>
            <w:r>
              <w:rPr>
                <w:rFonts w:hint="eastAsia"/>
              </w:rPr>
              <w:tab/>
            </w:r>
            <w:r w:rsidRPr="00514D14">
              <w:rPr>
                <w:rFonts w:hint="eastAsia"/>
                <w:b/>
                <w:bCs/>
                <w:color w:val="FF0000"/>
                <w:sz w:val="28"/>
                <w:szCs w:val="32"/>
              </w:rPr>
              <w:t>↘</w:t>
            </w:r>
          </w:p>
          <w:p w14:paraId="77AEB330" w14:textId="77777777" w:rsidR="00BB44DD" w:rsidRDefault="00BB44DD" w:rsidP="00BB44DD">
            <w:pPr>
              <w:keepNext/>
              <w:snapToGrid w:val="0"/>
              <w:spacing w:line="120" w:lineRule="exact"/>
              <w:ind w:firstLineChars="0" w:firstLine="0"/>
              <w:jc w:val="center"/>
            </w:pPr>
          </w:p>
          <w:p w14:paraId="041D3A98" w14:textId="77777777" w:rsidR="00BB44DD" w:rsidRDefault="00BB44DD" w:rsidP="00BB44DD">
            <w:pPr>
              <w:keepNext/>
              <w:snapToGrid w:val="0"/>
              <w:ind w:firstLineChars="0" w:firstLine="0"/>
              <w:jc w:val="center"/>
            </w:pPr>
            <w:r w:rsidRPr="00514D14">
              <w:rPr>
                <w:rFonts w:hint="eastAsia"/>
                <w:b/>
                <w:bCs/>
                <w:color w:val="FF0000"/>
                <w:sz w:val="28"/>
                <w:szCs w:val="32"/>
              </w:rPr>
              <w:t>↗</w:t>
            </w:r>
            <w:r>
              <w:rPr>
                <w:rFonts w:hint="eastAsia"/>
              </w:rPr>
              <w:tab/>
            </w:r>
            <w:r>
              <w:rPr>
                <w:rFonts w:hint="eastAsia"/>
              </w:rPr>
              <w:tab/>
              <w:t xml:space="preserve">  </w:t>
            </w:r>
            <w:r w:rsidR="00514D14">
              <w:rPr>
                <w:rFonts w:hint="eastAsia"/>
              </w:rPr>
              <w:t xml:space="preserve"> </w:t>
            </w:r>
            <w:r>
              <w:rPr>
                <w:rFonts w:hint="eastAsia"/>
              </w:rPr>
              <w:tab/>
              <w:t xml:space="preserve">        </w:t>
            </w:r>
            <w:r>
              <w:rPr>
                <w:rFonts w:hint="eastAsia"/>
              </w:rPr>
              <w:tab/>
            </w:r>
            <w:r>
              <w:rPr>
                <w:rFonts w:hint="eastAsia"/>
              </w:rPr>
              <w:tab/>
            </w:r>
            <w:r w:rsidR="00514D14">
              <w:rPr>
                <w:rFonts w:hint="eastAsia"/>
              </w:rPr>
              <w:t xml:space="preserve"> </w:t>
            </w:r>
            <w:r>
              <w:rPr>
                <w:rFonts w:hint="eastAsia"/>
              </w:rPr>
              <w:tab/>
            </w:r>
            <w:r>
              <w:rPr>
                <w:rFonts w:hint="eastAsia"/>
              </w:rPr>
              <w:tab/>
            </w:r>
            <w:r w:rsidRPr="00514D14">
              <w:rPr>
                <w:rFonts w:hint="eastAsia"/>
                <w:b/>
                <w:bCs/>
                <w:color w:val="FF0000"/>
                <w:sz w:val="28"/>
                <w:szCs w:val="32"/>
              </w:rPr>
              <w:t>↘</w:t>
            </w:r>
          </w:p>
          <w:p w14:paraId="705D79F6" w14:textId="77777777" w:rsidR="00BB44DD" w:rsidRPr="00BB44DD" w:rsidRDefault="00BB44DD" w:rsidP="00D60DE2">
            <w:pPr>
              <w:keepNext/>
              <w:snapToGrid w:val="0"/>
              <w:ind w:firstLineChars="0" w:firstLine="0"/>
              <w:jc w:val="center"/>
            </w:pPr>
            <w:r>
              <w:rPr>
                <w:rFonts w:hint="eastAsia"/>
              </w:rPr>
              <w:t>收入</w:t>
            </w:r>
            <w:r>
              <w:rPr>
                <w:rFonts w:hint="eastAsia"/>
              </w:rPr>
              <w:t>(X)</w:t>
            </w:r>
            <w:r>
              <w:rPr>
                <w:rFonts w:hint="eastAsia"/>
              </w:rPr>
              <w:tab/>
            </w:r>
            <w:r>
              <w:rPr>
                <w:rFonts w:hint="eastAsia"/>
              </w:rPr>
              <w:tab/>
            </w:r>
            <w:r>
              <w:rPr>
                <w:rFonts w:hint="eastAsia"/>
              </w:rPr>
              <w:tab/>
            </w:r>
            <w:r w:rsidR="00514D14">
              <w:rPr>
                <w:rFonts w:hint="eastAsia"/>
              </w:rPr>
              <w:t xml:space="preserve"> </w:t>
            </w:r>
            <w:r>
              <w:rPr>
                <w:rFonts w:hint="eastAsia"/>
              </w:rPr>
              <w:tab/>
            </w:r>
            <w:r>
              <w:rPr>
                <w:rFonts w:hint="eastAsia"/>
              </w:rPr>
              <w:tab/>
              <w:t xml:space="preserve">   </w:t>
            </w:r>
            <w:r>
              <w:rPr>
                <w:rFonts w:hint="eastAsia"/>
              </w:rPr>
              <w:t>代际经济支持</w:t>
            </w:r>
            <w:r>
              <w:rPr>
                <w:rFonts w:hint="eastAsia"/>
              </w:rPr>
              <w:t>(Y)</w:t>
            </w:r>
          </w:p>
        </w:tc>
      </w:tr>
      <w:tr w:rsidR="00E378D3" w14:paraId="341BB863" w14:textId="77777777" w:rsidTr="00252828">
        <w:trPr>
          <w:cantSplit/>
        </w:trPr>
        <w:tc>
          <w:tcPr>
            <w:tcW w:w="0" w:type="auto"/>
            <w:gridSpan w:val="2"/>
          </w:tcPr>
          <w:p w14:paraId="623205F7" w14:textId="77777777" w:rsidR="00FB24F4" w:rsidRDefault="00FB24F4">
            <w:pPr>
              <w:pStyle w:val="af5"/>
              <w:keepNext/>
              <w:spacing w:before="40" w:after="40" w:line="320" w:lineRule="exact"/>
              <w:ind w:firstLine="400"/>
              <w:jc w:val="center"/>
            </w:pPr>
            <w:r>
              <w:rPr>
                <w:sz w:val="20"/>
              </w:rPr>
              <w:t>理论上的固定中介对比（风险差尺度）：</w:t>
            </w:r>
            <w:r>
              <w:rPr>
                <w:sz w:val="20"/>
              </w:rPr>
              <w:br/>
              <w:t>CDE(1) − CDE(0)</w:t>
            </w:r>
            <w:r>
              <w:rPr>
                <w:sz w:val="20"/>
              </w:rPr>
              <w:t>；</w:t>
            </w:r>
            <w:r>
              <w:rPr>
                <w:sz w:val="20"/>
              </w:rPr>
              <w:t>INTref(0) = PNDE − CDE(0)</w:t>
            </w:r>
            <w:r>
              <w:rPr>
                <w:sz w:val="20"/>
              </w:rPr>
              <w:t>；</w:t>
            </w:r>
            <w:r>
              <w:rPr>
                <w:sz w:val="20"/>
              </w:rPr>
              <w:t>INTref(1) = PNDE − CDE(1)</w:t>
            </w:r>
            <w:r>
              <w:rPr>
                <w:sz w:val="20"/>
              </w:rPr>
              <w:t>。</w:t>
            </w:r>
            <w:r>
              <w:rPr>
                <w:sz w:val="20"/>
              </w:rPr>
              <w:br/>
              <w:t>CDE</w:t>
            </w:r>
            <w:r>
              <w:rPr>
                <w:sz w:val="20"/>
              </w:rPr>
              <w:t>情景差异不一般等同于</w:t>
            </w:r>
            <w:r>
              <w:rPr>
                <w:sz w:val="20"/>
              </w:rPr>
              <w:t>Logit</w:t>
            </w:r>
            <w:r>
              <w:rPr>
                <w:sz w:val="20"/>
              </w:rPr>
              <w:t>模型的</w:t>
            </w:r>
            <w:r>
              <w:rPr>
                <w:sz w:val="20"/>
              </w:rPr>
              <w:t>X×M</w:t>
            </w:r>
            <w:r>
              <w:rPr>
                <w:sz w:val="20"/>
              </w:rPr>
              <w:t>系数，亦不能将此处风险差恒等式直接用于</w:t>
            </w:r>
            <w:r>
              <w:rPr>
                <w:sz w:val="20"/>
              </w:rPr>
              <w:t>OR</w:t>
            </w:r>
            <w:r>
              <w:rPr>
                <w:sz w:val="20"/>
              </w:rPr>
              <w:t>差。</w:t>
            </w:r>
          </w:p>
        </w:tc>
      </w:tr>
    </w:tbl>
    <w:p w14:paraId="267D77C5" w14:textId="7FF68A07" w:rsidR="00D76D48" w:rsidRPr="00270697" w:rsidRDefault="00BF7806" w:rsidP="0072029D">
      <w:pPr>
        <w:pStyle w:val="afffc"/>
        <w:keepNext/>
        <w:keepLines/>
        <w:snapToGrid w:val="0"/>
        <w:spacing w:line="280" w:lineRule="exact" w:before="0" w:after="0" w:beforeLines="0" w:afterLines="0" w:beforeAutospacing="0" w:afterAutospacing="0"/>
        <w:ind w:firstLine="0" w:hanging="0" w:left="0" w:right="0" w:start="0" w:end="0" w:firstLineChars="0" w:hangingChars="0" w:leftChars="0" w:rightChars="0" w:startChars="0" w:endChars="0"/>
        <w:jc w:val="center"/>
        <w:rPr>
          <w:rFonts w:ascii="Times New Roman" w:hAnsi="Times New Roman" w:cs="Times New Roman" w:eastAsia="KaiTi"/>
          <w:b w:val="0"/>
          <w:bCs w:val="0"/>
          <w:sz w:val="21"/>
          <w:szCs w:val="21"/>
          <w:rPrChange w:id="8617" w:author="Codex" w:date="2026-10-05T16:32:41.313017+00:00">
            <w:rPr>
              <w:rFonts w:cs="Times New Roman"/>
              <w:szCs w:val="21"/>
            </w:rPr>
          </w:rPrChange>
        </w:rPr>
        <w:pPrChange w:id="833" w:author="Codex" w:date="2026-10-05T16:32:41.313017+00:00">
          <w:pPr>
            <w:pStyle w:val="afffc"/>
            <w:keepNext/>
            <w:keepLines/>
            <w:snapToGrid w:val="0"/>
            <w:spacing w:afterLines="0" w:after="0" w:line="360" w:lineRule="exact"/>
          </w:pPr>
        </w:pPrChange>
      </w:pPr>
      <w:r>
        <w:rPr>
          <w:rFonts w:ascii="Times New Roman" w:hAnsi="Times New Roman" w:cs="Times New Roman" w:eastAsia="KaiTi"/>
          <w:b w:val="0"/>
          <w:bCs w:val="0"/>
          <w:sz w:val="21"/>
          <w:szCs w:val="21"/>
          <w:rPrChange w:id="834" w:author="Codex" w:date="2026-10-05T16:32:41.313017+00:00">
            <w:rPr>
              <w:rFonts w:cs="Times New Roman"/>
              <w:szCs w:val="21"/>
            </w:rPr>
          </w:rPrChange>
        </w:rPr>
        <w:t>图</w:t>
      </w:r>
      <w:del w:id="1001367" w:author="Codex" w:date="2026-10-06T05:40:41Z">
        <w:r>
          <w:rPr>
            <w:rFonts w:ascii="Times New Roman" w:hAnsi="Times New Roman" w:cs="Times New Roman" w:eastAsia="KaiTi"/>
            <w:b w:val="0"/>
            <w:bCs w:val="0"/>
            <w:sz w:val="21"/>
            <w:szCs w:val="21"/>
            <w:rPrChange w:id="835" w:author="Codex" w:date="2026-10-05T16:32:41.313017+00:00">
              <w:rPr>
                <w:rFonts w:cs="Times New Roman"/>
                <w:szCs w:val="21"/>
              </w:rPr>
            </w:rPrChange>
          </w:rPr>
          <w:delText xml:space="preserve">3.2 </w:delText>
        </w:r>
      </w:del>
      <w:ins w:id="1001368" w:author="Codex" w:date="2026-10-06T05:40:41Z">
        <w:r>
          <w:rPr>
            <w:rFonts w:ascii="Times New Roman" w:hAnsi="Times New Roman" w:cs="Times New Roman" w:eastAsia="KaiTi"/>
            <w:b w:val="0"/>
            <w:bCs w:val="0"/>
            <w:sz w:val="21"/>
            <w:szCs w:val="21"/>
          </w:rPr>
          <w:t xml:space="preserve">3 </w:t>
        </w:r>
      </w:ins>
      <w:r>
        <w:rPr>
          <w:rFonts w:ascii="Times New Roman" w:hAnsi="Times New Roman" w:cs="Times New Roman" w:eastAsia="KaiTi"/>
          <w:b w:val="0"/>
          <w:bCs w:val="0"/>
          <w:sz w:val="21"/>
          <w:szCs w:val="21"/>
          <w:rPrChange w:id="836" w:author="Codex" w:date="2026-10-05T16:32:41.313017+00:00">
            <w:rPr>
              <w:rFonts w:cs="Times New Roman"/>
              <w:szCs w:val="21"/>
            </w:rPr>
          </w:rPrChange>
        </w:rPr>
        <w:t>收入、婚姻满意度与代际支持的四项分解示意</w:t>
      </w:r>
    </w:p>
    <w:p w14:paraId="3668972F" w14:textId="7FF68A09" w:rsidR="003C4A23" w:rsidRPr="00270697" w:rsidRDefault="003C4A23" w:rsidP="00B75A32">
      <w:pPr>
        <w:pStyle w:val="afffc"/>
        <w:keepNext w:val="0"/>
        <w:keepLines/>
        <w:snapToGrid w:val="0"/>
        <w:spacing w:line="360" w:lineRule="exact" w:before="0" w:after="0" w:beforeLines="0" w:afterLines="0" w:beforeAutospacing="0" w:afterAutospacing="0"/>
        <w:ind w:firstLineChars="200" w:firstLine="420" w:left="0" w:right="0" w:start="0" w:end="0" w:leftChars="0" w:rightChars="0" w:startChars="0" w:endChars="0"/>
        <w:jc w:val="both"/>
        <w:rPr>
          <w:rFonts w:ascii="Times New Roman" w:hAnsi="Times New Roman" w:cs="Times New Roman" w:eastAsia="SimSun"/>
          <w:sz w:val="21"/>
          <w:szCs w:val="21"/>
          <w:rPrChange w:id="8618" w:author="Codex" w:date="2026-10-05T16:32:41.313017+00:00">
            <w:rPr>
              <w:rFonts w:eastAsia="SimSun" w:cs="Times New Roman"/>
              <w:szCs w:val="21"/>
            </w:rPr>
          </w:rPrChange>
        </w:rPr>
        <w:pPrChange w:id="837" w:author="Codex" w:date="2026-10-05T16:32:41.313017+00:00">
          <w:pPr>
            <w:pStyle w:val="afffc"/>
            <w:keepNext/>
            <w:keepLines/>
            <w:snapToGrid w:val="0"/>
            <w:spacing w:afterLines="0" w:after="0" w:line="360" w:lineRule="exact"/>
            <w:ind w:firstLineChars="200" w:firstLine="420"/>
            <w:jc w:val="both"/>
          </w:pPr>
        </w:pPrChange>
      </w:pPr>
      <w:del w:id="1001720" w:author="Codex" w:date="2026-10-07T12:00:00Z">
        <w:r>
          <w:rPr>
            <w:rFonts w:eastAsia="SimSun" w:cs="Times New Roman"/>
            <w:szCs w:val="21"/>
          </w:rPr>
          <w:delText>Figure 3.2. Four-way decomposition of the relationship between income, marital satisfaction and intergenerational economic support</w:delText>
        </w:r>
      </w:del>
      <w:ins w:id="1001721" w:author="Codex" w:date="2026-10-07T12:00:00Z">
        <w:r>
          <w:rPr>
            <w:rFonts w:ascii="Times New Roman" w:hAnsi="Times New Roman" w:cs="Times New Roman" w:eastAsia="SimSun"/>
            <w:sz w:val="21"/>
            <w:szCs w:val="21"/>
          </w:rPr>
          <w:t>Figure 3. Four-way decomposition of the relationship between income, marital satisfaction and intergenerational economic support</w:t>
        </w:r>
      </w:ins>
    </w:p>
    <w:p w14:paraId="657CBF03" w14:textId="7FF68A75" w:rsidR="0072029D" w:rsidRPr="00270697" w:rsidRDefault="0072029D" w:rsidP="00B75A32">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8619" w:author="Codex" w:date="2026-10-05T16:32:41.313017+00:00">
            <w:rPr>
              <w:rFonts w:eastAsia="SimSun" w:cs="Times New Roman"/>
              <w:szCs w:val="21"/>
            </w:rPr>
          </w:rPrChange>
        </w:rPr>
        <w:pPrChange w:id="839"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840" w:author="Codex" w:date="2026-10-05T16:32:41.313017+00:00">
            <w:rPr>
              <w:rFonts w:eastAsia="SimSun" w:cs="Times New Roman"/>
              <w:szCs w:val="21"/>
            </w:rPr>
          </w:rPrChange>
        </w:rPr>
        <w:t>注：根据</w:t>
      </w:r>
      <w:r>
        <w:rPr>
          <w:rFonts w:ascii="Times New Roman" w:hAnsi="Times New Roman" w:cs="Times New Roman" w:eastAsia="SimSun"/>
          <w:sz w:val="21"/>
          <w:szCs w:val="21"/>
          <w:rPrChange w:id="841" w:author="Codex" w:date="2026-10-05T16:32:41.313017+00:00">
            <w:rPr>
              <w:rFonts w:eastAsia="SimSun" w:cs="Times New Roman"/>
              <w:szCs w:val="21"/>
            </w:rPr>
          </w:rPrChange>
        </w:rPr>
        <w:t>Yazawa</w:t>
      </w:r>
      <w:r>
        <w:rPr>
          <w:rFonts w:ascii="Times New Roman" w:hAnsi="Times New Roman" w:cs="Times New Roman" w:eastAsia="SimSun"/>
          <w:sz w:val="21"/>
          <w:szCs w:val="21"/>
          <w:rPrChange w:id="842" w:author="Codex" w:date="2026-10-05T16:32:41.313017+00:00">
            <w:rPr>
              <w:rFonts w:eastAsia="SimSun" w:cs="Times New Roman"/>
              <w:szCs w:val="21"/>
            </w:rPr>
          </w:rPrChange>
        </w:rPr>
        <w:t>等人</w:t>
      </w:r>
      <w:r>
        <w:rPr>
          <w:sz w:val="20"/>
        </w:rPr>
        <w:fldChar w:fldCharType="begin"/>
      </w:r>
      <w:r>
        <w:rPr>
          <w:rFonts w:hint="eastAsia"/>
          <w:sz w:val="20"/>
        </w:rPr>
        <w:instrText xml:space="preserve"> ADDIN ZOTERO_ITEM CSL_CITATION {"citationID":"t6w7dFix","properties":{"formattedCitation":"\\uc0\\u65288{}2022\\uc0\\u65289{}","plainCitation":"</w:instrText>
      </w:r>
      <w:r>
        <w:rPr>
          <w:rFonts w:hint="eastAsia"/>
          <w:sz w:val="20"/>
        </w:rPr>
        <w:instrText>（</w:instrText>
      </w:r>
      <w:r>
        <w:rPr>
          <w:rFonts w:hint="eastAsia"/>
          <w:sz w:val="20"/>
        </w:rPr>
        <w:instrText>2022</w:instrText>
      </w:r>
      <w:r>
        <w:rPr>
          <w:rFonts w:hint="eastAsia"/>
          <w:sz w:val="20"/>
        </w:rPr>
        <w:instrText>）</w:instrText>
      </w:r>
      <w:r>
        <w:rPr>
          <w:rFonts w:hint="eastAsia"/>
          <w:sz w:val="20"/>
        </w:rPr>
        <w:instrText>","noteIndex":0},"citationItems":[{"id":25693,"uris":["http://zotero.org/users/9676737/items/JJYLI85U"],</w:instrText>
      </w:r>
      <w:r>
        <w:rPr>
          <w:sz w:val="20"/>
        </w:rPr>
        <w:instrText>"itemData":{"id":25693,"type":"article-journal","abstract":"Adverse childhood experiences (ACEs) have been linked to diminished health achievement across the life course. However, few studies have rigorously investigated the role of adult socioeconomic status (SES) as a mediator and an effect modifier of the association between ACEs and late-life depression. We used a four-way decomposition analysis to examine the relative contributions of mediation and interaction by low adult SES to the association between ACEs and late-life depression. Data came from two waves (2013 and 2016) of the Japan Gerontological Evaluation Study, a nationwide cohort of older people (n = 7271). ACEs were determined as </w:instrText>
      </w:r>
      <w:r>
        <w:rPr>
          <w:rFonts w:hint="eastAsia"/>
          <w:sz w:val="20"/>
        </w:rPr>
        <w:instrText>≥</w:instrText>
      </w:r>
      <w:r>
        <w:rPr>
          <w:sz w:val="20"/>
        </w:rPr>
        <w:instrText xml:space="preserve"> 2 experiences of the following: parental loss, parental divorce, parental mental illness, domestic violence, physical abuse, psychological neglect, psychological abuse, and economic disadvantage. Low adult SES was defined as earning &lt; 2 million yen of income and &lt; 10 years of schooling. Depressive symptoms were assessed using the Geriatric Depression Scale. Controlled direct effect (coefficient 0.28; 95% CI 0.08–0.46) accounted for 69.1% of the total effect, which was greater than the other three estimates for the decomposed effects (reference interaction 20.8%, mediated interaction 5.7%, and pure indirect effect 4.4%). Adult SES accounted for 10.1% (via mediation) and 26.5% (via exposure–mediator interaction) of the total association between ACEs and depressive symptoms, respectively. ACEs appeared to be a strong and independent determinant of depressive symptoms in later life. Nonetheless, the interaction between ACEs and adult SES indicates that achieving high adult SES could mitigate the adverse effect of ACEs on late-life depression.","citation-key":"Yazawa2022","container-title":"Social Psychiatry and Psychiatric Epidemiology","DOI":"10.1007/s00127-022-02241-x","ISSN":"0933-7954, 1433-9285","issue":"6","journalAbbreviation":"Soc Psychiatry Psychiatr Epidemiol","language":"en","page":"1147-1156","source":"Semantic Scholar","title":"Early childhood adversity and late-life depressive symptoms: Unpacking mediation and interaction by adult socioeconomic status","title-short":"Early childhood adversity and late-life depressive symptoms","volume":"57","author":[{"family":"Yazawa","given":"Aki"},{"family":"Shiba","given":"Koichiro"},{"family":"Inoue","given":"Yosuke"},{"family":"Okuzono","given":"Sakurako S."},{"family":"Inoue","given":"Kosuke"},{"family":"Kondo","given":"Naoki"},{"family":"Kondo","given":"Katsunori"},{"family":"Kawachi","given":"Ichiro"}],"issued":{"date-parts":[["2022",6]]}},"suppress-author":true}],"schema":"https://github.com/citation-style-language/schema/raw/master/csl-citation.json"} </w:instrText>
      </w:r>
      <w:r>
        <w:rPr>
          <w:sz w:val="20"/>
        </w:rPr>
        <w:fldChar w:fldCharType="separate"/>
      </w:r>
      <w:r w:rsidRPr="0072029D">
        <w:rPr>
          <w:rFonts w:ascii="Times New Roman" w:hAnsi="Times New Roman" w:cs="Times New Roman" w:eastAsia="SimSun"/>
          <w:kern w:val="0"/>
          <w:sz w:val="21"/>
          <w:szCs w:val="21"/>
          <w:rPrChange w:id="843" w:author="Codex" w:date="2026-10-05T16:32:41.313017+00:00">
            <w:rPr>
              <w:rFonts w:eastAsia="SimSun" w:cs="Times New Roman"/>
              <w:kern w:val="0"/>
              <w:szCs w:val="21"/>
            </w:rPr>
          </w:rPrChange>
        </w:rPr>
        <w:t>（</w:t>
      </w:r>
      <w:r w:rsidRPr="0072029D">
        <w:rPr>
          <w:rFonts w:ascii="Times New Roman" w:hAnsi="Times New Roman" w:cs="Times New Roman" w:eastAsia="SimSun"/>
          <w:kern w:val="0"/>
          <w:sz w:val="21"/>
          <w:szCs w:val="21"/>
          <w:rPrChange w:id="844" w:author="Codex" w:date="2026-10-05T16:32:41.313017+00:00">
            <w:rPr>
              <w:rFonts w:eastAsia="SimSun" w:cs="Times New Roman"/>
              <w:kern w:val="0"/>
              <w:szCs w:val="21"/>
            </w:rPr>
          </w:rPrChange>
        </w:rPr>
        <w:t>2022</w:t>
      </w:r>
      <w:r w:rsidRPr="0072029D">
        <w:rPr>
          <w:rFonts w:ascii="Times New Roman" w:hAnsi="Times New Roman" w:cs="Times New Roman" w:eastAsia="SimSun"/>
          <w:kern w:val="0"/>
          <w:sz w:val="21"/>
          <w:szCs w:val="21"/>
          <w:rPrChange w:id="845" w:author="Codex" w:date="2026-10-05T16:32:41.313017+00:00">
            <w:rPr>
              <w:rFonts w:eastAsia="SimSun" w:cs="Times New Roman"/>
              <w:kern w:val="0"/>
              <w:szCs w:val="21"/>
            </w:rPr>
          </w:rPrChange>
        </w:rPr>
        <w:t>）</w:t>
      </w:r>
      <w:r>
        <w:rPr>
          <w:sz w:val="20"/>
        </w:rPr>
        <w:fldChar w:fldCharType="end"/>
      </w:r>
      <w:r>
        <w:rPr>
          <w:rFonts w:ascii="Times New Roman" w:hAnsi="Times New Roman" w:cs="Times New Roman" w:eastAsia="SimSun"/>
          <w:sz w:val="21"/>
          <w:szCs w:val="21"/>
          <w:rPrChange w:id="846" w:author="Codex" w:date="2026-10-05T16:32:41.313017+00:00">
            <w:rPr>
              <w:rFonts w:eastAsia="SimSun" w:cs="Times New Roman"/>
              <w:szCs w:val="21"/>
            </w:rPr>
          </w:rPrChange>
        </w:rPr>
        <w:t>、</w:t>
      </w:r>
      <w:r>
        <w:rPr>
          <w:rFonts w:ascii="Times New Roman" w:hAnsi="Times New Roman" w:cs="Times New Roman" w:eastAsia="SimSun"/>
          <w:sz w:val="21"/>
          <w:szCs w:val="21"/>
          <w:rPrChange w:id="847" w:author="Codex" w:date="2026-10-05T16:32:41.313017+00:00">
            <w:rPr>
              <w:rFonts w:eastAsia="SimSun" w:cs="Times New Roman"/>
              <w:szCs w:val="21"/>
            </w:rPr>
          </w:rPrChange>
        </w:rPr>
        <w:t>Hsu</w:t>
      </w:r>
      <w:r>
        <w:rPr>
          <w:rFonts w:ascii="Times New Roman" w:hAnsi="Times New Roman" w:cs="Times New Roman" w:eastAsia="SimSun"/>
          <w:sz w:val="21"/>
          <w:szCs w:val="21"/>
          <w:rPrChange w:id="848" w:author="Codex" w:date="2026-10-05T16:32:41.313017+00:00">
            <w:rPr>
              <w:rFonts w:eastAsia="SimSun" w:cs="Times New Roman"/>
              <w:szCs w:val="21"/>
            </w:rPr>
          </w:rPrChange>
        </w:rPr>
        <w:t>等人</w:t>
      </w:r>
      <w:r>
        <w:rPr>
          <w:sz w:val="20"/>
        </w:rPr>
        <w:fldChar w:fldCharType="begin"/>
      </w:r>
      <w:r>
        <w:rPr>
          <w:rFonts w:hint="eastAsia"/>
          <w:sz w:val="20"/>
        </w:rPr>
        <w:instrText xml:space="preserve"> ADDIN ZOTERO_ITEM CSL_CITATION {"citationID":"MT9r8E7y","properties":{"formattedCitation":"\\uc0\\u65288{}2025\\uc0\\u65289{}","plainCitation":"</w:instrText>
      </w:r>
      <w:r>
        <w:rPr>
          <w:rFonts w:hint="eastAsia"/>
          <w:sz w:val="20"/>
        </w:rPr>
        <w:instrText>（</w:instrText>
      </w:r>
      <w:r>
        <w:rPr>
          <w:rFonts w:hint="eastAsia"/>
          <w:sz w:val="20"/>
        </w:rPr>
        <w:instrText>2025</w:instrText>
      </w:r>
      <w:r>
        <w:rPr>
          <w:rFonts w:hint="eastAsia"/>
          <w:sz w:val="20"/>
        </w:rPr>
        <w:instrText>）</w:instrText>
      </w:r>
      <w:r>
        <w:rPr>
          <w:rFonts w:hint="eastAsia"/>
          <w:sz w:val="20"/>
        </w:rPr>
        <w:instrText>","noteIndex":0},"citationItems":[{"id":25726,"uris":["http://zotero.org/users/9676737/items/HPFYFAPB"],</w:instrText>
      </w:r>
      <w:r>
        <w:rPr>
          <w:sz w:val="20"/>
        </w:rPr>
        <w:instrText>"itemData":{"id":25726,"type":"article-journal","abstract":"Background\nEducation is a well-established predictor for late-life cognition. Moreover, social participation is associated with late-life cognition and could mediate the association between education and cognitive function. Yet, few studies have formally tested this question within a causal mediation framework.\nMethods\nWe used data from the Taiwan Longitudinal Study in Aging. Participants were aged 50 or above and recruited in 1989 (n = 4,400), stratified by age group (aged 50–64 years versus 65 or above). We used sequence analysis and optimal matching techniques to define clustered patterns of social participation and work trajectories. We then used a four-way decomposition to identify causal mediation of the association between educational attainment and cognitive function by social participation. Cognitive function was measured by the Short Portable Mental Status Questionnaire.\nResults\nThe mediating pathway through social participation accounted for 5% or less of the total relation of education on late-life cognitive function for both younger and older subgroups. The interaction between education and social participation accounted for 22% (middle/high school) and 34% (college+) of the total effect, contrasting with no formal education. We estimated that 36% (95% C.I. = 0.09, 0.69) of the educational disparity in late-life cognition among the younger cohort could be eliminated if the least educated group's social participation matched that of the college or above group. Social participation was not a significant mediator in the older subgroup.\nConclusion\nTo mitigate educational disparities in late-life cognitive function, further exploration of encouraging more active social participatio</w:instrText>
      </w:r>
      <w:r>
        <w:rPr>
          <w:rFonts w:hint="eastAsia"/>
          <w:sz w:val="20"/>
        </w:rPr>
        <w:instrText>n or stable employment should be undertaken.","citation-key":"Hsu2025","container-title":"Social Science &amp; Medicine","DOI":"10.1016/j.socscimed.2025.117861","ISSN":"0277-9536","journalAbbreviation":"Social Science &amp; Medicine","language":"en","note":"</w:instrText>
      </w:r>
      <w:r>
        <w:rPr>
          <w:rFonts w:hint="eastAsia"/>
          <w:sz w:val="20"/>
        </w:rPr>
        <w:instrText>顶刊</w:instrText>
      </w:r>
      <w:r>
        <w:rPr>
          <w:rFonts w:hint="eastAsia"/>
          <w:sz w:val="20"/>
        </w:rPr>
        <w:instrText xml:space="preserve">;CWAverse;4-way decom; </w:instrText>
      </w:r>
      <w:r>
        <w:rPr>
          <w:rFonts w:hint="eastAsia"/>
          <w:sz w:val="20"/>
        </w:rPr>
        <w:instrText>中介不显著</w:instrText>
      </w:r>
      <w:r>
        <w:rPr>
          <w:rFonts w:hint="eastAsia"/>
          <w:sz w:val="20"/>
        </w:rPr>
        <w:instrText>","page":"117861","source":"ScienceDirect","title":"Causal mediation of the association between educational attainment and late-life cognitive function by trajectories of social participation","volume":"370","author":[{"family":"H</w:instrText>
      </w:r>
      <w:r>
        <w:rPr>
          <w:sz w:val="20"/>
        </w:rPr>
        <w:instrText xml:space="preserve">su","given":"Yu-Tien"},{"family":"Grodstein","given":"Francine"},{"family":"Liu","given":"Tzu-Hung"},{"family":"Chang","given":"Chia-Rui"},{"family":"Kawachi","given":"Ichiro"},{"family":"Chen","given":"Jarvis T."}],"issued":{"date-parts":[["2025",4,1]]}},"suppress-author":true}],"schema":"https://github.com/citation-style-language/schema/raw/master/csl-citation.json"} </w:instrText>
      </w:r>
      <w:r>
        <w:rPr>
          <w:sz w:val="20"/>
        </w:rPr>
        <w:fldChar w:fldCharType="separate"/>
      </w:r>
      <w:r w:rsidRPr="0072029D">
        <w:rPr>
          <w:rFonts w:ascii="Times New Roman" w:hAnsi="Times New Roman" w:cs="Times New Roman" w:eastAsia="SimSun"/>
          <w:kern w:val="0"/>
          <w:sz w:val="21"/>
          <w:szCs w:val="21"/>
          <w:rPrChange w:id="849" w:author="Codex" w:date="2026-10-05T16:32:41.313017+00:00">
            <w:rPr>
              <w:rFonts w:eastAsia="SimSun" w:cs="Times New Roman"/>
              <w:kern w:val="0"/>
              <w:szCs w:val="21"/>
            </w:rPr>
          </w:rPrChange>
        </w:rPr>
        <w:t>（</w:t>
      </w:r>
      <w:r w:rsidRPr="0072029D">
        <w:rPr>
          <w:rFonts w:ascii="Times New Roman" w:hAnsi="Times New Roman" w:cs="Times New Roman" w:eastAsia="SimSun"/>
          <w:kern w:val="0"/>
          <w:sz w:val="21"/>
          <w:szCs w:val="21"/>
          <w:rPrChange w:id="850" w:author="Codex" w:date="2026-10-05T16:32:41.313017+00:00">
            <w:rPr>
              <w:rFonts w:eastAsia="SimSun" w:cs="Times New Roman"/>
              <w:kern w:val="0"/>
              <w:szCs w:val="21"/>
            </w:rPr>
          </w:rPrChange>
        </w:rPr>
        <w:t>2025</w:t>
      </w:r>
      <w:r w:rsidRPr="0072029D">
        <w:rPr>
          <w:rFonts w:ascii="Times New Roman" w:hAnsi="Times New Roman" w:cs="Times New Roman" w:eastAsia="SimSun"/>
          <w:kern w:val="0"/>
          <w:sz w:val="21"/>
          <w:szCs w:val="21"/>
          <w:rPrChange w:id="851" w:author="Codex" w:date="2026-10-05T16:32:41.313017+00:00">
            <w:rPr>
              <w:rFonts w:eastAsia="SimSun" w:cs="Times New Roman"/>
              <w:kern w:val="0"/>
              <w:szCs w:val="21"/>
            </w:rPr>
          </w:rPrChange>
        </w:rPr>
        <w:t>）</w:t>
      </w:r>
      <w:r>
        <w:rPr>
          <w:sz w:val="20"/>
        </w:rPr>
        <w:fldChar w:fldCharType="end"/>
      </w:r>
      <w:r>
        <w:rPr>
          <w:rFonts w:ascii="Times New Roman" w:hAnsi="Times New Roman" w:cs="Times New Roman" w:eastAsia="SimSun"/>
          <w:sz w:val="21"/>
          <w:szCs w:val="21"/>
          <w:rPrChange w:id="852" w:author="Codex" w:date="2026-10-05T16:32:41.313017+00:00">
            <w:rPr>
              <w:rFonts w:eastAsia="SimSun" w:cs="Times New Roman"/>
              <w:szCs w:val="21"/>
            </w:rPr>
          </w:rPrChange>
        </w:rPr>
        <w:t>和</w:t>
      </w:r>
      <w:r>
        <w:rPr>
          <w:rFonts w:ascii="Times New Roman" w:hAnsi="Times New Roman" w:cs="Times New Roman" w:eastAsia="SimSun"/>
          <w:sz w:val="21"/>
          <w:szCs w:val="21"/>
          <w:rPrChange w:id="853" w:author="Codex" w:date="2026-10-05T16:32:41.313017+00:00">
            <w:rPr>
              <w:rFonts w:eastAsia="SimSun" w:cs="Times New Roman"/>
              <w:szCs w:val="21"/>
            </w:rPr>
          </w:rPrChange>
        </w:rPr>
        <w:t>Madia</w:t>
      </w:r>
      <w:r>
        <w:rPr>
          <w:rFonts w:ascii="Times New Roman" w:hAnsi="Times New Roman" w:cs="Times New Roman" w:eastAsia="SimSun"/>
          <w:sz w:val="21"/>
          <w:szCs w:val="21"/>
          <w:rPrChange w:id="854" w:author="Codex" w:date="2026-10-05T16:32:41.313017+00:00">
            <w:rPr>
              <w:rFonts w:eastAsia="SimSun" w:cs="Times New Roman"/>
              <w:szCs w:val="21"/>
            </w:rPr>
          </w:rPrChange>
        </w:rPr>
        <w:t>等人</w:t>
      </w:r>
      <w:r>
        <w:rPr>
          <w:sz w:val="20"/>
        </w:rPr>
        <w:fldChar w:fldCharType="begin"/>
      </w:r>
      <w:r>
        <w:rPr>
          <w:rFonts w:hint="eastAsia"/>
          <w:sz w:val="20"/>
        </w:rPr>
        <w:instrText xml:space="preserve"> ADDIN ZOTERO_ITEM CSL_CITATION {"citationID":"klmpKSpB","properties":{"formattedCitation":"\\uc0\\u65288{}2025\\uc0\\u65289{}","plainCitation":"</w:instrText>
      </w:r>
      <w:r>
        <w:rPr>
          <w:rFonts w:hint="eastAsia"/>
          <w:sz w:val="20"/>
        </w:rPr>
        <w:instrText>（</w:instrText>
      </w:r>
      <w:r>
        <w:rPr>
          <w:rFonts w:hint="eastAsia"/>
          <w:sz w:val="20"/>
        </w:rPr>
        <w:instrText>2025</w:instrText>
      </w:r>
      <w:r>
        <w:rPr>
          <w:rFonts w:hint="eastAsia"/>
          <w:sz w:val="20"/>
        </w:rPr>
        <w:instrText>）</w:instrText>
      </w:r>
      <w:r>
        <w:rPr>
          <w:rFonts w:hint="eastAsia"/>
          <w:sz w:val="20"/>
        </w:rPr>
        <w:instrText>","noteIndex":0},"citationItems":[{"id":25677,"uris":["http://zotero.org/users/9676737/items/N72J5WDL"],</w:instrText>
      </w:r>
      <w:r>
        <w:rPr>
          <w:sz w:val="20"/>
        </w:rPr>
        <w:instrText xml:space="preserve">"itemData":{"id":25677,"type":"article-journal","abstract":"Growth mindset is widely perceived to be a powerful lever for reducing inequalities in learning outcomes. This study investigates whether a growth mindset moderates or mediates the effect of socio-economic status (SES) on academic achievement across 73 countries, using data from the 2022 Programme for International Student Assessment (PISA). To do this, we employ a four-way decomposition approach to separate the total effect of SES on standardized test scores in math, reading, and science into direct, indirect, and interaction effects. The results show that growth mindset mediates only a small portion of the effect of SES on student achievements, accounting for no more than 2.9% to 3.2% of the total effect, depending on the subject. These findings challenge the influential idea that growth mindset can ‘temper’ the effect of poverty on academic achievement.","citation-key":"Madia2025","container-title":"npj Science of Learning","DOI":"10.1038/s41539-025-00365-8","ISSN":"2056-7936","issue":"1","journalAbbreviation":"npj Sci. Learn.","language":"en","license":"2025 The Author(s)","page":"81","publisher":"Nature Publishing Group","source":"www.nature.com","title":"Growth mindset and socioeconomic inequality in academic achievement across seventy-three PISA countries","volume":"10","author":[{"family":"Madia","given":"Joan E."},{"family":"Gruijters","given":"Rob J."},{"family":"Raabe","given":"Isabel J."},{"family":"Hübner","given":"Nicolas"}],"issued":{"date-parts":[["2025",11,20]]}},"suppress-author":true}],"schema":"https://github.com/citation-style-language/schema/raw/master/csl-citation.json"} </w:instrText>
      </w:r>
      <w:r>
        <w:rPr>
          <w:sz w:val="20"/>
        </w:rPr>
        <w:fldChar w:fldCharType="separate"/>
      </w:r>
      <w:r w:rsidRPr="0072029D">
        <w:rPr>
          <w:rFonts w:ascii="Times New Roman" w:hAnsi="Times New Roman" w:cs="Times New Roman" w:eastAsia="SimSun"/>
          <w:kern w:val="0"/>
          <w:sz w:val="21"/>
          <w:szCs w:val="21"/>
          <w:rPrChange w:id="855" w:author="Codex" w:date="2026-10-05T16:32:41.313017+00:00">
            <w:rPr>
              <w:rFonts w:eastAsia="SimSun" w:cs="Times New Roman"/>
              <w:kern w:val="0"/>
              <w:szCs w:val="21"/>
            </w:rPr>
          </w:rPrChange>
        </w:rPr>
        <w:t>（</w:t>
      </w:r>
      <w:r w:rsidRPr="0072029D">
        <w:rPr>
          <w:rFonts w:ascii="Times New Roman" w:hAnsi="Times New Roman" w:cs="Times New Roman" w:eastAsia="SimSun"/>
          <w:kern w:val="0"/>
          <w:sz w:val="21"/>
          <w:szCs w:val="21"/>
          <w:rPrChange w:id="856" w:author="Codex" w:date="2026-10-05T16:32:41.313017+00:00">
            <w:rPr>
              <w:rFonts w:eastAsia="SimSun" w:cs="Times New Roman"/>
              <w:kern w:val="0"/>
              <w:szCs w:val="21"/>
            </w:rPr>
          </w:rPrChange>
        </w:rPr>
        <w:t>2025</w:t>
      </w:r>
      <w:r w:rsidRPr="0072029D">
        <w:rPr>
          <w:rFonts w:ascii="Times New Roman" w:hAnsi="Times New Roman" w:cs="Times New Roman" w:eastAsia="SimSun"/>
          <w:kern w:val="0"/>
          <w:sz w:val="21"/>
          <w:szCs w:val="21"/>
          <w:rPrChange w:id="857" w:author="Codex" w:date="2026-10-05T16:32:41.313017+00:00">
            <w:rPr>
              <w:rFonts w:eastAsia="SimSun" w:cs="Times New Roman"/>
              <w:kern w:val="0"/>
              <w:szCs w:val="21"/>
            </w:rPr>
          </w:rPrChange>
        </w:rPr>
        <w:t>）</w:t>
      </w:r>
      <w:r>
        <w:rPr>
          <w:sz w:val="20"/>
        </w:rPr>
        <w:fldChar w:fldCharType="end"/>
      </w:r>
      <w:r>
        <w:rPr>
          <w:rFonts w:ascii="Times New Roman" w:hAnsi="Times New Roman" w:cs="Times New Roman" w:eastAsia="SimSun"/>
          <w:sz w:val="21"/>
          <w:szCs w:val="21"/>
          <w:rPrChange w:id="858" w:author="Codex" w:date="2026-10-05T16:32:41.313017+00:00">
            <w:rPr>
              <w:rFonts w:eastAsia="SimSun" w:cs="Times New Roman"/>
              <w:szCs w:val="21"/>
            </w:rPr>
          </w:rPrChange>
        </w:rPr>
        <w:t>的研究整理。</w:t>
      </w:r>
    </w:p>
    <w:p w14:paraId="7DB8C73A" w14:textId="54ABB95D" w:rsidR="003C4A23" w:rsidRPr="00270697" w:rsidRDefault="00E7087C"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20" w:author="Codex" w:date="2026-10-05T16:32:41.313017+00:00">
            <w:rPr>
              <w:sz w:val="21"/>
              <w:szCs w:val="21"/>
            </w:rPr>
          </w:rPrChange>
        </w:rPr>
        <w:pPrChange w:id="859" w:author="Codex" w:date="2026-10-05T16:32:41.313017+00:00">
          <w:pPr>
            <w:pStyle w:val="af5"/>
            <w:snapToGrid w:val="0"/>
            <w:ind w:firstLine="420"/>
            <w:jc w:val="both"/>
          </w:pPr>
        </w:pPrChange>
      </w:pPr>
      <w:r>
        <w:rPr>
          <w:rFonts w:ascii="Times New Roman" w:hAnsi="Times New Roman" w:cs="Times New Roman" w:eastAsia="SimSun"/>
          <w:sz w:val="21"/>
          <w:szCs w:val="21"/>
          <w:rPrChange w:id="860" w:author="Codex" w:date="2026-10-05T16:32:41.313017+00:00">
            <w:rPr>
              <w:sz w:val="21"/>
              <w:szCs w:val="21"/>
            </w:rPr>
          </w:rPrChange>
        </w:rPr>
        <w:t>据此，本文以基础回归的标准化概率、风险差和加性交互描述收入</w:t>
      </w:r>
      <w:r>
        <w:rPr>
          <w:rFonts w:ascii="Times New Roman" w:hAnsi="Times New Roman" w:cs="Times New Roman" w:eastAsia="SimSun"/>
          <w:sz w:val="21"/>
          <w:szCs w:val="21"/>
          <w:rPrChange w:id="861" w:author="Codex" w:date="2026-10-05T16:32:41.313017+00:00">
            <w:rPr>
              <w:sz w:val="21"/>
              <w:szCs w:val="21"/>
            </w:rPr>
          </w:rPrChange>
        </w:rPr>
        <w:t>—</w:t>
      </w:r>
      <w:r>
        <w:rPr>
          <w:rFonts w:ascii="Times New Roman" w:hAnsi="Times New Roman" w:cs="Times New Roman" w:eastAsia="SimSun"/>
          <w:sz w:val="21"/>
          <w:szCs w:val="21"/>
          <w:rPrChange w:id="862" w:author="Codex" w:date="2026-10-05T16:32:41.313017+00:00">
            <w:rPr>
              <w:sz w:val="21"/>
              <w:szCs w:val="21"/>
            </w:rPr>
          </w:rPrChange>
        </w:rPr>
        <w:t>婚姻评价</w:t>
      </w:r>
      <w:r>
        <w:rPr>
          <w:rFonts w:ascii="Times New Roman" w:hAnsi="Times New Roman" w:cs="Times New Roman" w:eastAsia="SimSun"/>
          <w:sz w:val="21"/>
          <w:szCs w:val="21"/>
          <w:rPrChange w:id="863" w:author="Codex" w:date="2026-10-05T16:32:41.313017+00:00">
            <w:rPr>
              <w:sz w:val="21"/>
              <w:szCs w:val="21"/>
            </w:rPr>
          </w:rPrChange>
        </w:rPr>
        <w:t>—</w:t>
      </w:r>
      <w:r>
        <w:rPr>
          <w:rFonts w:ascii="Times New Roman" w:hAnsi="Times New Roman" w:cs="Times New Roman" w:eastAsia="SimSun"/>
          <w:sz w:val="21"/>
          <w:szCs w:val="21"/>
          <w:rPrChange w:id="864" w:author="Codex" w:date="2026-10-05T16:32:41.313017+00:00">
            <w:rPr>
              <w:sz w:val="21"/>
              <w:szCs w:val="21"/>
            </w:rPr>
          </w:rPrChange>
        </w:rPr>
        <w:t>代际支持的关系。直接／间接比率、配对</w:t>
      </w:r>
      <w:r>
        <w:rPr>
          <w:rFonts w:ascii="Times New Roman" w:hAnsi="Times New Roman" w:cs="Times New Roman" w:eastAsia="SimSun"/>
          <w:sz w:val="21"/>
          <w:szCs w:val="21"/>
          <w:rPrChange w:id="865" w:author="Codex" w:date="2026-10-05T16:32:41.313017+00:00">
            <w:rPr>
              <w:sz w:val="21"/>
              <w:szCs w:val="21"/>
            </w:rPr>
          </w:rPrChange>
        </w:rPr>
        <w:t>CDE</w:t>
      </w:r>
      <w:r>
        <w:rPr>
          <w:rFonts w:ascii="Times New Roman" w:hAnsi="Times New Roman" w:cs="Times New Roman" w:eastAsia="SimSun"/>
          <w:sz w:val="21"/>
          <w:szCs w:val="21"/>
          <w:rPrChange w:id="866" w:author="Codex" w:date="2026-10-05T16:32:41.313017+00:00">
            <w:rPr>
              <w:sz w:val="21"/>
              <w:szCs w:val="21"/>
            </w:rPr>
          </w:rPrChange>
        </w:rPr>
        <w:t>差和效应消除比例保留为历史模型探索，分别说明其原有研究目的及当前未能满足的解释条件。</w:t>
      </w:r>
    </w:p>
    <w:p w14:paraId="34C006EA" w14:textId="7FF68A7F" w:rsidR="00890878" w:rsidRDefault="00890878" w:rsidP="000020AD">
      <w:pPr>
        <w:pStyle w:val="afffa"/>
        <w:keepNext/>
        <w:snapToGrid w:val="0"/>
        <w:spacing w:before="156" w:after="100" w:line="360" w:lineRule="exact"/>
        <w:ind w:firstLine="420"/>
      </w:pPr>
      <w:r>
        <w:lastRenderedPageBreak/>
        <w:t xml:space="preserve">2. </w:t>
      </w:r>
      <w:r>
        <w:t>识别条件与测量时序</w:t>
      </w:r>
    </w:p>
    <w:p w14:paraId="45D608D0" w14:textId="407CA09E" w:rsidR="00890878" w:rsidRPr="00270697" w:rsidRDefault="00890878" w:rsidP="000308B7">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21" w:author="Codex" w:date="2026-10-05T16:32:41.313017+00:00">
            <w:rPr>
              <w:sz w:val="21"/>
              <w:szCs w:val="21"/>
            </w:rPr>
          </w:rPrChange>
        </w:rPr>
        <w:pPrChange w:id="867" w:author="Codex" w:date="2026-10-05T16:32:41.313017+00:00">
          <w:pPr>
            <w:pStyle w:val="af5"/>
            <w:snapToGrid w:val="0"/>
            <w:ind w:firstLine="420"/>
            <w:jc w:val="both"/>
          </w:pPr>
        </w:pPrChange>
      </w:pPr>
      <w:r>
        <w:rPr>
          <w:rFonts w:ascii="Times New Roman" w:hAnsi="Times New Roman" w:cs="Times New Roman" w:eastAsia="SimSun"/>
          <w:sz w:val="21"/>
          <w:szCs w:val="21"/>
          <w:rPrChange w:id="868" w:author="Codex" w:date="2026-10-05T16:32:41.313017+00:00">
            <w:rPr>
              <w:sz w:val="21"/>
              <w:szCs w:val="21"/>
            </w:rPr>
          </w:rPrChange>
        </w:rPr>
        <w:t>反事实对比的因果解释要求充分控制相关混杂，并满足一致性、正值性与可解释的时序</w:t>
      </w:r>
      <w:r w:rsidR="002A149E">
        <w:rPr>
          <w:sz w:val="22"/>
        </w:rPr>
        <w:fldChar w:fldCharType="begin"/>
      </w:r>
      <w:r w:rsidR="002A149E">
        <w:rPr>
          <w:sz w:val="22"/>
        </w:rPr>
        <w:instrText xml:space="preserve"> ADDIN ZOTERO_ITEM CSL_CITATION {"citationID":"TeFeKv4b","properties":{"formattedCitation":"\\uc0\\u65288{}Qin et al., 2022\\uc0\\u65289{}","plainCitation":"</w:instrText>
      </w:r>
      <w:r w:rsidR="002A149E">
        <w:rPr>
          <w:sz w:val="22"/>
        </w:rPr>
        <w:instrText>（</w:instrText>
      </w:r>
      <w:r w:rsidR="002A149E">
        <w:rPr>
          <w:sz w:val="22"/>
        </w:rPr>
        <w:instrText>Qin et al., 2022</w:instrText>
      </w:r>
      <w:r w:rsidR="002A149E">
        <w:rPr>
          <w:sz w:val="22"/>
        </w:rPr>
        <w:instrText>）</w:instrText>
      </w:r>
      <w:r w:rsidR="002A149E">
        <w:rPr>
          <w:sz w:val="22"/>
        </w:rPr>
        <w:instrText xml:space="preserve">","noteIndex":0},"citationItems":[{"id":25710,"uris":["http://zotero.org/users/9676737/items/AGRGNUTB"],"itemData":{"id":25710,"type":"article-journal","abstract":"Causal inference regarding a hypothesized mediation mechanism relies on the assumptions that there are no omitted pretreatment confounders (i.e., confounders preceding the treatment) of the treatment-mediator, treatment-outcome, and mediator-outcome relationships, and there are no posttreatment confounders (i.e., confounders affected by the treatment) of the mediator-outcome relationship. It is crucial to conduct a sensitivity analysis to determine if a potential violation of the assumptions would easily change analytic conclusions. This article proposes a simulation-based method to assess the sensitivity to unmeasured pretreatment confounding, assuming no posttreatment confounding. It allows one to (a) quantify the strength of an unmeasured pretreatment confounder through its conditional associations with the treatment, mediator, and outcome; (b) simulate the confounder from its conditional distribution; and (c) finally assess its influence on both the point estimation and estimation efficiency by comparing the results before and after adjusting for the simulated confounder in the analysis. The proposed sensitivity analysis strategy can be implemented for any causal mediation analysis method. It is applicable to both randomized experiments and observational studies and to mediators and outcomes of different scales. A visualization tool is provided for vivid representations of the sensitivity analysis results. An R package mediationsens has been developed for researchers to implement the proposed method easily (https://cran.r-project.org/web/packages/mediationsens/index.html). (PsycInfo Database Record (c) 2023 APA, all rights reserved).","citation-key":"Qin2022","container-title":"Psychological Methods","DOI":"10.1037/met0000340","ISSN":"1939-1463","issue":"6","journalAbbreviation":"Psychol Methods","language":"en","note":"TLDR: A simulation-based method is proposed to assess the sensitivity to unmeasured pretreatment confounding, assuming no posttreatment confounding, and its influence on both the point estimation and estimation efficiency is assessed.","page":"1000-1013","PMID":"34914470","source":"PubMed","title":"Simulation-based sensitivity analysis for causal mediation studies","volume":"27","author":[{"family":"Qin","given":"Xu"},{"family":"Yang","given":"Fan"}],"issued":{"date-parts":[["2022",12]]}}}],"schema":"https://github.com/citation-style-language/schema/raw/master/csl-citation.json"} </w:instrText>
      </w:r>
      <w:r w:rsidR="002A149E">
        <w:rPr>
          <w:sz w:val="22"/>
        </w:rPr>
        <w:fldChar w:fldCharType="separate"/>
      </w:r>
      <w:r w:rsidR="002A149E" w:rsidRPr="002A149E">
        <w:rPr>
          <w:rFonts w:ascii="Times New Roman" w:hAnsi="Times New Roman" w:cs="Times New Roman" w:eastAsia="SimSun"/>
          <w:sz w:val="21"/>
          <w:szCs w:val="21"/>
          <w:rPrChange w:id="869" w:author="Codex" w:date="2026-10-05T16:32:41.313017+00:00">
            <w:rPr>
              <w:sz w:val="21"/>
              <w:szCs w:val="21"/>
            </w:rPr>
          </w:rPrChange>
        </w:rPr>
        <w:t>（</w:t>
      </w:r>
      <w:r w:rsidR="002A149E" w:rsidRPr="002A149E">
        <w:rPr>
          <w:rFonts w:ascii="Times New Roman" w:hAnsi="Times New Roman" w:cs="Times New Roman" w:eastAsia="SimSun"/>
          <w:sz w:val="21"/>
          <w:szCs w:val="21"/>
          <w:rPrChange w:id="870" w:author="Codex" w:date="2026-10-05T16:32:41.313017+00:00">
            <w:rPr>
              <w:sz w:val="21"/>
              <w:szCs w:val="21"/>
            </w:rPr>
          </w:rPrChange>
        </w:rPr>
        <w:t>Qin et al., 2022</w:t>
      </w:r>
      <w:r w:rsidR="002A149E" w:rsidRPr="002A149E">
        <w:rPr>
          <w:rFonts w:ascii="Times New Roman" w:hAnsi="Times New Roman" w:cs="Times New Roman" w:eastAsia="SimSun"/>
          <w:sz w:val="21"/>
          <w:szCs w:val="21"/>
          <w:rPrChange w:id="871" w:author="Codex" w:date="2026-10-05T16:32:41.313017+00:00">
            <w:rPr>
              <w:sz w:val="21"/>
              <w:szCs w:val="21"/>
            </w:rPr>
          </w:rPrChange>
        </w:rPr>
        <w:t>）</w:t>
      </w:r>
      <w:r w:rsidR="002A149E">
        <w:rPr>
          <w:sz w:val="22"/>
        </w:rPr>
        <w:fldChar w:fldCharType="end"/>
      </w:r>
      <w:r>
        <w:rPr>
          <w:rFonts w:ascii="Times New Roman" w:hAnsi="Times New Roman" w:cs="Times New Roman" w:eastAsia="SimSun"/>
          <w:sz w:val="21"/>
          <w:szCs w:val="21"/>
          <w:rPrChange w:id="872" w:author="Codex" w:date="2026-10-05T16:32:41.313017+00:00">
            <w:rPr>
              <w:sz w:val="21"/>
              <w:szCs w:val="21"/>
            </w:rPr>
          </w:rPrChange>
        </w:rPr>
        <w:t>。存在受暴露影响的中介</w:t>
      </w:r>
      <w:r>
        <w:rPr>
          <w:rFonts w:ascii="Times New Roman" w:hAnsi="Times New Roman" w:cs="Times New Roman" w:eastAsia="SimSun"/>
          <w:sz w:val="21"/>
          <w:szCs w:val="21"/>
          <w:rPrChange w:id="873" w:author="Codex" w:date="2026-10-05T16:32:41.313017+00:00">
            <w:rPr>
              <w:sz w:val="21"/>
              <w:szCs w:val="21"/>
            </w:rPr>
          </w:rPrChange>
        </w:rPr>
        <w:t>—</w:t>
      </w:r>
      <w:r>
        <w:rPr>
          <w:rFonts w:ascii="Times New Roman" w:hAnsi="Times New Roman" w:cs="Times New Roman" w:eastAsia="SimSun"/>
          <w:sz w:val="21"/>
          <w:szCs w:val="21"/>
          <w:rPrChange w:id="874" w:author="Codex" w:date="2026-10-05T16:32:41.313017+00:00">
            <w:rPr>
              <w:sz w:val="21"/>
              <w:szCs w:val="21"/>
            </w:rPr>
          </w:rPrChange>
        </w:rPr>
        <w:t>结果混杂时，标准自然效应通常不能直接识别，随机干预类似量也须明确分配规则并另行检验其识别条件</w:t>
      </w:r>
      <w:r w:rsidR="009162B5">
        <w:rPr>
          <w:sz w:val="22"/>
        </w:rPr>
        <w:fldChar w:fldCharType="begin"/>
      </w:r>
      <w:r w:rsidR="003E386D">
        <w:rPr>
          <w:rFonts w:hint="eastAsia"/>
          <w:sz w:val="22"/>
        </w:rPr>
        <w:instrText xml:space="preserve"> ADDIN ZOTERO_ITEM CSL_CITATION {"citationID":"8lHE4Xlt","properties":{"formattedCitation":"\\uc0\\u65288{}VanderWeele, 2013, 2014; VanderWeele et al., 2017b; Rijnhart et al., 2023\\uc0\\u65289{}","plainCitation":"</w:instrText>
      </w:r>
      <w:r w:rsidR="003E386D">
        <w:rPr>
          <w:rFonts w:hint="eastAsia"/>
          <w:sz w:val="22"/>
        </w:rPr>
        <w:instrText>（</w:instrText>
      </w:r>
      <w:r w:rsidR="003E386D">
        <w:rPr>
          <w:rFonts w:hint="eastAsia"/>
          <w:sz w:val="22"/>
        </w:rPr>
        <w:instrText>VanderWeele, 2013, 2014; VanderWeele et al., 2017b; Rijnhart et al., 2023</w:instrText>
      </w:r>
      <w:r w:rsidR="003E386D">
        <w:rPr>
          <w:rFonts w:hint="eastAsia"/>
          <w:sz w:val="22"/>
        </w:rPr>
        <w:instrText>）</w:instrText>
      </w:r>
      <w:r w:rsidR="003E386D">
        <w:rPr>
          <w:rFonts w:hint="eastAsia"/>
          <w:sz w:val="22"/>
        </w:rPr>
        <w:instrText>","noteIndex":0},"citationItems":[{"id":25643,"uris":["http://zotero.org/users/9676737/items/TDMLNEPE"],"itemData":{"id":25643,"type":"article-journal","abstract":"Recent theory in causal inference has provided concepts f</w:instrText>
      </w:r>
      <w:r w:rsidR="003E386D">
        <w:rPr>
          <w:sz w:val="22"/>
        </w:rPr>
        <w:instrText>or mediation analysis and effect decomposition that allow one to decompose a total effect into a direct and an indirect effect. Here, it is shown that what is often taken as an indirect effect can in fact be further decomposed into a “pure” indirect effect and a mediated interactive effect, thus yielding a three-way decomposition of a total effect (direct, indirect, and interactive). This three-way decomposition applies to difference scales and also to additive ratio scales and additive hazard scales. Assumptions needed for the identification of each of these three effects are discussed and simple formulae are given for each when regression models allowing for interaction are used. The three-way decomposition is illustrated by examples from genetic and perinatal epidemiology, and discussion is given to what is gained over the traditional two-way decomposition into simply a direct and an indirect effect.","citation-key":"VanderWeele2013a","container-title":"Epidemiology","DOI":"10.1097/EDE.0b013e318281a64e","ISSN":"1044-3983","issue":"2","journalAbbreviation":"Epidemiology","language":"en","note":"TLDR: It is shown that what is often taken as an indirect effect can in fact be further decomposed into a \"pure\" indirect effect and a mediated interactive effect, thus yielding a three-way decomposition of a total effect (direct, indirect, and interactive).","page":"224-232","PMID":"23354283","PMCID":"PMC3563853","source":"PubMed Central","title":"A three-way decomposition of a total effect into direct, indirect, and interactive effects","volume":"24","author":[{"family":"VanderWeele","given":"Tyler J."}],"issued":{"date-parts":[["2013",3]]}}},{"id":25640,"uris":["http://zotero.org/users/9676737/items/UKLUG7YC"],"itemData":{"id":25640,"type":"article-journal",</w:instrText>
      </w:r>
      <w:r w:rsidR="003E386D">
        <w:rPr>
          <w:rFonts w:hint="eastAsia"/>
          <w:sz w:val="22"/>
        </w:rPr>
        <w:instrText>"abstract":"</w:instrText>
      </w:r>
      <w:r w:rsidR="003E386D">
        <w:rPr>
          <w:rFonts w:hint="eastAsia"/>
          <w:sz w:val="22"/>
        </w:rPr>
        <w:instrText>在存在可能与暴露因素相互作用的中介因素的情况下，暴露对结果的总体影响可以分解为四个组成部分：（</w:instrText>
      </w:r>
      <w:r w:rsidR="003E386D">
        <w:rPr>
          <w:rFonts w:hint="eastAsia"/>
          <w:sz w:val="22"/>
        </w:rPr>
        <w:instrText>1</w:instrText>
      </w:r>
      <w:r w:rsidR="003E386D">
        <w:rPr>
          <w:rFonts w:hint="eastAsia"/>
          <w:sz w:val="22"/>
        </w:rPr>
        <w:instrText>）在没有中介因素的情况下，暴露的影响；（</w:instrText>
      </w:r>
      <w:r w:rsidR="003E386D">
        <w:rPr>
          <w:rFonts w:hint="eastAsia"/>
          <w:sz w:val="22"/>
        </w:rPr>
        <w:instrText>2</w:instrText>
      </w:r>
      <w:r w:rsidR="003E386D">
        <w:rPr>
          <w:rFonts w:hint="eastAsia"/>
          <w:sz w:val="22"/>
        </w:rPr>
        <w:instrText>）当中介因素保持其在没有暴露因素时的状态时，交互作用的影响；（</w:instrText>
      </w:r>
      <w:r w:rsidR="003E386D">
        <w:rPr>
          <w:rFonts w:hint="eastAsia"/>
          <w:sz w:val="22"/>
        </w:rPr>
        <w:instrText>3</w:instrText>
      </w:r>
      <w:r w:rsidR="003E386D">
        <w:rPr>
          <w:rFonts w:hint="eastAsia"/>
          <w:sz w:val="22"/>
        </w:rPr>
        <w:instrText>）中介交互作用；（</w:instrText>
      </w:r>
      <w:r w:rsidR="003E386D">
        <w:rPr>
          <w:rFonts w:hint="eastAsia"/>
          <w:sz w:val="22"/>
        </w:rPr>
        <w:instrText>4</w:instrText>
      </w:r>
      <w:r w:rsidR="003E386D">
        <w:rPr>
          <w:rFonts w:hint="eastAsia"/>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sz w:val="22"/>
        </w:rPr>
        <w:instrText>","citation-key":"VanderWeele2014","cont</w:instrText>
      </w:r>
      <w:r w:rsidR="003E386D">
        <w:rPr>
          <w:sz w:val="22"/>
        </w:rPr>
        <w:instrText xml:space="preserve">ainer-title":"Epidemiology","DOI":"10.1097/EDE.0000000000000121","ISSN":"1044-3983","issue":"5","language":"en","page":"749-761","source":"journals.lww.com","title":"A unification of mediation and interaction: A 4-way decomposition","title-short":"A Unification of Mediation and Interaction","volume":"25","author":[{"family":"VanderWeele","given":"Tyler J."}],"issued":{"date-parts":[["2014",9]]}}},{"id":25739,"uris":["http://zotero.org/users/9676737/items/LD33NKPV"],"itemData":{"id":25739,"type":"article-journal","abstract":"In this paper we consider causal mediation analysis when exposures and mediators vary over time. We give non-parametric identification results, discuss parametric implementation, and also provide a weighting approach to direct and indirect effects based on combining the results of two marginal structural models. We also discuss how our results give rise to a causal interpretation of the effect estimates produced from longitudinal structural equation models. When there are time-varying confounders affected by prior exposure and mediator, natural direct and indirect effects are not identified. However, we define a randomized interventional analogue of natural direct and indirect effects that are identified in this setting. The formula that identifies these effects we refer to as the “mediational g-formula.” When there is no mediation, the mediational g-formula reduces to Robins’ regular g-formula for longitudinal data. When there are no time-varying confounders affected by prior exposure and mediator values, then the mediational g-formula reduces to a longitudinal version of Pearl’s mediation formula. However, the mediational g-formula itself can accommodate both mediation and time-varying confounders and constitutes a general approach to mediation analysis with time-varying exposures and mediators.","citation-key":"VanderWeele2017a","container-title":"Journal of the Royal Statistical Society. Series B, Statistical methodology","DOI":"10.1111/rssb.12194","ISSN":"1369-7412","issue":"3","journalAbbreviation":"J R Stat Soc Series B Stat Methodol","language":"en","page":"917-938","PMID":"28824285","PMCID":"PMC5560424","source":"PubMed Central","title":"Mediation analysis with time varying exposures and mediators","volume":"79","author":[{"family":"VanderWeele","given":"Tyler J."},{"family":"Tchetgen Tchetgen","given":"Eric J."}],"issued":{"date-parts":[["2017",6]]}}},{"id":25130,"uris":["http://zotero.org/users/9676737/items/TKMC77ZN"],"itemData":{"id":25130,"type":"article-journal","abstract":"Mediation analysis is an important statistical method in prevention research, as it can be used to determine effective intervention components. Traditional mediation analysis defines direct and indirect effects in terms of linear regression coefficients. It is unclear how these traditional effects are estimated in settings with binary variables. An important recent methodological advancement in the mediation analysis literature is the development of the causal mediation analysis framework. Causal mediation analysis defines causal effects as the difference between two potential outcomes. These definitions can be applied to any mediation model to estimate natural direct and indirect effects, including models with binary variables and an exposure–mediator interaction. This paper aims to clarify the similarities and differences between the causal and traditional effect estimates for mediation models with a binary mediator and a binary outcome. Causal and traditional mediation analyses were applied to an empirical example to demonstrate these similarities and differences. Causal and traditional mediation analysis provided similar controlled direct effect estimates, but different estimates of the natural direct effects, natural indirect effects, and total effect. Traditional mediation analysis methods do not generalize well to mediation models with binary variables, while the natural effect definitions can be applied to any mediation model. Causal mediation analysis is therefore the preferred method for the analysis of mediation models with binary variables.","citation-key":"Rijnhart2023","container-title":"Prevention Science","DOI":"10.1007/s11121-021-01308-6","ISSN":"1389-4986","issue":"3","journalAbbreviation":"Prev Sci","language":"en","note":"TLDR: Causal and traditional mediation analysis provided similar controlled direct effect estimates, but different estimates of the natural direct effects, natural indirect effects, and total effect of the causal and traditional effect estimates for mediation models with a binary mediator and a binary outcome.","page":"408-418","PMID":"34782926","PMCID":"PMC9108123","source":"PubMed Central","title":"Statistical mediation analysis for models with a binary mediator and a binary outcome: The differences between causal and traditional mediation analysis","title-short":"Statistical Mediation Analysis for Models with a Binary Mediator and a Binary Outcome","volume":"24","author":[{"family":"Rijnhart","given":"Judith J. M."},{"family":"Valente","given":"Matthew J."},{"family":"Smyth","given":"Heather L."},{"family":"MacKinnon","given":"David P."}],"issued":{"date-parts":[["2023"]]}}}],"schema":"https://github.com/citation-style-language/schema/raw/master/csl-citation.json"} </w:instrText>
      </w:r>
      <w:r w:rsidR="009162B5">
        <w:rPr>
          <w:sz w:val="22"/>
        </w:rPr>
        <w:fldChar w:fldCharType="separate"/>
      </w:r>
      <w:r w:rsidR="005A7A5B" w:rsidRPr="005A7A5B">
        <w:rPr>
          <w:rFonts w:ascii="Times New Roman" w:hAnsi="Times New Roman" w:cs="Times New Roman" w:eastAsia="SimSun"/>
          <w:sz w:val="21"/>
          <w:szCs w:val="21"/>
          <w:rPrChange w:id="875" w:author="Codex" w:date="2026-10-05T16:32:41.313017+00:00">
            <w:rPr>
              <w:sz w:val="21"/>
              <w:szCs w:val="21"/>
            </w:rPr>
          </w:rPrChange>
        </w:rPr>
        <w:t>（</w:t>
      </w:r>
      <w:r w:rsidR="005A7A5B" w:rsidRPr="005A7A5B">
        <w:rPr>
          <w:rFonts w:ascii="Times New Roman" w:hAnsi="Times New Roman" w:cs="Times New Roman" w:eastAsia="SimSun"/>
          <w:sz w:val="21"/>
          <w:szCs w:val="21"/>
          <w:rPrChange w:id="876" w:author="Codex" w:date="2026-10-05T16:32:41.313017+00:00">
            <w:rPr>
              <w:sz w:val="21"/>
              <w:szCs w:val="21"/>
            </w:rPr>
          </w:rPrChange>
        </w:rPr>
        <w:t>VanderWeele, 2013, 2014; VanderWeele et al., 2017b; Rijnhart et al., 2023</w:t>
      </w:r>
      <w:r w:rsidR="005A7A5B" w:rsidRPr="005A7A5B">
        <w:rPr>
          <w:rFonts w:ascii="Times New Roman" w:hAnsi="Times New Roman" w:cs="Times New Roman" w:eastAsia="SimSun"/>
          <w:sz w:val="21"/>
          <w:szCs w:val="21"/>
          <w:rPrChange w:id="877" w:author="Codex" w:date="2026-10-05T16:32:41.313017+00:00">
            <w:rPr>
              <w:sz w:val="21"/>
              <w:szCs w:val="21"/>
            </w:rPr>
          </w:rPrChange>
        </w:rPr>
        <w:t>）</w:t>
      </w:r>
      <w:r w:rsidR="009162B5">
        <w:rPr>
          <w:sz w:val="22"/>
        </w:rPr>
        <w:fldChar w:fldCharType="end"/>
      </w:r>
      <w:r>
        <w:rPr>
          <w:rFonts w:ascii="Times New Roman" w:hAnsi="Times New Roman" w:cs="Times New Roman" w:eastAsia="SimSun"/>
          <w:sz w:val="21"/>
          <w:szCs w:val="21"/>
          <w:rPrChange w:id="878" w:author="Codex" w:date="2026-10-05T16:32:41.313017+00:00">
            <w:rPr>
              <w:sz w:val="21"/>
              <w:szCs w:val="21"/>
            </w:rPr>
          </w:rPrChange>
        </w:rPr>
        <w:t>。本文当前分析未充分满足这些条件，故将模型分解限定为探索。</w:t>
      </w:r>
    </w:p>
    <w:p w14:paraId="3F1CEA2E" w14:textId="7FF68B0D" w:rsidR="00F461F3" w:rsidRPr="00270697" w:rsidRDefault="003F408E" w:rsidP="00F461F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22" w:author="Codex" w:date="2026-10-05T16:32:41.313017+00:00">
            <w:rPr>
              <w:sz w:val="21"/>
              <w:szCs w:val="21"/>
            </w:rPr>
          </w:rPrChange>
        </w:rPr>
        <w:pPrChange w:id="879" w:author="Codex" w:date="2026-10-05T16:32:41.313017+00:00">
          <w:pPr>
            <w:pStyle w:val="af5"/>
            <w:snapToGrid w:val="0"/>
            <w:ind w:firstLine="420"/>
            <w:jc w:val="both"/>
          </w:pPr>
        </w:pPrChange>
      </w:pPr>
      <w:r>
        <w:rPr>
          <w:rFonts w:ascii="Times New Roman" w:hAnsi="Times New Roman" w:cs="Times New Roman" w:eastAsia="SimSun"/>
          <w:sz w:val="21"/>
          <w:szCs w:val="21"/>
          <w:rPrChange w:id="880" w:author="Codex" w:date="2026-10-05T16:32:41.313017+00:00">
            <w:rPr>
              <w:sz w:val="21"/>
              <w:szCs w:val="21"/>
            </w:rPr>
          </w:rPrChange>
        </w:rPr>
        <w:t>在图</w:t>
      </w:r>
      <w:del w:id="1001369" w:author="Codex" w:date="2026-10-06T05:40:41Z">
        <w:r>
          <w:rPr>
            <w:rFonts w:ascii="Times New Roman" w:hAnsi="Times New Roman" w:cs="Times New Roman" w:eastAsia="SimSun"/>
            <w:sz w:val="21"/>
            <w:szCs w:val="21"/>
            <w:rPrChange w:id="881" w:author="Codex" w:date="2026-10-05T16:32:41.313017+00:00">
              <w:rPr>
                <w:sz w:val="21"/>
                <w:szCs w:val="21"/>
              </w:rPr>
            </w:rPrChange>
          </w:rPr>
          <w:delText>3.3</w:delText>
        </w:r>
      </w:del>
      <w:ins w:id="1001370" w:author="Codex" w:date="2026-10-06T05:40:41Z">
        <w:r>
          <w:rPr>
            <w:rFonts w:ascii="Times New Roman" w:hAnsi="Times New Roman" w:cs="Times New Roman" w:eastAsia="SimSun"/>
            <w:sz w:val="21"/>
            <w:szCs w:val="21"/>
          </w:rPr>
          <w:t>4</w:t>
        </w:r>
      </w:ins>
      <w:r>
        <w:rPr>
          <w:rFonts w:ascii="Times New Roman" w:hAnsi="Times New Roman" w:cs="Times New Roman" w:eastAsia="SimSun"/>
          <w:sz w:val="21"/>
          <w:szCs w:val="21"/>
          <w:rPrChange w:id="882" w:author="Codex" w:date="2026-10-05T16:32:41.313017+00:00">
            <w:rPr>
              <w:sz w:val="21"/>
              <w:szCs w:val="21"/>
            </w:rPr>
          </w:rPrChange>
        </w:rPr>
        <w:t>中，</w:t>
      </w:r>
      <w:r>
        <w:rPr>
          <w:rFonts w:ascii="Times New Roman" w:hAnsi="Times New Roman" w:cs="Times New Roman" w:eastAsia="SimSun"/>
          <w:sz w:val="21"/>
          <w:szCs w:val="21"/>
          <w:rPrChange w:id="883" w:author="Codex" w:date="2026-10-05T16:32:41.313017+00:00">
            <w:rPr>
              <w:sz w:val="21"/>
              <w:szCs w:val="21"/>
            </w:rPr>
          </w:rPrChange>
        </w:rPr>
        <w:t>V</w:t>
      </w:r>
      <w:r>
        <w:rPr>
          <w:rFonts w:ascii="Times New Roman" w:hAnsi="Times New Roman" w:cs="Times New Roman" w:eastAsia="SimSun"/>
          <w:sz w:val="21"/>
          <w:szCs w:val="21"/>
          <w:rPrChange w:id="884" w:author="Codex" w:date="2026-10-05T16:32:41.313017+00:00">
            <w:rPr>
              <w:sz w:val="21"/>
              <w:szCs w:val="21"/>
            </w:rPr>
          </w:rPrChange>
        </w:rPr>
        <w:t>表示基期协变量，</w:t>
      </w:r>
      <w:r>
        <w:rPr>
          <w:rFonts w:ascii="Times New Roman" w:hAnsi="Times New Roman" w:cs="Times New Roman" w:eastAsia="SimSun"/>
          <w:sz w:val="21"/>
          <w:szCs w:val="21"/>
          <w:rPrChange w:id="885" w:author="Codex" w:date="2026-10-05T16:32:41.313017+00:00">
            <w:rPr>
              <w:sz w:val="21"/>
              <w:szCs w:val="21"/>
            </w:rPr>
          </w:rPrChange>
        </w:rPr>
        <w:t>Z</w:t>
      </w:r>
      <w:r>
        <w:rPr>
          <w:rFonts w:ascii="Times New Roman" w:hAnsi="Times New Roman" w:cs="Times New Roman" w:eastAsia="SimSun"/>
          <w:sz w:val="21"/>
          <w:szCs w:val="21"/>
          <w:rPrChange w:id="886" w:author="Codex" w:date="2026-10-05T16:32:41.313017+00:00">
            <w:rPr>
              <w:sz w:val="21"/>
              <w:szCs w:val="21"/>
            </w:rPr>
          </w:rPrChange>
        </w:rPr>
        <w:t>表示可能受收入变化影响、又关联满意度与支持的处理后变量。收入既可能经由</w:t>
      </w:r>
      <w:r>
        <w:rPr>
          <w:rFonts w:ascii="Times New Roman" w:hAnsi="Times New Roman" w:cs="Times New Roman" w:eastAsia="SimSun"/>
          <w:sz w:val="21"/>
          <w:szCs w:val="21"/>
          <w:rPrChange w:id="887" w:author="Codex" w:date="2026-10-05T16:32:41.313017+00:00">
            <w:rPr>
              <w:sz w:val="21"/>
              <w:szCs w:val="21"/>
            </w:rPr>
          </w:rPrChange>
        </w:rPr>
        <w:t>M</w:t>
      </w:r>
      <w:r>
        <w:rPr>
          <w:rFonts w:ascii="Times New Roman" w:hAnsi="Times New Roman" w:cs="Times New Roman" w:eastAsia="SimSun"/>
          <w:sz w:val="21"/>
          <w:szCs w:val="21"/>
          <w:rPrChange w:id="888" w:author="Codex" w:date="2026-10-05T16:32:41.313017+00:00">
            <w:rPr>
              <w:sz w:val="21"/>
              <w:szCs w:val="21"/>
            </w:rPr>
          </w:rPrChange>
        </w:rPr>
        <w:t>影响</w:t>
      </w:r>
      <w:r>
        <w:rPr>
          <w:rFonts w:ascii="Times New Roman" w:hAnsi="Times New Roman" w:cs="Times New Roman" w:eastAsia="SimSun"/>
          <w:sz w:val="21"/>
          <w:szCs w:val="21"/>
          <w:rPrChange w:id="889" w:author="Codex" w:date="2026-10-05T16:32:41.313017+00:00">
            <w:rPr>
              <w:sz w:val="21"/>
              <w:szCs w:val="21"/>
            </w:rPr>
          </w:rPrChange>
        </w:rPr>
        <w:t>Y</w:t>
      </w:r>
      <w:r>
        <w:rPr>
          <w:rFonts w:ascii="Times New Roman" w:hAnsi="Times New Roman" w:cs="Times New Roman" w:eastAsia="SimSun"/>
          <w:sz w:val="21"/>
          <w:szCs w:val="21"/>
          <w:rPrChange w:id="890" w:author="Codex" w:date="2026-10-05T16:32:41.313017+00:00">
            <w:rPr>
              <w:sz w:val="21"/>
              <w:szCs w:val="21"/>
            </w:rPr>
          </w:rPrChange>
        </w:rPr>
        <w:t>，也可能经由</w:t>
      </w:r>
      <w:r>
        <w:rPr>
          <w:rFonts w:ascii="Times New Roman" w:hAnsi="Times New Roman" w:cs="Times New Roman" w:eastAsia="SimSun"/>
          <w:sz w:val="21"/>
          <w:szCs w:val="21"/>
          <w:rPrChange w:id="891" w:author="Codex" w:date="2026-10-05T16:32:41.313017+00:00">
            <w:rPr>
              <w:sz w:val="21"/>
              <w:szCs w:val="21"/>
            </w:rPr>
          </w:rPrChange>
        </w:rPr>
        <w:t>Z</w:t>
      </w:r>
      <w:r>
        <w:rPr>
          <w:rFonts w:ascii="Times New Roman" w:hAnsi="Times New Roman" w:cs="Times New Roman" w:eastAsia="SimSun"/>
          <w:sz w:val="21"/>
          <w:szCs w:val="21"/>
          <w:rPrChange w:id="892" w:author="Codex" w:date="2026-10-05T16:32:41.313017+00:00">
            <w:rPr>
              <w:sz w:val="21"/>
              <w:szCs w:val="21"/>
            </w:rPr>
          </w:rPrChange>
        </w:rPr>
        <w:t>绕过</w:t>
      </w:r>
      <w:r>
        <w:rPr>
          <w:rFonts w:ascii="Times New Roman" w:hAnsi="Times New Roman" w:cs="Times New Roman" w:eastAsia="SimSun"/>
          <w:sz w:val="21"/>
          <w:szCs w:val="21"/>
          <w:rPrChange w:id="893" w:author="Codex" w:date="2026-10-05T16:32:41.313017+00:00">
            <w:rPr>
              <w:sz w:val="21"/>
              <w:szCs w:val="21"/>
            </w:rPr>
          </w:rPrChange>
        </w:rPr>
        <w:t>M</w:t>
      </w:r>
      <w:r>
        <w:rPr>
          <w:rFonts w:ascii="Times New Roman" w:hAnsi="Times New Roman" w:cs="Times New Roman" w:eastAsia="SimSun"/>
          <w:sz w:val="21"/>
          <w:szCs w:val="21"/>
          <w:rPrChange w:id="894" w:author="Codex" w:date="2026-10-05T16:32:41.313017+00:00">
            <w:rPr>
              <w:sz w:val="21"/>
              <w:szCs w:val="21"/>
            </w:rPr>
          </w:rPrChange>
        </w:rPr>
        <w:t>。</w:t>
      </w:r>
      <w:r>
        <w:rPr>
          <w:rFonts w:ascii="Times New Roman" w:hAnsi="Times New Roman" w:cs="Times New Roman" w:eastAsia="SimSun"/>
          <w:sz w:val="21"/>
          <w:szCs w:val="21"/>
          <w:rPrChange w:id="895" w:author="Codex" w:date="2026-10-05T16:32:41.313017+00:00">
            <w:rPr>
              <w:sz w:val="21"/>
              <w:szCs w:val="21"/>
            </w:rPr>
          </w:rPrChange>
        </w:rPr>
        <w:t>g-formula</w:t>
      </w:r>
      <w:r>
        <w:rPr>
          <w:rFonts w:ascii="Times New Roman" w:hAnsi="Times New Roman" w:cs="Times New Roman" w:eastAsia="SimSun"/>
          <w:sz w:val="21"/>
          <w:szCs w:val="21"/>
          <w:rPrChange w:id="896" w:author="Codex" w:date="2026-10-05T16:32:41.313017+00:00">
            <w:rPr>
              <w:sz w:val="21"/>
              <w:szCs w:val="21"/>
            </w:rPr>
          </w:rPrChange>
        </w:rPr>
        <w:t>对这些过程分别建模，避免把</w:t>
      </w:r>
      <w:r>
        <w:rPr>
          <w:rFonts w:ascii="Times New Roman" w:hAnsi="Times New Roman" w:cs="Times New Roman" w:eastAsia="SimSun"/>
          <w:sz w:val="21"/>
          <w:szCs w:val="21"/>
          <w:rPrChange w:id="897" w:author="Codex" w:date="2026-10-05T16:32:41.313017+00:00">
            <w:rPr>
              <w:sz w:val="21"/>
              <w:szCs w:val="21"/>
            </w:rPr>
          </w:rPrChange>
        </w:rPr>
        <w:t>“</w:t>
      </w:r>
      <w:r>
        <w:rPr>
          <w:rFonts w:ascii="Times New Roman" w:hAnsi="Times New Roman" w:cs="Times New Roman" w:eastAsia="SimSun"/>
          <w:sz w:val="21"/>
          <w:szCs w:val="21"/>
          <w:rPrChange w:id="898" w:author="Codex" w:date="2026-10-05T16:32:41.313017+00:00">
            <w:rPr>
              <w:sz w:val="21"/>
              <w:szCs w:val="21"/>
            </w:rPr>
          </w:rPrChange>
        </w:rPr>
        <w:t>是否在普通回归中控制</w:t>
      </w:r>
      <w:r>
        <w:rPr>
          <w:rFonts w:ascii="Times New Roman" w:hAnsi="Times New Roman" w:cs="Times New Roman" w:eastAsia="SimSun"/>
          <w:sz w:val="21"/>
          <w:szCs w:val="21"/>
          <w:rPrChange w:id="899" w:author="Codex" w:date="2026-10-05T16:32:41.313017+00:00">
            <w:rPr>
              <w:sz w:val="21"/>
              <w:szCs w:val="21"/>
            </w:rPr>
          </w:rPrChange>
        </w:rPr>
        <w:t>Z”</w:t>
      </w:r>
      <w:r>
        <w:rPr>
          <w:rFonts w:ascii="Times New Roman" w:hAnsi="Times New Roman" w:cs="Times New Roman" w:eastAsia="SimSun"/>
          <w:sz w:val="21"/>
          <w:szCs w:val="21"/>
          <w:rPrChange w:id="900" w:author="Codex" w:date="2026-10-05T16:32:41.313017+00:00">
            <w:rPr>
              <w:sz w:val="21"/>
              <w:szCs w:val="21"/>
            </w:rPr>
          </w:rPrChange>
        </w:rPr>
        <w:t>当作识别中介作用的充分条件</w:t>
      </w:r>
      <w:r w:rsidR="00BB5EF4">
        <w:rPr>
          <w:sz w:val="22"/>
        </w:rPr>
        <w:fldChar w:fldCharType="begin"/>
      </w:r>
      <w:r w:rsidR="00D83FED">
        <w:rPr>
          <w:sz w:val="22"/>
        </w:rPr>
        <w:instrText xml:space="preserve"> ADDIN ZOTERO_ITEM CSL_CITATION {"citationID":"77tKz53v","properties":{"formattedCitation":"\\uc0\\u65288{}VanderWeele et al., 2017b\\uc0\\u65289{}","plainCitation":"</w:instrText>
      </w:r>
      <w:r w:rsidR="00D83FED">
        <w:rPr>
          <w:sz w:val="22"/>
        </w:rPr>
        <w:instrText>（</w:instrText>
      </w:r>
      <w:r w:rsidR="00D83FED">
        <w:rPr>
          <w:sz w:val="22"/>
        </w:rPr>
        <w:instrText>VanderWeele et al., 2017b</w:instrText>
      </w:r>
      <w:r w:rsidR="00D83FED">
        <w:rPr>
          <w:sz w:val="22"/>
        </w:rPr>
        <w:instrText>）</w:instrText>
      </w:r>
      <w:r w:rsidR="00D83FED">
        <w:rPr>
          <w:sz w:val="22"/>
        </w:rPr>
        <w:instrText xml:space="preserve">","noteIndex":0},"citationItems":[{"id":25739,"uris":["http://zotero.org/users/9676737/items/LD33NKPV"],"itemData":{"id":25739,"type":"article-journal","abstract":"In this paper we consider causal mediation analysis when exposures and mediators vary over time. We give non-parametric identification results, discuss parametric implementation, and also provide a weighting approach to direct and indirect effects based on combining the results of two marginal structural models. We also discuss how our results give rise to a causal interpretation of the effect estimates produced from longitudinal structural equation models. When there are time-varying confounders affected by prior exposure and mediator, natural direct and indirect effects are not identified. However, we define a randomized interventional analogue of natural direct and indirect effects that are identified in this setting. The formula that identifies these effects we refer to as the “mediational g-formula.” When there is no mediation, the mediational g-formula reduces to Robins’ regular g-formula for longitudinal data. When there are no time-varying confounders affected by prior exposure and mediator values, then the mediational g-formula reduces to a longitudinal version of Pearl’s mediation formula. However, the mediational g-formula itself can accommodate both mediation and time-varying confounders and constitutes a general approach to mediation analysis with time-varying exposures and mediators.","citation-key":"VanderWeele2017a","container-title":"Journal of the Royal Statistical Society. Series B, Statistical methodology","DOI":"10.1111/rssb.12194","ISSN":"1369-7412","issue":"3","journalAbbreviation":"J R Stat Soc Series B Stat Methodol","language":"en","page":"917-938","PMID":"28824285","PMCID":"PMC5560424","source":"PubMed Central","title":"Mediation analysis with time varying exposures and mediators","volume":"79","author":[{"family":"VanderWeele","given":"Tyler J."},{"family":"Tchetgen Tchetgen","given":"Eric J."}],"issued":{"date-parts":[["2017",6]]}}}],"schema":"https://github.com/citation-style-language/schema/raw/master/csl-citation.json"} </w:instrText>
      </w:r>
      <w:r w:rsidR="00BB5EF4">
        <w:rPr>
          <w:sz w:val="22"/>
        </w:rPr>
        <w:fldChar w:fldCharType="separate"/>
      </w:r>
      <w:r w:rsidR="00D83FED" w:rsidRPr="00D83FED">
        <w:rPr>
          <w:rFonts w:ascii="Times New Roman" w:hAnsi="Times New Roman" w:cs="Times New Roman" w:eastAsia="SimSun"/>
          <w:sz w:val="21"/>
          <w:szCs w:val="21"/>
          <w:rPrChange w:id="901" w:author="Codex" w:date="2026-10-05T16:32:41.313017+00:00">
            <w:rPr>
              <w:sz w:val="21"/>
              <w:szCs w:val="21"/>
            </w:rPr>
          </w:rPrChange>
        </w:rPr>
        <w:t>（</w:t>
      </w:r>
      <w:r w:rsidR="00D83FED" w:rsidRPr="00D83FED">
        <w:rPr>
          <w:rFonts w:ascii="Times New Roman" w:hAnsi="Times New Roman" w:cs="Times New Roman" w:eastAsia="SimSun"/>
          <w:sz w:val="21"/>
          <w:szCs w:val="21"/>
          <w:rPrChange w:id="902" w:author="Codex" w:date="2026-10-05T16:32:41.313017+00:00">
            <w:rPr>
              <w:sz w:val="21"/>
              <w:szCs w:val="21"/>
            </w:rPr>
          </w:rPrChange>
        </w:rPr>
        <w:t>VanderWeele et al., 2017b</w:t>
      </w:r>
      <w:r w:rsidR="00D83FED" w:rsidRPr="00D83FED">
        <w:rPr>
          <w:rFonts w:ascii="Times New Roman" w:hAnsi="Times New Roman" w:cs="Times New Roman" w:eastAsia="SimSun"/>
          <w:sz w:val="21"/>
          <w:szCs w:val="21"/>
          <w:rPrChange w:id="903" w:author="Codex" w:date="2026-10-05T16:32:41.313017+00:00">
            <w:rPr>
              <w:sz w:val="21"/>
              <w:szCs w:val="21"/>
            </w:rPr>
          </w:rPrChange>
        </w:rPr>
        <w:t>）</w:t>
      </w:r>
      <w:r w:rsidR="00BB5EF4">
        <w:rPr>
          <w:sz w:val="22"/>
        </w:rPr>
        <w:fldChar w:fldCharType="end"/>
      </w:r>
      <w:r>
        <w:rPr>
          <w:rFonts w:ascii="Times New Roman" w:hAnsi="Times New Roman" w:cs="Times New Roman" w:eastAsia="SimSun"/>
          <w:sz w:val="21"/>
          <w:szCs w:val="21"/>
          <w:rPrChange w:id="904" w:author="Codex" w:date="2026-10-05T16:32:41.313017+00:00">
            <w:rPr>
              <w:sz w:val="21"/>
              <w:szCs w:val="21"/>
            </w:rPr>
          </w:rPrChange>
        </w:rPr>
        <w:t>。</w:t>
      </w:r>
    </w:p>
    <w:p w14:paraId="5350BFA6" w14:textId="7FF68B1D" w:rsidR="009C598B" w:rsidRPr="00270697" w:rsidRDefault="009C598B" w:rsidP="009C598B">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23" w:author="Codex" w:date="2026-10-05T16:32:41.313017+00:00">
            <w:rPr>
              <w:sz w:val="21"/>
              <w:szCs w:val="21"/>
            </w:rPr>
          </w:rPrChange>
        </w:rPr>
        <w:pPrChange w:id="905" w:author="Codex" w:date="2026-10-05T16:32:41.313017+00:00">
          <w:pPr>
            <w:pStyle w:val="af5"/>
            <w:snapToGrid w:val="0"/>
            <w:ind w:firstLine="420"/>
            <w:jc w:val="both"/>
          </w:pPr>
        </w:pPrChange>
      </w:pPr>
      <w:r>
        <w:rPr>
          <w:rFonts w:ascii="Times New Roman" w:hAnsi="Times New Roman" w:cs="Times New Roman" w:eastAsia="SimSun"/>
          <w:sz w:val="21"/>
          <w:szCs w:val="21"/>
          <w:rPrChange w:id="906" w:author="Codex" w:date="2026-10-05T16:32:41.313017+00:00">
            <w:rPr>
              <w:sz w:val="21"/>
              <w:szCs w:val="21"/>
            </w:rPr>
          </w:rPrChange>
        </w:rPr>
        <w:t>CFPS</w:t>
      </w:r>
      <w:r>
        <w:rPr>
          <w:rFonts w:ascii="Times New Roman" w:hAnsi="Times New Roman" w:cs="Times New Roman" w:eastAsia="SimSun"/>
          <w:sz w:val="21"/>
          <w:szCs w:val="21"/>
          <w:rPrChange w:id="907" w:author="Codex" w:date="2026-10-05T16:32:41.313017+00:00">
            <w:rPr>
              <w:sz w:val="21"/>
              <w:szCs w:val="21"/>
            </w:rPr>
          </w:rPrChange>
        </w:rPr>
        <w:t>的测量窗口构成本文最重要的识别限制：工资和经营收入主要回溯过去</w:t>
      </w:r>
      <w:r>
        <w:rPr>
          <w:rFonts w:ascii="Times New Roman" w:hAnsi="Times New Roman" w:cs="Times New Roman" w:eastAsia="SimSun"/>
          <w:sz w:val="21"/>
          <w:szCs w:val="21"/>
          <w:rPrChange w:id="908" w:author="Codex" w:date="2026-10-05T16:32:41.313017+00:00">
            <w:rPr>
              <w:sz w:val="21"/>
              <w:szCs w:val="21"/>
            </w:rPr>
          </w:rPrChange>
        </w:rPr>
        <w:t>12</w:t>
      </w:r>
      <w:r>
        <w:rPr>
          <w:rFonts w:ascii="Times New Roman" w:hAnsi="Times New Roman" w:cs="Times New Roman" w:eastAsia="SimSun"/>
          <w:sz w:val="21"/>
          <w:szCs w:val="21"/>
          <w:rPrChange w:id="909" w:author="Codex" w:date="2026-10-05T16:32:41.313017+00:00">
            <w:rPr>
              <w:sz w:val="21"/>
              <w:szCs w:val="21"/>
            </w:rPr>
          </w:rPrChange>
        </w:rPr>
        <w:t>个月，养老金由当前月额年化；支持金额回溯过去</w:t>
      </w:r>
      <w:r>
        <w:rPr>
          <w:rFonts w:ascii="Times New Roman" w:hAnsi="Times New Roman" w:cs="Times New Roman" w:eastAsia="SimSun"/>
          <w:sz w:val="21"/>
          <w:szCs w:val="21"/>
          <w:rPrChange w:id="910" w:author="Codex" w:date="2026-10-05T16:32:41.313017+00:00">
            <w:rPr>
              <w:sz w:val="21"/>
              <w:szCs w:val="21"/>
            </w:rPr>
          </w:rPrChange>
        </w:rPr>
        <w:t>6</w:t>
      </w:r>
      <w:r>
        <w:rPr>
          <w:rFonts w:ascii="Times New Roman" w:hAnsi="Times New Roman" w:cs="Times New Roman" w:eastAsia="SimSun"/>
          <w:sz w:val="21"/>
          <w:szCs w:val="21"/>
          <w:rPrChange w:id="911" w:author="Codex" w:date="2026-10-05T16:32:41.313017+00:00">
            <w:rPr>
              <w:sz w:val="21"/>
              <w:szCs w:val="21"/>
            </w:rPr>
          </w:rPrChange>
        </w:rPr>
        <w:t>个月，</w:t>
      </w:r>
      <w:r>
        <w:rPr>
          <w:rFonts w:ascii="Times New Roman" w:hAnsi="Times New Roman" w:cs="Times New Roman" w:eastAsia="SimSun"/>
          <w:sz w:val="21"/>
          <w:szCs w:val="21"/>
          <w:rPrChange w:id="912" w:author="Codex" w:date="2026-10-05T16:32:41.313017+00:00">
            <w:rPr>
              <w:sz w:val="21"/>
              <w:szCs w:val="21"/>
            </w:rPr>
          </w:rPrChange>
        </w:rPr>
        <w:t>QM801</w:t>
      </w:r>
      <w:r>
        <w:rPr>
          <w:rFonts w:ascii="Times New Roman" w:hAnsi="Times New Roman" w:cs="Times New Roman" w:eastAsia="SimSun"/>
          <w:sz w:val="21"/>
          <w:szCs w:val="21"/>
          <w:rPrChange w:id="913" w:author="Codex" w:date="2026-10-05T16:32:41.313017+00:00">
            <w:rPr>
              <w:sz w:val="21"/>
              <w:szCs w:val="21"/>
            </w:rPr>
          </w:rPrChange>
        </w:rPr>
        <w:t>反映访谈时的婚姻评价。收入与支持窗口因此重叠，当前满意度也未被直接观察为先于支持行为。本文保留这些相邻波次变化记录进行机制探索，但不将模型分解解释为已经确认的时间传导或具体治理项目的因果效果。</w:t>
      </w:r>
    </w:p>
    <w:tbl>
      <w:tblPr>
        <w:tblStyle w:val="afff5"/>
        <w:tblW w:w="5000" w:type="pct"/>
        <w:jc w:val="center"/>
        <w:tblLook w:val="04A0" w:firstRow="1" w:lastRow="0" w:firstColumn="1" w:lastColumn="0" w:noHBand="0" w:noVBand="1"/>
      </w:tblPr>
      <w:tblGrid>
        <w:gridCol w:w="16486"/>
      </w:tblGrid>
      <w:tr w:rsidR="00BB5EF4" w14:paraId="37EB8961" w14:textId="77777777" w:rsidTr="00656A8A">
        <w:trPr>
          <w:cantSplit/>
          <w:jc w:val="center"/>
        </w:trPr>
        <w:tc>
          <w:tcPr>
            <w:tcW w:w="5000" w:type="pct"/>
          </w:tcPr>
          <w:p w14:paraId="363CB050" w14:textId="1FCAF204" w:rsidR="00BB5EF4" w:rsidRDefault="00BB5EF4" w:rsidP="00121715">
            <w:pPr>
              <w:keepNext/>
              <w:ind w:firstLineChars="0" w:firstLine="0"/>
              <w:jc w:val="center"/>
            </w:pPr>
            <w:r>
              <w:rPr>
                <w:rFonts w:hint="eastAsia"/>
              </w:rPr>
              <w:t>→→→→→→→→→→→↘</w:t>
            </w:r>
          </w:p>
          <w:p w14:paraId="5144C21B" w14:textId="2248BAFD" w:rsidR="00BB5EF4" w:rsidRDefault="00BB5EF4" w:rsidP="00121715">
            <w:pPr>
              <w:keepNext/>
              <w:ind w:firstLineChars="0" w:firstLine="0"/>
              <w:jc w:val="center"/>
            </w:pPr>
            <w:r>
              <w:rPr>
                <w:rFonts w:hint="eastAsia"/>
              </w:rPr>
              <w:t>↑↗→→→→→→↘</w:t>
            </w:r>
            <w:r w:rsidR="00121715">
              <w:rPr>
                <w:rFonts w:hint="eastAsia"/>
              </w:rPr>
              <w:t xml:space="preserve">            </w:t>
            </w:r>
            <w:r>
              <w:rPr>
                <w:rFonts w:hint="eastAsia"/>
              </w:rPr>
              <w:t>↓</w:t>
            </w:r>
          </w:p>
          <w:p w14:paraId="55D765DE" w14:textId="12199A10"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w:t>
            </w:r>
            <w:r>
              <w:rPr>
                <w:rFonts w:hint="eastAsia"/>
              </w:rPr>
              <w:t xml:space="preserve"> </w:t>
            </w:r>
            <w:r>
              <w:rPr>
                <w:rFonts w:hint="eastAsia"/>
              </w:rPr>
              <w:t>↓</w:t>
            </w:r>
            <w:r>
              <w:rPr>
                <w:rFonts w:hint="eastAsia"/>
              </w:rPr>
              <w:t xml:space="preserve"> </w:t>
            </w:r>
            <w:r>
              <w:rPr>
                <w:rFonts w:hint="eastAsia"/>
              </w:rPr>
              <w:t>→→↘</w:t>
            </w:r>
          </w:p>
          <w:p w14:paraId="436BCA3E" w14:textId="32324F3E"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w:t>
            </w:r>
            <w:r>
              <w:rPr>
                <w:rFonts w:hint="eastAsia"/>
              </w:rPr>
              <w:tab/>
            </w:r>
            <w:r>
              <w:rPr>
                <w:rFonts w:hint="eastAsia"/>
              </w:rPr>
              <w:tab/>
            </w:r>
            <w:r w:rsidR="00121715">
              <w:rPr>
                <w:rFonts w:hint="eastAsia"/>
              </w:rPr>
              <w:t xml:space="preserve">  </w:t>
            </w:r>
            <w:r>
              <w:rPr>
                <w:rFonts w:hint="eastAsia"/>
              </w:rPr>
              <w:t>↓</w:t>
            </w:r>
            <w:r>
              <w:rPr>
                <w:rFonts w:hint="eastAsia"/>
              </w:rPr>
              <w:tab/>
            </w:r>
            <w:r>
              <w:rPr>
                <w:rFonts w:hint="eastAsia"/>
              </w:rPr>
              <w:tab/>
            </w:r>
            <w:r>
              <w:rPr>
                <w:rFonts w:hint="eastAsia"/>
              </w:rPr>
              <w:t>↓</w:t>
            </w:r>
          </w:p>
          <w:p w14:paraId="193A8923" w14:textId="5E8E5AE2" w:rsidR="00BB5EF4" w:rsidRPr="00656A8A" w:rsidRDefault="00587F6E" w:rsidP="00121715">
            <w:pPr>
              <w:keepNext/>
              <w:ind w:firstLineChars="0" w:firstLine="0"/>
              <w:jc w:val="center"/>
              <w:rPr>
                <w:sz w:val="24"/>
                <w:szCs w:val="28"/>
              </w:rPr>
            </w:pPr>
            <w:r w:rsidRPr="00656A8A">
              <w:rPr>
                <w:rFonts w:hint="eastAsia"/>
                <w:b/>
                <w:bCs/>
                <w:sz w:val="24"/>
                <w:szCs w:val="28"/>
              </w:rPr>
              <w:t>V</w:t>
            </w:r>
            <w:r w:rsidR="00BB5EF4" w:rsidRPr="00656A8A">
              <w:rPr>
                <w:rFonts w:hint="eastAsia"/>
                <w:b/>
                <w:bCs/>
                <w:sz w:val="24"/>
                <w:szCs w:val="28"/>
              </w:rPr>
              <w:t xml:space="preserve"> </w:t>
            </w:r>
            <w:r w:rsidR="00BB5EF4" w:rsidRPr="00656A8A">
              <w:rPr>
                <w:rFonts w:hint="eastAsia"/>
                <w:sz w:val="24"/>
                <w:szCs w:val="28"/>
              </w:rPr>
              <w:tab/>
            </w:r>
            <w:r w:rsidR="00BB5EF4" w:rsidRPr="00656A8A">
              <w:rPr>
                <w:rFonts w:hint="eastAsia"/>
                <w:sz w:val="24"/>
                <w:szCs w:val="28"/>
              </w:rPr>
              <w:t>→</w:t>
            </w:r>
            <w:r w:rsidR="00BB5EF4" w:rsidRPr="00656A8A">
              <w:rPr>
                <w:rFonts w:hint="eastAsia"/>
                <w:sz w:val="24"/>
                <w:szCs w:val="28"/>
              </w:rPr>
              <w:tab/>
            </w:r>
            <w:r w:rsidR="00BB5EF4" w:rsidRPr="00656A8A">
              <w:rPr>
                <w:rFonts w:hint="eastAsia"/>
                <w:b/>
                <w:bCs/>
                <w:sz w:val="24"/>
                <w:szCs w:val="28"/>
              </w:rPr>
              <w:t>A</w:t>
            </w:r>
            <w:r w:rsidR="00BB5EF4" w:rsidRPr="00656A8A">
              <w:rPr>
                <w:rFonts w:hint="eastAsia"/>
                <w:sz w:val="24"/>
                <w:szCs w:val="28"/>
              </w:rPr>
              <w:tab/>
            </w:r>
            <w:r w:rsidR="00BB5EF4" w:rsidRPr="00656A8A">
              <w:rPr>
                <w:rFonts w:hint="eastAsia"/>
                <w:sz w:val="24"/>
                <w:szCs w:val="28"/>
              </w:rPr>
              <w:t>→</w:t>
            </w:r>
            <w:r w:rsidR="00BB5EF4" w:rsidRPr="00656A8A">
              <w:rPr>
                <w:rFonts w:hint="eastAsia"/>
                <w:sz w:val="24"/>
                <w:szCs w:val="28"/>
              </w:rPr>
              <w:tab/>
            </w:r>
            <w:r w:rsidR="00BB5EF4" w:rsidRPr="00656A8A">
              <w:rPr>
                <w:rFonts w:hint="eastAsia"/>
                <w:b/>
                <w:bCs/>
                <w:sz w:val="24"/>
                <w:szCs w:val="28"/>
              </w:rPr>
              <w:t>M</w:t>
            </w:r>
            <w:r w:rsidR="00BB5EF4" w:rsidRPr="00656A8A">
              <w:rPr>
                <w:rFonts w:hint="eastAsia"/>
                <w:sz w:val="24"/>
                <w:szCs w:val="28"/>
              </w:rPr>
              <w:tab/>
            </w:r>
            <w:r w:rsidR="00BB5EF4" w:rsidRPr="00656A8A">
              <w:rPr>
                <w:rFonts w:hint="eastAsia"/>
                <w:sz w:val="24"/>
                <w:szCs w:val="28"/>
              </w:rPr>
              <w:t>→</w:t>
            </w:r>
            <w:r w:rsidR="00BB5EF4" w:rsidRPr="00656A8A">
              <w:rPr>
                <w:rFonts w:hint="eastAsia"/>
                <w:sz w:val="24"/>
                <w:szCs w:val="28"/>
              </w:rPr>
              <w:tab/>
            </w:r>
            <w:r w:rsidR="00BB5EF4" w:rsidRPr="00656A8A">
              <w:rPr>
                <w:rFonts w:hint="eastAsia"/>
                <w:b/>
                <w:bCs/>
                <w:sz w:val="24"/>
                <w:szCs w:val="28"/>
              </w:rPr>
              <w:t>Y</w:t>
            </w:r>
          </w:p>
          <w:p w14:paraId="75ABCAAB" w14:textId="77777777"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w:t>
            </w:r>
            <w:r>
              <w:rPr>
                <w:rFonts w:hint="eastAsia"/>
              </w:rPr>
              <w:tab/>
            </w:r>
            <w:r>
              <w:rPr>
                <w:rFonts w:hint="eastAsia"/>
              </w:rPr>
              <w:tab/>
            </w:r>
            <w:r>
              <w:rPr>
                <w:rFonts w:hint="eastAsia"/>
              </w:rPr>
              <w:t>↑</w:t>
            </w:r>
            <w:r>
              <w:rPr>
                <w:rFonts w:hint="eastAsia"/>
              </w:rPr>
              <w:tab/>
              <w:t xml:space="preserve">    </w:t>
            </w:r>
            <w:r>
              <w:rPr>
                <w:rFonts w:hint="eastAsia"/>
              </w:rPr>
              <w:t>↗</w:t>
            </w:r>
          </w:p>
          <w:p w14:paraId="5A8B02D9" w14:textId="77777777"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ab/>
            </w:r>
            <w:r>
              <w:rPr>
                <w:rFonts w:hint="eastAsia"/>
              </w:rPr>
              <w:t>↘</w:t>
            </w:r>
            <w:r>
              <w:rPr>
                <w:rFonts w:hint="eastAsia"/>
              </w:rPr>
              <w:t xml:space="preserve">     </w:t>
            </w:r>
            <w:r>
              <w:rPr>
                <w:rFonts w:hint="eastAsia"/>
              </w:rPr>
              <w:t>↑</w:t>
            </w:r>
            <w:r>
              <w:rPr>
                <w:rFonts w:hint="eastAsia"/>
              </w:rPr>
              <w:t xml:space="preserve">     </w:t>
            </w:r>
            <w:r>
              <w:rPr>
                <w:rFonts w:hint="eastAsia"/>
              </w:rPr>
              <w:t>↗</w:t>
            </w:r>
          </w:p>
          <w:p w14:paraId="691A7AF2" w14:textId="12D3216E" w:rsidR="00BB5EF4" w:rsidRDefault="00BB5EF4" w:rsidP="00121715">
            <w:pPr>
              <w:keepNext/>
              <w:ind w:firstLineChars="0" w:firstLine="0"/>
              <w:jc w:val="center"/>
            </w:pPr>
            <w:r>
              <w:rPr>
                <w:rFonts w:hint="eastAsia"/>
              </w:rPr>
              <w:t>↘→→→→→→→</w:t>
            </w:r>
            <w:r w:rsidR="00FA4C70">
              <w:rPr>
                <w:rFonts w:hint="eastAsia"/>
              </w:rPr>
              <w:t xml:space="preserve"> </w:t>
            </w:r>
            <w:r w:rsidR="00BF7806" w:rsidRPr="00656A8A">
              <w:rPr>
                <w:b/>
                <w:bCs/>
                <w:sz w:val="24"/>
                <w:szCs w:val="28"/>
              </w:rPr>
              <w:t>Z</w:t>
            </w:r>
          </w:p>
        </w:tc>
      </w:tr>
    </w:tbl>
    <w:p w14:paraId="77DACF76" w14:textId="7FF68B23" w:rsidR="00890878" w:rsidRPr="00270697" w:rsidRDefault="00890878" w:rsidP="00BB5EF4">
      <w:pPr>
        <w:pStyle w:val="afffc"/>
        <w:keepLines/>
        <w:snapToGrid w:val="0"/>
        <w:spacing w:line="280" w:lineRule="exact" w:before="0" w:after="0" w:beforeLines="0" w:afterLines="0" w:beforeAutospacing="0" w:afterAutospacing="0"/>
        <w:ind w:firstLine="0" w:hanging="0" w:left="0" w:right="0" w:start="0" w:end="0" w:firstLineChars="0" w:hangingChars="0" w:leftChars="0" w:rightChars="0" w:startChars="0" w:endChars="0"/>
        <w:jc w:val="center"/>
        <w:rPr>
          <w:rFonts w:ascii="Times New Roman" w:hAnsi="Times New Roman" w:cs="Times New Roman" w:eastAsia="KaiTi"/>
          <w:b w:val="0"/>
          <w:bCs w:val="0"/>
          <w:sz w:val="21"/>
          <w:szCs w:val="21"/>
          <w:rPrChange w:id="8624" w:author="Codex" w:date="2026-10-05T16:32:41.313017+00:00">
            <w:rPr>
              <w:rFonts w:cs="Times New Roman"/>
              <w:szCs w:val="21"/>
            </w:rPr>
          </w:rPrChange>
        </w:rPr>
        <w:pPrChange w:id="914" w:author="Codex" w:date="2026-10-05T16:32:41.313017+00:00">
          <w:pPr>
            <w:pStyle w:val="afffc"/>
            <w:keepLines/>
            <w:snapToGrid w:val="0"/>
            <w:spacing w:afterLines="0" w:after="0" w:line="360" w:lineRule="exact"/>
          </w:pPr>
        </w:pPrChange>
      </w:pPr>
      <w:r>
        <w:rPr>
          <w:rFonts w:ascii="Times New Roman" w:hAnsi="Times New Roman" w:cs="Times New Roman" w:eastAsia="KaiTi"/>
          <w:b w:val="0"/>
          <w:bCs w:val="0"/>
          <w:sz w:val="21"/>
          <w:szCs w:val="21"/>
          <w:rPrChange w:id="915" w:author="Codex" w:date="2026-10-05T16:32:41.313017+00:00">
            <w:rPr>
              <w:rFonts w:cs="Times New Roman"/>
              <w:szCs w:val="21"/>
            </w:rPr>
          </w:rPrChange>
        </w:rPr>
        <w:t>图</w:t>
      </w:r>
      <w:del w:id="1001371" w:author="Codex" w:date="2026-10-06T05:40:41Z">
        <w:r>
          <w:rPr>
            <w:rFonts w:ascii="Times New Roman" w:hAnsi="Times New Roman" w:cs="Times New Roman" w:eastAsia="KaiTi"/>
            <w:b w:val="0"/>
            <w:bCs w:val="0"/>
            <w:sz w:val="21"/>
            <w:szCs w:val="21"/>
            <w:rPrChange w:id="916" w:author="Codex" w:date="2026-10-05T16:32:41.313017+00:00">
              <w:rPr>
                <w:rFonts w:cs="Times New Roman"/>
                <w:szCs w:val="21"/>
              </w:rPr>
            </w:rPrChange>
          </w:rPr>
          <w:delText xml:space="preserve">3.3 </w:delText>
        </w:r>
      </w:del>
      <w:ins w:id="1001372" w:author="Codex" w:date="2026-10-06T05:40:41Z">
        <w:r>
          <w:rPr>
            <w:rFonts w:ascii="Times New Roman" w:hAnsi="Times New Roman" w:cs="Times New Roman" w:eastAsia="KaiTi"/>
            <w:b w:val="0"/>
            <w:bCs w:val="0"/>
            <w:sz w:val="21"/>
            <w:szCs w:val="21"/>
          </w:rPr>
          <w:t xml:space="preserve">4 </w:t>
        </w:r>
      </w:ins>
      <w:r>
        <w:rPr>
          <w:rFonts w:ascii="Times New Roman" w:hAnsi="Times New Roman" w:cs="Times New Roman" w:eastAsia="KaiTi"/>
          <w:b w:val="0"/>
          <w:bCs w:val="0"/>
          <w:sz w:val="21"/>
          <w:szCs w:val="21"/>
          <w:rPrChange w:id="917" w:author="Codex" w:date="2026-10-05T16:32:41.313017+00:00">
            <w:rPr>
              <w:rFonts w:cs="Times New Roman"/>
              <w:szCs w:val="21"/>
            </w:rPr>
          </w:rPrChange>
        </w:rPr>
        <w:t>包含处理后混杂因素的分析框架</w:t>
      </w:r>
    </w:p>
    <w:p w14:paraId="2055E8D1" w14:textId="7FF68B27" w:rsidR="00890878" w:rsidRDefault="00890878" w:rsidP="001B0FC1">
      <w:pPr>
        <w:pStyle w:val="afffa"/>
        <w:keepNext/>
        <w:snapToGrid w:val="0"/>
        <w:spacing w:before="156" w:after="100" w:line="360" w:lineRule="exact"/>
        <w:ind w:firstLine="420"/>
      </w:pPr>
      <w:r>
        <w:t xml:space="preserve">3. </w:t>
      </w:r>
      <w:r>
        <w:t>模型估计与统计推断</w:t>
      </w:r>
    </w:p>
    <w:p w14:paraId="1AD152A6" w14:textId="3B2A4AE5" w:rsidR="00890878" w:rsidRPr="00270697" w:rsidRDefault="00890878" w:rsidP="00697D7A">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25" w:author="Codex" w:date="2026-10-05T16:32:41.313017+00:00">
            <w:rPr>
              <w:sz w:val="21"/>
              <w:szCs w:val="21"/>
            </w:rPr>
          </w:rPrChange>
        </w:rPr>
        <w:pPrChange w:id="918" w:author="Codex" w:date="2026-10-05T16:32:41.313017+00:00">
          <w:pPr>
            <w:pStyle w:val="af5"/>
            <w:snapToGrid w:val="0"/>
            <w:ind w:firstLine="420"/>
            <w:jc w:val="both"/>
          </w:pPr>
        </w:pPrChange>
      </w:pPr>
      <w:r>
        <w:rPr>
          <w:rFonts w:ascii="Times New Roman" w:hAnsi="Times New Roman" w:cs="Times New Roman" w:eastAsia="SimSun"/>
          <w:sz w:val="21"/>
          <w:szCs w:val="21"/>
          <w:rPrChange w:id="919" w:author="Codex" w:date="2026-10-05T16:32:41.313017+00:00">
            <w:rPr>
              <w:sz w:val="21"/>
              <w:szCs w:val="21"/>
            </w:rPr>
          </w:rPrChange>
        </w:rPr>
        <w:t>历史</w:t>
      </w:r>
      <w:r>
        <w:rPr>
          <w:rFonts w:ascii="Times New Roman" w:hAnsi="Times New Roman" w:cs="Times New Roman" w:eastAsia="SimSun"/>
          <w:sz w:val="21"/>
          <w:szCs w:val="21"/>
          <w:rPrChange w:id="920" w:author="Codex" w:date="2026-10-05T16:32:41.313017+00:00">
            <w:rPr>
              <w:sz w:val="21"/>
              <w:szCs w:val="21"/>
            </w:rPr>
          </w:rPrChange>
        </w:rPr>
        <w:t>CMAverse</w:t>
      </w:r>
      <w:r>
        <w:rPr>
          <w:rFonts w:ascii="Times New Roman" w:hAnsi="Times New Roman" w:cs="Times New Roman" w:eastAsia="SimSun"/>
          <w:sz w:val="21"/>
          <w:szCs w:val="21"/>
          <w:rPrChange w:id="921" w:author="Codex" w:date="2026-10-05T16:32:41.313017+00:00">
            <w:rPr>
              <w:sz w:val="21"/>
              <w:szCs w:val="21"/>
            </w:rPr>
          </w:rPrChange>
        </w:rPr>
        <w:t>分析分别拟合处理后变量、中介与结局模型，再通过模拟和预测获得对比。含处理后变量的锁定源码分支将全体有效模拟中介值作不放回随机置换，未按基期协变量</w:t>
      </w:r>
      <w:r>
        <w:rPr>
          <w:rFonts w:ascii="Times New Roman" w:hAnsi="Times New Roman" w:cs="Times New Roman" w:eastAsia="SimSun"/>
          <w:sz w:val="21"/>
          <w:szCs w:val="21"/>
          <w:rPrChange w:id="922" w:author="Codex" w:date="2026-10-05T16:32:41.313017+00:00">
            <w:rPr>
              <w:sz w:val="21"/>
              <w:szCs w:val="21"/>
            </w:rPr>
          </w:rPrChange>
        </w:rPr>
        <w:t>C</w:t>
      </w:r>
      <w:r>
        <w:rPr>
          <w:rFonts w:ascii="Times New Roman" w:hAnsi="Times New Roman" w:cs="Times New Roman" w:eastAsia="SimSun"/>
          <w:sz w:val="21"/>
          <w:szCs w:val="21"/>
          <w:rPrChange w:id="923" w:author="Codex" w:date="2026-10-05T16:32:41.313017+00:00">
            <w:rPr>
              <w:sz w:val="21"/>
              <w:szCs w:val="21"/>
            </w:rPr>
          </w:rPrChange>
        </w:rPr>
        <w:t>分层；结局预测按模型调用指定的权重汇总，未指定时等权平均。这一实现须与</w:t>
      </w:r>
      <w:r>
        <w:rPr>
          <w:rFonts w:ascii="Times New Roman" w:hAnsi="Times New Roman" w:cs="Times New Roman" w:eastAsia="SimSun"/>
          <w:sz w:val="21"/>
          <w:szCs w:val="21"/>
          <w:rPrChange w:id="924" w:author="Codex" w:date="2026-10-05T16:32:41.313017+00:00">
            <w:rPr>
              <w:sz w:val="21"/>
              <w:szCs w:val="21"/>
            </w:rPr>
          </w:rPrChange>
        </w:rPr>
        <w:t>2017</w:t>
      </w:r>
      <w:r>
        <w:rPr>
          <w:rFonts w:ascii="Times New Roman" w:hAnsi="Times New Roman" w:cs="Times New Roman" w:eastAsia="SimSun"/>
          <w:sz w:val="21"/>
          <w:szCs w:val="21"/>
          <w:rPrChange w:id="925" w:author="Codex" w:date="2026-10-05T16:32:41.313017+00:00">
            <w:rPr>
              <w:sz w:val="21"/>
              <w:szCs w:val="21"/>
            </w:rPr>
          </w:rPrChange>
        </w:rPr>
        <w:t>年原著中条件于基期协变量</w:t>
      </w:r>
      <w:r>
        <w:rPr>
          <w:rFonts w:ascii="Times New Roman" w:hAnsi="Times New Roman" w:cs="Times New Roman" w:eastAsia="SimSun"/>
          <w:sz w:val="21"/>
          <w:szCs w:val="21"/>
          <w:rPrChange w:id="926" w:author="Codex" w:date="2026-10-05T16:32:41.313017+00:00">
            <w:rPr>
              <w:sz w:val="21"/>
              <w:szCs w:val="21"/>
            </w:rPr>
          </w:rPrChange>
        </w:rPr>
        <w:t>V</w:t>
      </w:r>
      <w:r>
        <w:rPr>
          <w:rFonts w:ascii="Times New Roman" w:hAnsi="Times New Roman" w:cs="Times New Roman" w:eastAsia="SimSun"/>
          <w:sz w:val="21"/>
          <w:szCs w:val="21"/>
          <w:rPrChange w:id="927" w:author="Codex" w:date="2026-10-05T16:32:41.313017+00:00">
            <w:rPr>
              <w:sz w:val="21"/>
              <w:szCs w:val="21"/>
            </w:rPr>
          </w:rPrChange>
        </w:rPr>
        <w:t>（本文记作</w:t>
      </w:r>
      <w:r>
        <w:rPr>
          <w:rFonts w:ascii="Times New Roman" w:hAnsi="Times New Roman" w:cs="Times New Roman" w:eastAsia="SimSun"/>
          <w:sz w:val="21"/>
          <w:szCs w:val="21"/>
          <w:rPrChange w:id="928" w:author="Codex" w:date="2026-10-05T16:32:41.313017+00:00">
            <w:rPr>
              <w:sz w:val="21"/>
              <w:szCs w:val="21"/>
            </w:rPr>
          </w:rPrChange>
        </w:rPr>
        <w:t>C</w:t>
      </w:r>
      <w:r>
        <w:rPr>
          <w:rFonts w:ascii="Times New Roman" w:hAnsi="Times New Roman" w:cs="Times New Roman" w:eastAsia="SimSun"/>
          <w:sz w:val="21"/>
          <w:szCs w:val="21"/>
          <w:rPrChange w:id="929" w:author="Codex" w:date="2026-10-05T16:32:41.313017+00:00">
            <w:rPr>
              <w:sz w:val="21"/>
              <w:szCs w:val="21"/>
            </w:rPr>
          </w:rPrChange>
        </w:rPr>
        <w:t>）的随机干预分布区分，不能自动将相应对比视为自然效应</w:t>
      </w:r>
      <w:r w:rsidR="005352D0">
        <w:rPr>
          <w:sz w:val="22"/>
        </w:rPr>
        <w:fldChar w:fldCharType="begin"/>
      </w:r>
      <w:r w:rsidR="00D83FED">
        <w:rPr>
          <w:sz w:val="22"/>
        </w:rPr>
        <w:instrText xml:space="preserve"> ADDIN ZOTERO_ITEM CSL_CITATION {"citationID":"qyLrTr6v","properties":{"formattedCitation":"\\uc0\\u65288{}VanderWeele et al., 2017b\\uc0\\u65289{}","plainCitation":"</w:instrText>
      </w:r>
      <w:r w:rsidR="00D83FED">
        <w:rPr>
          <w:sz w:val="22"/>
        </w:rPr>
        <w:instrText>（</w:instrText>
      </w:r>
      <w:r w:rsidR="00D83FED">
        <w:rPr>
          <w:sz w:val="22"/>
        </w:rPr>
        <w:instrText>VanderWeele et al., 2017b</w:instrText>
      </w:r>
      <w:r w:rsidR="00D83FED">
        <w:rPr>
          <w:sz w:val="22"/>
        </w:rPr>
        <w:instrText>）</w:instrText>
      </w:r>
      <w:r w:rsidR="00D83FED">
        <w:rPr>
          <w:sz w:val="22"/>
        </w:rPr>
        <w:instrText xml:space="preserve">","noteIndex":0},"citationItems":[{"id":25739,"uris":["http://zotero.org/users/9676737/items/LD33NKPV"],"itemData":{"id":25739,"type":"article-journal","abstract":"In this paper we consider causal mediation analysis when exposures and mediators vary over time. We give non-parametric identification results, discuss parametric implementation, and also provide a weighting approach to direct and indirect effects based on combining the results of two marginal structural models. We also discuss how our results give rise to a causal interpretation of the effect estimates produced from longitudinal structural equation models. When there are time-varying confounders affected by prior exposure and mediator, natural direct and indirect effects are not identified. However, we define a randomized interventional analogue of natural direct and indirect effects that are identified in this setting. The formula that identifies these effects we refer to as the “mediational g-formula.” When there is no mediation, the mediational g-formula reduces to Robins’ regular g-formula for longitudinal data. When there are no time-varying confounders affected by prior exposure and mediator values, then the mediational g-formula reduces to a longitudinal version of Pearl’s mediation formula. However, the mediational g-formula itself can accommodate both mediation and time-varying confounders and constitutes a general approach to mediation analysis with time-varying exposures and mediators.","citation-key":"VanderWeele2017a","container-title":"Journal of the Royal Statistical Society. Series B, Statistical methodology","DOI":"10.1111/rssb.12194","ISSN":"1369-7412","issue":"3","journalAbbreviation":"J R Stat Soc Series B Stat Methodol","language":"en","page":"917-938","PMID":"28824285","PMCID":"PMC5560424","source":"PubMed Central","title":"Mediation analysis with time varying exposures and mediators","volume":"79","author":[{"family":"VanderWeele","given":"Tyler J."},{"family":"Tchetgen Tchetgen","given":"Eric J."}],"issued":{"date-parts":[["2017",6]]}}}],"schema":"https://github.com/citation-style-language/schema/raw/master/csl-citation.json"} </w:instrText>
      </w:r>
      <w:r w:rsidR="005352D0">
        <w:rPr>
          <w:sz w:val="22"/>
        </w:rPr>
        <w:fldChar w:fldCharType="separate"/>
      </w:r>
      <w:r w:rsidR="00D83FED" w:rsidRPr="00962279">
        <w:rPr>
          <w:rFonts w:ascii="Times New Roman" w:hAnsi="Times New Roman" w:cs="Times New Roman" w:eastAsia="SimSun"/>
          <w:sz w:val="21"/>
          <w:szCs w:val="21"/>
          <w:rPrChange w:id="930" w:author="Codex" w:date="2026-10-05T16:32:41.313017+00:00">
            <w:rPr>
              <w:sz w:val="21"/>
              <w:szCs w:val="21"/>
            </w:rPr>
          </w:rPrChange>
        </w:rPr>
        <w:t>（</w:t>
      </w:r>
      <w:r w:rsidR="00D83FED" w:rsidRPr="00962279">
        <w:rPr>
          <w:rFonts w:ascii="Times New Roman" w:hAnsi="Times New Roman" w:cs="Times New Roman" w:eastAsia="SimSun"/>
          <w:sz w:val="21"/>
          <w:szCs w:val="21"/>
          <w:rPrChange w:id="931" w:author="Codex" w:date="2026-10-05T16:32:41.313017+00:00">
            <w:rPr>
              <w:sz w:val="21"/>
              <w:szCs w:val="21"/>
            </w:rPr>
          </w:rPrChange>
        </w:rPr>
        <w:t>VanderWeele et al., 2017b</w:t>
      </w:r>
      <w:r w:rsidR="00D83FED" w:rsidRPr="00962279">
        <w:rPr>
          <w:rFonts w:ascii="Times New Roman" w:hAnsi="Times New Roman" w:cs="Times New Roman" w:eastAsia="SimSun"/>
          <w:sz w:val="21"/>
          <w:szCs w:val="21"/>
          <w:rPrChange w:id="932" w:author="Codex" w:date="2026-10-05T16:32:41.313017+00:00">
            <w:rPr>
              <w:sz w:val="21"/>
              <w:szCs w:val="21"/>
            </w:rPr>
          </w:rPrChange>
        </w:rPr>
        <w:t>）</w:t>
      </w:r>
      <w:r w:rsidR="005352D0">
        <w:rPr>
          <w:sz w:val="22"/>
        </w:rPr>
        <w:fldChar w:fldCharType="end"/>
      </w:r>
      <w:r>
        <w:rPr>
          <w:rFonts w:ascii="Times New Roman" w:hAnsi="Times New Roman" w:cs="Times New Roman" w:eastAsia="SimSun"/>
          <w:sz w:val="21"/>
          <w:szCs w:val="21"/>
          <w:rPrChange w:id="933" w:author="Codex" w:date="2026-10-05T16:32:41.313017+00:00">
            <w:rPr>
              <w:sz w:val="21"/>
              <w:szCs w:val="21"/>
            </w:rPr>
          </w:rPrChange>
        </w:rPr>
        <w:t>。</w:t>
      </w:r>
      <w:r>
        <w:rPr>
          <w:rFonts w:ascii="Times New Roman" w:hAnsi="Times New Roman" w:cs="Times New Roman" w:eastAsia="SimSun"/>
          <w:sz w:val="21"/>
          <w:szCs w:val="21"/>
          <w:rPrChange w:id="934" w:author="Codex" w:date="2026-10-05T16:32:41.313017+00:00">
            <w:rPr>
              <w:sz w:val="21"/>
              <w:szCs w:val="21"/>
            </w:rPr>
          </w:rPrChange>
        </w:rPr>
        <w:t>CMAverse</w:t>
      </w:r>
      <w:r>
        <w:rPr>
          <w:rFonts w:ascii="Times New Roman" w:hAnsi="Times New Roman" w:cs="Times New Roman" w:eastAsia="SimSun"/>
          <w:sz w:val="21"/>
          <w:szCs w:val="21"/>
          <w:rPrChange w:id="935" w:author="Codex" w:date="2026-10-05T16:32:41.313017+00:00">
            <w:rPr>
              <w:sz w:val="21"/>
              <w:szCs w:val="21"/>
            </w:rPr>
          </w:rPrChange>
        </w:rPr>
        <w:t>软件和四项分解理论分别见相应文献</w:t>
      </w:r>
      <w:r w:rsidR="004853FC">
        <w:rPr>
          <w:sz w:val="22"/>
        </w:rPr>
        <w:fldChar w:fldCharType="begin"/>
      </w:r>
      <w:r w:rsidR="003E386D">
        <w:rPr>
          <w:rFonts w:hint="eastAsia"/>
          <w:sz w:val="22"/>
        </w:rPr>
        <w:instrText xml:space="preserve"> ADDIN ZOTERO_ITEM CSL_CITATION {"citationID":"a2OZWlCP","properties":{"formattedCitation":"\\uc0\\u65288{}Shi et al., 2021; VanderWeele, 2014\\uc0\\u65289{}","plainCitation":"</w:instrText>
      </w:r>
      <w:r w:rsidR="003E386D">
        <w:rPr>
          <w:rFonts w:hint="eastAsia"/>
          <w:sz w:val="22"/>
        </w:rPr>
        <w:instrText>（</w:instrText>
      </w:r>
      <w:r w:rsidR="003E386D">
        <w:rPr>
          <w:rFonts w:hint="eastAsia"/>
          <w:sz w:val="22"/>
        </w:rPr>
        <w:instrText>Shi et al., 2021; VanderWeele, 2014</w:instrText>
      </w:r>
      <w:r w:rsidR="003E386D">
        <w:rPr>
          <w:rFonts w:hint="eastAsia"/>
          <w:sz w:val="22"/>
        </w:rPr>
        <w:instrText>）</w:instrText>
      </w:r>
      <w:r w:rsidR="003E386D">
        <w:rPr>
          <w:rFonts w:hint="eastAsia"/>
          <w:sz w:val="22"/>
        </w:rPr>
        <w:instrText>","noteIndex":0},"citationItems":[{"id":25</w:instrText>
      </w:r>
      <w:r w:rsidR="003E386D">
        <w:rPr>
          <w:sz w:val="22"/>
        </w:rPr>
        <w:instrText>673,"uris":["http://zotero.org/users/9676737/items/WNKRG6R2"],"itemData":{"id":25673,"type":"article-journal","abstract":"An abstract is unavailable.","citation-key":"Shi2021","container-title":"Epidemiology","DOI":"10.1097/EDE.0000000000001378","ISSN":"1044-3983","issue":"5","language":"en","page":"e20-e22","source":"journals.lww.com","title":"CMAverse: A suite of functions for reproducible causal mediation analyses","title-short":"CMAverse","volume":"32","author":[{"family":"Shi","given":"Baoyi"},{"family":"Choirat","given":"Christine"},{"family":"Coull","given":"Brent A."},{"family":"VanderWeele","given":"Tyler J."},{"family":"Valeri","given":"Linda"}],"issued":{"date-parts":[["2021",9]]}}},{"id":25640,"uris":["http://zotero.org/users/9676737/items/UKL</w:instrText>
      </w:r>
      <w:r w:rsidR="003E386D">
        <w:rPr>
          <w:rFonts w:hint="eastAsia"/>
          <w:sz w:val="22"/>
        </w:rPr>
        <w:instrText>UG7YC"],"itemData":{"id":25640,"type":"article-journal","abstract":"</w:instrText>
      </w:r>
      <w:r w:rsidR="003E386D">
        <w:rPr>
          <w:rFonts w:hint="eastAsia"/>
          <w:sz w:val="22"/>
        </w:rPr>
        <w:instrText>在存在可能与暴露因素相互作用的中介因素的情况下，暴露对结果的总体影响可以分解为四个组成部分：（</w:instrText>
      </w:r>
      <w:r w:rsidR="003E386D">
        <w:rPr>
          <w:rFonts w:hint="eastAsia"/>
          <w:sz w:val="22"/>
        </w:rPr>
        <w:instrText>1</w:instrText>
      </w:r>
      <w:r w:rsidR="003E386D">
        <w:rPr>
          <w:rFonts w:hint="eastAsia"/>
          <w:sz w:val="22"/>
        </w:rPr>
        <w:instrText>）在没有中介因素的情况下，暴露的影响；（</w:instrText>
      </w:r>
      <w:r w:rsidR="003E386D">
        <w:rPr>
          <w:rFonts w:hint="eastAsia"/>
          <w:sz w:val="22"/>
        </w:rPr>
        <w:instrText>2</w:instrText>
      </w:r>
      <w:r w:rsidR="003E386D">
        <w:rPr>
          <w:rFonts w:hint="eastAsia"/>
          <w:sz w:val="22"/>
        </w:rPr>
        <w:instrText>）当中介因素保持其在没有暴露因素时的状态时，交互作用的影响；（</w:instrText>
      </w:r>
      <w:r w:rsidR="003E386D">
        <w:rPr>
          <w:rFonts w:hint="eastAsia"/>
          <w:sz w:val="22"/>
        </w:rPr>
        <w:instrText>3</w:instrText>
      </w:r>
      <w:r w:rsidR="003E386D">
        <w:rPr>
          <w:rFonts w:hint="eastAsia"/>
          <w:sz w:val="22"/>
        </w:rPr>
        <w:instrText>）中介交互作用；（</w:instrText>
      </w:r>
      <w:r w:rsidR="003E386D">
        <w:rPr>
          <w:rFonts w:hint="eastAsia"/>
          <w:sz w:val="22"/>
        </w:rPr>
        <w:instrText>4</w:instrText>
      </w:r>
      <w:r w:rsidR="003E386D">
        <w:rPr>
          <w:rFonts w:hint="eastAsia"/>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sz w:val="22"/>
        </w:rPr>
        <w:instrText>","citation-key":"VanderWeele2014","container-title":"Epidemiology","DOI":"10.1097/EDE.0000000000000121","ISSN":"1044-3983","issue":"5","language":"en","page":"749-761","source":"journals.lww.com","title":"A unification of mediation and in</w:instrText>
      </w:r>
      <w:r w:rsidR="003E386D">
        <w:rPr>
          <w:sz w:val="22"/>
        </w:rPr>
        <w:instrText xml:space="preserve">teraction: A 4-way decomposition","title-short":"A Unification of Mediation and Interaction","volume":"25","author":[{"family":"VanderWeele","given":"Tyler J."}],"issued":{"date-parts":[["2014",9]]}}}],"schema":"https://github.com/citation-style-language/schema/raw/master/csl-citation.json"} </w:instrText>
      </w:r>
      <w:r w:rsidR="004853FC">
        <w:rPr>
          <w:sz w:val="22"/>
        </w:rPr>
        <w:fldChar w:fldCharType="separate"/>
      </w:r>
      <w:r w:rsidR="004853FC" w:rsidRPr="004853FC">
        <w:rPr>
          <w:rFonts w:ascii="Times New Roman" w:hAnsi="Times New Roman" w:cs="Times New Roman" w:eastAsia="SimSun"/>
          <w:sz w:val="21"/>
          <w:szCs w:val="21"/>
          <w:rPrChange w:id="936" w:author="Codex" w:date="2026-10-05T16:32:41.313017+00:00">
            <w:rPr>
              <w:sz w:val="21"/>
              <w:szCs w:val="21"/>
            </w:rPr>
          </w:rPrChange>
        </w:rPr>
        <w:t>（</w:t>
      </w:r>
      <w:r w:rsidR="004853FC" w:rsidRPr="004853FC">
        <w:rPr>
          <w:rFonts w:ascii="Times New Roman" w:hAnsi="Times New Roman" w:cs="Times New Roman" w:eastAsia="SimSun"/>
          <w:sz w:val="21"/>
          <w:szCs w:val="21"/>
          <w:rPrChange w:id="937" w:author="Codex" w:date="2026-10-05T16:32:41.313017+00:00">
            <w:rPr>
              <w:sz w:val="21"/>
              <w:szCs w:val="21"/>
            </w:rPr>
          </w:rPrChange>
        </w:rPr>
        <w:t>Shi et al., 2021; VanderWeele, 2014</w:t>
      </w:r>
      <w:r w:rsidR="004853FC" w:rsidRPr="004853FC">
        <w:rPr>
          <w:rFonts w:ascii="Times New Roman" w:hAnsi="Times New Roman" w:cs="Times New Roman" w:eastAsia="SimSun"/>
          <w:sz w:val="21"/>
          <w:szCs w:val="21"/>
          <w:rPrChange w:id="938" w:author="Codex" w:date="2026-10-05T16:32:41.313017+00:00">
            <w:rPr>
              <w:sz w:val="21"/>
              <w:szCs w:val="21"/>
            </w:rPr>
          </w:rPrChange>
        </w:rPr>
        <w:t>）</w:t>
      </w:r>
      <w:r w:rsidR="004853FC">
        <w:rPr>
          <w:sz w:val="22"/>
        </w:rPr>
        <w:fldChar w:fldCharType="end"/>
      </w:r>
      <w:r>
        <w:rPr>
          <w:rFonts w:ascii="Times New Roman" w:hAnsi="Times New Roman" w:cs="Times New Roman" w:eastAsia="SimSun"/>
          <w:sz w:val="21"/>
          <w:szCs w:val="21"/>
          <w:rPrChange w:id="939" w:author="Codex" w:date="2026-10-05T16:32:41.313017+00:00">
            <w:rPr>
              <w:sz w:val="21"/>
              <w:szCs w:val="21"/>
            </w:rPr>
          </w:rPrChange>
        </w:rPr>
        <w:t>。本稿保留历史结果，不据此确认机制已经识别。</w:t>
      </w:r>
    </w:p>
    <w:p w14:paraId="6B5C7109" w14:textId="7AD23469" w:rsidR="005B4EF4" w:rsidRPr="00270697" w:rsidRDefault="00890878" w:rsidP="0089087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26" w:author="Codex" w:date="2026-10-05T16:32:41.313017+00:00">
            <w:rPr>
              <w:sz w:val="21"/>
              <w:szCs w:val="21"/>
            </w:rPr>
          </w:rPrChange>
        </w:rPr>
        <w:pPrChange w:id="940" w:author="Codex" w:date="2026-10-05T16:32:41.313017+00:00">
          <w:pPr>
            <w:pStyle w:val="af5"/>
            <w:snapToGrid w:val="0"/>
            <w:ind w:firstLine="420"/>
            <w:jc w:val="both"/>
          </w:pPr>
        </w:pPrChange>
      </w:pPr>
      <w:r>
        <w:rPr>
          <w:rFonts w:ascii="Times New Roman" w:hAnsi="Times New Roman" w:cs="Times New Roman" w:eastAsia="SimSun"/>
          <w:sz w:val="21"/>
          <w:szCs w:val="21"/>
          <w:rPrChange w:id="941" w:author="Codex" w:date="2026-10-05T16:32:41.313017+00:00">
            <w:rPr>
              <w:sz w:val="21"/>
              <w:szCs w:val="21"/>
            </w:rPr>
          </w:rPrChange>
        </w:rPr>
        <w:t>历史模型以二项</w:t>
      </w:r>
      <w:r>
        <w:rPr>
          <w:rFonts w:ascii="Times New Roman" w:hAnsi="Times New Roman" w:cs="Times New Roman" w:eastAsia="SimSun"/>
          <w:sz w:val="21"/>
          <w:szCs w:val="21"/>
          <w:rPrChange w:id="942" w:author="Codex" w:date="2026-10-05T16:32:41.313017+00:00">
            <w:rPr>
              <w:sz w:val="21"/>
              <w:szCs w:val="21"/>
            </w:rPr>
          </w:rPrChange>
        </w:rPr>
        <w:t>Logit</w:t>
      </w:r>
      <w:r>
        <w:rPr>
          <w:rFonts w:ascii="Times New Roman" w:hAnsi="Times New Roman" w:cs="Times New Roman" w:eastAsia="SimSun"/>
          <w:sz w:val="21"/>
          <w:szCs w:val="21"/>
          <w:rPrChange w:id="943" w:author="Codex" w:date="2026-10-05T16:32:41.313017+00:00">
            <w:rPr>
              <w:sz w:val="21"/>
              <w:szCs w:val="21"/>
            </w:rPr>
          </w:rPrChange>
        </w:rPr>
        <w:t>拟合中介与结局，以</w:t>
      </w:r>
      <w:r>
        <w:rPr>
          <w:rFonts w:ascii="Times New Roman" w:hAnsi="Times New Roman" w:cs="Times New Roman" w:eastAsia="SimSun"/>
          <w:sz w:val="21"/>
          <w:szCs w:val="21"/>
          <w:rPrChange w:id="944" w:author="Codex" w:date="2026-10-05T16:32:41.313017+00:00">
            <w:rPr>
              <w:sz w:val="21"/>
              <w:szCs w:val="21"/>
            </w:rPr>
          </w:rPrChange>
        </w:rPr>
        <w:t>Gaussian</w:t>
      </w:r>
      <w:r>
        <w:rPr>
          <w:rFonts w:ascii="Times New Roman" w:hAnsi="Times New Roman" w:cs="Times New Roman" w:eastAsia="SimSun"/>
          <w:sz w:val="21"/>
          <w:szCs w:val="21"/>
          <w:rPrChange w:id="945" w:author="Codex" w:date="2026-10-05T16:32:41.313017+00:00">
            <w:rPr>
              <w:sz w:val="21"/>
              <w:szCs w:val="21"/>
            </w:rPr>
          </w:rPrChange>
        </w:rPr>
        <w:t>近似处理后变量；比率输出标记为标准化边际</w:t>
      </w:r>
      <w:r>
        <w:rPr>
          <w:rFonts w:ascii="Times New Roman" w:hAnsi="Times New Roman" w:cs="Times New Roman" w:eastAsia="SimSun"/>
          <w:sz w:val="21"/>
          <w:szCs w:val="21"/>
          <w:rPrChange w:id="946" w:author="Codex" w:date="2026-10-05T16:32:41.313017+00:00">
            <w:rPr>
              <w:sz w:val="21"/>
              <w:szCs w:val="21"/>
            </w:rPr>
          </w:rPrChange>
        </w:rPr>
        <w:t>OR</w:t>
      </w:r>
      <w:r>
        <w:rPr>
          <w:rFonts w:ascii="Times New Roman" w:hAnsi="Times New Roman" w:cs="Times New Roman" w:eastAsia="SimSun"/>
          <w:sz w:val="21"/>
          <w:szCs w:val="21"/>
          <w:rPrChange w:id="947" w:author="Codex" w:date="2026-10-05T16:32:41.313017+00:00">
            <w:rPr>
              <w:sz w:val="21"/>
              <w:szCs w:val="21"/>
            </w:rPr>
          </w:rPrChange>
        </w:rPr>
        <w:t>而非风险比。核查已确认二分类处理后状态的支持不匹配，以及部分原生</w:t>
      </w:r>
      <w:r>
        <w:rPr>
          <w:rFonts w:ascii="Times New Roman" w:hAnsi="Times New Roman" w:cs="Times New Roman" w:eastAsia="SimSun"/>
          <w:sz w:val="21"/>
          <w:szCs w:val="21"/>
          <w:rPrChange w:id="948" w:author="Codex" w:date="2026-10-05T16:32:41.313017+00:00">
            <w:rPr>
              <w:sz w:val="21"/>
              <w:szCs w:val="21"/>
            </w:rPr>
          </w:rPrChange>
        </w:rPr>
        <w:t>ER</w:t>
      </w:r>
      <w:r>
        <w:rPr>
          <w:rFonts w:ascii="Times New Roman" w:hAnsi="Times New Roman" w:cs="Times New Roman" w:eastAsia="SimSun"/>
          <w:sz w:val="21"/>
          <w:szCs w:val="21"/>
          <w:rPrChange w:id="949" w:author="Codex" w:date="2026-10-05T16:32:41.313017+00:00">
            <w:rPr>
              <w:sz w:val="21"/>
              <w:szCs w:val="21"/>
            </w:rPr>
          </w:rPrChange>
        </w:rPr>
        <w:t>和比例不能按一致风险尺度解释。后续仅评估一个候选：二分类</w:t>
      </w:r>
      <w:r>
        <w:rPr>
          <w:rFonts w:ascii="Times New Roman" w:hAnsi="Times New Roman" w:cs="Times New Roman" w:eastAsia="SimSun"/>
          <w:sz w:val="21"/>
          <w:szCs w:val="21"/>
          <w:rPrChange w:id="950" w:author="Codex" w:date="2026-10-05T16:32:41.313017+00:00">
            <w:rPr>
              <w:sz w:val="21"/>
              <w:szCs w:val="21"/>
            </w:rPr>
          </w:rPrChange>
        </w:rPr>
        <w:t>L</w:t>
      </w:r>
      <w:r>
        <w:rPr>
          <w:rFonts w:ascii="Times New Roman" w:hAnsi="Times New Roman" w:cs="Times New Roman" w:eastAsia="SimSun"/>
          <w:sz w:val="21"/>
          <w:szCs w:val="21"/>
          <w:rPrChange w:id="951" w:author="Codex" w:date="2026-10-05T16:32:41.313017+00:00">
            <w:rPr>
              <w:sz w:val="21"/>
              <w:szCs w:val="21"/>
            </w:rPr>
          </w:rPrChange>
        </w:rPr>
        <w:t>与</w:t>
      </w:r>
      <w:r>
        <w:rPr>
          <w:rFonts w:ascii="Times New Roman" w:hAnsi="Times New Roman" w:cs="Times New Roman" w:eastAsia="SimSun"/>
          <w:sz w:val="21"/>
          <w:szCs w:val="21"/>
          <w:rPrChange w:id="952" w:author="Codex" w:date="2026-10-05T16:32:41.313017+00:00">
            <w:rPr>
              <w:sz w:val="21"/>
              <w:szCs w:val="21"/>
            </w:rPr>
          </w:rPrChange>
        </w:rPr>
        <w:t>M</w:t>
      </w:r>
      <w:r>
        <w:rPr>
          <w:rFonts w:ascii="Times New Roman" w:hAnsi="Times New Roman" w:cs="Times New Roman" w:eastAsia="SimSun"/>
          <w:sz w:val="21"/>
          <w:szCs w:val="21"/>
          <w:rPrChange w:id="953" w:author="Codex" w:date="2026-10-05T16:32:41.313017+00:00">
            <w:rPr>
              <w:sz w:val="21"/>
              <w:szCs w:val="21"/>
            </w:rPr>
          </w:rPrChange>
        </w:rPr>
        <w:t>用</w:t>
      </w:r>
      <w:r>
        <w:rPr>
          <w:rFonts w:ascii="Times New Roman" w:hAnsi="Times New Roman" w:cs="Times New Roman" w:eastAsia="SimSun"/>
          <w:sz w:val="21"/>
          <w:szCs w:val="21"/>
          <w:rPrChange w:id="954" w:author="Codex" w:date="2026-10-05T16:32:41.313017+00:00">
            <w:rPr>
              <w:sz w:val="21"/>
              <w:szCs w:val="21"/>
            </w:rPr>
          </w:rPrChange>
        </w:rPr>
        <w:t>Binomial/Logit</w:t>
      </w:r>
      <w:r>
        <w:rPr>
          <w:rFonts w:ascii="Times New Roman" w:hAnsi="Times New Roman" w:cs="Times New Roman" w:eastAsia="SimSun"/>
          <w:sz w:val="21"/>
          <w:szCs w:val="21"/>
          <w:rPrChange w:id="955" w:author="Codex" w:date="2026-10-05T16:32:41.313017+00:00">
            <w:rPr>
              <w:sz w:val="21"/>
              <w:szCs w:val="21"/>
            </w:rPr>
          </w:rPrChange>
        </w:rPr>
        <w:t>，</w:t>
      </w:r>
      <w:r>
        <w:rPr>
          <w:rFonts w:ascii="Times New Roman" w:hAnsi="Times New Roman" w:cs="Times New Roman" w:eastAsia="SimSun"/>
          <w:sz w:val="21"/>
          <w:szCs w:val="21"/>
          <w:rPrChange w:id="956" w:author="Codex" w:date="2026-10-05T16:32:41.313017+00:00">
            <w:rPr>
              <w:sz w:val="21"/>
              <w:szCs w:val="21"/>
            </w:rPr>
          </w:rPrChange>
        </w:rPr>
        <w:t>Y</w:t>
      </w:r>
      <w:r>
        <w:rPr>
          <w:rFonts w:ascii="Times New Roman" w:hAnsi="Times New Roman" w:cs="Times New Roman" w:eastAsia="SimSun"/>
          <w:sz w:val="21"/>
          <w:szCs w:val="21"/>
          <w:rPrChange w:id="957" w:author="Codex" w:date="2026-10-05T16:32:41.313017+00:00">
            <w:rPr>
              <w:sz w:val="21"/>
              <w:szCs w:val="21"/>
            </w:rPr>
          </w:rPrChange>
        </w:rPr>
        <w:t>用</w:t>
      </w:r>
      <w:r>
        <w:rPr>
          <w:rFonts w:ascii="Times New Roman" w:hAnsi="Times New Roman" w:cs="Times New Roman" w:eastAsia="SimSun"/>
          <w:sz w:val="21"/>
          <w:szCs w:val="21"/>
          <w:rPrChange w:id="958" w:author="Codex" w:date="2026-10-05T16:32:41.313017+00:00">
            <w:rPr>
              <w:sz w:val="21"/>
              <w:szCs w:val="21"/>
            </w:rPr>
          </w:rPrChange>
        </w:rPr>
        <w:t>Poisson/Log</w:t>
      </w:r>
      <w:r>
        <w:rPr>
          <w:rFonts w:ascii="Times New Roman" w:hAnsi="Times New Roman" w:cs="Times New Roman" w:eastAsia="SimSun"/>
          <w:sz w:val="21"/>
          <w:szCs w:val="21"/>
          <w:rPrChange w:id="959" w:author="Codex" w:date="2026-10-05T16:32:41.313017+00:00">
            <w:rPr>
              <w:sz w:val="21"/>
              <w:szCs w:val="21"/>
            </w:rPr>
          </w:rPrChange>
        </w:rPr>
        <w:t>。四条相对满意度链因固定</w:t>
      </w:r>
      <w:r>
        <w:rPr>
          <w:rFonts w:ascii="Times New Roman" w:hAnsi="Times New Roman" w:cs="Times New Roman" w:eastAsia="SimSun"/>
          <w:sz w:val="21"/>
          <w:szCs w:val="21"/>
          <w:rPrChange w:id="960" w:author="Codex" w:date="2026-10-05T16:32:41.313017+00:00">
            <w:rPr>
              <w:sz w:val="21"/>
              <w:szCs w:val="21"/>
            </w:rPr>
          </w:rPrChange>
        </w:rPr>
        <w:t>M</w:t>
      </w:r>
      <w:r>
        <w:rPr>
          <w:rFonts w:ascii="Times New Roman" w:hAnsi="Times New Roman" w:cs="Times New Roman" w:eastAsia="SimSun"/>
          <w:sz w:val="21"/>
          <w:szCs w:val="21"/>
          <w:rPrChange w:id="961" w:author="Codex" w:date="2026-10-05T16:32:41.313017+00:00">
            <w:rPr>
              <w:sz w:val="21"/>
              <w:szCs w:val="21"/>
            </w:rPr>
          </w:rPrChange>
        </w:rPr>
        <w:t>与其他状态存在确定性禁配，在拟合前停止；四条绝对满意度链完成</w:t>
      </w:r>
      <w:r>
        <w:rPr>
          <w:rFonts w:ascii="Times New Roman" w:hAnsi="Times New Roman" w:cs="Times New Roman" w:eastAsia="SimSun"/>
          <w:sz w:val="21"/>
          <w:szCs w:val="21"/>
          <w:rPrChange w:id="962" w:author="Codex" w:date="2026-10-05T16:32:41.313017+00:00">
            <w:rPr>
              <w:sz w:val="21"/>
              <w:szCs w:val="21"/>
            </w:rPr>
          </w:rPrChange>
        </w:rPr>
        <w:t>40</w:t>
      </w:r>
      <w:r>
        <w:rPr>
          <w:rFonts w:ascii="Times New Roman" w:hAnsi="Times New Roman" w:cs="Times New Roman" w:eastAsia="SimSun"/>
          <w:sz w:val="21"/>
          <w:szCs w:val="21"/>
          <w:rPrChange w:id="963" w:author="Codex" w:date="2026-10-05T16:32:41.313017+00:00">
            <w:rPr>
              <w:sz w:val="21"/>
              <w:szCs w:val="21"/>
            </w:rPr>
          </w:rPrChange>
        </w:rPr>
        <w:t>次诊断拟合，其中</w:t>
      </w:r>
      <w:r>
        <w:rPr>
          <w:rFonts w:ascii="Times New Roman" w:hAnsi="Times New Roman" w:cs="Times New Roman" w:eastAsia="SimSun"/>
          <w:sz w:val="21"/>
          <w:szCs w:val="21"/>
          <w:rPrChange w:id="964" w:author="Codex" w:date="2026-10-05T16:32:41.313017+00:00">
            <w:rPr>
              <w:sz w:val="21"/>
              <w:szCs w:val="21"/>
            </w:rPr>
          </w:rPrChange>
        </w:rPr>
        <w:t>23</w:t>
      </w:r>
      <w:r>
        <w:rPr>
          <w:rFonts w:ascii="Times New Roman" w:hAnsi="Times New Roman" w:cs="Times New Roman" w:eastAsia="SimSun"/>
          <w:sz w:val="21"/>
          <w:szCs w:val="21"/>
          <w:rPrChange w:id="965" w:author="Codex" w:date="2026-10-05T16:32:41.313017+00:00">
            <w:rPr>
              <w:sz w:val="21"/>
              <w:szCs w:val="21"/>
            </w:rPr>
          </w:rPrChange>
        </w:rPr>
        <w:t>次出现大于</w:t>
      </w:r>
      <w:r>
        <w:rPr>
          <w:rFonts w:ascii="Times New Roman" w:hAnsi="Times New Roman" w:cs="Times New Roman" w:eastAsia="SimSun"/>
          <w:sz w:val="21"/>
          <w:szCs w:val="21"/>
          <w:rPrChange w:id="966" w:author="Codex" w:date="2026-10-05T16:32:41.313017+00:00">
            <w:rPr>
              <w:sz w:val="21"/>
              <w:szCs w:val="21"/>
            </w:rPr>
          </w:rPrChange>
        </w:rPr>
        <w:t>1</w:t>
      </w:r>
      <w:r>
        <w:rPr>
          <w:rFonts w:ascii="Times New Roman" w:hAnsi="Times New Roman" w:cs="Times New Roman" w:eastAsia="SimSun"/>
          <w:sz w:val="21"/>
          <w:szCs w:val="21"/>
          <w:rPrChange w:id="967" w:author="Codex" w:date="2026-10-05T16:32:41.313017+00:00">
            <w:rPr>
              <w:sz w:val="21"/>
              <w:szCs w:val="21"/>
            </w:rPr>
          </w:rPrChange>
        </w:rPr>
        <w:t>的反事实</w:t>
      </w:r>
      <w:r>
        <w:rPr>
          <w:rFonts w:ascii="Times New Roman" w:hAnsi="Times New Roman" w:cs="Times New Roman" w:eastAsia="SimSun"/>
          <w:sz w:val="21"/>
          <w:szCs w:val="21"/>
          <w:rPrChange w:id="968" w:author="Codex" w:date="2026-10-05T16:32:41.313017+00:00">
            <w:rPr>
              <w:sz w:val="21"/>
              <w:szCs w:val="21"/>
            </w:rPr>
          </w:rPrChange>
        </w:rPr>
        <w:t>Y</w:t>
      </w:r>
      <w:r>
        <w:rPr>
          <w:rFonts w:ascii="Times New Roman" w:hAnsi="Times New Roman" w:cs="Times New Roman" w:eastAsia="SimSun"/>
          <w:sz w:val="21"/>
          <w:szCs w:val="21"/>
          <w:rPrChange w:id="969" w:author="Codex" w:date="2026-10-05T16:32:41.313017+00:00">
            <w:rPr>
              <w:sz w:val="21"/>
              <w:szCs w:val="21"/>
            </w:rPr>
          </w:rPrChange>
        </w:rPr>
        <w:t>预测。故未扩大至正式</w:t>
      </w:r>
      <w:r>
        <w:rPr>
          <w:rFonts w:ascii="Times New Roman" w:hAnsi="Times New Roman" w:cs="Times New Roman" w:eastAsia="SimSun"/>
          <w:sz w:val="21"/>
          <w:szCs w:val="21"/>
          <w:rPrChange w:id="970" w:author="Codex" w:date="2026-10-05T16:32:41.313017+00:00">
            <w:rPr>
              <w:sz w:val="21"/>
              <w:szCs w:val="21"/>
            </w:rPr>
          </w:rPrChange>
        </w:rPr>
        <w:t>1,000</w:t>
      </w:r>
      <w:r>
        <w:rPr>
          <w:rFonts w:ascii="Times New Roman" w:hAnsi="Times New Roman" w:cs="Times New Roman" w:eastAsia="SimSun"/>
          <w:sz w:val="21"/>
          <w:szCs w:val="21"/>
          <w:rPrChange w:id="971" w:author="Codex" w:date="2026-10-05T16:32:41.313017+00:00">
            <w:rPr>
              <w:sz w:val="21"/>
              <w:szCs w:val="21"/>
            </w:rPr>
          </w:rPrChange>
        </w:rPr>
        <w:t>次重估，也未以候选替换旧结果。原计划包括</w:t>
      </w:r>
      <w:r>
        <w:rPr>
          <w:rFonts w:ascii="Times New Roman" w:hAnsi="Times New Roman" w:cs="Times New Roman" w:eastAsia="SimSun"/>
          <w:sz w:val="21"/>
          <w:szCs w:val="21"/>
          <w:rPrChange w:id="972" w:author="Codex" w:date="2026-10-05T16:32:41.313017+00:00">
            <w:rPr>
              <w:sz w:val="21"/>
              <w:szCs w:val="21"/>
            </w:rPr>
          </w:rPrChange>
        </w:rPr>
        <w:t>E-value</w:t>
      </w:r>
      <w:r>
        <w:rPr>
          <w:rFonts w:ascii="Times New Roman" w:hAnsi="Times New Roman" w:cs="Times New Roman" w:eastAsia="SimSun"/>
          <w:sz w:val="21"/>
          <w:szCs w:val="21"/>
          <w:rPrChange w:id="973" w:author="Codex" w:date="2026-10-05T16:32:41.313017+00:00">
            <w:rPr>
              <w:sz w:val="21"/>
              <w:szCs w:val="21"/>
            </w:rPr>
          </w:rPrChange>
        </w:rPr>
        <w:t>敏感性分析</w:t>
      </w:r>
      <w:r w:rsidR="00D83FED">
        <w:rPr>
          <w:sz w:val="22"/>
        </w:rPr>
        <w:fldChar w:fldCharType="begin"/>
      </w:r>
      <w:r w:rsidR="003E386D">
        <w:rPr>
          <w:rFonts w:hint="eastAsia"/>
          <w:sz w:val="22"/>
        </w:rPr>
        <w:instrText xml:space="preserve"> ADDIN ZOTERO_ITEM CSL_CITATION {"citationID":"4Sjd1C46","properties":{"formattedCitation":"\\uc0\\u65288{}Fujihara, 2024; Ding et al., 2016; VanderWeele et al., 2017a; Smith et al., 2019\\uc0\\u65289{}","plainCitation":"</w:instrText>
      </w:r>
      <w:r w:rsidR="003E386D">
        <w:rPr>
          <w:rFonts w:hint="eastAsia"/>
          <w:sz w:val="22"/>
        </w:rPr>
        <w:instrText>（</w:instrText>
      </w:r>
      <w:r w:rsidR="003E386D">
        <w:rPr>
          <w:rFonts w:hint="eastAsia"/>
          <w:sz w:val="22"/>
        </w:rPr>
        <w:instrText>Fujihara, 2024; Ding et al., 2016; VanderWeele et al., 2017a; Smith et al., 2019</w:instrText>
      </w:r>
      <w:r w:rsidR="003E386D">
        <w:rPr>
          <w:rFonts w:hint="eastAsia"/>
          <w:sz w:val="22"/>
        </w:rPr>
        <w:instrText>）</w:instrText>
      </w:r>
      <w:r w:rsidR="003E386D">
        <w:rPr>
          <w:rFonts w:hint="eastAsia"/>
          <w:sz w:val="22"/>
        </w:rPr>
        <w:instrText>","noteIndex":0},"citationItems":[{"id":25728,"uris":["http://zotero.org/users/9676737/items/ZTGFSF26"],"itemData":{"id":25728,"type":"article-journal","abstract":"Although the effect of socioeconomic backgr</w:instrText>
      </w:r>
      <w:r w:rsidR="003E386D">
        <w:rPr>
          <w:sz w:val="22"/>
        </w:rPr>
        <w:instrText>ound on children’s educational attainment has long been investigated, the extent to which high school mediates this effect has not been assessed from the causal mediation framework. This study investigates the direct effect of family income on educational attainment not mediated by the rank of high school, using data from longitudinal surveys of ninth-grade students in Japan (n = 1,790). Regression with residuals (RWR) analysis reveals that, although high school type mediates the effects of family income on university enrollment and relative educational attainment to some extent (approximately 25% and 33%, respectively), the direct effects of family income are considerable. The result also suggests a positive interaction effect between family income and high school selectivity, implying a boosting advantage pattern rather than a compensatory advantage. I argue that the analytical framework can be applied to many methodological settings in sociological studies.","citation-key":"Fujihara2024","container-tit</w:instrText>
      </w:r>
      <w:r w:rsidR="003E386D">
        <w:rPr>
          <w:rFonts w:hint="eastAsia"/>
          <w:sz w:val="22"/>
        </w:rPr>
        <w:instrText>le":"Social Science Research","DOI":"10.1016/j.ssresearch.2024.103077","ISSN":"0049-089X","journalAbbreviation":"Social Science Research","language":"en","note":"</w:instrText>
      </w:r>
      <w:r w:rsidR="003E386D">
        <w:rPr>
          <w:rFonts w:hint="eastAsia"/>
          <w:sz w:val="22"/>
        </w:rPr>
        <w:instrText>顶刊</w:instrText>
      </w:r>
      <w:r w:rsidR="003E386D">
        <w:rPr>
          <w:rFonts w:hint="eastAsia"/>
          <w:sz w:val="22"/>
        </w:rPr>
        <w:instrText>;gformula; CMAverse; Rcode","page":"103077","source":"ScienceDirect","title":"Identifying t</w:instrText>
      </w:r>
      <w:r w:rsidR="003E386D">
        <w:rPr>
          <w:sz w:val="22"/>
        </w:rPr>
        <w:instrText xml:space="preserve">he role of high school in educational inequality: A causal mediation approach","title-short":"Identifying the role of high school in educational inequality","volume":"124","author":[{"family":"Fujihara","given":"Sho"}],"issued":{"date-parts":[["2024",11,1]]}}},{"id":25790,"uris":["http://zotero.org/users/9676737/items/G93RTHFR"],"itemData":{"id":25790,"type":"article-journal","abstract":"Unmeasured confounding may undermine the validity of causal inference with observational studies. Sensitivity analysis provides an attractive way to partially circumvent this issue by assessing the potential influence of unmeasured confounding on causal conclusions. However, previous sensitivity analysis approaches often make strong and untestable assumptions such as having an unmeasured confounder that is binary, or having no interaction between the effects of the exposure and the confounder on the outcome, or having only one unmeasured confounder. Without imposing any assumptions on the unmeasured confounder or confounders, we derive a bounding factor and a sharp inequality such that the sensitivity analysis parameters must satisfy the inequality if an unmeasured confounder is to explain away the observed effect estimate or reduce it to a particular level. Our approach is easy to implement and involves only two sensitivity parameters. Surprisingly, our bounding factor, which makes no simplifying assumptions, is no more conservative than a number of previous sensitivity analysis techniques that do make assumptions. Our new bounding factor implies not only the traditional Cornfield conditions that both the relative risk of the exposure on the confounder and that of the confounder on the outcome must satisfy but also a high threshold that the maximum of these relative risks must satisfy. Furthermore, this new bounding factor can be viewed as a measure of the strength of confounding between the exposure and the outcome induced by a confounder.","citation-key":"Ding2016","container-title":"Epidemiology","DOI":"10.1097/EDE.0000000000000457","ISSN":"1044-3983","issue":"3","language":"en","page":"368-377","source":"journals.lww.com","title":"Sensitivity analysis without assumptions","volume":"27","author":[{"family":"Ding","given":"Peng"},{"family":"VanderWeele","given":"Tyler J."}],"issued":{"date-parts":[["2016",5]]}}},{"id":25701,"uris":["http://zotero.org/users/9676737/items/PTLEDTVN"],"itemData":{"id":25701,"type":"article-journal","abstract":"Sensitivity analysis is useful in assessing how robust an association is to potential unmeasured or uncontrolled confounding. This article introduces a new measure called the \"E-value,\" which is related to the evidence for causality in observational studies that are potentially subject to confounding. The E-value is defined as the minimum strength of association, on the risk ratio scale, that an unmeasured confounder would need to have with both the treatment and the outcome to fully explain away a specific treatment-outcome association, conditional on the measured covariates. A large E-value implies that considerable unmeasured confounding would be needed to explain away an effect estimate. A small E-value implies little unmeasured confounding would be needed to explain away an effect estimate. The authors propose that in all observational studies intended to produce evidence for causality, the E-value be reported or some other sensitivity analysis be used. They suggest calculating the E-value for both the observed association estimate (after adjustments for measured confounders) and the limit of the confidence interval closest to the null. If this were to become standard practice, the ability of the scientific community to assess evidence from observational studies would improve considerably, and ultimately, science would be strengthened.","citation-key":"VanderWeele2017","container-title":"Annals of Internal Medicine","DOI":"10.7326/M16-2607","ISSN":"1539-3704","issue":"4","journalAbbreviation":"Ann Intern Med","language":"en","note":"TLDR: An important approach to evaluating evidence for causation in the face of unmeasured confounding is sensitivity analysis (or bias analysis), and it is proposed that observational studies start reporting the E-value, a new measure related to evidence for causality.","page":"268-274","PMID":"28693043","source":"PubMed","title":"Sensitivity analysis in observational research: Introducing the E-value","title-short":"Sensitivity Analysis in Observational Research","volume":"167","author":[{"family":"VanderWeele","given":"Tyler J."},{"family":"Ding","given":"Peng"}],"issued":{"date-parts":[["2017",8,15]]}}},{"id":25704,"uris":["http://zotero.org/users/9676737/items/MEQZDXNW"],"itemData":{"id":25704,"type":"article-journal","abstract":"BACKGROUND: Mediation analysis is a powerful tool for understanding mechanisms, but conclusions about direct and indirect effects will be invalid if there is unmeasured confounding of the mediator-outcome relationship. Sensitivity analysis methods allow researchers to assess the extent of this bias but are not always used. One particularly straightforward technique that requires minimal assumptions is nonetheless difficult to interpret, and so would benefit from a more intuitive parameterization.\nMETHODS: We conducted an exhaustive numerical search over simulated mediation effects, calculating the proportion of scenarios in which a bound for unmeasured mediator-outcome confounding held under an alternative parameterization.\nRESULTS: In over 99% of cases, the bound for the bias held when we described the strength of confounding directly via the confounder-mediator relationship instead of via the conditional exposure-confounder relationship.\nCONCLUSIONS: Researchers can conduct sensitivity analysis using a method that describes the strength of the confounder-outcome relationship and the approximate strength of the confounder-mediator relationship that, together, would be required to explain away a direct or indirect effect.","citation-key":"Smith2019","container-title":"Epidemiology (Cambridge, Mass.)","DOI":"10.1097/EDE.0000000000001064","ISSN":"1531-5487","issue":"6","journalAbbreviation":"Epidemiology","language":"en","note":"TLDR: An exhaustive numerical search over simulated mediation effects found the bound for the bias held when the strength of confounding was described directly via the confounder-mediator relationship instead of via the conditional exposure-confounder relationship.","page":"835-837","PMID":"31348008","PMCID":"PMC6768718","source":"PubMed","title":"Mediational E-values: Approximate sensitivity analysis for unmeasured mediator-outcome confounding","title-short":"Mediational E-values","volume":"30","author":[{"family":"Smith","given":"Louisa H."},{"family":"VanderWeele","given":"Tyler J."}],"issued":{"date-parts":[["2019",11]]}}}],"schema":"https://github.com/citation-style-language/schema/raw/master/csl-citation.json"} </w:instrText>
      </w:r>
      <w:r w:rsidR="00D83FED">
        <w:rPr>
          <w:sz w:val="22"/>
        </w:rPr>
        <w:fldChar w:fldCharType="separate"/>
      </w:r>
      <w:r w:rsidR="005A7A5B" w:rsidRPr="005A7A5B">
        <w:rPr>
          <w:rFonts w:ascii="Times New Roman" w:hAnsi="Times New Roman" w:cs="Times New Roman" w:eastAsia="SimSun"/>
          <w:sz w:val="21"/>
          <w:szCs w:val="21"/>
          <w:rPrChange w:id="974" w:author="Codex" w:date="2026-10-05T16:32:41.313017+00:00">
            <w:rPr>
              <w:sz w:val="21"/>
              <w:szCs w:val="21"/>
            </w:rPr>
          </w:rPrChange>
        </w:rPr>
        <w:t>（</w:t>
      </w:r>
      <w:r w:rsidR="005A7A5B" w:rsidRPr="005A7A5B">
        <w:rPr>
          <w:rFonts w:ascii="Times New Roman" w:hAnsi="Times New Roman" w:cs="Times New Roman" w:eastAsia="SimSun"/>
          <w:sz w:val="21"/>
          <w:szCs w:val="21"/>
          <w:rPrChange w:id="975" w:author="Codex" w:date="2026-10-05T16:32:41.313017+00:00">
            <w:rPr>
              <w:sz w:val="21"/>
              <w:szCs w:val="21"/>
            </w:rPr>
          </w:rPrChange>
        </w:rPr>
        <w:t>Fujihara, 2024; Ding et al., 2016; VanderWeele et al., 2017a; Smith et al., 2019</w:t>
      </w:r>
      <w:r w:rsidR="005A7A5B" w:rsidRPr="005A7A5B">
        <w:rPr>
          <w:rFonts w:ascii="Times New Roman" w:hAnsi="Times New Roman" w:cs="Times New Roman" w:eastAsia="SimSun"/>
          <w:sz w:val="21"/>
          <w:szCs w:val="21"/>
          <w:rPrChange w:id="976" w:author="Codex" w:date="2026-10-05T16:32:41.313017+00:00">
            <w:rPr>
              <w:sz w:val="21"/>
              <w:szCs w:val="21"/>
            </w:rPr>
          </w:rPrChange>
        </w:rPr>
        <w:t>）</w:t>
      </w:r>
      <w:r w:rsidR="00D83FED">
        <w:rPr>
          <w:sz w:val="22"/>
        </w:rPr>
        <w:fldChar w:fldCharType="end"/>
      </w:r>
      <w:r>
        <w:rPr>
          <w:rFonts w:ascii="Times New Roman" w:hAnsi="Times New Roman" w:cs="Times New Roman" w:eastAsia="SimSun"/>
          <w:sz w:val="21"/>
          <w:szCs w:val="21"/>
          <w:rPrChange w:id="977" w:author="Codex" w:date="2026-10-05T16:32:41.313017+00:00">
            <w:rPr>
              <w:sz w:val="21"/>
              <w:szCs w:val="21"/>
            </w:rPr>
          </w:rPrChange>
        </w:rPr>
        <w:t>，但尚未按实际估计量适配，本稿不报告相应数值。</w:t>
      </w:r>
    </w:p>
    <w:p w14:paraId="54695217" w14:textId="42218296" w:rsidR="00D90731" w:rsidRPr="00270697" w:rsidRDefault="00D90731" w:rsidP="0089087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27" w:author="Codex" w:date="2026-10-05T16:32:41.313017+00:00">
            <w:rPr>
              <w:sz w:val="21"/>
              <w:szCs w:val="21"/>
            </w:rPr>
          </w:rPrChange>
        </w:rPr>
        <w:pPrChange w:id="978" w:author="Codex" w:date="2026-10-05T16:32:41.313017+00:00">
          <w:pPr>
            <w:pStyle w:val="af5"/>
            <w:snapToGrid w:val="0"/>
            <w:ind w:firstLine="420"/>
            <w:jc w:val="both"/>
          </w:pPr>
        </w:pPrChange>
      </w:pPr>
      <w:r>
        <w:rPr>
          <w:rFonts w:ascii="Times New Roman" w:hAnsi="Times New Roman" w:cs="Times New Roman" w:eastAsia="SimSun"/>
          <w:sz w:val="21"/>
          <w:szCs w:val="21"/>
          <w:rPrChange w:id="979" w:author="Codex" w:date="2026-10-05T16:32:41.313017+00:00">
            <w:rPr>
              <w:sz w:val="21"/>
              <w:szCs w:val="21"/>
            </w:rPr>
          </w:rPrChange>
        </w:rPr>
        <w:lastRenderedPageBreak/>
        <w:t>历史总体八链沿用</w:t>
      </w:r>
      <w:r>
        <w:rPr>
          <w:rFonts w:ascii="Times New Roman" w:hAnsi="Times New Roman" w:cs="Times New Roman" w:eastAsia="SimSun"/>
          <w:sz w:val="21"/>
          <w:szCs w:val="21"/>
          <w:rPrChange w:id="980" w:author="Codex" w:date="2026-10-05T16:32:41.313017+00:00">
            <w:rPr>
              <w:sz w:val="21"/>
              <w:szCs w:val="21"/>
            </w:rPr>
          </w:rPrChange>
        </w:rPr>
        <w:t>1,000</w:t>
      </w:r>
      <w:r>
        <w:rPr>
          <w:rFonts w:ascii="Times New Roman" w:hAnsi="Times New Roman" w:cs="Times New Roman" w:eastAsia="SimSun"/>
          <w:sz w:val="21"/>
          <w:szCs w:val="21"/>
          <w:rPrChange w:id="981" w:author="Codex" w:date="2026-10-05T16:32:41.313017+00:00">
            <w:rPr>
              <w:sz w:val="21"/>
              <w:szCs w:val="21"/>
            </w:rPr>
          </w:rPrChange>
        </w:rPr>
        <w:t>次逐记录</w:t>
      </w:r>
      <w:r>
        <w:rPr>
          <w:rFonts w:ascii="Times New Roman" w:hAnsi="Times New Roman" w:cs="Times New Roman" w:eastAsia="SimSun"/>
          <w:sz w:val="21"/>
          <w:szCs w:val="21"/>
          <w:rPrChange w:id="982" w:author="Codex" w:date="2026-10-05T16:32:41.313017+00:00">
            <w:rPr>
              <w:sz w:val="21"/>
              <w:szCs w:val="21"/>
            </w:rPr>
          </w:rPrChange>
        </w:rPr>
        <w:t>bootstrap</w:t>
      </w:r>
      <w:r>
        <w:rPr>
          <w:rFonts w:ascii="Times New Roman" w:hAnsi="Times New Roman" w:cs="Times New Roman" w:eastAsia="SimSun"/>
          <w:sz w:val="21"/>
          <w:szCs w:val="21"/>
          <w:rPrChange w:id="983" w:author="Codex" w:date="2026-10-05T16:32:41.313017+00:00">
            <w:rPr>
              <w:sz w:val="21"/>
              <w:szCs w:val="21"/>
            </w:rPr>
          </w:rPrChange>
        </w:rPr>
        <w:t>，</w:t>
      </w:r>
      <w:r>
        <w:rPr>
          <w:rFonts w:ascii="Times New Roman" w:hAnsi="Times New Roman" w:cs="Times New Roman" w:eastAsia="SimSun"/>
          <w:sz w:val="21"/>
          <w:szCs w:val="21"/>
          <w:rPrChange w:id="984" w:author="Codex" w:date="2026-10-05T16:32:41.313017+00:00">
            <w:rPr>
              <w:sz w:val="21"/>
              <w:szCs w:val="21"/>
            </w:rPr>
          </w:rPrChange>
        </w:rPr>
        <w:t>M=0/1</w:t>
      </w:r>
      <w:r>
        <w:rPr>
          <w:rFonts w:ascii="Times New Roman" w:hAnsi="Times New Roman" w:cs="Times New Roman" w:eastAsia="SimSun"/>
          <w:sz w:val="21"/>
          <w:szCs w:val="21"/>
          <w:rPrChange w:id="985" w:author="Codex" w:date="2026-10-05T16:32:41.313017+00:00">
            <w:rPr>
              <w:sz w:val="21"/>
              <w:szCs w:val="21"/>
            </w:rPr>
          </w:rPrChange>
        </w:rPr>
        <w:t>在同次抽样中配对，差值按两个</w:t>
      </w:r>
      <w:r>
        <w:rPr>
          <w:rFonts w:ascii="Times New Roman" w:hAnsi="Times New Roman" w:cs="Times New Roman" w:eastAsia="SimSun"/>
          <w:sz w:val="21"/>
          <w:szCs w:val="21"/>
          <w:rPrChange w:id="986" w:author="Codex" w:date="2026-10-05T16:32:41.313017+00:00">
            <w:rPr>
              <w:sz w:val="21"/>
              <w:szCs w:val="21"/>
            </w:rPr>
          </w:rPrChange>
        </w:rPr>
        <w:t>CDE OR</w:t>
      </w:r>
      <w:r>
        <w:rPr>
          <w:rFonts w:ascii="Times New Roman" w:hAnsi="Times New Roman" w:cs="Times New Roman" w:eastAsia="SimSun"/>
          <w:sz w:val="21"/>
          <w:szCs w:val="21"/>
          <w:rPrChange w:id="987" w:author="Codex" w:date="2026-10-05T16:32:41.313017+00:00">
            <w:rPr>
              <w:sz w:val="21"/>
              <w:szCs w:val="21"/>
            </w:rPr>
          </w:rPrChange>
        </w:rPr>
        <w:t>相减计算；这些区间未处理成年子女和家庭内的重复依赖。基础回归已按成年子女聚类，但夫妻与家庭关联仍可能使其不确定性不足。因此，主要结果解释为当前调整集下的关联，历史</w:t>
      </w:r>
      <w:r>
        <w:rPr>
          <w:rFonts w:ascii="Times New Roman" w:hAnsi="Times New Roman" w:cs="Times New Roman" w:eastAsia="SimSun"/>
          <w:sz w:val="21"/>
          <w:szCs w:val="21"/>
          <w:rPrChange w:id="988" w:author="Codex" w:date="2026-10-05T16:32:41.313017+00:00">
            <w:rPr>
              <w:sz w:val="21"/>
              <w:szCs w:val="21"/>
            </w:rPr>
          </w:rPrChange>
        </w:rPr>
        <w:t>CMAverse</w:t>
      </w:r>
      <w:r>
        <w:rPr>
          <w:rFonts w:ascii="Times New Roman" w:hAnsi="Times New Roman" w:cs="Times New Roman" w:eastAsia="SimSun"/>
          <w:sz w:val="21"/>
          <w:szCs w:val="21"/>
          <w:rPrChange w:id="989" w:author="Codex" w:date="2026-10-05T16:32:41.313017+00:00">
            <w:rPr>
              <w:sz w:val="21"/>
              <w:szCs w:val="21"/>
            </w:rPr>
          </w:rPrChange>
        </w:rPr>
        <w:t>结果同时受推断和识别限制；详见附录</w:t>
      </w:r>
      <w:r>
        <w:rPr>
          <w:rFonts w:ascii="Times New Roman" w:hAnsi="Times New Roman" w:cs="Times New Roman" w:eastAsia="SimSun"/>
          <w:sz w:val="21"/>
          <w:szCs w:val="21"/>
          <w:rPrChange w:id="990" w:author="Codex" w:date="2026-10-05T16:32:41.313017+00:00">
            <w:rPr>
              <w:sz w:val="21"/>
              <w:szCs w:val="21"/>
            </w:rPr>
          </w:rPrChange>
        </w:rPr>
        <w:t>B</w:t>
      </w:r>
      <w:r>
        <w:rPr>
          <w:rFonts w:ascii="Times New Roman" w:hAnsi="Times New Roman" w:cs="Times New Roman" w:eastAsia="SimSun"/>
          <w:sz w:val="21"/>
          <w:szCs w:val="21"/>
          <w:rPrChange w:id="991" w:author="Codex" w:date="2026-10-05T16:32:41.313017+00:00">
            <w:rPr>
              <w:sz w:val="21"/>
              <w:szCs w:val="21"/>
            </w:rPr>
          </w:rPrChange>
        </w:rPr>
        <w:t>。</w:t>
      </w:r>
    </w:p>
    <w:p w14:paraId="677F24E1" w14:textId="7FF68C79" w:rsidR="00FB24F4" w:rsidRDefault="00FB24F4">
      <w:pPr>
        <w:pStyle w:val="af5"/>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28" w:author="Codex" w:date="2026-10-05T16:32:41.313017+00:00">
            <w:rPr>
              <w:sz w:val="21"/>
              <w:szCs w:val="21"/>
            </w:rPr>
          </w:rPrChange>
        </w:rPr>
        <w:pPrChange w:id="992" w:author="Codex" w:date="2026-10-05T16:32:41.313017+00:00">
          <w:pPr>
            <w:pStyle w:val="af5"/>
            <w:ind w:firstLine="420"/>
            <w:jc w:val="both"/>
          </w:pPr>
        </w:pPrChange>
      </w:pPr>
      <w:r>
        <w:rPr>
          <w:rFonts w:ascii="Times New Roman" w:hAnsi="Times New Roman" w:cs="Times New Roman" w:eastAsia="SimSun"/>
          <w:sz w:val="21"/>
          <w:szCs w:val="21"/>
          <w:rPrChange w:id="993" w:author="Codex" w:date="2026-10-05T16:32:41.313017+00:00">
            <w:rPr>
              <w:sz w:val="21"/>
              <w:szCs w:val="21"/>
            </w:rPr>
          </w:rPrChange>
        </w:rPr>
        <w:t>异质性扩展单独采用</w:t>
      </w:r>
      <w:r>
        <w:rPr>
          <w:rFonts w:ascii="Times New Roman" w:hAnsi="Times New Roman" w:cs="Times New Roman" w:eastAsia="SimSun"/>
          <w:sz w:val="21"/>
          <w:szCs w:val="21"/>
          <w:rPrChange w:id="994" w:author="Codex" w:date="2026-10-05T16:32:41.313017+00:00">
            <w:rPr>
              <w:sz w:val="21"/>
              <w:szCs w:val="21"/>
            </w:rPr>
          </w:rPrChange>
        </w:rPr>
        <w:t>1,000</w:t>
      </w:r>
      <w:r>
        <w:rPr>
          <w:rFonts w:ascii="Times New Roman" w:hAnsi="Times New Roman" w:cs="Times New Roman" w:eastAsia="SimSun"/>
          <w:sz w:val="21"/>
          <w:szCs w:val="21"/>
          <w:rPrChange w:id="995" w:author="Codex" w:date="2026-10-05T16:32:41.313017+00:00">
            <w:rPr>
              <w:sz w:val="21"/>
              <w:szCs w:val="21"/>
            </w:rPr>
          </w:rPrChange>
        </w:rPr>
        <w:t>次共享连通组重抽样。连通组由成年子女、配偶、有效父母身份及对应年份的家庭联系构建，以保留重复亲子记录和相关群体之间的依赖；特殊父母编码不形成共同簇。在同一次抽样中分别重估两组及其</w:t>
      </w:r>
      <w:r>
        <w:rPr>
          <w:rFonts w:ascii="Times New Roman" w:hAnsi="Times New Roman" w:cs="Times New Roman" w:eastAsia="SimSun"/>
          <w:sz w:val="21"/>
          <w:szCs w:val="21"/>
          <w:rPrChange w:id="996" w:author="Codex" w:date="2026-10-05T16:32:41.313017+00:00">
            <w:rPr>
              <w:sz w:val="21"/>
              <w:szCs w:val="21"/>
            </w:rPr>
          </w:rPrChange>
        </w:rPr>
        <w:t>M=0/1</w:t>
      </w:r>
      <w:r>
        <w:rPr>
          <w:rFonts w:ascii="Times New Roman" w:hAnsi="Times New Roman" w:cs="Times New Roman" w:eastAsia="SimSun"/>
          <w:sz w:val="21"/>
          <w:szCs w:val="21"/>
          <w:rPrChange w:id="997" w:author="Codex" w:date="2026-10-05T16:32:41.313017+00:00">
            <w:rPr>
              <w:sz w:val="21"/>
              <w:szCs w:val="21"/>
            </w:rPr>
          </w:rPrChange>
        </w:rPr>
        <w:t>对比，直接检验总间接对比的</w:t>
      </w:r>
      <w:r>
        <w:rPr>
          <w:rFonts w:ascii="Times New Roman" w:hAnsi="Times New Roman" w:cs="Times New Roman" w:eastAsia="SimSun"/>
          <w:sz w:val="21"/>
          <w:szCs w:val="21"/>
          <w:rPrChange w:id="998" w:author="Codex" w:date="2026-10-05T16:32:41.313017+00:00">
            <w:rPr>
              <w:sz w:val="21"/>
              <w:szCs w:val="21"/>
            </w:rPr>
          </w:rPrChange>
        </w:rPr>
        <w:t>log OR</w:t>
      </w:r>
      <w:r>
        <w:rPr>
          <w:rFonts w:ascii="Times New Roman" w:hAnsi="Times New Roman" w:cs="Times New Roman" w:eastAsia="SimSun"/>
          <w:sz w:val="21"/>
          <w:szCs w:val="21"/>
          <w:rPrChange w:id="999" w:author="Codex" w:date="2026-10-05T16:32:41.313017+00:00">
            <w:rPr>
              <w:sz w:val="21"/>
              <w:szCs w:val="21"/>
            </w:rPr>
          </w:rPrChange>
        </w:rPr>
        <w:t>之差与配对</w:t>
      </w:r>
      <w:r>
        <w:rPr>
          <w:rFonts w:ascii="Times New Roman" w:hAnsi="Times New Roman" w:cs="Times New Roman" w:eastAsia="SimSun"/>
          <w:sz w:val="21"/>
          <w:szCs w:val="21"/>
          <w:rPrChange w:id="1000" w:author="Codex" w:date="2026-10-05T16:32:41.313017+00:00">
            <w:rPr>
              <w:sz w:val="21"/>
              <w:szCs w:val="21"/>
            </w:rPr>
          </w:rPrChange>
        </w:rPr>
        <w:t>CDE</w:t>
      </w:r>
      <w:r>
        <w:rPr>
          <w:rFonts w:ascii="Times New Roman" w:hAnsi="Times New Roman" w:cs="Times New Roman" w:eastAsia="SimSun"/>
          <w:sz w:val="21"/>
          <w:szCs w:val="21"/>
          <w:rPrChange w:id="1001" w:author="Codex" w:date="2026-10-05T16:32:41.313017+00:00">
            <w:rPr>
              <w:sz w:val="21"/>
              <w:szCs w:val="21"/>
            </w:rPr>
          </w:rPrChange>
        </w:rPr>
        <w:t>差异之差。两类各</w:t>
      </w:r>
      <w:r>
        <w:rPr>
          <w:rFonts w:ascii="Times New Roman" w:hAnsi="Times New Roman" w:cs="Times New Roman" w:eastAsia="SimSun"/>
          <w:sz w:val="21"/>
          <w:szCs w:val="21"/>
          <w:rPrChange w:id="1002" w:author="Codex" w:date="2026-10-05T16:32:41.313017+00:00">
            <w:rPr>
              <w:sz w:val="21"/>
              <w:szCs w:val="21"/>
            </w:rPr>
          </w:rPrChange>
        </w:rPr>
        <w:t>24</w:t>
      </w:r>
      <w:r>
        <w:rPr>
          <w:rFonts w:ascii="Times New Roman" w:hAnsi="Times New Roman" w:cs="Times New Roman" w:eastAsia="SimSun"/>
          <w:sz w:val="21"/>
          <w:szCs w:val="21"/>
          <w:rPrChange w:id="1003" w:author="Codex" w:date="2026-10-05T16:32:41.313017+00:00">
            <w:rPr>
              <w:sz w:val="21"/>
              <w:szCs w:val="21"/>
            </w:rPr>
          </w:rPrChange>
        </w:rPr>
        <w:t>项比较分别进行</w:t>
      </w:r>
      <w:r>
        <w:rPr>
          <w:rFonts w:ascii="Times New Roman" w:hAnsi="Times New Roman" w:cs="Times New Roman" w:eastAsia="SimSun"/>
          <w:sz w:val="21"/>
          <w:szCs w:val="21"/>
          <w:rPrChange w:id="1004" w:author="Codex" w:date="2026-10-05T16:32:41.313017+00:00">
            <w:rPr>
              <w:sz w:val="21"/>
              <w:szCs w:val="21"/>
            </w:rPr>
          </w:rPrChange>
        </w:rPr>
        <w:t>BH</w:t>
      </w:r>
      <w:r>
        <w:rPr>
          <w:rFonts w:ascii="Times New Roman" w:hAnsi="Times New Roman" w:cs="Times New Roman" w:eastAsia="SimSun"/>
          <w:sz w:val="21"/>
          <w:szCs w:val="21"/>
          <w:rPrChange w:id="1005" w:author="Codex" w:date="2026-10-05T16:32:41.313017+00:00">
            <w:rPr>
              <w:sz w:val="21"/>
              <w:szCs w:val="21"/>
            </w:rPr>
          </w:rPrChange>
        </w:rPr>
        <w:t>校正；普通</w:t>
      </w:r>
      <w:r>
        <w:rPr>
          <w:rFonts w:ascii="Times New Roman" w:hAnsi="Times New Roman" w:cs="Times New Roman" w:eastAsia="SimSun"/>
          <w:sz w:val="21"/>
          <w:szCs w:val="21"/>
          <w:rPrChange w:id="1006" w:author="Codex" w:date="2026-10-05T16:32:41.313017+00:00">
            <w:rPr>
              <w:sz w:val="21"/>
              <w:szCs w:val="21"/>
            </w:rPr>
          </w:rPrChange>
        </w:rPr>
        <w:t>95%</w:t>
      </w:r>
      <w:r>
        <w:rPr>
          <w:rFonts w:ascii="Times New Roman" w:hAnsi="Times New Roman" w:cs="Times New Roman" w:eastAsia="SimSun"/>
          <w:sz w:val="21"/>
          <w:szCs w:val="21"/>
          <w:rPrChange w:id="1007" w:author="Codex" w:date="2026-10-05T16:32:41.313017+00:00">
            <w:rPr>
              <w:sz w:val="21"/>
              <w:szCs w:val="21"/>
            </w:rPr>
          </w:rPrChange>
        </w:rPr>
        <w:t>区间不视为同时区间。</w:t>
      </w:r>
    </w:p>
    <w:p>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ins w:id="1" w:author="Codex" w:date="2026-10-05T14:02:24Z"/>
          <w:rFonts w:ascii="Times New Roman" w:hAnsi="Times New Roman" w:cs="Times New Roman" w:eastAsia="SimSun"/>
          <w:sz w:val="21"/>
          <w:szCs w:val="21"/>
        </w:rPr>
      </w:pPr>
      <w:ins w:id="2" w:author="Codex" w:date="2026-10-05T14:02:24Z">
        <w:r>
          <w:rPr>
            <w:rFonts w:ascii="Times New Roman" w:hAnsi="Times New Roman" w:cs="Times New Roman" w:eastAsia="SimSun"/>
            <w:sz w:val="21"/>
            <w:szCs w:val="21"/>
          </w:rPr>
          <w:t>本轮分析是在查看基础回归、历史八链和既有规格探索之后登记的追加探索。历史150项规格及其失败、镜像关系和选择记录保留；由此选出的11项候选以B=1000细化原定义下的估计，不视为独立样本确认。B表示bootstrap重复次数，而非分析样本量。历史调整集与新增分析的处理前调整集分别报告，不以旧定义下结果相近证明含未来信息的变量有效。</w:t>
        </w:r>
      </w:ins>
    </w:p>
    <w:p>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ins w:id="3" w:author="Codex" w:date="2026-10-05T14:02:24Z"/>
          <w:rFonts w:ascii="Times New Roman" w:hAnsi="Times New Roman" w:cs="Times New Roman" w:eastAsia="SimSun"/>
          <w:sz w:val="21"/>
          <w:szCs w:val="21"/>
        </w:rPr>
      </w:pPr>
      <w:ins w:id="1001722" w:author="Codex" w:date="2026-10-07T12:00:00Z">
        <w:r>
          <w:rPr>
            <w:rFonts w:ascii="Times New Roman" w:hAnsi="Times New Roman" w:cs="Times New Roman" w:eastAsia="SimSun"/>
            <w:sz w:val="21"/>
            <w:szCs w:val="21"/>
          </w:rPr>
          <w:t>新增14项分为四类：A类4项检验基期婚姻满意度对收入变化—期末支持发生概率关联的修饰；B类4项检验两部分模型合成的总体月均支持金额上的对应修饰；C类4项计算期末满意度分布与支持概率之间的完整模型化间接对比，其中C1、C2分别使用本人、配偶的期末婚姻总体满意度，C3/C4使用配偶对本人收入（经济贡献）的期末满意度；D类2项使用三波资料计算本人和配偶满意度的滞后间接对比。A/B的两种收入编码为绝对收入变化和相对收入跨越，分别考察本人及配偶基期满意度。满意度主对比为5分与不高于3分，4分保留为单独类别。各检验的样本与关联簇数量随资格及缺失情况分别报告。</w:t>
        </w:r>
      </w:ins>
    </w:p>
    <w:p>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ins w:id="5" w:author="Codex" w:date="2026-10-05T14:02:24Z"/>
          <w:rFonts w:ascii="Times New Roman" w:hAnsi="Times New Roman" w:cs="Times New Roman" w:eastAsia="SimSun"/>
          <w:sz w:val="21"/>
          <w:szCs w:val="21"/>
        </w:rPr>
      </w:pPr>
      <w:ins w:id="6" w:author="Codex" w:date="2026-10-05T14:02:24Z">
        <w:r>
          <w:rPr>
            <w:rFonts w:ascii="Times New Roman" w:hAnsi="Times New Roman" w:cs="Times New Roman" w:eastAsia="SimSun"/>
            <w:sz w:val="21"/>
            <w:szCs w:val="21"/>
          </w:rPr>
          <w:t>B类将是否提供支持与正值支持金额联合构成总体均值，不能用正值金额方程的单个系数代替总体金额对比。未提供支持与提供支持但金额缺失分别处理，不把后者赋零。C/D按登记的中介分布和结果模型计算完整间接对比，不以收入—满意度一段路径的显著性作为执行门槛；鉴于时序重叠及识别限制，使用“模型化间接对比”，不自动解释为已识别的自然间接效应。</w:t>
        </w:r>
      </w:ins>
    </w:p>
    <w:p>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ins w:id="7" w:author="Codex" w:date="2026-10-05T14:02:24Z"/>
          <w:rFonts w:ascii="Times New Roman" w:hAnsi="Times New Roman" w:cs="Times New Roman" w:eastAsia="SimSun"/>
          <w:sz w:val="21"/>
          <w:szCs w:val="21"/>
        </w:rPr>
      </w:pPr>
      <w:ins w:id="8" w:author="Codex" w:date="2026-10-05T14:02:24Z">
        <w:r>
          <w:rPr>
            <w:rFonts w:ascii="Times New Roman" w:hAnsi="Times New Roman" w:cs="Times New Roman" w:eastAsia="SimSun"/>
            <w:sz w:val="21"/>
            <w:szCs w:val="21"/>
          </w:rPr>
          <w:t>新增14项先运行B=200整簇bootstrap，按原登记共同支持、至少98%有效重复及精化规则筛选。合格初筛p≤.10或尾概率的Monte Carlo区间包含.05者，进入固定总重复数B=2000的精化；未入选者仍完整列示。效应区间与尾概率Monte Carlo区间分别报告。全14项同时呈现原始p及BH/BY调整结果；批内校正不能消除本研究此前的自适应选择历史。次级和敏感性分析沿各自登记执行，不能将其中的单个组件关联转述为婚姻满意度机制获得支持。bootstrap有效比例不足时保留估计与失败记录，暂缓正式推断。</w:t>
        </w:r>
      </w:ins>
    </w:p>
    <w:p>
      <w:pPr>
        <w:pStyle w:val="afffa"/>
        <w:keepNext/>
        <w:snapToGrid w:val="0"/>
        <w:spacing w:before="156" w:after="100" w:line="360" w:lineRule="exact"/>
        <w:ind w:firstLine="420"/>
        <w:rPr>
          <w:ins w:id="1001429" w:author="Codex" w:date="2026-10-06T05:40:41Z"/>
        </w:rPr>
      </w:pPr>
      <w:ins w:id="1001430" w:author="Codex" w:date="2026-10-06T05:40:41Z">
        <w:r>
          <w:rPr>
            <w:rFonts w:ascii="Times New Roman" w:hAnsi="Times New Roman" w:eastAsia="SimSun" w:cs="Times New Roman"/>
            <w:sz w:val="21"/>
            <w:szCs w:val="21"/>
          </w:rPr>
          <w:t>4. 选择后的限定复核</w:t>
        </w:r>
      </w:ins>
    </w:p>
    <w:p>
      <w:pPr>
        <w:pStyle w:val="af5"/>
        <w:snapToGrid w:val="0"/>
        <w:ind w:firstLine="420"/>
        <w:jc w:val="both"/>
        <w:rPr>
          <w:ins w:id="1001431" w:author="Codex" w:date="2026-10-06T05:40:41Z"/>
          <w:sz w:val="21"/>
          <w:szCs w:val="21"/>
        </w:rPr>
      </w:pPr>
      <w:ins w:id="1001432" w:author="Codex" w:date="2026-10-06T05:40:41Z">
        <w:r>
          <w:rPr>
            <w:rFonts w:ascii="Times New Roman" w:hAnsi="Times New Roman" w:eastAsia="SimSun" w:cs="Times New Roman"/>
            <w:sz w:val="21"/>
            <w:szCs w:val="21"/>
          </w:rPr>
          <w:t>在既有探索结果基础上，本研究进一步固定P1、P2、P3、N1和N2五项复核任务，不将其视为独立验证。P1和P2分别对应本人相对婚姻满意度地位跃迁及夫妻满意度分差变化两个候选；仅从原调整集中删除跨波累计的父辈支持变量dwm_begin，保持各自原完整案例样本、共享整簇抽样索引与种子，以1,000次配对重复比较新旧估计，并考察修订模型的分期方向和逐簇影响。ΔOR定义为固定两种中介状态时标准化边际OR之差，零假设为0；TNIE为OR，零假设为1。ΔOR不表示概率或百分点变化。</w:t>
        </w:r>
      </w:ins>
    </w:p>
    <w:p>
      <w:pPr>
        <w:pStyle w:val="af5"/>
        <w:snapToGrid w:val="0"/>
        <w:ind w:firstLine="420"/>
        <w:jc w:val="both"/>
        <w:rPr>
          <w:ins w:id="1001482" w:author="Codex" w:date="2026-10-06T15:06:37Z"/>
          <w:sz w:val="21"/>
          <w:szCs w:val="21"/>
        </w:rPr>
      </w:pPr>
      <w:ins w:id="1001483" w:author="Codex" w:date="2026-10-06T15:06:37Z">
        <w:r>
          <w:rPr>
            <w:rFonts w:ascii="Times New Roman" w:hAnsi="Times New Roman" w:eastAsia="SimSun" w:cs="Times New Roman"/>
            <w:sz w:val="21"/>
            <w:szCs w:val="21"/>
          </w:rPr>
          <w:t>三状态金额复核在12,634条合格记录上，将是否支持的Logit模型与正值金额的Gamma/Log模型合成总体月均金额。分别在基期本人满意度≤3分、4分和5分状态下，比较收入增加与未增加的标准化金额；再对“5分减≤3分”与“5分减4分”组成的二维向量进行整体检验。原金额与预定99%封顶金额并列报告。原金额的数值失败已在同一样本、模型和2,000份整簇抽样下修复；技术验证及检验规则见附录E。</w:t>
        </w:r>
      </w:ins>
    </w:p>
    <w:p>
      <w:pPr>
        <w:pStyle w:val="af5"/>
        <w:snapToGrid w:val="0"/>
        <w:ind w:firstLine="420"/>
        <w:jc w:val="both"/>
        <w:rPr>
          <w:ins w:id="1001484" w:author="Codex" w:date="2026-10-06T15:06:37Z"/>
          <w:sz w:val="21"/>
          <w:szCs w:val="21"/>
        </w:rPr>
      </w:pPr>
      <w:ins w:id="1001485" w:author="Codex" w:date="2026-10-06T15:06:37Z">
        <w:r>
          <w:rPr>
            <w:rFonts w:ascii="Times New Roman" w:hAnsi="Times New Roman" w:eastAsia="SimSun" w:cs="Times New Roman"/>
            <w:sz w:val="21"/>
            <w:szCs w:val="21"/>
          </w:rPr>
          <w:t>N1在本人—波次资料上拟合线性概率模型，将本人及配偶满意度、本人收入分别分解为个人观察期均值与个人内偏差，并控制波次、性别、年龄及其平方、教育、户口和已观测合格父母槽数；标准误按统一亲属—家庭簇进行HC1调整。该模型描述已观测合格父母槽的支持发生关联，不是亲子二元组中介模型，也不是本人固定效应模型。N2仅复用既有分期点估计。N1四项满意度检验与P3两项整体检验组成固定六项家族，报告BH与BY调整；本次数值修复后六项均可估计，调整分母固定为6，批内调整不覆盖此前全部自适应搜索。</w:t>
        </w:r>
      </w:ins>
    </w:p>
    <w:p w14:paraId="13B6B47E" w14:textId="7FF68C7B" w:rsidR="005375B4" w:rsidRDefault="005375B4" w:rsidP="005375B4">
      <w:pPr>
        <w:pStyle w:val="aff2"/>
        <w:keepNext/>
        <w:snapToGrid w:val="0"/>
        <w:spacing w:before="312" w:after="312" w:line="360" w:lineRule="exact"/>
        <w:ind w:firstLine="420"/>
      </w:pPr>
      <w:r>
        <w:t>三、研究结果</w:t>
      </w:r>
    </w:p>
    <w:p w14:paraId="6336F6B3" w14:textId="7FF68C7D" w:rsidR="003D0255" w:rsidRDefault="005375B4" w:rsidP="005375B4">
      <w:pPr>
        <w:pStyle w:val="aff4"/>
        <w:keepNext/>
        <w:snapToGrid w:val="0"/>
        <w:spacing w:before="156" w:after="156" w:line="360" w:lineRule="exact"/>
        <w:ind w:firstLine="428"/>
      </w:pPr>
      <w:r>
        <w:t>（一）样本与变量分布</w:t>
      </w:r>
    </w:p>
    <w:p w14:paraId="4EA32251" w14:textId="7FF68C8B"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29" w:author="Codex" w:date="2026-10-05T16:32:41.313017+00:00">
            <w:rPr>
              <w:sz w:val="21"/>
              <w:szCs w:val="21"/>
            </w:rPr>
          </w:rPrChange>
        </w:rPr>
        <w:pPrChange w:id="1008" w:author="Codex" w:date="2026-10-05T16:32:41.313017+00:00">
          <w:pPr>
            <w:pStyle w:val="af5"/>
            <w:snapToGrid w:val="0"/>
            <w:ind w:firstLine="420"/>
            <w:jc w:val="both"/>
          </w:pPr>
        </w:pPrChange>
      </w:pPr>
      <w:r>
        <w:rPr>
          <w:rFonts w:ascii="Times New Roman" w:hAnsi="Times New Roman" w:cs="Times New Roman" w:eastAsia="SimSun"/>
          <w:sz w:val="21"/>
          <w:szCs w:val="21"/>
          <w:rPrChange w:id="1009" w:author="Codex" w:date="2026-10-05T16:32:41.313017+00:00">
            <w:rPr>
              <w:sz w:val="21"/>
              <w:szCs w:val="21"/>
            </w:rPr>
          </w:rPrChange>
        </w:rPr>
        <w:t>表</w:t>
      </w:r>
      <w:del w:id="1001373" w:author="Codex" w:date="2026-10-06T05:40:41Z">
        <w:r>
          <w:rPr>
            <w:rFonts w:ascii="Times New Roman" w:hAnsi="Times New Roman" w:cs="Times New Roman" w:eastAsia="SimSun"/>
            <w:sz w:val="21"/>
            <w:szCs w:val="21"/>
            <w:rPrChange w:id="1010" w:author="Codex" w:date="2026-10-05T16:32:41.313017+00:00">
              <w:rPr>
                <w:sz w:val="21"/>
                <w:szCs w:val="21"/>
              </w:rPr>
            </w:rPrChange>
          </w:rPr>
          <w:delText>1</w:delText>
        </w:r>
      </w:del>
      <w:ins w:id="1001374" w:author="Codex" w:date="2026-10-06T05:40:41Z">
        <w:r>
          <w:rPr>
            <w:rFonts w:ascii="Times New Roman" w:hAnsi="Times New Roman" w:cs="Times New Roman" w:eastAsia="SimSun"/>
            <w:sz w:val="21"/>
            <w:szCs w:val="21"/>
          </w:rPr>
          <w:t>2</w:t>
        </w:r>
      </w:ins>
      <w:r>
        <w:rPr>
          <w:rFonts w:ascii="Times New Roman" w:hAnsi="Times New Roman" w:cs="Times New Roman" w:eastAsia="SimSun"/>
          <w:sz w:val="21"/>
          <w:szCs w:val="21"/>
          <w:rPrChange w:id="1011" w:author="Codex" w:date="2026-10-05T16:32:41.313017+00:00">
            <w:rPr>
              <w:sz w:val="21"/>
              <w:szCs w:val="21"/>
            </w:rPr>
          </w:rPrChange>
        </w:rPr>
        <w:t>汇总相邻两波样本中的主要变量。后续分析并不对所有记录使用同一个转移分母：满意度已处于最高分者不能继续在量表上提升，基期已高于配偶者也不属于相对位置升级的风险集。因而表</w:t>
      </w:r>
      <w:del w:id="1001375" w:author="Codex" w:date="2026-10-06T05:40:41Z">
        <w:r>
          <w:rPr>
            <w:rFonts w:ascii="Times New Roman" w:hAnsi="Times New Roman" w:cs="Times New Roman" w:eastAsia="SimSun"/>
            <w:sz w:val="21"/>
            <w:szCs w:val="21"/>
            <w:rPrChange w:id="1012" w:author="Codex" w:date="2026-10-05T16:32:41.313017+00:00">
              <w:rPr>
                <w:sz w:val="21"/>
                <w:szCs w:val="21"/>
              </w:rPr>
            </w:rPrChange>
          </w:rPr>
          <w:delText>2.1</w:delText>
        </w:r>
      </w:del>
      <w:ins w:id="1001376" w:author="Codex" w:date="2026-10-06T05:40:41Z">
        <w:r>
          <w:rPr>
            <w:rFonts w:ascii="Times New Roman" w:hAnsi="Times New Roman" w:cs="Times New Roman" w:eastAsia="SimSun"/>
            <w:sz w:val="21"/>
            <w:szCs w:val="21"/>
          </w:rPr>
          <w:t>3</w:t>
        </w:r>
      </w:ins>
      <w:r>
        <w:rPr>
          <w:rFonts w:ascii="Times New Roman" w:hAnsi="Times New Roman" w:cs="Times New Roman" w:eastAsia="SimSun"/>
          <w:sz w:val="21"/>
          <w:szCs w:val="21"/>
          <w:rPrChange w:id="1013" w:author="Codex" w:date="2026-10-05T16:32:41.313017+00:00">
            <w:rPr>
              <w:sz w:val="21"/>
              <w:szCs w:val="21"/>
            </w:rPr>
          </w:rPrChange>
        </w:rPr>
        <w:t>和表</w:t>
      </w:r>
      <w:del w:id="1001377" w:author="Codex" w:date="2026-10-06T05:40:41Z">
        <w:r>
          <w:rPr>
            <w:rFonts w:ascii="Times New Roman" w:hAnsi="Times New Roman" w:cs="Times New Roman" w:eastAsia="SimSun"/>
            <w:sz w:val="21"/>
            <w:szCs w:val="21"/>
            <w:rPrChange w:id="1014" w:author="Codex" w:date="2026-10-05T16:32:41.313017+00:00">
              <w:rPr>
                <w:sz w:val="21"/>
                <w:szCs w:val="21"/>
              </w:rPr>
            </w:rPrChange>
          </w:rPr>
          <w:delText>2.2</w:delText>
        </w:r>
      </w:del>
      <w:ins w:id="1001378" w:author="Codex" w:date="2026-10-06T05:40:41Z">
        <w:r>
          <w:rPr>
            <w:rFonts w:ascii="Times New Roman" w:hAnsi="Times New Roman" w:cs="Times New Roman" w:eastAsia="SimSun"/>
            <w:sz w:val="21"/>
            <w:szCs w:val="21"/>
          </w:rPr>
          <w:t>4</w:t>
        </w:r>
      </w:ins>
      <w:r>
        <w:rPr>
          <w:rFonts w:ascii="Times New Roman" w:hAnsi="Times New Roman" w:cs="Times New Roman" w:eastAsia="SimSun"/>
          <w:sz w:val="21"/>
          <w:szCs w:val="21"/>
          <w:rPrChange w:id="1015" w:author="Codex" w:date="2026-10-05T16:32:41.313017+00:00">
            <w:rPr>
              <w:sz w:val="21"/>
              <w:szCs w:val="21"/>
            </w:rPr>
          </w:rPrChange>
        </w:rPr>
        <w:t>另列各候选链的样本与事件分布，避免将不同资格总体的发生率直接混同。</w:t>
      </w:r>
    </w:p>
    <w:p w14:paraId="63686FD7" w14:textId="7FF68C91"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8630" w:author="Codex" w:date="2026-10-05T16:32:41.313017+00:00">
            <w:rPr>
              <w:rFonts w:cs="Times New Roman"/>
              <w:szCs w:val="21"/>
            </w:rPr>
          </w:rPrChange>
        </w:rPr>
        <w:pPrChange w:id="1016" w:author="Codex" w:date="2026-10-05T16:32:41.313017+00:00">
          <w:pPr>
            <w:pStyle w:val="affa"/>
            <w:keepNext/>
            <w:keepLines/>
            <w:snapToGrid w:val="0"/>
            <w:spacing w:beforeLines="0" w:before="0" w:line="360" w:lineRule="exact"/>
            <w:ind w:firstLineChars="0" w:firstLine="0"/>
          </w:pPr>
        </w:pPrChange>
      </w:pPr>
      <w:r>
        <w:rPr>
          <w:rFonts w:ascii="Times New Roman" w:hAnsi="Times New Roman" w:cs="Times New Roman" w:eastAsia="KaiTi"/>
          <w:b w:val="0"/>
          <w:bCs w:val="0"/>
          <w:sz w:val="21"/>
          <w:szCs w:val="21"/>
          <w:rPrChange w:id="1017" w:author="Codex" w:date="2026-10-05T16:32:41.313017+00:00">
            <w:rPr>
              <w:rFonts w:cs="Times New Roman"/>
              <w:szCs w:val="21"/>
            </w:rPr>
          </w:rPrChange>
        </w:rPr>
        <w:t>表</w:t>
      </w:r>
      <w:del w:id="1001379" w:author="Codex" w:date="2026-10-06T05:40:41Z">
        <w:r>
          <w:rPr>
            <w:rFonts w:ascii="Times New Roman" w:hAnsi="Times New Roman" w:cs="Times New Roman" w:eastAsia="KaiTi"/>
            <w:b w:val="0"/>
            <w:bCs w:val="0"/>
            <w:sz w:val="21"/>
            <w:szCs w:val="21"/>
            <w:rPrChange w:id="1018" w:author="Codex" w:date="2026-10-05T16:32:41.313017+00:00">
              <w:rPr>
                <w:rFonts w:cs="Times New Roman"/>
                <w:szCs w:val="21"/>
              </w:rPr>
            </w:rPrChange>
          </w:rPr>
          <w:delText xml:space="preserve">1 </w:delText>
        </w:r>
      </w:del>
      <w:ins w:id="1001380" w:author="Codex" w:date="2026-10-06T05:40:41Z">
        <w:r>
          <w:rPr>
            <w:rFonts w:ascii="Times New Roman" w:hAnsi="Times New Roman" w:cs="Times New Roman" w:eastAsia="KaiTi"/>
            <w:b w:val="0"/>
            <w:bCs w:val="0"/>
            <w:sz w:val="21"/>
            <w:szCs w:val="21"/>
          </w:rPr>
          <w:t xml:space="preserve">2 </w:t>
        </w:r>
      </w:ins>
      <w:r>
        <w:rPr>
          <w:rFonts w:ascii="Times New Roman" w:hAnsi="Times New Roman" w:cs="Times New Roman" w:eastAsia="KaiTi"/>
          <w:b w:val="0"/>
          <w:bCs w:val="0"/>
          <w:sz w:val="21"/>
          <w:szCs w:val="21"/>
          <w:rPrChange w:id="1019" w:author="Codex" w:date="2026-10-05T16:32:41.313017+00:00">
            <w:rPr>
              <w:rFonts w:cs="Times New Roman"/>
              <w:szCs w:val="21"/>
            </w:rPr>
          </w:rPrChange>
        </w:rPr>
        <w:t>描述性统计</w:t>
      </w:r>
    </w:p>
    <w:tbl>
      <w:tblPr>
        <w:tblStyle w:val="a3"/>
        <w:tblW w:w="0" w:type="auto"/>
        <w:jc w:val="center"/>
        <w:tblBorders>
          <w:top w:val="single" w:sz="12" w:color="000000"/>
          <w:left w:val="nil"/>
          <w:bottom w:val="single" w:sz="12" w:color="000000"/>
          <w:right w:val="nil"/>
          <w:insideH w:val="nil"/>
          <w:insideV w:val="nil"/>
        </w:tblBorders>
        <w:tblLook w:val="0420" w:firstRow="1" w:lastRow="0" w:firstColumn="0" w:lastColumn="0" w:noHBand="0" w:noVBand="1"/>
        <w:tblPrChange w:id="1020" w:author="Codex" w:date="2026-10-05T16:32:41.313017+00:00">
          <w:tblPr>
            <w:tblStyle w:val="a3"/>
            <w:tblW w:w="0" w:type="auto"/>
            <w:jc w:val="center"/>
            <w:tblBorders>
              <w:top w:val="single" w:sz="12" w:space="0" w:color="000000"/>
              <w:left w:val="nil"/>
              <w:bottom w:val="single" w:sz="12" w:space="0" w:color="000000"/>
              <w:right w:val="nil"/>
              <w:insideH w:val="nil"/>
              <w:insideV w:val="nil"/>
            </w:tblBorders>
            <w:tblLook w:val="0420" w:firstRow="1" w:lastRow="0" w:firstColumn="0" w:lastColumn="0" w:noHBand="0" w:noVBand="1"/>
          </w:tblPr>
        </w:tblPrChange>
      </w:tblPr>
      <w:tblGrid>
        <w:gridCol w:w="4935"/>
        <w:gridCol w:w="1569"/>
        <w:gridCol w:w="1552"/>
        <w:gridCol w:w="1552"/>
        <w:gridCol w:w="834"/>
        <w:gridCol w:w="729"/>
      </w:tblGrid>
      <w:tr w:rsidR="00352AB8" w14:paraId="6682E0C3" w14:textId="77777777" w:rsidTr="000744B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color="000000"/>
              <w:left w:val="nil"/>
              <w:bottom w:val="single" w:sz="4" w:color="000000"/>
              <w:right w:val="nil"/>
              <w:insideH w:val="nil"/>
              <w:insideV w:val="nil"/>
            </w:tcBorders>
            <w:shd w:val="clear" w:color="auto" w:fill="FFFFFF"/>
            <w:tcMar>
              <w:top w:w="0" w:type="dxa"/>
              <w:left w:w="102" w:type="dxa"/>
              <w:bottom w:w="0" w:type="dxa"/>
              <w:right w:w="102" w:type="dxa"/>
            </w:tcMar>
            <w:tcPrChange w:id="1021" w:author="Codex" w:date="2026-10-05T16:32:41.313017+00:00">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tcPrChange>
          </w:tcPr>
          <w:p w14:paraId="389772F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31" w:author="Codex" w:date="2026-10-05T16:32:41.313017+00:00">
                  <w:rPr>
                    <w:bCs w:val="0"/>
                    <w:color w:val="000000"/>
                    <w:sz w:val="21"/>
                    <w:szCs w:val="21"/>
                  </w:rPr>
                </w:rPrChange>
              </w:rPr>
              <w:pPrChange w:id="102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023" w:author="Codex" w:date="2026-10-05T16:32:41.313017+00:00">
                  <w:rPr>
                    <w:bCs w:val="0"/>
                    <w:color w:val="000000"/>
                    <w:sz w:val="21"/>
                    <w:szCs w:val="21"/>
                  </w:rPr>
                </w:rPrChange>
              </w:rPr>
              <w:t xml:space="preserve">     </w:t>
            </w:r>
          </w:p>
        </w:tc>
        <w:tc>
          <w:tcPr>
            <w:tcW w:w="0" w:type="auto"/>
            <w:tcBorders>
              <w:top w:val="single" w:sz="12" w:color="000000"/>
              <w:left w:val="nil"/>
              <w:bottom w:val="single" w:sz="4" w:color="000000"/>
              <w:right w:val="nil"/>
              <w:insideH w:val="nil"/>
              <w:insideV w:val="nil"/>
            </w:tcBorders>
            <w:shd w:val="clear" w:color="auto" w:fill="FFFFFF"/>
            <w:tcMar>
              <w:top w:w="0" w:type="dxa"/>
              <w:left w:w="102" w:type="dxa"/>
              <w:bottom w:w="0" w:type="dxa"/>
              <w:right w:w="102" w:type="dxa"/>
            </w:tcMar>
            <w:tcPrChange w:id="1024" w:author="Codex" w:date="2026-10-05T16:32:41.313017+00:00">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tcPrChange>
          </w:tcPr>
          <w:p w14:paraId="2521F16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32" w:author="Codex" w:date="2026-10-05T16:32:41.313017+00:00">
                  <w:rPr>
                    <w:bCs w:val="0"/>
                    <w:color w:val="000000"/>
                    <w:sz w:val="21"/>
                    <w:szCs w:val="21"/>
                  </w:rPr>
                </w:rPrChange>
              </w:rPr>
              <w:pPrChange w:id="102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026"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027" w:author="Codex" w:date="2026-10-05T16:32:41.313017+00:00">
                  <w:rPr>
                    <w:bCs w:val="0"/>
                    <w:color w:val="000000"/>
                    <w:sz w:val="21"/>
                    <w:szCs w:val="21"/>
                  </w:rPr>
                </w:rPrChange>
              </w:rPr>
              <w:t>全样本</w:t>
            </w:r>
            <w:r>
              <w:rPr>
                <w:rFonts w:ascii="Times New Roman" w:hAnsi="Times New Roman" w:cs="Times New Roman" w:eastAsia="SimSun"/>
                <w:b w:val="0"/>
                <w:bCs w:val="0"/>
                <w:color w:val="000000"/>
                <w:sz w:val="21"/>
                <w:szCs w:val="21"/>
                <w:rPrChange w:id="1028" w:author="Codex" w:date="2026-10-05T16:32:41.313017+00:00">
                  <w:rPr>
                    <w:bCs w:val="0"/>
                    <w:color w:val="000000"/>
                    <w:sz w:val="21"/>
                    <w:szCs w:val="21"/>
                  </w:rPr>
                </w:rPrChange>
              </w:rPr>
              <w:t xml:space="preserve">     </w:t>
            </w:r>
          </w:p>
        </w:tc>
        <w:tc>
          <w:tcPr>
            <w:tcW w:w="0" w:type="auto"/>
            <w:tcBorders>
              <w:top w:val="single" w:sz="12" w:color="000000"/>
              <w:left w:val="nil"/>
              <w:bottom w:val="single" w:sz="4" w:color="000000"/>
              <w:right w:val="nil"/>
              <w:insideH w:val="nil"/>
              <w:insideV w:val="nil"/>
            </w:tcBorders>
            <w:shd w:val="clear" w:color="auto" w:fill="FFFFFF"/>
            <w:tcMar>
              <w:top w:w="0" w:type="dxa"/>
              <w:left w:w="102" w:type="dxa"/>
              <w:bottom w:w="0" w:type="dxa"/>
              <w:right w:w="102" w:type="dxa"/>
            </w:tcMar>
            <w:tcPrChange w:id="1029" w:author="Codex" w:date="2026-10-05T16:32:41.313017+00:00">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tcPrChange>
          </w:tcPr>
          <w:p w14:paraId="2236D27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33" w:author="Codex" w:date="2026-10-05T16:32:41.313017+00:00">
                  <w:rPr>
                    <w:bCs w:val="0"/>
                    <w:color w:val="000000"/>
                    <w:sz w:val="21"/>
                    <w:szCs w:val="21"/>
                  </w:rPr>
                </w:rPrChange>
              </w:rPr>
              <w:pPrChange w:id="103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31" w:author="Codex" w:date="2026-10-05T16:32:41.313017+00:00">
                  <w:rPr>
                    <w:bCs w:val="0"/>
                    <w:color w:val="000000"/>
                    <w:sz w:val="21"/>
                    <w:szCs w:val="21"/>
                  </w:rPr>
                </w:rPrChange>
              </w:rPr>
              <w:t xml:space="preserve">   2018-2020   </w:t>
            </w:r>
          </w:p>
        </w:tc>
        <w:tc>
          <w:tcPr>
            <w:tcW w:w="0" w:type="auto"/>
            <w:tcBorders>
              <w:top w:val="single" w:sz="12" w:color="000000"/>
              <w:left w:val="nil"/>
              <w:bottom w:val="single" w:sz="4" w:color="000000"/>
              <w:right w:val="nil"/>
              <w:insideH w:val="nil"/>
              <w:insideV w:val="nil"/>
            </w:tcBorders>
            <w:shd w:val="clear" w:color="auto" w:fill="FFFFFF"/>
            <w:tcMar>
              <w:top w:w="0" w:type="dxa"/>
              <w:left w:w="102" w:type="dxa"/>
              <w:bottom w:w="0" w:type="dxa"/>
              <w:right w:w="102" w:type="dxa"/>
            </w:tcMar>
            <w:tcPrChange w:id="1032" w:author="Codex" w:date="2026-10-05T16:32:41.313017+00:00">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tcPrChange>
          </w:tcPr>
          <w:p w14:paraId="2C33DA3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34" w:author="Codex" w:date="2026-10-05T16:32:41.313017+00:00">
                  <w:rPr>
                    <w:bCs w:val="0"/>
                    <w:color w:val="000000"/>
                    <w:sz w:val="21"/>
                    <w:szCs w:val="21"/>
                  </w:rPr>
                </w:rPrChange>
              </w:rPr>
              <w:pPrChange w:id="103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34" w:author="Codex" w:date="2026-10-05T16:32:41.313017+00:00">
                  <w:rPr>
                    <w:bCs w:val="0"/>
                    <w:color w:val="000000"/>
                    <w:sz w:val="21"/>
                    <w:szCs w:val="21"/>
                  </w:rPr>
                </w:rPrChange>
              </w:rPr>
              <w:t xml:space="preserve">   2020-2022   </w:t>
            </w:r>
          </w:p>
        </w:tc>
        <w:tc>
          <w:tcPr>
            <w:tcW w:w="0" w:type="auto"/>
            <w:tcBorders>
              <w:top w:val="single" w:sz="12" w:color="000000"/>
              <w:left w:val="nil"/>
              <w:bottom w:val="single" w:sz="4" w:color="000000"/>
              <w:right w:val="nil"/>
              <w:insideH w:val="nil"/>
              <w:insideV w:val="nil"/>
            </w:tcBorders>
            <w:shd w:val="clear" w:color="auto" w:fill="FFFFFF"/>
            <w:tcMar>
              <w:top w:w="0" w:type="dxa"/>
              <w:left w:w="102" w:type="dxa"/>
              <w:bottom w:w="0" w:type="dxa"/>
              <w:right w:w="102" w:type="dxa"/>
            </w:tcMar>
            <w:tcPrChange w:id="1035" w:author="Codex" w:date="2026-10-05T16:32:41.313017+00:00">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tcPrChange>
          </w:tcPr>
          <w:p w14:paraId="5C48684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35" w:author="Codex" w:date="2026-10-05T16:32:41.313017+00:00">
                  <w:rPr>
                    <w:bCs w:val="0"/>
                    <w:color w:val="000000"/>
                    <w:sz w:val="21"/>
                    <w:szCs w:val="21"/>
                  </w:rPr>
                </w:rPrChange>
              </w:rPr>
              <w:pPrChange w:id="103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37" w:author="Codex" w:date="2026-10-05T16:32:41.313017+00:00">
                  <w:rPr>
                    <w:bCs w:val="0"/>
                    <w:color w:val="000000"/>
                    <w:sz w:val="21"/>
                    <w:szCs w:val="21"/>
                  </w:rPr>
                </w:rPrChange>
              </w:rPr>
              <w:t>p-value</w:t>
            </w:r>
          </w:p>
        </w:tc>
        <w:tc>
          <w:tcPr>
            <w:tcW w:w="0" w:type="auto"/>
            <w:tcBorders>
              <w:top w:val="single" w:sz="12" w:color="000000"/>
              <w:left w:val="nil"/>
              <w:bottom w:val="single" w:sz="4" w:color="000000"/>
              <w:right w:val="nil"/>
              <w:insideH w:val="nil"/>
              <w:insideV w:val="nil"/>
            </w:tcBorders>
            <w:shd w:val="clear" w:color="auto" w:fill="FFFFFF"/>
            <w:tcMar>
              <w:top w:w="0" w:type="dxa"/>
              <w:left w:w="102" w:type="dxa"/>
              <w:bottom w:w="0" w:type="dxa"/>
              <w:right w:w="102" w:type="dxa"/>
            </w:tcMar>
            <w:tcPrChange w:id="1038" w:author="Codex" w:date="2026-10-05T16:32:41.313017+00:00">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tcPrChange>
          </w:tcPr>
          <w:p w14:paraId="60D5008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36" w:author="Codex" w:date="2026-10-05T16:32:41.313017+00:00">
                  <w:rPr>
                    <w:bCs w:val="0"/>
                    <w:color w:val="000000"/>
                    <w:sz w:val="21"/>
                    <w:szCs w:val="21"/>
                  </w:rPr>
                </w:rPrChange>
              </w:rPr>
              <w:pPrChange w:id="103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40" w:author="Codex" w:date="2026-10-05T16:32:41.313017+00:00">
                  <w:rPr>
                    <w:bCs w:val="0"/>
                    <w:color w:val="000000"/>
                    <w:sz w:val="21"/>
                    <w:szCs w:val="21"/>
                  </w:rPr>
                </w:rPrChange>
              </w:rPr>
              <w:t xml:space="preserve">  N  </w:t>
            </w:r>
          </w:p>
        </w:tc>
      </w:tr>
      <w:tr w:rsidR="00352AB8" w14:paraId="5EF6EDE9" w14:textId="77777777" w:rsidTr="000744B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tcPrChange w:id="104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tcPr>
            </w:tcPrChange>
          </w:tcPr>
          <w:p w14:paraId="45F573E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i/>
                <w:color w:val="000000"/>
                <w:sz w:val="21"/>
                <w:szCs w:val="21"/>
                <w:rPrChange w:id="8637" w:author="Codex" w:date="2026-10-05T16:32:41.313017+00:00">
                  <w:rPr>
                    <w:bCs w:val="0"/>
                    <w:i/>
                    <w:color w:val="000000"/>
                    <w:sz w:val="21"/>
                    <w:szCs w:val="21"/>
                  </w:rPr>
                </w:rPrChange>
              </w:rPr>
              <w:pPrChange w:id="104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i/>
                <w:color w:val="000000"/>
                <w:sz w:val="21"/>
                <w:szCs w:val="21"/>
                <w:rPrChange w:id="1043" w:author="Codex" w:date="2026-10-05T16:32:41.313017+00:00">
                  <w:rPr>
                    <w:bCs w:val="0"/>
                    <w:i/>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tcPrChange w:id="104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tcPr>
            </w:tcPrChange>
          </w:tcPr>
          <w:p w14:paraId="746B4CD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i/>
                <w:color w:val="000000"/>
                <w:sz w:val="21"/>
                <w:szCs w:val="21"/>
                <w:rPrChange w:id="8638" w:author="Codex" w:date="2026-10-05T16:32:41.313017+00:00">
                  <w:rPr>
                    <w:bCs w:val="0"/>
                    <w:i/>
                    <w:color w:val="000000"/>
                    <w:sz w:val="21"/>
                    <w:szCs w:val="21"/>
                  </w:rPr>
                </w:rPrChange>
              </w:rPr>
              <w:pPrChange w:id="104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i/>
                <w:color w:val="000000"/>
                <w:sz w:val="21"/>
                <w:szCs w:val="21"/>
                <w:rPrChange w:id="1046" w:author="Codex" w:date="2026-10-05T16:32:41.313017+00:00">
                  <w:rPr>
                    <w:bCs w:val="0"/>
                    <w:i/>
                    <w:color w:val="000000"/>
                    <w:sz w:val="21"/>
                    <w:szCs w:val="21"/>
                  </w:rPr>
                </w:rPrChange>
              </w:rPr>
              <w:t xml:space="preserve">    N=13092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tcPrChange w:id="104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tcPr>
            </w:tcPrChange>
          </w:tcPr>
          <w:p w14:paraId="536EABB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i/>
                <w:color w:val="000000"/>
                <w:sz w:val="21"/>
                <w:szCs w:val="21"/>
                <w:rPrChange w:id="8639" w:author="Codex" w:date="2026-10-05T16:32:41.313017+00:00">
                  <w:rPr>
                    <w:bCs w:val="0"/>
                    <w:i/>
                    <w:color w:val="000000"/>
                    <w:sz w:val="21"/>
                    <w:szCs w:val="21"/>
                  </w:rPr>
                </w:rPrChange>
              </w:rPr>
              <w:pPrChange w:id="104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i/>
                <w:color w:val="000000"/>
                <w:sz w:val="21"/>
                <w:szCs w:val="21"/>
                <w:rPrChange w:id="1049" w:author="Codex" w:date="2026-10-05T16:32:41.313017+00:00">
                  <w:rPr>
                    <w:bCs w:val="0"/>
                    <w:i/>
                    <w:color w:val="000000"/>
                    <w:sz w:val="21"/>
                    <w:szCs w:val="21"/>
                  </w:rPr>
                </w:rPrChange>
              </w:rPr>
              <w:t xml:space="preserve">    N=6968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tcPrChange w:id="105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tcPr>
            </w:tcPrChange>
          </w:tcPr>
          <w:p w14:paraId="57BF6C5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i/>
                <w:color w:val="000000"/>
                <w:sz w:val="21"/>
                <w:szCs w:val="21"/>
                <w:rPrChange w:id="8640" w:author="Codex" w:date="2026-10-05T16:32:41.313017+00:00">
                  <w:rPr>
                    <w:bCs w:val="0"/>
                    <w:i/>
                    <w:color w:val="000000"/>
                    <w:sz w:val="21"/>
                    <w:szCs w:val="21"/>
                  </w:rPr>
                </w:rPrChange>
              </w:rPr>
              <w:pPrChange w:id="105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i/>
                <w:color w:val="000000"/>
                <w:sz w:val="21"/>
                <w:szCs w:val="21"/>
                <w:rPrChange w:id="1052" w:author="Codex" w:date="2026-10-05T16:32:41.313017+00:00">
                  <w:rPr>
                    <w:bCs w:val="0"/>
                    <w:i/>
                    <w:color w:val="000000"/>
                    <w:sz w:val="21"/>
                    <w:szCs w:val="21"/>
                  </w:rPr>
                </w:rPrChange>
              </w:rPr>
              <w:t xml:space="preserve">    N=6124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tcPrChange w:id="105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tcPr>
            </w:tcPrChange>
          </w:tcPr>
          <w:p w14:paraId="65AB468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i/>
                <w:color w:val="000000"/>
                <w:sz w:val="21"/>
                <w:szCs w:val="21"/>
                <w:rPrChange w:id="8641" w:author="Codex" w:date="2026-10-05T16:32:41.313017+00:00">
                  <w:rPr>
                    <w:bCs w:val="0"/>
                    <w:i/>
                    <w:color w:val="000000"/>
                    <w:sz w:val="21"/>
                    <w:szCs w:val="21"/>
                  </w:rPr>
                </w:rPrChange>
              </w:rPr>
              <w:pPrChange w:id="105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i/>
                <w:color w:val="000000"/>
                <w:sz w:val="21"/>
                <w:szCs w:val="21"/>
                <w:rPrChange w:id="1055" w:author="Codex" w:date="2026-10-05T16:32:41.313017+00:00">
                  <w:rPr>
                    <w:bCs w:val="0"/>
                    <w:i/>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tcPrChange w:id="105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tcPr>
            </w:tcPrChange>
          </w:tcPr>
          <w:p w14:paraId="76BD807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i/>
                <w:color w:val="000000"/>
                <w:sz w:val="21"/>
                <w:szCs w:val="21"/>
                <w:rPrChange w:id="8642" w:author="Codex" w:date="2026-10-05T16:32:41.313017+00:00">
                  <w:rPr>
                    <w:bCs w:val="0"/>
                    <w:i/>
                    <w:color w:val="000000"/>
                    <w:sz w:val="21"/>
                    <w:szCs w:val="21"/>
                  </w:rPr>
                </w:rPrChange>
              </w:rPr>
              <w:pPrChange w:id="105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i/>
                <w:color w:val="000000"/>
                <w:sz w:val="21"/>
                <w:szCs w:val="21"/>
                <w:rPrChange w:id="1058" w:author="Codex" w:date="2026-10-05T16:32:41.313017+00:00">
                  <w:rPr>
                    <w:bCs w:val="0"/>
                    <w:i/>
                    <w:color w:val="000000"/>
                    <w:sz w:val="21"/>
                    <w:szCs w:val="21"/>
                  </w:rPr>
                </w:rPrChange>
              </w:rPr>
              <w:t xml:space="preserve">     </w:t>
            </w:r>
          </w:p>
        </w:tc>
      </w:tr>
      <w:tr w:rsidR="00352AB8" w14:paraId="44DD5387" w14:textId="77777777" w:rsidTr="000744B2">
        <w:trPr>
          <w:cantSplit/>
          <w:jc w:val="center"/>
        </w:trPr>
        <w:tc>
          <w:tcPr>
            <w:tcW w:w="0" w:type="auto"/>
            <w:gridSpan w:val="6"/>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59" w:author="Codex" w:date="2026-10-05T16:32:41.313017+00:00">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tcPrChange>
          </w:tcPr>
          <w:p w14:paraId="4211EDD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43" w:author="Codex" w:date="2026-10-05T16:32:41.313017+00:00">
                  <w:rPr>
                    <w:bCs w:val="0"/>
                    <w:color w:val="000000"/>
                    <w:sz w:val="21"/>
                    <w:szCs w:val="21"/>
                  </w:rPr>
                </w:rPrChange>
              </w:rPr>
              <w:pPrChange w:id="106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061" w:author="Codex" w:date="2026-10-05T16:32:41.313017+00:00">
                  <w:rPr>
                    <w:bCs w:val="0"/>
                    <w:color w:val="000000"/>
                    <w:sz w:val="21"/>
                    <w:szCs w:val="21"/>
                  </w:rPr>
                </w:rPrChange>
              </w:rPr>
              <w:t>被解释变量</w:t>
            </w:r>
          </w:p>
        </w:tc>
      </w:tr>
      <w:tr w:rsidR="00352AB8" w14:paraId="515F5F5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6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9DA2B6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44" w:author="Codex" w:date="2026-10-05T16:32:41.313017+00:00">
                  <w:rPr>
                    <w:bCs w:val="0"/>
                    <w:color w:val="000000"/>
                    <w:sz w:val="21"/>
                    <w:szCs w:val="21"/>
                  </w:rPr>
                </w:rPrChange>
              </w:rPr>
              <w:pPrChange w:id="106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064"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065" w:author="Codex" w:date="2026-10-05T16:32:41.313017+00:00">
                  <w:rPr>
                    <w:bCs w:val="0"/>
                    <w:color w:val="000000"/>
                    <w:sz w:val="21"/>
                    <w:szCs w:val="21"/>
                  </w:rPr>
                </w:rPrChange>
              </w:rPr>
              <w:t>向父母特定对象实际经济支持增加</w:t>
            </w:r>
            <w:r>
              <w:rPr>
                <w:rFonts w:ascii="Times New Roman" w:hAnsi="Times New Roman" w:cs="Times New Roman" w:eastAsia="SimSun"/>
                <w:b w:val="0"/>
                <w:bCs w:val="0"/>
                <w:color w:val="000000"/>
                <w:sz w:val="21"/>
                <w:szCs w:val="21"/>
                <w:rPrChange w:id="1066"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6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1BFBB3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45" w:author="Codex" w:date="2026-10-05T16:32:41.313017+00:00">
                  <w:rPr>
                    <w:bCs w:val="0"/>
                    <w:color w:val="000000"/>
                    <w:sz w:val="21"/>
                    <w:szCs w:val="21"/>
                  </w:rPr>
                </w:rPrChange>
              </w:rPr>
              <w:pPrChange w:id="106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69"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7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37E6B5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46" w:author="Codex" w:date="2026-10-05T16:32:41.313017+00:00">
                  <w:rPr>
                    <w:bCs w:val="0"/>
                    <w:color w:val="000000"/>
                    <w:sz w:val="21"/>
                    <w:szCs w:val="21"/>
                  </w:rPr>
                </w:rPrChange>
              </w:rPr>
              <w:pPrChange w:id="107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7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7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3EA0A6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47" w:author="Codex" w:date="2026-10-05T16:32:41.313017+00:00">
                  <w:rPr>
                    <w:bCs w:val="0"/>
                    <w:color w:val="000000"/>
                    <w:sz w:val="21"/>
                    <w:szCs w:val="21"/>
                  </w:rPr>
                </w:rPrChange>
              </w:rPr>
              <w:pPrChange w:id="107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7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7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49E0B0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48" w:author="Codex" w:date="2026-10-05T16:32:41.313017+00:00">
                  <w:rPr>
                    <w:bCs w:val="0"/>
                    <w:color w:val="000000"/>
                    <w:sz w:val="21"/>
                    <w:szCs w:val="21"/>
                  </w:rPr>
                </w:rPrChange>
              </w:rPr>
              <w:pPrChange w:id="107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78" w:author="Codex" w:date="2026-10-05T16:32:41.313017+00:00">
                  <w:rPr>
                    <w:bCs w:val="0"/>
                    <w:color w:val="000000"/>
                    <w:sz w:val="21"/>
                    <w:szCs w:val="21"/>
                  </w:rPr>
                </w:rPrChange>
              </w:rPr>
              <w:t xml:space="preserve"> 0.022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7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E19DDD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49" w:author="Codex" w:date="2026-10-05T16:32:41.313017+00:00">
                  <w:rPr>
                    <w:bCs w:val="0"/>
                    <w:color w:val="000000"/>
                    <w:sz w:val="21"/>
                    <w:szCs w:val="21"/>
                  </w:rPr>
                </w:rPrChange>
              </w:rPr>
              <w:pPrChange w:id="108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81" w:author="Codex" w:date="2026-10-05T16:32:41.313017+00:00">
                  <w:rPr>
                    <w:bCs w:val="0"/>
                    <w:color w:val="000000"/>
                    <w:sz w:val="21"/>
                    <w:szCs w:val="21"/>
                  </w:rPr>
                </w:rPrChange>
              </w:rPr>
              <w:t>12862</w:t>
            </w:r>
          </w:p>
        </w:tc>
      </w:tr>
      <w:tr w:rsidR="00352AB8" w14:paraId="664A0D7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8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2D939D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50" w:author="Codex" w:date="2026-10-05T16:32:41.313017+00:00">
                  <w:rPr>
                    <w:bCs w:val="0"/>
                    <w:color w:val="000000"/>
                    <w:sz w:val="21"/>
                    <w:szCs w:val="21"/>
                  </w:rPr>
                </w:rPrChange>
              </w:rPr>
              <w:pPrChange w:id="108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084"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085" w:author="Codex" w:date="2026-10-05T16:32:41.313017+00:00">
                  <w:rPr>
                    <w:bCs w:val="0"/>
                    <w:color w:val="000000"/>
                    <w:sz w:val="21"/>
                    <w:szCs w:val="21"/>
                  </w:rPr>
                </w:rPrChange>
              </w:rPr>
              <w:t>未增加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8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28DA20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51" w:author="Codex" w:date="2026-10-05T16:32:41.313017+00:00">
                  <w:rPr>
                    <w:bCs w:val="0"/>
                    <w:color w:val="000000"/>
                    <w:sz w:val="21"/>
                    <w:szCs w:val="21"/>
                  </w:rPr>
                </w:rPrChange>
              </w:rPr>
              <w:pPrChange w:id="108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88" w:author="Codex" w:date="2026-10-05T16:32:41.313017+00:00">
                  <w:rPr>
                    <w:bCs w:val="0"/>
                    <w:color w:val="000000"/>
                    <w:sz w:val="21"/>
                    <w:szCs w:val="21"/>
                  </w:rPr>
                </w:rPrChange>
              </w:rPr>
              <w:t xml:space="preserve"> 8954 (69.62%)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8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E8E097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52" w:author="Codex" w:date="2026-10-05T16:32:41.313017+00:00">
                  <w:rPr>
                    <w:bCs w:val="0"/>
                    <w:color w:val="000000"/>
                    <w:sz w:val="21"/>
                    <w:szCs w:val="21"/>
                  </w:rPr>
                </w:rPrChange>
              </w:rPr>
              <w:pPrChange w:id="109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91" w:author="Codex" w:date="2026-10-05T16:32:41.313017+00:00">
                  <w:rPr>
                    <w:bCs w:val="0"/>
                    <w:color w:val="000000"/>
                    <w:sz w:val="21"/>
                    <w:szCs w:val="21"/>
                  </w:rPr>
                </w:rPrChange>
              </w:rPr>
              <w:t xml:space="preserve"> 4700 (68.73%)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9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A0CE32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53" w:author="Codex" w:date="2026-10-05T16:32:41.313017+00:00">
                  <w:rPr>
                    <w:bCs w:val="0"/>
                    <w:color w:val="000000"/>
                    <w:sz w:val="21"/>
                    <w:szCs w:val="21"/>
                  </w:rPr>
                </w:rPrChange>
              </w:rPr>
              <w:pPrChange w:id="109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94" w:author="Codex" w:date="2026-10-05T16:32:41.313017+00:00">
                  <w:rPr>
                    <w:bCs w:val="0"/>
                    <w:color w:val="000000"/>
                    <w:sz w:val="21"/>
                    <w:szCs w:val="21"/>
                  </w:rPr>
                </w:rPrChange>
              </w:rPr>
              <w:t xml:space="preserve"> 4254 (70.62%)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9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B743F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54" w:author="Codex" w:date="2026-10-05T16:32:41.313017+00:00">
                  <w:rPr>
                    <w:bCs w:val="0"/>
                    <w:color w:val="000000"/>
                    <w:sz w:val="21"/>
                    <w:szCs w:val="21"/>
                  </w:rPr>
                </w:rPrChange>
              </w:rPr>
              <w:pPrChange w:id="109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9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9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5AA033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55" w:author="Codex" w:date="2026-10-05T16:32:41.313017+00:00">
                  <w:rPr>
                    <w:bCs w:val="0"/>
                    <w:color w:val="000000"/>
                    <w:sz w:val="21"/>
                    <w:szCs w:val="21"/>
                  </w:rPr>
                </w:rPrChange>
              </w:rPr>
              <w:pPrChange w:id="109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00" w:author="Codex" w:date="2026-10-05T16:32:41.313017+00:00">
                  <w:rPr>
                    <w:bCs w:val="0"/>
                    <w:color w:val="000000"/>
                    <w:sz w:val="21"/>
                    <w:szCs w:val="21"/>
                  </w:rPr>
                </w:rPrChange>
              </w:rPr>
              <w:t xml:space="preserve">     </w:t>
            </w:r>
          </w:p>
        </w:tc>
      </w:tr>
      <w:tr w:rsidR="00352AB8" w14:paraId="33393BDA"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0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1F3D98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56" w:author="Codex" w:date="2026-10-05T16:32:41.313017+00:00">
                  <w:rPr>
                    <w:bCs w:val="0"/>
                    <w:color w:val="000000"/>
                    <w:sz w:val="21"/>
                    <w:szCs w:val="21"/>
                  </w:rPr>
                </w:rPrChange>
              </w:rPr>
              <w:pPrChange w:id="110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103"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104" w:author="Codex" w:date="2026-10-05T16:32:41.313017+00:00">
                  <w:rPr>
                    <w:bCs w:val="0"/>
                    <w:color w:val="000000"/>
                    <w:sz w:val="21"/>
                    <w:szCs w:val="21"/>
                  </w:rPr>
                </w:rPrChange>
              </w:rPr>
              <w:t>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0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2EC486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57" w:author="Codex" w:date="2026-10-05T16:32:41.313017+00:00">
                  <w:rPr>
                    <w:bCs w:val="0"/>
                    <w:color w:val="000000"/>
                    <w:sz w:val="21"/>
                    <w:szCs w:val="21"/>
                  </w:rPr>
                </w:rPrChange>
              </w:rPr>
              <w:pPrChange w:id="110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07" w:author="Codex" w:date="2026-10-05T16:32:41.313017+00:00">
                  <w:rPr>
                    <w:bCs w:val="0"/>
                    <w:color w:val="000000"/>
                    <w:sz w:val="21"/>
                    <w:szCs w:val="21"/>
                  </w:rPr>
                </w:rPrChange>
              </w:rPr>
              <w:t xml:space="preserve"> 3908 (30.38%)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0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DA2CB7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58" w:author="Codex" w:date="2026-10-05T16:32:41.313017+00:00">
                  <w:rPr>
                    <w:bCs w:val="0"/>
                    <w:color w:val="000000"/>
                    <w:sz w:val="21"/>
                    <w:szCs w:val="21"/>
                  </w:rPr>
                </w:rPrChange>
              </w:rPr>
              <w:pPrChange w:id="110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10" w:author="Codex" w:date="2026-10-05T16:32:41.313017+00:00">
                  <w:rPr>
                    <w:bCs w:val="0"/>
                    <w:color w:val="000000"/>
                    <w:sz w:val="21"/>
                    <w:szCs w:val="21"/>
                  </w:rPr>
                </w:rPrChange>
              </w:rPr>
              <w:t xml:space="preserve"> 2138 (31.27%)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1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964A6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59" w:author="Codex" w:date="2026-10-05T16:32:41.313017+00:00">
                  <w:rPr>
                    <w:bCs w:val="0"/>
                    <w:color w:val="000000"/>
                    <w:sz w:val="21"/>
                    <w:szCs w:val="21"/>
                  </w:rPr>
                </w:rPrChange>
              </w:rPr>
              <w:pPrChange w:id="111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13" w:author="Codex" w:date="2026-10-05T16:32:41.313017+00:00">
                  <w:rPr>
                    <w:bCs w:val="0"/>
                    <w:color w:val="000000"/>
                    <w:sz w:val="21"/>
                    <w:szCs w:val="21"/>
                  </w:rPr>
                </w:rPrChange>
              </w:rPr>
              <w:t xml:space="preserve"> 1770 (29.38%)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1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565380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60" w:author="Codex" w:date="2026-10-05T16:32:41.313017+00:00">
                  <w:rPr>
                    <w:bCs w:val="0"/>
                    <w:color w:val="000000"/>
                    <w:sz w:val="21"/>
                    <w:szCs w:val="21"/>
                  </w:rPr>
                </w:rPrChange>
              </w:rPr>
              <w:pPrChange w:id="111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16"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1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724360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61" w:author="Codex" w:date="2026-10-05T16:32:41.313017+00:00">
                  <w:rPr>
                    <w:bCs w:val="0"/>
                    <w:color w:val="000000"/>
                    <w:sz w:val="21"/>
                    <w:szCs w:val="21"/>
                  </w:rPr>
                </w:rPrChange>
              </w:rPr>
              <w:pPrChange w:id="111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19" w:author="Codex" w:date="2026-10-05T16:32:41.313017+00:00">
                  <w:rPr>
                    <w:bCs w:val="0"/>
                    <w:color w:val="000000"/>
                    <w:sz w:val="21"/>
                    <w:szCs w:val="21"/>
                  </w:rPr>
                </w:rPrChange>
              </w:rPr>
              <w:t xml:space="preserve">     </w:t>
            </w:r>
          </w:p>
        </w:tc>
      </w:tr>
      <w:tr w:rsidR="00352AB8" w14:paraId="399771A8" w14:textId="77777777" w:rsidTr="000744B2">
        <w:trPr>
          <w:cantSplit/>
          <w:jc w:val="center"/>
        </w:trPr>
        <w:tc>
          <w:tcPr>
            <w:tcW w:w="0" w:type="auto"/>
            <w:gridSpan w:val="6"/>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20" w:author="Codex" w:date="2026-10-05T16:32:41.313017+00:00">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tcPrChange>
          </w:tcPr>
          <w:p w14:paraId="35B9F27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62" w:author="Codex" w:date="2026-10-05T16:32:41.313017+00:00">
                  <w:rPr>
                    <w:bCs w:val="0"/>
                    <w:color w:val="000000"/>
                    <w:sz w:val="21"/>
                    <w:szCs w:val="21"/>
                  </w:rPr>
                </w:rPrChange>
              </w:rPr>
              <w:pPrChange w:id="112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122" w:author="Codex" w:date="2026-10-05T16:32:41.313017+00:00">
                  <w:rPr>
                    <w:bCs w:val="0"/>
                    <w:color w:val="000000"/>
                    <w:sz w:val="21"/>
                    <w:szCs w:val="21"/>
                  </w:rPr>
                </w:rPrChange>
              </w:rPr>
              <w:t>解释变量</w:t>
            </w:r>
          </w:p>
        </w:tc>
      </w:tr>
      <w:tr w:rsidR="00352AB8" w14:paraId="7D9EDA60"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2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1F01D3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63" w:author="Codex" w:date="2026-10-05T16:32:41.313017+00:00">
                  <w:rPr>
                    <w:bCs w:val="0"/>
                    <w:color w:val="000000"/>
                    <w:sz w:val="21"/>
                    <w:szCs w:val="21"/>
                  </w:rPr>
                </w:rPrChange>
              </w:rPr>
              <w:pPrChange w:id="112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125"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126" w:author="Codex" w:date="2026-10-05T16:32:41.313017+00:00">
                  <w:rPr>
                    <w:bCs w:val="0"/>
                    <w:color w:val="000000"/>
                    <w:sz w:val="21"/>
                    <w:szCs w:val="21"/>
                  </w:rPr>
                </w:rPrChange>
              </w:rPr>
              <w:t>本人实际绝对收入增加</w:t>
            </w:r>
            <w:r>
              <w:rPr>
                <w:rFonts w:ascii="Times New Roman" w:hAnsi="Times New Roman" w:cs="Times New Roman" w:eastAsia="SimSun"/>
                <w:b w:val="0"/>
                <w:bCs w:val="0"/>
                <w:color w:val="000000"/>
                <w:sz w:val="21"/>
                <w:szCs w:val="21"/>
                <w:rPrChange w:id="1127"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2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39E738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64" w:author="Codex" w:date="2026-10-05T16:32:41.313017+00:00">
                  <w:rPr>
                    <w:bCs w:val="0"/>
                    <w:color w:val="000000"/>
                    <w:sz w:val="21"/>
                    <w:szCs w:val="21"/>
                  </w:rPr>
                </w:rPrChange>
              </w:rPr>
              <w:pPrChange w:id="112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30"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3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0C27E4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65" w:author="Codex" w:date="2026-10-05T16:32:41.313017+00:00">
                  <w:rPr>
                    <w:bCs w:val="0"/>
                    <w:color w:val="000000"/>
                    <w:sz w:val="21"/>
                    <w:szCs w:val="21"/>
                  </w:rPr>
                </w:rPrChange>
              </w:rPr>
              <w:pPrChange w:id="113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3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3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074173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66" w:author="Codex" w:date="2026-10-05T16:32:41.313017+00:00">
                  <w:rPr>
                    <w:bCs w:val="0"/>
                    <w:color w:val="000000"/>
                    <w:sz w:val="21"/>
                    <w:szCs w:val="21"/>
                  </w:rPr>
                </w:rPrChange>
              </w:rPr>
              <w:pPrChange w:id="113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36"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3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0AC024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67" w:author="Codex" w:date="2026-10-05T16:32:41.313017+00:00">
                  <w:rPr>
                    <w:bCs w:val="0"/>
                    <w:color w:val="000000"/>
                    <w:sz w:val="21"/>
                    <w:szCs w:val="21"/>
                  </w:rPr>
                </w:rPrChange>
              </w:rPr>
              <w:pPrChange w:id="113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39"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4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1E15C4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68" w:author="Codex" w:date="2026-10-05T16:32:41.313017+00:00">
                  <w:rPr>
                    <w:bCs w:val="0"/>
                    <w:color w:val="000000"/>
                    <w:sz w:val="21"/>
                    <w:szCs w:val="21"/>
                  </w:rPr>
                </w:rPrChange>
              </w:rPr>
              <w:pPrChange w:id="114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42" w:author="Codex" w:date="2026-10-05T16:32:41.313017+00:00">
                  <w:rPr>
                    <w:bCs w:val="0"/>
                    <w:color w:val="000000"/>
                    <w:sz w:val="21"/>
                    <w:szCs w:val="21"/>
                  </w:rPr>
                </w:rPrChange>
              </w:rPr>
              <w:t>13092</w:t>
            </w:r>
          </w:p>
        </w:tc>
      </w:tr>
      <w:tr w:rsidR="00352AB8" w14:paraId="0220EA8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4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22C7E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69" w:author="Codex" w:date="2026-10-05T16:32:41.313017+00:00">
                  <w:rPr>
                    <w:bCs w:val="0"/>
                    <w:color w:val="000000"/>
                    <w:sz w:val="21"/>
                    <w:szCs w:val="21"/>
                  </w:rPr>
                </w:rPrChange>
              </w:rPr>
              <w:pPrChange w:id="114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145"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146" w:author="Codex" w:date="2026-10-05T16:32:41.313017+00:00">
                  <w:rPr>
                    <w:bCs w:val="0"/>
                    <w:color w:val="000000"/>
                    <w:sz w:val="21"/>
                    <w:szCs w:val="21"/>
                  </w:rPr>
                </w:rPrChange>
              </w:rPr>
              <w:t>未增加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4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FEA99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70" w:author="Codex" w:date="2026-10-05T16:32:41.313017+00:00">
                  <w:rPr>
                    <w:bCs w:val="0"/>
                    <w:color w:val="000000"/>
                    <w:sz w:val="21"/>
                    <w:szCs w:val="21"/>
                  </w:rPr>
                </w:rPrChange>
              </w:rPr>
              <w:pPrChange w:id="114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49" w:author="Codex" w:date="2026-10-05T16:32:41.313017+00:00">
                  <w:rPr>
                    <w:bCs w:val="0"/>
                    <w:color w:val="000000"/>
                    <w:sz w:val="21"/>
                    <w:szCs w:val="21"/>
                  </w:rPr>
                </w:rPrChange>
              </w:rPr>
              <w:t xml:space="preserve"> 6453 (49.29%)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5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61CD72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71" w:author="Codex" w:date="2026-10-05T16:32:41.313017+00:00">
                  <w:rPr>
                    <w:bCs w:val="0"/>
                    <w:color w:val="000000"/>
                    <w:sz w:val="21"/>
                    <w:szCs w:val="21"/>
                  </w:rPr>
                </w:rPrChange>
              </w:rPr>
              <w:pPrChange w:id="115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52" w:author="Codex" w:date="2026-10-05T16:32:41.313017+00:00">
                  <w:rPr>
                    <w:bCs w:val="0"/>
                    <w:color w:val="000000"/>
                    <w:sz w:val="21"/>
                    <w:szCs w:val="21"/>
                  </w:rPr>
                </w:rPrChange>
              </w:rPr>
              <w:t xml:space="preserve"> 3560 (51.09%)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5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B75B06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72" w:author="Codex" w:date="2026-10-05T16:32:41.313017+00:00">
                  <w:rPr>
                    <w:bCs w:val="0"/>
                    <w:color w:val="000000"/>
                    <w:sz w:val="21"/>
                    <w:szCs w:val="21"/>
                  </w:rPr>
                </w:rPrChange>
              </w:rPr>
              <w:pPrChange w:id="115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55" w:author="Codex" w:date="2026-10-05T16:32:41.313017+00:00">
                  <w:rPr>
                    <w:bCs w:val="0"/>
                    <w:color w:val="000000"/>
                    <w:sz w:val="21"/>
                    <w:szCs w:val="21"/>
                  </w:rPr>
                </w:rPrChange>
              </w:rPr>
              <w:t xml:space="preserve"> 2893 (47.24%)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5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CFE429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73" w:author="Codex" w:date="2026-10-05T16:32:41.313017+00:00">
                  <w:rPr>
                    <w:bCs w:val="0"/>
                    <w:color w:val="000000"/>
                    <w:sz w:val="21"/>
                    <w:szCs w:val="21"/>
                  </w:rPr>
                </w:rPrChange>
              </w:rPr>
              <w:pPrChange w:id="115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5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5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14D00B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74" w:author="Codex" w:date="2026-10-05T16:32:41.313017+00:00">
                  <w:rPr>
                    <w:bCs w:val="0"/>
                    <w:color w:val="000000"/>
                    <w:sz w:val="21"/>
                    <w:szCs w:val="21"/>
                  </w:rPr>
                </w:rPrChange>
              </w:rPr>
              <w:pPrChange w:id="116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61" w:author="Codex" w:date="2026-10-05T16:32:41.313017+00:00">
                  <w:rPr>
                    <w:bCs w:val="0"/>
                    <w:color w:val="000000"/>
                    <w:sz w:val="21"/>
                    <w:szCs w:val="21"/>
                  </w:rPr>
                </w:rPrChange>
              </w:rPr>
              <w:t xml:space="preserve">     </w:t>
            </w:r>
          </w:p>
        </w:tc>
      </w:tr>
      <w:tr w:rsidR="00352AB8" w14:paraId="621B0CDF"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6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3D247E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75" w:author="Codex" w:date="2026-10-05T16:32:41.313017+00:00">
                  <w:rPr>
                    <w:bCs w:val="0"/>
                    <w:color w:val="000000"/>
                    <w:sz w:val="21"/>
                    <w:szCs w:val="21"/>
                  </w:rPr>
                </w:rPrChange>
              </w:rPr>
              <w:pPrChange w:id="116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164"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165" w:author="Codex" w:date="2026-10-05T16:32:41.313017+00:00">
                  <w:rPr>
                    <w:bCs w:val="0"/>
                    <w:color w:val="000000"/>
                    <w:sz w:val="21"/>
                    <w:szCs w:val="21"/>
                  </w:rPr>
                </w:rPrChange>
              </w:rPr>
              <w:t>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6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51CA4B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76" w:author="Codex" w:date="2026-10-05T16:32:41.313017+00:00">
                  <w:rPr>
                    <w:bCs w:val="0"/>
                    <w:color w:val="000000"/>
                    <w:sz w:val="21"/>
                    <w:szCs w:val="21"/>
                  </w:rPr>
                </w:rPrChange>
              </w:rPr>
              <w:pPrChange w:id="116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68" w:author="Codex" w:date="2026-10-05T16:32:41.313017+00:00">
                  <w:rPr>
                    <w:bCs w:val="0"/>
                    <w:color w:val="000000"/>
                    <w:sz w:val="21"/>
                    <w:szCs w:val="21"/>
                  </w:rPr>
                </w:rPrChange>
              </w:rPr>
              <w:t xml:space="preserve"> 6639 (50.71%)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6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6E707F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77" w:author="Codex" w:date="2026-10-05T16:32:41.313017+00:00">
                  <w:rPr>
                    <w:bCs w:val="0"/>
                    <w:color w:val="000000"/>
                    <w:sz w:val="21"/>
                    <w:szCs w:val="21"/>
                  </w:rPr>
                </w:rPrChange>
              </w:rPr>
              <w:pPrChange w:id="117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71" w:author="Codex" w:date="2026-10-05T16:32:41.313017+00:00">
                  <w:rPr>
                    <w:bCs w:val="0"/>
                    <w:color w:val="000000"/>
                    <w:sz w:val="21"/>
                    <w:szCs w:val="21"/>
                  </w:rPr>
                </w:rPrChange>
              </w:rPr>
              <w:t xml:space="preserve"> 3408 (48.91%)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7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82A98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78" w:author="Codex" w:date="2026-10-05T16:32:41.313017+00:00">
                  <w:rPr>
                    <w:bCs w:val="0"/>
                    <w:color w:val="000000"/>
                    <w:sz w:val="21"/>
                    <w:szCs w:val="21"/>
                  </w:rPr>
                </w:rPrChange>
              </w:rPr>
              <w:pPrChange w:id="117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74" w:author="Codex" w:date="2026-10-05T16:32:41.313017+00:00">
                  <w:rPr>
                    <w:bCs w:val="0"/>
                    <w:color w:val="000000"/>
                    <w:sz w:val="21"/>
                    <w:szCs w:val="21"/>
                  </w:rPr>
                </w:rPrChange>
              </w:rPr>
              <w:t xml:space="preserve"> 3231 (52.76%)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7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5286E2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79" w:author="Codex" w:date="2026-10-05T16:32:41.313017+00:00">
                  <w:rPr>
                    <w:bCs w:val="0"/>
                    <w:color w:val="000000"/>
                    <w:sz w:val="21"/>
                    <w:szCs w:val="21"/>
                  </w:rPr>
                </w:rPrChange>
              </w:rPr>
              <w:pPrChange w:id="117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7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7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B17260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80" w:author="Codex" w:date="2026-10-05T16:32:41.313017+00:00">
                  <w:rPr>
                    <w:bCs w:val="0"/>
                    <w:color w:val="000000"/>
                    <w:sz w:val="21"/>
                    <w:szCs w:val="21"/>
                  </w:rPr>
                </w:rPrChange>
              </w:rPr>
              <w:pPrChange w:id="117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80" w:author="Codex" w:date="2026-10-05T16:32:41.313017+00:00">
                  <w:rPr>
                    <w:bCs w:val="0"/>
                    <w:color w:val="000000"/>
                    <w:sz w:val="21"/>
                    <w:szCs w:val="21"/>
                  </w:rPr>
                </w:rPrChange>
              </w:rPr>
              <w:t xml:space="preserve">     </w:t>
            </w:r>
          </w:p>
        </w:tc>
      </w:tr>
      <w:tr w:rsidR="00352AB8" w14:paraId="4E1ED580"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8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2C9AC8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81" w:author="Codex" w:date="2026-10-05T16:32:41.313017+00:00">
                  <w:rPr>
                    <w:bCs w:val="0"/>
                    <w:color w:val="000000"/>
                    <w:sz w:val="21"/>
                    <w:szCs w:val="21"/>
                  </w:rPr>
                </w:rPrChange>
              </w:rPr>
              <w:pPrChange w:id="118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183"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184" w:author="Codex" w:date="2026-10-05T16:32:41.313017+00:00">
                  <w:rPr>
                    <w:bCs w:val="0"/>
                    <w:color w:val="000000"/>
                    <w:sz w:val="21"/>
                    <w:szCs w:val="21"/>
                  </w:rPr>
                </w:rPrChange>
              </w:rPr>
              <w:t>夫妻内相对收入位置升级（有资格者）</w:t>
            </w:r>
            <w:r>
              <w:rPr>
                <w:rFonts w:ascii="Times New Roman" w:hAnsi="Times New Roman" w:cs="Times New Roman" w:eastAsia="SimSun"/>
                <w:b w:val="0"/>
                <w:bCs w:val="0"/>
                <w:color w:val="000000"/>
                <w:sz w:val="21"/>
                <w:szCs w:val="21"/>
                <w:rPrChange w:id="1185"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8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DED08B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82" w:author="Codex" w:date="2026-10-05T16:32:41.313017+00:00">
                  <w:rPr>
                    <w:bCs w:val="0"/>
                    <w:color w:val="000000"/>
                    <w:sz w:val="21"/>
                    <w:szCs w:val="21"/>
                  </w:rPr>
                </w:rPrChange>
              </w:rPr>
              <w:pPrChange w:id="118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8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8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97350F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83" w:author="Codex" w:date="2026-10-05T16:32:41.313017+00:00">
                  <w:rPr>
                    <w:bCs w:val="0"/>
                    <w:color w:val="000000"/>
                    <w:sz w:val="21"/>
                    <w:szCs w:val="21"/>
                  </w:rPr>
                </w:rPrChange>
              </w:rPr>
              <w:pPrChange w:id="119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9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9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7F68F7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84" w:author="Codex" w:date="2026-10-05T16:32:41.313017+00:00">
                  <w:rPr>
                    <w:bCs w:val="0"/>
                    <w:color w:val="000000"/>
                    <w:sz w:val="21"/>
                    <w:szCs w:val="21"/>
                  </w:rPr>
                </w:rPrChange>
              </w:rPr>
              <w:pPrChange w:id="119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9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9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8EB943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85" w:author="Codex" w:date="2026-10-05T16:32:41.313017+00:00">
                  <w:rPr>
                    <w:bCs w:val="0"/>
                    <w:color w:val="000000"/>
                    <w:sz w:val="21"/>
                    <w:szCs w:val="21"/>
                  </w:rPr>
                </w:rPrChange>
              </w:rPr>
              <w:pPrChange w:id="119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97" w:author="Codex" w:date="2026-10-05T16:32:41.313017+00:00">
                  <w:rPr>
                    <w:bCs w:val="0"/>
                    <w:color w:val="000000"/>
                    <w:sz w:val="21"/>
                    <w:szCs w:val="21"/>
                  </w:rPr>
                </w:rPrChange>
              </w:rPr>
              <w:t xml:space="preserve"> 0.389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9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0A2BC4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86" w:author="Codex" w:date="2026-10-05T16:32:41.313017+00:00">
                  <w:rPr>
                    <w:bCs w:val="0"/>
                    <w:color w:val="000000"/>
                    <w:sz w:val="21"/>
                    <w:szCs w:val="21"/>
                  </w:rPr>
                </w:rPrChange>
              </w:rPr>
              <w:pPrChange w:id="119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00" w:author="Codex" w:date="2026-10-05T16:32:41.313017+00:00">
                  <w:rPr>
                    <w:bCs w:val="0"/>
                    <w:color w:val="000000"/>
                    <w:sz w:val="21"/>
                    <w:szCs w:val="21"/>
                  </w:rPr>
                </w:rPrChange>
              </w:rPr>
              <w:t xml:space="preserve">7989 </w:t>
            </w:r>
          </w:p>
        </w:tc>
      </w:tr>
      <w:tr w:rsidR="00352AB8" w14:paraId="6E828DC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0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FF16F3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87" w:author="Codex" w:date="2026-10-05T16:32:41.313017+00:00">
                  <w:rPr>
                    <w:bCs w:val="0"/>
                    <w:color w:val="000000"/>
                    <w:sz w:val="21"/>
                    <w:szCs w:val="21"/>
                  </w:rPr>
                </w:rPrChange>
              </w:rPr>
              <w:pPrChange w:id="120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203"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204" w:author="Codex" w:date="2026-10-05T16:32:41.313017+00:00">
                  <w:rPr>
                    <w:bCs w:val="0"/>
                    <w:color w:val="000000"/>
                    <w:sz w:val="21"/>
                    <w:szCs w:val="21"/>
                  </w:rPr>
                </w:rPrChange>
              </w:rPr>
              <w:t>未升级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0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C43363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88" w:author="Codex" w:date="2026-10-05T16:32:41.313017+00:00">
                  <w:rPr>
                    <w:bCs w:val="0"/>
                    <w:color w:val="000000"/>
                    <w:sz w:val="21"/>
                    <w:szCs w:val="21"/>
                  </w:rPr>
                </w:rPrChange>
              </w:rPr>
              <w:pPrChange w:id="120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07" w:author="Codex" w:date="2026-10-05T16:32:41.313017+00:00">
                  <w:rPr>
                    <w:bCs w:val="0"/>
                    <w:color w:val="000000"/>
                    <w:sz w:val="21"/>
                    <w:szCs w:val="21"/>
                  </w:rPr>
                </w:rPrChange>
              </w:rPr>
              <w:t xml:space="preserve"> 6388 (79.96%)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0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982C0A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89" w:author="Codex" w:date="2026-10-05T16:32:41.313017+00:00">
                  <w:rPr>
                    <w:bCs w:val="0"/>
                    <w:color w:val="000000"/>
                    <w:sz w:val="21"/>
                    <w:szCs w:val="21"/>
                  </w:rPr>
                </w:rPrChange>
              </w:rPr>
              <w:pPrChange w:id="120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10" w:author="Codex" w:date="2026-10-05T16:32:41.313017+00:00">
                  <w:rPr>
                    <w:bCs w:val="0"/>
                    <w:color w:val="000000"/>
                    <w:sz w:val="21"/>
                    <w:szCs w:val="21"/>
                  </w:rPr>
                </w:rPrChange>
              </w:rPr>
              <w:t xml:space="preserve"> 3448 (79.59%)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1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825B21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90" w:author="Codex" w:date="2026-10-05T16:32:41.313017+00:00">
                  <w:rPr>
                    <w:bCs w:val="0"/>
                    <w:color w:val="000000"/>
                    <w:sz w:val="21"/>
                    <w:szCs w:val="21"/>
                  </w:rPr>
                </w:rPrChange>
              </w:rPr>
              <w:pPrChange w:id="121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13" w:author="Codex" w:date="2026-10-05T16:32:41.313017+00:00">
                  <w:rPr>
                    <w:bCs w:val="0"/>
                    <w:color w:val="000000"/>
                    <w:sz w:val="21"/>
                    <w:szCs w:val="21"/>
                  </w:rPr>
                </w:rPrChange>
              </w:rPr>
              <w:t xml:space="preserve"> 2940 (80.39%)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1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92EEE8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91" w:author="Codex" w:date="2026-10-05T16:32:41.313017+00:00">
                  <w:rPr>
                    <w:bCs w:val="0"/>
                    <w:color w:val="000000"/>
                    <w:sz w:val="21"/>
                    <w:szCs w:val="21"/>
                  </w:rPr>
                </w:rPrChange>
              </w:rPr>
              <w:pPrChange w:id="121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16"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1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880C14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92" w:author="Codex" w:date="2026-10-05T16:32:41.313017+00:00">
                  <w:rPr>
                    <w:bCs w:val="0"/>
                    <w:color w:val="000000"/>
                    <w:sz w:val="21"/>
                    <w:szCs w:val="21"/>
                  </w:rPr>
                </w:rPrChange>
              </w:rPr>
              <w:pPrChange w:id="121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19" w:author="Codex" w:date="2026-10-05T16:32:41.313017+00:00">
                  <w:rPr>
                    <w:bCs w:val="0"/>
                    <w:color w:val="000000"/>
                    <w:sz w:val="21"/>
                    <w:szCs w:val="21"/>
                  </w:rPr>
                </w:rPrChange>
              </w:rPr>
              <w:t xml:space="preserve">     </w:t>
            </w:r>
          </w:p>
        </w:tc>
      </w:tr>
      <w:tr w:rsidR="00352AB8" w14:paraId="42C03A9A"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2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1865A8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93" w:author="Codex" w:date="2026-10-05T16:32:41.313017+00:00">
                  <w:rPr>
                    <w:bCs w:val="0"/>
                    <w:color w:val="000000"/>
                    <w:sz w:val="21"/>
                    <w:szCs w:val="21"/>
                  </w:rPr>
                </w:rPrChange>
              </w:rPr>
              <w:pPrChange w:id="122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222"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223" w:author="Codex" w:date="2026-10-05T16:32:41.313017+00:00">
                  <w:rPr>
                    <w:bCs w:val="0"/>
                    <w:color w:val="000000"/>
                    <w:sz w:val="21"/>
                    <w:szCs w:val="21"/>
                  </w:rPr>
                </w:rPrChange>
              </w:rPr>
              <w:t>升级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2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A4C705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94" w:author="Codex" w:date="2026-10-05T16:32:41.313017+00:00">
                  <w:rPr>
                    <w:bCs w:val="0"/>
                    <w:color w:val="000000"/>
                    <w:sz w:val="21"/>
                    <w:szCs w:val="21"/>
                  </w:rPr>
                </w:rPrChange>
              </w:rPr>
              <w:pPrChange w:id="122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26" w:author="Codex" w:date="2026-10-05T16:32:41.313017+00:00">
                  <w:rPr>
                    <w:bCs w:val="0"/>
                    <w:color w:val="000000"/>
                    <w:sz w:val="21"/>
                    <w:szCs w:val="21"/>
                  </w:rPr>
                </w:rPrChange>
              </w:rPr>
              <w:t xml:space="preserve"> 1601 (20.04%)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2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17FB93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95" w:author="Codex" w:date="2026-10-05T16:32:41.313017+00:00">
                  <w:rPr>
                    <w:bCs w:val="0"/>
                    <w:color w:val="000000"/>
                    <w:sz w:val="21"/>
                    <w:szCs w:val="21"/>
                  </w:rPr>
                </w:rPrChange>
              </w:rPr>
              <w:pPrChange w:id="122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29" w:author="Codex" w:date="2026-10-05T16:32:41.313017+00:00">
                  <w:rPr>
                    <w:bCs w:val="0"/>
                    <w:color w:val="000000"/>
                    <w:sz w:val="21"/>
                    <w:szCs w:val="21"/>
                  </w:rPr>
                </w:rPrChange>
              </w:rPr>
              <w:t xml:space="preserve"> 884 (20.41%)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3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BF233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96" w:author="Codex" w:date="2026-10-05T16:32:41.313017+00:00">
                  <w:rPr>
                    <w:bCs w:val="0"/>
                    <w:color w:val="000000"/>
                    <w:sz w:val="21"/>
                    <w:szCs w:val="21"/>
                  </w:rPr>
                </w:rPrChange>
              </w:rPr>
              <w:pPrChange w:id="123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32" w:author="Codex" w:date="2026-10-05T16:32:41.313017+00:00">
                  <w:rPr>
                    <w:bCs w:val="0"/>
                    <w:color w:val="000000"/>
                    <w:sz w:val="21"/>
                    <w:szCs w:val="21"/>
                  </w:rPr>
                </w:rPrChange>
              </w:rPr>
              <w:t xml:space="preserve"> 717 (19.61%)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3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59B58A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97" w:author="Codex" w:date="2026-10-05T16:32:41.313017+00:00">
                  <w:rPr>
                    <w:bCs w:val="0"/>
                    <w:color w:val="000000"/>
                    <w:sz w:val="21"/>
                    <w:szCs w:val="21"/>
                  </w:rPr>
                </w:rPrChange>
              </w:rPr>
              <w:pPrChange w:id="123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3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3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3A597E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98" w:author="Codex" w:date="2026-10-05T16:32:41.313017+00:00">
                  <w:rPr>
                    <w:bCs w:val="0"/>
                    <w:color w:val="000000"/>
                    <w:sz w:val="21"/>
                    <w:szCs w:val="21"/>
                  </w:rPr>
                </w:rPrChange>
              </w:rPr>
              <w:pPrChange w:id="123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38" w:author="Codex" w:date="2026-10-05T16:32:41.313017+00:00">
                  <w:rPr>
                    <w:bCs w:val="0"/>
                    <w:color w:val="000000"/>
                    <w:sz w:val="21"/>
                    <w:szCs w:val="21"/>
                  </w:rPr>
                </w:rPrChange>
              </w:rPr>
              <w:t xml:space="preserve">     </w:t>
            </w:r>
          </w:p>
        </w:tc>
      </w:tr>
      <w:tr w:rsidR="00352AB8" w14:paraId="64092C01" w14:textId="77777777" w:rsidTr="000744B2">
        <w:trPr>
          <w:cantSplit/>
          <w:jc w:val="center"/>
        </w:trPr>
        <w:tc>
          <w:tcPr>
            <w:tcW w:w="0" w:type="auto"/>
            <w:gridSpan w:val="6"/>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39" w:author="Codex" w:date="2026-10-05T16:32:41.313017+00:00">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tcPrChange>
          </w:tcPr>
          <w:p w14:paraId="6394F1B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99" w:author="Codex" w:date="2026-10-05T16:32:41.313017+00:00">
                  <w:rPr>
                    <w:bCs w:val="0"/>
                    <w:color w:val="000000"/>
                    <w:sz w:val="21"/>
                    <w:szCs w:val="21"/>
                  </w:rPr>
                </w:rPrChange>
              </w:rPr>
              <w:pPrChange w:id="124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241" w:author="Codex" w:date="2026-10-05T16:32:41.313017+00:00">
                  <w:rPr>
                    <w:bCs w:val="0"/>
                    <w:color w:val="000000"/>
                    <w:sz w:val="21"/>
                    <w:szCs w:val="21"/>
                  </w:rPr>
                </w:rPrChange>
              </w:rPr>
              <w:t>中介变量</w:t>
            </w:r>
          </w:p>
        </w:tc>
      </w:tr>
      <w:tr w:rsidR="00352AB8" w14:paraId="64AA744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4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EEA033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00" w:author="Codex" w:date="2026-10-05T16:32:41.313017+00:00">
                  <w:rPr>
                    <w:bCs w:val="0"/>
                    <w:color w:val="000000"/>
                    <w:sz w:val="21"/>
                    <w:szCs w:val="21"/>
                  </w:rPr>
                </w:rPrChange>
              </w:rPr>
              <w:pPrChange w:id="124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244"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245" w:author="Codex" w:date="2026-10-05T16:32:41.313017+00:00">
                  <w:rPr>
                    <w:bCs w:val="0"/>
                    <w:color w:val="000000"/>
                    <w:sz w:val="21"/>
                    <w:szCs w:val="21"/>
                  </w:rPr>
                </w:rPrChange>
              </w:rPr>
              <w:t>本人婚姻满意度提升（基期低于</w:t>
            </w:r>
            <w:r>
              <w:rPr>
                <w:rFonts w:ascii="Times New Roman" w:hAnsi="Times New Roman" w:cs="Times New Roman" w:eastAsia="SimSun"/>
                <w:b w:val="0"/>
                <w:bCs w:val="0"/>
                <w:color w:val="000000"/>
                <w:sz w:val="21"/>
                <w:szCs w:val="21"/>
                <w:rPrChange w:id="1246" w:author="Codex" w:date="2026-10-05T16:32:41.313017+00:00">
                  <w:rPr>
                    <w:bCs w:val="0"/>
                    <w:color w:val="000000"/>
                    <w:sz w:val="21"/>
                    <w:szCs w:val="21"/>
                  </w:rPr>
                </w:rPrChange>
              </w:rPr>
              <w:t>5</w:t>
            </w:r>
            <w:r>
              <w:rPr>
                <w:rFonts w:ascii="Times New Roman" w:hAnsi="Times New Roman" w:cs="Times New Roman" w:eastAsia="SimSun"/>
                <w:b w:val="0"/>
                <w:bCs w:val="0"/>
                <w:color w:val="000000"/>
                <w:sz w:val="21"/>
                <w:szCs w:val="21"/>
                <w:rPrChange w:id="1247" w:author="Codex" w:date="2026-10-05T16:32:41.313017+00:00">
                  <w:rPr>
                    <w:bCs w:val="0"/>
                    <w:color w:val="000000"/>
                    <w:sz w:val="21"/>
                    <w:szCs w:val="21"/>
                  </w:rPr>
                </w:rPrChange>
              </w:rPr>
              <w:t>分）</w:t>
            </w:r>
            <w:r>
              <w:rPr>
                <w:rFonts w:ascii="Times New Roman" w:hAnsi="Times New Roman" w:cs="Times New Roman" w:eastAsia="SimSun"/>
                <w:b w:val="0"/>
                <w:bCs w:val="0"/>
                <w:color w:val="000000"/>
                <w:sz w:val="21"/>
                <w:szCs w:val="21"/>
                <w:rPrChange w:id="1248"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4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28B5C6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01" w:author="Codex" w:date="2026-10-05T16:32:41.313017+00:00">
                  <w:rPr>
                    <w:bCs w:val="0"/>
                    <w:color w:val="000000"/>
                    <w:sz w:val="21"/>
                    <w:szCs w:val="21"/>
                  </w:rPr>
                </w:rPrChange>
              </w:rPr>
              <w:pPrChange w:id="125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5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5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764D76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02" w:author="Codex" w:date="2026-10-05T16:32:41.313017+00:00">
                  <w:rPr>
                    <w:bCs w:val="0"/>
                    <w:color w:val="000000"/>
                    <w:sz w:val="21"/>
                    <w:szCs w:val="21"/>
                  </w:rPr>
                </w:rPrChange>
              </w:rPr>
              <w:pPrChange w:id="125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5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5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2A93BA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03" w:author="Codex" w:date="2026-10-05T16:32:41.313017+00:00">
                  <w:rPr>
                    <w:bCs w:val="0"/>
                    <w:color w:val="000000"/>
                    <w:sz w:val="21"/>
                    <w:szCs w:val="21"/>
                  </w:rPr>
                </w:rPrChange>
              </w:rPr>
              <w:pPrChange w:id="125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5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5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1634CD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04" w:author="Codex" w:date="2026-10-05T16:32:41.313017+00:00">
                  <w:rPr>
                    <w:bCs w:val="0"/>
                    <w:color w:val="000000"/>
                    <w:sz w:val="21"/>
                    <w:szCs w:val="21"/>
                  </w:rPr>
                </w:rPrChange>
              </w:rPr>
              <w:pPrChange w:id="125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60"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6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987AAA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05" w:author="Codex" w:date="2026-10-05T16:32:41.313017+00:00">
                  <w:rPr>
                    <w:bCs w:val="0"/>
                    <w:color w:val="000000"/>
                    <w:sz w:val="21"/>
                    <w:szCs w:val="21"/>
                  </w:rPr>
                </w:rPrChange>
              </w:rPr>
              <w:pPrChange w:id="126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63" w:author="Codex" w:date="2026-10-05T16:32:41.313017+00:00">
                  <w:rPr>
                    <w:bCs w:val="0"/>
                    <w:color w:val="000000"/>
                    <w:sz w:val="21"/>
                    <w:szCs w:val="21"/>
                  </w:rPr>
                </w:rPrChange>
              </w:rPr>
              <w:t xml:space="preserve">4215 </w:t>
            </w:r>
          </w:p>
        </w:tc>
      </w:tr>
      <w:tr w:rsidR="00352AB8" w14:paraId="6E4DDA83"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6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A3B96B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06" w:author="Codex" w:date="2026-10-05T16:32:41.313017+00:00">
                  <w:rPr>
                    <w:bCs w:val="0"/>
                    <w:color w:val="000000"/>
                    <w:sz w:val="21"/>
                    <w:szCs w:val="21"/>
                  </w:rPr>
                </w:rPrChange>
              </w:rPr>
              <w:pPrChange w:id="126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266"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267" w:author="Codex" w:date="2026-10-05T16:32:41.313017+00:00">
                  <w:rPr>
                    <w:bCs w:val="0"/>
                    <w:color w:val="000000"/>
                    <w:sz w:val="21"/>
                    <w:szCs w:val="21"/>
                  </w:rPr>
                </w:rPrChange>
              </w:rPr>
              <w:t>未提升</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6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B10E86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07" w:author="Codex" w:date="2026-10-05T16:32:41.313017+00:00">
                  <w:rPr>
                    <w:bCs w:val="0"/>
                    <w:color w:val="000000"/>
                    <w:sz w:val="21"/>
                    <w:szCs w:val="21"/>
                  </w:rPr>
                </w:rPrChange>
              </w:rPr>
              <w:pPrChange w:id="126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70" w:author="Codex" w:date="2026-10-05T16:32:41.313017+00:00">
                  <w:rPr>
                    <w:bCs w:val="0"/>
                    <w:color w:val="000000"/>
                    <w:sz w:val="21"/>
                    <w:szCs w:val="21"/>
                  </w:rPr>
                </w:rPrChange>
              </w:rPr>
              <w:t xml:space="preserve"> 2212 (52.48%)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7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2B0AB0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08" w:author="Codex" w:date="2026-10-05T16:32:41.313017+00:00">
                  <w:rPr>
                    <w:bCs w:val="0"/>
                    <w:color w:val="000000"/>
                    <w:sz w:val="21"/>
                    <w:szCs w:val="21"/>
                  </w:rPr>
                </w:rPrChange>
              </w:rPr>
              <w:pPrChange w:id="127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73" w:author="Codex" w:date="2026-10-05T16:32:41.313017+00:00">
                  <w:rPr>
                    <w:bCs w:val="0"/>
                    <w:color w:val="000000"/>
                    <w:sz w:val="21"/>
                    <w:szCs w:val="21"/>
                  </w:rPr>
                </w:rPrChange>
              </w:rPr>
              <w:t xml:space="preserve"> 1038 (48.99%)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7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E9E362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09" w:author="Codex" w:date="2026-10-05T16:32:41.313017+00:00">
                  <w:rPr>
                    <w:bCs w:val="0"/>
                    <w:color w:val="000000"/>
                    <w:sz w:val="21"/>
                    <w:szCs w:val="21"/>
                  </w:rPr>
                </w:rPrChange>
              </w:rPr>
              <w:pPrChange w:id="127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76" w:author="Codex" w:date="2026-10-05T16:32:41.313017+00:00">
                  <w:rPr>
                    <w:bCs w:val="0"/>
                    <w:color w:val="000000"/>
                    <w:sz w:val="21"/>
                    <w:szCs w:val="21"/>
                  </w:rPr>
                </w:rPrChange>
              </w:rPr>
              <w:t xml:space="preserve"> 1174 (56.01%)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7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6909E1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10" w:author="Codex" w:date="2026-10-05T16:32:41.313017+00:00">
                  <w:rPr>
                    <w:bCs w:val="0"/>
                    <w:color w:val="000000"/>
                    <w:sz w:val="21"/>
                    <w:szCs w:val="21"/>
                  </w:rPr>
                </w:rPrChange>
              </w:rPr>
              <w:pPrChange w:id="127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79"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8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50D67A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11" w:author="Codex" w:date="2026-10-05T16:32:41.313017+00:00">
                  <w:rPr>
                    <w:bCs w:val="0"/>
                    <w:color w:val="000000"/>
                    <w:sz w:val="21"/>
                    <w:szCs w:val="21"/>
                  </w:rPr>
                </w:rPrChange>
              </w:rPr>
              <w:pPrChange w:id="128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82" w:author="Codex" w:date="2026-10-05T16:32:41.313017+00:00">
                  <w:rPr>
                    <w:bCs w:val="0"/>
                    <w:color w:val="000000"/>
                    <w:sz w:val="21"/>
                    <w:szCs w:val="21"/>
                  </w:rPr>
                </w:rPrChange>
              </w:rPr>
              <w:t xml:space="preserve">     </w:t>
            </w:r>
          </w:p>
        </w:tc>
      </w:tr>
      <w:tr w:rsidR="00352AB8" w14:paraId="7A52DD0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8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BC4CEE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12" w:author="Codex" w:date="2026-10-05T16:32:41.313017+00:00">
                  <w:rPr>
                    <w:bCs w:val="0"/>
                    <w:color w:val="000000"/>
                    <w:sz w:val="21"/>
                    <w:szCs w:val="21"/>
                  </w:rPr>
                </w:rPrChange>
              </w:rPr>
              <w:pPrChange w:id="128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285"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286" w:author="Codex" w:date="2026-10-05T16:32:41.313017+00:00">
                  <w:rPr>
                    <w:bCs w:val="0"/>
                    <w:color w:val="000000"/>
                    <w:sz w:val="21"/>
                    <w:szCs w:val="21"/>
                  </w:rPr>
                </w:rPrChange>
              </w:rPr>
              <w:t>提升</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8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8430CD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13" w:author="Codex" w:date="2026-10-05T16:32:41.313017+00:00">
                  <w:rPr>
                    <w:bCs w:val="0"/>
                    <w:color w:val="000000"/>
                    <w:sz w:val="21"/>
                    <w:szCs w:val="21"/>
                  </w:rPr>
                </w:rPrChange>
              </w:rPr>
              <w:pPrChange w:id="128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89" w:author="Codex" w:date="2026-10-05T16:32:41.313017+00:00">
                  <w:rPr>
                    <w:bCs w:val="0"/>
                    <w:color w:val="000000"/>
                    <w:sz w:val="21"/>
                    <w:szCs w:val="21"/>
                  </w:rPr>
                </w:rPrChange>
              </w:rPr>
              <w:t xml:space="preserve"> 2003 (47.52%)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9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F4FD35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14" w:author="Codex" w:date="2026-10-05T16:32:41.313017+00:00">
                  <w:rPr>
                    <w:bCs w:val="0"/>
                    <w:color w:val="000000"/>
                    <w:sz w:val="21"/>
                    <w:szCs w:val="21"/>
                  </w:rPr>
                </w:rPrChange>
              </w:rPr>
              <w:pPrChange w:id="129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92" w:author="Codex" w:date="2026-10-05T16:32:41.313017+00:00">
                  <w:rPr>
                    <w:bCs w:val="0"/>
                    <w:color w:val="000000"/>
                    <w:sz w:val="21"/>
                    <w:szCs w:val="21"/>
                  </w:rPr>
                </w:rPrChange>
              </w:rPr>
              <w:t xml:space="preserve"> 1081 (51.01%)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9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46C996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15" w:author="Codex" w:date="2026-10-05T16:32:41.313017+00:00">
                  <w:rPr>
                    <w:bCs w:val="0"/>
                    <w:color w:val="000000"/>
                    <w:sz w:val="21"/>
                    <w:szCs w:val="21"/>
                  </w:rPr>
                </w:rPrChange>
              </w:rPr>
              <w:pPrChange w:id="129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95" w:author="Codex" w:date="2026-10-05T16:32:41.313017+00:00">
                  <w:rPr>
                    <w:bCs w:val="0"/>
                    <w:color w:val="000000"/>
                    <w:sz w:val="21"/>
                    <w:szCs w:val="21"/>
                  </w:rPr>
                </w:rPrChange>
              </w:rPr>
              <w:t xml:space="preserve"> 922 (43.99%)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9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545357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16" w:author="Codex" w:date="2026-10-05T16:32:41.313017+00:00">
                  <w:rPr>
                    <w:bCs w:val="0"/>
                    <w:color w:val="000000"/>
                    <w:sz w:val="21"/>
                    <w:szCs w:val="21"/>
                  </w:rPr>
                </w:rPrChange>
              </w:rPr>
              <w:pPrChange w:id="129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9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9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B201F0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17" w:author="Codex" w:date="2026-10-05T16:32:41.313017+00:00">
                  <w:rPr>
                    <w:bCs w:val="0"/>
                    <w:color w:val="000000"/>
                    <w:sz w:val="21"/>
                    <w:szCs w:val="21"/>
                  </w:rPr>
                </w:rPrChange>
              </w:rPr>
              <w:pPrChange w:id="130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01" w:author="Codex" w:date="2026-10-05T16:32:41.313017+00:00">
                  <w:rPr>
                    <w:bCs w:val="0"/>
                    <w:color w:val="000000"/>
                    <w:sz w:val="21"/>
                    <w:szCs w:val="21"/>
                  </w:rPr>
                </w:rPrChange>
              </w:rPr>
              <w:t xml:space="preserve">     </w:t>
            </w:r>
          </w:p>
        </w:tc>
      </w:tr>
      <w:tr w:rsidR="00352AB8" w14:paraId="7088C2B5"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0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7F64A0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18" w:author="Codex" w:date="2026-10-05T16:32:41.313017+00:00">
                  <w:rPr>
                    <w:bCs w:val="0"/>
                    <w:color w:val="000000"/>
                    <w:sz w:val="21"/>
                    <w:szCs w:val="21"/>
                  </w:rPr>
                </w:rPrChange>
              </w:rPr>
              <w:pPrChange w:id="130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304" w:author="Codex" w:date="2026-10-05T16:32:41.313017+00:00">
                  <w:rPr>
                    <w:bCs w:val="0"/>
                    <w:color w:val="000000"/>
                    <w:sz w:val="21"/>
                    <w:szCs w:val="21"/>
                  </w:rPr>
                </w:rPrChange>
              </w:rPr>
              <w:lastRenderedPageBreak/>
              <w:t xml:space="preserve">     </w:t>
            </w:r>
            <w:r>
              <w:rPr>
                <w:rFonts w:ascii="Times New Roman" w:hAnsi="Times New Roman" w:cs="Times New Roman" w:eastAsia="SimSun"/>
                <w:b w:val="0"/>
                <w:bCs w:val="0"/>
                <w:color w:val="000000"/>
                <w:sz w:val="21"/>
                <w:szCs w:val="21"/>
                <w:rPrChange w:id="1305" w:author="Codex" w:date="2026-10-05T16:32:41.313017+00:00">
                  <w:rPr>
                    <w:bCs w:val="0"/>
                    <w:color w:val="000000"/>
                    <w:sz w:val="21"/>
                    <w:szCs w:val="21"/>
                  </w:rPr>
                </w:rPrChange>
              </w:rPr>
              <w:t>配偶婚姻满意度提升（基期低于</w:t>
            </w:r>
            <w:r>
              <w:rPr>
                <w:rFonts w:ascii="Times New Roman" w:hAnsi="Times New Roman" w:cs="Times New Roman" w:eastAsia="SimSun"/>
                <w:b w:val="0"/>
                <w:bCs w:val="0"/>
                <w:color w:val="000000"/>
                <w:sz w:val="21"/>
                <w:szCs w:val="21"/>
                <w:rPrChange w:id="1306" w:author="Codex" w:date="2026-10-05T16:32:41.313017+00:00">
                  <w:rPr>
                    <w:bCs w:val="0"/>
                    <w:color w:val="000000"/>
                    <w:sz w:val="21"/>
                    <w:szCs w:val="21"/>
                  </w:rPr>
                </w:rPrChange>
              </w:rPr>
              <w:t>5</w:t>
            </w:r>
            <w:r>
              <w:rPr>
                <w:rFonts w:ascii="Times New Roman" w:hAnsi="Times New Roman" w:cs="Times New Roman" w:eastAsia="SimSun"/>
                <w:b w:val="0"/>
                <w:bCs w:val="0"/>
                <w:color w:val="000000"/>
                <w:sz w:val="21"/>
                <w:szCs w:val="21"/>
                <w:rPrChange w:id="1307" w:author="Codex" w:date="2026-10-05T16:32:41.313017+00:00">
                  <w:rPr>
                    <w:bCs w:val="0"/>
                    <w:color w:val="000000"/>
                    <w:sz w:val="21"/>
                    <w:szCs w:val="21"/>
                  </w:rPr>
                </w:rPrChange>
              </w:rPr>
              <w:t>分）</w:t>
            </w:r>
            <w:r>
              <w:rPr>
                <w:rFonts w:ascii="Times New Roman" w:hAnsi="Times New Roman" w:cs="Times New Roman" w:eastAsia="SimSun"/>
                <w:b w:val="0"/>
                <w:bCs w:val="0"/>
                <w:color w:val="000000"/>
                <w:sz w:val="21"/>
                <w:szCs w:val="21"/>
                <w:rPrChange w:id="1308"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0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E83E65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19" w:author="Codex" w:date="2026-10-05T16:32:41.313017+00:00">
                  <w:rPr>
                    <w:bCs w:val="0"/>
                    <w:color w:val="000000"/>
                    <w:sz w:val="21"/>
                    <w:szCs w:val="21"/>
                  </w:rPr>
                </w:rPrChange>
              </w:rPr>
              <w:pPrChange w:id="131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1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1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5273BC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20" w:author="Codex" w:date="2026-10-05T16:32:41.313017+00:00">
                  <w:rPr>
                    <w:bCs w:val="0"/>
                    <w:color w:val="000000"/>
                    <w:sz w:val="21"/>
                    <w:szCs w:val="21"/>
                  </w:rPr>
                </w:rPrChange>
              </w:rPr>
              <w:pPrChange w:id="131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1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1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D2CAA9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21" w:author="Codex" w:date="2026-10-05T16:32:41.313017+00:00">
                  <w:rPr>
                    <w:bCs w:val="0"/>
                    <w:color w:val="000000"/>
                    <w:sz w:val="21"/>
                    <w:szCs w:val="21"/>
                  </w:rPr>
                </w:rPrChange>
              </w:rPr>
              <w:pPrChange w:id="131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1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1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5993B4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22" w:author="Codex" w:date="2026-10-05T16:32:41.313017+00:00">
                  <w:rPr>
                    <w:bCs w:val="0"/>
                    <w:color w:val="000000"/>
                    <w:sz w:val="21"/>
                    <w:szCs w:val="21"/>
                  </w:rPr>
                </w:rPrChange>
              </w:rPr>
              <w:pPrChange w:id="131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20"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2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283ACC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23" w:author="Codex" w:date="2026-10-05T16:32:41.313017+00:00">
                  <w:rPr>
                    <w:bCs w:val="0"/>
                    <w:color w:val="000000"/>
                    <w:sz w:val="21"/>
                    <w:szCs w:val="21"/>
                  </w:rPr>
                </w:rPrChange>
              </w:rPr>
              <w:pPrChange w:id="132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23" w:author="Codex" w:date="2026-10-05T16:32:41.313017+00:00">
                  <w:rPr>
                    <w:bCs w:val="0"/>
                    <w:color w:val="000000"/>
                    <w:sz w:val="21"/>
                    <w:szCs w:val="21"/>
                  </w:rPr>
                </w:rPrChange>
              </w:rPr>
              <w:t xml:space="preserve">4167 </w:t>
            </w:r>
          </w:p>
        </w:tc>
      </w:tr>
      <w:tr w:rsidR="00352AB8" w14:paraId="4836BD7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2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9A2873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24" w:author="Codex" w:date="2026-10-05T16:32:41.313017+00:00">
                  <w:rPr>
                    <w:bCs w:val="0"/>
                    <w:color w:val="000000"/>
                    <w:sz w:val="21"/>
                    <w:szCs w:val="21"/>
                  </w:rPr>
                </w:rPrChange>
              </w:rPr>
              <w:pPrChange w:id="132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326"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327" w:author="Codex" w:date="2026-10-05T16:32:41.313017+00:00">
                  <w:rPr>
                    <w:bCs w:val="0"/>
                    <w:color w:val="000000"/>
                    <w:sz w:val="21"/>
                    <w:szCs w:val="21"/>
                  </w:rPr>
                </w:rPrChange>
              </w:rPr>
              <w:t>未提升</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2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B2A7E1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25" w:author="Codex" w:date="2026-10-05T16:32:41.313017+00:00">
                  <w:rPr>
                    <w:bCs w:val="0"/>
                    <w:color w:val="000000"/>
                    <w:sz w:val="21"/>
                    <w:szCs w:val="21"/>
                  </w:rPr>
                </w:rPrChange>
              </w:rPr>
              <w:pPrChange w:id="132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30" w:author="Codex" w:date="2026-10-05T16:32:41.313017+00:00">
                  <w:rPr>
                    <w:bCs w:val="0"/>
                    <w:color w:val="000000"/>
                    <w:sz w:val="21"/>
                    <w:szCs w:val="21"/>
                  </w:rPr>
                </w:rPrChange>
              </w:rPr>
              <w:t xml:space="preserve"> 2191 (52.58%)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3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833C67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26" w:author="Codex" w:date="2026-10-05T16:32:41.313017+00:00">
                  <w:rPr>
                    <w:bCs w:val="0"/>
                    <w:color w:val="000000"/>
                    <w:sz w:val="21"/>
                    <w:szCs w:val="21"/>
                  </w:rPr>
                </w:rPrChange>
              </w:rPr>
              <w:pPrChange w:id="133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33" w:author="Codex" w:date="2026-10-05T16:32:41.313017+00:00">
                  <w:rPr>
                    <w:bCs w:val="0"/>
                    <w:color w:val="000000"/>
                    <w:sz w:val="21"/>
                    <w:szCs w:val="21"/>
                  </w:rPr>
                </w:rPrChange>
              </w:rPr>
              <w:t xml:space="preserve"> 1033 (49.50%)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3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550BC9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27" w:author="Codex" w:date="2026-10-05T16:32:41.313017+00:00">
                  <w:rPr>
                    <w:bCs w:val="0"/>
                    <w:color w:val="000000"/>
                    <w:sz w:val="21"/>
                    <w:szCs w:val="21"/>
                  </w:rPr>
                </w:rPrChange>
              </w:rPr>
              <w:pPrChange w:id="133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36" w:author="Codex" w:date="2026-10-05T16:32:41.313017+00:00">
                  <w:rPr>
                    <w:bCs w:val="0"/>
                    <w:color w:val="000000"/>
                    <w:sz w:val="21"/>
                    <w:szCs w:val="21"/>
                  </w:rPr>
                </w:rPrChange>
              </w:rPr>
              <w:t xml:space="preserve"> 1158 (55.67%)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3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55F90A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28" w:author="Codex" w:date="2026-10-05T16:32:41.313017+00:00">
                  <w:rPr>
                    <w:bCs w:val="0"/>
                    <w:color w:val="000000"/>
                    <w:sz w:val="21"/>
                    <w:szCs w:val="21"/>
                  </w:rPr>
                </w:rPrChange>
              </w:rPr>
              <w:pPrChange w:id="133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39"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4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E3DE99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29" w:author="Codex" w:date="2026-10-05T16:32:41.313017+00:00">
                  <w:rPr>
                    <w:bCs w:val="0"/>
                    <w:color w:val="000000"/>
                    <w:sz w:val="21"/>
                    <w:szCs w:val="21"/>
                  </w:rPr>
                </w:rPrChange>
              </w:rPr>
              <w:pPrChange w:id="134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42" w:author="Codex" w:date="2026-10-05T16:32:41.313017+00:00">
                  <w:rPr>
                    <w:bCs w:val="0"/>
                    <w:color w:val="000000"/>
                    <w:sz w:val="21"/>
                    <w:szCs w:val="21"/>
                  </w:rPr>
                </w:rPrChange>
              </w:rPr>
              <w:t xml:space="preserve">     </w:t>
            </w:r>
          </w:p>
        </w:tc>
      </w:tr>
      <w:tr w:rsidR="00352AB8" w14:paraId="3EF726D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4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70F4AE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30" w:author="Codex" w:date="2026-10-05T16:32:41.313017+00:00">
                  <w:rPr>
                    <w:bCs w:val="0"/>
                    <w:color w:val="000000"/>
                    <w:sz w:val="21"/>
                    <w:szCs w:val="21"/>
                  </w:rPr>
                </w:rPrChange>
              </w:rPr>
              <w:pPrChange w:id="134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345"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346" w:author="Codex" w:date="2026-10-05T16:32:41.313017+00:00">
                  <w:rPr>
                    <w:bCs w:val="0"/>
                    <w:color w:val="000000"/>
                    <w:sz w:val="21"/>
                    <w:szCs w:val="21"/>
                  </w:rPr>
                </w:rPrChange>
              </w:rPr>
              <w:t>提升</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4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0B892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31" w:author="Codex" w:date="2026-10-05T16:32:41.313017+00:00">
                  <w:rPr>
                    <w:bCs w:val="0"/>
                    <w:color w:val="000000"/>
                    <w:sz w:val="21"/>
                    <w:szCs w:val="21"/>
                  </w:rPr>
                </w:rPrChange>
              </w:rPr>
              <w:pPrChange w:id="134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49" w:author="Codex" w:date="2026-10-05T16:32:41.313017+00:00">
                  <w:rPr>
                    <w:bCs w:val="0"/>
                    <w:color w:val="000000"/>
                    <w:sz w:val="21"/>
                    <w:szCs w:val="21"/>
                  </w:rPr>
                </w:rPrChange>
              </w:rPr>
              <w:t xml:space="preserve"> 1976 (47.42%)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5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3EB304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32" w:author="Codex" w:date="2026-10-05T16:32:41.313017+00:00">
                  <w:rPr>
                    <w:bCs w:val="0"/>
                    <w:color w:val="000000"/>
                    <w:sz w:val="21"/>
                    <w:szCs w:val="21"/>
                  </w:rPr>
                </w:rPrChange>
              </w:rPr>
              <w:pPrChange w:id="135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52" w:author="Codex" w:date="2026-10-05T16:32:41.313017+00:00">
                  <w:rPr>
                    <w:bCs w:val="0"/>
                    <w:color w:val="000000"/>
                    <w:sz w:val="21"/>
                    <w:szCs w:val="21"/>
                  </w:rPr>
                </w:rPrChange>
              </w:rPr>
              <w:t xml:space="preserve"> 1054 (50.50%)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5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0A6E04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33" w:author="Codex" w:date="2026-10-05T16:32:41.313017+00:00">
                  <w:rPr>
                    <w:bCs w:val="0"/>
                    <w:color w:val="000000"/>
                    <w:sz w:val="21"/>
                    <w:szCs w:val="21"/>
                  </w:rPr>
                </w:rPrChange>
              </w:rPr>
              <w:pPrChange w:id="135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55" w:author="Codex" w:date="2026-10-05T16:32:41.313017+00:00">
                  <w:rPr>
                    <w:bCs w:val="0"/>
                    <w:color w:val="000000"/>
                    <w:sz w:val="21"/>
                    <w:szCs w:val="21"/>
                  </w:rPr>
                </w:rPrChange>
              </w:rPr>
              <w:t xml:space="preserve"> 922 (44.33%)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5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CF6627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34" w:author="Codex" w:date="2026-10-05T16:32:41.313017+00:00">
                  <w:rPr>
                    <w:bCs w:val="0"/>
                    <w:color w:val="000000"/>
                    <w:sz w:val="21"/>
                    <w:szCs w:val="21"/>
                  </w:rPr>
                </w:rPrChange>
              </w:rPr>
              <w:pPrChange w:id="135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5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5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32BB62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35" w:author="Codex" w:date="2026-10-05T16:32:41.313017+00:00">
                  <w:rPr>
                    <w:bCs w:val="0"/>
                    <w:color w:val="000000"/>
                    <w:sz w:val="21"/>
                    <w:szCs w:val="21"/>
                  </w:rPr>
                </w:rPrChange>
              </w:rPr>
              <w:pPrChange w:id="136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61" w:author="Codex" w:date="2026-10-05T16:32:41.313017+00:00">
                  <w:rPr>
                    <w:bCs w:val="0"/>
                    <w:color w:val="000000"/>
                    <w:sz w:val="21"/>
                    <w:szCs w:val="21"/>
                  </w:rPr>
                </w:rPrChange>
              </w:rPr>
              <w:t xml:space="preserve">     </w:t>
            </w:r>
          </w:p>
        </w:tc>
      </w:tr>
      <w:tr w:rsidR="00352AB8" w14:paraId="12D3DB7C"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6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A99126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36" w:author="Codex" w:date="2026-10-05T16:32:41.313017+00:00">
                  <w:rPr>
                    <w:bCs w:val="0"/>
                    <w:color w:val="000000"/>
                    <w:sz w:val="21"/>
                    <w:szCs w:val="21"/>
                  </w:rPr>
                </w:rPrChange>
              </w:rPr>
              <w:pPrChange w:id="136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364"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365" w:author="Codex" w:date="2026-10-05T16:32:41.313017+00:00">
                  <w:rPr>
                    <w:bCs w:val="0"/>
                    <w:color w:val="000000"/>
                    <w:sz w:val="21"/>
                    <w:szCs w:val="21"/>
                  </w:rPr>
                </w:rPrChange>
              </w:rPr>
              <w:t>本人夫妻内满意度位置升级（有资格者）</w:t>
            </w:r>
            <w:r>
              <w:rPr>
                <w:rFonts w:ascii="Times New Roman" w:hAnsi="Times New Roman" w:cs="Times New Roman" w:eastAsia="SimSun"/>
                <w:b w:val="0"/>
                <w:bCs w:val="0"/>
                <w:color w:val="000000"/>
                <w:sz w:val="21"/>
                <w:szCs w:val="21"/>
                <w:rPrChange w:id="1366"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6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D64725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37" w:author="Codex" w:date="2026-10-05T16:32:41.313017+00:00">
                  <w:rPr>
                    <w:bCs w:val="0"/>
                    <w:color w:val="000000"/>
                    <w:sz w:val="21"/>
                    <w:szCs w:val="21"/>
                  </w:rPr>
                </w:rPrChange>
              </w:rPr>
              <w:pPrChange w:id="136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69"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7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182EA1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38" w:author="Codex" w:date="2026-10-05T16:32:41.313017+00:00">
                  <w:rPr>
                    <w:bCs w:val="0"/>
                    <w:color w:val="000000"/>
                    <w:sz w:val="21"/>
                    <w:szCs w:val="21"/>
                  </w:rPr>
                </w:rPrChange>
              </w:rPr>
              <w:pPrChange w:id="137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7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7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65B4B9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39" w:author="Codex" w:date="2026-10-05T16:32:41.313017+00:00">
                  <w:rPr>
                    <w:bCs w:val="0"/>
                    <w:color w:val="000000"/>
                    <w:sz w:val="21"/>
                    <w:szCs w:val="21"/>
                  </w:rPr>
                </w:rPrChange>
              </w:rPr>
              <w:pPrChange w:id="137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7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7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76F0A5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40" w:author="Codex" w:date="2026-10-05T16:32:41.313017+00:00">
                  <w:rPr>
                    <w:bCs w:val="0"/>
                    <w:color w:val="000000"/>
                    <w:sz w:val="21"/>
                    <w:szCs w:val="21"/>
                  </w:rPr>
                </w:rPrChange>
              </w:rPr>
              <w:pPrChange w:id="137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78" w:author="Codex" w:date="2026-10-05T16:32:41.313017+00:00">
                  <w:rPr>
                    <w:bCs w:val="0"/>
                    <w:color w:val="000000"/>
                    <w:sz w:val="21"/>
                    <w:szCs w:val="21"/>
                  </w:rPr>
                </w:rPrChange>
              </w:rPr>
              <w:t xml:space="preserve"> 0.405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7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9ED61F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41" w:author="Codex" w:date="2026-10-05T16:32:41.313017+00:00">
                  <w:rPr>
                    <w:bCs w:val="0"/>
                    <w:color w:val="000000"/>
                    <w:sz w:val="21"/>
                    <w:szCs w:val="21"/>
                  </w:rPr>
                </w:rPrChange>
              </w:rPr>
              <w:pPrChange w:id="138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81" w:author="Codex" w:date="2026-10-05T16:32:41.313017+00:00">
                  <w:rPr>
                    <w:bCs w:val="0"/>
                    <w:color w:val="000000"/>
                    <w:sz w:val="21"/>
                    <w:szCs w:val="21"/>
                  </w:rPr>
                </w:rPrChange>
              </w:rPr>
              <w:t>10232</w:t>
            </w:r>
          </w:p>
        </w:tc>
      </w:tr>
      <w:tr w:rsidR="00352AB8" w14:paraId="22FAA82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8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497D1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42" w:author="Codex" w:date="2026-10-05T16:32:41.313017+00:00">
                  <w:rPr>
                    <w:bCs w:val="0"/>
                    <w:color w:val="000000"/>
                    <w:sz w:val="21"/>
                    <w:szCs w:val="21"/>
                  </w:rPr>
                </w:rPrChange>
              </w:rPr>
              <w:pPrChange w:id="138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384"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385" w:author="Codex" w:date="2026-10-05T16:32:41.313017+00:00">
                  <w:rPr>
                    <w:bCs w:val="0"/>
                    <w:color w:val="000000"/>
                    <w:sz w:val="21"/>
                    <w:szCs w:val="21"/>
                  </w:rPr>
                </w:rPrChange>
              </w:rPr>
              <w:t>未升级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8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F50EB9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43" w:author="Codex" w:date="2026-10-05T16:32:41.313017+00:00">
                  <w:rPr>
                    <w:bCs w:val="0"/>
                    <w:color w:val="000000"/>
                    <w:sz w:val="21"/>
                    <w:szCs w:val="21"/>
                  </w:rPr>
                </w:rPrChange>
              </w:rPr>
              <w:pPrChange w:id="138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88" w:author="Codex" w:date="2026-10-05T16:32:41.313017+00:00">
                  <w:rPr>
                    <w:bCs w:val="0"/>
                    <w:color w:val="000000"/>
                    <w:sz w:val="21"/>
                    <w:szCs w:val="21"/>
                  </w:rPr>
                </w:rPrChange>
              </w:rPr>
              <w:t xml:space="preserve"> 8615 (84.20%)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8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E6A05B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44" w:author="Codex" w:date="2026-10-05T16:32:41.313017+00:00">
                  <w:rPr>
                    <w:bCs w:val="0"/>
                    <w:color w:val="000000"/>
                    <w:sz w:val="21"/>
                    <w:szCs w:val="21"/>
                  </w:rPr>
                </w:rPrChange>
              </w:rPr>
              <w:pPrChange w:id="139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91" w:author="Codex" w:date="2026-10-05T16:32:41.313017+00:00">
                  <w:rPr>
                    <w:bCs w:val="0"/>
                    <w:color w:val="000000"/>
                    <w:sz w:val="21"/>
                    <w:szCs w:val="21"/>
                  </w:rPr>
                </w:rPrChange>
              </w:rPr>
              <w:t xml:space="preserve"> 4650 (84.48%)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9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46A61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45" w:author="Codex" w:date="2026-10-05T16:32:41.313017+00:00">
                  <w:rPr>
                    <w:bCs w:val="0"/>
                    <w:color w:val="000000"/>
                    <w:sz w:val="21"/>
                    <w:szCs w:val="21"/>
                  </w:rPr>
                </w:rPrChange>
              </w:rPr>
              <w:pPrChange w:id="139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94" w:author="Codex" w:date="2026-10-05T16:32:41.313017+00:00">
                  <w:rPr>
                    <w:bCs w:val="0"/>
                    <w:color w:val="000000"/>
                    <w:sz w:val="21"/>
                    <w:szCs w:val="21"/>
                  </w:rPr>
                </w:rPrChange>
              </w:rPr>
              <w:t xml:space="preserve"> 3965 (83.86%)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9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01FB6F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46" w:author="Codex" w:date="2026-10-05T16:32:41.313017+00:00">
                  <w:rPr>
                    <w:bCs w:val="0"/>
                    <w:color w:val="000000"/>
                    <w:sz w:val="21"/>
                    <w:szCs w:val="21"/>
                  </w:rPr>
                </w:rPrChange>
              </w:rPr>
              <w:pPrChange w:id="139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9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9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BBA3E7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47" w:author="Codex" w:date="2026-10-05T16:32:41.313017+00:00">
                  <w:rPr>
                    <w:bCs w:val="0"/>
                    <w:color w:val="000000"/>
                    <w:sz w:val="21"/>
                    <w:szCs w:val="21"/>
                  </w:rPr>
                </w:rPrChange>
              </w:rPr>
              <w:pPrChange w:id="139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00" w:author="Codex" w:date="2026-10-05T16:32:41.313017+00:00">
                  <w:rPr>
                    <w:bCs w:val="0"/>
                    <w:color w:val="000000"/>
                    <w:sz w:val="21"/>
                    <w:szCs w:val="21"/>
                  </w:rPr>
                </w:rPrChange>
              </w:rPr>
              <w:t xml:space="preserve">     </w:t>
            </w:r>
          </w:p>
        </w:tc>
      </w:tr>
      <w:tr w:rsidR="00352AB8" w14:paraId="260AD1BB"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0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510D8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48" w:author="Codex" w:date="2026-10-05T16:32:41.313017+00:00">
                  <w:rPr>
                    <w:bCs w:val="0"/>
                    <w:color w:val="000000"/>
                    <w:sz w:val="21"/>
                    <w:szCs w:val="21"/>
                  </w:rPr>
                </w:rPrChange>
              </w:rPr>
              <w:pPrChange w:id="140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403"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404" w:author="Codex" w:date="2026-10-05T16:32:41.313017+00:00">
                  <w:rPr>
                    <w:bCs w:val="0"/>
                    <w:color w:val="000000"/>
                    <w:sz w:val="21"/>
                    <w:szCs w:val="21"/>
                  </w:rPr>
                </w:rPrChange>
              </w:rPr>
              <w:t>升级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0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24D75A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49" w:author="Codex" w:date="2026-10-05T16:32:41.313017+00:00">
                  <w:rPr>
                    <w:bCs w:val="0"/>
                    <w:color w:val="000000"/>
                    <w:sz w:val="21"/>
                    <w:szCs w:val="21"/>
                  </w:rPr>
                </w:rPrChange>
              </w:rPr>
              <w:pPrChange w:id="140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07" w:author="Codex" w:date="2026-10-05T16:32:41.313017+00:00">
                  <w:rPr>
                    <w:bCs w:val="0"/>
                    <w:color w:val="000000"/>
                    <w:sz w:val="21"/>
                    <w:szCs w:val="21"/>
                  </w:rPr>
                </w:rPrChange>
              </w:rPr>
              <w:t xml:space="preserve"> 1617 (15.80%)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0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0A807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50" w:author="Codex" w:date="2026-10-05T16:32:41.313017+00:00">
                  <w:rPr>
                    <w:bCs w:val="0"/>
                    <w:color w:val="000000"/>
                    <w:sz w:val="21"/>
                    <w:szCs w:val="21"/>
                  </w:rPr>
                </w:rPrChange>
              </w:rPr>
              <w:pPrChange w:id="140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10" w:author="Codex" w:date="2026-10-05T16:32:41.313017+00:00">
                  <w:rPr>
                    <w:bCs w:val="0"/>
                    <w:color w:val="000000"/>
                    <w:sz w:val="21"/>
                    <w:szCs w:val="21"/>
                  </w:rPr>
                </w:rPrChange>
              </w:rPr>
              <w:t xml:space="preserve"> 854 (15.52%)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1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9366B6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51" w:author="Codex" w:date="2026-10-05T16:32:41.313017+00:00">
                  <w:rPr>
                    <w:bCs w:val="0"/>
                    <w:color w:val="000000"/>
                    <w:sz w:val="21"/>
                    <w:szCs w:val="21"/>
                  </w:rPr>
                </w:rPrChange>
              </w:rPr>
              <w:pPrChange w:id="141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13" w:author="Codex" w:date="2026-10-05T16:32:41.313017+00:00">
                  <w:rPr>
                    <w:bCs w:val="0"/>
                    <w:color w:val="000000"/>
                    <w:sz w:val="21"/>
                    <w:szCs w:val="21"/>
                  </w:rPr>
                </w:rPrChange>
              </w:rPr>
              <w:t xml:space="preserve"> 763 (16.14%)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1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7C2938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52" w:author="Codex" w:date="2026-10-05T16:32:41.313017+00:00">
                  <w:rPr>
                    <w:bCs w:val="0"/>
                    <w:color w:val="000000"/>
                    <w:sz w:val="21"/>
                    <w:szCs w:val="21"/>
                  </w:rPr>
                </w:rPrChange>
              </w:rPr>
              <w:pPrChange w:id="141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16"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1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A25E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53" w:author="Codex" w:date="2026-10-05T16:32:41.313017+00:00">
                  <w:rPr>
                    <w:bCs w:val="0"/>
                    <w:color w:val="000000"/>
                    <w:sz w:val="21"/>
                    <w:szCs w:val="21"/>
                  </w:rPr>
                </w:rPrChange>
              </w:rPr>
              <w:pPrChange w:id="141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19" w:author="Codex" w:date="2026-10-05T16:32:41.313017+00:00">
                  <w:rPr>
                    <w:bCs w:val="0"/>
                    <w:color w:val="000000"/>
                    <w:sz w:val="21"/>
                    <w:szCs w:val="21"/>
                  </w:rPr>
                </w:rPrChange>
              </w:rPr>
              <w:t xml:space="preserve">     </w:t>
            </w:r>
          </w:p>
        </w:tc>
      </w:tr>
      <w:tr w:rsidR="00352AB8" w14:paraId="4B59B13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2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81CB26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54" w:author="Codex" w:date="2026-10-05T16:32:41.313017+00:00">
                  <w:rPr>
                    <w:bCs w:val="0"/>
                    <w:color w:val="000000"/>
                    <w:sz w:val="21"/>
                    <w:szCs w:val="21"/>
                  </w:rPr>
                </w:rPrChange>
              </w:rPr>
              <w:pPrChange w:id="142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422"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423" w:author="Codex" w:date="2026-10-05T16:32:41.313017+00:00">
                  <w:rPr>
                    <w:bCs w:val="0"/>
                    <w:color w:val="000000"/>
                    <w:sz w:val="21"/>
                    <w:szCs w:val="21"/>
                  </w:rPr>
                </w:rPrChange>
              </w:rPr>
              <w:t>配偶夫妻内满意度位置升级（有资格者）</w:t>
            </w:r>
            <w:r>
              <w:rPr>
                <w:rFonts w:ascii="Times New Roman" w:hAnsi="Times New Roman" w:cs="Times New Roman" w:eastAsia="SimSun"/>
                <w:b w:val="0"/>
                <w:bCs w:val="0"/>
                <w:color w:val="000000"/>
                <w:sz w:val="21"/>
                <w:szCs w:val="21"/>
                <w:rPrChange w:id="1424"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2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FF4C72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55" w:author="Codex" w:date="2026-10-05T16:32:41.313017+00:00">
                  <w:rPr>
                    <w:bCs w:val="0"/>
                    <w:color w:val="000000"/>
                    <w:sz w:val="21"/>
                    <w:szCs w:val="21"/>
                  </w:rPr>
                </w:rPrChange>
              </w:rPr>
              <w:pPrChange w:id="142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2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2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C87E8D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56" w:author="Codex" w:date="2026-10-05T16:32:41.313017+00:00">
                  <w:rPr>
                    <w:bCs w:val="0"/>
                    <w:color w:val="000000"/>
                    <w:sz w:val="21"/>
                    <w:szCs w:val="21"/>
                  </w:rPr>
                </w:rPrChange>
              </w:rPr>
              <w:pPrChange w:id="142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30"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3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4FBA41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57" w:author="Codex" w:date="2026-10-05T16:32:41.313017+00:00">
                  <w:rPr>
                    <w:bCs w:val="0"/>
                    <w:color w:val="000000"/>
                    <w:sz w:val="21"/>
                    <w:szCs w:val="21"/>
                  </w:rPr>
                </w:rPrChange>
              </w:rPr>
              <w:pPrChange w:id="143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3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3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4D3047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58" w:author="Codex" w:date="2026-10-05T16:32:41.313017+00:00">
                  <w:rPr>
                    <w:bCs w:val="0"/>
                    <w:color w:val="000000"/>
                    <w:sz w:val="21"/>
                    <w:szCs w:val="21"/>
                  </w:rPr>
                </w:rPrChange>
              </w:rPr>
              <w:pPrChange w:id="143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36" w:author="Codex" w:date="2026-10-05T16:32:41.313017+00:00">
                  <w:rPr>
                    <w:bCs w:val="0"/>
                    <w:color w:val="000000"/>
                    <w:sz w:val="21"/>
                    <w:szCs w:val="21"/>
                  </w:rPr>
                </w:rPrChange>
              </w:rPr>
              <w:t xml:space="preserve"> 0.635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3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E5EF13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59" w:author="Codex" w:date="2026-10-05T16:32:41.313017+00:00">
                  <w:rPr>
                    <w:bCs w:val="0"/>
                    <w:color w:val="000000"/>
                    <w:sz w:val="21"/>
                    <w:szCs w:val="21"/>
                  </w:rPr>
                </w:rPrChange>
              </w:rPr>
              <w:pPrChange w:id="143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39" w:author="Codex" w:date="2026-10-05T16:32:41.313017+00:00">
                  <w:rPr>
                    <w:bCs w:val="0"/>
                    <w:color w:val="000000"/>
                    <w:sz w:val="21"/>
                    <w:szCs w:val="21"/>
                  </w:rPr>
                </w:rPrChange>
              </w:rPr>
              <w:t>10170</w:t>
            </w:r>
          </w:p>
        </w:tc>
      </w:tr>
      <w:tr w:rsidR="00352AB8" w14:paraId="148C1B7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4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AF04EC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60" w:author="Codex" w:date="2026-10-05T16:32:41.313017+00:00">
                  <w:rPr>
                    <w:bCs w:val="0"/>
                    <w:color w:val="000000"/>
                    <w:sz w:val="21"/>
                    <w:szCs w:val="21"/>
                  </w:rPr>
                </w:rPrChange>
              </w:rPr>
              <w:pPrChange w:id="144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442"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443" w:author="Codex" w:date="2026-10-05T16:32:41.313017+00:00">
                  <w:rPr>
                    <w:bCs w:val="0"/>
                    <w:color w:val="000000"/>
                    <w:sz w:val="21"/>
                    <w:szCs w:val="21"/>
                  </w:rPr>
                </w:rPrChange>
              </w:rPr>
              <w:t>未升级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4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00B83F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61" w:author="Codex" w:date="2026-10-05T16:32:41.313017+00:00">
                  <w:rPr>
                    <w:bCs w:val="0"/>
                    <w:color w:val="000000"/>
                    <w:sz w:val="21"/>
                    <w:szCs w:val="21"/>
                  </w:rPr>
                </w:rPrChange>
              </w:rPr>
              <w:pPrChange w:id="144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46" w:author="Codex" w:date="2026-10-05T16:32:41.313017+00:00">
                  <w:rPr>
                    <w:bCs w:val="0"/>
                    <w:color w:val="000000"/>
                    <w:sz w:val="21"/>
                    <w:szCs w:val="21"/>
                  </w:rPr>
                </w:rPrChange>
              </w:rPr>
              <w:t xml:space="preserve"> 8602 (84.58%)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4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4D323E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62" w:author="Codex" w:date="2026-10-05T16:32:41.313017+00:00">
                  <w:rPr>
                    <w:bCs w:val="0"/>
                    <w:color w:val="000000"/>
                    <w:sz w:val="21"/>
                    <w:szCs w:val="21"/>
                  </w:rPr>
                </w:rPrChange>
              </w:rPr>
              <w:pPrChange w:id="144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49" w:author="Codex" w:date="2026-10-05T16:32:41.313017+00:00">
                  <w:rPr>
                    <w:bCs w:val="0"/>
                    <w:color w:val="000000"/>
                    <w:sz w:val="21"/>
                    <w:szCs w:val="21"/>
                  </w:rPr>
                </w:rPrChange>
              </w:rPr>
              <w:t xml:space="preserve"> 4629 (84.75%)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5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315281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63" w:author="Codex" w:date="2026-10-05T16:32:41.313017+00:00">
                  <w:rPr>
                    <w:bCs w:val="0"/>
                    <w:color w:val="000000"/>
                    <w:sz w:val="21"/>
                    <w:szCs w:val="21"/>
                  </w:rPr>
                </w:rPrChange>
              </w:rPr>
              <w:pPrChange w:id="145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52" w:author="Codex" w:date="2026-10-05T16:32:41.313017+00:00">
                  <w:rPr>
                    <w:bCs w:val="0"/>
                    <w:color w:val="000000"/>
                    <w:sz w:val="21"/>
                    <w:szCs w:val="21"/>
                  </w:rPr>
                </w:rPrChange>
              </w:rPr>
              <w:t xml:space="preserve"> 3973 (84.39%)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5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DAFD34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64" w:author="Codex" w:date="2026-10-05T16:32:41.313017+00:00">
                  <w:rPr>
                    <w:bCs w:val="0"/>
                    <w:color w:val="000000"/>
                    <w:sz w:val="21"/>
                    <w:szCs w:val="21"/>
                  </w:rPr>
                </w:rPrChange>
              </w:rPr>
              <w:pPrChange w:id="145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5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5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D49D56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65" w:author="Codex" w:date="2026-10-05T16:32:41.313017+00:00">
                  <w:rPr>
                    <w:bCs w:val="0"/>
                    <w:color w:val="000000"/>
                    <w:sz w:val="21"/>
                    <w:szCs w:val="21"/>
                  </w:rPr>
                </w:rPrChange>
              </w:rPr>
              <w:pPrChange w:id="145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58" w:author="Codex" w:date="2026-10-05T16:32:41.313017+00:00">
                  <w:rPr>
                    <w:bCs w:val="0"/>
                    <w:color w:val="000000"/>
                    <w:sz w:val="21"/>
                    <w:szCs w:val="21"/>
                  </w:rPr>
                </w:rPrChange>
              </w:rPr>
              <w:t xml:space="preserve">     </w:t>
            </w:r>
          </w:p>
        </w:tc>
      </w:tr>
      <w:tr w:rsidR="00352AB8" w14:paraId="4563CB8A"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5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E05AE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66" w:author="Codex" w:date="2026-10-05T16:32:41.313017+00:00">
                  <w:rPr>
                    <w:bCs w:val="0"/>
                    <w:color w:val="000000"/>
                    <w:sz w:val="21"/>
                    <w:szCs w:val="21"/>
                  </w:rPr>
                </w:rPrChange>
              </w:rPr>
              <w:pPrChange w:id="146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461"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462" w:author="Codex" w:date="2026-10-05T16:32:41.313017+00:00">
                  <w:rPr>
                    <w:bCs w:val="0"/>
                    <w:color w:val="000000"/>
                    <w:sz w:val="21"/>
                    <w:szCs w:val="21"/>
                  </w:rPr>
                </w:rPrChange>
              </w:rPr>
              <w:t>升级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6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AF970F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67" w:author="Codex" w:date="2026-10-05T16:32:41.313017+00:00">
                  <w:rPr>
                    <w:bCs w:val="0"/>
                    <w:color w:val="000000"/>
                    <w:sz w:val="21"/>
                    <w:szCs w:val="21"/>
                  </w:rPr>
                </w:rPrChange>
              </w:rPr>
              <w:pPrChange w:id="146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65" w:author="Codex" w:date="2026-10-05T16:32:41.313017+00:00">
                  <w:rPr>
                    <w:bCs w:val="0"/>
                    <w:color w:val="000000"/>
                    <w:sz w:val="21"/>
                    <w:szCs w:val="21"/>
                  </w:rPr>
                </w:rPrChange>
              </w:rPr>
              <w:t xml:space="preserve"> 1568 (15.42%)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6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E6F664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68" w:author="Codex" w:date="2026-10-05T16:32:41.313017+00:00">
                  <w:rPr>
                    <w:bCs w:val="0"/>
                    <w:color w:val="000000"/>
                    <w:sz w:val="21"/>
                    <w:szCs w:val="21"/>
                  </w:rPr>
                </w:rPrChange>
              </w:rPr>
              <w:pPrChange w:id="146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68" w:author="Codex" w:date="2026-10-05T16:32:41.313017+00:00">
                  <w:rPr>
                    <w:bCs w:val="0"/>
                    <w:color w:val="000000"/>
                    <w:sz w:val="21"/>
                    <w:szCs w:val="21"/>
                  </w:rPr>
                </w:rPrChange>
              </w:rPr>
              <w:t xml:space="preserve"> 833 (15.25%)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6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2B4AF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69" w:author="Codex" w:date="2026-10-05T16:32:41.313017+00:00">
                  <w:rPr>
                    <w:bCs w:val="0"/>
                    <w:color w:val="000000"/>
                    <w:sz w:val="21"/>
                    <w:szCs w:val="21"/>
                  </w:rPr>
                </w:rPrChange>
              </w:rPr>
              <w:pPrChange w:id="147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71" w:author="Codex" w:date="2026-10-05T16:32:41.313017+00:00">
                  <w:rPr>
                    <w:bCs w:val="0"/>
                    <w:color w:val="000000"/>
                    <w:sz w:val="21"/>
                    <w:szCs w:val="21"/>
                  </w:rPr>
                </w:rPrChange>
              </w:rPr>
              <w:t xml:space="preserve"> 735 (15.61%)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7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8BCBFC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70" w:author="Codex" w:date="2026-10-05T16:32:41.313017+00:00">
                  <w:rPr>
                    <w:bCs w:val="0"/>
                    <w:color w:val="000000"/>
                    <w:sz w:val="21"/>
                    <w:szCs w:val="21"/>
                  </w:rPr>
                </w:rPrChange>
              </w:rPr>
              <w:pPrChange w:id="147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7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7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C16E5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71" w:author="Codex" w:date="2026-10-05T16:32:41.313017+00:00">
                  <w:rPr>
                    <w:bCs w:val="0"/>
                    <w:color w:val="000000"/>
                    <w:sz w:val="21"/>
                    <w:szCs w:val="21"/>
                  </w:rPr>
                </w:rPrChange>
              </w:rPr>
              <w:pPrChange w:id="147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77" w:author="Codex" w:date="2026-10-05T16:32:41.313017+00:00">
                  <w:rPr>
                    <w:bCs w:val="0"/>
                    <w:color w:val="000000"/>
                    <w:sz w:val="21"/>
                    <w:szCs w:val="21"/>
                  </w:rPr>
                </w:rPrChange>
              </w:rPr>
              <w:t xml:space="preserve">     </w:t>
            </w:r>
          </w:p>
        </w:tc>
      </w:tr>
      <w:tr w:rsidR="00352AB8" w14:paraId="0E220A71" w14:textId="77777777" w:rsidTr="000744B2">
        <w:trPr>
          <w:cantSplit/>
          <w:jc w:val="center"/>
        </w:trPr>
        <w:tc>
          <w:tcPr>
            <w:tcW w:w="0" w:type="auto"/>
            <w:gridSpan w:val="6"/>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78" w:author="Codex" w:date="2026-10-05T16:32:41.313017+00:00">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tcPrChange>
          </w:tcPr>
          <w:p w14:paraId="20844A4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72" w:author="Codex" w:date="2026-10-05T16:32:41.313017+00:00">
                  <w:rPr>
                    <w:bCs w:val="0"/>
                    <w:color w:val="000000"/>
                    <w:sz w:val="21"/>
                    <w:szCs w:val="21"/>
                  </w:rPr>
                </w:rPrChange>
              </w:rPr>
              <w:pPrChange w:id="147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480" w:author="Codex" w:date="2026-10-05T16:32:41.313017+00:00">
                  <w:rPr>
                    <w:bCs w:val="0"/>
                    <w:color w:val="000000"/>
                    <w:sz w:val="21"/>
                    <w:szCs w:val="21"/>
                  </w:rPr>
                </w:rPrChange>
              </w:rPr>
              <w:t>个体特征</w:t>
            </w:r>
          </w:p>
        </w:tc>
      </w:tr>
      <w:tr w:rsidR="00352AB8" w14:paraId="00A5FE21"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8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AF74E9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73" w:author="Codex" w:date="2026-10-05T16:32:41.313017+00:00">
                  <w:rPr>
                    <w:bCs w:val="0"/>
                    <w:color w:val="000000"/>
                    <w:sz w:val="21"/>
                    <w:szCs w:val="21"/>
                  </w:rPr>
                </w:rPrChange>
              </w:rPr>
              <w:pPrChange w:id="148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483"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484" w:author="Codex" w:date="2026-10-05T16:32:41.313017+00:00">
                  <w:rPr>
                    <w:bCs w:val="0"/>
                    <w:color w:val="000000"/>
                    <w:sz w:val="21"/>
                    <w:szCs w:val="21"/>
                  </w:rPr>
                </w:rPrChange>
              </w:rPr>
              <w:t>连续年龄</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8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C8DEF6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74" w:author="Codex" w:date="2026-10-05T16:32:41.313017+00:00">
                  <w:rPr>
                    <w:bCs w:val="0"/>
                    <w:color w:val="000000"/>
                    <w:sz w:val="21"/>
                    <w:szCs w:val="21"/>
                  </w:rPr>
                </w:rPrChange>
              </w:rPr>
              <w:pPrChange w:id="148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87" w:author="Codex" w:date="2026-10-05T16:32:41.313017+00:00">
                  <w:rPr>
                    <w:bCs w:val="0"/>
                    <w:color w:val="000000"/>
                    <w:sz w:val="21"/>
                    <w:szCs w:val="21"/>
                  </w:rPr>
                </w:rPrChange>
              </w:rPr>
              <w:t xml:space="preserve">40.459 (8.319)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8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C2573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75" w:author="Codex" w:date="2026-10-05T16:32:41.313017+00:00">
                  <w:rPr>
                    <w:bCs w:val="0"/>
                    <w:color w:val="000000"/>
                    <w:sz w:val="21"/>
                    <w:szCs w:val="21"/>
                  </w:rPr>
                </w:rPrChange>
              </w:rPr>
              <w:pPrChange w:id="148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90" w:author="Codex" w:date="2026-10-05T16:32:41.313017+00:00">
                  <w:rPr>
                    <w:bCs w:val="0"/>
                    <w:color w:val="000000"/>
                    <w:sz w:val="21"/>
                    <w:szCs w:val="21"/>
                  </w:rPr>
                </w:rPrChange>
              </w:rPr>
              <w:t xml:space="preserve">40.293 (8.434)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9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3C2056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76" w:author="Codex" w:date="2026-10-05T16:32:41.313017+00:00">
                  <w:rPr>
                    <w:bCs w:val="0"/>
                    <w:color w:val="000000"/>
                    <w:sz w:val="21"/>
                    <w:szCs w:val="21"/>
                  </w:rPr>
                </w:rPrChange>
              </w:rPr>
              <w:pPrChange w:id="149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93" w:author="Codex" w:date="2026-10-05T16:32:41.313017+00:00">
                  <w:rPr>
                    <w:bCs w:val="0"/>
                    <w:color w:val="000000"/>
                    <w:sz w:val="21"/>
                    <w:szCs w:val="21"/>
                  </w:rPr>
                </w:rPrChange>
              </w:rPr>
              <w:t xml:space="preserve">40.648 (8.184)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9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5564D5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77" w:author="Codex" w:date="2026-10-05T16:32:41.313017+00:00">
                  <w:rPr>
                    <w:bCs w:val="0"/>
                    <w:color w:val="000000"/>
                    <w:sz w:val="21"/>
                    <w:szCs w:val="21"/>
                  </w:rPr>
                </w:rPrChange>
              </w:rPr>
              <w:pPrChange w:id="149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96" w:author="Codex" w:date="2026-10-05T16:32:41.313017+00:00">
                  <w:rPr>
                    <w:bCs w:val="0"/>
                    <w:color w:val="000000"/>
                    <w:sz w:val="21"/>
                    <w:szCs w:val="21"/>
                  </w:rPr>
                </w:rPrChange>
              </w:rPr>
              <w:t xml:space="preserve"> 0.015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9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AE28F7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78" w:author="Codex" w:date="2026-10-05T16:32:41.313017+00:00">
                  <w:rPr>
                    <w:bCs w:val="0"/>
                    <w:color w:val="000000"/>
                    <w:sz w:val="21"/>
                    <w:szCs w:val="21"/>
                  </w:rPr>
                </w:rPrChange>
              </w:rPr>
              <w:pPrChange w:id="149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99" w:author="Codex" w:date="2026-10-05T16:32:41.313017+00:00">
                  <w:rPr>
                    <w:bCs w:val="0"/>
                    <w:color w:val="000000"/>
                    <w:sz w:val="21"/>
                    <w:szCs w:val="21"/>
                  </w:rPr>
                </w:rPrChange>
              </w:rPr>
              <w:t>13092</w:t>
            </w:r>
          </w:p>
        </w:tc>
      </w:tr>
      <w:tr w:rsidR="00352AB8" w14:paraId="2AC5CA9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0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B12F92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79" w:author="Codex" w:date="2026-10-05T16:32:41.313017+00:00">
                  <w:rPr>
                    <w:bCs w:val="0"/>
                    <w:color w:val="000000"/>
                    <w:sz w:val="21"/>
                    <w:szCs w:val="21"/>
                  </w:rPr>
                </w:rPrChange>
              </w:rPr>
              <w:pPrChange w:id="150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502"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503" w:author="Codex" w:date="2026-10-05T16:32:41.313017+00:00">
                  <w:rPr>
                    <w:bCs w:val="0"/>
                    <w:color w:val="000000"/>
                    <w:sz w:val="21"/>
                    <w:szCs w:val="21"/>
                  </w:rPr>
                </w:rPrChange>
              </w:rPr>
              <w:t>性别</w:t>
            </w:r>
            <w:r>
              <w:rPr>
                <w:rFonts w:ascii="Times New Roman" w:hAnsi="Times New Roman" w:cs="Times New Roman" w:eastAsia="SimSun"/>
                <w:b w:val="0"/>
                <w:bCs w:val="0"/>
                <w:color w:val="000000"/>
                <w:sz w:val="21"/>
                <w:szCs w:val="21"/>
                <w:rPrChange w:id="1504"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0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1EE0E3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80" w:author="Codex" w:date="2026-10-05T16:32:41.313017+00:00">
                  <w:rPr>
                    <w:bCs w:val="0"/>
                    <w:color w:val="000000"/>
                    <w:sz w:val="21"/>
                    <w:szCs w:val="21"/>
                  </w:rPr>
                </w:rPrChange>
              </w:rPr>
              <w:pPrChange w:id="150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0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0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4A505C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81" w:author="Codex" w:date="2026-10-05T16:32:41.313017+00:00">
                  <w:rPr>
                    <w:bCs w:val="0"/>
                    <w:color w:val="000000"/>
                    <w:sz w:val="21"/>
                    <w:szCs w:val="21"/>
                  </w:rPr>
                </w:rPrChange>
              </w:rPr>
              <w:pPrChange w:id="150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10"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1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9DAEE3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82" w:author="Codex" w:date="2026-10-05T16:32:41.313017+00:00">
                  <w:rPr>
                    <w:bCs w:val="0"/>
                    <w:color w:val="000000"/>
                    <w:sz w:val="21"/>
                    <w:szCs w:val="21"/>
                  </w:rPr>
                </w:rPrChange>
              </w:rPr>
              <w:pPrChange w:id="151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1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1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F2A9A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83" w:author="Codex" w:date="2026-10-05T16:32:41.313017+00:00">
                  <w:rPr>
                    <w:bCs w:val="0"/>
                    <w:color w:val="000000"/>
                    <w:sz w:val="21"/>
                    <w:szCs w:val="21"/>
                  </w:rPr>
                </w:rPrChange>
              </w:rPr>
              <w:pPrChange w:id="151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16" w:author="Codex" w:date="2026-10-05T16:32:41.313017+00:00">
                  <w:rPr>
                    <w:bCs w:val="0"/>
                    <w:color w:val="000000"/>
                    <w:sz w:val="21"/>
                    <w:szCs w:val="21"/>
                  </w:rPr>
                </w:rPrChange>
              </w:rPr>
              <w:t xml:space="preserve"> 0.681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1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63191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84" w:author="Codex" w:date="2026-10-05T16:32:41.313017+00:00">
                  <w:rPr>
                    <w:bCs w:val="0"/>
                    <w:color w:val="000000"/>
                    <w:sz w:val="21"/>
                    <w:szCs w:val="21"/>
                  </w:rPr>
                </w:rPrChange>
              </w:rPr>
              <w:pPrChange w:id="151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19" w:author="Codex" w:date="2026-10-05T16:32:41.313017+00:00">
                  <w:rPr>
                    <w:bCs w:val="0"/>
                    <w:color w:val="000000"/>
                    <w:sz w:val="21"/>
                    <w:szCs w:val="21"/>
                  </w:rPr>
                </w:rPrChange>
              </w:rPr>
              <w:t>13092</w:t>
            </w:r>
          </w:p>
        </w:tc>
      </w:tr>
      <w:tr w:rsidR="00352AB8" w14:paraId="4786293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2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0F9D0C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85" w:author="Codex" w:date="2026-10-05T16:32:41.313017+00:00">
                  <w:rPr>
                    <w:bCs w:val="0"/>
                    <w:color w:val="000000"/>
                    <w:sz w:val="21"/>
                    <w:szCs w:val="21"/>
                  </w:rPr>
                </w:rPrChange>
              </w:rPr>
              <w:pPrChange w:id="152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522"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523" w:author="Codex" w:date="2026-10-05T16:32:41.313017+00:00">
                  <w:rPr>
                    <w:bCs w:val="0"/>
                    <w:color w:val="000000"/>
                    <w:sz w:val="21"/>
                    <w:szCs w:val="21"/>
                  </w:rPr>
                </w:rPrChange>
              </w:rPr>
              <w:t>女</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2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ACB5EE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86" w:author="Codex" w:date="2026-10-05T16:32:41.313017+00:00">
                  <w:rPr>
                    <w:bCs w:val="0"/>
                    <w:color w:val="000000"/>
                    <w:sz w:val="21"/>
                    <w:szCs w:val="21"/>
                  </w:rPr>
                </w:rPrChange>
              </w:rPr>
              <w:pPrChange w:id="152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26" w:author="Codex" w:date="2026-10-05T16:32:41.313017+00:00">
                  <w:rPr>
                    <w:bCs w:val="0"/>
                    <w:color w:val="000000"/>
                    <w:sz w:val="21"/>
                    <w:szCs w:val="21"/>
                  </w:rPr>
                </w:rPrChange>
              </w:rPr>
              <w:t xml:space="preserve"> 6460 (49.34%)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2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7047A0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87" w:author="Codex" w:date="2026-10-05T16:32:41.313017+00:00">
                  <w:rPr>
                    <w:bCs w:val="0"/>
                    <w:color w:val="000000"/>
                    <w:sz w:val="21"/>
                    <w:szCs w:val="21"/>
                  </w:rPr>
                </w:rPrChange>
              </w:rPr>
              <w:pPrChange w:id="152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29" w:author="Codex" w:date="2026-10-05T16:32:41.313017+00:00">
                  <w:rPr>
                    <w:bCs w:val="0"/>
                    <w:color w:val="000000"/>
                    <w:sz w:val="21"/>
                    <w:szCs w:val="21"/>
                  </w:rPr>
                </w:rPrChange>
              </w:rPr>
              <w:t xml:space="preserve"> 3426 (49.17%)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3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1C9D65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88" w:author="Codex" w:date="2026-10-05T16:32:41.313017+00:00">
                  <w:rPr>
                    <w:bCs w:val="0"/>
                    <w:color w:val="000000"/>
                    <w:sz w:val="21"/>
                    <w:szCs w:val="21"/>
                  </w:rPr>
                </w:rPrChange>
              </w:rPr>
              <w:pPrChange w:id="153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32" w:author="Codex" w:date="2026-10-05T16:32:41.313017+00:00">
                  <w:rPr>
                    <w:bCs w:val="0"/>
                    <w:color w:val="000000"/>
                    <w:sz w:val="21"/>
                    <w:szCs w:val="21"/>
                  </w:rPr>
                </w:rPrChange>
              </w:rPr>
              <w:t xml:space="preserve"> 3034 (49.54%)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3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730928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89" w:author="Codex" w:date="2026-10-05T16:32:41.313017+00:00">
                  <w:rPr>
                    <w:bCs w:val="0"/>
                    <w:color w:val="000000"/>
                    <w:sz w:val="21"/>
                    <w:szCs w:val="21"/>
                  </w:rPr>
                </w:rPrChange>
              </w:rPr>
              <w:pPrChange w:id="153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3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3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D725DD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90" w:author="Codex" w:date="2026-10-05T16:32:41.313017+00:00">
                  <w:rPr>
                    <w:bCs w:val="0"/>
                    <w:color w:val="000000"/>
                    <w:sz w:val="21"/>
                    <w:szCs w:val="21"/>
                  </w:rPr>
                </w:rPrChange>
              </w:rPr>
              <w:pPrChange w:id="153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38" w:author="Codex" w:date="2026-10-05T16:32:41.313017+00:00">
                  <w:rPr>
                    <w:bCs w:val="0"/>
                    <w:color w:val="000000"/>
                    <w:sz w:val="21"/>
                    <w:szCs w:val="21"/>
                  </w:rPr>
                </w:rPrChange>
              </w:rPr>
              <w:t xml:space="preserve">     </w:t>
            </w:r>
          </w:p>
        </w:tc>
      </w:tr>
      <w:tr w:rsidR="00352AB8" w14:paraId="0BEE82AF"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3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0E7FA5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91" w:author="Codex" w:date="2026-10-05T16:32:41.313017+00:00">
                  <w:rPr>
                    <w:bCs w:val="0"/>
                    <w:color w:val="000000"/>
                    <w:sz w:val="21"/>
                    <w:szCs w:val="21"/>
                  </w:rPr>
                </w:rPrChange>
              </w:rPr>
              <w:pPrChange w:id="154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541"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542" w:author="Codex" w:date="2026-10-05T16:32:41.313017+00:00">
                  <w:rPr>
                    <w:bCs w:val="0"/>
                    <w:color w:val="000000"/>
                    <w:sz w:val="21"/>
                    <w:szCs w:val="21"/>
                  </w:rPr>
                </w:rPrChange>
              </w:rPr>
              <w:t>男</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4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E7BFA3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92" w:author="Codex" w:date="2026-10-05T16:32:41.313017+00:00">
                  <w:rPr>
                    <w:bCs w:val="0"/>
                    <w:color w:val="000000"/>
                    <w:sz w:val="21"/>
                    <w:szCs w:val="21"/>
                  </w:rPr>
                </w:rPrChange>
              </w:rPr>
              <w:pPrChange w:id="154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45" w:author="Codex" w:date="2026-10-05T16:32:41.313017+00:00">
                  <w:rPr>
                    <w:bCs w:val="0"/>
                    <w:color w:val="000000"/>
                    <w:sz w:val="21"/>
                    <w:szCs w:val="21"/>
                  </w:rPr>
                </w:rPrChange>
              </w:rPr>
              <w:t xml:space="preserve"> 6632 (50.66%)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4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53B71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93" w:author="Codex" w:date="2026-10-05T16:32:41.313017+00:00">
                  <w:rPr>
                    <w:bCs w:val="0"/>
                    <w:color w:val="000000"/>
                    <w:sz w:val="21"/>
                    <w:szCs w:val="21"/>
                  </w:rPr>
                </w:rPrChange>
              </w:rPr>
              <w:pPrChange w:id="154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48" w:author="Codex" w:date="2026-10-05T16:32:41.313017+00:00">
                  <w:rPr>
                    <w:bCs w:val="0"/>
                    <w:color w:val="000000"/>
                    <w:sz w:val="21"/>
                    <w:szCs w:val="21"/>
                  </w:rPr>
                </w:rPrChange>
              </w:rPr>
              <w:t xml:space="preserve"> 3542 (50.83%)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4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478F07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94" w:author="Codex" w:date="2026-10-05T16:32:41.313017+00:00">
                  <w:rPr>
                    <w:bCs w:val="0"/>
                    <w:color w:val="000000"/>
                    <w:sz w:val="21"/>
                    <w:szCs w:val="21"/>
                  </w:rPr>
                </w:rPrChange>
              </w:rPr>
              <w:pPrChange w:id="155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51" w:author="Codex" w:date="2026-10-05T16:32:41.313017+00:00">
                  <w:rPr>
                    <w:bCs w:val="0"/>
                    <w:color w:val="000000"/>
                    <w:sz w:val="21"/>
                    <w:szCs w:val="21"/>
                  </w:rPr>
                </w:rPrChange>
              </w:rPr>
              <w:t xml:space="preserve"> 3090 (50.46%)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5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EAE3D2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95" w:author="Codex" w:date="2026-10-05T16:32:41.313017+00:00">
                  <w:rPr>
                    <w:bCs w:val="0"/>
                    <w:color w:val="000000"/>
                    <w:sz w:val="21"/>
                    <w:szCs w:val="21"/>
                  </w:rPr>
                </w:rPrChange>
              </w:rPr>
              <w:pPrChange w:id="155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5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5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D6DE4C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96" w:author="Codex" w:date="2026-10-05T16:32:41.313017+00:00">
                  <w:rPr>
                    <w:bCs w:val="0"/>
                    <w:color w:val="000000"/>
                    <w:sz w:val="21"/>
                    <w:szCs w:val="21"/>
                  </w:rPr>
                </w:rPrChange>
              </w:rPr>
              <w:pPrChange w:id="155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57" w:author="Codex" w:date="2026-10-05T16:32:41.313017+00:00">
                  <w:rPr>
                    <w:bCs w:val="0"/>
                    <w:color w:val="000000"/>
                    <w:sz w:val="21"/>
                    <w:szCs w:val="21"/>
                  </w:rPr>
                </w:rPrChange>
              </w:rPr>
              <w:t xml:space="preserve">     </w:t>
            </w:r>
          </w:p>
        </w:tc>
      </w:tr>
      <w:tr w:rsidR="00352AB8" w14:paraId="69202594"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5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81825A0" w14:textId="662018AA"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97" w:author="Codex" w:date="2026-10-05T16:32:41.313017+00:00">
                  <w:rPr>
                    <w:bCs w:val="0"/>
                    <w:color w:val="000000"/>
                    <w:sz w:val="21"/>
                    <w:szCs w:val="21"/>
                  </w:rPr>
                </w:rPrChange>
              </w:rPr>
              <w:pPrChange w:id="155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560"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561" w:author="Codex" w:date="2026-10-05T16:32:41.313017+00:00">
                  <w:rPr>
                    <w:bCs w:val="0"/>
                    <w:color w:val="000000"/>
                    <w:sz w:val="21"/>
                    <w:szCs w:val="21"/>
                  </w:rPr>
                </w:rPrChange>
              </w:rPr>
              <w:t>学历折算年限</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6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16851D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98" w:author="Codex" w:date="2026-10-05T16:32:41.313017+00:00">
                  <w:rPr>
                    <w:bCs w:val="0"/>
                    <w:color w:val="000000"/>
                    <w:sz w:val="21"/>
                    <w:szCs w:val="21"/>
                  </w:rPr>
                </w:rPrChange>
              </w:rPr>
              <w:pPrChange w:id="156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64" w:author="Codex" w:date="2026-10-05T16:32:41.313017+00:00">
                  <w:rPr>
                    <w:bCs w:val="0"/>
                    <w:color w:val="000000"/>
                    <w:sz w:val="21"/>
                    <w:szCs w:val="21"/>
                  </w:rPr>
                </w:rPrChange>
              </w:rPr>
              <w:t xml:space="preserve"> 9.395 (4.190)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6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A18F32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99" w:author="Codex" w:date="2026-10-05T16:32:41.313017+00:00">
                  <w:rPr>
                    <w:bCs w:val="0"/>
                    <w:color w:val="000000"/>
                    <w:sz w:val="21"/>
                    <w:szCs w:val="21"/>
                  </w:rPr>
                </w:rPrChange>
              </w:rPr>
              <w:pPrChange w:id="156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67" w:author="Codex" w:date="2026-10-05T16:32:41.313017+00:00">
                  <w:rPr>
                    <w:bCs w:val="0"/>
                    <w:color w:val="000000"/>
                    <w:sz w:val="21"/>
                    <w:szCs w:val="21"/>
                  </w:rPr>
                </w:rPrChange>
              </w:rPr>
              <w:t xml:space="preserve"> 9.120 (4.293)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6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A3533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00" w:author="Codex" w:date="2026-10-05T16:32:41.313017+00:00">
                  <w:rPr>
                    <w:bCs w:val="0"/>
                    <w:color w:val="000000"/>
                    <w:sz w:val="21"/>
                    <w:szCs w:val="21"/>
                  </w:rPr>
                </w:rPrChange>
              </w:rPr>
              <w:pPrChange w:id="156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70" w:author="Codex" w:date="2026-10-05T16:32:41.313017+00:00">
                  <w:rPr>
                    <w:bCs w:val="0"/>
                    <w:color w:val="000000"/>
                    <w:sz w:val="21"/>
                    <w:szCs w:val="21"/>
                  </w:rPr>
                </w:rPrChange>
              </w:rPr>
              <w:t xml:space="preserve"> 9.709 (4.049)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7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5F26F4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01" w:author="Codex" w:date="2026-10-05T16:32:41.313017+00:00">
                  <w:rPr>
                    <w:bCs w:val="0"/>
                    <w:color w:val="000000"/>
                    <w:sz w:val="21"/>
                    <w:szCs w:val="21"/>
                  </w:rPr>
                </w:rPrChange>
              </w:rPr>
              <w:pPrChange w:id="157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73"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7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0A4B0D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02" w:author="Codex" w:date="2026-10-05T16:32:41.313017+00:00">
                  <w:rPr>
                    <w:bCs w:val="0"/>
                    <w:color w:val="000000"/>
                    <w:sz w:val="21"/>
                    <w:szCs w:val="21"/>
                  </w:rPr>
                </w:rPrChange>
              </w:rPr>
              <w:pPrChange w:id="157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76" w:author="Codex" w:date="2026-10-05T16:32:41.313017+00:00">
                  <w:rPr>
                    <w:bCs w:val="0"/>
                    <w:color w:val="000000"/>
                    <w:sz w:val="21"/>
                    <w:szCs w:val="21"/>
                  </w:rPr>
                </w:rPrChange>
              </w:rPr>
              <w:t>13092</w:t>
            </w:r>
          </w:p>
        </w:tc>
      </w:tr>
      <w:tr w:rsidR="00352AB8" w14:paraId="112C4D5C"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7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14E8E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03" w:author="Codex" w:date="2026-10-05T16:32:41.313017+00:00">
                  <w:rPr>
                    <w:bCs w:val="0"/>
                    <w:color w:val="000000"/>
                    <w:sz w:val="21"/>
                    <w:szCs w:val="21"/>
                  </w:rPr>
                </w:rPrChange>
              </w:rPr>
              <w:pPrChange w:id="157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579"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580" w:author="Codex" w:date="2026-10-05T16:32:41.313017+00:00">
                  <w:rPr>
                    <w:bCs w:val="0"/>
                    <w:color w:val="000000"/>
                    <w:sz w:val="21"/>
                    <w:szCs w:val="21"/>
                  </w:rPr>
                </w:rPrChange>
              </w:rPr>
              <w:t>职业声望</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8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DCE3D7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04" w:author="Codex" w:date="2026-10-05T16:32:41.313017+00:00">
                  <w:rPr>
                    <w:bCs w:val="0"/>
                    <w:color w:val="000000"/>
                    <w:sz w:val="21"/>
                    <w:szCs w:val="21"/>
                  </w:rPr>
                </w:rPrChange>
              </w:rPr>
              <w:pPrChange w:id="158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83" w:author="Codex" w:date="2026-10-05T16:32:41.313017+00:00">
                  <w:rPr>
                    <w:bCs w:val="0"/>
                    <w:color w:val="000000"/>
                    <w:sz w:val="21"/>
                    <w:szCs w:val="21"/>
                  </w:rPr>
                </w:rPrChange>
              </w:rPr>
              <w:t>43.810 (12.779)</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8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C17F0F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05" w:author="Codex" w:date="2026-10-05T16:32:41.313017+00:00">
                  <w:rPr>
                    <w:bCs w:val="0"/>
                    <w:color w:val="000000"/>
                    <w:sz w:val="21"/>
                    <w:szCs w:val="21"/>
                  </w:rPr>
                </w:rPrChange>
              </w:rPr>
              <w:pPrChange w:id="158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86" w:author="Codex" w:date="2026-10-05T16:32:41.313017+00:00">
                  <w:rPr>
                    <w:bCs w:val="0"/>
                    <w:color w:val="000000"/>
                    <w:sz w:val="21"/>
                    <w:szCs w:val="21"/>
                  </w:rPr>
                </w:rPrChange>
              </w:rPr>
              <w:t>43.175 (12.809)</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8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D850B0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06" w:author="Codex" w:date="2026-10-05T16:32:41.313017+00:00">
                  <w:rPr>
                    <w:bCs w:val="0"/>
                    <w:color w:val="000000"/>
                    <w:sz w:val="21"/>
                    <w:szCs w:val="21"/>
                  </w:rPr>
                </w:rPrChange>
              </w:rPr>
              <w:pPrChange w:id="158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89" w:author="Codex" w:date="2026-10-05T16:32:41.313017+00:00">
                  <w:rPr>
                    <w:bCs w:val="0"/>
                    <w:color w:val="000000"/>
                    <w:sz w:val="21"/>
                    <w:szCs w:val="21"/>
                  </w:rPr>
                </w:rPrChange>
              </w:rPr>
              <w:t>44.532 (12.707)</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9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405D6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07" w:author="Codex" w:date="2026-10-05T16:32:41.313017+00:00">
                  <w:rPr>
                    <w:bCs w:val="0"/>
                    <w:color w:val="000000"/>
                    <w:sz w:val="21"/>
                    <w:szCs w:val="21"/>
                  </w:rPr>
                </w:rPrChange>
              </w:rPr>
              <w:pPrChange w:id="159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92"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9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EF752B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08" w:author="Codex" w:date="2026-10-05T16:32:41.313017+00:00">
                  <w:rPr>
                    <w:bCs w:val="0"/>
                    <w:color w:val="000000"/>
                    <w:sz w:val="21"/>
                    <w:szCs w:val="21"/>
                  </w:rPr>
                </w:rPrChange>
              </w:rPr>
              <w:pPrChange w:id="159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95" w:author="Codex" w:date="2026-10-05T16:32:41.313017+00:00">
                  <w:rPr>
                    <w:bCs w:val="0"/>
                    <w:color w:val="000000"/>
                    <w:sz w:val="21"/>
                    <w:szCs w:val="21"/>
                  </w:rPr>
                </w:rPrChange>
              </w:rPr>
              <w:t>13092</w:t>
            </w:r>
          </w:p>
        </w:tc>
      </w:tr>
      <w:tr w:rsidR="00352AB8" w14:paraId="0EF90F9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9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BA07BF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09" w:author="Codex" w:date="2026-10-05T16:32:41.313017+00:00">
                  <w:rPr>
                    <w:bCs w:val="0"/>
                    <w:color w:val="000000"/>
                    <w:sz w:val="21"/>
                    <w:szCs w:val="21"/>
                  </w:rPr>
                </w:rPrChange>
              </w:rPr>
              <w:pPrChange w:id="159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598"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599" w:author="Codex" w:date="2026-10-05T16:32:41.313017+00:00">
                  <w:rPr>
                    <w:bCs w:val="0"/>
                    <w:color w:val="000000"/>
                    <w:sz w:val="21"/>
                    <w:szCs w:val="21"/>
                  </w:rPr>
                </w:rPrChange>
              </w:rPr>
              <w:t>户口类型</w:t>
            </w:r>
            <w:r>
              <w:rPr>
                <w:rFonts w:ascii="Times New Roman" w:hAnsi="Times New Roman" w:cs="Times New Roman" w:eastAsia="SimSun"/>
                <w:b w:val="0"/>
                <w:bCs w:val="0"/>
                <w:color w:val="000000"/>
                <w:sz w:val="21"/>
                <w:szCs w:val="21"/>
                <w:rPrChange w:id="1600"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0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6C09FC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10" w:author="Codex" w:date="2026-10-05T16:32:41.313017+00:00">
                  <w:rPr>
                    <w:bCs w:val="0"/>
                    <w:color w:val="000000"/>
                    <w:sz w:val="21"/>
                    <w:szCs w:val="21"/>
                  </w:rPr>
                </w:rPrChange>
              </w:rPr>
              <w:pPrChange w:id="160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0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0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6BD6DA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11" w:author="Codex" w:date="2026-10-05T16:32:41.313017+00:00">
                  <w:rPr>
                    <w:bCs w:val="0"/>
                    <w:color w:val="000000"/>
                    <w:sz w:val="21"/>
                    <w:szCs w:val="21"/>
                  </w:rPr>
                </w:rPrChange>
              </w:rPr>
              <w:pPrChange w:id="160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06"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0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C25796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12" w:author="Codex" w:date="2026-10-05T16:32:41.313017+00:00">
                  <w:rPr>
                    <w:bCs w:val="0"/>
                    <w:color w:val="000000"/>
                    <w:sz w:val="21"/>
                    <w:szCs w:val="21"/>
                  </w:rPr>
                </w:rPrChange>
              </w:rPr>
              <w:pPrChange w:id="160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09"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1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4AEA84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13" w:author="Codex" w:date="2026-10-05T16:32:41.313017+00:00">
                  <w:rPr>
                    <w:bCs w:val="0"/>
                    <w:color w:val="000000"/>
                    <w:sz w:val="21"/>
                    <w:szCs w:val="21"/>
                  </w:rPr>
                </w:rPrChange>
              </w:rPr>
              <w:pPrChange w:id="161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12" w:author="Codex" w:date="2026-10-05T16:32:41.313017+00:00">
                  <w:rPr>
                    <w:bCs w:val="0"/>
                    <w:color w:val="000000"/>
                    <w:sz w:val="21"/>
                    <w:szCs w:val="21"/>
                  </w:rPr>
                </w:rPrChange>
              </w:rPr>
              <w:t xml:space="preserve"> 0.006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1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B797E8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14" w:author="Codex" w:date="2026-10-05T16:32:41.313017+00:00">
                  <w:rPr>
                    <w:bCs w:val="0"/>
                    <w:color w:val="000000"/>
                    <w:sz w:val="21"/>
                    <w:szCs w:val="21"/>
                  </w:rPr>
                </w:rPrChange>
              </w:rPr>
              <w:pPrChange w:id="161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15" w:author="Codex" w:date="2026-10-05T16:32:41.313017+00:00">
                  <w:rPr>
                    <w:bCs w:val="0"/>
                    <w:color w:val="000000"/>
                    <w:sz w:val="21"/>
                    <w:szCs w:val="21"/>
                  </w:rPr>
                </w:rPrChange>
              </w:rPr>
              <w:t>13092</w:t>
            </w:r>
          </w:p>
        </w:tc>
      </w:tr>
      <w:tr w:rsidR="00352AB8" w14:paraId="3817DB2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1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3D7CCF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15" w:author="Codex" w:date="2026-10-05T16:32:41.313017+00:00">
                  <w:rPr>
                    <w:bCs w:val="0"/>
                    <w:color w:val="000000"/>
                    <w:sz w:val="21"/>
                    <w:szCs w:val="21"/>
                  </w:rPr>
                </w:rPrChange>
              </w:rPr>
              <w:pPrChange w:id="161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618"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619" w:author="Codex" w:date="2026-10-05T16:32:41.313017+00:00">
                  <w:rPr>
                    <w:bCs w:val="0"/>
                    <w:color w:val="000000"/>
                    <w:sz w:val="21"/>
                    <w:szCs w:val="21"/>
                  </w:rPr>
                </w:rPrChange>
              </w:rPr>
              <w:t>其他</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2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8DE6FD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16" w:author="Codex" w:date="2026-10-05T16:32:41.313017+00:00">
                  <w:rPr>
                    <w:bCs w:val="0"/>
                    <w:color w:val="000000"/>
                    <w:sz w:val="21"/>
                    <w:szCs w:val="21"/>
                  </w:rPr>
                </w:rPrChange>
              </w:rPr>
              <w:pPrChange w:id="162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22" w:author="Codex" w:date="2026-10-05T16:32:41.313017+00:00">
                  <w:rPr>
                    <w:bCs w:val="0"/>
                    <w:color w:val="000000"/>
                    <w:sz w:val="21"/>
                    <w:szCs w:val="21"/>
                  </w:rPr>
                </w:rPrChange>
              </w:rPr>
              <w:t xml:space="preserve"> 3632 (27.74%)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2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875D56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17" w:author="Codex" w:date="2026-10-05T16:32:41.313017+00:00">
                  <w:rPr>
                    <w:bCs w:val="0"/>
                    <w:color w:val="000000"/>
                    <w:sz w:val="21"/>
                    <w:szCs w:val="21"/>
                  </w:rPr>
                </w:rPrChange>
              </w:rPr>
              <w:pPrChange w:id="162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25" w:author="Codex" w:date="2026-10-05T16:32:41.313017+00:00">
                  <w:rPr>
                    <w:bCs w:val="0"/>
                    <w:color w:val="000000"/>
                    <w:sz w:val="21"/>
                    <w:szCs w:val="21"/>
                  </w:rPr>
                </w:rPrChange>
              </w:rPr>
              <w:t xml:space="preserve"> 1862 (26.72%)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2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B89077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18" w:author="Codex" w:date="2026-10-05T16:32:41.313017+00:00">
                  <w:rPr>
                    <w:bCs w:val="0"/>
                    <w:color w:val="000000"/>
                    <w:sz w:val="21"/>
                    <w:szCs w:val="21"/>
                  </w:rPr>
                </w:rPrChange>
              </w:rPr>
              <w:pPrChange w:id="162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28" w:author="Codex" w:date="2026-10-05T16:32:41.313017+00:00">
                  <w:rPr>
                    <w:bCs w:val="0"/>
                    <w:color w:val="000000"/>
                    <w:sz w:val="21"/>
                    <w:szCs w:val="21"/>
                  </w:rPr>
                </w:rPrChange>
              </w:rPr>
              <w:t xml:space="preserve"> 1770 (28.90%)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2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2F056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19" w:author="Codex" w:date="2026-10-05T16:32:41.313017+00:00">
                  <w:rPr>
                    <w:bCs w:val="0"/>
                    <w:color w:val="000000"/>
                    <w:sz w:val="21"/>
                    <w:szCs w:val="21"/>
                  </w:rPr>
                </w:rPrChange>
              </w:rPr>
              <w:pPrChange w:id="163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3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3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93D84A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20" w:author="Codex" w:date="2026-10-05T16:32:41.313017+00:00">
                  <w:rPr>
                    <w:bCs w:val="0"/>
                    <w:color w:val="000000"/>
                    <w:sz w:val="21"/>
                    <w:szCs w:val="21"/>
                  </w:rPr>
                </w:rPrChange>
              </w:rPr>
              <w:pPrChange w:id="163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34" w:author="Codex" w:date="2026-10-05T16:32:41.313017+00:00">
                  <w:rPr>
                    <w:bCs w:val="0"/>
                    <w:color w:val="000000"/>
                    <w:sz w:val="21"/>
                    <w:szCs w:val="21"/>
                  </w:rPr>
                </w:rPrChange>
              </w:rPr>
              <w:t xml:space="preserve">     </w:t>
            </w:r>
          </w:p>
        </w:tc>
      </w:tr>
      <w:tr w:rsidR="00352AB8" w14:paraId="4402498C"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3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63E6B9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21" w:author="Codex" w:date="2026-10-05T16:32:41.313017+00:00">
                  <w:rPr>
                    <w:bCs w:val="0"/>
                    <w:color w:val="000000"/>
                    <w:sz w:val="21"/>
                    <w:szCs w:val="21"/>
                  </w:rPr>
                </w:rPrChange>
              </w:rPr>
              <w:pPrChange w:id="163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637"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638" w:author="Codex" w:date="2026-10-05T16:32:41.313017+00:00">
                  <w:rPr>
                    <w:bCs w:val="0"/>
                    <w:color w:val="000000"/>
                    <w:sz w:val="21"/>
                    <w:szCs w:val="21"/>
                  </w:rPr>
                </w:rPrChange>
              </w:rPr>
              <w:t>农业户口</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3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3B32BB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22" w:author="Codex" w:date="2026-10-05T16:32:41.313017+00:00">
                  <w:rPr>
                    <w:bCs w:val="0"/>
                    <w:color w:val="000000"/>
                    <w:sz w:val="21"/>
                    <w:szCs w:val="21"/>
                  </w:rPr>
                </w:rPrChange>
              </w:rPr>
              <w:pPrChange w:id="164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41" w:author="Codex" w:date="2026-10-05T16:32:41.313017+00:00">
                  <w:rPr>
                    <w:bCs w:val="0"/>
                    <w:color w:val="000000"/>
                    <w:sz w:val="21"/>
                    <w:szCs w:val="21"/>
                  </w:rPr>
                </w:rPrChange>
              </w:rPr>
              <w:t xml:space="preserve"> 9460 (72.26%)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4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BA108D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23" w:author="Codex" w:date="2026-10-05T16:32:41.313017+00:00">
                  <w:rPr>
                    <w:bCs w:val="0"/>
                    <w:color w:val="000000"/>
                    <w:sz w:val="21"/>
                    <w:szCs w:val="21"/>
                  </w:rPr>
                </w:rPrChange>
              </w:rPr>
              <w:pPrChange w:id="164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44" w:author="Codex" w:date="2026-10-05T16:32:41.313017+00:00">
                  <w:rPr>
                    <w:bCs w:val="0"/>
                    <w:color w:val="000000"/>
                    <w:sz w:val="21"/>
                    <w:szCs w:val="21"/>
                  </w:rPr>
                </w:rPrChange>
              </w:rPr>
              <w:t xml:space="preserve"> 5106 (73.28%)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4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BDCCF2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24" w:author="Codex" w:date="2026-10-05T16:32:41.313017+00:00">
                  <w:rPr>
                    <w:bCs w:val="0"/>
                    <w:color w:val="000000"/>
                    <w:sz w:val="21"/>
                    <w:szCs w:val="21"/>
                  </w:rPr>
                </w:rPrChange>
              </w:rPr>
              <w:pPrChange w:id="164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47" w:author="Codex" w:date="2026-10-05T16:32:41.313017+00:00">
                  <w:rPr>
                    <w:bCs w:val="0"/>
                    <w:color w:val="000000"/>
                    <w:sz w:val="21"/>
                    <w:szCs w:val="21"/>
                  </w:rPr>
                </w:rPrChange>
              </w:rPr>
              <w:t xml:space="preserve"> 4354 (71.10%)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4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104346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25" w:author="Codex" w:date="2026-10-05T16:32:41.313017+00:00">
                  <w:rPr>
                    <w:bCs w:val="0"/>
                    <w:color w:val="000000"/>
                    <w:sz w:val="21"/>
                    <w:szCs w:val="21"/>
                  </w:rPr>
                </w:rPrChange>
              </w:rPr>
              <w:pPrChange w:id="164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50"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5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95C465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26" w:author="Codex" w:date="2026-10-05T16:32:41.313017+00:00">
                  <w:rPr>
                    <w:bCs w:val="0"/>
                    <w:color w:val="000000"/>
                    <w:sz w:val="21"/>
                    <w:szCs w:val="21"/>
                  </w:rPr>
                </w:rPrChange>
              </w:rPr>
              <w:pPrChange w:id="165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53" w:author="Codex" w:date="2026-10-05T16:32:41.313017+00:00">
                  <w:rPr>
                    <w:bCs w:val="0"/>
                    <w:color w:val="000000"/>
                    <w:sz w:val="21"/>
                    <w:szCs w:val="21"/>
                  </w:rPr>
                </w:rPrChange>
              </w:rPr>
              <w:t xml:space="preserve">     </w:t>
            </w:r>
          </w:p>
        </w:tc>
      </w:tr>
      <w:tr w:rsidR="00352AB8" w14:paraId="41AEFE9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5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6CC5B9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27" w:author="Codex" w:date="2026-10-05T16:32:41.313017+00:00">
                  <w:rPr>
                    <w:bCs w:val="0"/>
                    <w:color w:val="000000"/>
                    <w:sz w:val="21"/>
                    <w:szCs w:val="21"/>
                  </w:rPr>
                </w:rPrChange>
              </w:rPr>
              <w:pPrChange w:id="165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656"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657" w:author="Codex" w:date="2026-10-05T16:32:41.313017+00:00">
                  <w:rPr>
                    <w:bCs w:val="0"/>
                    <w:color w:val="000000"/>
                    <w:sz w:val="21"/>
                    <w:szCs w:val="21"/>
                  </w:rPr>
                </w:rPrChange>
              </w:rPr>
              <w:t>基期城乡编码分组</w:t>
            </w:r>
            <w:r>
              <w:rPr>
                <w:rFonts w:ascii="Times New Roman" w:hAnsi="Times New Roman" w:cs="Times New Roman" w:eastAsia="SimSun"/>
                <w:b w:val="0"/>
                <w:bCs w:val="0"/>
                <w:color w:val="000000"/>
                <w:sz w:val="21"/>
                <w:szCs w:val="21"/>
                <w:rPrChange w:id="1658"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5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8E1D67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28" w:author="Codex" w:date="2026-10-05T16:32:41.313017+00:00">
                  <w:rPr>
                    <w:bCs w:val="0"/>
                    <w:color w:val="000000"/>
                    <w:sz w:val="21"/>
                    <w:szCs w:val="21"/>
                  </w:rPr>
                </w:rPrChange>
              </w:rPr>
              <w:pPrChange w:id="166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6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6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AED78A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29" w:author="Codex" w:date="2026-10-05T16:32:41.313017+00:00">
                  <w:rPr>
                    <w:bCs w:val="0"/>
                    <w:color w:val="000000"/>
                    <w:sz w:val="21"/>
                    <w:szCs w:val="21"/>
                  </w:rPr>
                </w:rPrChange>
              </w:rPr>
              <w:pPrChange w:id="166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6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6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33BA92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30" w:author="Codex" w:date="2026-10-05T16:32:41.313017+00:00">
                  <w:rPr>
                    <w:bCs w:val="0"/>
                    <w:color w:val="000000"/>
                    <w:sz w:val="21"/>
                    <w:szCs w:val="21"/>
                  </w:rPr>
                </w:rPrChange>
              </w:rPr>
              <w:pPrChange w:id="166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6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6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2D5971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31" w:author="Codex" w:date="2026-10-05T16:32:41.313017+00:00">
                  <w:rPr>
                    <w:bCs w:val="0"/>
                    <w:color w:val="000000"/>
                    <w:sz w:val="21"/>
                    <w:szCs w:val="21"/>
                  </w:rPr>
                </w:rPrChange>
              </w:rPr>
              <w:pPrChange w:id="166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70" w:author="Codex" w:date="2026-10-05T16:32:41.313017+00:00">
                  <w:rPr>
                    <w:bCs w:val="0"/>
                    <w:color w:val="000000"/>
                    <w:sz w:val="21"/>
                    <w:szCs w:val="21"/>
                  </w:rPr>
                </w:rPrChange>
              </w:rPr>
              <w:t xml:space="preserve"> 0.078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7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710FC6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32" w:author="Codex" w:date="2026-10-05T16:32:41.313017+00:00">
                  <w:rPr>
                    <w:bCs w:val="0"/>
                    <w:color w:val="000000"/>
                    <w:sz w:val="21"/>
                    <w:szCs w:val="21"/>
                  </w:rPr>
                </w:rPrChange>
              </w:rPr>
              <w:pPrChange w:id="167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73" w:author="Codex" w:date="2026-10-05T16:32:41.313017+00:00">
                  <w:rPr>
                    <w:bCs w:val="0"/>
                    <w:color w:val="000000"/>
                    <w:sz w:val="21"/>
                    <w:szCs w:val="21"/>
                  </w:rPr>
                </w:rPrChange>
              </w:rPr>
              <w:t>13036</w:t>
            </w:r>
          </w:p>
        </w:tc>
      </w:tr>
      <w:tr w:rsidR="00352AB8" w14:paraId="687AFE11"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7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169C02B" w14:textId="785F260B"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33" w:author="Codex" w:date="2026-10-05T16:32:41.313017+00:00">
                  <w:rPr>
                    <w:bCs w:val="0"/>
                    <w:color w:val="000000"/>
                    <w:sz w:val="21"/>
                    <w:szCs w:val="21"/>
                  </w:rPr>
                </w:rPrChange>
              </w:rPr>
              <w:pPrChange w:id="167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676"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677" w:author="Codex" w:date="2026-10-05T16:32:41.313017+00:00">
                  <w:rPr>
                    <w:bCs w:val="0"/>
                    <w:color w:val="000000"/>
                    <w:sz w:val="21"/>
                    <w:szCs w:val="21"/>
                  </w:rPr>
                </w:rPrChange>
              </w:rPr>
              <w:t>城镇</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7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0FE1F3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34" w:author="Codex" w:date="2026-10-05T16:32:41.313017+00:00">
                  <w:rPr>
                    <w:bCs w:val="0"/>
                    <w:color w:val="000000"/>
                    <w:sz w:val="21"/>
                    <w:szCs w:val="21"/>
                  </w:rPr>
                </w:rPrChange>
              </w:rPr>
              <w:pPrChange w:id="167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80" w:author="Codex" w:date="2026-10-05T16:32:41.313017+00:00">
                  <w:rPr>
                    <w:bCs w:val="0"/>
                    <w:color w:val="000000"/>
                    <w:sz w:val="21"/>
                    <w:szCs w:val="21"/>
                  </w:rPr>
                </w:rPrChange>
              </w:rPr>
              <w:t xml:space="preserve"> 6920 (53.08%)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8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0015D7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35" w:author="Codex" w:date="2026-10-05T16:32:41.313017+00:00">
                  <w:rPr>
                    <w:bCs w:val="0"/>
                    <w:color w:val="000000"/>
                    <w:sz w:val="21"/>
                    <w:szCs w:val="21"/>
                  </w:rPr>
                </w:rPrChange>
              </w:rPr>
              <w:pPrChange w:id="168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83" w:author="Codex" w:date="2026-10-05T16:32:41.313017+00:00">
                  <w:rPr>
                    <w:bCs w:val="0"/>
                    <w:color w:val="000000"/>
                    <w:sz w:val="21"/>
                    <w:szCs w:val="21"/>
                  </w:rPr>
                </w:rPrChange>
              </w:rPr>
              <w:t xml:space="preserve"> 3643 (52.36%)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8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F6BBD8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36" w:author="Codex" w:date="2026-10-05T16:32:41.313017+00:00">
                  <w:rPr>
                    <w:bCs w:val="0"/>
                    <w:color w:val="000000"/>
                    <w:sz w:val="21"/>
                    <w:szCs w:val="21"/>
                  </w:rPr>
                </w:rPrChange>
              </w:rPr>
              <w:pPrChange w:id="168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86" w:author="Codex" w:date="2026-10-05T16:32:41.313017+00:00">
                  <w:rPr>
                    <w:bCs w:val="0"/>
                    <w:color w:val="000000"/>
                    <w:sz w:val="21"/>
                    <w:szCs w:val="21"/>
                  </w:rPr>
                </w:rPrChange>
              </w:rPr>
              <w:t xml:space="preserve"> 3277 (53.92%)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8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352CFD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37" w:author="Codex" w:date="2026-10-05T16:32:41.313017+00:00">
                  <w:rPr>
                    <w:bCs w:val="0"/>
                    <w:color w:val="000000"/>
                    <w:sz w:val="21"/>
                    <w:szCs w:val="21"/>
                  </w:rPr>
                </w:rPrChange>
              </w:rPr>
              <w:pPrChange w:id="168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89"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9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AFBC9D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38" w:author="Codex" w:date="2026-10-05T16:32:41.313017+00:00">
                  <w:rPr>
                    <w:bCs w:val="0"/>
                    <w:color w:val="000000"/>
                    <w:sz w:val="21"/>
                    <w:szCs w:val="21"/>
                  </w:rPr>
                </w:rPrChange>
              </w:rPr>
              <w:pPrChange w:id="169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92" w:author="Codex" w:date="2026-10-05T16:32:41.313017+00:00">
                  <w:rPr>
                    <w:bCs w:val="0"/>
                    <w:color w:val="000000"/>
                    <w:sz w:val="21"/>
                    <w:szCs w:val="21"/>
                  </w:rPr>
                </w:rPrChange>
              </w:rPr>
              <w:t xml:space="preserve">     </w:t>
            </w:r>
          </w:p>
        </w:tc>
      </w:tr>
      <w:tr w:rsidR="00352AB8" w14:paraId="4AC97AC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9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171BE85" w14:textId="75437099"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39" w:author="Codex" w:date="2026-10-05T16:32:41.313017+00:00">
                  <w:rPr>
                    <w:bCs w:val="0"/>
                    <w:color w:val="000000"/>
                    <w:sz w:val="21"/>
                    <w:szCs w:val="21"/>
                  </w:rPr>
                </w:rPrChange>
              </w:rPr>
              <w:pPrChange w:id="169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695"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696" w:author="Codex" w:date="2026-10-05T16:32:41.313017+00:00">
                  <w:rPr>
                    <w:bCs w:val="0"/>
                    <w:color w:val="000000"/>
                    <w:sz w:val="21"/>
                    <w:szCs w:val="21"/>
                  </w:rPr>
                </w:rPrChange>
              </w:rPr>
              <w:t>乡村及源缺失合并组</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9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3A6E72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40" w:author="Codex" w:date="2026-10-05T16:32:41.313017+00:00">
                  <w:rPr>
                    <w:bCs w:val="0"/>
                    <w:color w:val="000000"/>
                    <w:sz w:val="21"/>
                    <w:szCs w:val="21"/>
                  </w:rPr>
                </w:rPrChange>
              </w:rPr>
              <w:pPrChange w:id="169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99" w:author="Codex" w:date="2026-10-05T16:32:41.313017+00:00">
                  <w:rPr>
                    <w:bCs w:val="0"/>
                    <w:color w:val="000000"/>
                    <w:sz w:val="21"/>
                    <w:szCs w:val="21"/>
                  </w:rPr>
                </w:rPrChange>
              </w:rPr>
              <w:t xml:space="preserve"> 6116 (46.92%)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0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4FFBB0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41" w:author="Codex" w:date="2026-10-05T16:32:41.313017+00:00">
                  <w:rPr>
                    <w:bCs w:val="0"/>
                    <w:color w:val="000000"/>
                    <w:sz w:val="21"/>
                    <w:szCs w:val="21"/>
                  </w:rPr>
                </w:rPrChange>
              </w:rPr>
              <w:pPrChange w:id="170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02" w:author="Codex" w:date="2026-10-05T16:32:41.313017+00:00">
                  <w:rPr>
                    <w:bCs w:val="0"/>
                    <w:color w:val="000000"/>
                    <w:sz w:val="21"/>
                    <w:szCs w:val="21"/>
                  </w:rPr>
                </w:rPrChange>
              </w:rPr>
              <w:t xml:space="preserve"> 3315 (47.64%)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0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1B619C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42" w:author="Codex" w:date="2026-10-05T16:32:41.313017+00:00">
                  <w:rPr>
                    <w:bCs w:val="0"/>
                    <w:color w:val="000000"/>
                    <w:sz w:val="21"/>
                    <w:szCs w:val="21"/>
                  </w:rPr>
                </w:rPrChange>
              </w:rPr>
              <w:pPrChange w:id="170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05" w:author="Codex" w:date="2026-10-05T16:32:41.313017+00:00">
                  <w:rPr>
                    <w:bCs w:val="0"/>
                    <w:color w:val="000000"/>
                    <w:sz w:val="21"/>
                    <w:szCs w:val="21"/>
                  </w:rPr>
                </w:rPrChange>
              </w:rPr>
              <w:t xml:space="preserve"> 2801 (46.08%)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0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207261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43" w:author="Codex" w:date="2026-10-05T16:32:41.313017+00:00">
                  <w:rPr>
                    <w:bCs w:val="0"/>
                    <w:color w:val="000000"/>
                    <w:sz w:val="21"/>
                    <w:szCs w:val="21"/>
                  </w:rPr>
                </w:rPrChange>
              </w:rPr>
              <w:pPrChange w:id="170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0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0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74DB2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44" w:author="Codex" w:date="2026-10-05T16:32:41.313017+00:00">
                  <w:rPr>
                    <w:bCs w:val="0"/>
                    <w:color w:val="000000"/>
                    <w:sz w:val="21"/>
                    <w:szCs w:val="21"/>
                  </w:rPr>
                </w:rPrChange>
              </w:rPr>
              <w:pPrChange w:id="171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11" w:author="Codex" w:date="2026-10-05T16:32:41.313017+00:00">
                  <w:rPr>
                    <w:bCs w:val="0"/>
                    <w:color w:val="000000"/>
                    <w:sz w:val="21"/>
                    <w:szCs w:val="21"/>
                  </w:rPr>
                </w:rPrChange>
              </w:rPr>
              <w:t xml:space="preserve">     </w:t>
            </w:r>
          </w:p>
        </w:tc>
      </w:tr>
      <w:tr w:rsidR="00352AB8" w14:paraId="4F211E8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1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785DB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45" w:author="Codex" w:date="2026-10-05T16:32:41.313017+00:00">
                  <w:rPr>
                    <w:bCs w:val="0"/>
                    <w:color w:val="000000"/>
                    <w:sz w:val="21"/>
                    <w:szCs w:val="21"/>
                  </w:rPr>
                </w:rPrChange>
              </w:rPr>
              <w:pPrChange w:id="171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714"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715" w:author="Codex" w:date="2026-10-05T16:32:41.313017+00:00">
                  <w:rPr>
                    <w:bCs w:val="0"/>
                    <w:color w:val="000000"/>
                    <w:sz w:val="21"/>
                    <w:szCs w:val="21"/>
                  </w:rPr>
                </w:rPrChange>
              </w:rPr>
              <w:t>子女数量</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1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AB10B0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46" w:author="Codex" w:date="2026-10-05T16:32:41.313017+00:00">
                  <w:rPr>
                    <w:bCs w:val="0"/>
                    <w:color w:val="000000"/>
                    <w:sz w:val="21"/>
                    <w:szCs w:val="21"/>
                  </w:rPr>
                </w:rPrChange>
              </w:rPr>
              <w:pPrChange w:id="171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18" w:author="Codex" w:date="2026-10-05T16:32:41.313017+00:00">
                  <w:rPr>
                    <w:bCs w:val="0"/>
                    <w:color w:val="000000"/>
                    <w:sz w:val="21"/>
                    <w:szCs w:val="21"/>
                  </w:rPr>
                </w:rPrChange>
              </w:rPr>
              <w:t xml:space="preserve"> 1.703 (0.768)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1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4FFFC0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47" w:author="Codex" w:date="2026-10-05T16:32:41.313017+00:00">
                  <w:rPr>
                    <w:bCs w:val="0"/>
                    <w:color w:val="000000"/>
                    <w:sz w:val="21"/>
                    <w:szCs w:val="21"/>
                  </w:rPr>
                </w:rPrChange>
              </w:rPr>
              <w:pPrChange w:id="172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21" w:author="Codex" w:date="2026-10-05T16:32:41.313017+00:00">
                  <w:rPr>
                    <w:bCs w:val="0"/>
                    <w:color w:val="000000"/>
                    <w:sz w:val="21"/>
                    <w:szCs w:val="21"/>
                  </w:rPr>
                </w:rPrChange>
              </w:rPr>
              <w:t xml:space="preserve"> 1.689 (0.770)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2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B7584F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48" w:author="Codex" w:date="2026-10-05T16:32:41.313017+00:00">
                  <w:rPr>
                    <w:bCs w:val="0"/>
                    <w:color w:val="000000"/>
                    <w:sz w:val="21"/>
                    <w:szCs w:val="21"/>
                  </w:rPr>
                </w:rPrChange>
              </w:rPr>
              <w:pPrChange w:id="172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24" w:author="Codex" w:date="2026-10-05T16:32:41.313017+00:00">
                  <w:rPr>
                    <w:bCs w:val="0"/>
                    <w:color w:val="000000"/>
                    <w:sz w:val="21"/>
                    <w:szCs w:val="21"/>
                  </w:rPr>
                </w:rPrChange>
              </w:rPr>
              <w:t xml:space="preserve"> 1.718 (0.767)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2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67BF14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49" w:author="Codex" w:date="2026-10-05T16:32:41.313017+00:00">
                  <w:rPr>
                    <w:bCs w:val="0"/>
                    <w:color w:val="000000"/>
                    <w:sz w:val="21"/>
                    <w:szCs w:val="21"/>
                  </w:rPr>
                </w:rPrChange>
              </w:rPr>
              <w:pPrChange w:id="172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27" w:author="Codex" w:date="2026-10-05T16:32:41.313017+00:00">
                  <w:rPr>
                    <w:bCs w:val="0"/>
                    <w:color w:val="000000"/>
                    <w:sz w:val="21"/>
                    <w:szCs w:val="21"/>
                  </w:rPr>
                </w:rPrChange>
              </w:rPr>
              <w:t xml:space="preserve"> 0.029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2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BE4AF2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50" w:author="Codex" w:date="2026-10-05T16:32:41.313017+00:00">
                  <w:rPr>
                    <w:bCs w:val="0"/>
                    <w:color w:val="000000"/>
                    <w:sz w:val="21"/>
                    <w:szCs w:val="21"/>
                  </w:rPr>
                </w:rPrChange>
              </w:rPr>
              <w:pPrChange w:id="172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30" w:author="Codex" w:date="2026-10-05T16:32:41.313017+00:00">
                  <w:rPr>
                    <w:bCs w:val="0"/>
                    <w:color w:val="000000"/>
                    <w:sz w:val="21"/>
                    <w:szCs w:val="21"/>
                  </w:rPr>
                </w:rPrChange>
              </w:rPr>
              <w:t>13092</w:t>
            </w:r>
          </w:p>
        </w:tc>
      </w:tr>
      <w:tr w:rsidR="00352AB8" w14:paraId="4EA3605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3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49CD7F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51" w:author="Codex" w:date="2026-10-05T16:32:41.313017+00:00">
                  <w:rPr>
                    <w:bCs w:val="0"/>
                    <w:color w:val="000000"/>
                    <w:sz w:val="21"/>
                    <w:szCs w:val="21"/>
                  </w:rPr>
                </w:rPrChange>
              </w:rPr>
              <w:pPrChange w:id="173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733"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734" w:author="Codex" w:date="2026-10-05T16:32:41.313017+00:00">
                  <w:rPr>
                    <w:bCs w:val="0"/>
                    <w:color w:val="000000"/>
                    <w:sz w:val="21"/>
                    <w:szCs w:val="21"/>
                  </w:rPr>
                </w:rPrChange>
              </w:rPr>
              <w:t>本人实际年收入（基期，万元）</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3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015FE0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52" w:author="Codex" w:date="2026-10-05T16:32:41.313017+00:00">
                  <w:rPr>
                    <w:bCs w:val="0"/>
                    <w:color w:val="000000"/>
                    <w:sz w:val="21"/>
                    <w:szCs w:val="21"/>
                  </w:rPr>
                </w:rPrChange>
              </w:rPr>
              <w:pPrChange w:id="173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37" w:author="Codex" w:date="2026-10-05T16:32:41.313017+00:00">
                  <w:rPr>
                    <w:bCs w:val="0"/>
                    <w:color w:val="000000"/>
                    <w:sz w:val="21"/>
                    <w:szCs w:val="21"/>
                  </w:rPr>
                </w:rPrChange>
              </w:rPr>
              <w:t xml:space="preserve"> 3.122 (4.369)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3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6BFA14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53" w:author="Codex" w:date="2026-10-05T16:32:41.313017+00:00">
                  <w:rPr>
                    <w:bCs w:val="0"/>
                    <w:color w:val="000000"/>
                    <w:sz w:val="21"/>
                    <w:szCs w:val="21"/>
                  </w:rPr>
                </w:rPrChange>
              </w:rPr>
              <w:pPrChange w:id="173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40" w:author="Codex" w:date="2026-10-05T16:32:41.313017+00:00">
                  <w:rPr>
                    <w:bCs w:val="0"/>
                    <w:color w:val="000000"/>
                    <w:sz w:val="21"/>
                    <w:szCs w:val="21"/>
                  </w:rPr>
                </w:rPrChange>
              </w:rPr>
              <w:t xml:space="preserve"> 2.900 (4.002)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4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09AB38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54" w:author="Codex" w:date="2026-10-05T16:32:41.313017+00:00">
                  <w:rPr>
                    <w:bCs w:val="0"/>
                    <w:color w:val="000000"/>
                    <w:sz w:val="21"/>
                    <w:szCs w:val="21"/>
                  </w:rPr>
                </w:rPrChange>
              </w:rPr>
              <w:pPrChange w:id="174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43" w:author="Codex" w:date="2026-10-05T16:32:41.313017+00:00">
                  <w:rPr>
                    <w:bCs w:val="0"/>
                    <w:color w:val="000000"/>
                    <w:sz w:val="21"/>
                    <w:szCs w:val="21"/>
                  </w:rPr>
                </w:rPrChange>
              </w:rPr>
              <w:t xml:space="preserve"> 3.376 (4.739)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4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9E6054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55" w:author="Codex" w:date="2026-10-05T16:32:41.313017+00:00">
                  <w:rPr>
                    <w:bCs w:val="0"/>
                    <w:color w:val="000000"/>
                    <w:sz w:val="21"/>
                    <w:szCs w:val="21"/>
                  </w:rPr>
                </w:rPrChange>
              </w:rPr>
              <w:pPrChange w:id="174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46"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4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86465D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56" w:author="Codex" w:date="2026-10-05T16:32:41.313017+00:00">
                  <w:rPr>
                    <w:bCs w:val="0"/>
                    <w:color w:val="000000"/>
                    <w:sz w:val="21"/>
                    <w:szCs w:val="21"/>
                  </w:rPr>
                </w:rPrChange>
              </w:rPr>
              <w:pPrChange w:id="174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49" w:author="Codex" w:date="2026-10-05T16:32:41.313017+00:00">
                  <w:rPr>
                    <w:bCs w:val="0"/>
                    <w:color w:val="000000"/>
                    <w:sz w:val="21"/>
                    <w:szCs w:val="21"/>
                  </w:rPr>
                </w:rPrChange>
              </w:rPr>
              <w:t>13092</w:t>
            </w:r>
          </w:p>
        </w:tc>
      </w:tr>
      <w:tr w:rsidR="00352AB8" w14:paraId="3B93C1D3"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5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CB3B9C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57" w:author="Codex" w:date="2026-10-05T16:32:41.313017+00:00">
                  <w:rPr>
                    <w:bCs w:val="0"/>
                    <w:color w:val="000000"/>
                    <w:sz w:val="21"/>
                    <w:szCs w:val="21"/>
                  </w:rPr>
                </w:rPrChange>
              </w:rPr>
              <w:pPrChange w:id="175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752"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753" w:author="Codex" w:date="2026-10-05T16:32:41.313017+00:00">
                  <w:rPr>
                    <w:bCs w:val="0"/>
                    <w:color w:val="000000"/>
                    <w:sz w:val="21"/>
                    <w:szCs w:val="21"/>
                  </w:rPr>
                </w:rPrChange>
              </w:rPr>
              <w:t>家务时长（小时</w:t>
            </w:r>
            <w:r>
              <w:rPr>
                <w:rFonts w:ascii="Times New Roman" w:hAnsi="Times New Roman" w:cs="Times New Roman" w:eastAsia="SimSun"/>
                <w:b w:val="0"/>
                <w:bCs w:val="0"/>
                <w:color w:val="000000"/>
                <w:sz w:val="21"/>
                <w:szCs w:val="21"/>
                <w:rPrChange w:id="1754" w:author="Codex" w:date="2026-10-05T16:32:41.313017+00:00">
                  <w:rPr>
                    <w:bCs w:val="0"/>
                    <w:color w:val="000000"/>
                    <w:sz w:val="21"/>
                    <w:szCs w:val="21"/>
                  </w:rPr>
                </w:rPrChange>
              </w:rPr>
              <w:t>/</w:t>
            </w:r>
            <w:r>
              <w:rPr>
                <w:rFonts w:ascii="Times New Roman" w:hAnsi="Times New Roman" w:cs="Times New Roman" w:eastAsia="SimSun"/>
                <w:b w:val="0"/>
                <w:bCs w:val="0"/>
                <w:color w:val="000000"/>
                <w:sz w:val="21"/>
                <w:szCs w:val="21"/>
                <w:rPrChange w:id="1755" w:author="Codex" w:date="2026-10-05T16:32:41.313017+00:00">
                  <w:rPr>
                    <w:bCs w:val="0"/>
                    <w:color w:val="000000"/>
                    <w:sz w:val="21"/>
                    <w:szCs w:val="21"/>
                  </w:rPr>
                </w:rPrChange>
              </w:rPr>
              <w:t>日）</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5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5EAEE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58" w:author="Codex" w:date="2026-10-05T16:32:41.313017+00:00">
                  <w:rPr>
                    <w:bCs w:val="0"/>
                    <w:color w:val="000000"/>
                    <w:sz w:val="21"/>
                    <w:szCs w:val="21"/>
                  </w:rPr>
                </w:rPrChange>
              </w:rPr>
              <w:pPrChange w:id="175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58" w:author="Codex" w:date="2026-10-05T16:32:41.313017+00:00">
                  <w:rPr>
                    <w:bCs w:val="0"/>
                    <w:color w:val="000000"/>
                    <w:sz w:val="21"/>
                    <w:szCs w:val="21"/>
                  </w:rPr>
                </w:rPrChange>
              </w:rPr>
              <w:t xml:space="preserve"> 2.032 (1.808)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5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0D6CF8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59" w:author="Codex" w:date="2026-10-05T16:32:41.313017+00:00">
                  <w:rPr>
                    <w:bCs w:val="0"/>
                    <w:color w:val="000000"/>
                    <w:sz w:val="21"/>
                    <w:szCs w:val="21"/>
                  </w:rPr>
                </w:rPrChange>
              </w:rPr>
              <w:pPrChange w:id="176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61" w:author="Codex" w:date="2026-10-05T16:32:41.313017+00:00">
                  <w:rPr>
                    <w:bCs w:val="0"/>
                    <w:color w:val="000000"/>
                    <w:sz w:val="21"/>
                    <w:szCs w:val="21"/>
                  </w:rPr>
                </w:rPrChange>
              </w:rPr>
              <w:t xml:space="preserve"> 2.048 (1.727)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6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BE592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60" w:author="Codex" w:date="2026-10-05T16:32:41.313017+00:00">
                  <w:rPr>
                    <w:bCs w:val="0"/>
                    <w:color w:val="000000"/>
                    <w:sz w:val="21"/>
                    <w:szCs w:val="21"/>
                  </w:rPr>
                </w:rPrChange>
              </w:rPr>
              <w:pPrChange w:id="176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64" w:author="Codex" w:date="2026-10-05T16:32:41.313017+00:00">
                  <w:rPr>
                    <w:bCs w:val="0"/>
                    <w:color w:val="000000"/>
                    <w:sz w:val="21"/>
                    <w:szCs w:val="21"/>
                  </w:rPr>
                </w:rPrChange>
              </w:rPr>
              <w:t xml:space="preserve"> 2.014 (1.897)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6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133A01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61" w:author="Codex" w:date="2026-10-05T16:32:41.313017+00:00">
                  <w:rPr>
                    <w:bCs w:val="0"/>
                    <w:color w:val="000000"/>
                    <w:sz w:val="21"/>
                    <w:szCs w:val="21"/>
                  </w:rPr>
                </w:rPrChange>
              </w:rPr>
              <w:pPrChange w:id="176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67" w:author="Codex" w:date="2026-10-05T16:32:41.313017+00:00">
                  <w:rPr>
                    <w:bCs w:val="0"/>
                    <w:color w:val="000000"/>
                    <w:sz w:val="21"/>
                    <w:szCs w:val="21"/>
                  </w:rPr>
                </w:rPrChange>
              </w:rPr>
              <w:t xml:space="preserve"> 0.276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6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49036D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62" w:author="Codex" w:date="2026-10-05T16:32:41.313017+00:00">
                  <w:rPr>
                    <w:bCs w:val="0"/>
                    <w:color w:val="000000"/>
                    <w:sz w:val="21"/>
                    <w:szCs w:val="21"/>
                  </w:rPr>
                </w:rPrChange>
              </w:rPr>
              <w:pPrChange w:id="176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70" w:author="Codex" w:date="2026-10-05T16:32:41.313017+00:00">
                  <w:rPr>
                    <w:bCs w:val="0"/>
                    <w:color w:val="000000"/>
                    <w:sz w:val="21"/>
                    <w:szCs w:val="21"/>
                  </w:rPr>
                </w:rPrChange>
              </w:rPr>
              <w:t>13092</w:t>
            </w:r>
          </w:p>
        </w:tc>
      </w:tr>
      <w:tr w:rsidR="00352AB8" w14:paraId="09D59CB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7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7F839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63" w:author="Codex" w:date="2026-10-05T16:32:41.313017+00:00">
                  <w:rPr>
                    <w:bCs w:val="0"/>
                    <w:color w:val="000000"/>
                    <w:sz w:val="21"/>
                    <w:szCs w:val="21"/>
                  </w:rPr>
                </w:rPrChange>
              </w:rPr>
              <w:pPrChange w:id="177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773"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774" w:author="Codex" w:date="2026-10-05T16:32:41.313017+00:00">
                  <w:rPr>
                    <w:bCs w:val="0"/>
                    <w:color w:val="000000"/>
                    <w:sz w:val="21"/>
                    <w:szCs w:val="21"/>
                  </w:rPr>
                </w:rPrChange>
              </w:rPr>
              <w:t>自评健康评分</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7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CE7D35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64" w:author="Codex" w:date="2026-10-05T16:32:41.313017+00:00">
                  <w:rPr>
                    <w:bCs w:val="0"/>
                    <w:color w:val="000000"/>
                    <w:sz w:val="21"/>
                    <w:szCs w:val="21"/>
                  </w:rPr>
                </w:rPrChange>
              </w:rPr>
              <w:pPrChange w:id="177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77" w:author="Codex" w:date="2026-10-05T16:32:41.313017+00:00">
                  <w:rPr>
                    <w:bCs w:val="0"/>
                    <w:color w:val="000000"/>
                    <w:sz w:val="21"/>
                    <w:szCs w:val="21"/>
                  </w:rPr>
                </w:rPrChange>
              </w:rPr>
              <w:t xml:space="preserve"> 2.817 (1.113)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7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4A416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65" w:author="Codex" w:date="2026-10-05T16:32:41.313017+00:00">
                  <w:rPr>
                    <w:bCs w:val="0"/>
                    <w:color w:val="000000"/>
                    <w:sz w:val="21"/>
                    <w:szCs w:val="21"/>
                  </w:rPr>
                </w:rPrChange>
              </w:rPr>
              <w:pPrChange w:id="177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80" w:author="Codex" w:date="2026-10-05T16:32:41.313017+00:00">
                  <w:rPr>
                    <w:bCs w:val="0"/>
                    <w:color w:val="000000"/>
                    <w:sz w:val="21"/>
                    <w:szCs w:val="21"/>
                  </w:rPr>
                </w:rPrChange>
              </w:rPr>
              <w:t xml:space="preserve"> 2.865 (1.130)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8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610B69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66" w:author="Codex" w:date="2026-10-05T16:32:41.313017+00:00">
                  <w:rPr>
                    <w:bCs w:val="0"/>
                    <w:color w:val="000000"/>
                    <w:sz w:val="21"/>
                    <w:szCs w:val="21"/>
                  </w:rPr>
                </w:rPrChange>
              </w:rPr>
              <w:pPrChange w:id="178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83" w:author="Codex" w:date="2026-10-05T16:32:41.313017+00:00">
                  <w:rPr>
                    <w:bCs w:val="0"/>
                    <w:color w:val="000000"/>
                    <w:sz w:val="21"/>
                    <w:szCs w:val="21"/>
                  </w:rPr>
                </w:rPrChange>
              </w:rPr>
              <w:t xml:space="preserve"> 2.762 (1.091)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8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A39FB5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67" w:author="Codex" w:date="2026-10-05T16:32:41.313017+00:00">
                  <w:rPr>
                    <w:bCs w:val="0"/>
                    <w:color w:val="000000"/>
                    <w:sz w:val="21"/>
                    <w:szCs w:val="21"/>
                  </w:rPr>
                </w:rPrChange>
              </w:rPr>
              <w:pPrChange w:id="178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86"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8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D6D6C0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68" w:author="Codex" w:date="2026-10-05T16:32:41.313017+00:00">
                  <w:rPr>
                    <w:bCs w:val="0"/>
                    <w:color w:val="000000"/>
                    <w:sz w:val="21"/>
                    <w:szCs w:val="21"/>
                  </w:rPr>
                </w:rPrChange>
              </w:rPr>
              <w:pPrChange w:id="178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89" w:author="Codex" w:date="2026-10-05T16:32:41.313017+00:00">
                  <w:rPr>
                    <w:bCs w:val="0"/>
                    <w:color w:val="000000"/>
                    <w:sz w:val="21"/>
                    <w:szCs w:val="21"/>
                  </w:rPr>
                </w:rPrChange>
              </w:rPr>
              <w:t>13092</w:t>
            </w:r>
          </w:p>
        </w:tc>
      </w:tr>
      <w:tr w:rsidR="00352AB8" w14:paraId="0AE02EB5"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9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2E9C1F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69" w:author="Codex" w:date="2026-10-05T16:32:41.313017+00:00">
                  <w:rPr>
                    <w:bCs w:val="0"/>
                    <w:color w:val="000000"/>
                    <w:sz w:val="21"/>
                    <w:szCs w:val="21"/>
                  </w:rPr>
                </w:rPrChange>
              </w:rPr>
              <w:pPrChange w:id="179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792"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793" w:author="Codex" w:date="2026-10-05T16:32:41.313017+00:00">
                  <w:rPr>
                    <w:bCs w:val="0"/>
                    <w:color w:val="000000"/>
                    <w:sz w:val="21"/>
                    <w:szCs w:val="21"/>
                  </w:rPr>
                </w:rPrChange>
              </w:rPr>
              <w:t>同住情况</w:t>
            </w:r>
            <w:r>
              <w:rPr>
                <w:rFonts w:ascii="Times New Roman" w:hAnsi="Times New Roman" w:cs="Times New Roman" w:eastAsia="SimSun"/>
                <w:b w:val="0"/>
                <w:bCs w:val="0"/>
                <w:color w:val="000000"/>
                <w:sz w:val="21"/>
                <w:szCs w:val="21"/>
                <w:rPrChange w:id="1794"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9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CC3F8E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70" w:author="Codex" w:date="2026-10-05T16:32:41.313017+00:00">
                  <w:rPr>
                    <w:bCs w:val="0"/>
                    <w:color w:val="000000"/>
                    <w:sz w:val="21"/>
                    <w:szCs w:val="21"/>
                  </w:rPr>
                </w:rPrChange>
              </w:rPr>
              <w:pPrChange w:id="179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9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9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52F8DC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71" w:author="Codex" w:date="2026-10-05T16:32:41.313017+00:00">
                  <w:rPr>
                    <w:bCs w:val="0"/>
                    <w:color w:val="000000"/>
                    <w:sz w:val="21"/>
                    <w:szCs w:val="21"/>
                  </w:rPr>
                </w:rPrChange>
              </w:rPr>
              <w:pPrChange w:id="179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00"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0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C5EF46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72" w:author="Codex" w:date="2026-10-05T16:32:41.313017+00:00">
                  <w:rPr>
                    <w:bCs w:val="0"/>
                    <w:color w:val="000000"/>
                    <w:sz w:val="21"/>
                    <w:szCs w:val="21"/>
                  </w:rPr>
                </w:rPrChange>
              </w:rPr>
              <w:pPrChange w:id="180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0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0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1D380A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73" w:author="Codex" w:date="2026-10-05T16:32:41.313017+00:00">
                  <w:rPr>
                    <w:bCs w:val="0"/>
                    <w:color w:val="000000"/>
                    <w:sz w:val="21"/>
                    <w:szCs w:val="21"/>
                  </w:rPr>
                </w:rPrChange>
              </w:rPr>
              <w:pPrChange w:id="180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06" w:author="Codex" w:date="2026-10-05T16:32:41.313017+00:00">
                  <w:rPr>
                    <w:bCs w:val="0"/>
                    <w:color w:val="000000"/>
                    <w:sz w:val="21"/>
                    <w:szCs w:val="21"/>
                  </w:rPr>
                </w:rPrChange>
              </w:rPr>
              <w:t xml:space="preserve"> 0.174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0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9FAF04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74" w:author="Codex" w:date="2026-10-05T16:32:41.313017+00:00">
                  <w:rPr>
                    <w:bCs w:val="0"/>
                    <w:color w:val="000000"/>
                    <w:sz w:val="21"/>
                    <w:szCs w:val="21"/>
                  </w:rPr>
                </w:rPrChange>
              </w:rPr>
              <w:pPrChange w:id="180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09" w:author="Codex" w:date="2026-10-05T16:32:41.313017+00:00">
                  <w:rPr>
                    <w:bCs w:val="0"/>
                    <w:color w:val="000000"/>
                    <w:sz w:val="21"/>
                    <w:szCs w:val="21"/>
                  </w:rPr>
                </w:rPrChange>
              </w:rPr>
              <w:t>13092</w:t>
            </w:r>
          </w:p>
        </w:tc>
      </w:tr>
      <w:tr w:rsidR="00352AB8" w14:paraId="137F8FDA"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1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56C8C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75" w:author="Codex" w:date="2026-10-05T16:32:41.313017+00:00">
                  <w:rPr>
                    <w:bCs w:val="0"/>
                    <w:color w:val="000000"/>
                    <w:sz w:val="21"/>
                    <w:szCs w:val="21"/>
                  </w:rPr>
                </w:rPrChange>
              </w:rPr>
              <w:pPrChange w:id="181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812"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813" w:author="Codex" w:date="2026-10-05T16:32:41.313017+00:00">
                  <w:rPr>
                    <w:bCs w:val="0"/>
                    <w:color w:val="000000"/>
                    <w:sz w:val="21"/>
                    <w:szCs w:val="21"/>
                  </w:rPr>
                </w:rPrChange>
              </w:rPr>
              <w:t>其他</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1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05AC84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76" w:author="Codex" w:date="2026-10-05T16:32:41.313017+00:00">
                  <w:rPr>
                    <w:bCs w:val="0"/>
                    <w:color w:val="000000"/>
                    <w:sz w:val="21"/>
                    <w:szCs w:val="21"/>
                  </w:rPr>
                </w:rPrChange>
              </w:rPr>
              <w:pPrChange w:id="181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16" w:author="Codex" w:date="2026-10-05T16:32:41.313017+00:00">
                  <w:rPr>
                    <w:bCs w:val="0"/>
                    <w:color w:val="000000"/>
                    <w:sz w:val="21"/>
                    <w:szCs w:val="21"/>
                  </w:rPr>
                </w:rPrChange>
              </w:rPr>
              <w:t xml:space="preserve"> 9851 (75.24%)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1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5C2784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77" w:author="Codex" w:date="2026-10-05T16:32:41.313017+00:00">
                  <w:rPr>
                    <w:bCs w:val="0"/>
                    <w:color w:val="000000"/>
                    <w:sz w:val="21"/>
                    <w:szCs w:val="21"/>
                  </w:rPr>
                </w:rPrChange>
              </w:rPr>
              <w:pPrChange w:id="181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19" w:author="Codex" w:date="2026-10-05T16:32:41.313017+00:00">
                  <w:rPr>
                    <w:bCs w:val="0"/>
                    <w:color w:val="000000"/>
                    <w:sz w:val="21"/>
                    <w:szCs w:val="21"/>
                  </w:rPr>
                </w:rPrChange>
              </w:rPr>
              <w:t xml:space="preserve"> 5209 (74.76%)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2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08D1AE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78" w:author="Codex" w:date="2026-10-05T16:32:41.313017+00:00">
                  <w:rPr>
                    <w:bCs w:val="0"/>
                    <w:color w:val="000000"/>
                    <w:sz w:val="21"/>
                    <w:szCs w:val="21"/>
                  </w:rPr>
                </w:rPrChange>
              </w:rPr>
              <w:pPrChange w:id="182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22" w:author="Codex" w:date="2026-10-05T16:32:41.313017+00:00">
                  <w:rPr>
                    <w:bCs w:val="0"/>
                    <w:color w:val="000000"/>
                    <w:sz w:val="21"/>
                    <w:szCs w:val="21"/>
                  </w:rPr>
                </w:rPrChange>
              </w:rPr>
              <w:t xml:space="preserve"> 4642 (75.80%)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2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04CF0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79" w:author="Codex" w:date="2026-10-05T16:32:41.313017+00:00">
                  <w:rPr>
                    <w:bCs w:val="0"/>
                    <w:color w:val="000000"/>
                    <w:sz w:val="21"/>
                    <w:szCs w:val="21"/>
                  </w:rPr>
                </w:rPrChange>
              </w:rPr>
              <w:pPrChange w:id="182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2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2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2B4F74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80" w:author="Codex" w:date="2026-10-05T16:32:41.313017+00:00">
                  <w:rPr>
                    <w:bCs w:val="0"/>
                    <w:color w:val="000000"/>
                    <w:sz w:val="21"/>
                    <w:szCs w:val="21"/>
                  </w:rPr>
                </w:rPrChange>
              </w:rPr>
              <w:pPrChange w:id="182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28" w:author="Codex" w:date="2026-10-05T16:32:41.313017+00:00">
                  <w:rPr>
                    <w:bCs w:val="0"/>
                    <w:color w:val="000000"/>
                    <w:sz w:val="21"/>
                    <w:szCs w:val="21"/>
                  </w:rPr>
                </w:rPrChange>
              </w:rPr>
              <w:t xml:space="preserve">     </w:t>
            </w:r>
          </w:p>
        </w:tc>
      </w:tr>
      <w:tr w:rsidR="00352AB8" w14:paraId="13B030D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2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FBE686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81" w:author="Codex" w:date="2026-10-05T16:32:41.313017+00:00">
                  <w:rPr>
                    <w:bCs w:val="0"/>
                    <w:color w:val="000000"/>
                    <w:sz w:val="21"/>
                    <w:szCs w:val="21"/>
                  </w:rPr>
                </w:rPrChange>
              </w:rPr>
              <w:pPrChange w:id="183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831"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832" w:author="Codex" w:date="2026-10-05T16:32:41.313017+00:00">
                  <w:rPr>
                    <w:bCs w:val="0"/>
                    <w:color w:val="000000"/>
                    <w:sz w:val="21"/>
                    <w:szCs w:val="21"/>
                  </w:rPr>
                </w:rPrChange>
              </w:rPr>
              <w:t>同住</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3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6B6FDF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82" w:author="Codex" w:date="2026-10-05T16:32:41.313017+00:00">
                  <w:rPr>
                    <w:bCs w:val="0"/>
                    <w:color w:val="000000"/>
                    <w:sz w:val="21"/>
                    <w:szCs w:val="21"/>
                  </w:rPr>
                </w:rPrChange>
              </w:rPr>
              <w:pPrChange w:id="183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35" w:author="Codex" w:date="2026-10-05T16:32:41.313017+00:00">
                  <w:rPr>
                    <w:bCs w:val="0"/>
                    <w:color w:val="000000"/>
                    <w:sz w:val="21"/>
                    <w:szCs w:val="21"/>
                  </w:rPr>
                </w:rPrChange>
              </w:rPr>
              <w:t xml:space="preserve"> 3241 (24.76%)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3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539FDC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83" w:author="Codex" w:date="2026-10-05T16:32:41.313017+00:00">
                  <w:rPr>
                    <w:bCs w:val="0"/>
                    <w:color w:val="000000"/>
                    <w:sz w:val="21"/>
                    <w:szCs w:val="21"/>
                  </w:rPr>
                </w:rPrChange>
              </w:rPr>
              <w:pPrChange w:id="183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38" w:author="Codex" w:date="2026-10-05T16:32:41.313017+00:00">
                  <w:rPr>
                    <w:bCs w:val="0"/>
                    <w:color w:val="000000"/>
                    <w:sz w:val="21"/>
                    <w:szCs w:val="21"/>
                  </w:rPr>
                </w:rPrChange>
              </w:rPr>
              <w:t xml:space="preserve"> 1759 (25.24%)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3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CCA216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84" w:author="Codex" w:date="2026-10-05T16:32:41.313017+00:00">
                  <w:rPr>
                    <w:bCs w:val="0"/>
                    <w:color w:val="000000"/>
                    <w:sz w:val="21"/>
                    <w:szCs w:val="21"/>
                  </w:rPr>
                </w:rPrChange>
              </w:rPr>
              <w:pPrChange w:id="184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41" w:author="Codex" w:date="2026-10-05T16:32:41.313017+00:00">
                  <w:rPr>
                    <w:bCs w:val="0"/>
                    <w:color w:val="000000"/>
                    <w:sz w:val="21"/>
                    <w:szCs w:val="21"/>
                  </w:rPr>
                </w:rPrChange>
              </w:rPr>
              <w:t xml:space="preserve"> 1482 (24.20%)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4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17018E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85" w:author="Codex" w:date="2026-10-05T16:32:41.313017+00:00">
                  <w:rPr>
                    <w:bCs w:val="0"/>
                    <w:color w:val="000000"/>
                    <w:sz w:val="21"/>
                    <w:szCs w:val="21"/>
                  </w:rPr>
                </w:rPrChange>
              </w:rPr>
              <w:pPrChange w:id="184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4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4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47911E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86" w:author="Codex" w:date="2026-10-05T16:32:41.313017+00:00">
                  <w:rPr>
                    <w:bCs w:val="0"/>
                    <w:color w:val="000000"/>
                    <w:sz w:val="21"/>
                    <w:szCs w:val="21"/>
                  </w:rPr>
                </w:rPrChange>
              </w:rPr>
              <w:pPrChange w:id="184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47" w:author="Codex" w:date="2026-10-05T16:32:41.313017+00:00">
                  <w:rPr>
                    <w:bCs w:val="0"/>
                    <w:color w:val="000000"/>
                    <w:sz w:val="21"/>
                    <w:szCs w:val="21"/>
                  </w:rPr>
                </w:rPrChange>
              </w:rPr>
              <w:t xml:space="preserve">     </w:t>
            </w:r>
          </w:p>
        </w:tc>
      </w:tr>
      <w:tr w:rsidR="00352AB8" w14:paraId="558B974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4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94EA03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87" w:author="Codex" w:date="2026-10-05T16:32:41.313017+00:00">
                  <w:rPr>
                    <w:bCs w:val="0"/>
                    <w:color w:val="000000"/>
                    <w:sz w:val="21"/>
                    <w:szCs w:val="21"/>
                  </w:rPr>
                </w:rPrChange>
              </w:rPr>
              <w:pPrChange w:id="184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850"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851" w:author="Codex" w:date="2026-10-05T16:32:41.313017+00:00">
                  <w:rPr>
                    <w:bCs w:val="0"/>
                    <w:color w:val="000000"/>
                    <w:sz w:val="21"/>
                    <w:szCs w:val="21"/>
                  </w:rPr>
                </w:rPrChange>
              </w:rPr>
              <w:t>父辈支持（四波累计）</w:t>
            </w:r>
            <w:r>
              <w:rPr>
                <w:rFonts w:ascii="Times New Roman" w:hAnsi="Times New Roman" w:cs="Times New Roman" w:eastAsia="SimSun"/>
                <w:b w:val="0"/>
                <w:bCs w:val="0"/>
                <w:color w:val="000000"/>
                <w:sz w:val="21"/>
                <w:szCs w:val="21"/>
                <w:rPrChange w:id="1852"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5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8653E5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88" w:author="Codex" w:date="2026-10-05T16:32:41.313017+00:00">
                  <w:rPr>
                    <w:bCs w:val="0"/>
                    <w:color w:val="000000"/>
                    <w:sz w:val="21"/>
                    <w:szCs w:val="21"/>
                  </w:rPr>
                </w:rPrChange>
              </w:rPr>
              <w:pPrChange w:id="185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5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5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F1559B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89" w:author="Codex" w:date="2026-10-05T16:32:41.313017+00:00">
                  <w:rPr>
                    <w:bCs w:val="0"/>
                    <w:color w:val="000000"/>
                    <w:sz w:val="21"/>
                    <w:szCs w:val="21"/>
                  </w:rPr>
                </w:rPrChange>
              </w:rPr>
              <w:pPrChange w:id="185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5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5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11F673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90" w:author="Codex" w:date="2026-10-05T16:32:41.313017+00:00">
                  <w:rPr>
                    <w:bCs w:val="0"/>
                    <w:color w:val="000000"/>
                    <w:sz w:val="21"/>
                    <w:szCs w:val="21"/>
                  </w:rPr>
                </w:rPrChange>
              </w:rPr>
              <w:pPrChange w:id="186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6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6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CC8A45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91" w:author="Codex" w:date="2026-10-05T16:32:41.313017+00:00">
                  <w:rPr>
                    <w:bCs w:val="0"/>
                    <w:color w:val="000000"/>
                    <w:sz w:val="21"/>
                    <w:szCs w:val="21"/>
                  </w:rPr>
                </w:rPrChange>
              </w:rPr>
              <w:pPrChange w:id="186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64" w:author="Codex" w:date="2026-10-05T16:32:41.313017+00:00">
                  <w:rPr>
                    <w:bCs w:val="0"/>
                    <w:color w:val="000000"/>
                    <w:sz w:val="21"/>
                    <w:szCs w:val="21"/>
                  </w:rPr>
                </w:rPrChange>
              </w:rPr>
              <w:t xml:space="preserve"> 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6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855904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92" w:author="Codex" w:date="2026-10-05T16:32:41.313017+00:00">
                  <w:rPr>
                    <w:bCs w:val="0"/>
                    <w:color w:val="000000"/>
                    <w:sz w:val="21"/>
                    <w:szCs w:val="21"/>
                  </w:rPr>
                </w:rPrChange>
              </w:rPr>
              <w:pPrChange w:id="186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67" w:author="Codex" w:date="2026-10-05T16:32:41.313017+00:00">
                  <w:rPr>
                    <w:bCs w:val="0"/>
                    <w:color w:val="000000"/>
                    <w:sz w:val="21"/>
                    <w:szCs w:val="21"/>
                  </w:rPr>
                </w:rPrChange>
              </w:rPr>
              <w:t>13092</w:t>
            </w:r>
          </w:p>
        </w:tc>
      </w:tr>
      <w:tr w:rsidR="00352AB8" w14:paraId="1D52324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6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7376930" w14:textId="3743A07C"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93" w:author="Codex" w:date="2026-10-05T16:32:41.313017+00:00">
                  <w:rPr>
                    <w:bCs w:val="0"/>
                    <w:color w:val="000000"/>
                    <w:sz w:val="21"/>
                    <w:szCs w:val="21"/>
                  </w:rPr>
                </w:rPrChange>
              </w:rPr>
              <w:pPrChange w:id="186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870"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871" w:author="Codex" w:date="2026-10-05T16:32:41.313017+00:00">
                  <w:rPr>
                    <w:bCs w:val="0"/>
                    <w:color w:val="000000"/>
                    <w:sz w:val="21"/>
                    <w:szCs w:val="21"/>
                  </w:rPr>
                </w:rPrChange>
              </w:rPr>
              <w:t>未检出有效支持</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7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3CB53F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94" w:author="Codex" w:date="2026-10-05T16:32:41.313017+00:00">
                  <w:rPr>
                    <w:bCs w:val="0"/>
                    <w:color w:val="000000"/>
                    <w:sz w:val="21"/>
                    <w:szCs w:val="21"/>
                  </w:rPr>
                </w:rPrChange>
              </w:rPr>
              <w:pPrChange w:id="187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74" w:author="Codex" w:date="2026-10-05T16:32:41.313017+00:00">
                  <w:rPr>
                    <w:bCs w:val="0"/>
                    <w:color w:val="000000"/>
                    <w:sz w:val="21"/>
                    <w:szCs w:val="21"/>
                  </w:rPr>
                </w:rPrChange>
              </w:rPr>
              <w:t xml:space="preserve"> 4694 (35.85%)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7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A6027E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95" w:author="Codex" w:date="2026-10-05T16:32:41.313017+00:00">
                  <w:rPr>
                    <w:bCs w:val="0"/>
                    <w:color w:val="000000"/>
                    <w:sz w:val="21"/>
                    <w:szCs w:val="21"/>
                  </w:rPr>
                </w:rPrChange>
              </w:rPr>
              <w:pPrChange w:id="187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77" w:author="Codex" w:date="2026-10-05T16:32:41.313017+00:00">
                  <w:rPr>
                    <w:bCs w:val="0"/>
                    <w:color w:val="000000"/>
                    <w:sz w:val="21"/>
                    <w:szCs w:val="21"/>
                  </w:rPr>
                </w:rPrChange>
              </w:rPr>
              <w:t xml:space="preserve"> 2591 (37.18%)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7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5E7C39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96" w:author="Codex" w:date="2026-10-05T16:32:41.313017+00:00">
                  <w:rPr>
                    <w:bCs w:val="0"/>
                    <w:color w:val="000000"/>
                    <w:sz w:val="21"/>
                    <w:szCs w:val="21"/>
                  </w:rPr>
                </w:rPrChange>
              </w:rPr>
              <w:pPrChange w:id="187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80" w:author="Codex" w:date="2026-10-05T16:32:41.313017+00:00">
                  <w:rPr>
                    <w:bCs w:val="0"/>
                    <w:color w:val="000000"/>
                    <w:sz w:val="21"/>
                    <w:szCs w:val="21"/>
                  </w:rPr>
                </w:rPrChange>
              </w:rPr>
              <w:t xml:space="preserve"> 2103 (34.34%)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8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746C58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97" w:author="Codex" w:date="2026-10-05T16:32:41.313017+00:00">
                  <w:rPr>
                    <w:bCs w:val="0"/>
                    <w:color w:val="000000"/>
                    <w:sz w:val="21"/>
                    <w:szCs w:val="21"/>
                  </w:rPr>
                </w:rPrChange>
              </w:rPr>
              <w:pPrChange w:id="188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8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8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113BD4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98" w:author="Codex" w:date="2026-10-05T16:32:41.313017+00:00">
                  <w:rPr>
                    <w:bCs w:val="0"/>
                    <w:color w:val="000000"/>
                    <w:sz w:val="21"/>
                    <w:szCs w:val="21"/>
                  </w:rPr>
                </w:rPrChange>
              </w:rPr>
              <w:pPrChange w:id="188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86" w:author="Codex" w:date="2026-10-05T16:32:41.313017+00:00">
                  <w:rPr>
                    <w:bCs w:val="0"/>
                    <w:color w:val="000000"/>
                    <w:sz w:val="21"/>
                    <w:szCs w:val="21"/>
                  </w:rPr>
                </w:rPrChange>
              </w:rPr>
              <w:t xml:space="preserve">     </w:t>
            </w:r>
          </w:p>
        </w:tc>
      </w:tr>
      <w:tr w:rsidR="00352AB8" w14:paraId="649E3860"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8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55F98A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99" w:author="Codex" w:date="2026-10-05T16:32:41.313017+00:00">
                  <w:rPr>
                    <w:bCs w:val="0"/>
                    <w:color w:val="000000"/>
                    <w:sz w:val="21"/>
                    <w:szCs w:val="21"/>
                  </w:rPr>
                </w:rPrChange>
              </w:rPr>
              <w:pPrChange w:id="188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889"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890" w:author="Codex" w:date="2026-10-05T16:32:41.313017+00:00">
                  <w:rPr>
                    <w:bCs w:val="0"/>
                    <w:color w:val="000000"/>
                    <w:sz w:val="21"/>
                    <w:szCs w:val="21"/>
                  </w:rPr>
                </w:rPrChange>
              </w:rPr>
              <w:t>检出有效支持</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9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F6FDD6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00" w:author="Codex" w:date="2026-10-05T16:32:41.313017+00:00">
                  <w:rPr>
                    <w:bCs w:val="0"/>
                    <w:color w:val="000000"/>
                    <w:sz w:val="21"/>
                    <w:szCs w:val="21"/>
                  </w:rPr>
                </w:rPrChange>
              </w:rPr>
              <w:pPrChange w:id="189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93" w:author="Codex" w:date="2026-10-05T16:32:41.313017+00:00">
                  <w:rPr>
                    <w:bCs w:val="0"/>
                    <w:color w:val="000000"/>
                    <w:sz w:val="21"/>
                    <w:szCs w:val="21"/>
                  </w:rPr>
                </w:rPrChange>
              </w:rPr>
              <w:t xml:space="preserve"> 8398 (64.15%)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9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18D0A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01" w:author="Codex" w:date="2026-10-05T16:32:41.313017+00:00">
                  <w:rPr>
                    <w:bCs w:val="0"/>
                    <w:color w:val="000000"/>
                    <w:sz w:val="21"/>
                    <w:szCs w:val="21"/>
                  </w:rPr>
                </w:rPrChange>
              </w:rPr>
              <w:pPrChange w:id="189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96" w:author="Codex" w:date="2026-10-05T16:32:41.313017+00:00">
                  <w:rPr>
                    <w:bCs w:val="0"/>
                    <w:color w:val="000000"/>
                    <w:sz w:val="21"/>
                    <w:szCs w:val="21"/>
                  </w:rPr>
                </w:rPrChange>
              </w:rPr>
              <w:t xml:space="preserve"> 4377 (62.82%)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9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AE9694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02" w:author="Codex" w:date="2026-10-05T16:32:41.313017+00:00">
                  <w:rPr>
                    <w:bCs w:val="0"/>
                    <w:color w:val="000000"/>
                    <w:sz w:val="21"/>
                    <w:szCs w:val="21"/>
                  </w:rPr>
                </w:rPrChange>
              </w:rPr>
              <w:pPrChange w:id="189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99" w:author="Codex" w:date="2026-10-05T16:32:41.313017+00:00">
                  <w:rPr>
                    <w:bCs w:val="0"/>
                    <w:color w:val="000000"/>
                    <w:sz w:val="21"/>
                    <w:szCs w:val="21"/>
                  </w:rPr>
                </w:rPrChange>
              </w:rPr>
              <w:t xml:space="preserve"> 4021 (65.66%)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0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778F60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03" w:author="Codex" w:date="2026-10-05T16:32:41.313017+00:00">
                  <w:rPr>
                    <w:bCs w:val="0"/>
                    <w:color w:val="000000"/>
                    <w:sz w:val="21"/>
                    <w:szCs w:val="21"/>
                  </w:rPr>
                </w:rPrChange>
              </w:rPr>
              <w:pPrChange w:id="190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0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0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683429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04" w:author="Codex" w:date="2026-10-05T16:32:41.313017+00:00">
                  <w:rPr>
                    <w:bCs w:val="0"/>
                    <w:color w:val="000000"/>
                    <w:sz w:val="21"/>
                    <w:szCs w:val="21"/>
                  </w:rPr>
                </w:rPrChange>
              </w:rPr>
              <w:pPrChange w:id="190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05" w:author="Codex" w:date="2026-10-05T16:32:41.313017+00:00">
                  <w:rPr>
                    <w:bCs w:val="0"/>
                    <w:color w:val="000000"/>
                    <w:sz w:val="21"/>
                    <w:szCs w:val="21"/>
                  </w:rPr>
                </w:rPrChange>
              </w:rPr>
              <w:t xml:space="preserve">     </w:t>
            </w:r>
          </w:p>
        </w:tc>
      </w:tr>
      <w:tr w:rsidR="00352AB8" w14:paraId="53A7EAE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0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4E5AA7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05" w:author="Codex" w:date="2026-10-05T16:32:41.313017+00:00">
                  <w:rPr>
                    <w:bCs w:val="0"/>
                    <w:color w:val="000000"/>
                    <w:sz w:val="21"/>
                    <w:szCs w:val="21"/>
                  </w:rPr>
                </w:rPrChange>
              </w:rPr>
              <w:pPrChange w:id="190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908" w:author="Codex" w:date="2026-10-05T16:32:41.313017+00:00">
                  <w:rPr>
                    <w:bCs w:val="0"/>
                    <w:color w:val="000000"/>
                    <w:sz w:val="21"/>
                    <w:szCs w:val="21"/>
                  </w:rPr>
                </w:rPrChange>
              </w:rPr>
              <w:lastRenderedPageBreak/>
              <w:t xml:space="preserve">     </w:t>
            </w:r>
            <w:r>
              <w:rPr>
                <w:rFonts w:ascii="Times New Roman" w:hAnsi="Times New Roman" w:cs="Times New Roman" w:eastAsia="SimSun"/>
                <w:b w:val="0"/>
                <w:bCs w:val="0"/>
                <w:color w:val="000000"/>
                <w:sz w:val="21"/>
                <w:szCs w:val="21"/>
                <w:rPrChange w:id="1909" w:author="Codex" w:date="2026-10-05T16:32:41.313017+00:00">
                  <w:rPr>
                    <w:bCs w:val="0"/>
                    <w:color w:val="000000"/>
                    <w:sz w:val="21"/>
                    <w:szCs w:val="21"/>
                  </w:rPr>
                </w:rPrChange>
              </w:rPr>
              <w:t>职业声望</w:t>
            </w:r>
            <w:r>
              <w:rPr>
                <w:rFonts w:ascii="Times New Roman" w:hAnsi="Times New Roman" w:cs="Times New Roman" w:eastAsia="SimSun"/>
                <w:b w:val="0"/>
                <w:bCs w:val="0"/>
                <w:color w:val="000000"/>
                <w:sz w:val="21"/>
                <w:szCs w:val="21"/>
                <w:rPrChange w:id="1910" w:author="Codex" w:date="2026-10-05T16:32:41.313017+00:00">
                  <w:rPr>
                    <w:bCs w:val="0"/>
                    <w:color w:val="000000"/>
                    <w:sz w:val="21"/>
                    <w:szCs w:val="21"/>
                  </w:rPr>
                </w:rPrChange>
              </w:rPr>
              <w:t>(</w:t>
            </w:r>
            <w:r>
              <w:rPr>
                <w:rFonts w:ascii="Times New Roman" w:hAnsi="Times New Roman" w:cs="Times New Roman" w:eastAsia="SimSun"/>
                <w:b w:val="0"/>
                <w:bCs w:val="0"/>
                <w:color w:val="000000"/>
                <w:sz w:val="21"/>
                <w:szCs w:val="21"/>
                <w:rPrChange w:id="1911" w:author="Codex" w:date="2026-10-05T16:32:41.313017+00:00">
                  <w:rPr>
                    <w:bCs w:val="0"/>
                    <w:color w:val="000000"/>
                    <w:sz w:val="21"/>
                    <w:szCs w:val="21"/>
                  </w:rPr>
                </w:rPrChange>
              </w:rPr>
              <w:t>变化</w:t>
            </w:r>
            <w:r>
              <w:rPr>
                <w:rFonts w:ascii="Times New Roman" w:hAnsi="Times New Roman" w:cs="Times New Roman" w:eastAsia="SimSun"/>
                <w:b w:val="0"/>
                <w:bCs w:val="0"/>
                <w:color w:val="000000"/>
                <w:sz w:val="21"/>
                <w:szCs w:val="21"/>
                <w:rPrChange w:id="1912"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1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9C89CA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06" w:author="Codex" w:date="2026-10-05T16:32:41.313017+00:00">
                  <w:rPr>
                    <w:bCs w:val="0"/>
                    <w:color w:val="000000"/>
                    <w:sz w:val="21"/>
                    <w:szCs w:val="21"/>
                  </w:rPr>
                </w:rPrChange>
              </w:rPr>
              <w:pPrChange w:id="191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1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1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02E5FD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07" w:author="Codex" w:date="2026-10-05T16:32:41.313017+00:00">
                  <w:rPr>
                    <w:bCs w:val="0"/>
                    <w:color w:val="000000"/>
                    <w:sz w:val="21"/>
                    <w:szCs w:val="21"/>
                  </w:rPr>
                </w:rPrChange>
              </w:rPr>
              <w:pPrChange w:id="191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1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1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E1FF5F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08" w:author="Codex" w:date="2026-10-05T16:32:41.313017+00:00">
                  <w:rPr>
                    <w:bCs w:val="0"/>
                    <w:color w:val="000000"/>
                    <w:sz w:val="21"/>
                    <w:szCs w:val="21"/>
                  </w:rPr>
                </w:rPrChange>
              </w:rPr>
              <w:pPrChange w:id="192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2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2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B2C521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09" w:author="Codex" w:date="2026-10-05T16:32:41.313017+00:00">
                  <w:rPr>
                    <w:bCs w:val="0"/>
                    <w:color w:val="000000"/>
                    <w:sz w:val="21"/>
                    <w:szCs w:val="21"/>
                  </w:rPr>
                </w:rPrChange>
              </w:rPr>
              <w:pPrChange w:id="192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24" w:author="Codex" w:date="2026-10-05T16:32:41.313017+00:00">
                  <w:rPr>
                    <w:bCs w:val="0"/>
                    <w:color w:val="000000"/>
                    <w:sz w:val="21"/>
                    <w:szCs w:val="21"/>
                  </w:rPr>
                </w:rPrChange>
              </w:rPr>
              <w:t xml:space="preserve"> 0.018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2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56D14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10" w:author="Codex" w:date="2026-10-05T16:32:41.313017+00:00">
                  <w:rPr>
                    <w:bCs w:val="0"/>
                    <w:color w:val="000000"/>
                    <w:sz w:val="21"/>
                    <w:szCs w:val="21"/>
                  </w:rPr>
                </w:rPrChange>
              </w:rPr>
              <w:pPrChange w:id="192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27" w:author="Codex" w:date="2026-10-05T16:32:41.313017+00:00">
                  <w:rPr>
                    <w:bCs w:val="0"/>
                    <w:color w:val="000000"/>
                    <w:sz w:val="21"/>
                    <w:szCs w:val="21"/>
                  </w:rPr>
                </w:rPrChange>
              </w:rPr>
              <w:t>13092</w:t>
            </w:r>
          </w:p>
        </w:tc>
      </w:tr>
      <w:tr w:rsidR="00352AB8" w14:paraId="230C0E5D"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2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BEBBD1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11" w:author="Codex" w:date="2026-10-05T16:32:41.313017+00:00">
                  <w:rPr>
                    <w:bCs w:val="0"/>
                    <w:color w:val="000000"/>
                    <w:sz w:val="21"/>
                    <w:szCs w:val="21"/>
                  </w:rPr>
                </w:rPrChange>
              </w:rPr>
              <w:pPrChange w:id="192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930"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931" w:author="Codex" w:date="2026-10-05T16:32:41.313017+00:00">
                  <w:rPr>
                    <w:bCs w:val="0"/>
                    <w:color w:val="000000"/>
                    <w:sz w:val="21"/>
                    <w:szCs w:val="21"/>
                  </w:rPr>
                </w:rPrChange>
              </w:rPr>
              <w:t>不变</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3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DC304E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12" w:author="Codex" w:date="2026-10-05T16:32:41.313017+00:00">
                  <w:rPr>
                    <w:bCs w:val="0"/>
                    <w:color w:val="000000"/>
                    <w:sz w:val="21"/>
                    <w:szCs w:val="21"/>
                  </w:rPr>
                </w:rPrChange>
              </w:rPr>
              <w:pPrChange w:id="193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34" w:author="Codex" w:date="2026-10-05T16:32:41.313017+00:00">
                  <w:rPr>
                    <w:bCs w:val="0"/>
                    <w:color w:val="000000"/>
                    <w:sz w:val="21"/>
                    <w:szCs w:val="21"/>
                  </w:rPr>
                </w:rPrChange>
              </w:rPr>
              <w:t xml:space="preserve">11925 (91.09%)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3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D9F3BF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13" w:author="Codex" w:date="2026-10-05T16:32:41.313017+00:00">
                  <w:rPr>
                    <w:bCs w:val="0"/>
                    <w:color w:val="000000"/>
                    <w:sz w:val="21"/>
                    <w:szCs w:val="21"/>
                  </w:rPr>
                </w:rPrChange>
              </w:rPr>
              <w:pPrChange w:id="193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37" w:author="Codex" w:date="2026-10-05T16:32:41.313017+00:00">
                  <w:rPr>
                    <w:bCs w:val="0"/>
                    <w:color w:val="000000"/>
                    <w:sz w:val="21"/>
                    <w:szCs w:val="21"/>
                  </w:rPr>
                </w:rPrChange>
              </w:rPr>
              <w:t xml:space="preserve"> 6308 (90.53%)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3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0CCB2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14" w:author="Codex" w:date="2026-10-05T16:32:41.313017+00:00">
                  <w:rPr>
                    <w:bCs w:val="0"/>
                    <w:color w:val="000000"/>
                    <w:sz w:val="21"/>
                    <w:szCs w:val="21"/>
                  </w:rPr>
                </w:rPrChange>
              </w:rPr>
              <w:pPrChange w:id="193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40" w:author="Codex" w:date="2026-10-05T16:32:41.313017+00:00">
                  <w:rPr>
                    <w:bCs w:val="0"/>
                    <w:color w:val="000000"/>
                    <w:sz w:val="21"/>
                    <w:szCs w:val="21"/>
                  </w:rPr>
                </w:rPrChange>
              </w:rPr>
              <w:t xml:space="preserve"> 5617 (91.72%)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4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7EA7EB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15" w:author="Codex" w:date="2026-10-05T16:32:41.313017+00:00">
                  <w:rPr>
                    <w:bCs w:val="0"/>
                    <w:color w:val="000000"/>
                    <w:sz w:val="21"/>
                    <w:szCs w:val="21"/>
                  </w:rPr>
                </w:rPrChange>
              </w:rPr>
              <w:pPrChange w:id="194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4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4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A0B6A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16" w:author="Codex" w:date="2026-10-05T16:32:41.313017+00:00">
                  <w:rPr>
                    <w:bCs w:val="0"/>
                    <w:color w:val="000000"/>
                    <w:sz w:val="21"/>
                    <w:szCs w:val="21"/>
                  </w:rPr>
                </w:rPrChange>
              </w:rPr>
              <w:pPrChange w:id="194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46" w:author="Codex" w:date="2026-10-05T16:32:41.313017+00:00">
                  <w:rPr>
                    <w:bCs w:val="0"/>
                    <w:color w:val="000000"/>
                    <w:sz w:val="21"/>
                    <w:szCs w:val="21"/>
                  </w:rPr>
                </w:rPrChange>
              </w:rPr>
              <w:t xml:space="preserve">     </w:t>
            </w:r>
          </w:p>
        </w:tc>
      </w:tr>
      <w:tr w:rsidR="00352AB8" w14:paraId="284ACCF5"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4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08FD6E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17" w:author="Codex" w:date="2026-10-05T16:32:41.313017+00:00">
                  <w:rPr>
                    <w:bCs w:val="0"/>
                    <w:color w:val="000000"/>
                    <w:sz w:val="21"/>
                    <w:szCs w:val="21"/>
                  </w:rPr>
                </w:rPrChange>
              </w:rPr>
              <w:pPrChange w:id="194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949"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950" w:author="Codex" w:date="2026-10-05T16:32:41.313017+00:00">
                  <w:rPr>
                    <w:bCs w:val="0"/>
                    <w:color w:val="000000"/>
                    <w:sz w:val="21"/>
                    <w:szCs w:val="21"/>
                  </w:rPr>
                </w:rPrChange>
              </w:rPr>
              <w:t>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5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9355DC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18" w:author="Codex" w:date="2026-10-05T16:32:41.313017+00:00">
                  <w:rPr>
                    <w:bCs w:val="0"/>
                    <w:color w:val="000000"/>
                    <w:sz w:val="21"/>
                    <w:szCs w:val="21"/>
                  </w:rPr>
                </w:rPrChange>
              </w:rPr>
              <w:pPrChange w:id="195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53" w:author="Codex" w:date="2026-10-05T16:32:41.313017+00:00">
                  <w:rPr>
                    <w:bCs w:val="0"/>
                    <w:color w:val="000000"/>
                    <w:sz w:val="21"/>
                    <w:szCs w:val="21"/>
                  </w:rPr>
                </w:rPrChange>
              </w:rPr>
              <w:t xml:space="preserve"> 1167 (8.91%)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5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F5C462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19" w:author="Codex" w:date="2026-10-05T16:32:41.313017+00:00">
                  <w:rPr>
                    <w:bCs w:val="0"/>
                    <w:color w:val="000000"/>
                    <w:sz w:val="21"/>
                    <w:szCs w:val="21"/>
                  </w:rPr>
                </w:rPrChange>
              </w:rPr>
              <w:pPrChange w:id="195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56" w:author="Codex" w:date="2026-10-05T16:32:41.313017+00:00">
                  <w:rPr>
                    <w:bCs w:val="0"/>
                    <w:color w:val="000000"/>
                    <w:sz w:val="21"/>
                    <w:szCs w:val="21"/>
                  </w:rPr>
                </w:rPrChange>
              </w:rPr>
              <w:t xml:space="preserve">  660 (9.47%)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5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1FD423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20" w:author="Codex" w:date="2026-10-05T16:32:41.313017+00:00">
                  <w:rPr>
                    <w:bCs w:val="0"/>
                    <w:color w:val="000000"/>
                    <w:sz w:val="21"/>
                    <w:szCs w:val="21"/>
                  </w:rPr>
                </w:rPrChange>
              </w:rPr>
              <w:pPrChange w:id="195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59" w:author="Codex" w:date="2026-10-05T16:32:41.313017+00:00">
                  <w:rPr>
                    <w:bCs w:val="0"/>
                    <w:color w:val="000000"/>
                    <w:sz w:val="21"/>
                    <w:szCs w:val="21"/>
                  </w:rPr>
                </w:rPrChange>
              </w:rPr>
              <w:t xml:space="preserve">  507 (8.28%)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6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BE1A98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21" w:author="Codex" w:date="2026-10-05T16:32:41.313017+00:00">
                  <w:rPr>
                    <w:bCs w:val="0"/>
                    <w:color w:val="000000"/>
                    <w:sz w:val="21"/>
                    <w:szCs w:val="21"/>
                  </w:rPr>
                </w:rPrChange>
              </w:rPr>
              <w:pPrChange w:id="196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6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6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B312AF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22" w:author="Codex" w:date="2026-10-05T16:32:41.313017+00:00">
                  <w:rPr>
                    <w:bCs w:val="0"/>
                    <w:color w:val="000000"/>
                    <w:sz w:val="21"/>
                    <w:szCs w:val="21"/>
                  </w:rPr>
                </w:rPrChange>
              </w:rPr>
              <w:pPrChange w:id="196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65" w:author="Codex" w:date="2026-10-05T16:32:41.313017+00:00">
                  <w:rPr>
                    <w:bCs w:val="0"/>
                    <w:color w:val="000000"/>
                    <w:sz w:val="21"/>
                    <w:szCs w:val="21"/>
                  </w:rPr>
                </w:rPrChange>
              </w:rPr>
              <w:t xml:space="preserve">     </w:t>
            </w:r>
          </w:p>
        </w:tc>
      </w:tr>
      <w:tr w:rsidR="00352AB8" w14:paraId="2988A29A"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6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8A58A8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23" w:author="Codex" w:date="2026-10-05T16:32:41.313017+00:00">
                  <w:rPr>
                    <w:bCs w:val="0"/>
                    <w:color w:val="000000"/>
                    <w:sz w:val="21"/>
                    <w:szCs w:val="21"/>
                  </w:rPr>
                </w:rPrChange>
              </w:rPr>
              <w:pPrChange w:id="196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968"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969" w:author="Codex" w:date="2026-10-05T16:32:41.313017+00:00">
                  <w:rPr>
                    <w:bCs w:val="0"/>
                    <w:color w:val="000000"/>
                    <w:sz w:val="21"/>
                    <w:szCs w:val="21"/>
                  </w:rPr>
                </w:rPrChange>
              </w:rPr>
              <w:t>子女数量</w:t>
            </w:r>
            <w:r>
              <w:rPr>
                <w:rFonts w:ascii="Times New Roman" w:hAnsi="Times New Roman" w:cs="Times New Roman" w:eastAsia="SimSun"/>
                <w:b w:val="0"/>
                <w:bCs w:val="0"/>
                <w:color w:val="000000"/>
                <w:sz w:val="21"/>
                <w:szCs w:val="21"/>
                <w:rPrChange w:id="1970" w:author="Codex" w:date="2026-10-05T16:32:41.313017+00:00">
                  <w:rPr>
                    <w:bCs w:val="0"/>
                    <w:color w:val="000000"/>
                    <w:sz w:val="21"/>
                    <w:szCs w:val="21"/>
                  </w:rPr>
                </w:rPrChange>
              </w:rPr>
              <w:t>(</w:t>
            </w:r>
            <w:r>
              <w:rPr>
                <w:rFonts w:ascii="Times New Roman" w:hAnsi="Times New Roman" w:cs="Times New Roman" w:eastAsia="SimSun"/>
                <w:b w:val="0"/>
                <w:bCs w:val="0"/>
                <w:color w:val="000000"/>
                <w:sz w:val="21"/>
                <w:szCs w:val="21"/>
                <w:rPrChange w:id="1971" w:author="Codex" w:date="2026-10-05T16:32:41.313017+00:00">
                  <w:rPr>
                    <w:bCs w:val="0"/>
                    <w:color w:val="000000"/>
                    <w:sz w:val="21"/>
                    <w:szCs w:val="21"/>
                  </w:rPr>
                </w:rPrChange>
              </w:rPr>
              <w:t>变化</w:t>
            </w:r>
            <w:r>
              <w:rPr>
                <w:rFonts w:ascii="Times New Roman" w:hAnsi="Times New Roman" w:cs="Times New Roman" w:eastAsia="SimSun"/>
                <w:b w:val="0"/>
                <w:bCs w:val="0"/>
                <w:color w:val="000000"/>
                <w:sz w:val="21"/>
                <w:szCs w:val="21"/>
                <w:rPrChange w:id="1972"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7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1C0275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24" w:author="Codex" w:date="2026-10-05T16:32:41.313017+00:00">
                  <w:rPr>
                    <w:bCs w:val="0"/>
                    <w:color w:val="000000"/>
                    <w:sz w:val="21"/>
                    <w:szCs w:val="21"/>
                  </w:rPr>
                </w:rPrChange>
              </w:rPr>
              <w:pPrChange w:id="197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7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7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3B3488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25" w:author="Codex" w:date="2026-10-05T16:32:41.313017+00:00">
                  <w:rPr>
                    <w:bCs w:val="0"/>
                    <w:color w:val="000000"/>
                    <w:sz w:val="21"/>
                    <w:szCs w:val="21"/>
                  </w:rPr>
                </w:rPrChange>
              </w:rPr>
              <w:pPrChange w:id="197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7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7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FF2DEF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26" w:author="Codex" w:date="2026-10-05T16:32:41.313017+00:00">
                  <w:rPr>
                    <w:bCs w:val="0"/>
                    <w:color w:val="000000"/>
                    <w:sz w:val="21"/>
                    <w:szCs w:val="21"/>
                  </w:rPr>
                </w:rPrChange>
              </w:rPr>
              <w:pPrChange w:id="198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8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8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360040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27" w:author="Codex" w:date="2026-10-05T16:32:41.313017+00:00">
                  <w:rPr>
                    <w:bCs w:val="0"/>
                    <w:color w:val="000000"/>
                    <w:sz w:val="21"/>
                    <w:szCs w:val="21"/>
                  </w:rPr>
                </w:rPrChange>
              </w:rPr>
              <w:pPrChange w:id="198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84"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8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587E5D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28" w:author="Codex" w:date="2026-10-05T16:32:41.313017+00:00">
                  <w:rPr>
                    <w:bCs w:val="0"/>
                    <w:color w:val="000000"/>
                    <w:sz w:val="21"/>
                    <w:szCs w:val="21"/>
                  </w:rPr>
                </w:rPrChange>
              </w:rPr>
              <w:pPrChange w:id="198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87" w:author="Codex" w:date="2026-10-05T16:32:41.313017+00:00">
                  <w:rPr>
                    <w:bCs w:val="0"/>
                    <w:color w:val="000000"/>
                    <w:sz w:val="21"/>
                    <w:szCs w:val="21"/>
                  </w:rPr>
                </w:rPrChange>
              </w:rPr>
              <w:t>13092</w:t>
            </w:r>
          </w:p>
        </w:tc>
      </w:tr>
      <w:tr w:rsidR="00352AB8" w14:paraId="6872A92F"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8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9D2A45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29" w:author="Codex" w:date="2026-10-05T16:32:41.313017+00:00">
                  <w:rPr>
                    <w:bCs w:val="0"/>
                    <w:color w:val="000000"/>
                    <w:sz w:val="21"/>
                    <w:szCs w:val="21"/>
                  </w:rPr>
                </w:rPrChange>
              </w:rPr>
              <w:pPrChange w:id="198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990"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991" w:author="Codex" w:date="2026-10-05T16:32:41.313017+00:00">
                  <w:rPr>
                    <w:bCs w:val="0"/>
                    <w:color w:val="000000"/>
                    <w:sz w:val="21"/>
                    <w:szCs w:val="21"/>
                  </w:rPr>
                </w:rPrChange>
              </w:rPr>
              <w:t>不变</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9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0F798D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30" w:author="Codex" w:date="2026-10-05T16:32:41.313017+00:00">
                  <w:rPr>
                    <w:bCs w:val="0"/>
                    <w:color w:val="000000"/>
                    <w:sz w:val="21"/>
                    <w:szCs w:val="21"/>
                  </w:rPr>
                </w:rPrChange>
              </w:rPr>
              <w:pPrChange w:id="199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94" w:author="Codex" w:date="2026-10-05T16:32:41.313017+00:00">
                  <w:rPr>
                    <w:bCs w:val="0"/>
                    <w:color w:val="000000"/>
                    <w:sz w:val="21"/>
                    <w:szCs w:val="21"/>
                  </w:rPr>
                </w:rPrChange>
              </w:rPr>
              <w:t xml:space="preserve">12324 (94.13%)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9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5B0287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31" w:author="Codex" w:date="2026-10-05T16:32:41.313017+00:00">
                  <w:rPr>
                    <w:bCs w:val="0"/>
                    <w:color w:val="000000"/>
                    <w:sz w:val="21"/>
                    <w:szCs w:val="21"/>
                  </w:rPr>
                </w:rPrChange>
              </w:rPr>
              <w:pPrChange w:id="199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97" w:author="Codex" w:date="2026-10-05T16:32:41.313017+00:00">
                  <w:rPr>
                    <w:bCs w:val="0"/>
                    <w:color w:val="000000"/>
                    <w:sz w:val="21"/>
                    <w:szCs w:val="21"/>
                  </w:rPr>
                </w:rPrChange>
              </w:rPr>
              <w:t xml:space="preserve"> 6503 (93.33%)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9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20DDA7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32" w:author="Codex" w:date="2026-10-05T16:32:41.313017+00:00">
                  <w:rPr>
                    <w:bCs w:val="0"/>
                    <w:color w:val="000000"/>
                    <w:sz w:val="21"/>
                    <w:szCs w:val="21"/>
                  </w:rPr>
                </w:rPrChange>
              </w:rPr>
              <w:pPrChange w:id="199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00" w:author="Codex" w:date="2026-10-05T16:32:41.313017+00:00">
                  <w:rPr>
                    <w:bCs w:val="0"/>
                    <w:color w:val="000000"/>
                    <w:sz w:val="21"/>
                    <w:szCs w:val="21"/>
                  </w:rPr>
                </w:rPrChange>
              </w:rPr>
              <w:t xml:space="preserve"> 5821 (95.05%)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0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883C52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33" w:author="Codex" w:date="2026-10-05T16:32:41.313017+00:00">
                  <w:rPr>
                    <w:bCs w:val="0"/>
                    <w:color w:val="000000"/>
                    <w:sz w:val="21"/>
                    <w:szCs w:val="21"/>
                  </w:rPr>
                </w:rPrChange>
              </w:rPr>
              <w:pPrChange w:id="200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0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0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22F378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34" w:author="Codex" w:date="2026-10-05T16:32:41.313017+00:00">
                  <w:rPr>
                    <w:bCs w:val="0"/>
                    <w:color w:val="000000"/>
                    <w:sz w:val="21"/>
                    <w:szCs w:val="21"/>
                  </w:rPr>
                </w:rPrChange>
              </w:rPr>
              <w:pPrChange w:id="200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06" w:author="Codex" w:date="2026-10-05T16:32:41.313017+00:00">
                  <w:rPr>
                    <w:bCs w:val="0"/>
                    <w:color w:val="000000"/>
                    <w:sz w:val="21"/>
                    <w:szCs w:val="21"/>
                  </w:rPr>
                </w:rPrChange>
              </w:rPr>
              <w:t xml:space="preserve">     </w:t>
            </w:r>
          </w:p>
        </w:tc>
      </w:tr>
      <w:tr w:rsidR="00352AB8" w14:paraId="7B1C7DE3"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0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1D15A2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35" w:author="Codex" w:date="2026-10-05T16:32:41.313017+00:00">
                  <w:rPr>
                    <w:bCs w:val="0"/>
                    <w:color w:val="000000"/>
                    <w:sz w:val="21"/>
                    <w:szCs w:val="21"/>
                  </w:rPr>
                </w:rPrChange>
              </w:rPr>
              <w:pPrChange w:id="200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009"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010" w:author="Codex" w:date="2026-10-05T16:32:41.313017+00:00">
                  <w:rPr>
                    <w:bCs w:val="0"/>
                    <w:color w:val="000000"/>
                    <w:sz w:val="21"/>
                    <w:szCs w:val="21"/>
                  </w:rPr>
                </w:rPrChange>
              </w:rPr>
              <w:t>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1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77D429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36" w:author="Codex" w:date="2026-10-05T16:32:41.313017+00:00">
                  <w:rPr>
                    <w:bCs w:val="0"/>
                    <w:color w:val="000000"/>
                    <w:sz w:val="21"/>
                    <w:szCs w:val="21"/>
                  </w:rPr>
                </w:rPrChange>
              </w:rPr>
              <w:pPrChange w:id="201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13" w:author="Codex" w:date="2026-10-05T16:32:41.313017+00:00">
                  <w:rPr>
                    <w:bCs w:val="0"/>
                    <w:color w:val="000000"/>
                    <w:sz w:val="21"/>
                    <w:szCs w:val="21"/>
                  </w:rPr>
                </w:rPrChange>
              </w:rPr>
              <w:t xml:space="preserve">  768 (5.87%)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1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B71922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37" w:author="Codex" w:date="2026-10-05T16:32:41.313017+00:00">
                  <w:rPr>
                    <w:bCs w:val="0"/>
                    <w:color w:val="000000"/>
                    <w:sz w:val="21"/>
                    <w:szCs w:val="21"/>
                  </w:rPr>
                </w:rPrChange>
              </w:rPr>
              <w:pPrChange w:id="201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16" w:author="Codex" w:date="2026-10-05T16:32:41.313017+00:00">
                  <w:rPr>
                    <w:bCs w:val="0"/>
                    <w:color w:val="000000"/>
                    <w:sz w:val="21"/>
                    <w:szCs w:val="21"/>
                  </w:rPr>
                </w:rPrChange>
              </w:rPr>
              <w:t xml:space="preserve">  465 (6.67%)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1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F01759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38" w:author="Codex" w:date="2026-10-05T16:32:41.313017+00:00">
                  <w:rPr>
                    <w:bCs w:val="0"/>
                    <w:color w:val="000000"/>
                    <w:sz w:val="21"/>
                    <w:szCs w:val="21"/>
                  </w:rPr>
                </w:rPrChange>
              </w:rPr>
              <w:pPrChange w:id="201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19" w:author="Codex" w:date="2026-10-05T16:32:41.313017+00:00">
                  <w:rPr>
                    <w:bCs w:val="0"/>
                    <w:color w:val="000000"/>
                    <w:sz w:val="21"/>
                    <w:szCs w:val="21"/>
                  </w:rPr>
                </w:rPrChange>
              </w:rPr>
              <w:t xml:space="preserve">  303 (4.95%)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2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6098A1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39" w:author="Codex" w:date="2026-10-05T16:32:41.313017+00:00">
                  <w:rPr>
                    <w:bCs w:val="0"/>
                    <w:color w:val="000000"/>
                    <w:sz w:val="21"/>
                    <w:szCs w:val="21"/>
                  </w:rPr>
                </w:rPrChange>
              </w:rPr>
              <w:pPrChange w:id="202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2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2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702379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40" w:author="Codex" w:date="2026-10-05T16:32:41.313017+00:00">
                  <w:rPr>
                    <w:bCs w:val="0"/>
                    <w:color w:val="000000"/>
                    <w:sz w:val="21"/>
                    <w:szCs w:val="21"/>
                  </w:rPr>
                </w:rPrChange>
              </w:rPr>
              <w:pPrChange w:id="202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25" w:author="Codex" w:date="2026-10-05T16:32:41.313017+00:00">
                  <w:rPr>
                    <w:bCs w:val="0"/>
                    <w:color w:val="000000"/>
                    <w:sz w:val="21"/>
                    <w:szCs w:val="21"/>
                  </w:rPr>
                </w:rPrChange>
              </w:rPr>
              <w:t xml:space="preserve">     </w:t>
            </w:r>
          </w:p>
        </w:tc>
      </w:tr>
      <w:tr w:rsidR="00352AB8" w14:paraId="0FB0EBC4"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2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F16775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41" w:author="Codex" w:date="2026-10-05T16:32:41.313017+00:00">
                  <w:rPr>
                    <w:bCs w:val="0"/>
                    <w:color w:val="000000"/>
                    <w:sz w:val="21"/>
                    <w:szCs w:val="21"/>
                  </w:rPr>
                </w:rPrChange>
              </w:rPr>
              <w:pPrChange w:id="202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028"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029" w:author="Codex" w:date="2026-10-05T16:32:41.313017+00:00">
                  <w:rPr>
                    <w:bCs w:val="0"/>
                    <w:color w:val="000000"/>
                    <w:sz w:val="21"/>
                    <w:szCs w:val="21"/>
                  </w:rPr>
                </w:rPrChange>
              </w:rPr>
              <w:t>家务时长</w:t>
            </w:r>
            <w:r>
              <w:rPr>
                <w:rFonts w:ascii="Times New Roman" w:hAnsi="Times New Roman" w:cs="Times New Roman" w:eastAsia="SimSun"/>
                <w:b w:val="0"/>
                <w:bCs w:val="0"/>
                <w:color w:val="000000"/>
                <w:sz w:val="21"/>
                <w:szCs w:val="21"/>
                <w:rPrChange w:id="2030" w:author="Codex" w:date="2026-10-05T16:32:41.313017+00:00">
                  <w:rPr>
                    <w:bCs w:val="0"/>
                    <w:color w:val="000000"/>
                    <w:sz w:val="21"/>
                    <w:szCs w:val="21"/>
                  </w:rPr>
                </w:rPrChange>
              </w:rPr>
              <w:t>(</w:t>
            </w:r>
            <w:r>
              <w:rPr>
                <w:rFonts w:ascii="Times New Roman" w:hAnsi="Times New Roman" w:cs="Times New Roman" w:eastAsia="SimSun"/>
                <w:b w:val="0"/>
                <w:bCs w:val="0"/>
                <w:color w:val="000000"/>
                <w:sz w:val="21"/>
                <w:szCs w:val="21"/>
                <w:rPrChange w:id="2031" w:author="Codex" w:date="2026-10-05T16:32:41.313017+00:00">
                  <w:rPr>
                    <w:bCs w:val="0"/>
                    <w:color w:val="000000"/>
                    <w:sz w:val="21"/>
                    <w:szCs w:val="21"/>
                  </w:rPr>
                </w:rPrChange>
              </w:rPr>
              <w:t>变化</w:t>
            </w:r>
            <w:r>
              <w:rPr>
                <w:rFonts w:ascii="Times New Roman" w:hAnsi="Times New Roman" w:cs="Times New Roman" w:eastAsia="SimSun"/>
                <w:b w:val="0"/>
                <w:bCs w:val="0"/>
                <w:color w:val="000000"/>
                <w:sz w:val="21"/>
                <w:szCs w:val="21"/>
                <w:rPrChange w:id="2032"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3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BECDA1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42" w:author="Codex" w:date="2026-10-05T16:32:41.313017+00:00">
                  <w:rPr>
                    <w:bCs w:val="0"/>
                    <w:color w:val="000000"/>
                    <w:sz w:val="21"/>
                    <w:szCs w:val="21"/>
                  </w:rPr>
                </w:rPrChange>
              </w:rPr>
              <w:pPrChange w:id="203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3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3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878430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43" w:author="Codex" w:date="2026-10-05T16:32:41.313017+00:00">
                  <w:rPr>
                    <w:bCs w:val="0"/>
                    <w:color w:val="000000"/>
                    <w:sz w:val="21"/>
                    <w:szCs w:val="21"/>
                  </w:rPr>
                </w:rPrChange>
              </w:rPr>
              <w:pPrChange w:id="203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3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3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8B0621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44" w:author="Codex" w:date="2026-10-05T16:32:41.313017+00:00">
                  <w:rPr>
                    <w:bCs w:val="0"/>
                    <w:color w:val="000000"/>
                    <w:sz w:val="21"/>
                    <w:szCs w:val="21"/>
                  </w:rPr>
                </w:rPrChange>
              </w:rPr>
              <w:pPrChange w:id="204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4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4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1B02AF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45" w:author="Codex" w:date="2026-10-05T16:32:41.313017+00:00">
                  <w:rPr>
                    <w:bCs w:val="0"/>
                    <w:color w:val="000000"/>
                    <w:sz w:val="21"/>
                    <w:szCs w:val="21"/>
                  </w:rPr>
                </w:rPrChange>
              </w:rPr>
              <w:pPrChange w:id="204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44"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4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E6DA71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46" w:author="Codex" w:date="2026-10-05T16:32:41.313017+00:00">
                  <w:rPr>
                    <w:bCs w:val="0"/>
                    <w:color w:val="000000"/>
                    <w:sz w:val="21"/>
                    <w:szCs w:val="21"/>
                  </w:rPr>
                </w:rPrChange>
              </w:rPr>
              <w:pPrChange w:id="204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47" w:author="Codex" w:date="2026-10-05T16:32:41.313017+00:00">
                  <w:rPr>
                    <w:bCs w:val="0"/>
                    <w:color w:val="000000"/>
                    <w:sz w:val="21"/>
                    <w:szCs w:val="21"/>
                  </w:rPr>
                </w:rPrChange>
              </w:rPr>
              <w:t>13092</w:t>
            </w:r>
          </w:p>
        </w:tc>
      </w:tr>
      <w:tr w:rsidR="00352AB8" w14:paraId="1384A785"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4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15164B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47" w:author="Codex" w:date="2026-10-05T16:32:41.313017+00:00">
                  <w:rPr>
                    <w:bCs w:val="0"/>
                    <w:color w:val="000000"/>
                    <w:sz w:val="21"/>
                    <w:szCs w:val="21"/>
                  </w:rPr>
                </w:rPrChange>
              </w:rPr>
              <w:pPrChange w:id="204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050"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051" w:author="Codex" w:date="2026-10-05T16:32:41.313017+00:00">
                  <w:rPr>
                    <w:bCs w:val="0"/>
                    <w:color w:val="000000"/>
                    <w:sz w:val="21"/>
                    <w:szCs w:val="21"/>
                  </w:rPr>
                </w:rPrChange>
              </w:rPr>
              <w:t>减少</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5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A91A84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48" w:author="Codex" w:date="2026-10-05T16:32:41.313017+00:00">
                  <w:rPr>
                    <w:bCs w:val="0"/>
                    <w:color w:val="000000"/>
                    <w:sz w:val="21"/>
                    <w:szCs w:val="21"/>
                  </w:rPr>
                </w:rPrChange>
              </w:rPr>
              <w:pPrChange w:id="205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54" w:author="Codex" w:date="2026-10-05T16:32:41.313017+00:00">
                  <w:rPr>
                    <w:bCs w:val="0"/>
                    <w:color w:val="000000"/>
                    <w:sz w:val="21"/>
                    <w:szCs w:val="21"/>
                  </w:rPr>
                </w:rPrChange>
              </w:rPr>
              <w:t xml:space="preserve"> 5273 (40.28%)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5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0F0B56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49" w:author="Codex" w:date="2026-10-05T16:32:41.313017+00:00">
                  <w:rPr>
                    <w:bCs w:val="0"/>
                    <w:color w:val="000000"/>
                    <w:sz w:val="21"/>
                    <w:szCs w:val="21"/>
                  </w:rPr>
                </w:rPrChange>
              </w:rPr>
              <w:pPrChange w:id="205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57" w:author="Codex" w:date="2026-10-05T16:32:41.313017+00:00">
                  <w:rPr>
                    <w:bCs w:val="0"/>
                    <w:color w:val="000000"/>
                    <w:sz w:val="21"/>
                    <w:szCs w:val="21"/>
                  </w:rPr>
                </w:rPrChange>
              </w:rPr>
              <w:t xml:space="preserve"> 2855 (40.97%)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5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D6C30E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50" w:author="Codex" w:date="2026-10-05T16:32:41.313017+00:00">
                  <w:rPr>
                    <w:bCs w:val="0"/>
                    <w:color w:val="000000"/>
                    <w:sz w:val="21"/>
                    <w:szCs w:val="21"/>
                  </w:rPr>
                </w:rPrChange>
              </w:rPr>
              <w:pPrChange w:id="205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60" w:author="Codex" w:date="2026-10-05T16:32:41.313017+00:00">
                  <w:rPr>
                    <w:bCs w:val="0"/>
                    <w:color w:val="000000"/>
                    <w:sz w:val="21"/>
                    <w:szCs w:val="21"/>
                  </w:rPr>
                </w:rPrChange>
              </w:rPr>
              <w:t xml:space="preserve"> 2418 (39.48%)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6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A9D94E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51" w:author="Codex" w:date="2026-10-05T16:32:41.313017+00:00">
                  <w:rPr>
                    <w:bCs w:val="0"/>
                    <w:color w:val="000000"/>
                    <w:sz w:val="21"/>
                    <w:szCs w:val="21"/>
                  </w:rPr>
                </w:rPrChange>
              </w:rPr>
              <w:pPrChange w:id="206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6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6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A66C44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52" w:author="Codex" w:date="2026-10-05T16:32:41.313017+00:00">
                  <w:rPr>
                    <w:bCs w:val="0"/>
                    <w:color w:val="000000"/>
                    <w:sz w:val="21"/>
                    <w:szCs w:val="21"/>
                  </w:rPr>
                </w:rPrChange>
              </w:rPr>
              <w:pPrChange w:id="206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66" w:author="Codex" w:date="2026-10-05T16:32:41.313017+00:00">
                  <w:rPr>
                    <w:bCs w:val="0"/>
                    <w:color w:val="000000"/>
                    <w:sz w:val="21"/>
                    <w:szCs w:val="21"/>
                  </w:rPr>
                </w:rPrChange>
              </w:rPr>
              <w:t xml:space="preserve">     </w:t>
            </w:r>
          </w:p>
        </w:tc>
      </w:tr>
      <w:tr w:rsidR="00352AB8" w14:paraId="145F8D14"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6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31B56F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53" w:author="Codex" w:date="2026-10-05T16:32:41.313017+00:00">
                  <w:rPr>
                    <w:bCs w:val="0"/>
                    <w:color w:val="000000"/>
                    <w:sz w:val="21"/>
                    <w:szCs w:val="21"/>
                  </w:rPr>
                </w:rPrChange>
              </w:rPr>
              <w:pPrChange w:id="206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069"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070" w:author="Codex" w:date="2026-10-05T16:32:41.313017+00:00">
                  <w:rPr>
                    <w:bCs w:val="0"/>
                    <w:color w:val="000000"/>
                    <w:sz w:val="21"/>
                    <w:szCs w:val="21"/>
                  </w:rPr>
                </w:rPrChange>
              </w:rPr>
              <w:t>不变</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7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AE4C7D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54" w:author="Codex" w:date="2026-10-05T16:32:41.313017+00:00">
                  <w:rPr>
                    <w:bCs w:val="0"/>
                    <w:color w:val="000000"/>
                    <w:sz w:val="21"/>
                    <w:szCs w:val="21"/>
                  </w:rPr>
                </w:rPrChange>
              </w:rPr>
              <w:pPrChange w:id="207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73" w:author="Codex" w:date="2026-10-05T16:32:41.313017+00:00">
                  <w:rPr>
                    <w:bCs w:val="0"/>
                    <w:color w:val="000000"/>
                    <w:sz w:val="21"/>
                    <w:szCs w:val="21"/>
                  </w:rPr>
                </w:rPrChange>
              </w:rPr>
              <w:t xml:space="preserve"> 2888 (22.06%)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7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5D2F86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55" w:author="Codex" w:date="2026-10-05T16:32:41.313017+00:00">
                  <w:rPr>
                    <w:bCs w:val="0"/>
                    <w:color w:val="000000"/>
                    <w:sz w:val="21"/>
                    <w:szCs w:val="21"/>
                  </w:rPr>
                </w:rPrChange>
              </w:rPr>
              <w:pPrChange w:id="207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76" w:author="Codex" w:date="2026-10-05T16:32:41.313017+00:00">
                  <w:rPr>
                    <w:bCs w:val="0"/>
                    <w:color w:val="000000"/>
                    <w:sz w:val="21"/>
                    <w:szCs w:val="21"/>
                  </w:rPr>
                </w:rPrChange>
              </w:rPr>
              <w:t xml:space="preserve"> 1405 (20.16%)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7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98FEF2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56" w:author="Codex" w:date="2026-10-05T16:32:41.313017+00:00">
                  <w:rPr>
                    <w:bCs w:val="0"/>
                    <w:color w:val="000000"/>
                    <w:sz w:val="21"/>
                    <w:szCs w:val="21"/>
                  </w:rPr>
                </w:rPrChange>
              </w:rPr>
              <w:pPrChange w:id="207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79" w:author="Codex" w:date="2026-10-05T16:32:41.313017+00:00">
                  <w:rPr>
                    <w:bCs w:val="0"/>
                    <w:color w:val="000000"/>
                    <w:sz w:val="21"/>
                    <w:szCs w:val="21"/>
                  </w:rPr>
                </w:rPrChange>
              </w:rPr>
              <w:t xml:space="preserve"> 1483 (24.22%)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8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1D6179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57" w:author="Codex" w:date="2026-10-05T16:32:41.313017+00:00">
                  <w:rPr>
                    <w:bCs w:val="0"/>
                    <w:color w:val="000000"/>
                    <w:sz w:val="21"/>
                    <w:szCs w:val="21"/>
                  </w:rPr>
                </w:rPrChange>
              </w:rPr>
              <w:pPrChange w:id="208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8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8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D54AC3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58" w:author="Codex" w:date="2026-10-05T16:32:41.313017+00:00">
                  <w:rPr>
                    <w:bCs w:val="0"/>
                    <w:color w:val="000000"/>
                    <w:sz w:val="21"/>
                    <w:szCs w:val="21"/>
                  </w:rPr>
                </w:rPrChange>
              </w:rPr>
              <w:pPrChange w:id="208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85" w:author="Codex" w:date="2026-10-05T16:32:41.313017+00:00">
                  <w:rPr>
                    <w:bCs w:val="0"/>
                    <w:color w:val="000000"/>
                    <w:sz w:val="21"/>
                    <w:szCs w:val="21"/>
                  </w:rPr>
                </w:rPrChange>
              </w:rPr>
              <w:t xml:space="preserve">     </w:t>
            </w:r>
          </w:p>
        </w:tc>
      </w:tr>
      <w:tr w:rsidR="00352AB8" w14:paraId="1A2B9A51"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8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0B3FC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59" w:author="Codex" w:date="2026-10-05T16:32:41.313017+00:00">
                  <w:rPr>
                    <w:bCs w:val="0"/>
                    <w:color w:val="000000"/>
                    <w:sz w:val="21"/>
                    <w:szCs w:val="21"/>
                  </w:rPr>
                </w:rPrChange>
              </w:rPr>
              <w:pPrChange w:id="208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088"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089" w:author="Codex" w:date="2026-10-05T16:32:41.313017+00:00">
                  <w:rPr>
                    <w:bCs w:val="0"/>
                    <w:color w:val="000000"/>
                    <w:sz w:val="21"/>
                    <w:szCs w:val="21"/>
                  </w:rPr>
                </w:rPrChange>
              </w:rPr>
              <w:t>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9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3EE6C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60" w:author="Codex" w:date="2026-10-05T16:32:41.313017+00:00">
                  <w:rPr>
                    <w:bCs w:val="0"/>
                    <w:color w:val="000000"/>
                    <w:sz w:val="21"/>
                    <w:szCs w:val="21"/>
                  </w:rPr>
                </w:rPrChange>
              </w:rPr>
              <w:pPrChange w:id="209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92" w:author="Codex" w:date="2026-10-05T16:32:41.313017+00:00">
                  <w:rPr>
                    <w:bCs w:val="0"/>
                    <w:color w:val="000000"/>
                    <w:sz w:val="21"/>
                    <w:szCs w:val="21"/>
                  </w:rPr>
                </w:rPrChange>
              </w:rPr>
              <w:t xml:space="preserve"> 4931 (37.66%)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9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CC8FC7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61" w:author="Codex" w:date="2026-10-05T16:32:41.313017+00:00">
                  <w:rPr>
                    <w:bCs w:val="0"/>
                    <w:color w:val="000000"/>
                    <w:sz w:val="21"/>
                    <w:szCs w:val="21"/>
                  </w:rPr>
                </w:rPrChange>
              </w:rPr>
              <w:pPrChange w:id="209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95" w:author="Codex" w:date="2026-10-05T16:32:41.313017+00:00">
                  <w:rPr>
                    <w:bCs w:val="0"/>
                    <w:color w:val="000000"/>
                    <w:sz w:val="21"/>
                    <w:szCs w:val="21"/>
                  </w:rPr>
                </w:rPrChange>
              </w:rPr>
              <w:t xml:space="preserve"> 2708 (38.86%)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9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589C3E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62" w:author="Codex" w:date="2026-10-05T16:32:41.313017+00:00">
                  <w:rPr>
                    <w:bCs w:val="0"/>
                    <w:color w:val="000000"/>
                    <w:sz w:val="21"/>
                    <w:szCs w:val="21"/>
                  </w:rPr>
                </w:rPrChange>
              </w:rPr>
              <w:pPrChange w:id="209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98" w:author="Codex" w:date="2026-10-05T16:32:41.313017+00:00">
                  <w:rPr>
                    <w:bCs w:val="0"/>
                    <w:color w:val="000000"/>
                    <w:sz w:val="21"/>
                    <w:szCs w:val="21"/>
                  </w:rPr>
                </w:rPrChange>
              </w:rPr>
              <w:t xml:space="preserve"> 2223 (36.30%)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9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12E80E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63" w:author="Codex" w:date="2026-10-05T16:32:41.313017+00:00">
                  <w:rPr>
                    <w:bCs w:val="0"/>
                    <w:color w:val="000000"/>
                    <w:sz w:val="21"/>
                    <w:szCs w:val="21"/>
                  </w:rPr>
                </w:rPrChange>
              </w:rPr>
              <w:pPrChange w:id="210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0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0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01469C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64" w:author="Codex" w:date="2026-10-05T16:32:41.313017+00:00">
                  <w:rPr>
                    <w:bCs w:val="0"/>
                    <w:color w:val="000000"/>
                    <w:sz w:val="21"/>
                    <w:szCs w:val="21"/>
                  </w:rPr>
                </w:rPrChange>
              </w:rPr>
              <w:pPrChange w:id="210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04" w:author="Codex" w:date="2026-10-05T16:32:41.313017+00:00">
                  <w:rPr>
                    <w:bCs w:val="0"/>
                    <w:color w:val="000000"/>
                    <w:sz w:val="21"/>
                    <w:szCs w:val="21"/>
                  </w:rPr>
                </w:rPrChange>
              </w:rPr>
              <w:t xml:space="preserve">     </w:t>
            </w:r>
          </w:p>
        </w:tc>
      </w:tr>
      <w:tr w:rsidR="00352AB8" w14:paraId="7C657DB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0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5CBDBC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65" w:author="Codex" w:date="2026-10-05T16:32:41.313017+00:00">
                  <w:rPr>
                    <w:bCs w:val="0"/>
                    <w:color w:val="000000"/>
                    <w:sz w:val="21"/>
                    <w:szCs w:val="21"/>
                  </w:rPr>
                </w:rPrChange>
              </w:rPr>
              <w:pPrChange w:id="210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107"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108" w:author="Codex" w:date="2026-10-05T16:32:41.313017+00:00">
                  <w:rPr>
                    <w:bCs w:val="0"/>
                    <w:color w:val="000000"/>
                    <w:sz w:val="21"/>
                    <w:szCs w:val="21"/>
                  </w:rPr>
                </w:rPrChange>
              </w:rPr>
              <w:t>自评健康评分</w:t>
            </w:r>
            <w:r>
              <w:rPr>
                <w:rFonts w:ascii="Times New Roman" w:hAnsi="Times New Roman" w:cs="Times New Roman" w:eastAsia="SimSun"/>
                <w:b w:val="0"/>
                <w:bCs w:val="0"/>
                <w:color w:val="000000"/>
                <w:sz w:val="21"/>
                <w:szCs w:val="21"/>
                <w:rPrChange w:id="2109" w:author="Codex" w:date="2026-10-05T16:32:41.313017+00:00">
                  <w:rPr>
                    <w:bCs w:val="0"/>
                    <w:color w:val="000000"/>
                    <w:sz w:val="21"/>
                    <w:szCs w:val="21"/>
                  </w:rPr>
                </w:rPrChange>
              </w:rPr>
              <w:t>(</w:t>
            </w:r>
            <w:r>
              <w:rPr>
                <w:rFonts w:ascii="Times New Roman" w:hAnsi="Times New Roman" w:cs="Times New Roman" w:eastAsia="SimSun"/>
                <w:b w:val="0"/>
                <w:bCs w:val="0"/>
                <w:color w:val="000000"/>
                <w:sz w:val="21"/>
                <w:szCs w:val="21"/>
                <w:rPrChange w:id="2110" w:author="Codex" w:date="2026-10-05T16:32:41.313017+00:00">
                  <w:rPr>
                    <w:bCs w:val="0"/>
                    <w:color w:val="000000"/>
                    <w:sz w:val="21"/>
                    <w:szCs w:val="21"/>
                  </w:rPr>
                </w:rPrChange>
              </w:rPr>
              <w:t>变化</w:t>
            </w:r>
            <w:r>
              <w:rPr>
                <w:rFonts w:ascii="Times New Roman" w:hAnsi="Times New Roman" w:cs="Times New Roman" w:eastAsia="SimSun"/>
                <w:b w:val="0"/>
                <w:bCs w:val="0"/>
                <w:color w:val="000000"/>
                <w:sz w:val="21"/>
                <w:szCs w:val="21"/>
                <w:rPrChange w:id="2111"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1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8BB770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66" w:author="Codex" w:date="2026-10-05T16:32:41.313017+00:00">
                  <w:rPr>
                    <w:bCs w:val="0"/>
                    <w:color w:val="000000"/>
                    <w:sz w:val="21"/>
                    <w:szCs w:val="21"/>
                  </w:rPr>
                </w:rPrChange>
              </w:rPr>
              <w:pPrChange w:id="211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1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1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AD111B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67" w:author="Codex" w:date="2026-10-05T16:32:41.313017+00:00">
                  <w:rPr>
                    <w:bCs w:val="0"/>
                    <w:color w:val="000000"/>
                    <w:sz w:val="21"/>
                    <w:szCs w:val="21"/>
                  </w:rPr>
                </w:rPrChange>
              </w:rPr>
              <w:pPrChange w:id="211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1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1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1A0933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68" w:author="Codex" w:date="2026-10-05T16:32:41.313017+00:00">
                  <w:rPr>
                    <w:bCs w:val="0"/>
                    <w:color w:val="000000"/>
                    <w:sz w:val="21"/>
                    <w:szCs w:val="21"/>
                  </w:rPr>
                </w:rPrChange>
              </w:rPr>
              <w:pPrChange w:id="211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20"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2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83C454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69" w:author="Codex" w:date="2026-10-05T16:32:41.313017+00:00">
                  <w:rPr>
                    <w:bCs w:val="0"/>
                    <w:color w:val="000000"/>
                    <w:sz w:val="21"/>
                    <w:szCs w:val="21"/>
                  </w:rPr>
                </w:rPrChange>
              </w:rPr>
              <w:pPrChange w:id="212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23"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2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B3A734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70" w:author="Codex" w:date="2026-10-05T16:32:41.313017+00:00">
                  <w:rPr>
                    <w:bCs w:val="0"/>
                    <w:color w:val="000000"/>
                    <w:sz w:val="21"/>
                    <w:szCs w:val="21"/>
                  </w:rPr>
                </w:rPrChange>
              </w:rPr>
              <w:pPrChange w:id="212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26" w:author="Codex" w:date="2026-10-05T16:32:41.313017+00:00">
                  <w:rPr>
                    <w:bCs w:val="0"/>
                    <w:color w:val="000000"/>
                    <w:sz w:val="21"/>
                    <w:szCs w:val="21"/>
                  </w:rPr>
                </w:rPrChange>
              </w:rPr>
              <w:t>13091</w:t>
            </w:r>
          </w:p>
        </w:tc>
      </w:tr>
      <w:tr w:rsidR="00352AB8" w14:paraId="7E15841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2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C9529FA" w14:textId="3870751D"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71" w:author="Codex" w:date="2026-10-05T16:32:41.313017+00:00">
                  <w:rPr>
                    <w:bCs w:val="0"/>
                    <w:color w:val="000000"/>
                    <w:sz w:val="21"/>
                    <w:szCs w:val="21"/>
                  </w:rPr>
                </w:rPrChange>
              </w:rPr>
              <w:pPrChange w:id="212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129"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130" w:author="Codex" w:date="2026-10-05T16:32:41.313017+00:00">
                  <w:rPr>
                    <w:bCs w:val="0"/>
                    <w:color w:val="000000"/>
                    <w:sz w:val="21"/>
                    <w:szCs w:val="21"/>
                  </w:rPr>
                </w:rPrChange>
              </w:rPr>
              <w:t>下降（改善）</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3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1783AC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72" w:author="Codex" w:date="2026-10-05T16:32:41.313017+00:00">
                  <w:rPr>
                    <w:bCs w:val="0"/>
                    <w:color w:val="000000"/>
                    <w:sz w:val="21"/>
                    <w:szCs w:val="21"/>
                  </w:rPr>
                </w:rPrChange>
              </w:rPr>
              <w:pPrChange w:id="213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33" w:author="Codex" w:date="2026-10-05T16:32:41.313017+00:00">
                  <w:rPr>
                    <w:bCs w:val="0"/>
                    <w:color w:val="000000"/>
                    <w:sz w:val="21"/>
                    <w:szCs w:val="21"/>
                  </w:rPr>
                </w:rPrChange>
              </w:rPr>
              <w:t xml:space="preserve"> 3285 (25.09%)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3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C72DD4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73" w:author="Codex" w:date="2026-10-05T16:32:41.313017+00:00">
                  <w:rPr>
                    <w:bCs w:val="0"/>
                    <w:color w:val="000000"/>
                    <w:sz w:val="21"/>
                    <w:szCs w:val="21"/>
                  </w:rPr>
                </w:rPrChange>
              </w:rPr>
              <w:pPrChange w:id="213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36" w:author="Codex" w:date="2026-10-05T16:32:41.313017+00:00">
                  <w:rPr>
                    <w:bCs w:val="0"/>
                    <w:color w:val="000000"/>
                    <w:sz w:val="21"/>
                    <w:szCs w:val="21"/>
                  </w:rPr>
                </w:rPrChange>
              </w:rPr>
              <w:t xml:space="preserve"> 1844 (26.47%)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3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D9F942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74" w:author="Codex" w:date="2026-10-05T16:32:41.313017+00:00">
                  <w:rPr>
                    <w:bCs w:val="0"/>
                    <w:color w:val="000000"/>
                    <w:sz w:val="21"/>
                    <w:szCs w:val="21"/>
                  </w:rPr>
                </w:rPrChange>
              </w:rPr>
              <w:pPrChange w:id="213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39" w:author="Codex" w:date="2026-10-05T16:32:41.313017+00:00">
                  <w:rPr>
                    <w:bCs w:val="0"/>
                    <w:color w:val="000000"/>
                    <w:sz w:val="21"/>
                    <w:szCs w:val="21"/>
                  </w:rPr>
                </w:rPrChange>
              </w:rPr>
              <w:t xml:space="preserve"> 1441 (23.53%)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4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029DB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75" w:author="Codex" w:date="2026-10-05T16:32:41.313017+00:00">
                  <w:rPr>
                    <w:bCs w:val="0"/>
                    <w:color w:val="000000"/>
                    <w:sz w:val="21"/>
                    <w:szCs w:val="21"/>
                  </w:rPr>
                </w:rPrChange>
              </w:rPr>
              <w:pPrChange w:id="214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4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4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56851C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76" w:author="Codex" w:date="2026-10-05T16:32:41.313017+00:00">
                  <w:rPr>
                    <w:bCs w:val="0"/>
                    <w:color w:val="000000"/>
                    <w:sz w:val="21"/>
                    <w:szCs w:val="21"/>
                  </w:rPr>
                </w:rPrChange>
              </w:rPr>
              <w:pPrChange w:id="214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45" w:author="Codex" w:date="2026-10-05T16:32:41.313017+00:00">
                  <w:rPr>
                    <w:bCs w:val="0"/>
                    <w:color w:val="000000"/>
                    <w:sz w:val="21"/>
                    <w:szCs w:val="21"/>
                  </w:rPr>
                </w:rPrChange>
              </w:rPr>
              <w:t xml:space="preserve">     </w:t>
            </w:r>
          </w:p>
        </w:tc>
      </w:tr>
      <w:tr w:rsidR="00352AB8" w14:paraId="1E1D760D"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4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A79A04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77" w:author="Codex" w:date="2026-10-05T16:32:41.313017+00:00">
                  <w:rPr>
                    <w:bCs w:val="0"/>
                    <w:color w:val="000000"/>
                    <w:sz w:val="21"/>
                    <w:szCs w:val="21"/>
                  </w:rPr>
                </w:rPrChange>
              </w:rPr>
              <w:pPrChange w:id="214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148"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149" w:author="Codex" w:date="2026-10-05T16:32:41.313017+00:00">
                  <w:rPr>
                    <w:bCs w:val="0"/>
                    <w:color w:val="000000"/>
                    <w:sz w:val="21"/>
                    <w:szCs w:val="21"/>
                  </w:rPr>
                </w:rPrChange>
              </w:rPr>
              <w:t>不变</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5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705AA1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78" w:author="Codex" w:date="2026-10-05T16:32:41.313017+00:00">
                  <w:rPr>
                    <w:bCs w:val="0"/>
                    <w:color w:val="000000"/>
                    <w:sz w:val="21"/>
                    <w:szCs w:val="21"/>
                  </w:rPr>
                </w:rPrChange>
              </w:rPr>
              <w:pPrChange w:id="215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52" w:author="Codex" w:date="2026-10-05T16:32:41.313017+00:00">
                  <w:rPr>
                    <w:bCs w:val="0"/>
                    <w:color w:val="000000"/>
                    <w:sz w:val="21"/>
                    <w:szCs w:val="21"/>
                  </w:rPr>
                </w:rPrChange>
              </w:rPr>
              <w:t xml:space="preserve"> 6742 (51.50%)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5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F5C05D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79" w:author="Codex" w:date="2026-10-05T16:32:41.313017+00:00">
                  <w:rPr>
                    <w:bCs w:val="0"/>
                    <w:color w:val="000000"/>
                    <w:sz w:val="21"/>
                    <w:szCs w:val="21"/>
                  </w:rPr>
                </w:rPrChange>
              </w:rPr>
              <w:pPrChange w:id="215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55" w:author="Codex" w:date="2026-10-05T16:32:41.313017+00:00">
                  <w:rPr>
                    <w:bCs w:val="0"/>
                    <w:color w:val="000000"/>
                    <w:sz w:val="21"/>
                    <w:szCs w:val="21"/>
                  </w:rPr>
                </w:rPrChange>
              </w:rPr>
              <w:t xml:space="preserve"> 3465 (49.73%)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5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8589A6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80" w:author="Codex" w:date="2026-10-05T16:32:41.313017+00:00">
                  <w:rPr>
                    <w:bCs w:val="0"/>
                    <w:color w:val="000000"/>
                    <w:sz w:val="21"/>
                    <w:szCs w:val="21"/>
                  </w:rPr>
                </w:rPrChange>
              </w:rPr>
              <w:pPrChange w:id="215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58" w:author="Codex" w:date="2026-10-05T16:32:41.313017+00:00">
                  <w:rPr>
                    <w:bCs w:val="0"/>
                    <w:color w:val="000000"/>
                    <w:sz w:val="21"/>
                    <w:szCs w:val="21"/>
                  </w:rPr>
                </w:rPrChange>
              </w:rPr>
              <w:t xml:space="preserve"> 3277 (53.51%)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5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A28ACC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81" w:author="Codex" w:date="2026-10-05T16:32:41.313017+00:00">
                  <w:rPr>
                    <w:bCs w:val="0"/>
                    <w:color w:val="000000"/>
                    <w:sz w:val="21"/>
                    <w:szCs w:val="21"/>
                  </w:rPr>
                </w:rPrChange>
              </w:rPr>
              <w:pPrChange w:id="216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6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6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57900B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82" w:author="Codex" w:date="2026-10-05T16:32:41.313017+00:00">
                  <w:rPr>
                    <w:bCs w:val="0"/>
                    <w:color w:val="000000"/>
                    <w:sz w:val="21"/>
                    <w:szCs w:val="21"/>
                  </w:rPr>
                </w:rPrChange>
              </w:rPr>
              <w:pPrChange w:id="216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64" w:author="Codex" w:date="2026-10-05T16:32:41.313017+00:00">
                  <w:rPr>
                    <w:bCs w:val="0"/>
                    <w:color w:val="000000"/>
                    <w:sz w:val="21"/>
                    <w:szCs w:val="21"/>
                  </w:rPr>
                </w:rPrChange>
              </w:rPr>
              <w:t xml:space="preserve">     </w:t>
            </w:r>
          </w:p>
        </w:tc>
      </w:tr>
      <w:tr w:rsidR="00352AB8" w14:paraId="6C0B882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6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B469714" w14:textId="4D4998A0"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83" w:author="Codex" w:date="2026-10-05T16:32:41.313017+00:00">
                  <w:rPr>
                    <w:bCs w:val="0"/>
                    <w:color w:val="000000"/>
                    <w:sz w:val="21"/>
                    <w:szCs w:val="21"/>
                  </w:rPr>
                </w:rPrChange>
              </w:rPr>
              <w:pPrChange w:id="216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167"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168" w:author="Codex" w:date="2026-10-05T16:32:41.313017+00:00">
                  <w:rPr>
                    <w:bCs w:val="0"/>
                    <w:color w:val="000000"/>
                    <w:sz w:val="21"/>
                    <w:szCs w:val="21"/>
                  </w:rPr>
                </w:rPrChange>
              </w:rPr>
              <w:t>上升（恶化）</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6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E1EC99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84" w:author="Codex" w:date="2026-10-05T16:32:41.313017+00:00">
                  <w:rPr>
                    <w:bCs w:val="0"/>
                    <w:color w:val="000000"/>
                    <w:sz w:val="21"/>
                    <w:szCs w:val="21"/>
                  </w:rPr>
                </w:rPrChange>
              </w:rPr>
              <w:pPrChange w:id="217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71" w:author="Codex" w:date="2026-10-05T16:32:41.313017+00:00">
                  <w:rPr>
                    <w:bCs w:val="0"/>
                    <w:color w:val="000000"/>
                    <w:sz w:val="21"/>
                    <w:szCs w:val="21"/>
                  </w:rPr>
                </w:rPrChange>
              </w:rPr>
              <w:t xml:space="preserve"> 3064 (23.41%)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7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E293C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85" w:author="Codex" w:date="2026-10-05T16:32:41.313017+00:00">
                  <w:rPr>
                    <w:bCs w:val="0"/>
                    <w:color w:val="000000"/>
                    <w:sz w:val="21"/>
                    <w:szCs w:val="21"/>
                  </w:rPr>
                </w:rPrChange>
              </w:rPr>
              <w:pPrChange w:id="217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74" w:author="Codex" w:date="2026-10-05T16:32:41.313017+00:00">
                  <w:rPr>
                    <w:bCs w:val="0"/>
                    <w:color w:val="000000"/>
                    <w:sz w:val="21"/>
                    <w:szCs w:val="21"/>
                  </w:rPr>
                </w:rPrChange>
              </w:rPr>
              <w:t xml:space="preserve"> 1658 (23.80%)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7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EFD9BB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86" w:author="Codex" w:date="2026-10-05T16:32:41.313017+00:00">
                  <w:rPr>
                    <w:bCs w:val="0"/>
                    <w:color w:val="000000"/>
                    <w:sz w:val="21"/>
                    <w:szCs w:val="21"/>
                  </w:rPr>
                </w:rPrChange>
              </w:rPr>
              <w:pPrChange w:id="217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77" w:author="Codex" w:date="2026-10-05T16:32:41.313017+00:00">
                  <w:rPr>
                    <w:bCs w:val="0"/>
                    <w:color w:val="000000"/>
                    <w:sz w:val="21"/>
                    <w:szCs w:val="21"/>
                  </w:rPr>
                </w:rPrChange>
              </w:rPr>
              <w:t xml:space="preserve"> 1406 (22.96%)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7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24AC25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87" w:author="Codex" w:date="2026-10-05T16:32:41.313017+00:00">
                  <w:rPr>
                    <w:bCs w:val="0"/>
                    <w:color w:val="000000"/>
                    <w:sz w:val="21"/>
                    <w:szCs w:val="21"/>
                  </w:rPr>
                </w:rPrChange>
              </w:rPr>
              <w:pPrChange w:id="217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80"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8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90DA8A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88" w:author="Codex" w:date="2026-10-05T16:32:41.313017+00:00">
                  <w:rPr>
                    <w:bCs w:val="0"/>
                    <w:color w:val="000000"/>
                    <w:sz w:val="21"/>
                    <w:szCs w:val="21"/>
                  </w:rPr>
                </w:rPrChange>
              </w:rPr>
              <w:pPrChange w:id="218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83" w:author="Codex" w:date="2026-10-05T16:32:41.313017+00:00">
                  <w:rPr>
                    <w:bCs w:val="0"/>
                    <w:color w:val="000000"/>
                    <w:sz w:val="21"/>
                    <w:szCs w:val="21"/>
                  </w:rPr>
                </w:rPrChange>
              </w:rPr>
              <w:t xml:space="preserve">     </w:t>
            </w:r>
          </w:p>
        </w:tc>
      </w:tr>
      <w:tr w:rsidR="00352AB8" w14:paraId="7DAB742C"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8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173123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89" w:author="Codex" w:date="2026-10-05T16:32:41.313017+00:00">
                  <w:rPr>
                    <w:bCs w:val="0"/>
                    <w:color w:val="000000"/>
                    <w:sz w:val="21"/>
                    <w:szCs w:val="21"/>
                  </w:rPr>
                </w:rPrChange>
              </w:rPr>
              <w:pPrChange w:id="218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186"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187" w:author="Codex" w:date="2026-10-05T16:32:41.313017+00:00">
                  <w:rPr>
                    <w:bCs w:val="0"/>
                    <w:color w:val="000000"/>
                    <w:sz w:val="21"/>
                    <w:szCs w:val="21"/>
                  </w:rPr>
                </w:rPrChange>
              </w:rPr>
              <w:t>与父母同住</w:t>
            </w:r>
            <w:r>
              <w:rPr>
                <w:rFonts w:ascii="Times New Roman" w:hAnsi="Times New Roman" w:cs="Times New Roman" w:eastAsia="SimSun"/>
                <w:b w:val="0"/>
                <w:bCs w:val="0"/>
                <w:color w:val="000000"/>
                <w:sz w:val="21"/>
                <w:szCs w:val="21"/>
                <w:rPrChange w:id="2188" w:author="Codex" w:date="2026-10-05T16:32:41.313017+00:00">
                  <w:rPr>
                    <w:bCs w:val="0"/>
                    <w:color w:val="000000"/>
                    <w:sz w:val="21"/>
                    <w:szCs w:val="21"/>
                  </w:rPr>
                </w:rPrChange>
              </w:rPr>
              <w:t>(</w:t>
            </w:r>
            <w:r>
              <w:rPr>
                <w:rFonts w:ascii="Times New Roman" w:hAnsi="Times New Roman" w:cs="Times New Roman" w:eastAsia="SimSun"/>
                <w:b w:val="0"/>
                <w:bCs w:val="0"/>
                <w:color w:val="000000"/>
                <w:sz w:val="21"/>
                <w:szCs w:val="21"/>
                <w:rPrChange w:id="2189" w:author="Codex" w:date="2026-10-05T16:32:41.313017+00:00">
                  <w:rPr>
                    <w:bCs w:val="0"/>
                    <w:color w:val="000000"/>
                    <w:sz w:val="21"/>
                    <w:szCs w:val="21"/>
                  </w:rPr>
                </w:rPrChange>
              </w:rPr>
              <w:t>变化</w:t>
            </w:r>
            <w:r>
              <w:rPr>
                <w:rFonts w:ascii="Times New Roman" w:hAnsi="Times New Roman" w:cs="Times New Roman" w:eastAsia="SimSun"/>
                <w:b w:val="0"/>
                <w:bCs w:val="0"/>
                <w:color w:val="000000"/>
                <w:sz w:val="21"/>
                <w:szCs w:val="21"/>
                <w:rPrChange w:id="2190"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9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68E41E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90" w:author="Codex" w:date="2026-10-05T16:32:41.313017+00:00">
                  <w:rPr>
                    <w:bCs w:val="0"/>
                    <w:color w:val="000000"/>
                    <w:sz w:val="21"/>
                    <w:szCs w:val="21"/>
                  </w:rPr>
                </w:rPrChange>
              </w:rPr>
              <w:pPrChange w:id="219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9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9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A836C8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91" w:author="Codex" w:date="2026-10-05T16:32:41.313017+00:00">
                  <w:rPr>
                    <w:bCs w:val="0"/>
                    <w:color w:val="000000"/>
                    <w:sz w:val="21"/>
                    <w:szCs w:val="21"/>
                  </w:rPr>
                </w:rPrChange>
              </w:rPr>
              <w:pPrChange w:id="219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96"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9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EE630B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92" w:author="Codex" w:date="2026-10-05T16:32:41.313017+00:00">
                  <w:rPr>
                    <w:bCs w:val="0"/>
                    <w:color w:val="000000"/>
                    <w:sz w:val="21"/>
                    <w:szCs w:val="21"/>
                  </w:rPr>
                </w:rPrChange>
              </w:rPr>
              <w:pPrChange w:id="219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99"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0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FE7712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93" w:author="Codex" w:date="2026-10-05T16:32:41.313017+00:00">
                  <w:rPr>
                    <w:bCs w:val="0"/>
                    <w:color w:val="000000"/>
                    <w:sz w:val="21"/>
                    <w:szCs w:val="21"/>
                  </w:rPr>
                </w:rPrChange>
              </w:rPr>
              <w:pPrChange w:id="220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02" w:author="Codex" w:date="2026-10-05T16:32:41.313017+00:00">
                  <w:rPr>
                    <w:bCs w:val="0"/>
                    <w:color w:val="000000"/>
                    <w:sz w:val="21"/>
                    <w:szCs w:val="21"/>
                  </w:rPr>
                </w:rPrChange>
              </w:rPr>
              <w:t xml:space="preserve"> 0.009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0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CED10D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94" w:author="Codex" w:date="2026-10-05T16:32:41.313017+00:00">
                  <w:rPr>
                    <w:bCs w:val="0"/>
                    <w:color w:val="000000"/>
                    <w:sz w:val="21"/>
                    <w:szCs w:val="21"/>
                  </w:rPr>
                </w:rPrChange>
              </w:rPr>
              <w:pPrChange w:id="220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05" w:author="Codex" w:date="2026-10-05T16:32:41.313017+00:00">
                  <w:rPr>
                    <w:bCs w:val="0"/>
                    <w:color w:val="000000"/>
                    <w:sz w:val="21"/>
                    <w:szCs w:val="21"/>
                  </w:rPr>
                </w:rPrChange>
              </w:rPr>
              <w:t>13092</w:t>
            </w:r>
          </w:p>
        </w:tc>
      </w:tr>
      <w:tr w:rsidR="00352AB8" w14:paraId="2A7512D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0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594B00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95" w:author="Codex" w:date="2026-10-05T16:32:41.313017+00:00">
                  <w:rPr>
                    <w:bCs w:val="0"/>
                    <w:color w:val="000000"/>
                    <w:sz w:val="21"/>
                    <w:szCs w:val="21"/>
                  </w:rPr>
                </w:rPrChange>
              </w:rPr>
              <w:pPrChange w:id="220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208"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209" w:author="Codex" w:date="2026-10-05T16:32:41.313017+00:00">
                  <w:rPr>
                    <w:bCs w:val="0"/>
                    <w:color w:val="000000"/>
                    <w:sz w:val="21"/>
                    <w:szCs w:val="21"/>
                  </w:rPr>
                </w:rPrChange>
              </w:rPr>
              <w:t>其他</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1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432A42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96" w:author="Codex" w:date="2026-10-05T16:32:41.313017+00:00">
                  <w:rPr>
                    <w:bCs w:val="0"/>
                    <w:color w:val="000000"/>
                    <w:sz w:val="21"/>
                    <w:szCs w:val="21"/>
                  </w:rPr>
                </w:rPrChange>
              </w:rPr>
              <w:pPrChange w:id="221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12" w:author="Codex" w:date="2026-10-05T16:32:41.313017+00:00">
                  <w:rPr>
                    <w:bCs w:val="0"/>
                    <w:color w:val="000000"/>
                    <w:sz w:val="21"/>
                    <w:szCs w:val="21"/>
                  </w:rPr>
                </w:rPrChange>
              </w:rPr>
              <w:t xml:space="preserve">12617 (96.37%)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1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5CF9C2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97" w:author="Codex" w:date="2026-10-05T16:32:41.313017+00:00">
                  <w:rPr>
                    <w:bCs w:val="0"/>
                    <w:color w:val="000000"/>
                    <w:sz w:val="21"/>
                    <w:szCs w:val="21"/>
                  </w:rPr>
                </w:rPrChange>
              </w:rPr>
              <w:pPrChange w:id="221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15" w:author="Codex" w:date="2026-10-05T16:32:41.313017+00:00">
                  <w:rPr>
                    <w:bCs w:val="0"/>
                    <w:color w:val="000000"/>
                    <w:sz w:val="21"/>
                    <w:szCs w:val="21"/>
                  </w:rPr>
                </w:rPrChange>
              </w:rPr>
              <w:t xml:space="preserve"> 6687 (95.97%)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1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8A6119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98" w:author="Codex" w:date="2026-10-05T16:32:41.313017+00:00">
                  <w:rPr>
                    <w:bCs w:val="0"/>
                    <w:color w:val="000000"/>
                    <w:sz w:val="21"/>
                    <w:szCs w:val="21"/>
                  </w:rPr>
                </w:rPrChange>
              </w:rPr>
              <w:pPrChange w:id="221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18" w:author="Codex" w:date="2026-10-05T16:32:41.313017+00:00">
                  <w:rPr>
                    <w:bCs w:val="0"/>
                    <w:color w:val="000000"/>
                    <w:sz w:val="21"/>
                    <w:szCs w:val="21"/>
                  </w:rPr>
                </w:rPrChange>
              </w:rPr>
              <w:t xml:space="preserve"> 5930 (96.83%)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1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5FD485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99" w:author="Codex" w:date="2026-10-05T16:32:41.313017+00:00">
                  <w:rPr>
                    <w:bCs w:val="0"/>
                    <w:color w:val="000000"/>
                    <w:sz w:val="21"/>
                    <w:szCs w:val="21"/>
                  </w:rPr>
                </w:rPrChange>
              </w:rPr>
              <w:pPrChange w:id="222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2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2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0CBED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00" w:author="Codex" w:date="2026-10-05T16:32:41.313017+00:00">
                  <w:rPr>
                    <w:bCs w:val="0"/>
                    <w:color w:val="000000"/>
                    <w:sz w:val="21"/>
                    <w:szCs w:val="21"/>
                  </w:rPr>
                </w:rPrChange>
              </w:rPr>
              <w:pPrChange w:id="222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24" w:author="Codex" w:date="2026-10-05T16:32:41.313017+00:00">
                  <w:rPr>
                    <w:bCs w:val="0"/>
                    <w:color w:val="000000"/>
                    <w:sz w:val="21"/>
                    <w:szCs w:val="21"/>
                  </w:rPr>
                </w:rPrChange>
              </w:rPr>
              <w:t xml:space="preserve">     </w:t>
            </w:r>
          </w:p>
        </w:tc>
      </w:tr>
      <w:tr w:rsidR="00352AB8" w14:paraId="0F56A738"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2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85FBFF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01" w:author="Codex" w:date="2026-10-05T16:32:41.313017+00:00">
                  <w:rPr>
                    <w:bCs w:val="0"/>
                    <w:color w:val="000000"/>
                    <w:sz w:val="21"/>
                    <w:szCs w:val="21"/>
                  </w:rPr>
                </w:rPrChange>
              </w:rPr>
              <w:pPrChange w:id="222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227"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228" w:author="Codex" w:date="2026-10-05T16:32:41.313017+00:00">
                  <w:rPr>
                    <w:bCs w:val="0"/>
                    <w:color w:val="000000"/>
                    <w:sz w:val="21"/>
                    <w:szCs w:val="21"/>
                  </w:rPr>
                </w:rPrChange>
              </w:rPr>
              <w:t>变为不同住</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2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C53EBC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02" w:author="Codex" w:date="2026-10-05T16:32:41.313017+00:00">
                  <w:rPr>
                    <w:bCs w:val="0"/>
                    <w:color w:val="000000"/>
                    <w:sz w:val="21"/>
                    <w:szCs w:val="21"/>
                  </w:rPr>
                </w:rPrChange>
              </w:rPr>
              <w:pPrChange w:id="223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31" w:author="Codex" w:date="2026-10-05T16:32:41.313017+00:00">
                  <w:rPr>
                    <w:bCs w:val="0"/>
                    <w:color w:val="000000"/>
                    <w:sz w:val="21"/>
                    <w:szCs w:val="21"/>
                  </w:rPr>
                </w:rPrChange>
              </w:rPr>
              <w:t xml:space="preserve">  475 (3.63%)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3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A89751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03" w:author="Codex" w:date="2026-10-05T16:32:41.313017+00:00">
                  <w:rPr>
                    <w:bCs w:val="0"/>
                    <w:color w:val="000000"/>
                    <w:sz w:val="21"/>
                    <w:szCs w:val="21"/>
                  </w:rPr>
                </w:rPrChange>
              </w:rPr>
              <w:pPrChange w:id="223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34" w:author="Codex" w:date="2026-10-05T16:32:41.313017+00:00">
                  <w:rPr>
                    <w:bCs w:val="0"/>
                    <w:color w:val="000000"/>
                    <w:sz w:val="21"/>
                    <w:szCs w:val="21"/>
                  </w:rPr>
                </w:rPrChange>
              </w:rPr>
              <w:t xml:space="preserve">  281 (4.03%)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3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65D722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04" w:author="Codex" w:date="2026-10-05T16:32:41.313017+00:00">
                  <w:rPr>
                    <w:bCs w:val="0"/>
                    <w:color w:val="000000"/>
                    <w:sz w:val="21"/>
                    <w:szCs w:val="21"/>
                  </w:rPr>
                </w:rPrChange>
              </w:rPr>
              <w:pPrChange w:id="223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37" w:author="Codex" w:date="2026-10-05T16:32:41.313017+00:00">
                  <w:rPr>
                    <w:bCs w:val="0"/>
                    <w:color w:val="000000"/>
                    <w:sz w:val="21"/>
                    <w:szCs w:val="21"/>
                  </w:rPr>
                </w:rPrChange>
              </w:rPr>
              <w:t xml:space="preserve">  194 (3.17%)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3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9F145F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05" w:author="Codex" w:date="2026-10-05T16:32:41.313017+00:00">
                  <w:rPr>
                    <w:bCs w:val="0"/>
                    <w:color w:val="000000"/>
                    <w:sz w:val="21"/>
                    <w:szCs w:val="21"/>
                  </w:rPr>
                </w:rPrChange>
              </w:rPr>
              <w:pPrChange w:id="223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40"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4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81601F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06" w:author="Codex" w:date="2026-10-05T16:32:41.313017+00:00">
                  <w:rPr>
                    <w:bCs w:val="0"/>
                    <w:color w:val="000000"/>
                    <w:sz w:val="21"/>
                    <w:szCs w:val="21"/>
                  </w:rPr>
                </w:rPrChange>
              </w:rPr>
              <w:pPrChange w:id="224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43" w:author="Codex" w:date="2026-10-05T16:32:41.313017+00:00">
                  <w:rPr>
                    <w:bCs w:val="0"/>
                    <w:color w:val="000000"/>
                    <w:sz w:val="21"/>
                    <w:szCs w:val="21"/>
                  </w:rPr>
                </w:rPrChange>
              </w:rPr>
              <w:t xml:space="preserve">     </w:t>
            </w:r>
          </w:p>
        </w:tc>
      </w:tr>
      <w:tr w:rsidR="00352AB8" w14:paraId="318818F8" w14:textId="77777777" w:rsidTr="000744B2">
        <w:trPr>
          <w:cantSplit/>
          <w:jc w:val="center"/>
        </w:trPr>
        <w:tc>
          <w:tcPr>
            <w:tcW w:w="0" w:type="auto"/>
            <w:gridSpan w:val="6"/>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44" w:author="Codex" w:date="2026-10-05T16:32:41.313017+00:00">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tcPrChange>
          </w:tcPr>
          <w:p w14:paraId="0A59C93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07" w:author="Codex" w:date="2026-10-05T16:32:41.313017+00:00">
                  <w:rPr>
                    <w:bCs w:val="0"/>
                    <w:color w:val="000000"/>
                    <w:sz w:val="21"/>
                    <w:szCs w:val="21"/>
                  </w:rPr>
                </w:rPrChange>
              </w:rPr>
              <w:pPrChange w:id="224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246" w:author="Codex" w:date="2026-10-05T16:32:41.313017+00:00">
                  <w:rPr>
                    <w:bCs w:val="0"/>
                    <w:color w:val="000000"/>
                    <w:sz w:val="21"/>
                    <w:szCs w:val="21"/>
                  </w:rPr>
                </w:rPrChange>
              </w:rPr>
              <w:t>父母特征</w:t>
            </w:r>
          </w:p>
        </w:tc>
      </w:tr>
      <w:tr w:rsidR="00352AB8" w14:paraId="6CB9C74F"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4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D32B67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08" w:author="Codex" w:date="2026-10-05T16:32:41.313017+00:00">
                  <w:rPr>
                    <w:bCs w:val="0"/>
                    <w:color w:val="000000"/>
                    <w:sz w:val="21"/>
                    <w:szCs w:val="21"/>
                  </w:rPr>
                </w:rPrChange>
              </w:rPr>
              <w:pPrChange w:id="224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249"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250" w:author="Codex" w:date="2026-10-05T16:32:41.313017+00:00">
                  <w:rPr>
                    <w:bCs w:val="0"/>
                    <w:color w:val="000000"/>
                    <w:sz w:val="21"/>
                    <w:szCs w:val="21"/>
                  </w:rPr>
                </w:rPrChange>
              </w:rPr>
              <w:t>父母性别</w:t>
            </w:r>
            <w:r>
              <w:rPr>
                <w:rFonts w:ascii="Times New Roman" w:hAnsi="Times New Roman" w:cs="Times New Roman" w:eastAsia="SimSun"/>
                <w:b w:val="0"/>
                <w:bCs w:val="0"/>
                <w:color w:val="000000"/>
                <w:sz w:val="21"/>
                <w:szCs w:val="21"/>
                <w:rPrChange w:id="2251"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5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D8EBAF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09" w:author="Codex" w:date="2026-10-05T16:32:41.313017+00:00">
                  <w:rPr>
                    <w:bCs w:val="0"/>
                    <w:color w:val="000000"/>
                    <w:sz w:val="21"/>
                    <w:szCs w:val="21"/>
                  </w:rPr>
                </w:rPrChange>
              </w:rPr>
              <w:pPrChange w:id="225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5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5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7A65C8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10" w:author="Codex" w:date="2026-10-05T16:32:41.313017+00:00">
                  <w:rPr>
                    <w:bCs w:val="0"/>
                    <w:color w:val="000000"/>
                    <w:sz w:val="21"/>
                    <w:szCs w:val="21"/>
                  </w:rPr>
                </w:rPrChange>
              </w:rPr>
              <w:pPrChange w:id="225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5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5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437C07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11" w:author="Codex" w:date="2026-10-05T16:32:41.313017+00:00">
                  <w:rPr>
                    <w:bCs w:val="0"/>
                    <w:color w:val="000000"/>
                    <w:sz w:val="21"/>
                    <w:szCs w:val="21"/>
                  </w:rPr>
                </w:rPrChange>
              </w:rPr>
              <w:pPrChange w:id="225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60"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6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9DF7BE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12" w:author="Codex" w:date="2026-10-05T16:32:41.313017+00:00">
                  <w:rPr>
                    <w:bCs w:val="0"/>
                    <w:color w:val="000000"/>
                    <w:sz w:val="21"/>
                    <w:szCs w:val="21"/>
                  </w:rPr>
                </w:rPrChange>
              </w:rPr>
              <w:pPrChange w:id="226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63" w:author="Codex" w:date="2026-10-05T16:32:41.313017+00:00">
                  <w:rPr>
                    <w:bCs w:val="0"/>
                    <w:color w:val="000000"/>
                    <w:sz w:val="21"/>
                    <w:szCs w:val="21"/>
                  </w:rPr>
                </w:rPrChange>
              </w:rPr>
              <w:t xml:space="preserve"> 0.510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6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DA0611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13" w:author="Codex" w:date="2026-10-05T16:32:41.313017+00:00">
                  <w:rPr>
                    <w:bCs w:val="0"/>
                    <w:color w:val="000000"/>
                    <w:sz w:val="21"/>
                    <w:szCs w:val="21"/>
                  </w:rPr>
                </w:rPrChange>
              </w:rPr>
              <w:pPrChange w:id="226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66" w:author="Codex" w:date="2026-10-05T16:32:41.313017+00:00">
                  <w:rPr>
                    <w:bCs w:val="0"/>
                    <w:color w:val="000000"/>
                    <w:sz w:val="21"/>
                    <w:szCs w:val="21"/>
                  </w:rPr>
                </w:rPrChange>
              </w:rPr>
              <w:t>13092</w:t>
            </w:r>
          </w:p>
        </w:tc>
      </w:tr>
      <w:tr w:rsidR="00352AB8" w14:paraId="7F1A90F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6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2009A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14" w:author="Codex" w:date="2026-10-05T16:32:41.313017+00:00">
                  <w:rPr>
                    <w:bCs w:val="0"/>
                    <w:color w:val="000000"/>
                    <w:sz w:val="21"/>
                    <w:szCs w:val="21"/>
                  </w:rPr>
                </w:rPrChange>
              </w:rPr>
              <w:pPrChange w:id="226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269"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270" w:author="Codex" w:date="2026-10-05T16:32:41.313017+00:00">
                  <w:rPr>
                    <w:bCs w:val="0"/>
                    <w:color w:val="000000"/>
                    <w:sz w:val="21"/>
                    <w:szCs w:val="21"/>
                  </w:rPr>
                </w:rPrChange>
              </w:rPr>
              <w:t>女性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7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E1E169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15" w:author="Codex" w:date="2026-10-05T16:32:41.313017+00:00">
                  <w:rPr>
                    <w:bCs w:val="0"/>
                    <w:color w:val="000000"/>
                    <w:sz w:val="21"/>
                    <w:szCs w:val="21"/>
                  </w:rPr>
                </w:rPrChange>
              </w:rPr>
              <w:pPrChange w:id="227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73" w:author="Codex" w:date="2026-10-05T16:32:41.313017+00:00">
                  <w:rPr>
                    <w:bCs w:val="0"/>
                    <w:color w:val="000000"/>
                    <w:sz w:val="21"/>
                    <w:szCs w:val="21"/>
                  </w:rPr>
                </w:rPrChange>
              </w:rPr>
              <w:t xml:space="preserve"> 7301 (55.77%)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7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35491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16" w:author="Codex" w:date="2026-10-05T16:32:41.313017+00:00">
                  <w:rPr>
                    <w:bCs w:val="0"/>
                    <w:color w:val="000000"/>
                    <w:sz w:val="21"/>
                    <w:szCs w:val="21"/>
                  </w:rPr>
                </w:rPrChange>
              </w:rPr>
              <w:pPrChange w:id="227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76" w:author="Codex" w:date="2026-10-05T16:32:41.313017+00:00">
                  <w:rPr>
                    <w:bCs w:val="0"/>
                    <w:color w:val="000000"/>
                    <w:sz w:val="21"/>
                    <w:szCs w:val="21"/>
                  </w:rPr>
                </w:rPrChange>
              </w:rPr>
              <w:t xml:space="preserve"> 3905 (56.04%)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7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E60454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17" w:author="Codex" w:date="2026-10-05T16:32:41.313017+00:00">
                  <w:rPr>
                    <w:bCs w:val="0"/>
                    <w:color w:val="000000"/>
                    <w:sz w:val="21"/>
                    <w:szCs w:val="21"/>
                  </w:rPr>
                </w:rPrChange>
              </w:rPr>
              <w:pPrChange w:id="227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79" w:author="Codex" w:date="2026-10-05T16:32:41.313017+00:00">
                  <w:rPr>
                    <w:bCs w:val="0"/>
                    <w:color w:val="000000"/>
                    <w:sz w:val="21"/>
                    <w:szCs w:val="21"/>
                  </w:rPr>
                </w:rPrChange>
              </w:rPr>
              <w:t xml:space="preserve"> 3396 (55.45%)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8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4FA9F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18" w:author="Codex" w:date="2026-10-05T16:32:41.313017+00:00">
                  <w:rPr>
                    <w:bCs w:val="0"/>
                    <w:color w:val="000000"/>
                    <w:sz w:val="21"/>
                    <w:szCs w:val="21"/>
                  </w:rPr>
                </w:rPrChange>
              </w:rPr>
              <w:pPrChange w:id="228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8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8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1373C8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19" w:author="Codex" w:date="2026-10-05T16:32:41.313017+00:00">
                  <w:rPr>
                    <w:bCs w:val="0"/>
                    <w:color w:val="000000"/>
                    <w:sz w:val="21"/>
                    <w:szCs w:val="21"/>
                  </w:rPr>
                </w:rPrChange>
              </w:rPr>
              <w:pPrChange w:id="228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85" w:author="Codex" w:date="2026-10-05T16:32:41.313017+00:00">
                  <w:rPr>
                    <w:bCs w:val="0"/>
                    <w:color w:val="000000"/>
                    <w:sz w:val="21"/>
                    <w:szCs w:val="21"/>
                  </w:rPr>
                </w:rPrChange>
              </w:rPr>
              <w:t xml:space="preserve">     </w:t>
            </w:r>
          </w:p>
        </w:tc>
      </w:tr>
      <w:tr w:rsidR="00352AB8" w14:paraId="705ABF3C"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8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9381FD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20" w:author="Codex" w:date="2026-10-05T16:32:41.313017+00:00">
                  <w:rPr>
                    <w:bCs w:val="0"/>
                    <w:color w:val="000000"/>
                    <w:sz w:val="21"/>
                    <w:szCs w:val="21"/>
                  </w:rPr>
                </w:rPrChange>
              </w:rPr>
              <w:pPrChange w:id="228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288"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289" w:author="Codex" w:date="2026-10-05T16:32:41.313017+00:00">
                  <w:rPr>
                    <w:bCs w:val="0"/>
                    <w:color w:val="000000"/>
                    <w:sz w:val="21"/>
                    <w:szCs w:val="21"/>
                  </w:rPr>
                </w:rPrChange>
              </w:rPr>
              <w:t>男性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9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92B036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21" w:author="Codex" w:date="2026-10-05T16:32:41.313017+00:00">
                  <w:rPr>
                    <w:bCs w:val="0"/>
                    <w:color w:val="000000"/>
                    <w:sz w:val="21"/>
                    <w:szCs w:val="21"/>
                  </w:rPr>
                </w:rPrChange>
              </w:rPr>
              <w:pPrChange w:id="229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92" w:author="Codex" w:date="2026-10-05T16:32:41.313017+00:00">
                  <w:rPr>
                    <w:bCs w:val="0"/>
                    <w:color w:val="000000"/>
                    <w:sz w:val="21"/>
                    <w:szCs w:val="21"/>
                  </w:rPr>
                </w:rPrChange>
              </w:rPr>
              <w:t xml:space="preserve"> 5791 (44.23%)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9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22D6C8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22" w:author="Codex" w:date="2026-10-05T16:32:41.313017+00:00">
                  <w:rPr>
                    <w:bCs w:val="0"/>
                    <w:color w:val="000000"/>
                    <w:sz w:val="21"/>
                    <w:szCs w:val="21"/>
                  </w:rPr>
                </w:rPrChange>
              </w:rPr>
              <w:pPrChange w:id="229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95" w:author="Codex" w:date="2026-10-05T16:32:41.313017+00:00">
                  <w:rPr>
                    <w:bCs w:val="0"/>
                    <w:color w:val="000000"/>
                    <w:sz w:val="21"/>
                    <w:szCs w:val="21"/>
                  </w:rPr>
                </w:rPrChange>
              </w:rPr>
              <w:t xml:space="preserve"> 3063 (43.96%)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9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3A8DA5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23" w:author="Codex" w:date="2026-10-05T16:32:41.313017+00:00">
                  <w:rPr>
                    <w:bCs w:val="0"/>
                    <w:color w:val="000000"/>
                    <w:sz w:val="21"/>
                    <w:szCs w:val="21"/>
                  </w:rPr>
                </w:rPrChange>
              </w:rPr>
              <w:pPrChange w:id="229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98" w:author="Codex" w:date="2026-10-05T16:32:41.313017+00:00">
                  <w:rPr>
                    <w:bCs w:val="0"/>
                    <w:color w:val="000000"/>
                    <w:sz w:val="21"/>
                    <w:szCs w:val="21"/>
                  </w:rPr>
                </w:rPrChange>
              </w:rPr>
              <w:t xml:space="preserve"> 2728 (44.55%)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9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FCD4C5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24" w:author="Codex" w:date="2026-10-05T16:32:41.313017+00:00">
                  <w:rPr>
                    <w:bCs w:val="0"/>
                    <w:color w:val="000000"/>
                    <w:sz w:val="21"/>
                    <w:szCs w:val="21"/>
                  </w:rPr>
                </w:rPrChange>
              </w:rPr>
              <w:pPrChange w:id="230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0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0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1F7894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25" w:author="Codex" w:date="2026-10-05T16:32:41.313017+00:00">
                  <w:rPr>
                    <w:bCs w:val="0"/>
                    <w:color w:val="000000"/>
                    <w:sz w:val="21"/>
                    <w:szCs w:val="21"/>
                  </w:rPr>
                </w:rPrChange>
              </w:rPr>
              <w:pPrChange w:id="230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04" w:author="Codex" w:date="2026-10-05T16:32:41.313017+00:00">
                  <w:rPr>
                    <w:bCs w:val="0"/>
                    <w:color w:val="000000"/>
                    <w:sz w:val="21"/>
                    <w:szCs w:val="21"/>
                  </w:rPr>
                </w:rPrChange>
              </w:rPr>
              <w:t xml:space="preserve">     </w:t>
            </w:r>
          </w:p>
        </w:tc>
      </w:tr>
      <w:tr w:rsidR="00352AB8" w14:paraId="006B827D"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0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4675B7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26" w:author="Codex" w:date="2026-10-05T16:32:41.313017+00:00">
                  <w:rPr>
                    <w:bCs w:val="0"/>
                    <w:color w:val="000000"/>
                    <w:sz w:val="21"/>
                    <w:szCs w:val="21"/>
                  </w:rPr>
                </w:rPrChange>
              </w:rPr>
              <w:pPrChange w:id="230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307"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308" w:author="Codex" w:date="2026-10-05T16:32:41.313017+00:00">
                  <w:rPr>
                    <w:bCs w:val="0"/>
                    <w:color w:val="000000"/>
                    <w:sz w:val="21"/>
                    <w:szCs w:val="21"/>
                  </w:rPr>
                </w:rPrChange>
              </w:rPr>
              <w:t>父母年龄</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0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C2C585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27" w:author="Codex" w:date="2026-10-05T16:32:41.313017+00:00">
                  <w:rPr>
                    <w:bCs w:val="0"/>
                    <w:color w:val="000000"/>
                    <w:sz w:val="21"/>
                    <w:szCs w:val="21"/>
                  </w:rPr>
                </w:rPrChange>
              </w:rPr>
              <w:pPrChange w:id="231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11" w:author="Codex" w:date="2026-10-05T16:32:41.313017+00:00">
                  <w:rPr>
                    <w:bCs w:val="0"/>
                    <w:color w:val="000000"/>
                    <w:sz w:val="21"/>
                    <w:szCs w:val="21"/>
                  </w:rPr>
                </w:rPrChange>
              </w:rPr>
              <w:t xml:space="preserve">66.818 (9.866)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1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C44F9D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28" w:author="Codex" w:date="2026-10-05T16:32:41.313017+00:00">
                  <w:rPr>
                    <w:bCs w:val="0"/>
                    <w:color w:val="000000"/>
                    <w:sz w:val="21"/>
                    <w:szCs w:val="21"/>
                  </w:rPr>
                </w:rPrChange>
              </w:rPr>
              <w:pPrChange w:id="231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14" w:author="Codex" w:date="2026-10-05T16:32:41.313017+00:00">
                  <w:rPr>
                    <w:bCs w:val="0"/>
                    <w:color w:val="000000"/>
                    <w:sz w:val="21"/>
                    <w:szCs w:val="21"/>
                  </w:rPr>
                </w:rPrChange>
              </w:rPr>
              <w:t xml:space="preserve">66.709 (9.997)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1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D315B7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29" w:author="Codex" w:date="2026-10-05T16:32:41.313017+00:00">
                  <w:rPr>
                    <w:bCs w:val="0"/>
                    <w:color w:val="000000"/>
                    <w:sz w:val="21"/>
                    <w:szCs w:val="21"/>
                  </w:rPr>
                </w:rPrChange>
              </w:rPr>
              <w:pPrChange w:id="231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17" w:author="Codex" w:date="2026-10-05T16:32:41.313017+00:00">
                  <w:rPr>
                    <w:bCs w:val="0"/>
                    <w:color w:val="000000"/>
                    <w:sz w:val="21"/>
                    <w:szCs w:val="21"/>
                  </w:rPr>
                </w:rPrChange>
              </w:rPr>
              <w:t xml:space="preserve">66.942 (9.715)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1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98F8EA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30" w:author="Codex" w:date="2026-10-05T16:32:41.313017+00:00">
                  <w:rPr>
                    <w:bCs w:val="0"/>
                    <w:color w:val="000000"/>
                    <w:sz w:val="21"/>
                    <w:szCs w:val="21"/>
                  </w:rPr>
                </w:rPrChange>
              </w:rPr>
              <w:pPrChange w:id="231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20" w:author="Codex" w:date="2026-10-05T16:32:41.313017+00:00">
                  <w:rPr>
                    <w:bCs w:val="0"/>
                    <w:color w:val="000000"/>
                    <w:sz w:val="21"/>
                    <w:szCs w:val="21"/>
                  </w:rPr>
                </w:rPrChange>
              </w:rPr>
              <w:t xml:space="preserve"> 0.180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2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361223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31" w:author="Codex" w:date="2026-10-05T16:32:41.313017+00:00">
                  <w:rPr>
                    <w:bCs w:val="0"/>
                    <w:color w:val="000000"/>
                    <w:sz w:val="21"/>
                    <w:szCs w:val="21"/>
                  </w:rPr>
                </w:rPrChange>
              </w:rPr>
              <w:pPrChange w:id="232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23" w:author="Codex" w:date="2026-10-05T16:32:41.313017+00:00">
                  <w:rPr>
                    <w:bCs w:val="0"/>
                    <w:color w:val="000000"/>
                    <w:sz w:val="21"/>
                    <w:szCs w:val="21"/>
                  </w:rPr>
                </w:rPrChange>
              </w:rPr>
              <w:t>12948</w:t>
            </w:r>
          </w:p>
        </w:tc>
      </w:tr>
      <w:tr w:rsidR="00352AB8" w14:paraId="38BF1C43"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2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779A05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32" w:author="Codex" w:date="2026-10-05T16:32:41.313017+00:00">
                  <w:rPr>
                    <w:bCs w:val="0"/>
                    <w:color w:val="000000"/>
                    <w:sz w:val="21"/>
                    <w:szCs w:val="21"/>
                  </w:rPr>
                </w:rPrChange>
              </w:rPr>
              <w:pPrChange w:id="232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326"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327" w:author="Codex" w:date="2026-10-05T16:32:41.313017+00:00">
                  <w:rPr>
                    <w:bCs w:val="0"/>
                    <w:color w:val="000000"/>
                    <w:sz w:val="21"/>
                    <w:szCs w:val="21"/>
                  </w:rPr>
                </w:rPrChange>
              </w:rPr>
              <w:t>父母教育</w:t>
            </w:r>
            <w:r>
              <w:rPr>
                <w:rFonts w:ascii="Times New Roman" w:hAnsi="Times New Roman" w:cs="Times New Roman" w:eastAsia="SimSun"/>
                <w:b w:val="0"/>
                <w:bCs w:val="0"/>
                <w:color w:val="000000"/>
                <w:sz w:val="21"/>
                <w:szCs w:val="21"/>
                <w:rPrChange w:id="2328"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2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0092CE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33" w:author="Codex" w:date="2026-10-05T16:32:41.313017+00:00">
                  <w:rPr>
                    <w:bCs w:val="0"/>
                    <w:color w:val="000000"/>
                    <w:sz w:val="21"/>
                    <w:szCs w:val="21"/>
                  </w:rPr>
                </w:rPrChange>
              </w:rPr>
              <w:pPrChange w:id="233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3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3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B0BA20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34" w:author="Codex" w:date="2026-10-05T16:32:41.313017+00:00">
                  <w:rPr>
                    <w:bCs w:val="0"/>
                    <w:color w:val="000000"/>
                    <w:sz w:val="21"/>
                    <w:szCs w:val="21"/>
                  </w:rPr>
                </w:rPrChange>
              </w:rPr>
              <w:pPrChange w:id="233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3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3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853F52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35" w:author="Codex" w:date="2026-10-05T16:32:41.313017+00:00">
                  <w:rPr>
                    <w:bCs w:val="0"/>
                    <w:color w:val="000000"/>
                    <w:sz w:val="21"/>
                    <w:szCs w:val="21"/>
                  </w:rPr>
                </w:rPrChange>
              </w:rPr>
              <w:pPrChange w:id="233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3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3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7EFE63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36" w:author="Codex" w:date="2026-10-05T16:32:41.313017+00:00">
                  <w:rPr>
                    <w:bCs w:val="0"/>
                    <w:color w:val="000000"/>
                    <w:sz w:val="21"/>
                    <w:szCs w:val="21"/>
                  </w:rPr>
                </w:rPrChange>
              </w:rPr>
              <w:pPrChange w:id="233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40" w:author="Codex" w:date="2026-10-05T16:32:41.313017+00:00">
                  <w:rPr>
                    <w:bCs w:val="0"/>
                    <w:color w:val="000000"/>
                    <w:sz w:val="21"/>
                    <w:szCs w:val="21"/>
                  </w:rPr>
                </w:rPrChange>
              </w:rPr>
              <w:t xml:space="preserve"> 0.002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4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96026D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37" w:author="Codex" w:date="2026-10-05T16:32:41.313017+00:00">
                  <w:rPr>
                    <w:bCs w:val="0"/>
                    <w:color w:val="000000"/>
                    <w:sz w:val="21"/>
                    <w:szCs w:val="21"/>
                  </w:rPr>
                </w:rPrChange>
              </w:rPr>
              <w:pPrChange w:id="234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43" w:author="Codex" w:date="2026-10-05T16:32:41.313017+00:00">
                  <w:rPr>
                    <w:bCs w:val="0"/>
                    <w:color w:val="000000"/>
                    <w:sz w:val="21"/>
                    <w:szCs w:val="21"/>
                  </w:rPr>
                </w:rPrChange>
              </w:rPr>
              <w:t>13061</w:t>
            </w:r>
          </w:p>
        </w:tc>
      </w:tr>
      <w:tr w:rsidR="00352AB8" w14:paraId="2BFEFD5B"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4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6AC107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38" w:author="Codex" w:date="2026-10-05T16:32:41.313017+00:00">
                  <w:rPr>
                    <w:bCs w:val="0"/>
                    <w:color w:val="000000"/>
                    <w:sz w:val="21"/>
                    <w:szCs w:val="21"/>
                  </w:rPr>
                </w:rPrChange>
              </w:rPr>
              <w:pPrChange w:id="234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346"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347" w:author="Codex" w:date="2026-10-05T16:32:41.313017+00:00">
                  <w:rPr>
                    <w:bCs w:val="0"/>
                    <w:color w:val="000000"/>
                    <w:sz w:val="21"/>
                    <w:szCs w:val="21"/>
                  </w:rPr>
                </w:rPrChange>
              </w:rPr>
              <w:t>小学及以下</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4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20105D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39" w:author="Codex" w:date="2026-10-05T16:32:41.313017+00:00">
                  <w:rPr>
                    <w:bCs w:val="0"/>
                    <w:color w:val="000000"/>
                    <w:sz w:val="21"/>
                    <w:szCs w:val="21"/>
                  </w:rPr>
                </w:rPrChange>
              </w:rPr>
              <w:pPrChange w:id="234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50" w:author="Codex" w:date="2026-10-05T16:32:41.313017+00:00">
                  <w:rPr>
                    <w:bCs w:val="0"/>
                    <w:color w:val="000000"/>
                    <w:sz w:val="21"/>
                    <w:szCs w:val="21"/>
                  </w:rPr>
                </w:rPrChange>
              </w:rPr>
              <w:t xml:space="preserve"> 9148 (70.04%)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5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C4ADE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40" w:author="Codex" w:date="2026-10-05T16:32:41.313017+00:00">
                  <w:rPr>
                    <w:bCs w:val="0"/>
                    <w:color w:val="000000"/>
                    <w:sz w:val="21"/>
                    <w:szCs w:val="21"/>
                  </w:rPr>
                </w:rPrChange>
              </w:rPr>
              <w:pPrChange w:id="235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53" w:author="Codex" w:date="2026-10-05T16:32:41.313017+00:00">
                  <w:rPr>
                    <w:bCs w:val="0"/>
                    <w:color w:val="000000"/>
                    <w:sz w:val="21"/>
                    <w:szCs w:val="21"/>
                  </w:rPr>
                </w:rPrChange>
              </w:rPr>
              <w:t xml:space="preserve"> 4960 (71.35%)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5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F48BD4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41" w:author="Codex" w:date="2026-10-05T16:32:41.313017+00:00">
                  <w:rPr>
                    <w:bCs w:val="0"/>
                    <w:color w:val="000000"/>
                    <w:sz w:val="21"/>
                    <w:szCs w:val="21"/>
                  </w:rPr>
                </w:rPrChange>
              </w:rPr>
              <w:pPrChange w:id="235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56" w:author="Codex" w:date="2026-10-05T16:32:41.313017+00:00">
                  <w:rPr>
                    <w:bCs w:val="0"/>
                    <w:color w:val="000000"/>
                    <w:sz w:val="21"/>
                    <w:szCs w:val="21"/>
                  </w:rPr>
                </w:rPrChange>
              </w:rPr>
              <w:t xml:space="preserve"> 4188 (68.55%)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5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49363B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42" w:author="Codex" w:date="2026-10-05T16:32:41.313017+00:00">
                  <w:rPr>
                    <w:bCs w:val="0"/>
                    <w:color w:val="000000"/>
                    <w:sz w:val="21"/>
                    <w:szCs w:val="21"/>
                  </w:rPr>
                </w:rPrChange>
              </w:rPr>
              <w:pPrChange w:id="235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59"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6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565C3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43" w:author="Codex" w:date="2026-10-05T16:32:41.313017+00:00">
                  <w:rPr>
                    <w:bCs w:val="0"/>
                    <w:color w:val="000000"/>
                    <w:sz w:val="21"/>
                    <w:szCs w:val="21"/>
                  </w:rPr>
                </w:rPrChange>
              </w:rPr>
              <w:pPrChange w:id="236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62" w:author="Codex" w:date="2026-10-05T16:32:41.313017+00:00">
                  <w:rPr>
                    <w:bCs w:val="0"/>
                    <w:color w:val="000000"/>
                    <w:sz w:val="21"/>
                    <w:szCs w:val="21"/>
                  </w:rPr>
                </w:rPrChange>
              </w:rPr>
              <w:t xml:space="preserve">     </w:t>
            </w:r>
          </w:p>
        </w:tc>
      </w:tr>
      <w:tr w:rsidR="00352AB8" w14:paraId="185AC54A"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6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04A66D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44" w:author="Codex" w:date="2026-10-05T16:32:41.313017+00:00">
                  <w:rPr>
                    <w:bCs w:val="0"/>
                    <w:color w:val="000000"/>
                    <w:sz w:val="21"/>
                    <w:szCs w:val="21"/>
                  </w:rPr>
                </w:rPrChange>
              </w:rPr>
              <w:pPrChange w:id="236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365"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366" w:author="Codex" w:date="2026-10-05T16:32:41.313017+00:00">
                  <w:rPr>
                    <w:bCs w:val="0"/>
                    <w:color w:val="000000"/>
                    <w:sz w:val="21"/>
                    <w:szCs w:val="21"/>
                  </w:rPr>
                </w:rPrChange>
              </w:rPr>
              <w:t>初中</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6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15958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45" w:author="Codex" w:date="2026-10-05T16:32:41.313017+00:00">
                  <w:rPr>
                    <w:bCs w:val="0"/>
                    <w:color w:val="000000"/>
                    <w:sz w:val="21"/>
                    <w:szCs w:val="21"/>
                  </w:rPr>
                </w:rPrChange>
              </w:rPr>
              <w:pPrChange w:id="236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69" w:author="Codex" w:date="2026-10-05T16:32:41.313017+00:00">
                  <w:rPr>
                    <w:bCs w:val="0"/>
                    <w:color w:val="000000"/>
                    <w:sz w:val="21"/>
                    <w:szCs w:val="21"/>
                  </w:rPr>
                </w:rPrChange>
              </w:rPr>
              <w:t xml:space="preserve"> 2627 (20.11%)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7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BA6BD1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46" w:author="Codex" w:date="2026-10-05T16:32:41.313017+00:00">
                  <w:rPr>
                    <w:bCs w:val="0"/>
                    <w:color w:val="000000"/>
                    <w:sz w:val="21"/>
                    <w:szCs w:val="21"/>
                  </w:rPr>
                </w:rPrChange>
              </w:rPr>
              <w:pPrChange w:id="237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72" w:author="Codex" w:date="2026-10-05T16:32:41.313017+00:00">
                  <w:rPr>
                    <w:bCs w:val="0"/>
                    <w:color w:val="000000"/>
                    <w:sz w:val="21"/>
                    <w:szCs w:val="21"/>
                  </w:rPr>
                </w:rPrChange>
              </w:rPr>
              <w:t xml:space="preserve"> 1345 (19.35%)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7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6B1DBA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47" w:author="Codex" w:date="2026-10-05T16:32:41.313017+00:00">
                  <w:rPr>
                    <w:bCs w:val="0"/>
                    <w:color w:val="000000"/>
                    <w:sz w:val="21"/>
                    <w:szCs w:val="21"/>
                  </w:rPr>
                </w:rPrChange>
              </w:rPr>
              <w:pPrChange w:id="237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75" w:author="Codex" w:date="2026-10-05T16:32:41.313017+00:00">
                  <w:rPr>
                    <w:bCs w:val="0"/>
                    <w:color w:val="000000"/>
                    <w:sz w:val="21"/>
                    <w:szCs w:val="21"/>
                  </w:rPr>
                </w:rPrChange>
              </w:rPr>
              <w:t xml:space="preserve"> 1282 (20.99%)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7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045430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48" w:author="Codex" w:date="2026-10-05T16:32:41.313017+00:00">
                  <w:rPr>
                    <w:bCs w:val="0"/>
                    <w:color w:val="000000"/>
                    <w:sz w:val="21"/>
                    <w:szCs w:val="21"/>
                  </w:rPr>
                </w:rPrChange>
              </w:rPr>
              <w:pPrChange w:id="237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7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7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C2952D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49" w:author="Codex" w:date="2026-10-05T16:32:41.313017+00:00">
                  <w:rPr>
                    <w:bCs w:val="0"/>
                    <w:color w:val="000000"/>
                    <w:sz w:val="21"/>
                    <w:szCs w:val="21"/>
                  </w:rPr>
                </w:rPrChange>
              </w:rPr>
              <w:pPrChange w:id="238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81" w:author="Codex" w:date="2026-10-05T16:32:41.313017+00:00">
                  <w:rPr>
                    <w:bCs w:val="0"/>
                    <w:color w:val="000000"/>
                    <w:sz w:val="21"/>
                    <w:szCs w:val="21"/>
                  </w:rPr>
                </w:rPrChange>
              </w:rPr>
              <w:t xml:space="preserve">     </w:t>
            </w:r>
          </w:p>
        </w:tc>
      </w:tr>
      <w:tr w:rsidR="00352AB8" w14:paraId="7C9FC93C"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8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D4F658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50" w:author="Codex" w:date="2026-10-05T16:32:41.313017+00:00">
                  <w:rPr>
                    <w:bCs w:val="0"/>
                    <w:color w:val="000000"/>
                    <w:sz w:val="21"/>
                    <w:szCs w:val="21"/>
                  </w:rPr>
                </w:rPrChange>
              </w:rPr>
              <w:pPrChange w:id="238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384"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385" w:author="Codex" w:date="2026-10-05T16:32:41.313017+00:00">
                  <w:rPr>
                    <w:bCs w:val="0"/>
                    <w:color w:val="000000"/>
                    <w:sz w:val="21"/>
                    <w:szCs w:val="21"/>
                  </w:rPr>
                </w:rPrChange>
              </w:rPr>
              <w:t>高中及以上</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8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9F7988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51" w:author="Codex" w:date="2026-10-05T16:32:41.313017+00:00">
                  <w:rPr>
                    <w:bCs w:val="0"/>
                    <w:color w:val="000000"/>
                    <w:sz w:val="21"/>
                    <w:szCs w:val="21"/>
                  </w:rPr>
                </w:rPrChange>
              </w:rPr>
              <w:pPrChange w:id="238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88" w:author="Codex" w:date="2026-10-05T16:32:41.313017+00:00">
                  <w:rPr>
                    <w:bCs w:val="0"/>
                    <w:color w:val="000000"/>
                    <w:sz w:val="21"/>
                    <w:szCs w:val="21"/>
                  </w:rPr>
                </w:rPrChange>
              </w:rPr>
              <w:t xml:space="preserve"> 1286 (9.85%)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8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AA2753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52" w:author="Codex" w:date="2026-10-05T16:32:41.313017+00:00">
                  <w:rPr>
                    <w:bCs w:val="0"/>
                    <w:color w:val="000000"/>
                    <w:sz w:val="21"/>
                    <w:szCs w:val="21"/>
                  </w:rPr>
                </w:rPrChange>
              </w:rPr>
              <w:pPrChange w:id="239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91" w:author="Codex" w:date="2026-10-05T16:32:41.313017+00:00">
                  <w:rPr>
                    <w:bCs w:val="0"/>
                    <w:color w:val="000000"/>
                    <w:sz w:val="21"/>
                    <w:szCs w:val="21"/>
                  </w:rPr>
                </w:rPrChange>
              </w:rPr>
              <w:t xml:space="preserve">  647 (9.31%)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9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5787F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53" w:author="Codex" w:date="2026-10-05T16:32:41.313017+00:00">
                  <w:rPr>
                    <w:bCs w:val="0"/>
                    <w:color w:val="000000"/>
                    <w:sz w:val="21"/>
                    <w:szCs w:val="21"/>
                  </w:rPr>
                </w:rPrChange>
              </w:rPr>
              <w:pPrChange w:id="239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94" w:author="Codex" w:date="2026-10-05T16:32:41.313017+00:00">
                  <w:rPr>
                    <w:bCs w:val="0"/>
                    <w:color w:val="000000"/>
                    <w:sz w:val="21"/>
                    <w:szCs w:val="21"/>
                  </w:rPr>
                </w:rPrChange>
              </w:rPr>
              <w:t xml:space="preserve"> 639 (10.46%)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9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AD252F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54" w:author="Codex" w:date="2026-10-05T16:32:41.313017+00:00">
                  <w:rPr>
                    <w:bCs w:val="0"/>
                    <w:color w:val="000000"/>
                    <w:sz w:val="21"/>
                    <w:szCs w:val="21"/>
                  </w:rPr>
                </w:rPrChange>
              </w:rPr>
              <w:pPrChange w:id="239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9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9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1C6A47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55" w:author="Codex" w:date="2026-10-05T16:32:41.313017+00:00">
                  <w:rPr>
                    <w:bCs w:val="0"/>
                    <w:color w:val="000000"/>
                    <w:sz w:val="21"/>
                    <w:szCs w:val="21"/>
                  </w:rPr>
                </w:rPrChange>
              </w:rPr>
              <w:pPrChange w:id="239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00" w:author="Codex" w:date="2026-10-05T16:32:41.313017+00:00">
                  <w:rPr>
                    <w:bCs w:val="0"/>
                    <w:color w:val="000000"/>
                    <w:sz w:val="21"/>
                    <w:szCs w:val="21"/>
                  </w:rPr>
                </w:rPrChange>
              </w:rPr>
              <w:t xml:space="preserve">     </w:t>
            </w:r>
          </w:p>
        </w:tc>
      </w:tr>
      <w:tr w:rsidR="00352AB8" w14:paraId="3137E6EB"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0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8F7ED7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56" w:author="Codex" w:date="2026-10-05T16:32:41.313017+00:00">
                  <w:rPr>
                    <w:bCs w:val="0"/>
                    <w:color w:val="000000"/>
                    <w:sz w:val="21"/>
                    <w:szCs w:val="21"/>
                  </w:rPr>
                </w:rPrChange>
              </w:rPr>
              <w:pPrChange w:id="240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403"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404" w:author="Codex" w:date="2026-10-05T16:32:41.313017+00:00">
                  <w:rPr>
                    <w:bCs w:val="0"/>
                    <w:color w:val="000000"/>
                    <w:sz w:val="21"/>
                    <w:szCs w:val="21"/>
                  </w:rPr>
                </w:rPrChange>
              </w:rPr>
              <w:t>父母婚姻</w:t>
            </w:r>
            <w:r>
              <w:rPr>
                <w:rFonts w:ascii="Times New Roman" w:hAnsi="Times New Roman" w:cs="Times New Roman" w:eastAsia="SimSun"/>
                <w:b w:val="0"/>
                <w:bCs w:val="0"/>
                <w:color w:val="000000"/>
                <w:sz w:val="21"/>
                <w:szCs w:val="21"/>
                <w:rPrChange w:id="2405"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0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A5EEDC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57" w:author="Codex" w:date="2026-10-05T16:32:41.313017+00:00">
                  <w:rPr>
                    <w:bCs w:val="0"/>
                    <w:color w:val="000000"/>
                    <w:sz w:val="21"/>
                    <w:szCs w:val="21"/>
                  </w:rPr>
                </w:rPrChange>
              </w:rPr>
              <w:pPrChange w:id="240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0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0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6D5314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58" w:author="Codex" w:date="2026-10-05T16:32:41.313017+00:00">
                  <w:rPr>
                    <w:bCs w:val="0"/>
                    <w:color w:val="000000"/>
                    <w:sz w:val="21"/>
                    <w:szCs w:val="21"/>
                  </w:rPr>
                </w:rPrChange>
              </w:rPr>
              <w:pPrChange w:id="241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1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1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BCF606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59" w:author="Codex" w:date="2026-10-05T16:32:41.313017+00:00">
                  <w:rPr>
                    <w:bCs w:val="0"/>
                    <w:color w:val="000000"/>
                    <w:sz w:val="21"/>
                    <w:szCs w:val="21"/>
                  </w:rPr>
                </w:rPrChange>
              </w:rPr>
              <w:pPrChange w:id="241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1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1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DB24EC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60" w:author="Codex" w:date="2026-10-05T16:32:41.313017+00:00">
                  <w:rPr>
                    <w:bCs w:val="0"/>
                    <w:color w:val="000000"/>
                    <w:sz w:val="21"/>
                    <w:szCs w:val="21"/>
                  </w:rPr>
                </w:rPrChange>
              </w:rPr>
              <w:pPrChange w:id="241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17" w:author="Codex" w:date="2026-10-05T16:32:41.313017+00:00">
                  <w:rPr>
                    <w:bCs w:val="0"/>
                    <w:color w:val="000000"/>
                    <w:sz w:val="21"/>
                    <w:szCs w:val="21"/>
                  </w:rPr>
                </w:rPrChange>
              </w:rPr>
              <w:t xml:space="preserve"> 0.024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1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C85B9D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61" w:author="Codex" w:date="2026-10-05T16:32:41.313017+00:00">
                  <w:rPr>
                    <w:bCs w:val="0"/>
                    <w:color w:val="000000"/>
                    <w:sz w:val="21"/>
                    <w:szCs w:val="21"/>
                  </w:rPr>
                </w:rPrChange>
              </w:rPr>
              <w:pPrChange w:id="241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20" w:author="Codex" w:date="2026-10-05T16:32:41.313017+00:00">
                  <w:rPr>
                    <w:bCs w:val="0"/>
                    <w:color w:val="000000"/>
                    <w:sz w:val="21"/>
                    <w:szCs w:val="21"/>
                  </w:rPr>
                </w:rPrChange>
              </w:rPr>
              <w:t>13092</w:t>
            </w:r>
          </w:p>
        </w:tc>
      </w:tr>
      <w:tr w:rsidR="00352AB8" w14:paraId="2D18D41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2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8A28F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62" w:author="Codex" w:date="2026-10-05T16:32:41.313017+00:00">
                  <w:rPr>
                    <w:bCs w:val="0"/>
                    <w:color w:val="000000"/>
                    <w:sz w:val="21"/>
                    <w:szCs w:val="21"/>
                  </w:rPr>
                </w:rPrChange>
              </w:rPr>
              <w:pPrChange w:id="242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423"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424" w:author="Codex" w:date="2026-10-05T16:32:41.313017+00:00">
                  <w:rPr>
                    <w:bCs w:val="0"/>
                    <w:color w:val="000000"/>
                    <w:sz w:val="21"/>
                    <w:szCs w:val="21"/>
                  </w:rPr>
                </w:rPrChange>
              </w:rPr>
              <w:t>在婚</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2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F67077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63" w:author="Codex" w:date="2026-10-05T16:32:41.313017+00:00">
                  <w:rPr>
                    <w:bCs w:val="0"/>
                    <w:color w:val="000000"/>
                    <w:sz w:val="21"/>
                    <w:szCs w:val="21"/>
                  </w:rPr>
                </w:rPrChange>
              </w:rPr>
              <w:pPrChange w:id="242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27" w:author="Codex" w:date="2026-10-05T16:32:41.313017+00:00">
                  <w:rPr>
                    <w:bCs w:val="0"/>
                    <w:color w:val="000000"/>
                    <w:sz w:val="21"/>
                    <w:szCs w:val="21"/>
                  </w:rPr>
                </w:rPrChange>
              </w:rPr>
              <w:t xml:space="preserve">11026 (84.22%)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2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E958F3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64" w:author="Codex" w:date="2026-10-05T16:32:41.313017+00:00">
                  <w:rPr>
                    <w:bCs w:val="0"/>
                    <w:color w:val="000000"/>
                    <w:sz w:val="21"/>
                    <w:szCs w:val="21"/>
                  </w:rPr>
                </w:rPrChange>
              </w:rPr>
              <w:pPrChange w:id="242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30" w:author="Codex" w:date="2026-10-05T16:32:41.313017+00:00">
                  <w:rPr>
                    <w:bCs w:val="0"/>
                    <w:color w:val="000000"/>
                    <w:sz w:val="21"/>
                    <w:szCs w:val="21"/>
                  </w:rPr>
                </w:rPrChange>
              </w:rPr>
              <w:t xml:space="preserve"> 5821 (83.54%)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3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AA4BD1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65" w:author="Codex" w:date="2026-10-05T16:32:41.313017+00:00">
                  <w:rPr>
                    <w:bCs w:val="0"/>
                    <w:color w:val="000000"/>
                    <w:sz w:val="21"/>
                    <w:szCs w:val="21"/>
                  </w:rPr>
                </w:rPrChange>
              </w:rPr>
              <w:pPrChange w:id="243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33" w:author="Codex" w:date="2026-10-05T16:32:41.313017+00:00">
                  <w:rPr>
                    <w:bCs w:val="0"/>
                    <w:color w:val="000000"/>
                    <w:sz w:val="21"/>
                    <w:szCs w:val="21"/>
                  </w:rPr>
                </w:rPrChange>
              </w:rPr>
              <w:t xml:space="preserve"> 5205 (84.99%)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3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CF6584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66" w:author="Codex" w:date="2026-10-05T16:32:41.313017+00:00">
                  <w:rPr>
                    <w:bCs w:val="0"/>
                    <w:color w:val="000000"/>
                    <w:sz w:val="21"/>
                    <w:szCs w:val="21"/>
                  </w:rPr>
                </w:rPrChange>
              </w:rPr>
              <w:pPrChange w:id="243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36"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3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1A61FA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67" w:author="Codex" w:date="2026-10-05T16:32:41.313017+00:00">
                  <w:rPr>
                    <w:bCs w:val="0"/>
                    <w:color w:val="000000"/>
                    <w:sz w:val="21"/>
                    <w:szCs w:val="21"/>
                  </w:rPr>
                </w:rPrChange>
              </w:rPr>
              <w:pPrChange w:id="243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39" w:author="Codex" w:date="2026-10-05T16:32:41.313017+00:00">
                  <w:rPr>
                    <w:bCs w:val="0"/>
                    <w:color w:val="000000"/>
                    <w:sz w:val="21"/>
                    <w:szCs w:val="21"/>
                  </w:rPr>
                </w:rPrChange>
              </w:rPr>
              <w:t xml:space="preserve">     </w:t>
            </w:r>
          </w:p>
        </w:tc>
      </w:tr>
      <w:tr w:rsidR="00352AB8" w14:paraId="150D32A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4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C8D0CF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68" w:author="Codex" w:date="2026-10-05T16:32:41.313017+00:00">
                  <w:rPr>
                    <w:bCs w:val="0"/>
                    <w:color w:val="000000"/>
                    <w:sz w:val="21"/>
                    <w:szCs w:val="21"/>
                  </w:rPr>
                </w:rPrChange>
              </w:rPr>
              <w:pPrChange w:id="244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442"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443" w:author="Codex" w:date="2026-10-05T16:32:41.313017+00:00">
                  <w:rPr>
                    <w:bCs w:val="0"/>
                    <w:color w:val="000000"/>
                    <w:sz w:val="21"/>
                    <w:szCs w:val="21"/>
                  </w:rPr>
                </w:rPrChange>
              </w:rPr>
              <w:t>失婚</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4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A37F3D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69" w:author="Codex" w:date="2026-10-05T16:32:41.313017+00:00">
                  <w:rPr>
                    <w:bCs w:val="0"/>
                    <w:color w:val="000000"/>
                    <w:sz w:val="21"/>
                    <w:szCs w:val="21"/>
                  </w:rPr>
                </w:rPrChange>
              </w:rPr>
              <w:pPrChange w:id="244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46" w:author="Codex" w:date="2026-10-05T16:32:41.313017+00:00">
                  <w:rPr>
                    <w:bCs w:val="0"/>
                    <w:color w:val="000000"/>
                    <w:sz w:val="21"/>
                    <w:szCs w:val="21"/>
                  </w:rPr>
                </w:rPrChange>
              </w:rPr>
              <w:t xml:space="preserve"> 2066 (15.78%)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4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F92663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70" w:author="Codex" w:date="2026-10-05T16:32:41.313017+00:00">
                  <w:rPr>
                    <w:bCs w:val="0"/>
                    <w:color w:val="000000"/>
                    <w:sz w:val="21"/>
                    <w:szCs w:val="21"/>
                  </w:rPr>
                </w:rPrChange>
              </w:rPr>
              <w:pPrChange w:id="244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49" w:author="Codex" w:date="2026-10-05T16:32:41.313017+00:00">
                  <w:rPr>
                    <w:bCs w:val="0"/>
                    <w:color w:val="000000"/>
                    <w:sz w:val="21"/>
                    <w:szCs w:val="21"/>
                  </w:rPr>
                </w:rPrChange>
              </w:rPr>
              <w:t xml:space="preserve"> 1147 (16.46%)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5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E67D6B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71" w:author="Codex" w:date="2026-10-05T16:32:41.313017+00:00">
                  <w:rPr>
                    <w:bCs w:val="0"/>
                    <w:color w:val="000000"/>
                    <w:sz w:val="21"/>
                    <w:szCs w:val="21"/>
                  </w:rPr>
                </w:rPrChange>
              </w:rPr>
              <w:pPrChange w:id="245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52" w:author="Codex" w:date="2026-10-05T16:32:41.313017+00:00">
                  <w:rPr>
                    <w:bCs w:val="0"/>
                    <w:color w:val="000000"/>
                    <w:sz w:val="21"/>
                    <w:szCs w:val="21"/>
                  </w:rPr>
                </w:rPrChange>
              </w:rPr>
              <w:t xml:space="preserve"> 919 (15.01%)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5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0A4438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72" w:author="Codex" w:date="2026-10-05T16:32:41.313017+00:00">
                  <w:rPr>
                    <w:bCs w:val="0"/>
                    <w:color w:val="000000"/>
                    <w:sz w:val="21"/>
                    <w:szCs w:val="21"/>
                  </w:rPr>
                </w:rPrChange>
              </w:rPr>
              <w:pPrChange w:id="245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5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5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8BF7C3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73" w:author="Codex" w:date="2026-10-05T16:32:41.313017+00:00">
                  <w:rPr>
                    <w:bCs w:val="0"/>
                    <w:color w:val="000000"/>
                    <w:sz w:val="21"/>
                    <w:szCs w:val="21"/>
                  </w:rPr>
                </w:rPrChange>
              </w:rPr>
              <w:pPrChange w:id="245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58" w:author="Codex" w:date="2026-10-05T16:32:41.313017+00:00">
                  <w:rPr>
                    <w:bCs w:val="0"/>
                    <w:color w:val="000000"/>
                    <w:sz w:val="21"/>
                    <w:szCs w:val="21"/>
                  </w:rPr>
                </w:rPrChange>
              </w:rPr>
              <w:t xml:space="preserve">     </w:t>
            </w:r>
          </w:p>
        </w:tc>
      </w:tr>
      <w:tr w:rsidR="00352AB8" w14:paraId="2978144D"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5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65D275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74" w:author="Codex" w:date="2026-10-05T16:32:41.313017+00:00">
                  <w:rPr>
                    <w:bCs w:val="0"/>
                    <w:color w:val="000000"/>
                    <w:sz w:val="21"/>
                    <w:szCs w:val="21"/>
                  </w:rPr>
                </w:rPrChange>
              </w:rPr>
              <w:pPrChange w:id="246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461"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462" w:author="Codex" w:date="2026-10-05T16:32:41.313017+00:00">
                  <w:rPr>
                    <w:bCs w:val="0"/>
                    <w:color w:val="000000"/>
                    <w:sz w:val="21"/>
                    <w:szCs w:val="21"/>
                  </w:rPr>
                </w:rPrChange>
              </w:rPr>
              <w:t>父母同住</w:t>
            </w:r>
            <w:r>
              <w:rPr>
                <w:rFonts w:ascii="Times New Roman" w:hAnsi="Times New Roman" w:cs="Times New Roman" w:eastAsia="SimSun"/>
                <w:b w:val="0"/>
                <w:bCs w:val="0"/>
                <w:color w:val="000000"/>
                <w:sz w:val="21"/>
                <w:szCs w:val="21"/>
                <w:rPrChange w:id="2463"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6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BB9D1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75" w:author="Codex" w:date="2026-10-05T16:32:41.313017+00:00">
                  <w:rPr>
                    <w:bCs w:val="0"/>
                    <w:color w:val="000000"/>
                    <w:sz w:val="21"/>
                    <w:szCs w:val="21"/>
                  </w:rPr>
                </w:rPrChange>
              </w:rPr>
              <w:pPrChange w:id="246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66"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6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E8706D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76" w:author="Codex" w:date="2026-10-05T16:32:41.313017+00:00">
                  <w:rPr>
                    <w:bCs w:val="0"/>
                    <w:color w:val="000000"/>
                    <w:sz w:val="21"/>
                    <w:szCs w:val="21"/>
                  </w:rPr>
                </w:rPrChange>
              </w:rPr>
              <w:pPrChange w:id="246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69"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7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D1E9E3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77" w:author="Codex" w:date="2026-10-05T16:32:41.313017+00:00">
                  <w:rPr>
                    <w:bCs w:val="0"/>
                    <w:color w:val="000000"/>
                    <w:sz w:val="21"/>
                    <w:szCs w:val="21"/>
                  </w:rPr>
                </w:rPrChange>
              </w:rPr>
              <w:pPrChange w:id="247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7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7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AA815F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78" w:author="Codex" w:date="2026-10-05T16:32:41.313017+00:00">
                  <w:rPr>
                    <w:bCs w:val="0"/>
                    <w:color w:val="000000"/>
                    <w:sz w:val="21"/>
                    <w:szCs w:val="21"/>
                  </w:rPr>
                </w:rPrChange>
              </w:rPr>
              <w:pPrChange w:id="247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75" w:author="Codex" w:date="2026-10-05T16:32:41.313017+00:00">
                  <w:rPr>
                    <w:bCs w:val="0"/>
                    <w:color w:val="000000"/>
                    <w:sz w:val="21"/>
                    <w:szCs w:val="21"/>
                  </w:rPr>
                </w:rPrChange>
              </w:rPr>
              <w:t xml:space="preserve"> 0.174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7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D5FA63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79" w:author="Codex" w:date="2026-10-05T16:32:41.313017+00:00">
                  <w:rPr>
                    <w:bCs w:val="0"/>
                    <w:color w:val="000000"/>
                    <w:sz w:val="21"/>
                    <w:szCs w:val="21"/>
                  </w:rPr>
                </w:rPrChange>
              </w:rPr>
              <w:pPrChange w:id="247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78" w:author="Codex" w:date="2026-10-05T16:32:41.313017+00:00">
                  <w:rPr>
                    <w:bCs w:val="0"/>
                    <w:color w:val="000000"/>
                    <w:sz w:val="21"/>
                    <w:szCs w:val="21"/>
                  </w:rPr>
                </w:rPrChange>
              </w:rPr>
              <w:t>13092</w:t>
            </w:r>
          </w:p>
        </w:tc>
      </w:tr>
      <w:tr w:rsidR="00352AB8" w14:paraId="773E40A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7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EAF87A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80" w:author="Codex" w:date="2026-10-05T16:32:41.313017+00:00">
                  <w:rPr>
                    <w:bCs w:val="0"/>
                    <w:color w:val="000000"/>
                    <w:sz w:val="21"/>
                    <w:szCs w:val="21"/>
                  </w:rPr>
                </w:rPrChange>
              </w:rPr>
              <w:pPrChange w:id="248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481"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482" w:author="Codex" w:date="2026-10-05T16:32:41.313017+00:00">
                  <w:rPr>
                    <w:bCs w:val="0"/>
                    <w:color w:val="000000"/>
                    <w:sz w:val="21"/>
                    <w:szCs w:val="21"/>
                  </w:rPr>
                </w:rPrChange>
              </w:rPr>
              <w:t>其他</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8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F47FB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81" w:author="Codex" w:date="2026-10-05T16:32:41.313017+00:00">
                  <w:rPr>
                    <w:bCs w:val="0"/>
                    <w:color w:val="000000"/>
                    <w:sz w:val="21"/>
                    <w:szCs w:val="21"/>
                  </w:rPr>
                </w:rPrChange>
              </w:rPr>
              <w:pPrChange w:id="248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85" w:author="Codex" w:date="2026-10-05T16:32:41.313017+00:00">
                  <w:rPr>
                    <w:bCs w:val="0"/>
                    <w:color w:val="000000"/>
                    <w:sz w:val="21"/>
                    <w:szCs w:val="21"/>
                  </w:rPr>
                </w:rPrChange>
              </w:rPr>
              <w:t xml:space="preserve"> 9851 (75.24%)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8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4D46C2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82" w:author="Codex" w:date="2026-10-05T16:32:41.313017+00:00">
                  <w:rPr>
                    <w:bCs w:val="0"/>
                    <w:color w:val="000000"/>
                    <w:sz w:val="21"/>
                    <w:szCs w:val="21"/>
                  </w:rPr>
                </w:rPrChange>
              </w:rPr>
              <w:pPrChange w:id="248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88" w:author="Codex" w:date="2026-10-05T16:32:41.313017+00:00">
                  <w:rPr>
                    <w:bCs w:val="0"/>
                    <w:color w:val="000000"/>
                    <w:sz w:val="21"/>
                    <w:szCs w:val="21"/>
                  </w:rPr>
                </w:rPrChange>
              </w:rPr>
              <w:t xml:space="preserve"> 5209 (74.76%)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8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4467B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83" w:author="Codex" w:date="2026-10-05T16:32:41.313017+00:00">
                  <w:rPr>
                    <w:bCs w:val="0"/>
                    <w:color w:val="000000"/>
                    <w:sz w:val="21"/>
                    <w:szCs w:val="21"/>
                  </w:rPr>
                </w:rPrChange>
              </w:rPr>
              <w:pPrChange w:id="249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91" w:author="Codex" w:date="2026-10-05T16:32:41.313017+00:00">
                  <w:rPr>
                    <w:bCs w:val="0"/>
                    <w:color w:val="000000"/>
                    <w:sz w:val="21"/>
                    <w:szCs w:val="21"/>
                  </w:rPr>
                </w:rPrChange>
              </w:rPr>
              <w:t xml:space="preserve"> 4642 (75.80%)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9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EFE801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84" w:author="Codex" w:date="2026-10-05T16:32:41.313017+00:00">
                  <w:rPr>
                    <w:bCs w:val="0"/>
                    <w:color w:val="000000"/>
                    <w:sz w:val="21"/>
                    <w:szCs w:val="21"/>
                  </w:rPr>
                </w:rPrChange>
              </w:rPr>
              <w:pPrChange w:id="249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9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9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48541E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85" w:author="Codex" w:date="2026-10-05T16:32:41.313017+00:00">
                  <w:rPr>
                    <w:bCs w:val="0"/>
                    <w:color w:val="000000"/>
                    <w:sz w:val="21"/>
                    <w:szCs w:val="21"/>
                  </w:rPr>
                </w:rPrChange>
              </w:rPr>
              <w:pPrChange w:id="249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97" w:author="Codex" w:date="2026-10-05T16:32:41.313017+00:00">
                  <w:rPr>
                    <w:bCs w:val="0"/>
                    <w:color w:val="000000"/>
                    <w:sz w:val="21"/>
                    <w:szCs w:val="21"/>
                  </w:rPr>
                </w:rPrChange>
              </w:rPr>
              <w:t xml:space="preserve">     </w:t>
            </w:r>
          </w:p>
        </w:tc>
      </w:tr>
      <w:tr w:rsidR="00352AB8" w14:paraId="7D97FE25"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9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A439C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86" w:author="Codex" w:date="2026-10-05T16:32:41.313017+00:00">
                  <w:rPr>
                    <w:bCs w:val="0"/>
                    <w:color w:val="000000"/>
                    <w:sz w:val="21"/>
                    <w:szCs w:val="21"/>
                  </w:rPr>
                </w:rPrChange>
              </w:rPr>
              <w:pPrChange w:id="249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500"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501" w:author="Codex" w:date="2026-10-05T16:32:41.313017+00:00">
                  <w:rPr>
                    <w:bCs w:val="0"/>
                    <w:color w:val="000000"/>
                    <w:sz w:val="21"/>
                    <w:szCs w:val="21"/>
                  </w:rPr>
                </w:rPrChange>
              </w:rPr>
              <w:t>同住</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0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ED2771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87" w:author="Codex" w:date="2026-10-05T16:32:41.313017+00:00">
                  <w:rPr>
                    <w:bCs w:val="0"/>
                    <w:color w:val="000000"/>
                    <w:sz w:val="21"/>
                    <w:szCs w:val="21"/>
                  </w:rPr>
                </w:rPrChange>
              </w:rPr>
              <w:pPrChange w:id="250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04" w:author="Codex" w:date="2026-10-05T16:32:41.313017+00:00">
                  <w:rPr>
                    <w:bCs w:val="0"/>
                    <w:color w:val="000000"/>
                    <w:sz w:val="21"/>
                    <w:szCs w:val="21"/>
                  </w:rPr>
                </w:rPrChange>
              </w:rPr>
              <w:t xml:space="preserve"> 3241 (24.76%)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0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B30CA3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88" w:author="Codex" w:date="2026-10-05T16:32:41.313017+00:00">
                  <w:rPr>
                    <w:bCs w:val="0"/>
                    <w:color w:val="000000"/>
                    <w:sz w:val="21"/>
                    <w:szCs w:val="21"/>
                  </w:rPr>
                </w:rPrChange>
              </w:rPr>
              <w:pPrChange w:id="250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07" w:author="Codex" w:date="2026-10-05T16:32:41.313017+00:00">
                  <w:rPr>
                    <w:bCs w:val="0"/>
                    <w:color w:val="000000"/>
                    <w:sz w:val="21"/>
                    <w:szCs w:val="21"/>
                  </w:rPr>
                </w:rPrChange>
              </w:rPr>
              <w:t xml:space="preserve"> 1759 (25.24%)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0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9CA4D5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89" w:author="Codex" w:date="2026-10-05T16:32:41.313017+00:00">
                  <w:rPr>
                    <w:bCs w:val="0"/>
                    <w:color w:val="000000"/>
                    <w:sz w:val="21"/>
                    <w:szCs w:val="21"/>
                  </w:rPr>
                </w:rPrChange>
              </w:rPr>
              <w:pPrChange w:id="250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10" w:author="Codex" w:date="2026-10-05T16:32:41.313017+00:00">
                  <w:rPr>
                    <w:bCs w:val="0"/>
                    <w:color w:val="000000"/>
                    <w:sz w:val="21"/>
                    <w:szCs w:val="21"/>
                  </w:rPr>
                </w:rPrChange>
              </w:rPr>
              <w:t xml:space="preserve"> 1482 (24.20%)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1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104CBD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90" w:author="Codex" w:date="2026-10-05T16:32:41.313017+00:00">
                  <w:rPr>
                    <w:bCs w:val="0"/>
                    <w:color w:val="000000"/>
                    <w:sz w:val="21"/>
                    <w:szCs w:val="21"/>
                  </w:rPr>
                </w:rPrChange>
              </w:rPr>
              <w:pPrChange w:id="251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1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1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00D699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91" w:author="Codex" w:date="2026-10-05T16:32:41.313017+00:00">
                  <w:rPr>
                    <w:bCs w:val="0"/>
                    <w:color w:val="000000"/>
                    <w:sz w:val="21"/>
                    <w:szCs w:val="21"/>
                  </w:rPr>
                </w:rPrChange>
              </w:rPr>
              <w:pPrChange w:id="251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16" w:author="Codex" w:date="2026-10-05T16:32:41.313017+00:00">
                  <w:rPr>
                    <w:bCs w:val="0"/>
                    <w:color w:val="000000"/>
                    <w:sz w:val="21"/>
                    <w:szCs w:val="21"/>
                  </w:rPr>
                </w:rPrChange>
              </w:rPr>
              <w:t xml:space="preserve">     </w:t>
            </w:r>
          </w:p>
        </w:tc>
      </w:tr>
      <w:tr w:rsidR="00352AB8" w14:paraId="73B8DECB"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1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AFDD82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92" w:author="Codex" w:date="2026-10-05T16:32:41.313017+00:00">
                  <w:rPr>
                    <w:bCs w:val="0"/>
                    <w:color w:val="000000"/>
                    <w:sz w:val="21"/>
                    <w:szCs w:val="21"/>
                  </w:rPr>
                </w:rPrChange>
              </w:rPr>
              <w:pPrChange w:id="251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519" w:author="Codex" w:date="2026-10-05T16:32:41.313017+00:00">
                  <w:rPr>
                    <w:bCs w:val="0"/>
                    <w:color w:val="000000"/>
                    <w:sz w:val="21"/>
                    <w:szCs w:val="21"/>
                  </w:rPr>
                </w:rPrChange>
              </w:rPr>
              <w:lastRenderedPageBreak/>
              <w:t xml:space="preserve">     </w:t>
            </w:r>
            <w:r>
              <w:rPr>
                <w:rFonts w:ascii="Times New Roman" w:hAnsi="Times New Roman" w:cs="Times New Roman" w:eastAsia="SimSun"/>
                <w:b w:val="0"/>
                <w:bCs w:val="0"/>
                <w:color w:val="000000"/>
                <w:sz w:val="21"/>
                <w:szCs w:val="21"/>
                <w:rPrChange w:id="2520" w:author="Codex" w:date="2026-10-05T16:32:41.313017+00:00">
                  <w:rPr>
                    <w:bCs w:val="0"/>
                    <w:color w:val="000000"/>
                    <w:sz w:val="21"/>
                    <w:szCs w:val="21"/>
                  </w:rPr>
                </w:rPrChange>
              </w:rPr>
              <w:t>父母婚姻</w:t>
            </w:r>
            <w:r>
              <w:rPr>
                <w:rFonts w:ascii="Times New Roman" w:hAnsi="Times New Roman" w:cs="Times New Roman" w:eastAsia="SimSun"/>
                <w:b w:val="0"/>
                <w:bCs w:val="0"/>
                <w:color w:val="000000"/>
                <w:sz w:val="21"/>
                <w:szCs w:val="21"/>
                <w:rPrChange w:id="2521" w:author="Codex" w:date="2026-10-05T16:32:41.313017+00:00">
                  <w:rPr>
                    <w:bCs w:val="0"/>
                    <w:color w:val="000000"/>
                    <w:sz w:val="21"/>
                    <w:szCs w:val="21"/>
                  </w:rPr>
                </w:rPrChange>
              </w:rPr>
              <w:t>(</w:t>
            </w:r>
            <w:r>
              <w:rPr>
                <w:rFonts w:ascii="Times New Roman" w:hAnsi="Times New Roman" w:cs="Times New Roman" w:eastAsia="SimSun"/>
                <w:b w:val="0"/>
                <w:bCs w:val="0"/>
                <w:color w:val="000000"/>
                <w:sz w:val="21"/>
                <w:szCs w:val="21"/>
                <w:rPrChange w:id="2522" w:author="Codex" w:date="2026-10-05T16:32:41.313017+00:00">
                  <w:rPr>
                    <w:bCs w:val="0"/>
                    <w:color w:val="000000"/>
                    <w:sz w:val="21"/>
                    <w:szCs w:val="21"/>
                  </w:rPr>
                </w:rPrChange>
              </w:rPr>
              <w:t>变化</w:t>
            </w:r>
            <w:r>
              <w:rPr>
                <w:rFonts w:ascii="Times New Roman" w:hAnsi="Times New Roman" w:cs="Times New Roman" w:eastAsia="SimSun"/>
                <w:b w:val="0"/>
                <w:bCs w:val="0"/>
                <w:color w:val="000000"/>
                <w:sz w:val="21"/>
                <w:szCs w:val="21"/>
                <w:rPrChange w:id="2523"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2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75A8D5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93" w:author="Codex" w:date="2026-10-05T16:32:41.313017+00:00">
                  <w:rPr>
                    <w:bCs w:val="0"/>
                    <w:color w:val="000000"/>
                    <w:sz w:val="21"/>
                    <w:szCs w:val="21"/>
                  </w:rPr>
                </w:rPrChange>
              </w:rPr>
              <w:pPrChange w:id="252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26"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2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7EDF4E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94" w:author="Codex" w:date="2026-10-05T16:32:41.313017+00:00">
                  <w:rPr>
                    <w:bCs w:val="0"/>
                    <w:color w:val="000000"/>
                    <w:sz w:val="21"/>
                    <w:szCs w:val="21"/>
                  </w:rPr>
                </w:rPrChange>
              </w:rPr>
              <w:pPrChange w:id="252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29"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3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ED97D7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95" w:author="Codex" w:date="2026-10-05T16:32:41.313017+00:00">
                  <w:rPr>
                    <w:bCs w:val="0"/>
                    <w:color w:val="000000"/>
                    <w:sz w:val="21"/>
                    <w:szCs w:val="21"/>
                  </w:rPr>
                </w:rPrChange>
              </w:rPr>
              <w:pPrChange w:id="253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3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3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8AF0A8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96" w:author="Codex" w:date="2026-10-05T16:32:41.313017+00:00">
                  <w:rPr>
                    <w:bCs w:val="0"/>
                    <w:color w:val="000000"/>
                    <w:sz w:val="21"/>
                    <w:szCs w:val="21"/>
                  </w:rPr>
                </w:rPrChange>
              </w:rPr>
              <w:pPrChange w:id="253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35"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3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32F39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97" w:author="Codex" w:date="2026-10-05T16:32:41.313017+00:00">
                  <w:rPr>
                    <w:bCs w:val="0"/>
                    <w:color w:val="000000"/>
                    <w:sz w:val="21"/>
                    <w:szCs w:val="21"/>
                  </w:rPr>
                </w:rPrChange>
              </w:rPr>
              <w:pPrChange w:id="253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38" w:author="Codex" w:date="2026-10-05T16:32:41.313017+00:00">
                  <w:rPr>
                    <w:bCs w:val="0"/>
                    <w:color w:val="000000"/>
                    <w:sz w:val="21"/>
                    <w:szCs w:val="21"/>
                  </w:rPr>
                </w:rPrChange>
              </w:rPr>
              <w:t>13092</w:t>
            </w:r>
          </w:p>
        </w:tc>
      </w:tr>
      <w:tr w:rsidR="00352AB8" w14:paraId="582C765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3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6480F41" w14:textId="1B7109B8"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98" w:author="Codex" w:date="2026-10-05T16:32:41.313017+00:00">
                  <w:rPr>
                    <w:bCs w:val="0"/>
                    <w:color w:val="000000"/>
                    <w:sz w:val="21"/>
                    <w:szCs w:val="21"/>
                  </w:rPr>
                </w:rPrChange>
              </w:rPr>
              <w:pPrChange w:id="254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541"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542" w:author="Codex" w:date="2026-10-05T16:32:41.313017+00:00">
                  <w:rPr>
                    <w:bCs w:val="0"/>
                    <w:color w:val="000000"/>
                    <w:sz w:val="21"/>
                    <w:szCs w:val="21"/>
                  </w:rPr>
                </w:rPrChange>
              </w:rPr>
              <w:t>其他</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4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57DEDA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99" w:author="Codex" w:date="2026-10-05T16:32:41.313017+00:00">
                  <w:rPr>
                    <w:bCs w:val="0"/>
                    <w:color w:val="000000"/>
                    <w:sz w:val="21"/>
                    <w:szCs w:val="21"/>
                  </w:rPr>
                </w:rPrChange>
              </w:rPr>
              <w:pPrChange w:id="254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45" w:author="Codex" w:date="2026-10-05T16:32:41.313017+00:00">
                  <w:rPr>
                    <w:bCs w:val="0"/>
                    <w:color w:val="000000"/>
                    <w:sz w:val="21"/>
                    <w:szCs w:val="21"/>
                  </w:rPr>
                </w:rPrChange>
              </w:rPr>
              <w:t xml:space="preserve">12548 (95.84%)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4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B1407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00" w:author="Codex" w:date="2026-10-05T16:32:41.313017+00:00">
                  <w:rPr>
                    <w:bCs w:val="0"/>
                    <w:color w:val="000000"/>
                    <w:sz w:val="21"/>
                    <w:szCs w:val="21"/>
                  </w:rPr>
                </w:rPrChange>
              </w:rPr>
              <w:pPrChange w:id="254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48" w:author="Codex" w:date="2026-10-05T16:32:41.313017+00:00">
                  <w:rPr>
                    <w:bCs w:val="0"/>
                    <w:color w:val="000000"/>
                    <w:sz w:val="21"/>
                    <w:szCs w:val="21"/>
                  </w:rPr>
                </w:rPrChange>
              </w:rPr>
              <w:t xml:space="preserve"> 6856 (98.39%)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4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A6F8F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01" w:author="Codex" w:date="2026-10-05T16:32:41.313017+00:00">
                  <w:rPr>
                    <w:bCs w:val="0"/>
                    <w:color w:val="000000"/>
                    <w:sz w:val="21"/>
                    <w:szCs w:val="21"/>
                  </w:rPr>
                </w:rPrChange>
              </w:rPr>
              <w:pPrChange w:id="255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51" w:author="Codex" w:date="2026-10-05T16:32:41.313017+00:00">
                  <w:rPr>
                    <w:bCs w:val="0"/>
                    <w:color w:val="000000"/>
                    <w:sz w:val="21"/>
                    <w:szCs w:val="21"/>
                  </w:rPr>
                </w:rPrChange>
              </w:rPr>
              <w:t xml:space="preserve"> 5692 (92.95%)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5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4F1C2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02" w:author="Codex" w:date="2026-10-05T16:32:41.313017+00:00">
                  <w:rPr>
                    <w:bCs w:val="0"/>
                    <w:color w:val="000000"/>
                    <w:sz w:val="21"/>
                    <w:szCs w:val="21"/>
                  </w:rPr>
                </w:rPrChange>
              </w:rPr>
              <w:pPrChange w:id="255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5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5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9AC75B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03" w:author="Codex" w:date="2026-10-05T16:32:41.313017+00:00">
                  <w:rPr>
                    <w:bCs w:val="0"/>
                    <w:color w:val="000000"/>
                    <w:sz w:val="21"/>
                    <w:szCs w:val="21"/>
                  </w:rPr>
                </w:rPrChange>
              </w:rPr>
              <w:pPrChange w:id="255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57" w:author="Codex" w:date="2026-10-05T16:32:41.313017+00:00">
                  <w:rPr>
                    <w:bCs w:val="0"/>
                    <w:color w:val="000000"/>
                    <w:sz w:val="21"/>
                    <w:szCs w:val="21"/>
                  </w:rPr>
                </w:rPrChange>
              </w:rPr>
              <w:t xml:space="preserve">     </w:t>
            </w:r>
          </w:p>
        </w:tc>
      </w:tr>
      <w:tr w:rsidR="00352AB8" w14:paraId="3CEDA34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5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CC41243" w14:textId="5A8E9848"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04" w:author="Codex" w:date="2026-10-05T16:32:41.313017+00:00">
                  <w:rPr>
                    <w:bCs w:val="0"/>
                    <w:color w:val="000000"/>
                    <w:sz w:val="21"/>
                    <w:szCs w:val="21"/>
                  </w:rPr>
                </w:rPrChange>
              </w:rPr>
              <w:pPrChange w:id="255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560"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561" w:author="Codex" w:date="2026-10-05T16:32:41.313017+00:00">
                  <w:rPr>
                    <w:bCs w:val="0"/>
                    <w:color w:val="000000"/>
                    <w:sz w:val="21"/>
                    <w:szCs w:val="21"/>
                  </w:rPr>
                </w:rPrChange>
              </w:rPr>
              <w:t>在婚变失婚</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6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8FD727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05" w:author="Codex" w:date="2026-10-05T16:32:41.313017+00:00">
                  <w:rPr>
                    <w:bCs w:val="0"/>
                    <w:color w:val="000000"/>
                    <w:sz w:val="21"/>
                    <w:szCs w:val="21"/>
                  </w:rPr>
                </w:rPrChange>
              </w:rPr>
              <w:pPrChange w:id="256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64" w:author="Codex" w:date="2026-10-05T16:32:41.313017+00:00">
                  <w:rPr>
                    <w:bCs w:val="0"/>
                    <w:color w:val="000000"/>
                    <w:sz w:val="21"/>
                    <w:szCs w:val="21"/>
                  </w:rPr>
                </w:rPrChange>
              </w:rPr>
              <w:t xml:space="preserve">  544 (4.16%)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6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E1C850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06" w:author="Codex" w:date="2026-10-05T16:32:41.313017+00:00">
                  <w:rPr>
                    <w:bCs w:val="0"/>
                    <w:color w:val="000000"/>
                    <w:sz w:val="21"/>
                    <w:szCs w:val="21"/>
                  </w:rPr>
                </w:rPrChange>
              </w:rPr>
              <w:pPrChange w:id="256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67" w:author="Codex" w:date="2026-10-05T16:32:41.313017+00:00">
                  <w:rPr>
                    <w:bCs w:val="0"/>
                    <w:color w:val="000000"/>
                    <w:sz w:val="21"/>
                    <w:szCs w:val="21"/>
                  </w:rPr>
                </w:rPrChange>
              </w:rPr>
              <w:t xml:space="preserve">  112 (1.61%)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6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72798C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07" w:author="Codex" w:date="2026-10-05T16:32:41.313017+00:00">
                  <w:rPr>
                    <w:bCs w:val="0"/>
                    <w:color w:val="000000"/>
                    <w:sz w:val="21"/>
                    <w:szCs w:val="21"/>
                  </w:rPr>
                </w:rPrChange>
              </w:rPr>
              <w:pPrChange w:id="256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70" w:author="Codex" w:date="2026-10-05T16:32:41.313017+00:00">
                  <w:rPr>
                    <w:bCs w:val="0"/>
                    <w:color w:val="000000"/>
                    <w:sz w:val="21"/>
                    <w:szCs w:val="21"/>
                  </w:rPr>
                </w:rPrChange>
              </w:rPr>
              <w:t xml:space="preserve">  432 (7.05%)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7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51C2E0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08" w:author="Codex" w:date="2026-10-05T16:32:41.313017+00:00">
                  <w:rPr>
                    <w:bCs w:val="0"/>
                    <w:color w:val="000000"/>
                    <w:sz w:val="21"/>
                    <w:szCs w:val="21"/>
                  </w:rPr>
                </w:rPrChange>
              </w:rPr>
              <w:pPrChange w:id="257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7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7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51FB84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09" w:author="Codex" w:date="2026-10-05T16:32:41.313017+00:00">
                  <w:rPr>
                    <w:bCs w:val="0"/>
                    <w:color w:val="000000"/>
                    <w:sz w:val="21"/>
                    <w:szCs w:val="21"/>
                  </w:rPr>
                </w:rPrChange>
              </w:rPr>
              <w:pPrChange w:id="257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76" w:author="Codex" w:date="2026-10-05T16:32:41.313017+00:00">
                  <w:rPr>
                    <w:bCs w:val="0"/>
                    <w:color w:val="000000"/>
                    <w:sz w:val="21"/>
                    <w:szCs w:val="21"/>
                  </w:rPr>
                </w:rPrChange>
              </w:rPr>
              <w:t xml:space="preserve">     </w:t>
            </w:r>
          </w:p>
        </w:tc>
      </w:tr>
      <w:tr w:rsidR="00352AB8" w14:paraId="0B8B67ED"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7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39CF38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10" w:author="Codex" w:date="2026-10-05T16:32:41.313017+00:00">
                  <w:rPr>
                    <w:bCs w:val="0"/>
                    <w:color w:val="000000"/>
                    <w:sz w:val="21"/>
                    <w:szCs w:val="21"/>
                  </w:rPr>
                </w:rPrChange>
              </w:rPr>
              <w:pPrChange w:id="257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579"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580" w:author="Codex" w:date="2026-10-05T16:32:41.313017+00:00">
                  <w:rPr>
                    <w:bCs w:val="0"/>
                    <w:color w:val="000000"/>
                    <w:sz w:val="21"/>
                    <w:szCs w:val="21"/>
                  </w:rPr>
                </w:rPrChange>
              </w:rPr>
              <w:t>与子女同住</w:t>
            </w:r>
            <w:r>
              <w:rPr>
                <w:rFonts w:ascii="Times New Roman" w:hAnsi="Times New Roman" w:cs="Times New Roman" w:eastAsia="SimSun"/>
                <w:b w:val="0"/>
                <w:bCs w:val="0"/>
                <w:color w:val="000000"/>
                <w:sz w:val="21"/>
                <w:szCs w:val="21"/>
                <w:rPrChange w:id="2581" w:author="Codex" w:date="2026-10-05T16:32:41.313017+00:00">
                  <w:rPr>
                    <w:bCs w:val="0"/>
                    <w:color w:val="000000"/>
                    <w:sz w:val="21"/>
                    <w:szCs w:val="21"/>
                  </w:rPr>
                </w:rPrChange>
              </w:rPr>
              <w:t>(</w:t>
            </w:r>
            <w:r>
              <w:rPr>
                <w:rFonts w:ascii="Times New Roman" w:hAnsi="Times New Roman" w:cs="Times New Roman" w:eastAsia="SimSun"/>
                <w:b w:val="0"/>
                <w:bCs w:val="0"/>
                <w:color w:val="000000"/>
                <w:sz w:val="21"/>
                <w:szCs w:val="21"/>
                <w:rPrChange w:id="2582" w:author="Codex" w:date="2026-10-05T16:32:41.313017+00:00">
                  <w:rPr>
                    <w:bCs w:val="0"/>
                    <w:color w:val="000000"/>
                    <w:sz w:val="21"/>
                    <w:szCs w:val="21"/>
                  </w:rPr>
                </w:rPrChange>
              </w:rPr>
              <w:t>变化</w:t>
            </w:r>
            <w:r>
              <w:rPr>
                <w:rFonts w:ascii="Times New Roman" w:hAnsi="Times New Roman" w:cs="Times New Roman" w:eastAsia="SimSun"/>
                <w:b w:val="0"/>
                <w:bCs w:val="0"/>
                <w:color w:val="000000"/>
                <w:sz w:val="21"/>
                <w:szCs w:val="21"/>
                <w:rPrChange w:id="2583"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8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737E9C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11" w:author="Codex" w:date="2026-10-05T16:32:41.313017+00:00">
                  <w:rPr>
                    <w:bCs w:val="0"/>
                    <w:color w:val="000000"/>
                    <w:sz w:val="21"/>
                    <w:szCs w:val="21"/>
                  </w:rPr>
                </w:rPrChange>
              </w:rPr>
              <w:pPrChange w:id="258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86"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8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71109D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12" w:author="Codex" w:date="2026-10-05T16:32:41.313017+00:00">
                  <w:rPr>
                    <w:bCs w:val="0"/>
                    <w:color w:val="000000"/>
                    <w:sz w:val="21"/>
                    <w:szCs w:val="21"/>
                  </w:rPr>
                </w:rPrChange>
              </w:rPr>
              <w:pPrChange w:id="258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89"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9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3B2F83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13" w:author="Codex" w:date="2026-10-05T16:32:41.313017+00:00">
                  <w:rPr>
                    <w:bCs w:val="0"/>
                    <w:color w:val="000000"/>
                    <w:sz w:val="21"/>
                    <w:szCs w:val="21"/>
                  </w:rPr>
                </w:rPrChange>
              </w:rPr>
              <w:pPrChange w:id="259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9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9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3E9F72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14" w:author="Codex" w:date="2026-10-05T16:32:41.313017+00:00">
                  <w:rPr>
                    <w:bCs w:val="0"/>
                    <w:color w:val="000000"/>
                    <w:sz w:val="21"/>
                    <w:szCs w:val="21"/>
                  </w:rPr>
                </w:rPrChange>
              </w:rPr>
              <w:pPrChange w:id="259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95" w:author="Codex" w:date="2026-10-05T16:32:41.313017+00:00">
                  <w:rPr>
                    <w:bCs w:val="0"/>
                    <w:color w:val="000000"/>
                    <w:sz w:val="21"/>
                    <w:szCs w:val="21"/>
                  </w:rPr>
                </w:rPrChange>
              </w:rPr>
              <w:t xml:space="preserve"> 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9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1BA84F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15" w:author="Codex" w:date="2026-10-05T16:32:41.313017+00:00">
                  <w:rPr>
                    <w:bCs w:val="0"/>
                    <w:color w:val="000000"/>
                    <w:sz w:val="21"/>
                    <w:szCs w:val="21"/>
                  </w:rPr>
                </w:rPrChange>
              </w:rPr>
              <w:pPrChange w:id="259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98" w:author="Codex" w:date="2026-10-05T16:32:41.313017+00:00">
                  <w:rPr>
                    <w:bCs w:val="0"/>
                    <w:color w:val="000000"/>
                    <w:sz w:val="21"/>
                    <w:szCs w:val="21"/>
                  </w:rPr>
                </w:rPrChange>
              </w:rPr>
              <w:t>13092</w:t>
            </w:r>
          </w:p>
        </w:tc>
      </w:tr>
      <w:tr w:rsidR="00352AB8" w14:paraId="3AAB2661"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9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E1E960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16" w:author="Codex" w:date="2026-10-05T16:32:41.313017+00:00">
                  <w:rPr>
                    <w:bCs w:val="0"/>
                    <w:color w:val="000000"/>
                    <w:sz w:val="21"/>
                    <w:szCs w:val="21"/>
                  </w:rPr>
                </w:rPrChange>
              </w:rPr>
              <w:pPrChange w:id="260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601"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602" w:author="Codex" w:date="2026-10-05T16:32:41.313017+00:00">
                  <w:rPr>
                    <w:bCs w:val="0"/>
                    <w:color w:val="000000"/>
                    <w:sz w:val="21"/>
                    <w:szCs w:val="21"/>
                  </w:rPr>
                </w:rPrChange>
              </w:rPr>
              <w:t>其他</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0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66FA8A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17" w:author="Codex" w:date="2026-10-05T16:32:41.313017+00:00">
                  <w:rPr>
                    <w:bCs w:val="0"/>
                    <w:color w:val="000000"/>
                    <w:sz w:val="21"/>
                    <w:szCs w:val="21"/>
                  </w:rPr>
                </w:rPrChange>
              </w:rPr>
              <w:pPrChange w:id="260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05" w:author="Codex" w:date="2026-10-05T16:32:41.313017+00:00">
                  <w:rPr>
                    <w:bCs w:val="0"/>
                    <w:color w:val="000000"/>
                    <w:sz w:val="21"/>
                    <w:szCs w:val="21"/>
                  </w:rPr>
                </w:rPrChange>
              </w:rPr>
              <w:t xml:space="preserve">12709 (97.07%)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0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4A6A5A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18" w:author="Codex" w:date="2026-10-05T16:32:41.313017+00:00">
                  <w:rPr>
                    <w:bCs w:val="0"/>
                    <w:color w:val="000000"/>
                    <w:sz w:val="21"/>
                    <w:szCs w:val="21"/>
                  </w:rPr>
                </w:rPrChange>
              </w:rPr>
              <w:pPrChange w:id="260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08" w:author="Codex" w:date="2026-10-05T16:32:41.313017+00:00">
                  <w:rPr>
                    <w:bCs w:val="0"/>
                    <w:color w:val="000000"/>
                    <w:sz w:val="21"/>
                    <w:szCs w:val="21"/>
                  </w:rPr>
                </w:rPrChange>
              </w:rPr>
              <w:t xml:space="preserve"> 6731 (96.60%)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0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82CCE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19" w:author="Codex" w:date="2026-10-05T16:32:41.313017+00:00">
                  <w:rPr>
                    <w:bCs w:val="0"/>
                    <w:color w:val="000000"/>
                    <w:sz w:val="21"/>
                    <w:szCs w:val="21"/>
                  </w:rPr>
                </w:rPrChange>
              </w:rPr>
              <w:pPrChange w:id="261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11" w:author="Codex" w:date="2026-10-05T16:32:41.313017+00:00">
                  <w:rPr>
                    <w:bCs w:val="0"/>
                    <w:color w:val="000000"/>
                    <w:sz w:val="21"/>
                    <w:szCs w:val="21"/>
                  </w:rPr>
                </w:rPrChange>
              </w:rPr>
              <w:t xml:space="preserve"> 5978 (97.62%)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1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9FCF8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20" w:author="Codex" w:date="2026-10-05T16:32:41.313017+00:00">
                  <w:rPr>
                    <w:bCs w:val="0"/>
                    <w:color w:val="000000"/>
                    <w:sz w:val="21"/>
                    <w:szCs w:val="21"/>
                  </w:rPr>
                </w:rPrChange>
              </w:rPr>
              <w:pPrChange w:id="261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1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1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8E37FD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21" w:author="Codex" w:date="2026-10-05T16:32:41.313017+00:00">
                  <w:rPr>
                    <w:bCs w:val="0"/>
                    <w:color w:val="000000"/>
                    <w:sz w:val="21"/>
                    <w:szCs w:val="21"/>
                  </w:rPr>
                </w:rPrChange>
              </w:rPr>
              <w:pPrChange w:id="261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17" w:author="Codex" w:date="2026-10-05T16:32:41.313017+00:00">
                  <w:rPr>
                    <w:bCs w:val="0"/>
                    <w:color w:val="000000"/>
                    <w:sz w:val="21"/>
                    <w:szCs w:val="21"/>
                  </w:rPr>
                </w:rPrChange>
              </w:rPr>
              <w:t xml:space="preserve">     </w:t>
            </w:r>
          </w:p>
        </w:tc>
      </w:tr>
      <w:tr w:rsidR="00352AB8" w14:paraId="434B09EE"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1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2EC2C9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22" w:author="Codex" w:date="2026-10-05T16:32:41.313017+00:00">
                  <w:rPr>
                    <w:bCs w:val="0"/>
                    <w:color w:val="000000"/>
                    <w:sz w:val="21"/>
                    <w:szCs w:val="21"/>
                  </w:rPr>
                </w:rPrChange>
              </w:rPr>
              <w:pPrChange w:id="261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620"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621" w:author="Codex" w:date="2026-10-05T16:32:41.313017+00:00">
                  <w:rPr>
                    <w:bCs w:val="0"/>
                    <w:color w:val="000000"/>
                    <w:sz w:val="21"/>
                    <w:szCs w:val="21"/>
                  </w:rPr>
                </w:rPrChange>
              </w:rPr>
              <w:t>变为同住</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2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97725B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23" w:author="Codex" w:date="2026-10-05T16:32:41.313017+00:00">
                  <w:rPr>
                    <w:bCs w:val="0"/>
                    <w:color w:val="000000"/>
                    <w:sz w:val="21"/>
                    <w:szCs w:val="21"/>
                  </w:rPr>
                </w:rPrChange>
              </w:rPr>
              <w:pPrChange w:id="262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24" w:author="Codex" w:date="2026-10-05T16:32:41.313017+00:00">
                  <w:rPr>
                    <w:bCs w:val="0"/>
                    <w:color w:val="000000"/>
                    <w:sz w:val="21"/>
                    <w:szCs w:val="21"/>
                  </w:rPr>
                </w:rPrChange>
              </w:rPr>
              <w:t xml:space="preserve">  383 (2.93%)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2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AEE082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24" w:author="Codex" w:date="2026-10-05T16:32:41.313017+00:00">
                  <w:rPr>
                    <w:bCs w:val="0"/>
                    <w:color w:val="000000"/>
                    <w:sz w:val="21"/>
                    <w:szCs w:val="21"/>
                  </w:rPr>
                </w:rPrChange>
              </w:rPr>
              <w:pPrChange w:id="262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27" w:author="Codex" w:date="2026-10-05T16:32:41.313017+00:00">
                  <w:rPr>
                    <w:bCs w:val="0"/>
                    <w:color w:val="000000"/>
                    <w:sz w:val="21"/>
                    <w:szCs w:val="21"/>
                  </w:rPr>
                </w:rPrChange>
              </w:rPr>
              <w:t xml:space="preserve">  237 (3.40%)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2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8BB04D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25" w:author="Codex" w:date="2026-10-05T16:32:41.313017+00:00">
                  <w:rPr>
                    <w:bCs w:val="0"/>
                    <w:color w:val="000000"/>
                    <w:sz w:val="21"/>
                    <w:szCs w:val="21"/>
                  </w:rPr>
                </w:rPrChange>
              </w:rPr>
              <w:pPrChange w:id="262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30" w:author="Codex" w:date="2026-10-05T16:32:41.313017+00:00">
                  <w:rPr>
                    <w:bCs w:val="0"/>
                    <w:color w:val="000000"/>
                    <w:sz w:val="21"/>
                    <w:szCs w:val="21"/>
                  </w:rPr>
                </w:rPrChange>
              </w:rPr>
              <w:t xml:space="preserve">  146 (2.38%)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3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9B4F1E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26" w:author="Codex" w:date="2026-10-05T16:32:41.313017+00:00">
                  <w:rPr>
                    <w:bCs w:val="0"/>
                    <w:color w:val="000000"/>
                    <w:sz w:val="21"/>
                    <w:szCs w:val="21"/>
                  </w:rPr>
                </w:rPrChange>
              </w:rPr>
              <w:pPrChange w:id="263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3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3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DB0662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27" w:author="Codex" w:date="2026-10-05T16:32:41.313017+00:00">
                  <w:rPr>
                    <w:bCs w:val="0"/>
                    <w:color w:val="000000"/>
                    <w:sz w:val="21"/>
                    <w:szCs w:val="21"/>
                  </w:rPr>
                </w:rPrChange>
              </w:rPr>
              <w:pPrChange w:id="263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36" w:author="Codex" w:date="2026-10-05T16:32:41.313017+00:00">
                  <w:rPr>
                    <w:bCs w:val="0"/>
                    <w:color w:val="000000"/>
                    <w:sz w:val="21"/>
                    <w:szCs w:val="21"/>
                  </w:rPr>
                </w:rPrChange>
              </w:rPr>
              <w:t xml:space="preserve">     </w:t>
            </w:r>
          </w:p>
        </w:tc>
      </w:tr>
      <w:tr w:rsidR="00352AB8" w14:paraId="242CA622" w14:textId="77777777" w:rsidTr="000744B2">
        <w:trPr>
          <w:cantSplit/>
          <w:jc w:val="center"/>
        </w:trPr>
        <w:tc>
          <w:tcPr>
            <w:tcW w:w="0" w:type="auto"/>
            <w:gridSpan w:val="6"/>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37" w:author="Codex" w:date="2026-10-05T16:32:41.313017+00:00">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tcPrChange>
          </w:tcPr>
          <w:p w14:paraId="30C8D8A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28" w:author="Codex" w:date="2026-10-05T16:32:41.313017+00:00">
                  <w:rPr>
                    <w:bCs w:val="0"/>
                    <w:color w:val="000000"/>
                    <w:sz w:val="21"/>
                    <w:szCs w:val="21"/>
                  </w:rPr>
                </w:rPrChange>
              </w:rPr>
              <w:pPrChange w:id="263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639" w:author="Codex" w:date="2026-10-05T16:32:41.313017+00:00">
                  <w:rPr>
                    <w:bCs w:val="0"/>
                    <w:color w:val="000000"/>
                    <w:sz w:val="21"/>
                    <w:szCs w:val="21"/>
                  </w:rPr>
                </w:rPrChange>
              </w:rPr>
              <w:t>家庭特征</w:t>
            </w:r>
          </w:p>
        </w:tc>
      </w:tr>
      <w:tr w:rsidR="00352AB8" w14:paraId="57535A6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4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FEE3EE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29" w:author="Codex" w:date="2026-10-05T16:32:41.313017+00:00">
                  <w:rPr>
                    <w:bCs w:val="0"/>
                    <w:color w:val="000000"/>
                    <w:sz w:val="21"/>
                    <w:szCs w:val="21"/>
                  </w:rPr>
                </w:rPrChange>
              </w:rPr>
              <w:pPrChange w:id="264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642"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643" w:author="Codex" w:date="2026-10-05T16:32:41.313017+00:00">
                  <w:rPr>
                    <w:bCs w:val="0"/>
                    <w:color w:val="000000"/>
                    <w:sz w:val="21"/>
                    <w:szCs w:val="21"/>
                  </w:rPr>
                </w:rPrChange>
              </w:rPr>
              <w:t>家庭总负债（万元）</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4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1F08BA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30" w:author="Codex" w:date="2026-10-05T16:32:41.313017+00:00">
                  <w:rPr>
                    <w:bCs w:val="0"/>
                    <w:color w:val="000000"/>
                    <w:sz w:val="21"/>
                    <w:szCs w:val="21"/>
                  </w:rPr>
                </w:rPrChange>
              </w:rPr>
              <w:pPrChange w:id="264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46" w:author="Codex" w:date="2026-10-05T16:32:41.313017+00:00">
                  <w:rPr>
                    <w:bCs w:val="0"/>
                    <w:color w:val="000000"/>
                    <w:sz w:val="21"/>
                    <w:szCs w:val="21"/>
                  </w:rPr>
                </w:rPrChange>
              </w:rPr>
              <w:t xml:space="preserve">8.770 (25.013)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4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42B183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31" w:author="Codex" w:date="2026-10-05T16:32:41.313017+00:00">
                  <w:rPr>
                    <w:bCs w:val="0"/>
                    <w:color w:val="000000"/>
                    <w:sz w:val="21"/>
                    <w:szCs w:val="21"/>
                  </w:rPr>
                </w:rPrChange>
              </w:rPr>
              <w:pPrChange w:id="264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49" w:author="Codex" w:date="2026-10-05T16:32:41.313017+00:00">
                  <w:rPr>
                    <w:bCs w:val="0"/>
                    <w:color w:val="000000"/>
                    <w:sz w:val="21"/>
                    <w:szCs w:val="21"/>
                  </w:rPr>
                </w:rPrChange>
              </w:rPr>
              <w:t xml:space="preserve">7.388 (18.781)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5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44C711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32" w:author="Codex" w:date="2026-10-05T16:32:41.313017+00:00">
                  <w:rPr>
                    <w:bCs w:val="0"/>
                    <w:color w:val="000000"/>
                    <w:sz w:val="21"/>
                    <w:szCs w:val="21"/>
                  </w:rPr>
                </w:rPrChange>
              </w:rPr>
              <w:pPrChange w:id="265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52" w:author="Codex" w:date="2026-10-05T16:32:41.313017+00:00">
                  <w:rPr>
                    <w:bCs w:val="0"/>
                    <w:color w:val="000000"/>
                    <w:sz w:val="21"/>
                    <w:szCs w:val="21"/>
                  </w:rPr>
                </w:rPrChange>
              </w:rPr>
              <w:t>10.342 (30.523)</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5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39C206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33" w:author="Codex" w:date="2026-10-05T16:32:41.313017+00:00">
                  <w:rPr>
                    <w:bCs w:val="0"/>
                    <w:color w:val="000000"/>
                    <w:sz w:val="21"/>
                    <w:szCs w:val="21"/>
                  </w:rPr>
                </w:rPrChange>
              </w:rPr>
              <w:pPrChange w:id="265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55"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5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794ECF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34" w:author="Codex" w:date="2026-10-05T16:32:41.313017+00:00">
                  <w:rPr>
                    <w:bCs w:val="0"/>
                    <w:color w:val="000000"/>
                    <w:sz w:val="21"/>
                    <w:szCs w:val="21"/>
                  </w:rPr>
                </w:rPrChange>
              </w:rPr>
              <w:pPrChange w:id="265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58" w:author="Codex" w:date="2026-10-05T16:32:41.313017+00:00">
                  <w:rPr>
                    <w:bCs w:val="0"/>
                    <w:color w:val="000000"/>
                    <w:sz w:val="21"/>
                    <w:szCs w:val="21"/>
                  </w:rPr>
                </w:rPrChange>
              </w:rPr>
              <w:t>13092</w:t>
            </w:r>
          </w:p>
        </w:tc>
      </w:tr>
      <w:tr w:rsidR="00352AB8" w14:paraId="51DDB66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5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3C014B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35" w:author="Codex" w:date="2026-10-05T16:32:41.313017+00:00">
                  <w:rPr>
                    <w:bCs w:val="0"/>
                    <w:color w:val="000000"/>
                    <w:sz w:val="21"/>
                    <w:szCs w:val="21"/>
                  </w:rPr>
                </w:rPrChange>
              </w:rPr>
              <w:pPrChange w:id="266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661"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662" w:author="Codex" w:date="2026-10-05T16:32:41.313017+00:00">
                  <w:rPr>
                    <w:bCs w:val="0"/>
                    <w:color w:val="000000"/>
                    <w:sz w:val="21"/>
                    <w:szCs w:val="21"/>
                  </w:rPr>
                </w:rPrChange>
              </w:rPr>
              <w:t>家庭总收入（对数）</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6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AE838A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36" w:author="Codex" w:date="2026-10-05T16:32:41.313017+00:00">
                  <w:rPr>
                    <w:bCs w:val="0"/>
                    <w:color w:val="000000"/>
                    <w:sz w:val="21"/>
                    <w:szCs w:val="21"/>
                  </w:rPr>
                </w:rPrChange>
              </w:rPr>
              <w:pPrChange w:id="266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65" w:author="Codex" w:date="2026-10-05T16:32:41.313017+00:00">
                  <w:rPr>
                    <w:bCs w:val="0"/>
                    <w:color w:val="000000"/>
                    <w:sz w:val="21"/>
                    <w:szCs w:val="21"/>
                  </w:rPr>
                </w:rPrChange>
              </w:rPr>
              <w:t xml:space="preserve">11.296 (0.799)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6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9D3308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37" w:author="Codex" w:date="2026-10-05T16:32:41.313017+00:00">
                  <w:rPr>
                    <w:bCs w:val="0"/>
                    <w:color w:val="000000"/>
                    <w:sz w:val="21"/>
                    <w:szCs w:val="21"/>
                  </w:rPr>
                </w:rPrChange>
              </w:rPr>
              <w:pPrChange w:id="266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68" w:author="Codex" w:date="2026-10-05T16:32:41.313017+00:00">
                  <w:rPr>
                    <w:bCs w:val="0"/>
                    <w:color w:val="000000"/>
                    <w:sz w:val="21"/>
                    <w:szCs w:val="21"/>
                  </w:rPr>
                </w:rPrChange>
              </w:rPr>
              <w:t xml:space="preserve">11.246 (0.807)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6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5F938E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38" w:author="Codex" w:date="2026-10-05T16:32:41.313017+00:00">
                  <w:rPr>
                    <w:bCs w:val="0"/>
                    <w:color w:val="000000"/>
                    <w:sz w:val="21"/>
                    <w:szCs w:val="21"/>
                  </w:rPr>
                </w:rPrChange>
              </w:rPr>
              <w:pPrChange w:id="267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71" w:author="Codex" w:date="2026-10-05T16:32:41.313017+00:00">
                  <w:rPr>
                    <w:bCs w:val="0"/>
                    <w:color w:val="000000"/>
                    <w:sz w:val="21"/>
                    <w:szCs w:val="21"/>
                  </w:rPr>
                </w:rPrChange>
              </w:rPr>
              <w:t xml:space="preserve">11.354 (0.786)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7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508E6E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39" w:author="Codex" w:date="2026-10-05T16:32:41.313017+00:00">
                  <w:rPr>
                    <w:bCs w:val="0"/>
                    <w:color w:val="000000"/>
                    <w:sz w:val="21"/>
                    <w:szCs w:val="21"/>
                  </w:rPr>
                </w:rPrChange>
              </w:rPr>
              <w:pPrChange w:id="267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74"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7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18F4F2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40" w:author="Codex" w:date="2026-10-05T16:32:41.313017+00:00">
                  <w:rPr>
                    <w:bCs w:val="0"/>
                    <w:color w:val="000000"/>
                    <w:sz w:val="21"/>
                    <w:szCs w:val="21"/>
                  </w:rPr>
                </w:rPrChange>
              </w:rPr>
              <w:pPrChange w:id="267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77" w:author="Codex" w:date="2026-10-05T16:32:41.313017+00:00">
                  <w:rPr>
                    <w:bCs w:val="0"/>
                    <w:color w:val="000000"/>
                    <w:sz w:val="21"/>
                    <w:szCs w:val="21"/>
                  </w:rPr>
                </w:rPrChange>
              </w:rPr>
              <w:t>13036</w:t>
            </w:r>
          </w:p>
        </w:tc>
      </w:tr>
      <w:tr w:rsidR="00352AB8" w14:paraId="297D7F6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7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1ABA90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41" w:author="Codex" w:date="2026-10-05T16:32:41.313017+00:00">
                  <w:rPr>
                    <w:bCs w:val="0"/>
                    <w:color w:val="000000"/>
                    <w:sz w:val="21"/>
                    <w:szCs w:val="21"/>
                  </w:rPr>
                </w:rPrChange>
              </w:rPr>
              <w:pPrChange w:id="267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sz w:val="21"/>
                <w:szCs w:val="21"/>
                <w:rPrChange w:id="2680" w:author="Codex" w:date="2026-10-05T16:32:41.313017+00:00">
                  <w:rPr>
                    <w:bCs w:val="0"/>
                    <w:sz w:val="21"/>
                    <w:szCs w:val="21"/>
                  </w:rPr>
                </w:rPrChange>
              </w:rPr>
              <w:t>2016</w:t>
            </w:r>
            <w:r>
              <w:rPr>
                <w:rFonts w:ascii="Times New Roman" w:hAnsi="Times New Roman" w:cs="Times New Roman" w:eastAsia="SimSun"/>
                <w:b w:val="0"/>
                <w:bCs w:val="0"/>
                <w:sz w:val="21"/>
                <w:szCs w:val="21"/>
                <w:rPrChange w:id="2681" w:author="Codex" w:date="2026-10-05T16:32:41.313017+00:00">
                  <w:rPr>
                    <w:bCs w:val="0"/>
                    <w:sz w:val="21"/>
                    <w:szCs w:val="21"/>
                  </w:rPr>
                </w:rPrChange>
              </w:rPr>
              <w:t>年年龄分组</w:t>
            </w:r>
            <w:r>
              <w:rPr>
                <w:rFonts w:ascii="Times New Roman" w:hAnsi="Times New Roman" w:cs="Times New Roman" w:eastAsia="SimSun"/>
                <w:b w:val="0"/>
                <w:bCs w:val="0"/>
                <w:sz w:val="21"/>
                <w:szCs w:val="21"/>
                <w:rPrChange w:id="2682" w:author="Codex" w:date="2026-10-05T16:32:41.313017+00:00">
                  <w:rPr>
                    <w:bCs w:val="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8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180EF1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42" w:author="Codex" w:date="2026-10-05T16:32:41.313017+00:00">
                  <w:rPr>
                    <w:bCs w:val="0"/>
                    <w:color w:val="000000"/>
                    <w:sz w:val="21"/>
                    <w:szCs w:val="21"/>
                  </w:rPr>
                </w:rPrChange>
              </w:rPr>
              <w:pPrChange w:id="268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8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8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A6185B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43" w:author="Codex" w:date="2026-10-05T16:32:41.313017+00:00">
                  <w:rPr>
                    <w:bCs w:val="0"/>
                    <w:color w:val="000000"/>
                    <w:sz w:val="21"/>
                    <w:szCs w:val="21"/>
                  </w:rPr>
                </w:rPrChange>
              </w:rPr>
              <w:pPrChange w:id="268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8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8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A52E1F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44" w:author="Codex" w:date="2026-10-05T16:32:41.313017+00:00">
                  <w:rPr>
                    <w:bCs w:val="0"/>
                    <w:color w:val="000000"/>
                    <w:sz w:val="21"/>
                    <w:szCs w:val="21"/>
                  </w:rPr>
                </w:rPrChange>
              </w:rPr>
              <w:pPrChange w:id="269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9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9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8B4AF8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45" w:author="Codex" w:date="2026-10-05T16:32:41.313017+00:00">
                  <w:rPr>
                    <w:bCs w:val="0"/>
                    <w:color w:val="000000"/>
                    <w:sz w:val="21"/>
                    <w:szCs w:val="21"/>
                  </w:rPr>
                </w:rPrChange>
              </w:rPr>
              <w:pPrChange w:id="269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94"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9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6BDC6B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46" w:author="Codex" w:date="2026-10-05T16:32:41.313017+00:00">
                  <w:rPr>
                    <w:bCs w:val="0"/>
                    <w:color w:val="000000"/>
                    <w:sz w:val="21"/>
                    <w:szCs w:val="21"/>
                  </w:rPr>
                </w:rPrChange>
              </w:rPr>
              <w:pPrChange w:id="269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97" w:author="Codex" w:date="2026-10-05T16:32:41.313017+00:00">
                  <w:rPr>
                    <w:bCs w:val="0"/>
                    <w:color w:val="000000"/>
                    <w:sz w:val="21"/>
                    <w:szCs w:val="21"/>
                  </w:rPr>
                </w:rPrChange>
              </w:rPr>
              <w:t>13092</w:t>
            </w:r>
          </w:p>
        </w:tc>
      </w:tr>
      <w:tr w:rsidR="00352AB8" w14:paraId="7AB59B2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9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E8D3DE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47" w:author="Codex" w:date="2026-10-05T16:32:41.313017+00:00">
                  <w:rPr>
                    <w:bCs w:val="0"/>
                    <w:color w:val="000000"/>
                    <w:sz w:val="21"/>
                    <w:szCs w:val="21"/>
                  </w:rPr>
                </w:rPrChange>
              </w:rPr>
              <w:pPrChange w:id="269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sz w:val="21"/>
                <w:szCs w:val="21"/>
                <w:rPrChange w:id="2700" w:author="Codex" w:date="2026-10-05T16:32:41.313017+00:00">
                  <w:rPr>
                    <w:bCs w:val="0"/>
                    <w:sz w:val="21"/>
                    <w:szCs w:val="21"/>
                  </w:rPr>
                </w:rPrChange>
              </w:rPr>
              <w:t>不足</w:t>
            </w:r>
            <w:r>
              <w:rPr>
                <w:rFonts w:ascii="Times New Roman" w:hAnsi="Times New Roman" w:cs="Times New Roman" w:eastAsia="SimSun"/>
                <w:b w:val="0"/>
                <w:bCs w:val="0"/>
                <w:sz w:val="21"/>
                <w:szCs w:val="21"/>
                <w:rPrChange w:id="2701" w:author="Codex" w:date="2026-10-05T16:32:41.313017+00:00">
                  <w:rPr>
                    <w:bCs w:val="0"/>
                    <w:sz w:val="21"/>
                    <w:szCs w:val="21"/>
                  </w:rPr>
                </w:rPrChange>
              </w:rPr>
              <w:t>40</w:t>
            </w:r>
            <w:r>
              <w:rPr>
                <w:rFonts w:ascii="Times New Roman" w:hAnsi="Times New Roman" w:cs="Times New Roman" w:eastAsia="SimSun"/>
                <w:b w:val="0"/>
                <w:bCs w:val="0"/>
                <w:sz w:val="21"/>
                <w:szCs w:val="21"/>
                <w:rPrChange w:id="2702" w:author="Codex" w:date="2026-10-05T16:32:41.313017+00:00">
                  <w:rPr>
                    <w:bCs w:val="0"/>
                    <w:sz w:val="21"/>
                    <w:szCs w:val="21"/>
                  </w:rPr>
                </w:rPrChange>
              </w:rPr>
              <w:t>岁</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0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B8BA1B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48" w:author="Codex" w:date="2026-10-05T16:32:41.313017+00:00">
                  <w:rPr>
                    <w:bCs w:val="0"/>
                    <w:color w:val="000000"/>
                    <w:sz w:val="21"/>
                    <w:szCs w:val="21"/>
                  </w:rPr>
                </w:rPrChange>
              </w:rPr>
              <w:pPrChange w:id="270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05" w:author="Codex" w:date="2026-10-05T16:32:41.313017+00:00">
                  <w:rPr>
                    <w:bCs w:val="0"/>
                    <w:color w:val="000000"/>
                    <w:sz w:val="21"/>
                    <w:szCs w:val="21"/>
                  </w:rPr>
                </w:rPrChange>
              </w:rPr>
              <w:t xml:space="preserve"> 7559 (57.74%)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0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6C73C5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49" w:author="Codex" w:date="2026-10-05T16:32:41.313017+00:00">
                  <w:rPr>
                    <w:bCs w:val="0"/>
                    <w:color w:val="000000"/>
                    <w:sz w:val="21"/>
                    <w:szCs w:val="21"/>
                  </w:rPr>
                </w:rPrChange>
              </w:rPr>
              <w:pPrChange w:id="270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08" w:author="Codex" w:date="2026-10-05T16:32:41.313017+00:00">
                  <w:rPr>
                    <w:bCs w:val="0"/>
                    <w:color w:val="000000"/>
                    <w:sz w:val="21"/>
                    <w:szCs w:val="21"/>
                  </w:rPr>
                </w:rPrChange>
              </w:rPr>
              <w:t xml:space="preserve"> 3790 (54.39%)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0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463FB6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50" w:author="Codex" w:date="2026-10-05T16:32:41.313017+00:00">
                  <w:rPr>
                    <w:bCs w:val="0"/>
                    <w:color w:val="000000"/>
                    <w:sz w:val="21"/>
                    <w:szCs w:val="21"/>
                  </w:rPr>
                </w:rPrChange>
              </w:rPr>
              <w:pPrChange w:id="271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11" w:author="Codex" w:date="2026-10-05T16:32:41.313017+00:00">
                  <w:rPr>
                    <w:bCs w:val="0"/>
                    <w:color w:val="000000"/>
                    <w:sz w:val="21"/>
                    <w:szCs w:val="21"/>
                  </w:rPr>
                </w:rPrChange>
              </w:rPr>
              <w:t xml:space="preserve"> 3769 (61.54%)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1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AAF7D2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51" w:author="Codex" w:date="2026-10-05T16:32:41.313017+00:00">
                  <w:rPr>
                    <w:bCs w:val="0"/>
                    <w:color w:val="000000"/>
                    <w:sz w:val="21"/>
                    <w:szCs w:val="21"/>
                  </w:rPr>
                </w:rPrChange>
              </w:rPr>
              <w:pPrChange w:id="271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1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1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961DF0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52" w:author="Codex" w:date="2026-10-05T16:32:41.313017+00:00">
                  <w:rPr>
                    <w:bCs w:val="0"/>
                    <w:color w:val="000000"/>
                    <w:sz w:val="21"/>
                    <w:szCs w:val="21"/>
                  </w:rPr>
                </w:rPrChange>
              </w:rPr>
              <w:pPrChange w:id="271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17" w:author="Codex" w:date="2026-10-05T16:32:41.313017+00:00">
                  <w:rPr>
                    <w:bCs w:val="0"/>
                    <w:color w:val="000000"/>
                    <w:sz w:val="21"/>
                    <w:szCs w:val="21"/>
                  </w:rPr>
                </w:rPrChange>
              </w:rPr>
              <w:t xml:space="preserve">     </w:t>
            </w:r>
          </w:p>
        </w:tc>
      </w:tr>
      <w:tr w:rsidR="00352AB8" w14:paraId="54F45CB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1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40E2D4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53" w:author="Codex" w:date="2026-10-05T16:32:41.313017+00:00">
                  <w:rPr>
                    <w:bCs w:val="0"/>
                    <w:color w:val="000000"/>
                    <w:sz w:val="21"/>
                    <w:szCs w:val="21"/>
                  </w:rPr>
                </w:rPrChange>
              </w:rPr>
              <w:pPrChange w:id="271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sz w:val="21"/>
                <w:szCs w:val="21"/>
                <w:rPrChange w:id="2720" w:author="Codex" w:date="2026-10-05T16:32:41.313017+00:00">
                  <w:rPr>
                    <w:bCs w:val="0"/>
                    <w:sz w:val="21"/>
                    <w:szCs w:val="21"/>
                  </w:rPr>
                </w:rPrChange>
              </w:rPr>
              <w:t>40</w:t>
            </w:r>
            <w:r>
              <w:rPr>
                <w:rFonts w:ascii="Times New Roman" w:hAnsi="Times New Roman" w:cs="Times New Roman" w:eastAsia="SimSun"/>
                <w:b w:val="0"/>
                <w:bCs w:val="0"/>
                <w:sz w:val="21"/>
                <w:szCs w:val="21"/>
                <w:rPrChange w:id="2721" w:author="Codex" w:date="2026-10-05T16:32:41.313017+00:00">
                  <w:rPr>
                    <w:bCs w:val="0"/>
                    <w:sz w:val="21"/>
                    <w:szCs w:val="21"/>
                  </w:rPr>
                </w:rPrChange>
              </w:rPr>
              <w:t>岁及以上</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2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EEC4EF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54" w:author="Codex" w:date="2026-10-05T16:32:41.313017+00:00">
                  <w:rPr>
                    <w:bCs w:val="0"/>
                    <w:color w:val="000000"/>
                    <w:sz w:val="21"/>
                    <w:szCs w:val="21"/>
                  </w:rPr>
                </w:rPrChange>
              </w:rPr>
              <w:pPrChange w:id="272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24" w:author="Codex" w:date="2026-10-05T16:32:41.313017+00:00">
                  <w:rPr>
                    <w:bCs w:val="0"/>
                    <w:color w:val="000000"/>
                    <w:sz w:val="21"/>
                    <w:szCs w:val="21"/>
                  </w:rPr>
                </w:rPrChange>
              </w:rPr>
              <w:t xml:space="preserve"> 5533 (42.26%)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2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A9E46D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55" w:author="Codex" w:date="2026-10-05T16:32:41.313017+00:00">
                  <w:rPr>
                    <w:bCs w:val="0"/>
                    <w:color w:val="000000"/>
                    <w:sz w:val="21"/>
                    <w:szCs w:val="21"/>
                  </w:rPr>
                </w:rPrChange>
              </w:rPr>
              <w:pPrChange w:id="272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27" w:author="Codex" w:date="2026-10-05T16:32:41.313017+00:00">
                  <w:rPr>
                    <w:bCs w:val="0"/>
                    <w:color w:val="000000"/>
                    <w:sz w:val="21"/>
                    <w:szCs w:val="21"/>
                  </w:rPr>
                </w:rPrChange>
              </w:rPr>
              <w:t xml:space="preserve"> 3178 (45.61%)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2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50FF8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56" w:author="Codex" w:date="2026-10-05T16:32:41.313017+00:00">
                  <w:rPr>
                    <w:bCs w:val="0"/>
                    <w:color w:val="000000"/>
                    <w:sz w:val="21"/>
                    <w:szCs w:val="21"/>
                  </w:rPr>
                </w:rPrChange>
              </w:rPr>
              <w:pPrChange w:id="272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30" w:author="Codex" w:date="2026-10-05T16:32:41.313017+00:00">
                  <w:rPr>
                    <w:bCs w:val="0"/>
                    <w:color w:val="000000"/>
                    <w:sz w:val="21"/>
                    <w:szCs w:val="21"/>
                  </w:rPr>
                </w:rPrChange>
              </w:rPr>
              <w:t xml:space="preserve"> 2355 (38.46%)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3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0BC226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57" w:author="Codex" w:date="2026-10-05T16:32:41.313017+00:00">
                  <w:rPr>
                    <w:bCs w:val="0"/>
                    <w:color w:val="000000"/>
                    <w:sz w:val="21"/>
                    <w:szCs w:val="21"/>
                  </w:rPr>
                </w:rPrChange>
              </w:rPr>
              <w:pPrChange w:id="273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3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3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C80D19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58" w:author="Codex" w:date="2026-10-05T16:32:41.313017+00:00">
                  <w:rPr>
                    <w:bCs w:val="0"/>
                    <w:color w:val="000000"/>
                    <w:sz w:val="21"/>
                    <w:szCs w:val="21"/>
                  </w:rPr>
                </w:rPrChange>
              </w:rPr>
              <w:pPrChange w:id="273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36" w:author="Codex" w:date="2026-10-05T16:32:41.313017+00:00">
                  <w:rPr>
                    <w:bCs w:val="0"/>
                    <w:color w:val="000000"/>
                    <w:sz w:val="21"/>
                    <w:szCs w:val="21"/>
                  </w:rPr>
                </w:rPrChange>
              </w:rPr>
              <w:t xml:space="preserve">     </w:t>
            </w:r>
          </w:p>
        </w:tc>
      </w:tr>
      <w:tr w:rsidR="00352AB8" w14:paraId="34E8BFDD"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3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D96162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59" w:author="Codex" w:date="2026-10-05T16:32:41.313017+00:00">
                  <w:rPr>
                    <w:bCs w:val="0"/>
                    <w:color w:val="000000"/>
                    <w:sz w:val="21"/>
                    <w:szCs w:val="21"/>
                  </w:rPr>
                </w:rPrChange>
              </w:rPr>
              <w:pPrChange w:id="273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739"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740" w:author="Codex" w:date="2026-10-05T16:32:41.313017+00:00">
                  <w:rPr>
                    <w:bCs w:val="0"/>
                    <w:color w:val="000000"/>
                    <w:sz w:val="21"/>
                    <w:szCs w:val="21"/>
                  </w:rPr>
                </w:rPrChange>
              </w:rPr>
              <w:t>家庭总负债</w:t>
            </w:r>
            <w:r>
              <w:rPr>
                <w:rFonts w:ascii="Times New Roman" w:hAnsi="Times New Roman" w:cs="Times New Roman" w:eastAsia="SimSun"/>
                <w:b w:val="0"/>
                <w:bCs w:val="0"/>
                <w:color w:val="000000"/>
                <w:sz w:val="21"/>
                <w:szCs w:val="21"/>
                <w:rPrChange w:id="2741" w:author="Codex" w:date="2026-10-05T16:32:41.313017+00:00">
                  <w:rPr>
                    <w:bCs w:val="0"/>
                    <w:color w:val="000000"/>
                    <w:sz w:val="21"/>
                    <w:szCs w:val="21"/>
                  </w:rPr>
                </w:rPrChange>
              </w:rPr>
              <w:t>(</w:t>
            </w:r>
            <w:r>
              <w:rPr>
                <w:rFonts w:ascii="Times New Roman" w:hAnsi="Times New Roman" w:cs="Times New Roman" w:eastAsia="SimSun"/>
                <w:b w:val="0"/>
                <w:bCs w:val="0"/>
                <w:color w:val="000000"/>
                <w:sz w:val="21"/>
                <w:szCs w:val="21"/>
                <w:rPrChange w:id="2742" w:author="Codex" w:date="2026-10-05T16:32:41.313017+00:00">
                  <w:rPr>
                    <w:bCs w:val="0"/>
                    <w:color w:val="000000"/>
                    <w:sz w:val="21"/>
                    <w:szCs w:val="21"/>
                  </w:rPr>
                </w:rPrChange>
              </w:rPr>
              <w:t>变化</w:t>
            </w:r>
            <w:r>
              <w:rPr>
                <w:rFonts w:ascii="Times New Roman" w:hAnsi="Times New Roman" w:cs="Times New Roman" w:eastAsia="SimSun"/>
                <w:b w:val="0"/>
                <w:bCs w:val="0"/>
                <w:color w:val="000000"/>
                <w:sz w:val="21"/>
                <w:szCs w:val="21"/>
                <w:rPrChange w:id="2743"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4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1DB993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60" w:author="Codex" w:date="2026-10-05T16:32:41.313017+00:00">
                  <w:rPr>
                    <w:bCs w:val="0"/>
                    <w:color w:val="000000"/>
                    <w:sz w:val="21"/>
                    <w:szCs w:val="21"/>
                  </w:rPr>
                </w:rPrChange>
              </w:rPr>
              <w:pPrChange w:id="274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46"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4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0910F9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61" w:author="Codex" w:date="2026-10-05T16:32:41.313017+00:00">
                  <w:rPr>
                    <w:bCs w:val="0"/>
                    <w:color w:val="000000"/>
                    <w:sz w:val="21"/>
                    <w:szCs w:val="21"/>
                  </w:rPr>
                </w:rPrChange>
              </w:rPr>
              <w:pPrChange w:id="274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49"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5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811154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62" w:author="Codex" w:date="2026-10-05T16:32:41.313017+00:00">
                  <w:rPr>
                    <w:bCs w:val="0"/>
                    <w:color w:val="000000"/>
                    <w:sz w:val="21"/>
                    <w:szCs w:val="21"/>
                  </w:rPr>
                </w:rPrChange>
              </w:rPr>
              <w:pPrChange w:id="275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5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5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26A792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63" w:author="Codex" w:date="2026-10-05T16:32:41.313017+00:00">
                  <w:rPr>
                    <w:bCs w:val="0"/>
                    <w:color w:val="000000"/>
                    <w:sz w:val="21"/>
                    <w:szCs w:val="21"/>
                  </w:rPr>
                </w:rPrChange>
              </w:rPr>
              <w:pPrChange w:id="275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55" w:author="Codex" w:date="2026-10-05T16:32:41.313017+00:00">
                  <w:rPr>
                    <w:bCs w:val="0"/>
                    <w:color w:val="000000"/>
                    <w:sz w:val="21"/>
                    <w:szCs w:val="21"/>
                  </w:rPr>
                </w:rPrChange>
              </w:rPr>
              <w:t xml:space="preserve"> 0.008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5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9B6626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64" w:author="Codex" w:date="2026-10-05T16:32:41.313017+00:00">
                  <w:rPr>
                    <w:bCs w:val="0"/>
                    <w:color w:val="000000"/>
                    <w:sz w:val="21"/>
                    <w:szCs w:val="21"/>
                  </w:rPr>
                </w:rPrChange>
              </w:rPr>
              <w:pPrChange w:id="275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58" w:author="Codex" w:date="2026-10-05T16:32:41.313017+00:00">
                  <w:rPr>
                    <w:bCs w:val="0"/>
                    <w:color w:val="000000"/>
                    <w:sz w:val="21"/>
                    <w:szCs w:val="21"/>
                  </w:rPr>
                </w:rPrChange>
              </w:rPr>
              <w:t>13092</w:t>
            </w:r>
          </w:p>
        </w:tc>
      </w:tr>
      <w:tr w:rsidR="00352AB8" w14:paraId="48221DD1"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5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015439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65" w:author="Codex" w:date="2026-10-05T16:32:41.313017+00:00">
                  <w:rPr>
                    <w:bCs w:val="0"/>
                    <w:color w:val="000000"/>
                    <w:sz w:val="21"/>
                    <w:szCs w:val="21"/>
                  </w:rPr>
                </w:rPrChange>
              </w:rPr>
              <w:pPrChange w:id="276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761"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762" w:author="Codex" w:date="2026-10-05T16:32:41.313017+00:00">
                  <w:rPr>
                    <w:bCs w:val="0"/>
                    <w:color w:val="000000"/>
                    <w:sz w:val="21"/>
                    <w:szCs w:val="21"/>
                  </w:rPr>
                </w:rPrChange>
              </w:rPr>
              <w:t>减少</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6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ACF14E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66" w:author="Codex" w:date="2026-10-05T16:32:41.313017+00:00">
                  <w:rPr>
                    <w:bCs w:val="0"/>
                    <w:color w:val="000000"/>
                    <w:sz w:val="21"/>
                    <w:szCs w:val="21"/>
                  </w:rPr>
                </w:rPrChange>
              </w:rPr>
              <w:pPrChange w:id="276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65" w:author="Codex" w:date="2026-10-05T16:32:41.313017+00:00">
                  <w:rPr>
                    <w:bCs w:val="0"/>
                    <w:color w:val="000000"/>
                    <w:sz w:val="21"/>
                    <w:szCs w:val="21"/>
                  </w:rPr>
                </w:rPrChange>
              </w:rPr>
              <w:t xml:space="preserve"> 3704 (28.29%)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6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561D75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67" w:author="Codex" w:date="2026-10-05T16:32:41.313017+00:00">
                  <w:rPr>
                    <w:bCs w:val="0"/>
                    <w:color w:val="000000"/>
                    <w:sz w:val="21"/>
                    <w:szCs w:val="21"/>
                  </w:rPr>
                </w:rPrChange>
              </w:rPr>
              <w:pPrChange w:id="276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68" w:author="Codex" w:date="2026-10-05T16:32:41.313017+00:00">
                  <w:rPr>
                    <w:bCs w:val="0"/>
                    <w:color w:val="000000"/>
                    <w:sz w:val="21"/>
                    <w:szCs w:val="21"/>
                  </w:rPr>
                </w:rPrChange>
              </w:rPr>
              <w:t xml:space="preserve"> 1940 (27.84%)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6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58EA38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68" w:author="Codex" w:date="2026-10-05T16:32:41.313017+00:00">
                  <w:rPr>
                    <w:bCs w:val="0"/>
                    <w:color w:val="000000"/>
                    <w:sz w:val="21"/>
                    <w:szCs w:val="21"/>
                  </w:rPr>
                </w:rPrChange>
              </w:rPr>
              <w:pPrChange w:id="277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71" w:author="Codex" w:date="2026-10-05T16:32:41.313017+00:00">
                  <w:rPr>
                    <w:bCs w:val="0"/>
                    <w:color w:val="000000"/>
                    <w:sz w:val="21"/>
                    <w:szCs w:val="21"/>
                  </w:rPr>
                </w:rPrChange>
              </w:rPr>
              <w:t xml:space="preserve"> 1764 (28.80%)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7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C2569F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69" w:author="Codex" w:date="2026-10-05T16:32:41.313017+00:00">
                  <w:rPr>
                    <w:bCs w:val="0"/>
                    <w:color w:val="000000"/>
                    <w:sz w:val="21"/>
                    <w:szCs w:val="21"/>
                  </w:rPr>
                </w:rPrChange>
              </w:rPr>
              <w:pPrChange w:id="277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7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7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25EC11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70" w:author="Codex" w:date="2026-10-05T16:32:41.313017+00:00">
                  <w:rPr>
                    <w:bCs w:val="0"/>
                    <w:color w:val="000000"/>
                    <w:sz w:val="21"/>
                    <w:szCs w:val="21"/>
                  </w:rPr>
                </w:rPrChange>
              </w:rPr>
              <w:pPrChange w:id="277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77" w:author="Codex" w:date="2026-10-05T16:32:41.313017+00:00">
                  <w:rPr>
                    <w:bCs w:val="0"/>
                    <w:color w:val="000000"/>
                    <w:sz w:val="21"/>
                    <w:szCs w:val="21"/>
                  </w:rPr>
                </w:rPrChange>
              </w:rPr>
              <w:t xml:space="preserve">     </w:t>
            </w:r>
          </w:p>
        </w:tc>
      </w:tr>
      <w:tr w:rsidR="00352AB8" w14:paraId="069FB3DF"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7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FDEB6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71" w:author="Codex" w:date="2026-10-05T16:32:41.313017+00:00">
                  <w:rPr>
                    <w:bCs w:val="0"/>
                    <w:color w:val="000000"/>
                    <w:sz w:val="21"/>
                    <w:szCs w:val="21"/>
                  </w:rPr>
                </w:rPrChange>
              </w:rPr>
              <w:pPrChange w:id="277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780"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781" w:author="Codex" w:date="2026-10-05T16:32:41.313017+00:00">
                  <w:rPr>
                    <w:bCs w:val="0"/>
                    <w:color w:val="000000"/>
                    <w:sz w:val="21"/>
                    <w:szCs w:val="21"/>
                  </w:rPr>
                </w:rPrChange>
              </w:rPr>
              <w:t>不变</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8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E1CF11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72" w:author="Codex" w:date="2026-10-05T16:32:41.313017+00:00">
                  <w:rPr>
                    <w:bCs w:val="0"/>
                    <w:color w:val="000000"/>
                    <w:sz w:val="21"/>
                    <w:szCs w:val="21"/>
                  </w:rPr>
                </w:rPrChange>
              </w:rPr>
              <w:pPrChange w:id="278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84" w:author="Codex" w:date="2026-10-05T16:32:41.313017+00:00">
                  <w:rPr>
                    <w:bCs w:val="0"/>
                    <w:color w:val="000000"/>
                    <w:sz w:val="21"/>
                    <w:szCs w:val="21"/>
                  </w:rPr>
                </w:rPrChange>
              </w:rPr>
              <w:t xml:space="preserve"> 6048 (46.20%)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8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75B2D9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73" w:author="Codex" w:date="2026-10-05T16:32:41.313017+00:00">
                  <w:rPr>
                    <w:bCs w:val="0"/>
                    <w:color w:val="000000"/>
                    <w:sz w:val="21"/>
                    <w:szCs w:val="21"/>
                  </w:rPr>
                </w:rPrChange>
              </w:rPr>
              <w:pPrChange w:id="278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87" w:author="Codex" w:date="2026-10-05T16:32:41.313017+00:00">
                  <w:rPr>
                    <w:bCs w:val="0"/>
                    <w:color w:val="000000"/>
                    <w:sz w:val="21"/>
                    <w:szCs w:val="21"/>
                  </w:rPr>
                </w:rPrChange>
              </w:rPr>
              <w:t xml:space="preserve"> 3173 (45.54%)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8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FF0F94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74" w:author="Codex" w:date="2026-10-05T16:32:41.313017+00:00">
                  <w:rPr>
                    <w:bCs w:val="0"/>
                    <w:color w:val="000000"/>
                    <w:sz w:val="21"/>
                    <w:szCs w:val="21"/>
                  </w:rPr>
                </w:rPrChange>
              </w:rPr>
              <w:pPrChange w:id="278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90" w:author="Codex" w:date="2026-10-05T16:32:41.313017+00:00">
                  <w:rPr>
                    <w:bCs w:val="0"/>
                    <w:color w:val="000000"/>
                    <w:sz w:val="21"/>
                    <w:szCs w:val="21"/>
                  </w:rPr>
                </w:rPrChange>
              </w:rPr>
              <w:t xml:space="preserve"> 2875 (46.95%)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9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A99246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75" w:author="Codex" w:date="2026-10-05T16:32:41.313017+00:00">
                  <w:rPr>
                    <w:bCs w:val="0"/>
                    <w:color w:val="000000"/>
                    <w:sz w:val="21"/>
                    <w:szCs w:val="21"/>
                  </w:rPr>
                </w:rPrChange>
              </w:rPr>
              <w:pPrChange w:id="279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9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9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016D2C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76" w:author="Codex" w:date="2026-10-05T16:32:41.313017+00:00">
                  <w:rPr>
                    <w:bCs w:val="0"/>
                    <w:color w:val="000000"/>
                    <w:sz w:val="21"/>
                    <w:szCs w:val="21"/>
                  </w:rPr>
                </w:rPrChange>
              </w:rPr>
              <w:pPrChange w:id="279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96" w:author="Codex" w:date="2026-10-05T16:32:41.313017+00:00">
                  <w:rPr>
                    <w:bCs w:val="0"/>
                    <w:color w:val="000000"/>
                    <w:sz w:val="21"/>
                    <w:szCs w:val="21"/>
                  </w:rPr>
                </w:rPrChange>
              </w:rPr>
              <w:t xml:space="preserve">     </w:t>
            </w:r>
          </w:p>
        </w:tc>
      </w:tr>
      <w:tr w:rsidR="00352AB8" w14:paraId="06E189CA"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9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7C4144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77" w:author="Codex" w:date="2026-10-05T16:32:41.313017+00:00">
                  <w:rPr>
                    <w:bCs w:val="0"/>
                    <w:color w:val="000000"/>
                    <w:sz w:val="21"/>
                    <w:szCs w:val="21"/>
                  </w:rPr>
                </w:rPrChange>
              </w:rPr>
              <w:pPrChange w:id="279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799"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800" w:author="Codex" w:date="2026-10-05T16:32:41.313017+00:00">
                  <w:rPr>
                    <w:bCs w:val="0"/>
                    <w:color w:val="000000"/>
                    <w:sz w:val="21"/>
                    <w:szCs w:val="21"/>
                  </w:rPr>
                </w:rPrChange>
              </w:rPr>
              <w:t>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0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849E97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78" w:author="Codex" w:date="2026-10-05T16:32:41.313017+00:00">
                  <w:rPr>
                    <w:bCs w:val="0"/>
                    <w:color w:val="000000"/>
                    <w:sz w:val="21"/>
                    <w:szCs w:val="21"/>
                  </w:rPr>
                </w:rPrChange>
              </w:rPr>
              <w:pPrChange w:id="280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03" w:author="Codex" w:date="2026-10-05T16:32:41.313017+00:00">
                  <w:rPr>
                    <w:bCs w:val="0"/>
                    <w:color w:val="000000"/>
                    <w:sz w:val="21"/>
                    <w:szCs w:val="21"/>
                  </w:rPr>
                </w:rPrChange>
              </w:rPr>
              <w:t xml:space="preserve"> 3340 (25.51%)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0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68F029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79" w:author="Codex" w:date="2026-10-05T16:32:41.313017+00:00">
                  <w:rPr>
                    <w:bCs w:val="0"/>
                    <w:color w:val="000000"/>
                    <w:sz w:val="21"/>
                    <w:szCs w:val="21"/>
                  </w:rPr>
                </w:rPrChange>
              </w:rPr>
              <w:pPrChange w:id="280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06" w:author="Codex" w:date="2026-10-05T16:32:41.313017+00:00">
                  <w:rPr>
                    <w:bCs w:val="0"/>
                    <w:color w:val="000000"/>
                    <w:sz w:val="21"/>
                    <w:szCs w:val="21"/>
                  </w:rPr>
                </w:rPrChange>
              </w:rPr>
              <w:t xml:space="preserve"> 1855 (26.62%)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0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762BB0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80" w:author="Codex" w:date="2026-10-05T16:32:41.313017+00:00">
                  <w:rPr>
                    <w:bCs w:val="0"/>
                    <w:color w:val="000000"/>
                    <w:sz w:val="21"/>
                    <w:szCs w:val="21"/>
                  </w:rPr>
                </w:rPrChange>
              </w:rPr>
              <w:pPrChange w:id="280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09" w:author="Codex" w:date="2026-10-05T16:32:41.313017+00:00">
                  <w:rPr>
                    <w:bCs w:val="0"/>
                    <w:color w:val="000000"/>
                    <w:sz w:val="21"/>
                    <w:szCs w:val="21"/>
                  </w:rPr>
                </w:rPrChange>
              </w:rPr>
              <w:t xml:space="preserve"> 1485 (24.25%)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1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1AD34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81" w:author="Codex" w:date="2026-10-05T16:32:41.313017+00:00">
                  <w:rPr>
                    <w:bCs w:val="0"/>
                    <w:color w:val="000000"/>
                    <w:sz w:val="21"/>
                    <w:szCs w:val="21"/>
                  </w:rPr>
                </w:rPrChange>
              </w:rPr>
              <w:pPrChange w:id="281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1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1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CBE98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82" w:author="Codex" w:date="2026-10-05T16:32:41.313017+00:00">
                  <w:rPr>
                    <w:bCs w:val="0"/>
                    <w:color w:val="000000"/>
                    <w:sz w:val="21"/>
                    <w:szCs w:val="21"/>
                  </w:rPr>
                </w:rPrChange>
              </w:rPr>
              <w:pPrChange w:id="281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15" w:author="Codex" w:date="2026-10-05T16:32:41.313017+00:00">
                  <w:rPr>
                    <w:bCs w:val="0"/>
                    <w:color w:val="000000"/>
                    <w:sz w:val="21"/>
                    <w:szCs w:val="21"/>
                  </w:rPr>
                </w:rPrChange>
              </w:rPr>
              <w:t xml:space="preserve">     </w:t>
            </w:r>
          </w:p>
        </w:tc>
      </w:tr>
      <w:tr w:rsidR="00352AB8" w14:paraId="5C988C1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1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56FB2C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83" w:author="Codex" w:date="2026-10-05T16:32:41.313017+00:00">
                  <w:rPr>
                    <w:bCs w:val="0"/>
                    <w:color w:val="000000"/>
                    <w:sz w:val="21"/>
                    <w:szCs w:val="21"/>
                  </w:rPr>
                </w:rPrChange>
              </w:rPr>
              <w:pPrChange w:id="281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818"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819" w:author="Codex" w:date="2026-10-05T16:32:41.313017+00:00">
                  <w:rPr>
                    <w:bCs w:val="0"/>
                    <w:color w:val="000000"/>
                    <w:sz w:val="21"/>
                    <w:szCs w:val="21"/>
                  </w:rPr>
                </w:rPrChange>
              </w:rPr>
              <w:t>家庭总收入对数</w:t>
            </w:r>
            <w:r>
              <w:rPr>
                <w:rFonts w:ascii="Times New Roman" w:hAnsi="Times New Roman" w:cs="Times New Roman" w:eastAsia="SimSun"/>
                <w:b w:val="0"/>
                <w:bCs w:val="0"/>
                <w:color w:val="000000"/>
                <w:sz w:val="21"/>
                <w:szCs w:val="21"/>
                <w:rPrChange w:id="2820" w:author="Codex" w:date="2026-10-05T16:32:41.313017+00:00">
                  <w:rPr>
                    <w:bCs w:val="0"/>
                    <w:color w:val="000000"/>
                    <w:sz w:val="21"/>
                    <w:szCs w:val="21"/>
                  </w:rPr>
                </w:rPrChange>
              </w:rPr>
              <w:t>(</w:t>
            </w:r>
            <w:r>
              <w:rPr>
                <w:rFonts w:ascii="Times New Roman" w:hAnsi="Times New Roman" w:cs="Times New Roman" w:eastAsia="SimSun"/>
                <w:b w:val="0"/>
                <w:bCs w:val="0"/>
                <w:color w:val="000000"/>
                <w:sz w:val="21"/>
                <w:szCs w:val="21"/>
                <w:rPrChange w:id="2821" w:author="Codex" w:date="2026-10-05T16:32:41.313017+00:00">
                  <w:rPr>
                    <w:bCs w:val="0"/>
                    <w:color w:val="000000"/>
                    <w:sz w:val="21"/>
                    <w:szCs w:val="21"/>
                  </w:rPr>
                </w:rPrChange>
              </w:rPr>
              <w:t>变化</w:t>
            </w:r>
            <w:r>
              <w:rPr>
                <w:rFonts w:ascii="Times New Roman" w:hAnsi="Times New Roman" w:cs="Times New Roman" w:eastAsia="SimSun"/>
                <w:b w:val="0"/>
                <w:bCs w:val="0"/>
                <w:color w:val="000000"/>
                <w:sz w:val="21"/>
                <w:szCs w:val="21"/>
                <w:rPrChange w:id="2822"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2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92A05B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84" w:author="Codex" w:date="2026-10-05T16:32:41.313017+00:00">
                  <w:rPr>
                    <w:bCs w:val="0"/>
                    <w:color w:val="000000"/>
                    <w:sz w:val="21"/>
                    <w:szCs w:val="21"/>
                  </w:rPr>
                </w:rPrChange>
              </w:rPr>
              <w:pPrChange w:id="282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2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2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C2AD2C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85" w:author="Codex" w:date="2026-10-05T16:32:41.313017+00:00">
                  <w:rPr>
                    <w:bCs w:val="0"/>
                    <w:color w:val="000000"/>
                    <w:sz w:val="21"/>
                    <w:szCs w:val="21"/>
                  </w:rPr>
                </w:rPrChange>
              </w:rPr>
              <w:pPrChange w:id="282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2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2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1E572F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86" w:author="Codex" w:date="2026-10-05T16:32:41.313017+00:00">
                  <w:rPr>
                    <w:bCs w:val="0"/>
                    <w:color w:val="000000"/>
                    <w:sz w:val="21"/>
                    <w:szCs w:val="21"/>
                  </w:rPr>
                </w:rPrChange>
              </w:rPr>
              <w:pPrChange w:id="283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3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3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A78309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87" w:author="Codex" w:date="2026-10-05T16:32:41.313017+00:00">
                  <w:rPr>
                    <w:bCs w:val="0"/>
                    <w:color w:val="000000"/>
                    <w:sz w:val="21"/>
                    <w:szCs w:val="21"/>
                  </w:rPr>
                </w:rPrChange>
              </w:rPr>
              <w:pPrChange w:id="283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34" w:author="Codex" w:date="2026-10-05T16:32:41.313017+00:00">
                  <w:rPr>
                    <w:bCs w:val="0"/>
                    <w:color w:val="000000"/>
                    <w:sz w:val="21"/>
                    <w:szCs w:val="21"/>
                  </w:rPr>
                </w:rPrChange>
              </w:rPr>
              <w:t xml:space="preserve"> 0.566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3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FEC056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88" w:author="Codex" w:date="2026-10-05T16:32:41.313017+00:00">
                  <w:rPr>
                    <w:bCs w:val="0"/>
                    <w:color w:val="000000"/>
                    <w:sz w:val="21"/>
                    <w:szCs w:val="21"/>
                  </w:rPr>
                </w:rPrChange>
              </w:rPr>
              <w:pPrChange w:id="283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37" w:author="Codex" w:date="2026-10-05T16:32:41.313017+00:00">
                  <w:rPr>
                    <w:bCs w:val="0"/>
                    <w:color w:val="000000"/>
                    <w:sz w:val="21"/>
                    <w:szCs w:val="21"/>
                  </w:rPr>
                </w:rPrChange>
              </w:rPr>
              <w:t>12954</w:t>
            </w:r>
          </w:p>
        </w:tc>
      </w:tr>
      <w:tr w:rsidR="00352AB8" w14:paraId="7787C103"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3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34283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89" w:author="Codex" w:date="2026-10-05T16:32:41.313017+00:00">
                  <w:rPr>
                    <w:bCs w:val="0"/>
                    <w:color w:val="000000"/>
                    <w:sz w:val="21"/>
                    <w:szCs w:val="21"/>
                  </w:rPr>
                </w:rPrChange>
              </w:rPr>
              <w:pPrChange w:id="283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840"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841" w:author="Codex" w:date="2026-10-05T16:32:41.313017+00:00">
                  <w:rPr>
                    <w:bCs w:val="0"/>
                    <w:color w:val="000000"/>
                    <w:sz w:val="21"/>
                    <w:szCs w:val="21"/>
                  </w:rPr>
                </w:rPrChange>
              </w:rPr>
              <w:t>减少</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4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9B0349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90" w:author="Codex" w:date="2026-10-05T16:32:41.313017+00:00">
                  <w:rPr>
                    <w:bCs w:val="0"/>
                    <w:color w:val="000000"/>
                    <w:sz w:val="21"/>
                    <w:szCs w:val="21"/>
                  </w:rPr>
                </w:rPrChange>
              </w:rPr>
              <w:pPrChange w:id="284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44" w:author="Codex" w:date="2026-10-05T16:32:41.313017+00:00">
                  <w:rPr>
                    <w:bCs w:val="0"/>
                    <w:color w:val="000000"/>
                    <w:sz w:val="21"/>
                    <w:szCs w:val="21"/>
                  </w:rPr>
                </w:rPrChange>
              </w:rPr>
              <w:t xml:space="preserve"> 5772 (44.56%)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4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7DF32E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91" w:author="Codex" w:date="2026-10-05T16:32:41.313017+00:00">
                  <w:rPr>
                    <w:bCs w:val="0"/>
                    <w:color w:val="000000"/>
                    <w:sz w:val="21"/>
                    <w:szCs w:val="21"/>
                  </w:rPr>
                </w:rPrChange>
              </w:rPr>
              <w:pPrChange w:id="284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47" w:author="Codex" w:date="2026-10-05T16:32:41.313017+00:00">
                  <w:rPr>
                    <w:bCs w:val="0"/>
                    <w:color w:val="000000"/>
                    <w:sz w:val="21"/>
                    <w:szCs w:val="21"/>
                  </w:rPr>
                </w:rPrChange>
              </w:rPr>
              <w:t xml:space="preserve"> 3064 (44.32%)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4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8B0361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92" w:author="Codex" w:date="2026-10-05T16:32:41.313017+00:00">
                  <w:rPr>
                    <w:bCs w:val="0"/>
                    <w:color w:val="000000"/>
                    <w:sz w:val="21"/>
                    <w:szCs w:val="21"/>
                  </w:rPr>
                </w:rPrChange>
              </w:rPr>
              <w:pPrChange w:id="284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50" w:author="Codex" w:date="2026-10-05T16:32:41.313017+00:00">
                  <w:rPr>
                    <w:bCs w:val="0"/>
                    <w:color w:val="000000"/>
                    <w:sz w:val="21"/>
                    <w:szCs w:val="21"/>
                  </w:rPr>
                </w:rPrChange>
              </w:rPr>
              <w:t xml:space="preserve"> 2708 (44.83%)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5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B17BAF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93" w:author="Codex" w:date="2026-10-05T16:32:41.313017+00:00">
                  <w:rPr>
                    <w:bCs w:val="0"/>
                    <w:color w:val="000000"/>
                    <w:sz w:val="21"/>
                    <w:szCs w:val="21"/>
                  </w:rPr>
                </w:rPrChange>
              </w:rPr>
              <w:pPrChange w:id="285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5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5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86D634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94" w:author="Codex" w:date="2026-10-05T16:32:41.313017+00:00">
                  <w:rPr>
                    <w:bCs w:val="0"/>
                    <w:color w:val="000000"/>
                    <w:sz w:val="21"/>
                    <w:szCs w:val="21"/>
                  </w:rPr>
                </w:rPrChange>
              </w:rPr>
              <w:pPrChange w:id="285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56" w:author="Codex" w:date="2026-10-05T16:32:41.313017+00:00">
                  <w:rPr>
                    <w:bCs w:val="0"/>
                    <w:color w:val="000000"/>
                    <w:sz w:val="21"/>
                    <w:szCs w:val="21"/>
                  </w:rPr>
                </w:rPrChange>
              </w:rPr>
              <w:t xml:space="preserve">     </w:t>
            </w:r>
          </w:p>
        </w:tc>
      </w:tr>
      <w:tr w:rsidR="00352AB8" w14:paraId="14962B9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5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047ED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95" w:author="Codex" w:date="2026-10-05T16:32:41.313017+00:00">
                  <w:rPr>
                    <w:bCs w:val="0"/>
                    <w:color w:val="000000"/>
                    <w:sz w:val="21"/>
                    <w:szCs w:val="21"/>
                  </w:rPr>
                </w:rPrChange>
              </w:rPr>
              <w:pPrChange w:id="285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859"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860" w:author="Codex" w:date="2026-10-05T16:32:41.313017+00:00">
                  <w:rPr>
                    <w:bCs w:val="0"/>
                    <w:color w:val="000000"/>
                    <w:sz w:val="21"/>
                    <w:szCs w:val="21"/>
                  </w:rPr>
                </w:rPrChange>
              </w:rPr>
              <w:t>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6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D829D0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96" w:author="Codex" w:date="2026-10-05T16:32:41.313017+00:00">
                  <w:rPr>
                    <w:bCs w:val="0"/>
                    <w:color w:val="000000"/>
                    <w:sz w:val="21"/>
                    <w:szCs w:val="21"/>
                  </w:rPr>
                </w:rPrChange>
              </w:rPr>
              <w:pPrChange w:id="286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63" w:author="Codex" w:date="2026-10-05T16:32:41.313017+00:00">
                  <w:rPr>
                    <w:bCs w:val="0"/>
                    <w:color w:val="000000"/>
                    <w:sz w:val="21"/>
                    <w:szCs w:val="21"/>
                  </w:rPr>
                </w:rPrChange>
              </w:rPr>
              <w:t xml:space="preserve"> 7182 (55.44%)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6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6CFD63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97" w:author="Codex" w:date="2026-10-05T16:32:41.313017+00:00">
                  <w:rPr>
                    <w:bCs w:val="0"/>
                    <w:color w:val="000000"/>
                    <w:sz w:val="21"/>
                    <w:szCs w:val="21"/>
                  </w:rPr>
                </w:rPrChange>
              </w:rPr>
              <w:pPrChange w:id="286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66" w:author="Codex" w:date="2026-10-05T16:32:41.313017+00:00">
                  <w:rPr>
                    <w:bCs w:val="0"/>
                    <w:color w:val="000000"/>
                    <w:sz w:val="21"/>
                    <w:szCs w:val="21"/>
                  </w:rPr>
                </w:rPrChange>
              </w:rPr>
              <w:t xml:space="preserve"> 3850 (55.68%)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6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E5AA5D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98" w:author="Codex" w:date="2026-10-05T16:32:41.313017+00:00">
                  <w:rPr>
                    <w:bCs w:val="0"/>
                    <w:color w:val="000000"/>
                    <w:sz w:val="21"/>
                    <w:szCs w:val="21"/>
                  </w:rPr>
                </w:rPrChange>
              </w:rPr>
              <w:pPrChange w:id="286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69" w:author="Codex" w:date="2026-10-05T16:32:41.313017+00:00">
                  <w:rPr>
                    <w:bCs w:val="0"/>
                    <w:color w:val="000000"/>
                    <w:sz w:val="21"/>
                    <w:szCs w:val="21"/>
                  </w:rPr>
                </w:rPrChange>
              </w:rPr>
              <w:t xml:space="preserve"> 3332 (55.17%)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7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69843F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99" w:author="Codex" w:date="2026-10-05T16:32:41.313017+00:00">
                  <w:rPr>
                    <w:bCs w:val="0"/>
                    <w:color w:val="000000"/>
                    <w:sz w:val="21"/>
                    <w:szCs w:val="21"/>
                  </w:rPr>
                </w:rPrChange>
              </w:rPr>
              <w:pPrChange w:id="287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7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7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A73B93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00" w:author="Codex" w:date="2026-10-05T16:32:41.313017+00:00">
                  <w:rPr>
                    <w:bCs w:val="0"/>
                    <w:color w:val="000000"/>
                    <w:sz w:val="21"/>
                    <w:szCs w:val="21"/>
                  </w:rPr>
                </w:rPrChange>
              </w:rPr>
              <w:pPrChange w:id="287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75" w:author="Codex" w:date="2026-10-05T16:32:41.313017+00:00">
                  <w:rPr>
                    <w:bCs w:val="0"/>
                    <w:color w:val="000000"/>
                    <w:sz w:val="21"/>
                    <w:szCs w:val="21"/>
                  </w:rPr>
                </w:rPrChange>
              </w:rPr>
              <w:t xml:space="preserve">     </w:t>
            </w:r>
          </w:p>
        </w:tc>
      </w:tr>
      <w:tr w:rsidR="00352AB8" w14:paraId="4B2EA4B3" w14:textId="77777777" w:rsidTr="000744B2">
        <w:trPr>
          <w:cantSplit/>
          <w:jc w:val="center"/>
        </w:trPr>
        <w:tc>
          <w:tcPr>
            <w:tcW w:w="0" w:type="auto"/>
            <w:gridSpan w:val="6"/>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76" w:author="Codex" w:date="2026-10-05T16:32:41.313017+00:00">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tcPrChange>
          </w:tcPr>
          <w:p w14:paraId="6012C579" w14:textId="77777777" w:rsidR="00FB24F4" w:rsidRDefault="00FB24F4">
            <w:pPr>
              <w:pStyle w:val="af5"/>
              <w:keepNext/>
              <w:keepLines/>
              <w:pageBreakBefore w:val="0"/>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201" w:author="Codex" w:date="2026-10-05T16:32:41.313017+00:00">
                  <w:rPr>
                    <w:bCs w:val="0"/>
                    <w:color w:val="000000"/>
                    <w:sz w:val="21"/>
                    <w:szCs w:val="21"/>
                  </w:rPr>
                </w:rPrChange>
              </w:rPr>
              <w:pPrChange w:id="2877" w:author="Codex" w:date="2026-10-05T16:32:41.313017+00:00">
                <w:pPr>
                  <w:pStyle w:val="af5"/>
                  <w:keepNext/>
                  <w:keepLines/>
                  <w:pageBreakBefore/>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878" w:author="Codex" w:date="2026-10-05T16:32:41.313017+00:00">
                  <w:rPr>
                    <w:bCs w:val="0"/>
                    <w:color w:val="000000"/>
                    <w:sz w:val="21"/>
                    <w:szCs w:val="21"/>
                  </w:rPr>
                </w:rPrChange>
              </w:rPr>
              <w:lastRenderedPageBreak/>
              <w:t>必要基期变量</w:t>
            </w:r>
          </w:p>
        </w:tc>
      </w:tr>
      <w:tr w:rsidR="00352AB8" w14:paraId="7CBD289B"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7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771368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202" w:author="Codex" w:date="2026-10-05T16:32:41.313017+00:00">
                  <w:rPr>
                    <w:bCs w:val="0"/>
                    <w:color w:val="000000"/>
                    <w:sz w:val="21"/>
                    <w:szCs w:val="21"/>
                  </w:rPr>
                </w:rPrChange>
              </w:rPr>
              <w:pPrChange w:id="288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881"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882" w:author="Codex" w:date="2026-10-05T16:32:41.313017+00:00">
                  <w:rPr>
                    <w:bCs w:val="0"/>
                    <w:color w:val="000000"/>
                    <w:sz w:val="21"/>
                    <w:szCs w:val="21"/>
                  </w:rPr>
                </w:rPrChange>
              </w:rPr>
              <w:t>向父母特定对象实际经济支持（基期，万元</w:t>
            </w:r>
            <w:r>
              <w:rPr>
                <w:rFonts w:ascii="Times New Roman" w:hAnsi="Times New Roman" w:cs="Times New Roman" w:eastAsia="SimSun"/>
                <w:b w:val="0"/>
                <w:bCs w:val="0"/>
                <w:color w:val="000000"/>
                <w:sz w:val="21"/>
                <w:szCs w:val="21"/>
                <w:rPrChange w:id="2883" w:author="Codex" w:date="2026-10-05T16:32:41.313017+00:00">
                  <w:rPr>
                    <w:bCs w:val="0"/>
                    <w:color w:val="000000"/>
                    <w:sz w:val="21"/>
                    <w:szCs w:val="21"/>
                  </w:rPr>
                </w:rPrChange>
              </w:rPr>
              <w:t>/</w:t>
            </w:r>
            <w:r>
              <w:rPr>
                <w:rFonts w:ascii="Times New Roman" w:hAnsi="Times New Roman" w:cs="Times New Roman" w:eastAsia="SimSun"/>
                <w:b w:val="0"/>
                <w:bCs w:val="0"/>
                <w:color w:val="000000"/>
                <w:sz w:val="21"/>
                <w:szCs w:val="21"/>
                <w:rPrChange w:id="2884" w:author="Codex" w:date="2026-10-05T16:32:41.313017+00:00">
                  <w:rPr>
                    <w:bCs w:val="0"/>
                    <w:color w:val="000000"/>
                    <w:sz w:val="21"/>
                    <w:szCs w:val="21"/>
                  </w:rPr>
                </w:rPrChange>
              </w:rPr>
              <w:t>月）</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8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D45A82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03" w:author="Codex" w:date="2026-10-05T16:32:41.313017+00:00">
                  <w:rPr>
                    <w:bCs w:val="0"/>
                    <w:color w:val="000000"/>
                    <w:sz w:val="21"/>
                    <w:szCs w:val="21"/>
                  </w:rPr>
                </w:rPrChange>
              </w:rPr>
              <w:pPrChange w:id="288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87" w:author="Codex" w:date="2026-10-05T16:32:41.313017+00:00">
                  <w:rPr>
                    <w:bCs w:val="0"/>
                    <w:color w:val="000000"/>
                    <w:sz w:val="21"/>
                    <w:szCs w:val="21"/>
                  </w:rPr>
                </w:rPrChange>
              </w:rPr>
              <w:t xml:space="preserve"> 0.016 (0.041)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8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4514C4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04" w:author="Codex" w:date="2026-10-05T16:32:41.313017+00:00">
                  <w:rPr>
                    <w:bCs w:val="0"/>
                    <w:color w:val="000000"/>
                    <w:sz w:val="21"/>
                    <w:szCs w:val="21"/>
                  </w:rPr>
                </w:rPrChange>
              </w:rPr>
              <w:pPrChange w:id="288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90" w:author="Codex" w:date="2026-10-05T16:32:41.313017+00:00">
                  <w:rPr>
                    <w:bCs w:val="0"/>
                    <w:color w:val="000000"/>
                    <w:sz w:val="21"/>
                    <w:szCs w:val="21"/>
                  </w:rPr>
                </w:rPrChange>
              </w:rPr>
              <w:t xml:space="preserve"> 0.015 (0.040)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9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DE7B3F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05" w:author="Codex" w:date="2026-10-05T16:32:41.313017+00:00">
                  <w:rPr>
                    <w:bCs w:val="0"/>
                    <w:color w:val="000000"/>
                    <w:sz w:val="21"/>
                    <w:szCs w:val="21"/>
                  </w:rPr>
                </w:rPrChange>
              </w:rPr>
              <w:pPrChange w:id="289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93" w:author="Codex" w:date="2026-10-05T16:32:41.313017+00:00">
                  <w:rPr>
                    <w:bCs w:val="0"/>
                    <w:color w:val="000000"/>
                    <w:sz w:val="21"/>
                    <w:szCs w:val="21"/>
                  </w:rPr>
                </w:rPrChange>
              </w:rPr>
              <w:t xml:space="preserve"> 0.017 (0.042)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9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CEF7D0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06" w:author="Codex" w:date="2026-10-05T16:32:41.313017+00:00">
                  <w:rPr>
                    <w:bCs w:val="0"/>
                    <w:color w:val="000000"/>
                    <w:sz w:val="21"/>
                    <w:szCs w:val="21"/>
                  </w:rPr>
                </w:rPrChange>
              </w:rPr>
              <w:pPrChange w:id="289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96" w:author="Codex" w:date="2026-10-05T16:32:41.313017+00:00">
                  <w:rPr>
                    <w:bCs w:val="0"/>
                    <w:color w:val="000000"/>
                    <w:sz w:val="21"/>
                    <w:szCs w:val="21"/>
                  </w:rPr>
                </w:rPrChange>
              </w:rPr>
              <w:t xml:space="preserve"> 0.005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9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A9BF97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07" w:author="Codex" w:date="2026-10-05T16:32:41.313017+00:00">
                  <w:rPr>
                    <w:bCs w:val="0"/>
                    <w:color w:val="000000"/>
                    <w:sz w:val="21"/>
                    <w:szCs w:val="21"/>
                  </w:rPr>
                </w:rPrChange>
              </w:rPr>
              <w:pPrChange w:id="289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99" w:author="Codex" w:date="2026-10-05T16:32:41.313017+00:00">
                  <w:rPr>
                    <w:bCs w:val="0"/>
                    <w:color w:val="000000"/>
                    <w:sz w:val="21"/>
                    <w:szCs w:val="21"/>
                  </w:rPr>
                </w:rPrChange>
              </w:rPr>
              <w:t>12983</w:t>
            </w:r>
          </w:p>
        </w:tc>
      </w:tr>
      <w:tr w:rsidR="00352AB8" w14:paraId="32CC9E51"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0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FCBCA3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208" w:author="Codex" w:date="2026-10-05T16:32:41.313017+00:00">
                  <w:rPr>
                    <w:bCs w:val="0"/>
                    <w:color w:val="000000"/>
                    <w:sz w:val="21"/>
                    <w:szCs w:val="21"/>
                  </w:rPr>
                </w:rPrChange>
              </w:rPr>
              <w:pPrChange w:id="290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902"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903" w:author="Codex" w:date="2026-10-05T16:32:41.313017+00:00">
                  <w:rPr>
                    <w:bCs w:val="0"/>
                    <w:color w:val="000000"/>
                    <w:sz w:val="21"/>
                    <w:szCs w:val="21"/>
                  </w:rPr>
                </w:rPrChange>
              </w:rPr>
              <w:t>本人夫妻内收入份额（基期）</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0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819FFF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09" w:author="Codex" w:date="2026-10-05T16:32:41.313017+00:00">
                  <w:rPr>
                    <w:bCs w:val="0"/>
                    <w:color w:val="000000"/>
                    <w:sz w:val="21"/>
                    <w:szCs w:val="21"/>
                  </w:rPr>
                </w:rPrChange>
              </w:rPr>
              <w:pPrChange w:id="290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06" w:author="Codex" w:date="2026-10-05T16:32:41.313017+00:00">
                  <w:rPr>
                    <w:bCs w:val="0"/>
                    <w:color w:val="000000"/>
                    <w:sz w:val="21"/>
                    <w:szCs w:val="21"/>
                  </w:rPr>
                </w:rPrChange>
              </w:rPr>
              <w:t xml:space="preserve"> 0.501 (0.307)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0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87C97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10" w:author="Codex" w:date="2026-10-05T16:32:41.313017+00:00">
                  <w:rPr>
                    <w:bCs w:val="0"/>
                    <w:color w:val="000000"/>
                    <w:sz w:val="21"/>
                    <w:szCs w:val="21"/>
                  </w:rPr>
                </w:rPrChange>
              </w:rPr>
              <w:pPrChange w:id="290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09" w:author="Codex" w:date="2026-10-05T16:32:41.313017+00:00">
                  <w:rPr>
                    <w:bCs w:val="0"/>
                    <w:color w:val="000000"/>
                    <w:sz w:val="21"/>
                    <w:szCs w:val="21"/>
                  </w:rPr>
                </w:rPrChange>
              </w:rPr>
              <w:t xml:space="preserve"> 0.500 (0.300)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1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ECE84E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11" w:author="Codex" w:date="2026-10-05T16:32:41.313017+00:00">
                  <w:rPr>
                    <w:bCs w:val="0"/>
                    <w:color w:val="000000"/>
                    <w:sz w:val="21"/>
                    <w:szCs w:val="21"/>
                  </w:rPr>
                </w:rPrChange>
              </w:rPr>
              <w:pPrChange w:id="291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12" w:author="Codex" w:date="2026-10-05T16:32:41.313017+00:00">
                  <w:rPr>
                    <w:bCs w:val="0"/>
                    <w:color w:val="000000"/>
                    <w:sz w:val="21"/>
                    <w:szCs w:val="21"/>
                  </w:rPr>
                </w:rPrChange>
              </w:rPr>
              <w:t xml:space="preserve"> 0.502 (0.316)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1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3CDE1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12" w:author="Codex" w:date="2026-10-05T16:32:41.313017+00:00">
                  <w:rPr>
                    <w:bCs w:val="0"/>
                    <w:color w:val="000000"/>
                    <w:sz w:val="21"/>
                    <w:szCs w:val="21"/>
                  </w:rPr>
                </w:rPrChange>
              </w:rPr>
              <w:pPrChange w:id="291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15" w:author="Codex" w:date="2026-10-05T16:32:41.313017+00:00">
                  <w:rPr>
                    <w:bCs w:val="0"/>
                    <w:color w:val="000000"/>
                    <w:sz w:val="21"/>
                    <w:szCs w:val="21"/>
                  </w:rPr>
                </w:rPrChange>
              </w:rPr>
              <w:t xml:space="preserve"> 0.643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1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C5277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13" w:author="Codex" w:date="2026-10-05T16:32:41.313017+00:00">
                  <w:rPr>
                    <w:bCs w:val="0"/>
                    <w:color w:val="000000"/>
                    <w:sz w:val="21"/>
                    <w:szCs w:val="21"/>
                  </w:rPr>
                </w:rPrChange>
              </w:rPr>
              <w:pPrChange w:id="291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18" w:author="Codex" w:date="2026-10-05T16:32:41.313017+00:00">
                  <w:rPr>
                    <w:bCs w:val="0"/>
                    <w:color w:val="000000"/>
                    <w:sz w:val="21"/>
                    <w:szCs w:val="21"/>
                  </w:rPr>
                </w:rPrChange>
              </w:rPr>
              <w:t>13092</w:t>
            </w:r>
          </w:p>
        </w:tc>
      </w:tr>
      <w:tr w:rsidR="00352AB8" w14:paraId="3651CE1B"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1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EE2653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214" w:author="Codex" w:date="2026-10-05T16:32:41.313017+00:00">
                  <w:rPr>
                    <w:bCs w:val="0"/>
                    <w:color w:val="000000"/>
                    <w:sz w:val="21"/>
                    <w:szCs w:val="21"/>
                  </w:rPr>
                </w:rPrChange>
              </w:rPr>
              <w:pPrChange w:id="292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921"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922" w:author="Codex" w:date="2026-10-05T16:32:41.313017+00:00">
                  <w:rPr>
                    <w:bCs w:val="0"/>
                    <w:color w:val="000000"/>
                    <w:sz w:val="21"/>
                    <w:szCs w:val="21"/>
                  </w:rPr>
                </w:rPrChange>
              </w:rPr>
              <w:t>夫妻满意度差（基期，本人减配偶）</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2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E51B60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15" w:author="Codex" w:date="2026-10-05T16:32:41.313017+00:00">
                  <w:rPr>
                    <w:bCs w:val="0"/>
                    <w:color w:val="000000"/>
                    <w:sz w:val="21"/>
                    <w:szCs w:val="21"/>
                  </w:rPr>
                </w:rPrChange>
              </w:rPr>
              <w:pPrChange w:id="292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25" w:author="Codex" w:date="2026-10-05T16:32:41.313017+00:00">
                  <w:rPr>
                    <w:bCs w:val="0"/>
                    <w:color w:val="000000"/>
                    <w:sz w:val="21"/>
                    <w:szCs w:val="21"/>
                  </w:rPr>
                </w:rPrChange>
              </w:rPr>
              <w:t xml:space="preserve">-0.012 (1.063)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2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FC0726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16" w:author="Codex" w:date="2026-10-05T16:32:41.313017+00:00">
                  <w:rPr>
                    <w:bCs w:val="0"/>
                    <w:color w:val="000000"/>
                    <w:sz w:val="21"/>
                    <w:szCs w:val="21"/>
                  </w:rPr>
                </w:rPrChange>
              </w:rPr>
              <w:pPrChange w:id="292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28" w:author="Codex" w:date="2026-10-05T16:32:41.313017+00:00">
                  <w:rPr>
                    <w:bCs w:val="0"/>
                    <w:color w:val="000000"/>
                    <w:sz w:val="21"/>
                    <w:szCs w:val="21"/>
                  </w:rPr>
                </w:rPrChange>
              </w:rPr>
              <w:t xml:space="preserve">-0.017 (1.043)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2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4F2714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17" w:author="Codex" w:date="2026-10-05T16:32:41.313017+00:00">
                  <w:rPr>
                    <w:bCs w:val="0"/>
                    <w:color w:val="000000"/>
                    <w:sz w:val="21"/>
                    <w:szCs w:val="21"/>
                  </w:rPr>
                </w:rPrChange>
              </w:rPr>
              <w:pPrChange w:id="293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31" w:author="Codex" w:date="2026-10-05T16:32:41.313017+00:00">
                  <w:rPr>
                    <w:bCs w:val="0"/>
                    <w:color w:val="000000"/>
                    <w:sz w:val="21"/>
                    <w:szCs w:val="21"/>
                  </w:rPr>
                </w:rPrChange>
              </w:rPr>
              <w:t xml:space="preserve">-0.006 (1.085)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3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3F074A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18" w:author="Codex" w:date="2026-10-05T16:32:41.313017+00:00">
                  <w:rPr>
                    <w:bCs w:val="0"/>
                    <w:color w:val="000000"/>
                    <w:sz w:val="21"/>
                    <w:szCs w:val="21"/>
                  </w:rPr>
                </w:rPrChange>
              </w:rPr>
              <w:pPrChange w:id="293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34" w:author="Codex" w:date="2026-10-05T16:32:41.313017+00:00">
                  <w:rPr>
                    <w:bCs w:val="0"/>
                    <w:color w:val="000000"/>
                    <w:sz w:val="21"/>
                    <w:szCs w:val="21"/>
                  </w:rPr>
                </w:rPrChange>
              </w:rPr>
              <w:t xml:space="preserve"> 0.544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3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AB9006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19" w:author="Codex" w:date="2026-10-05T16:32:41.313017+00:00">
                  <w:rPr>
                    <w:bCs w:val="0"/>
                    <w:color w:val="000000"/>
                    <w:sz w:val="21"/>
                    <w:szCs w:val="21"/>
                  </w:rPr>
                </w:rPrChange>
              </w:rPr>
              <w:pPrChange w:id="293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37" w:author="Codex" w:date="2026-10-05T16:32:41.313017+00:00">
                  <w:rPr>
                    <w:bCs w:val="0"/>
                    <w:color w:val="000000"/>
                    <w:sz w:val="21"/>
                    <w:szCs w:val="21"/>
                  </w:rPr>
                </w:rPrChange>
              </w:rPr>
              <w:t>13082</w:t>
            </w:r>
          </w:p>
        </w:tc>
      </w:tr>
      <w:tr w:rsidR="00352AB8" w14:paraId="72C72E7B"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3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B5CB55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220" w:author="Codex" w:date="2026-10-05T16:32:41.313017+00:00">
                  <w:rPr>
                    <w:bCs w:val="0"/>
                    <w:color w:val="000000"/>
                    <w:sz w:val="21"/>
                    <w:szCs w:val="21"/>
                  </w:rPr>
                </w:rPrChange>
              </w:rPr>
              <w:pPrChange w:id="293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940"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941" w:author="Codex" w:date="2026-10-05T16:32:41.313017+00:00">
                  <w:rPr>
                    <w:bCs w:val="0"/>
                    <w:color w:val="000000"/>
                    <w:sz w:val="21"/>
                    <w:szCs w:val="21"/>
                  </w:rPr>
                </w:rPrChange>
              </w:rPr>
              <w:t>本人婚姻满意度（基期，</w:t>
            </w:r>
            <w:r>
              <w:rPr>
                <w:rFonts w:ascii="Times New Roman" w:hAnsi="Times New Roman" w:cs="Times New Roman" w:eastAsia="SimSun"/>
                <w:b w:val="0"/>
                <w:bCs w:val="0"/>
                <w:color w:val="000000"/>
                <w:sz w:val="21"/>
                <w:szCs w:val="21"/>
                <w:rPrChange w:id="2942" w:author="Codex" w:date="2026-10-05T16:32:41.313017+00:00">
                  <w:rPr>
                    <w:bCs w:val="0"/>
                    <w:color w:val="000000"/>
                    <w:sz w:val="21"/>
                    <w:szCs w:val="21"/>
                  </w:rPr>
                </w:rPrChange>
              </w:rPr>
              <w:t>1—5</w:t>
            </w:r>
            <w:r>
              <w:rPr>
                <w:rFonts w:ascii="Times New Roman" w:hAnsi="Times New Roman" w:cs="Times New Roman" w:eastAsia="SimSun"/>
                <w:b w:val="0"/>
                <w:bCs w:val="0"/>
                <w:color w:val="000000"/>
                <w:sz w:val="21"/>
                <w:szCs w:val="21"/>
                <w:rPrChange w:id="2943" w:author="Codex" w:date="2026-10-05T16:32:41.313017+00:00">
                  <w:rPr>
                    <w:bCs w:val="0"/>
                    <w:color w:val="000000"/>
                    <w:sz w:val="21"/>
                    <w:szCs w:val="21"/>
                  </w:rPr>
                </w:rPrChange>
              </w:rPr>
              <w:t>分）</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4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A62BD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21" w:author="Codex" w:date="2026-10-05T16:32:41.313017+00:00">
                  <w:rPr>
                    <w:bCs w:val="0"/>
                    <w:color w:val="000000"/>
                    <w:sz w:val="21"/>
                    <w:szCs w:val="21"/>
                  </w:rPr>
                </w:rPrChange>
              </w:rPr>
              <w:pPrChange w:id="294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46" w:author="Codex" w:date="2026-10-05T16:32:41.313017+00:00">
                  <w:rPr>
                    <w:bCs w:val="0"/>
                    <w:color w:val="000000"/>
                    <w:sz w:val="21"/>
                    <w:szCs w:val="21"/>
                  </w:rPr>
                </w:rPrChange>
              </w:rPr>
              <w:t xml:space="preserve"> 4.518 (0.808)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4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7ECB16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22" w:author="Codex" w:date="2026-10-05T16:32:41.313017+00:00">
                  <w:rPr>
                    <w:bCs w:val="0"/>
                    <w:color w:val="000000"/>
                    <w:sz w:val="21"/>
                    <w:szCs w:val="21"/>
                  </w:rPr>
                </w:rPrChange>
              </w:rPr>
              <w:pPrChange w:id="294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49" w:author="Codex" w:date="2026-10-05T16:32:41.313017+00:00">
                  <w:rPr>
                    <w:bCs w:val="0"/>
                    <w:color w:val="000000"/>
                    <w:sz w:val="21"/>
                    <w:szCs w:val="21"/>
                  </w:rPr>
                </w:rPrChange>
              </w:rPr>
              <w:t xml:space="preserve"> 4.538 (0.802)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5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E5E44D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23" w:author="Codex" w:date="2026-10-05T16:32:41.313017+00:00">
                  <w:rPr>
                    <w:bCs w:val="0"/>
                    <w:color w:val="000000"/>
                    <w:sz w:val="21"/>
                    <w:szCs w:val="21"/>
                  </w:rPr>
                </w:rPrChange>
              </w:rPr>
              <w:pPrChange w:id="295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52" w:author="Codex" w:date="2026-10-05T16:32:41.313017+00:00">
                  <w:rPr>
                    <w:bCs w:val="0"/>
                    <w:color w:val="000000"/>
                    <w:sz w:val="21"/>
                    <w:szCs w:val="21"/>
                  </w:rPr>
                </w:rPrChange>
              </w:rPr>
              <w:t xml:space="preserve"> 4.495 (0.813)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5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182A03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24" w:author="Codex" w:date="2026-10-05T16:32:41.313017+00:00">
                  <w:rPr>
                    <w:bCs w:val="0"/>
                    <w:color w:val="000000"/>
                    <w:sz w:val="21"/>
                    <w:szCs w:val="21"/>
                  </w:rPr>
                </w:rPrChange>
              </w:rPr>
              <w:pPrChange w:id="295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55" w:author="Codex" w:date="2026-10-05T16:32:41.313017+00:00">
                  <w:rPr>
                    <w:bCs w:val="0"/>
                    <w:color w:val="000000"/>
                    <w:sz w:val="21"/>
                    <w:szCs w:val="21"/>
                  </w:rPr>
                </w:rPrChange>
              </w:rPr>
              <w:t xml:space="preserve"> 0.003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5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B49A18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25" w:author="Codex" w:date="2026-10-05T16:32:41.313017+00:00">
                  <w:rPr>
                    <w:bCs w:val="0"/>
                    <w:color w:val="000000"/>
                    <w:sz w:val="21"/>
                    <w:szCs w:val="21"/>
                  </w:rPr>
                </w:rPrChange>
              </w:rPr>
              <w:pPrChange w:id="295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58" w:author="Codex" w:date="2026-10-05T16:32:41.313017+00:00">
                  <w:rPr>
                    <w:bCs w:val="0"/>
                    <w:color w:val="000000"/>
                    <w:sz w:val="21"/>
                    <w:szCs w:val="21"/>
                  </w:rPr>
                </w:rPrChange>
              </w:rPr>
              <w:t>13089</w:t>
            </w:r>
          </w:p>
        </w:tc>
      </w:tr>
      <w:tr w:rsidR="00352AB8" w14:paraId="6A7F0E1F" w14:textId="77777777" w:rsidTr="000744B2">
        <w:trPr>
          <w:cantSplit/>
          <w:jc w:val="center"/>
        </w:trPr>
        <w:tc>
          <w:tcPr>
            <w:tcW w:w="0" w:type="auto"/>
            <w:tcBorders>
              <w:top w:val="nil"/>
              <w:left w:val="nil"/>
              <w:bottom w:val="single" w:sz="12" w:color="000000"/>
              <w:right w:val="nil"/>
              <w:insideH w:val="nil"/>
              <w:insideV w:val="nil"/>
            </w:tcBorders>
            <w:shd w:val="clear" w:color="auto" w:fill="FFFFFF"/>
            <w:tcMar>
              <w:top w:w="0" w:type="dxa"/>
              <w:left w:w="102" w:type="dxa"/>
              <w:bottom w:w="0" w:type="dxa"/>
              <w:right w:w="102" w:type="dxa"/>
            </w:tcMar>
            <w:vAlign w:val="center"/>
            <w:tcPrChange w:id="2959" w:author="Codex" w:date="2026-10-05T16:32:41.313017+00:00">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tcPrChange>
          </w:tcPr>
          <w:p w14:paraId="5E4F0E7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226" w:author="Codex" w:date="2026-10-05T16:32:41.313017+00:00">
                  <w:rPr>
                    <w:bCs w:val="0"/>
                    <w:color w:val="000000"/>
                    <w:sz w:val="21"/>
                    <w:szCs w:val="21"/>
                  </w:rPr>
                </w:rPrChange>
              </w:rPr>
              <w:pPrChange w:id="296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961"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962" w:author="Codex" w:date="2026-10-05T16:32:41.313017+00:00">
                  <w:rPr>
                    <w:bCs w:val="0"/>
                    <w:color w:val="000000"/>
                    <w:sz w:val="21"/>
                    <w:szCs w:val="21"/>
                  </w:rPr>
                </w:rPrChange>
              </w:rPr>
              <w:t>配偶婚姻满意度（基期，</w:t>
            </w:r>
            <w:r>
              <w:rPr>
                <w:rFonts w:ascii="Times New Roman" w:hAnsi="Times New Roman" w:cs="Times New Roman" w:eastAsia="SimSun"/>
                <w:b w:val="0"/>
                <w:bCs w:val="0"/>
                <w:color w:val="000000"/>
                <w:sz w:val="21"/>
                <w:szCs w:val="21"/>
                <w:rPrChange w:id="2963" w:author="Codex" w:date="2026-10-05T16:32:41.313017+00:00">
                  <w:rPr>
                    <w:bCs w:val="0"/>
                    <w:color w:val="000000"/>
                    <w:sz w:val="21"/>
                    <w:szCs w:val="21"/>
                  </w:rPr>
                </w:rPrChange>
              </w:rPr>
              <w:t>1—5</w:t>
            </w:r>
            <w:r>
              <w:rPr>
                <w:rFonts w:ascii="Times New Roman" w:hAnsi="Times New Roman" w:cs="Times New Roman" w:eastAsia="SimSun"/>
                <w:b w:val="0"/>
                <w:bCs w:val="0"/>
                <w:color w:val="000000"/>
                <w:sz w:val="21"/>
                <w:szCs w:val="21"/>
                <w:rPrChange w:id="2964" w:author="Codex" w:date="2026-10-05T16:32:41.313017+00:00">
                  <w:rPr>
                    <w:bCs w:val="0"/>
                    <w:color w:val="000000"/>
                    <w:sz w:val="21"/>
                    <w:szCs w:val="21"/>
                  </w:rPr>
                </w:rPrChange>
              </w:rPr>
              <w:t>分）</w:t>
            </w:r>
          </w:p>
        </w:tc>
        <w:tc>
          <w:tcPr>
            <w:tcW w:w="0" w:type="auto"/>
            <w:tcBorders>
              <w:top w:val="nil"/>
              <w:left w:val="nil"/>
              <w:bottom w:val="single" w:sz="12" w:color="000000"/>
              <w:right w:val="nil"/>
              <w:insideH w:val="nil"/>
              <w:insideV w:val="nil"/>
            </w:tcBorders>
            <w:shd w:val="clear" w:color="auto" w:fill="FFFFFF"/>
            <w:tcMar>
              <w:top w:w="0" w:type="dxa"/>
              <w:left w:w="102" w:type="dxa"/>
              <w:bottom w:w="0" w:type="dxa"/>
              <w:right w:w="102" w:type="dxa"/>
            </w:tcMar>
            <w:vAlign w:val="center"/>
            <w:tcPrChange w:id="2965" w:author="Codex" w:date="2026-10-05T16:32:41.313017+00:00">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tcPrChange>
          </w:tcPr>
          <w:p w14:paraId="19EB70C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27" w:author="Codex" w:date="2026-10-05T16:32:41.313017+00:00">
                  <w:rPr>
                    <w:bCs w:val="0"/>
                    <w:color w:val="000000"/>
                    <w:sz w:val="21"/>
                    <w:szCs w:val="21"/>
                  </w:rPr>
                </w:rPrChange>
              </w:rPr>
              <w:pPrChange w:id="296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67" w:author="Codex" w:date="2026-10-05T16:32:41.313017+00:00">
                  <w:rPr>
                    <w:bCs w:val="0"/>
                    <w:color w:val="000000"/>
                    <w:sz w:val="21"/>
                    <w:szCs w:val="21"/>
                  </w:rPr>
                </w:rPrChange>
              </w:rPr>
              <w:t xml:space="preserve"> 4.530 (0.792) </w:t>
            </w:r>
          </w:p>
        </w:tc>
        <w:tc>
          <w:tcPr>
            <w:tcW w:w="0" w:type="auto"/>
            <w:tcBorders>
              <w:top w:val="nil"/>
              <w:left w:val="nil"/>
              <w:bottom w:val="single" w:sz="12" w:color="000000"/>
              <w:right w:val="nil"/>
              <w:insideH w:val="nil"/>
              <w:insideV w:val="nil"/>
            </w:tcBorders>
            <w:shd w:val="clear" w:color="auto" w:fill="FFFFFF"/>
            <w:tcMar>
              <w:top w:w="0" w:type="dxa"/>
              <w:left w:w="102" w:type="dxa"/>
              <w:bottom w:w="0" w:type="dxa"/>
              <w:right w:w="102" w:type="dxa"/>
            </w:tcMar>
            <w:vAlign w:val="center"/>
            <w:tcPrChange w:id="2968" w:author="Codex" w:date="2026-10-05T16:32:41.313017+00:00">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tcPrChange>
          </w:tcPr>
          <w:p w14:paraId="78536CC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28" w:author="Codex" w:date="2026-10-05T16:32:41.313017+00:00">
                  <w:rPr>
                    <w:bCs w:val="0"/>
                    <w:color w:val="000000"/>
                    <w:sz w:val="21"/>
                    <w:szCs w:val="21"/>
                  </w:rPr>
                </w:rPrChange>
              </w:rPr>
              <w:pPrChange w:id="296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70" w:author="Codex" w:date="2026-10-05T16:32:41.313017+00:00">
                  <w:rPr>
                    <w:bCs w:val="0"/>
                    <w:color w:val="000000"/>
                    <w:sz w:val="21"/>
                    <w:szCs w:val="21"/>
                  </w:rPr>
                </w:rPrChange>
              </w:rPr>
              <w:t xml:space="preserve"> 4.555 (0.778) </w:t>
            </w:r>
          </w:p>
        </w:tc>
        <w:tc>
          <w:tcPr>
            <w:tcW w:w="0" w:type="auto"/>
            <w:tcBorders>
              <w:top w:val="nil"/>
              <w:left w:val="nil"/>
              <w:bottom w:val="single" w:sz="12" w:color="000000"/>
              <w:right w:val="nil"/>
              <w:insideH w:val="nil"/>
              <w:insideV w:val="nil"/>
            </w:tcBorders>
            <w:shd w:val="clear" w:color="auto" w:fill="FFFFFF"/>
            <w:tcMar>
              <w:top w:w="0" w:type="dxa"/>
              <w:left w:w="102" w:type="dxa"/>
              <w:bottom w:w="0" w:type="dxa"/>
              <w:right w:w="102" w:type="dxa"/>
            </w:tcMar>
            <w:vAlign w:val="center"/>
            <w:tcPrChange w:id="2971" w:author="Codex" w:date="2026-10-05T16:32:41.313017+00:00">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tcPrChange>
          </w:tcPr>
          <w:p w14:paraId="33819F6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29" w:author="Codex" w:date="2026-10-05T16:32:41.313017+00:00">
                  <w:rPr>
                    <w:bCs w:val="0"/>
                    <w:color w:val="000000"/>
                    <w:sz w:val="21"/>
                    <w:szCs w:val="21"/>
                  </w:rPr>
                </w:rPrChange>
              </w:rPr>
              <w:pPrChange w:id="297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73" w:author="Codex" w:date="2026-10-05T16:32:41.313017+00:00">
                  <w:rPr>
                    <w:bCs w:val="0"/>
                    <w:color w:val="000000"/>
                    <w:sz w:val="21"/>
                    <w:szCs w:val="21"/>
                  </w:rPr>
                </w:rPrChange>
              </w:rPr>
              <w:t xml:space="preserve"> 4.501 (0.806) </w:t>
            </w:r>
          </w:p>
        </w:tc>
        <w:tc>
          <w:tcPr>
            <w:tcW w:w="0" w:type="auto"/>
            <w:tcBorders>
              <w:top w:val="nil"/>
              <w:left w:val="nil"/>
              <w:bottom w:val="single" w:sz="12" w:color="000000"/>
              <w:right w:val="nil"/>
              <w:insideH w:val="nil"/>
              <w:insideV w:val="nil"/>
            </w:tcBorders>
            <w:shd w:val="clear" w:color="auto" w:fill="FFFFFF"/>
            <w:tcMar>
              <w:top w:w="0" w:type="dxa"/>
              <w:left w:w="102" w:type="dxa"/>
              <w:bottom w:w="0" w:type="dxa"/>
              <w:right w:w="102" w:type="dxa"/>
            </w:tcMar>
            <w:vAlign w:val="center"/>
            <w:tcPrChange w:id="2974" w:author="Codex" w:date="2026-10-05T16:32:41.313017+00:00">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tcPrChange>
          </w:tcPr>
          <w:p w14:paraId="0ECD35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30" w:author="Codex" w:date="2026-10-05T16:32:41.313017+00:00">
                  <w:rPr>
                    <w:bCs w:val="0"/>
                    <w:color w:val="000000"/>
                    <w:sz w:val="21"/>
                    <w:szCs w:val="21"/>
                  </w:rPr>
                </w:rPrChange>
              </w:rPr>
              <w:pPrChange w:id="297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76" w:author="Codex" w:date="2026-10-05T16:32:41.313017+00:00">
                  <w:rPr>
                    <w:bCs w:val="0"/>
                    <w:color w:val="000000"/>
                    <w:sz w:val="21"/>
                    <w:szCs w:val="21"/>
                  </w:rPr>
                </w:rPrChange>
              </w:rPr>
              <w:t xml:space="preserve">&lt;0.001 </w:t>
            </w:r>
          </w:p>
        </w:tc>
        <w:tc>
          <w:tcPr>
            <w:tcW w:w="0" w:type="auto"/>
            <w:tcBorders>
              <w:top w:val="nil"/>
              <w:left w:val="nil"/>
              <w:bottom w:val="single" w:sz="12" w:color="000000"/>
              <w:right w:val="nil"/>
              <w:insideH w:val="nil"/>
              <w:insideV w:val="nil"/>
            </w:tcBorders>
            <w:shd w:val="clear" w:color="auto" w:fill="FFFFFF"/>
            <w:tcMar>
              <w:top w:w="0" w:type="dxa"/>
              <w:left w:w="102" w:type="dxa"/>
              <w:bottom w:w="0" w:type="dxa"/>
              <w:right w:w="102" w:type="dxa"/>
            </w:tcMar>
            <w:vAlign w:val="center"/>
            <w:tcPrChange w:id="2977" w:author="Codex" w:date="2026-10-05T16:32:41.313017+00:00">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tcPrChange>
          </w:tcPr>
          <w:p w14:paraId="71948A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31" w:author="Codex" w:date="2026-10-05T16:32:41.313017+00:00">
                  <w:rPr>
                    <w:bCs w:val="0"/>
                    <w:color w:val="000000"/>
                    <w:sz w:val="21"/>
                    <w:szCs w:val="21"/>
                  </w:rPr>
                </w:rPrChange>
              </w:rPr>
              <w:pPrChange w:id="297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79" w:author="Codex" w:date="2026-10-05T16:32:41.313017+00:00">
                  <w:rPr>
                    <w:bCs w:val="0"/>
                    <w:color w:val="000000"/>
                    <w:sz w:val="21"/>
                    <w:szCs w:val="21"/>
                  </w:rPr>
                </w:rPrChange>
              </w:rPr>
              <w:t>13085</w:t>
            </w:r>
          </w:p>
        </w:tc>
      </w:tr>
    </w:tbl>
    <w:p w14:paraId="274D994C" w14:textId="7CA38406" w:rsidR="00FB24F4" w:rsidRPr="002802B8" w:rsidRDefault="00FB24F4">
      <w:pPr>
        <w:pStyle w:val="af5"/>
        <w:keepLines/>
        <w:spacing w:line="36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32" w:author="Codex" w:date="2026-10-05T16:32:41.313017+00:00">
            <w:rPr>
              <w:bCs w:val="0"/>
              <w:sz w:val="21"/>
              <w:szCs w:val="21"/>
            </w:rPr>
          </w:rPrChange>
        </w:rPr>
        <w:pPrChange w:id="2980" w:author="Codex" w:date="2026-10-05T16:32:41.313017+00:00">
          <w:pPr>
            <w:pStyle w:val="af5"/>
            <w:keepLines/>
            <w:ind w:firstLineChars="0" w:firstLine="0"/>
          </w:pPr>
        </w:pPrChange>
      </w:pPr>
      <w:del w:id="1001723" w:author="Codex" w:date="2026-10-07T12:00:00Z">
        <w:r>
          <w:rPr>
            <w:sz w:val="21"/>
            <w:szCs w:val="21"/>
          </w:rPr>
          <w:delText>注：描述总体为身份筛选通过的</w:delText>
        </w:r>
        <w:r>
          <w:rPr>
            <w:sz w:val="21"/>
            <w:szCs w:val="21"/>
          </w:rPr>
          <w:delText>13,092</w:delText>
        </w:r>
        <w:r>
          <w:rPr>
            <w:sz w:val="21"/>
            <w:szCs w:val="21"/>
          </w:rPr>
          <w:delText>条亲子二元组</w:delText>
        </w:r>
        <w:r>
          <w:rPr>
            <w:sz w:val="21"/>
            <w:szCs w:val="21"/>
          </w:rPr>
          <w:delText>—</w:delText>
        </w:r>
        <w:r>
          <w:rPr>
            <w:sz w:val="21"/>
            <w:szCs w:val="21"/>
          </w:rPr>
          <w:delText>区间记录（</w:delText>
        </w:r>
        <w:r>
          <w:rPr>
            <w:sz w:val="21"/>
            <w:szCs w:val="21"/>
          </w:rPr>
          <w:delText>8,528</w:delText>
        </w:r>
        <w:r>
          <w:rPr>
            <w:sz w:val="21"/>
            <w:szCs w:val="21"/>
          </w:rPr>
          <w:delText>个亲子二元组、</w:delText>
        </w:r>
        <w:r>
          <w:rPr>
            <w:sz w:val="21"/>
            <w:szCs w:val="21"/>
          </w:rPr>
          <w:delText>5,318</w:delText>
        </w:r>
        <w:r>
          <w:rPr>
            <w:sz w:val="21"/>
            <w:szCs w:val="21"/>
          </w:rPr>
          <w:delText>名成年子女），不是八条链的完整案例交集。连续变量为均值（标准差），分类变量为</w:delText>
        </w:r>
        <w:r>
          <w:rPr>
            <w:sz w:val="21"/>
            <w:szCs w:val="21"/>
          </w:rPr>
          <w:delText>n</w:delText>
        </w:r>
        <w:r>
          <w:rPr>
            <w:sz w:val="21"/>
            <w:szCs w:val="21"/>
          </w:rPr>
          <w:delText>（</w:delText>
        </w:r>
        <w:r>
          <w:rPr>
            <w:sz w:val="21"/>
            <w:szCs w:val="21"/>
          </w:rPr>
          <w:delText>%</w:delText>
        </w:r>
        <w:r>
          <w:rPr>
            <w:sz w:val="21"/>
            <w:szCs w:val="21"/>
          </w:rPr>
          <w:delText>）；</w:delText>
        </w:r>
        <w:r>
          <w:rPr>
            <w:sz w:val="21"/>
            <w:szCs w:val="21"/>
          </w:rPr>
          <w:delText>N</w:delText>
        </w:r>
        <w:r>
          <w:rPr>
            <w:sz w:val="21"/>
            <w:szCs w:val="21"/>
          </w:rPr>
          <w:delText>按变量有效观测计算，不对全表统一删除缺失。提升／升级指标的资格外记录不计入该指标分母；未提升／未升级包含其他有效转移状态。家务时长以小时</w:delText>
        </w:r>
        <w:r>
          <w:rPr>
            <w:sz w:val="21"/>
            <w:szCs w:val="21"/>
          </w:rPr>
          <w:delText>/</w:delText>
        </w:r>
        <w:r>
          <w:rPr>
            <w:sz w:val="21"/>
            <w:szCs w:val="21"/>
          </w:rPr>
          <w:delText>日计，保存值按工作日与休息日回答的简单平均及各期直接日均回答的跳题规则构造；与归档脚本最终采用的</w:delText>
        </w:r>
        <w:r>
          <w:rPr>
            <w:sz w:val="21"/>
            <w:szCs w:val="21"/>
          </w:rPr>
          <w:delText>5/7</w:delText>
        </w:r>
        <w:r>
          <w:rPr>
            <w:sz w:val="21"/>
            <w:szCs w:val="21"/>
          </w:rPr>
          <w:delText>、</w:delText>
        </w:r>
        <w:r>
          <w:rPr>
            <w:sz w:val="21"/>
            <w:szCs w:val="21"/>
          </w:rPr>
          <w:delText>2/7</w:delText>
        </w:r>
        <w:r>
          <w:rPr>
            <w:sz w:val="21"/>
            <w:szCs w:val="21"/>
          </w:rPr>
          <w:delText>加权公式不一致，该差异对模型估计的影响尚待核查。自评健康评分下降表示改善、上升表示恶化。子女数量按已记录的子女关系人标识计数，并取</w:delText>
        </w:r>
        <w:r>
          <w:rPr>
            <w:sz w:val="21"/>
            <w:szCs w:val="21"/>
          </w:rPr>
          <w:delText>2010</w:delText>
        </w:r>
        <w:r>
          <w:rPr>
            <w:sz w:val="21"/>
            <w:szCs w:val="21"/>
          </w:rPr>
          <w:delText>年至对应波次的最大值；排除</w:delText>
        </w:r>
        <w:r>
          <w:rPr>
            <w:sz w:val="21"/>
            <w:szCs w:val="21"/>
          </w:rPr>
          <w:delText>79</w:delText>
        </w:r>
        <w:r>
          <w:rPr>
            <w:sz w:val="21"/>
            <w:szCs w:val="21"/>
          </w:rPr>
          <w:delText>、</w:delText>
        </w:r>
        <w:r>
          <w:rPr>
            <w:sz w:val="21"/>
            <w:szCs w:val="21"/>
          </w:rPr>
          <w:delText>-8</w:delText>
        </w:r>
        <w:r>
          <w:rPr>
            <w:sz w:val="21"/>
            <w:szCs w:val="21"/>
          </w:rPr>
          <w:delText>及缺失标识，</w:delText>
        </w:r>
        <w:r>
          <w:rPr>
            <w:sz w:val="21"/>
            <w:szCs w:val="21"/>
          </w:rPr>
          <w:delText>2012</w:delText>
        </w:r>
        <w:r>
          <w:rPr>
            <w:sz w:val="21"/>
            <w:szCs w:val="21"/>
          </w:rPr>
          <w:delText>年起对非</w:delText>
        </w:r>
        <w:r>
          <w:rPr>
            <w:sz w:val="21"/>
            <w:szCs w:val="21"/>
          </w:rPr>
          <w:delText>77</w:delText>
        </w:r>
        <w:r>
          <w:rPr>
            <w:sz w:val="21"/>
            <w:szCs w:val="21"/>
          </w:rPr>
          <w:delText>标识去重，多个</w:delText>
        </w:r>
        <w:r>
          <w:rPr>
            <w:sz w:val="21"/>
            <w:szCs w:val="21"/>
          </w:rPr>
          <w:delText>77</w:delText>
        </w:r>
        <w:r>
          <w:rPr>
            <w:sz w:val="21"/>
            <w:szCs w:val="21"/>
          </w:rPr>
          <w:delText>仍分别计数，未按存活或同住状态筛选；</w:delText>
        </w:r>
        <w:r>
          <w:rPr>
            <w:sz w:val="21"/>
            <w:szCs w:val="21"/>
          </w:rPr>
          <w:delText>0</w:delText>
        </w:r>
        <w:r>
          <w:rPr>
            <w:sz w:val="21"/>
            <w:szCs w:val="21"/>
          </w:rPr>
          <w:delText>不必然表示已确认无子女。同住指标仅在本人及对应父母均居住在样本家庭时记</w:delText>
        </w:r>
        <w:r>
          <w:rPr>
            <w:sz w:val="21"/>
            <w:szCs w:val="21"/>
          </w:rPr>
          <w:delText>1</w:delText>
        </w:r>
        <w:r>
          <w:rPr>
            <w:sz w:val="21"/>
            <w:szCs w:val="21"/>
          </w:rPr>
          <w:delText>，其余记</w:delText>
        </w:r>
        <w:r>
          <w:rPr>
            <w:sz w:val="21"/>
            <w:szCs w:val="21"/>
          </w:rPr>
          <w:delText>0</w:delText>
        </w:r>
        <w:r>
          <w:rPr>
            <w:sz w:val="21"/>
            <w:szCs w:val="21"/>
          </w:rPr>
          <w:delText>，不能识别双方在样本家庭之外同住；非二元原始回答也被并入</w:delText>
        </w:r>
        <w:r>
          <w:rPr>
            <w:sz w:val="21"/>
            <w:szCs w:val="21"/>
          </w:rPr>
          <w:delText>0</w:delText>
        </w:r>
        <w:r>
          <w:rPr>
            <w:sz w:val="21"/>
            <w:szCs w:val="21"/>
          </w:rPr>
          <w:delText>，不能据此确认真实不同住。职业声望采用</w:delText>
        </w:r>
        <w:r>
          <w:rPr>
            <w:sz w:val="21"/>
            <w:szCs w:val="21"/>
          </w:rPr>
          <w:delText>2010</w:delText>
        </w:r>
        <w:r>
          <w:rPr>
            <w:sz w:val="21"/>
            <w:szCs w:val="21"/>
          </w:rPr>
          <w:delText>年至各对应波次所观察到的</w:delText>
        </w:r>
        <w:r>
          <w:rPr>
            <w:sz w:val="21"/>
            <w:szCs w:val="21"/>
          </w:rPr>
          <w:delText>SIOPS</w:delText>
        </w:r>
        <w:r>
          <w:rPr>
            <w:sz w:val="21"/>
            <w:szCs w:val="21"/>
          </w:rPr>
          <w:delText>最高值，历次均缺失时记</w:delText>
        </w:r>
        <w:r>
          <w:rPr>
            <w:sz w:val="21"/>
            <w:szCs w:val="21"/>
          </w:rPr>
          <w:delText>0</w:delText>
        </w:r>
        <w:r>
          <w:rPr>
            <w:sz w:val="21"/>
            <w:szCs w:val="21"/>
          </w:rPr>
          <w:delText>；并非仅对当期缺失值作补填。该水平指标不能等同于当期职业声望。家庭总负债以万元计，历史底稿将缺失置</w:delText>
        </w:r>
        <w:r>
          <w:rPr>
            <w:sz w:val="21"/>
            <w:szCs w:val="21"/>
          </w:rPr>
          <w:delText>0</w:delText>
        </w:r>
        <w:r>
          <w:rPr>
            <w:sz w:val="21"/>
            <w:szCs w:val="21"/>
          </w:rPr>
          <w:delText>；家庭总收入沿用历史保存的平减、缩尾后</w:delText>
        </w:r>
        <w:r>
          <w:rPr>
            <w:sz w:val="21"/>
            <w:szCs w:val="21"/>
          </w:rPr>
          <w:delText>ln(</w:delText>
        </w:r>
        <w:r>
          <w:rPr>
            <w:sz w:val="21"/>
            <w:szCs w:val="21"/>
          </w:rPr>
          <w:delText>收入</w:delText>
        </w:r>
        <w:r>
          <w:rPr>
            <w:sz w:val="21"/>
            <w:szCs w:val="21"/>
          </w:rPr>
          <w:delText>+1)</w:delText>
        </w:r>
        <w:r>
          <w:rPr>
            <w:sz w:val="21"/>
            <w:szCs w:val="21"/>
          </w:rPr>
          <w:delText>。按归档</w:delText>
        </w:r>
        <w:r>
          <w:rPr>
            <w:sz w:val="21"/>
            <w:szCs w:val="21"/>
          </w:rPr>
          <w:delText>CPI</w:delText>
        </w:r>
        <w:r>
          <w:rPr>
            <w:sz w:val="21"/>
            <w:szCs w:val="21"/>
          </w:rPr>
          <w:delText>值以</w:delText>
        </w:r>
        <w:r>
          <w:rPr>
            <w:sz w:val="21"/>
            <w:szCs w:val="21"/>
          </w:rPr>
          <w:delText>2016</w:delText>
        </w:r>
        <w:r>
          <w:rPr>
            <w:sz w:val="21"/>
            <w:szCs w:val="21"/>
          </w:rPr>
          <w:delText>年价格独立重建时，宽表样本的</w:delText>
        </w:r>
        <w:r>
          <w:rPr>
            <w:sz w:val="21"/>
            <w:szCs w:val="21"/>
          </w:rPr>
          <w:delText>0.1%</w:delText>
        </w:r>
        <w:r>
          <w:rPr>
            <w:sz w:val="21"/>
            <w:szCs w:val="21"/>
          </w:rPr>
          <w:delText>与</w:delText>
        </w:r>
        <w:r>
          <w:rPr>
            <w:sz w:val="21"/>
            <w:szCs w:val="21"/>
          </w:rPr>
          <w:delText>99.9%</w:delText>
        </w:r>
        <w:r>
          <w:rPr>
            <w:sz w:val="21"/>
            <w:szCs w:val="21"/>
          </w:rPr>
          <w:delText>分位点可复现四期保存值，但归档脚本写为</w:delText>
        </w:r>
        <w:r>
          <w:rPr>
            <w:sz w:val="21"/>
            <w:szCs w:val="21"/>
          </w:rPr>
          <w:delText>1%</w:delText>
        </w:r>
        <w:r>
          <w:rPr>
            <w:sz w:val="21"/>
            <w:szCs w:val="21"/>
          </w:rPr>
          <w:delText>与</w:delText>
        </w:r>
        <w:r>
          <w:rPr>
            <w:sz w:val="21"/>
            <w:szCs w:val="21"/>
          </w:rPr>
          <w:delText>99%</w:delText>
        </w:r>
        <w:r>
          <w:rPr>
            <w:sz w:val="21"/>
            <w:szCs w:val="21"/>
          </w:rPr>
          <w:delText>；历史实际执行版本尚待确认。父辈支持按</w:delText>
        </w:r>
        <w:r>
          <w:rPr>
            <w:sz w:val="21"/>
            <w:szCs w:val="21"/>
          </w:rPr>
          <w:delText>2016—2022</w:delText>
        </w:r>
        <w:r>
          <w:rPr>
            <w:sz w:val="21"/>
            <w:szCs w:val="21"/>
          </w:rPr>
          <w:delText>年四波累计：任一波经济与劳务支持合计为有效正值记</w:delText>
        </w:r>
        <w:r>
          <w:rPr>
            <w:sz w:val="21"/>
            <w:szCs w:val="21"/>
          </w:rPr>
          <w:delText>1</w:delText>
        </w:r>
        <w:r>
          <w:rPr>
            <w:sz w:val="21"/>
            <w:szCs w:val="21"/>
          </w:rPr>
          <w:delText>，否则记</w:delText>
        </w:r>
        <w:r>
          <w:rPr>
            <w:sz w:val="21"/>
            <w:szCs w:val="21"/>
          </w:rPr>
          <w:delText>0</w:delText>
        </w:r>
        <w:r>
          <w:rPr>
            <w:sz w:val="21"/>
            <w:szCs w:val="21"/>
          </w:rPr>
          <w:delText>；</w:delText>
        </w:r>
        <w:r>
          <w:rPr>
            <w:sz w:val="21"/>
            <w:szCs w:val="21"/>
          </w:rPr>
          <w:delText>“</w:delText>
        </w:r>
        <w:r>
          <w:rPr>
            <w:sz w:val="21"/>
            <w:szCs w:val="21"/>
          </w:rPr>
          <w:delText>未检出有效支持</w:delText>
        </w:r>
        <w:r>
          <w:rPr>
            <w:sz w:val="21"/>
            <w:szCs w:val="21"/>
          </w:rPr>
          <w:delText>”</w:delText>
        </w:r>
        <w:r>
          <w:rPr>
            <w:sz w:val="21"/>
            <w:szCs w:val="21"/>
          </w:rPr>
          <w:delText>包含可能的缺失情形，不能等同于确认没有支持。父母婚姻变化的</w:delText>
        </w:r>
        <w:r>
          <w:rPr>
            <w:sz w:val="21"/>
            <w:szCs w:val="21"/>
          </w:rPr>
          <w:delText>“</w:delText>
        </w:r>
        <w:r>
          <w:rPr>
            <w:sz w:val="21"/>
            <w:szCs w:val="21"/>
          </w:rPr>
          <w:delText>其他</w:delText>
        </w:r>
        <w:r>
          <w:rPr>
            <w:sz w:val="21"/>
            <w:szCs w:val="21"/>
          </w:rPr>
          <w:delText>”</w:delText>
        </w:r>
        <w:r>
          <w:rPr>
            <w:sz w:val="21"/>
            <w:szCs w:val="21"/>
          </w:rPr>
          <w:delText>包括维持原状态及失婚转为在婚，</w:delText>
        </w:r>
        <w:r>
          <w:rPr>
            <w:sz w:val="21"/>
            <w:szCs w:val="21"/>
          </w:rPr>
          <w:delText>“</w:delText>
        </w:r>
        <w:r>
          <w:rPr>
            <w:sz w:val="21"/>
            <w:szCs w:val="21"/>
          </w:rPr>
          <w:delText>在婚变失婚</w:delText>
        </w:r>
        <w:r>
          <w:rPr>
            <w:sz w:val="21"/>
            <w:szCs w:val="21"/>
          </w:rPr>
          <w:delText>”</w:delText>
        </w:r>
        <w:r>
          <w:rPr>
            <w:sz w:val="21"/>
            <w:szCs w:val="21"/>
          </w:rPr>
          <w:delText>仅指该方向转换。父母婚姻沿用历史填补值：原底稿按双亲死亡线索补判丧偶，其余缺失置为在婚。当前期初有</w:delText>
        </w:r>
        <w:r>
          <w:rPr>
            <w:sz w:val="21"/>
            <w:szCs w:val="21"/>
          </w:rPr>
          <w:delText>761</w:delText>
        </w:r>
        <w:r>
          <w:rPr>
            <w:sz w:val="21"/>
            <w:szCs w:val="21"/>
          </w:rPr>
          <w:delText>条记录的上游婚姻码缺失或为负码，其中</w:delText>
        </w:r>
        <w:r>
          <w:rPr>
            <w:sz w:val="21"/>
            <w:szCs w:val="21"/>
          </w:rPr>
          <w:delText>625</w:delText>
        </w:r>
        <w:r>
          <w:rPr>
            <w:sz w:val="21"/>
            <w:szCs w:val="21"/>
          </w:rPr>
          <w:delText>条最终归为在婚、</w:delText>
        </w:r>
        <w:r>
          <w:rPr>
            <w:sz w:val="21"/>
            <w:szCs w:val="21"/>
          </w:rPr>
          <w:delText>136</w:delText>
        </w:r>
        <w:r>
          <w:rPr>
            <w:sz w:val="21"/>
            <w:szCs w:val="21"/>
          </w:rPr>
          <w:delText>条归为失婚；该填补不能等同于直接观测到婚姻状态，按现存四期原始个人库独立重建后，死亡线索、父母性别及填补结果与当前数据一致；历史执行记录仍未独立确认。教育为学历折算年限：文盲或半文盲</w:delText>
        </w:r>
        <w:r>
          <w:rPr>
            <w:sz w:val="21"/>
            <w:szCs w:val="21"/>
          </w:rPr>
          <w:delText>0</w:delText>
        </w:r>
        <w:r>
          <w:rPr>
            <w:sz w:val="21"/>
            <w:szCs w:val="21"/>
          </w:rPr>
          <w:delText>、小学</w:delText>
        </w:r>
        <w:r>
          <w:rPr>
            <w:sz w:val="21"/>
            <w:szCs w:val="21"/>
          </w:rPr>
          <w:delText>6</w:delText>
        </w:r>
        <w:r>
          <w:rPr>
            <w:sz w:val="21"/>
            <w:szCs w:val="21"/>
          </w:rPr>
          <w:delText>、初中</w:delText>
        </w:r>
        <w:r>
          <w:rPr>
            <w:sz w:val="21"/>
            <w:szCs w:val="21"/>
          </w:rPr>
          <w:delText>9</w:delText>
        </w:r>
        <w:r>
          <w:rPr>
            <w:sz w:val="21"/>
            <w:szCs w:val="21"/>
          </w:rPr>
          <w:delText>、高中或中专或技校或职高</w:delText>
        </w:r>
        <w:r>
          <w:rPr>
            <w:sz w:val="21"/>
            <w:szCs w:val="21"/>
          </w:rPr>
          <w:delText>12</w:delText>
        </w:r>
        <w:r>
          <w:rPr>
            <w:sz w:val="21"/>
            <w:szCs w:val="21"/>
          </w:rPr>
          <w:delText>、大专</w:delText>
        </w:r>
        <w:r>
          <w:rPr>
            <w:sz w:val="21"/>
            <w:szCs w:val="21"/>
          </w:rPr>
          <w:delText>15</w:delText>
        </w:r>
        <w:r>
          <w:rPr>
            <w:sz w:val="21"/>
            <w:szCs w:val="21"/>
          </w:rPr>
          <w:delText>、本科</w:delText>
        </w:r>
        <w:r>
          <w:rPr>
            <w:sz w:val="21"/>
            <w:szCs w:val="21"/>
          </w:rPr>
          <w:delText>16</w:delText>
        </w:r>
        <w:r>
          <w:rPr>
            <w:sz w:val="21"/>
            <w:szCs w:val="21"/>
          </w:rPr>
          <w:delText>、硕士及博士均为</w:delText>
        </w:r>
        <w:r>
          <w:rPr>
            <w:sz w:val="21"/>
            <w:szCs w:val="21"/>
          </w:rPr>
          <w:delText>19</w:delText>
        </w:r>
        <w:r>
          <w:rPr>
            <w:sz w:val="21"/>
            <w:szCs w:val="21"/>
          </w:rPr>
          <w:delText>；已追回的归档上游源码与恢复数据中的赋分一致，但历史实际执行版本尚未证实；该变量不能视为直接调查的实际就学年数。城乡沿用历史编码，城镇记</w:delText>
        </w:r>
        <w:r>
          <w:rPr>
            <w:sz w:val="21"/>
            <w:szCs w:val="21"/>
          </w:rPr>
          <w:delText>0</w:delText>
        </w:r>
        <w:r>
          <w:rPr>
            <w:sz w:val="21"/>
            <w:szCs w:val="21"/>
          </w:rPr>
          <w:delText>；乡村及源缺失值</w:delText>
        </w:r>
        <w:r>
          <w:rPr>
            <w:sz w:val="21"/>
            <w:szCs w:val="21"/>
          </w:rPr>
          <w:delText>−9</w:delText>
        </w:r>
        <w:r>
          <w:rPr>
            <w:sz w:val="21"/>
            <w:szCs w:val="21"/>
          </w:rPr>
          <w:delText>合并记</w:delText>
        </w:r>
        <w:r>
          <w:rPr>
            <w:sz w:val="21"/>
            <w:szCs w:val="21"/>
          </w:rPr>
          <w:delText>1</w:delText>
        </w:r>
        <w:r>
          <w:rPr>
            <w:sz w:val="21"/>
            <w:szCs w:val="21"/>
          </w:rPr>
          <w:delText>。表中合并组</w:delText>
        </w:r>
        <w:r>
          <w:rPr>
            <w:sz w:val="21"/>
            <w:szCs w:val="21"/>
          </w:rPr>
          <w:delText>6,116</w:delText>
        </w:r>
        <w:r>
          <w:rPr>
            <w:sz w:val="21"/>
            <w:szCs w:val="21"/>
          </w:rPr>
          <w:delText>条含</w:delText>
        </w:r>
        <w:r>
          <w:rPr>
            <w:sz w:val="21"/>
            <w:szCs w:val="21"/>
          </w:rPr>
          <w:delText>206</w:delText>
        </w:r>
        <w:r>
          <w:rPr>
            <w:sz w:val="21"/>
            <w:szCs w:val="21"/>
          </w:rPr>
          <w:delText>条源缺失，另</w:delText>
        </w:r>
        <w:r>
          <w:rPr>
            <w:sz w:val="21"/>
            <w:szCs w:val="21"/>
          </w:rPr>
          <w:delText>56</w:delText>
        </w:r>
        <w:r>
          <w:rPr>
            <w:sz w:val="21"/>
            <w:szCs w:val="21"/>
          </w:rPr>
          <w:delText>条现缺失源于对应波家庭</w:delText>
        </w:r>
        <w:r>
          <w:rPr>
            <w:sz w:val="21"/>
            <w:szCs w:val="21"/>
          </w:rPr>
          <w:delText>ID</w:delText>
        </w:r>
        <w:r>
          <w:rPr>
            <w:sz w:val="21"/>
            <w:szCs w:val="21"/>
          </w:rPr>
          <w:delText>未能连接；不能据此判断缺访原因。时期</w:delText>
        </w:r>
        <w:r>
          <w:rPr>
            <w:sz w:val="21"/>
            <w:szCs w:val="21"/>
          </w:rPr>
          <w:delText>p</w:delText>
        </w:r>
        <w:r>
          <w:rPr>
            <w:sz w:val="21"/>
            <w:szCs w:val="21"/>
          </w:rPr>
          <w:delText>值采用</w:delText>
        </w:r>
        <w:r>
          <w:rPr>
            <w:sz w:val="21"/>
            <w:szCs w:val="21"/>
          </w:rPr>
          <w:delText>compareGroups</w:delText>
        </w:r>
        <w:r>
          <w:rPr>
            <w:sz w:val="21"/>
            <w:szCs w:val="21"/>
          </w:rPr>
          <w:delText>的实际检验，未调整成年子女、亲子关系及跨期重复依赖，仅供探索性时期比较；不含</w:delText>
        </w:r>
        <w:r>
          <w:rPr>
            <w:sz w:val="21"/>
            <w:szCs w:val="21"/>
          </w:rPr>
          <w:delText>p</w:delText>
        </w:r>
        <w:r>
          <w:rPr>
            <w:sz w:val="21"/>
            <w:szCs w:val="21"/>
          </w:rPr>
          <w:delText>值的安全视图及资格、缺失明细另行保存。</w:delText>
        </w:r>
      </w:del>
      <w:ins w:id="1001724" w:author="Codex" w:date="2026-10-07T12:00:00Z">
        <w:r>
          <w:rPr>
            <w:rFonts w:ascii="Times New Roman" w:hAnsi="Times New Roman" w:cs="Times New Roman" w:eastAsia="SimSun"/>
            <w:sz w:val="21"/>
            <w:szCs w:val="21"/>
          </w:rPr>
          <w:t>注：描述总体为身份筛选通过的13,092条亲子二元组—区间记录，涉及8,528个亲子二元组和5,318名成年子女，不是八条链的完整案例交集。连续变量报告均值（标准差），分类变量报告n（%）；各项N以该变量有效观测为准，不统一删除全表缺失。提升／升级指标仅在具有转换资格的记录中计算，未提升／未升级包含其他有效转移。自评健康评分下降表示改善、上升表示恶化。家务时长、子女计数、同住、职业声望、负债、收入、父辈支持、父母婚姻、教育和城乡变量沿用底稿口径，存在历史构造、缺失合并或填补边界，完整说明及已完成的敏感性核查见附录E.4。时期p值来自compareGroups，未调整成年子女、亲子关系及跨期重复依赖，仅用于探索性时期比较；无p值视图及资格、缺失明细另行保存。</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ins>
    </w:p>
    <w:p w14:paraId="66FED0DF" w14:textId="7FF68CBD" w:rsidR="003D0255" w:rsidRDefault="005375B4" w:rsidP="005375B4">
      <w:pPr>
        <w:pStyle w:val="aff4"/>
        <w:keepNext/>
        <w:snapToGrid w:val="0"/>
        <w:spacing w:before="156" w:after="156" w:line="360" w:lineRule="exact"/>
        <w:ind w:firstLine="428"/>
      </w:pPr>
      <w:r>
        <w:t>（二）候选机制的操作化、支持度与经验关系诊断（基础回归）</w:t>
      </w:r>
    </w:p>
    <w:p w14:paraId="589FFA2A" w14:textId="7FF68CBF"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233" w:author="Codex" w:date="2026-10-05T16:32:41.313017+00:00">
            <w:rPr>
              <w:sz w:val="21"/>
              <w:szCs w:val="21"/>
            </w:rPr>
          </w:rPrChange>
        </w:rPr>
        <w:pPrChange w:id="3104" w:author="Codex" w:date="2026-10-05T16:32:41.313017+00:00">
          <w:pPr>
            <w:pStyle w:val="af5"/>
            <w:snapToGrid w:val="0"/>
            <w:ind w:firstLine="420"/>
            <w:jc w:val="both"/>
          </w:pPr>
        </w:pPrChange>
      </w:pPr>
      <w:r>
        <w:rPr>
          <w:rFonts w:ascii="Times New Roman" w:hAnsi="Times New Roman" w:cs="Times New Roman" w:eastAsia="SimSun"/>
          <w:sz w:val="21"/>
          <w:szCs w:val="21"/>
          <w:rPrChange w:id="3105" w:author="Codex" w:date="2026-10-05T16:32:41.313017+00:00">
            <w:rPr>
              <w:sz w:val="21"/>
              <w:szCs w:val="21"/>
            </w:rPr>
          </w:rPrChange>
        </w:rPr>
        <w:t>基础回归首先考察，收入的正向变化是否伴随婚姻满意度和代际支持的相应变化，并为后续中介、调节分析提供关系背景。八条链覆盖绝对资源与夫妻相对位置两个维度，结果变量均为对特定父亲或母亲的实际经济支持增加。</w:t>
      </w:r>
    </w:p>
    <w:p w14:paraId="0C4D0077" w14:textId="3B911DFA"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234" w:author="Codex" w:date="2026-10-05T16:32:41.313017+00:00">
            <w:rPr>
              <w:sz w:val="21"/>
              <w:szCs w:val="21"/>
            </w:rPr>
          </w:rPrChange>
        </w:rPr>
        <w:pPrChange w:id="3106" w:author="Codex" w:date="2026-10-05T16:32:41.313017+00:00">
          <w:pPr>
            <w:pStyle w:val="af5"/>
            <w:snapToGrid w:val="0"/>
            <w:ind w:firstLine="420"/>
            <w:jc w:val="both"/>
          </w:pPr>
        </w:pPrChange>
      </w:pPr>
      <w:r>
        <w:rPr>
          <w:rFonts w:ascii="Times New Roman" w:hAnsi="Times New Roman" w:cs="Times New Roman" w:eastAsia="SimSun"/>
          <w:sz w:val="21"/>
          <w:szCs w:val="21"/>
          <w:rPrChange w:id="3107" w:author="Codex" w:date="2026-10-05T16:32:41.313017+00:00">
            <w:rPr>
              <w:sz w:val="21"/>
              <w:szCs w:val="21"/>
            </w:rPr>
          </w:rPrChange>
        </w:rPr>
        <w:lastRenderedPageBreak/>
        <w:t>观察单位为亲子二元组</w:t>
      </w:r>
      <w:r>
        <w:rPr>
          <w:rFonts w:ascii="Times New Roman" w:hAnsi="Times New Roman" w:cs="Times New Roman" w:eastAsia="SimSun"/>
          <w:sz w:val="21"/>
          <w:szCs w:val="21"/>
          <w:rPrChange w:id="3108" w:author="Codex" w:date="2026-10-05T16:32:41.313017+00:00">
            <w:rPr>
              <w:sz w:val="21"/>
              <w:szCs w:val="21"/>
            </w:rPr>
          </w:rPrChange>
        </w:rPr>
        <w:t>—</w:t>
      </w:r>
      <w:r>
        <w:rPr>
          <w:rFonts w:ascii="Times New Roman" w:hAnsi="Times New Roman" w:cs="Times New Roman" w:eastAsia="SimSun"/>
          <w:sz w:val="21"/>
          <w:szCs w:val="21"/>
          <w:rPrChange w:id="3109" w:author="Codex" w:date="2026-10-05T16:32:41.313017+00:00">
            <w:rPr>
              <w:sz w:val="21"/>
              <w:szCs w:val="21"/>
            </w:rPr>
          </w:rPrChange>
        </w:rPr>
        <w:t>区间，同一成年子女可以贡献父亲、母亲及两个时期的多条记录。每条链的五个模型使用共同完整案例样本，控制本人和配偶基期收入、对应的基期满意度、其他控制变量及时期固定效应，并按成年子女</w:t>
      </w:r>
      <w:r>
        <w:rPr>
          <w:rFonts w:ascii="Times New Roman" w:hAnsi="Times New Roman" w:cs="Times New Roman" w:eastAsia="SimSun"/>
          <w:sz w:val="21"/>
          <w:szCs w:val="21"/>
          <w:rPrChange w:id="3110" w:author="Codex" w:date="2026-10-05T16:32:41.313017+00:00">
            <w:rPr>
              <w:sz w:val="21"/>
              <w:szCs w:val="21"/>
            </w:rPr>
          </w:rPrChange>
        </w:rPr>
        <w:t>PID</w:t>
      </w:r>
      <w:r>
        <w:rPr>
          <w:rFonts w:ascii="Times New Roman" w:hAnsi="Times New Roman" w:cs="Times New Roman" w:eastAsia="SimSun"/>
          <w:sz w:val="21"/>
          <w:szCs w:val="21"/>
          <w:rPrChange w:id="3111" w:author="Codex" w:date="2026-10-05T16:32:41.313017+00:00">
            <w:rPr>
              <w:sz w:val="21"/>
              <w:szCs w:val="21"/>
            </w:rPr>
          </w:rPrChange>
        </w:rPr>
        <w:t>聚类计算不确定性。控制变量中包含跨波累计及区间变化项，其时间属性与解释限制见后文。</w:t>
      </w:r>
    </w:p>
    <w:p w14:paraId="01179B98" w14:textId="7FF68CCF"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235" w:author="Codex" w:date="2026-10-05T16:32:41.313017+00:00">
            <w:rPr>
              <w:sz w:val="21"/>
              <w:szCs w:val="21"/>
            </w:rPr>
          </w:rPrChange>
        </w:rPr>
        <w:pPrChange w:id="3112" w:author="Codex" w:date="2026-10-05T16:32:41.313017+00:00">
          <w:pPr>
            <w:pStyle w:val="af5"/>
            <w:snapToGrid w:val="0"/>
            <w:ind w:firstLine="420"/>
            <w:jc w:val="both"/>
          </w:pPr>
        </w:pPrChange>
      </w:pPr>
      <w:r>
        <w:rPr>
          <w:rFonts w:ascii="Times New Roman" w:hAnsi="Times New Roman" w:cs="Times New Roman" w:eastAsia="SimSun"/>
          <w:sz w:val="21"/>
          <w:szCs w:val="21"/>
          <w:rPrChange w:id="3113" w:author="Codex" w:date="2026-10-05T16:32:41.313017+00:00">
            <w:rPr>
              <w:sz w:val="21"/>
              <w:szCs w:val="21"/>
            </w:rPr>
          </w:rPrChange>
        </w:rPr>
        <w:t>不同链条回答不同资格总体中的问题。绝对满意度提升限定于基期低于</w:t>
      </w:r>
      <w:r>
        <w:rPr>
          <w:rFonts w:ascii="Times New Roman" w:hAnsi="Times New Roman" w:cs="Times New Roman" w:eastAsia="SimSun"/>
          <w:sz w:val="21"/>
          <w:szCs w:val="21"/>
          <w:rPrChange w:id="3114" w:author="Codex" w:date="2026-10-05T16:32:41.313017+00:00">
            <w:rPr>
              <w:sz w:val="21"/>
              <w:szCs w:val="21"/>
            </w:rPr>
          </w:rPrChange>
        </w:rPr>
        <w:t>5</w:t>
      </w:r>
      <w:r>
        <w:rPr>
          <w:rFonts w:ascii="Times New Roman" w:hAnsi="Times New Roman" w:cs="Times New Roman" w:eastAsia="SimSun"/>
          <w:sz w:val="21"/>
          <w:szCs w:val="21"/>
          <w:rPrChange w:id="3115" w:author="Codex" w:date="2026-10-05T16:32:41.313017+00:00">
            <w:rPr>
              <w:sz w:val="21"/>
              <w:szCs w:val="21"/>
            </w:rPr>
          </w:rPrChange>
        </w:rPr>
        <w:t>分者；相对位置升级限定于基期不高于另一方者。进入这些总体后，发生转移者与未发生转移者均被保留。这些限定解释了链间样本量的差异，也意味着不能直接以不同链的效应大小给机制排序。</w:t>
      </w:r>
    </w:p>
    <w:p w14:paraId="01B8B8D7" w14:textId="7FF68CD3" w:rsidR="00FB24F4" w:rsidRDefault="00FB24F4">
      <w:pPr>
        <w:pStyle w:val="afffa"/>
        <w:keepNext/>
        <w:snapToGrid w:val="0"/>
        <w:spacing w:before="156" w:after="100" w:line="360" w:lineRule="exact"/>
        <w:ind w:firstLine="420"/>
      </w:pPr>
      <w:r>
        <w:t xml:space="preserve">2.1 </w:t>
      </w:r>
      <w:r>
        <w:t>候选链与分析样本</w:t>
      </w:r>
    </w:p>
    <w:p w14:paraId="2697C070" w14:textId="7FF68CE1"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236" w:author="Codex" w:date="2026-10-05T16:32:41.313017+00:00">
            <w:rPr>
              <w:sz w:val="21"/>
              <w:szCs w:val="21"/>
            </w:rPr>
          </w:rPrChange>
        </w:rPr>
        <w:pPrChange w:id="3116" w:author="Codex" w:date="2026-10-05T16:32:41.313017+00:00">
          <w:pPr>
            <w:pStyle w:val="af5"/>
            <w:snapToGrid w:val="0"/>
            <w:ind w:firstLine="420"/>
            <w:jc w:val="both"/>
          </w:pPr>
        </w:pPrChange>
      </w:pPr>
      <w:r>
        <w:rPr>
          <w:rFonts w:ascii="Times New Roman" w:hAnsi="Times New Roman" w:cs="Times New Roman" w:eastAsia="SimSun"/>
          <w:sz w:val="21"/>
          <w:szCs w:val="21"/>
          <w:rPrChange w:id="3117" w:author="Codex" w:date="2026-10-05T16:32:41.313017+00:00">
            <w:rPr>
              <w:sz w:val="21"/>
              <w:szCs w:val="21"/>
            </w:rPr>
          </w:rPrChange>
        </w:rPr>
        <w:t>绝对收入增加指实际综合年化收入高于区间起点；相对收入升级指本人收入由不高于配偶转为高于配偶。满意度采用双方各自回答的</w:t>
      </w:r>
      <w:r>
        <w:rPr>
          <w:rFonts w:ascii="Times New Roman" w:hAnsi="Times New Roman" w:cs="Times New Roman" w:eastAsia="SimSun"/>
          <w:sz w:val="21"/>
          <w:szCs w:val="21"/>
          <w:rPrChange w:id="3118" w:author="Codex" w:date="2026-10-05T16:32:41.313017+00:00">
            <w:rPr>
              <w:sz w:val="21"/>
              <w:szCs w:val="21"/>
            </w:rPr>
          </w:rPrChange>
        </w:rPr>
        <w:t>QM801</w:t>
      </w:r>
      <w:r>
        <w:rPr>
          <w:rFonts w:ascii="Times New Roman" w:hAnsi="Times New Roman" w:cs="Times New Roman" w:eastAsia="SimSun"/>
          <w:sz w:val="21"/>
          <w:szCs w:val="21"/>
          <w:rPrChange w:id="3119" w:author="Codex" w:date="2026-10-05T16:32:41.313017+00:00">
            <w:rPr>
              <w:sz w:val="21"/>
              <w:szCs w:val="21"/>
            </w:rPr>
          </w:rPrChange>
        </w:rPr>
        <w:t>：绝对提升为</w:t>
      </w:r>
      <w:r>
        <w:rPr>
          <w:rFonts w:ascii="Times New Roman" w:hAnsi="Times New Roman" w:cs="Times New Roman" w:eastAsia="SimSun"/>
          <w:sz w:val="21"/>
          <w:szCs w:val="21"/>
          <w:rPrChange w:id="3120" w:author="Codex" w:date="2026-10-05T16:32:41.313017+00:00">
            <w:rPr>
              <w:sz w:val="21"/>
              <w:szCs w:val="21"/>
            </w:rPr>
          </w:rPrChange>
        </w:rPr>
        <w:t>1—5</w:t>
      </w:r>
      <w:r>
        <w:rPr>
          <w:rFonts w:ascii="Times New Roman" w:hAnsi="Times New Roman" w:cs="Times New Roman" w:eastAsia="SimSun"/>
          <w:sz w:val="21"/>
          <w:szCs w:val="21"/>
          <w:rPrChange w:id="3121" w:author="Codex" w:date="2026-10-05T16:32:41.313017+00:00">
            <w:rPr>
              <w:sz w:val="21"/>
              <w:szCs w:val="21"/>
            </w:rPr>
          </w:rPrChange>
        </w:rPr>
        <w:t>分评分上升，相对升级为相应角色由不高于另一方转为高于另一方。表</w:t>
      </w:r>
      <w:del w:id="1001381" w:author="Codex" w:date="2026-10-06T05:40:41Z">
        <w:r>
          <w:rPr>
            <w:rFonts w:ascii="Times New Roman" w:hAnsi="Times New Roman" w:cs="Times New Roman" w:eastAsia="SimSun"/>
            <w:sz w:val="21"/>
            <w:szCs w:val="21"/>
            <w:rPrChange w:id="3122" w:author="Codex" w:date="2026-10-05T16:32:41.313017+00:00">
              <w:rPr>
                <w:sz w:val="21"/>
                <w:szCs w:val="21"/>
              </w:rPr>
            </w:rPrChange>
          </w:rPr>
          <w:delText>2.1</w:delText>
        </w:r>
      </w:del>
      <w:ins w:id="1001382" w:author="Codex" w:date="2026-10-06T05:40:41Z">
        <w:r>
          <w:rPr>
            <w:rFonts w:ascii="Times New Roman" w:hAnsi="Times New Roman" w:cs="Times New Roman" w:eastAsia="SimSun"/>
            <w:sz w:val="21"/>
            <w:szCs w:val="21"/>
          </w:rPr>
          <w:t>3</w:t>
        </w:r>
      </w:ins>
      <w:r>
        <w:rPr>
          <w:rFonts w:ascii="Times New Roman" w:hAnsi="Times New Roman" w:cs="Times New Roman" w:eastAsia="SimSun"/>
          <w:sz w:val="21"/>
          <w:szCs w:val="21"/>
          <w:rPrChange w:id="3123" w:author="Codex" w:date="2026-10-05T16:32:41.313017+00:00">
            <w:rPr>
              <w:sz w:val="21"/>
              <w:szCs w:val="21"/>
            </w:rPr>
          </w:rPrChange>
        </w:rPr>
        <w:t>列示八种组合；相对升级不等同于绝对婚姻质量改善。</w:t>
      </w:r>
      <w:r>
        <w:rPr>
          <w:rFonts w:ascii="Times New Roman" w:hAnsi="Times New Roman" w:cs="Times New Roman" w:eastAsia="SimSun"/>
          <w:sz w:val="21"/>
          <w:szCs w:val="21"/>
          <w:rPrChange w:id="3124" w:author="Codex" w:date="2026-10-05T16:32:41.313017+00:00">
            <w:rPr>
              <w:sz w:val="21"/>
              <w:szCs w:val="21"/>
            </w:rPr>
          </w:rPrChange>
        </w:rPr>
        <w:t>S</w:t>
      </w:r>
      <w:r>
        <w:rPr>
          <w:rFonts w:ascii="Times New Roman" w:hAnsi="Times New Roman" w:cs="Times New Roman" w:eastAsia="SimSun"/>
          <w:sz w:val="21"/>
          <w:szCs w:val="21"/>
          <w:rPrChange w:id="3125" w:author="Codex" w:date="2026-10-05T16:32:41.313017+00:00">
            <w:rPr>
              <w:sz w:val="21"/>
              <w:szCs w:val="21"/>
            </w:rPr>
          </w:rPrChange>
        </w:rPr>
        <w:t>和</w:t>
      </w:r>
      <w:r>
        <w:rPr>
          <w:rFonts w:ascii="Times New Roman" w:hAnsi="Times New Roman" w:cs="Times New Roman" w:eastAsia="SimSun"/>
          <w:sz w:val="21"/>
          <w:szCs w:val="21"/>
          <w:rPrChange w:id="3126" w:author="Codex" w:date="2026-10-05T16:32:41.313017+00:00">
            <w:rPr>
              <w:sz w:val="21"/>
              <w:szCs w:val="21"/>
            </w:rPr>
          </w:rPrChange>
        </w:rPr>
        <w:t>P</w:t>
      </w:r>
      <w:r>
        <w:rPr>
          <w:rFonts w:ascii="Times New Roman" w:hAnsi="Times New Roman" w:cs="Times New Roman" w:eastAsia="SimSun"/>
          <w:sz w:val="21"/>
          <w:szCs w:val="21"/>
          <w:rPrChange w:id="3127" w:author="Codex" w:date="2026-10-05T16:32:41.313017+00:00">
            <w:rPr>
              <w:sz w:val="21"/>
              <w:szCs w:val="21"/>
            </w:rPr>
          </w:rPrChange>
        </w:rPr>
        <w:t>分别表示成年子女本人和配偶的关系角色，不表示男性和女性；性别差异另由分组分析考察。</w:t>
      </w:r>
      <w:r>
        <w:rPr>
          <w:rFonts w:ascii="Times New Roman" w:hAnsi="Times New Roman" w:cs="Times New Roman" w:eastAsia="SimSun"/>
          <w:sz w:val="21"/>
          <w:szCs w:val="21"/>
          <w:rPrChange w:id="3128" w:author="Codex" w:date="2026-10-05T16:32:41.313017+00:00">
            <w:rPr>
              <w:sz w:val="21"/>
              <w:szCs w:val="21"/>
            </w:rPr>
          </w:rPrChange>
        </w:rPr>
        <w:t xml:space="preserve"> </w:t>
      </w:r>
      <w:r>
        <w:rPr>
          <w:rFonts w:ascii="Times New Roman" w:hAnsi="Times New Roman" w:cs="Times New Roman" w:eastAsia="SimSun"/>
          <w:sz w:val="21"/>
          <w:szCs w:val="21"/>
          <w:rPrChange w:id="3129" w:author="Codex" w:date="2026-10-05T16:32:41.313017+00:00">
            <w:rPr>
              <w:sz w:val="21"/>
              <w:szCs w:val="21"/>
            </w:rPr>
          </w:rPrChange>
        </w:rPr>
        <w:t>基础回归沿用可追溯的历史收入底稿：工资、年化养老金和经营收入分配项相加后以</w:t>
      </w:r>
      <w:r>
        <w:rPr>
          <w:rFonts w:ascii="Times New Roman" w:hAnsi="Times New Roman" w:cs="Times New Roman" w:eastAsia="SimSun"/>
          <w:sz w:val="21"/>
          <w:szCs w:val="21"/>
          <w:rPrChange w:id="3130" w:author="Codex" w:date="2026-10-05T16:32:41.313017+00:00">
            <w:rPr>
              <w:sz w:val="21"/>
              <w:szCs w:val="21"/>
            </w:rPr>
          </w:rPrChange>
        </w:rPr>
        <w:t>CPI</w:t>
      </w:r>
      <w:r>
        <w:rPr>
          <w:rFonts w:ascii="Times New Roman" w:hAnsi="Times New Roman" w:cs="Times New Roman" w:eastAsia="SimSun"/>
          <w:sz w:val="21"/>
          <w:szCs w:val="21"/>
          <w:rPrChange w:id="3131" w:author="Codex" w:date="2026-10-05T16:32:41.313017+00:00">
            <w:rPr>
              <w:sz w:val="21"/>
              <w:szCs w:val="21"/>
            </w:rPr>
          </w:rPrChange>
        </w:rPr>
        <w:t>折算。该底稿尚不能区分养老金结构性零与项目缺失，保留了旧插补处理，且经营收入代理量已在上游截断负值。因此，数值复现不表示这些收入测量问题已经修复，相关关联须在这一数据限制下解释。</w:t>
      </w:r>
    </w:p>
    <w:p w14:paraId="26BE4DBC" w14:textId="7FF68CE7"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9237" w:author="Codex" w:date="2026-10-05T16:32:41.313017+00:00">
            <w:rPr>
              <w:rFonts w:cs="Times New Roman"/>
              <w:szCs w:val="21"/>
            </w:rPr>
          </w:rPrChange>
        </w:rPr>
        <w:pPrChange w:id="3132" w:author="Codex" w:date="2026-10-05T16:32:41.313017+00:00">
          <w:pPr>
            <w:pStyle w:val="affa"/>
            <w:keepNext/>
            <w:keepLines/>
            <w:snapToGrid w:val="0"/>
            <w:spacing w:beforeLines="0" w:before="0" w:line="360" w:lineRule="exact"/>
            <w:ind w:firstLineChars="0" w:firstLine="0"/>
          </w:pPr>
        </w:pPrChange>
      </w:pPr>
      <w:r>
        <w:rPr>
          <w:rFonts w:ascii="Times New Roman" w:hAnsi="Times New Roman" w:cs="Times New Roman" w:eastAsia="KaiTi"/>
          <w:b w:val="0"/>
          <w:bCs w:val="0"/>
          <w:sz w:val="21"/>
          <w:szCs w:val="21"/>
          <w:rPrChange w:id="3133" w:author="Codex" w:date="2026-10-05T16:32:41.313017+00:00">
            <w:rPr>
              <w:rFonts w:cs="Times New Roman"/>
              <w:szCs w:val="21"/>
            </w:rPr>
          </w:rPrChange>
        </w:rPr>
        <w:t>表</w:t>
      </w:r>
      <w:del w:id="1001383" w:author="Codex" w:date="2026-10-06T05:40:41Z">
        <w:r>
          <w:rPr>
            <w:rFonts w:ascii="Times New Roman" w:hAnsi="Times New Roman" w:cs="Times New Roman" w:eastAsia="KaiTi"/>
            <w:b w:val="0"/>
            <w:bCs w:val="0"/>
            <w:sz w:val="21"/>
            <w:szCs w:val="21"/>
            <w:rPrChange w:id="3134" w:author="Codex" w:date="2026-10-05T16:32:41.313017+00:00">
              <w:rPr>
                <w:rFonts w:cs="Times New Roman"/>
                <w:szCs w:val="21"/>
              </w:rPr>
            </w:rPrChange>
          </w:rPr>
          <w:delText xml:space="preserve">2.1 </w:delText>
        </w:r>
      </w:del>
      <w:ins w:id="1001384" w:author="Codex" w:date="2026-10-06T05:40:41Z">
        <w:r>
          <w:rPr>
            <w:rFonts w:ascii="Times New Roman" w:hAnsi="Times New Roman" w:cs="Times New Roman" w:eastAsia="KaiTi"/>
            <w:b w:val="0"/>
            <w:bCs w:val="0"/>
            <w:sz w:val="21"/>
            <w:szCs w:val="21"/>
          </w:rPr>
          <w:t xml:space="preserve">3 </w:t>
        </w:r>
      </w:ins>
      <w:r>
        <w:rPr>
          <w:rFonts w:ascii="Times New Roman" w:hAnsi="Times New Roman" w:cs="Times New Roman" w:eastAsia="KaiTi"/>
          <w:b w:val="0"/>
          <w:bCs w:val="0"/>
          <w:sz w:val="21"/>
          <w:szCs w:val="21"/>
          <w:rPrChange w:id="3135" w:author="Codex" w:date="2026-10-05T16:32:41.313017+00:00">
            <w:rPr>
              <w:rFonts w:cs="Times New Roman"/>
              <w:szCs w:val="21"/>
            </w:rPr>
          </w:rPrChange>
        </w:rPr>
        <w:t>八条候选机制链、资格总体与样本规模</w:t>
      </w:r>
    </w:p>
    <w:tbl>
      <w:tblPr>
        <w:tblStyle w:val="a3"/>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3136" w:author="Codex" w:date="2026-10-05T16:32:41.313017+00:00">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2514"/>
        <w:gridCol w:w="2514"/>
        <w:gridCol w:w="3895"/>
        <w:gridCol w:w="677"/>
      </w:tblGrid>
      <w:tr w:rsidR="004B6004" w14:paraId="6954A843" w14:textId="77777777" w:rsidTr="00A40A8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color="000000"/>
              <w:left w:val="nil"/>
              <w:bottom w:val="single" w:sz="4" w:color="000000"/>
              <w:right w:val="nil"/>
              <w:insideH w:val="nil"/>
              <w:insideV w:val="nil"/>
            </w:tcBorders>
            <w:noWrap/>
            <w:tcMar>
              <w:left w:w="102" w:type="dxa"/>
              <w:right w:w="102" w:type="dxa"/>
            </w:tcMar>
            <w:tcPrChange w:id="3137"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6DB8E39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38" w:author="Codex" w:date="2026-10-05T16:32:41.313017+00:00">
                  <w:rPr>
                    <w:rFonts w:cs="Times New Roman"/>
                    <w:szCs w:val="21"/>
                  </w:rPr>
                </w:rPrChange>
              </w:rPr>
              <w:pPrChange w:id="3138"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39" w:author="Codex" w:date="2026-10-05T16:32:41.313017+00:00">
                  <w:rPr>
                    <w:rFonts w:cs="Times New Roman"/>
                    <w:szCs w:val="21"/>
                  </w:rPr>
                </w:rPrChange>
              </w:rPr>
              <w:t>链条</w:t>
            </w:r>
          </w:p>
        </w:tc>
        <w:tc>
          <w:tcPr>
            <w:tcW w:w="0" w:type="auto"/>
            <w:tcBorders>
              <w:top w:val="single" w:sz="12" w:color="000000"/>
              <w:left w:val="nil"/>
              <w:bottom w:val="single" w:sz="4" w:color="000000"/>
              <w:right w:val="nil"/>
              <w:insideH w:val="nil"/>
              <w:insideV w:val="nil"/>
            </w:tcBorders>
            <w:tcMar>
              <w:left w:w="102" w:type="dxa"/>
              <w:right w:w="102" w:type="dxa"/>
            </w:tcMar>
            <w:tcPrChange w:id="3140"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690052E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39" w:author="Codex" w:date="2026-10-05T16:32:41.313017+00:00">
                  <w:rPr>
                    <w:rFonts w:cs="Times New Roman"/>
                    <w:szCs w:val="21"/>
                  </w:rPr>
                </w:rPrChange>
              </w:rPr>
              <w:pPrChange w:id="3141"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42" w:author="Codex" w:date="2026-10-05T16:32:41.313017+00:00">
                  <w:rPr>
                    <w:rFonts w:cs="Times New Roman"/>
                    <w:szCs w:val="21"/>
                  </w:rPr>
                </w:rPrChange>
              </w:rPr>
              <w:t>X</w:t>
            </w:r>
            <w:r>
              <w:rPr>
                <w:rFonts w:ascii="Times New Roman" w:hAnsi="Times New Roman" w:cs="Times New Roman" w:eastAsia="SimSun"/>
                <w:b w:val="0"/>
                <w:bCs w:val="0"/>
                <w:sz w:val="21"/>
                <w:szCs w:val="21"/>
                <w:rPrChange w:id="3143" w:author="Codex" w:date="2026-10-05T16:32:41.313017+00:00">
                  <w:rPr>
                    <w:rFonts w:cs="Times New Roman"/>
                    <w:szCs w:val="21"/>
                  </w:rPr>
                </w:rPrChange>
              </w:rPr>
              <w:t>构念</w:t>
            </w:r>
          </w:p>
        </w:tc>
        <w:tc>
          <w:tcPr>
            <w:tcW w:w="0" w:type="auto"/>
            <w:tcBorders>
              <w:top w:val="single" w:sz="12" w:color="000000"/>
              <w:left w:val="nil"/>
              <w:bottom w:val="single" w:sz="4" w:color="000000"/>
              <w:right w:val="nil"/>
              <w:insideH w:val="nil"/>
              <w:insideV w:val="nil"/>
            </w:tcBorders>
            <w:tcMar>
              <w:left w:w="102" w:type="dxa"/>
              <w:right w:w="102" w:type="dxa"/>
            </w:tcMar>
            <w:tcPrChange w:id="3144"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4C79B37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40" w:author="Codex" w:date="2026-10-05T16:32:41.313017+00:00">
                  <w:rPr>
                    <w:rFonts w:cs="Times New Roman"/>
                    <w:szCs w:val="21"/>
                  </w:rPr>
                </w:rPrChange>
              </w:rPr>
              <w:pPrChange w:id="3145"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46" w:author="Codex" w:date="2026-10-05T16:32:41.313017+00:00">
                  <w:rPr>
                    <w:rFonts w:cs="Times New Roman"/>
                    <w:szCs w:val="21"/>
                  </w:rPr>
                </w:rPrChange>
              </w:rPr>
              <w:t>M</w:t>
            </w:r>
            <w:r>
              <w:rPr>
                <w:rFonts w:ascii="Times New Roman" w:hAnsi="Times New Roman" w:cs="Times New Roman" w:eastAsia="SimSun"/>
                <w:b w:val="0"/>
                <w:bCs w:val="0"/>
                <w:sz w:val="21"/>
                <w:szCs w:val="21"/>
                <w:rPrChange w:id="3147" w:author="Codex" w:date="2026-10-05T16:32:41.313017+00:00">
                  <w:rPr>
                    <w:rFonts w:cs="Times New Roman"/>
                    <w:szCs w:val="21"/>
                  </w:rPr>
                </w:rPrChange>
              </w:rPr>
              <w:t>构念（已含角色）</w:t>
            </w:r>
          </w:p>
        </w:tc>
        <w:tc>
          <w:tcPr>
            <w:tcW w:w="0" w:type="auto"/>
            <w:tcBorders>
              <w:top w:val="single" w:sz="12" w:color="000000"/>
              <w:left w:val="nil"/>
              <w:bottom w:val="single" w:sz="4" w:color="000000"/>
              <w:right w:val="nil"/>
              <w:insideH w:val="nil"/>
              <w:insideV w:val="nil"/>
            </w:tcBorders>
            <w:tcMar>
              <w:left w:w="102" w:type="dxa"/>
              <w:right w:w="102" w:type="dxa"/>
            </w:tcMar>
            <w:tcPrChange w:id="3148"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73E7FCD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41" w:author="Codex" w:date="2026-10-05T16:32:41.313017+00:00">
                  <w:rPr>
                    <w:rFonts w:cs="Times New Roman"/>
                    <w:szCs w:val="21"/>
                  </w:rPr>
                </w:rPrChange>
              </w:rPr>
              <w:pPrChange w:id="3149"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50" w:author="Codex" w:date="2026-10-05T16:32:41.313017+00:00">
                  <w:rPr>
                    <w:rFonts w:cs="Times New Roman"/>
                    <w:szCs w:val="21"/>
                  </w:rPr>
                </w:rPrChange>
              </w:rPr>
              <w:t>资格条件</w:t>
            </w:r>
          </w:p>
        </w:tc>
        <w:tc>
          <w:tcPr>
            <w:tcW w:w="0" w:type="auto"/>
            <w:tcBorders>
              <w:top w:val="single" w:sz="12" w:color="000000"/>
              <w:left w:val="nil"/>
              <w:bottom w:val="single" w:sz="4" w:color="000000"/>
              <w:right w:val="nil"/>
              <w:insideH w:val="nil"/>
              <w:insideV w:val="nil"/>
            </w:tcBorders>
            <w:noWrap/>
            <w:tcMar>
              <w:left w:w="102" w:type="dxa"/>
              <w:right w:w="102" w:type="dxa"/>
            </w:tcMar>
            <w:tcPrChange w:id="3151"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25DB4E3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42" w:author="Codex" w:date="2026-10-05T16:32:41.313017+00:00">
                  <w:rPr>
                    <w:rFonts w:cs="Times New Roman"/>
                    <w:szCs w:val="21"/>
                  </w:rPr>
                </w:rPrChange>
              </w:rPr>
              <w:pPrChange w:id="315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153" w:author="Codex" w:date="2026-10-05T16:32:41.313017+00:00">
                  <w:rPr>
                    <w:rFonts w:cs="Times New Roman"/>
                    <w:szCs w:val="21"/>
                  </w:rPr>
                </w:rPrChange>
              </w:rPr>
              <w:t>N</w:t>
            </w:r>
          </w:p>
        </w:tc>
      </w:tr>
      <w:tr w:rsidR="004B6004" w14:paraId="7AEC2A6E"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154" w:author="Codex" w:date="2026-10-05T16:32:41.313017+00:00">
              <w:tcPr>
                <w:tcW w:w="0" w:type="auto"/>
                <w:tcBorders>
                  <w:top w:val="nil"/>
                  <w:left w:val="nil"/>
                  <w:bottom w:val="nil"/>
                  <w:right w:val="nil"/>
                </w:tcBorders>
                <w:noWrap/>
                <w:tcMar>
                  <w:left w:w="102" w:type="dxa"/>
                  <w:right w:w="102" w:type="dxa"/>
                </w:tcMar>
                <w:vAlign w:val="center"/>
              </w:tcPr>
            </w:tcPrChange>
          </w:tcPr>
          <w:p w14:paraId="6FC7FE1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43" w:author="Codex" w:date="2026-10-05T16:32:41.313017+00:00">
                  <w:rPr>
                    <w:rFonts w:cs="Times New Roman"/>
                    <w:szCs w:val="21"/>
                  </w:rPr>
                </w:rPrChange>
              </w:rPr>
              <w:pPrChange w:id="315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156" w:author="Codex" w:date="2026-10-05T16:32:41.313017+00:00">
                  <w:rPr>
                    <w:rFonts w:cs="Times New Roman"/>
                    <w:szCs w:val="21"/>
                  </w:rPr>
                </w:rPrChange>
              </w:rPr>
              <w:t>AA‑S</w:t>
            </w:r>
          </w:p>
        </w:tc>
        <w:tc>
          <w:tcPr>
            <w:tcW w:w="0" w:type="auto"/>
            <w:tcBorders>
              <w:top w:val="nil"/>
              <w:left w:val="nil"/>
              <w:bottom w:val="nil"/>
              <w:right w:val="nil"/>
              <w:insideH w:val="nil"/>
              <w:insideV w:val="nil"/>
            </w:tcBorders>
            <w:tcMar>
              <w:left w:w="102" w:type="dxa"/>
              <w:right w:w="102" w:type="dxa"/>
            </w:tcMar>
            <w:vAlign w:val="center"/>
            <w:tcPrChange w:id="3157" w:author="Codex" w:date="2026-10-05T16:32:41.313017+00:00">
              <w:tcPr>
                <w:tcW w:w="0" w:type="auto"/>
                <w:tcBorders>
                  <w:top w:val="nil"/>
                  <w:left w:val="nil"/>
                  <w:bottom w:val="nil"/>
                  <w:right w:val="nil"/>
                </w:tcBorders>
                <w:tcMar>
                  <w:left w:w="102" w:type="dxa"/>
                  <w:right w:w="102" w:type="dxa"/>
                </w:tcMar>
                <w:vAlign w:val="center"/>
              </w:tcPr>
            </w:tcPrChange>
          </w:tcPr>
          <w:p w14:paraId="666B737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44" w:author="Codex" w:date="2026-10-05T16:32:41.313017+00:00">
                  <w:rPr>
                    <w:rFonts w:cs="Times New Roman"/>
                    <w:szCs w:val="21"/>
                  </w:rPr>
                </w:rPrChange>
              </w:rPr>
              <w:pPrChange w:id="3158"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59" w:author="Codex" w:date="2026-10-05T16:32:41.313017+00:00">
                  <w:rPr>
                    <w:rFonts w:cs="Times New Roman"/>
                    <w:szCs w:val="21"/>
                  </w:rPr>
                </w:rPrChange>
              </w:rPr>
              <w:t>绝对收入增加</w:t>
            </w:r>
          </w:p>
        </w:tc>
        <w:tc>
          <w:tcPr>
            <w:tcW w:w="0" w:type="auto"/>
            <w:tcBorders>
              <w:top w:val="nil"/>
              <w:left w:val="nil"/>
              <w:bottom w:val="nil"/>
              <w:right w:val="nil"/>
              <w:insideH w:val="nil"/>
              <w:insideV w:val="nil"/>
            </w:tcBorders>
            <w:tcMar>
              <w:left w:w="102" w:type="dxa"/>
              <w:right w:w="102" w:type="dxa"/>
            </w:tcMar>
            <w:vAlign w:val="center"/>
            <w:tcPrChange w:id="3160" w:author="Codex" w:date="2026-10-05T16:32:41.313017+00:00">
              <w:tcPr>
                <w:tcW w:w="0" w:type="auto"/>
                <w:tcBorders>
                  <w:top w:val="nil"/>
                  <w:left w:val="nil"/>
                  <w:bottom w:val="nil"/>
                  <w:right w:val="nil"/>
                </w:tcBorders>
                <w:tcMar>
                  <w:left w:w="102" w:type="dxa"/>
                  <w:right w:w="102" w:type="dxa"/>
                </w:tcMar>
                <w:vAlign w:val="center"/>
              </w:tcPr>
            </w:tcPrChange>
          </w:tcPr>
          <w:p w14:paraId="4339CEE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45" w:author="Codex" w:date="2026-10-05T16:32:41.313017+00:00">
                  <w:rPr>
                    <w:rFonts w:cs="Times New Roman"/>
                    <w:szCs w:val="21"/>
                  </w:rPr>
                </w:rPrChange>
              </w:rPr>
              <w:pPrChange w:id="3161"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62" w:author="Codex" w:date="2026-10-05T16:32:41.313017+00:00">
                  <w:rPr>
                    <w:rFonts w:cs="Times New Roman"/>
                    <w:szCs w:val="21"/>
                  </w:rPr>
                </w:rPrChange>
              </w:rPr>
              <w:t>本人绝对满意度提升</w:t>
            </w:r>
          </w:p>
        </w:tc>
        <w:tc>
          <w:tcPr>
            <w:tcW w:w="0" w:type="auto"/>
            <w:tcBorders>
              <w:top w:val="nil"/>
              <w:left w:val="nil"/>
              <w:bottom w:val="nil"/>
              <w:right w:val="nil"/>
              <w:insideH w:val="nil"/>
              <w:insideV w:val="nil"/>
            </w:tcBorders>
            <w:tcMar>
              <w:left w:w="102" w:type="dxa"/>
              <w:right w:w="102" w:type="dxa"/>
            </w:tcMar>
            <w:vAlign w:val="center"/>
            <w:tcPrChange w:id="3163" w:author="Codex" w:date="2026-10-05T16:32:41.313017+00:00">
              <w:tcPr>
                <w:tcW w:w="0" w:type="auto"/>
                <w:tcBorders>
                  <w:top w:val="nil"/>
                  <w:left w:val="nil"/>
                  <w:bottom w:val="nil"/>
                  <w:right w:val="nil"/>
                </w:tcBorders>
                <w:tcMar>
                  <w:left w:w="102" w:type="dxa"/>
                  <w:right w:w="102" w:type="dxa"/>
                </w:tcMar>
                <w:vAlign w:val="center"/>
              </w:tcPr>
            </w:tcPrChange>
          </w:tcPr>
          <w:p w14:paraId="1BC488D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46" w:author="Codex" w:date="2026-10-05T16:32:41.313017+00:00">
                  <w:rPr>
                    <w:rFonts w:cs="Times New Roman"/>
                    <w:szCs w:val="21"/>
                  </w:rPr>
                </w:rPrChange>
              </w:rPr>
              <w:pPrChange w:id="3164"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65" w:author="Codex" w:date="2026-10-05T16:32:41.313017+00:00">
                  <w:rPr>
                    <w:rFonts w:cs="Times New Roman"/>
                    <w:szCs w:val="21"/>
                  </w:rPr>
                </w:rPrChange>
              </w:rPr>
              <w:t>本人</w:t>
            </w:r>
            <w:r>
              <w:rPr>
                <w:rFonts w:ascii="Times New Roman" w:hAnsi="Times New Roman" w:cs="Times New Roman" w:eastAsia="SimSun"/>
                <w:b w:val="0"/>
                <w:bCs w:val="0"/>
                <w:sz w:val="21"/>
                <w:szCs w:val="21"/>
                <w:rPrChange w:id="3166" w:author="Codex" w:date="2026-10-05T16:32:41.313017+00:00">
                  <w:rPr>
                    <w:rFonts w:cs="Times New Roman"/>
                    <w:szCs w:val="21"/>
                  </w:rPr>
                </w:rPrChange>
              </w:rPr>
              <w:t>M₀&lt;5</w:t>
            </w:r>
          </w:p>
        </w:tc>
        <w:tc>
          <w:tcPr>
            <w:tcW w:w="0" w:type="auto"/>
            <w:tcBorders>
              <w:top w:val="nil"/>
              <w:left w:val="nil"/>
              <w:bottom w:val="nil"/>
              <w:right w:val="nil"/>
              <w:insideH w:val="nil"/>
              <w:insideV w:val="nil"/>
            </w:tcBorders>
            <w:noWrap/>
            <w:tcMar>
              <w:left w:w="102" w:type="dxa"/>
              <w:right w:w="102" w:type="dxa"/>
            </w:tcMar>
            <w:vAlign w:val="center"/>
            <w:tcPrChange w:id="3167" w:author="Codex" w:date="2026-10-05T16:32:41.313017+00:00">
              <w:tcPr>
                <w:tcW w:w="0" w:type="auto"/>
                <w:tcBorders>
                  <w:top w:val="nil"/>
                  <w:left w:val="nil"/>
                  <w:bottom w:val="nil"/>
                  <w:right w:val="nil"/>
                </w:tcBorders>
                <w:noWrap/>
                <w:tcMar>
                  <w:left w:w="102" w:type="dxa"/>
                  <w:right w:w="102" w:type="dxa"/>
                </w:tcMar>
                <w:vAlign w:val="center"/>
              </w:tcPr>
            </w:tcPrChange>
          </w:tcPr>
          <w:p w14:paraId="5DC21D5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47" w:author="Codex" w:date="2026-10-05T16:32:41.313017+00:00">
                  <w:rPr>
                    <w:rFonts w:cs="Times New Roman"/>
                    <w:szCs w:val="21"/>
                  </w:rPr>
                </w:rPrChange>
              </w:rPr>
              <w:pPrChange w:id="316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169" w:author="Codex" w:date="2026-10-05T16:32:41.313017+00:00">
                  <w:rPr>
                    <w:rFonts w:cs="Times New Roman"/>
                    <w:szCs w:val="21"/>
                  </w:rPr>
                </w:rPrChange>
              </w:rPr>
              <w:t>4,098</w:t>
            </w:r>
          </w:p>
        </w:tc>
      </w:tr>
      <w:tr w:rsidR="004B6004" w14:paraId="6877CEAB"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170" w:author="Codex" w:date="2026-10-05T16:32:41.313017+00:00">
              <w:tcPr>
                <w:tcW w:w="0" w:type="auto"/>
                <w:tcBorders>
                  <w:top w:val="nil"/>
                  <w:left w:val="nil"/>
                  <w:bottom w:val="nil"/>
                  <w:right w:val="nil"/>
                </w:tcBorders>
                <w:noWrap/>
                <w:tcMar>
                  <w:left w:w="102" w:type="dxa"/>
                  <w:right w:w="102" w:type="dxa"/>
                </w:tcMar>
                <w:vAlign w:val="center"/>
              </w:tcPr>
            </w:tcPrChange>
          </w:tcPr>
          <w:p w14:paraId="5124B50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48" w:author="Codex" w:date="2026-10-05T16:32:41.313017+00:00">
                  <w:rPr>
                    <w:rFonts w:cs="Times New Roman"/>
                    <w:szCs w:val="21"/>
                  </w:rPr>
                </w:rPrChange>
              </w:rPr>
              <w:pPrChange w:id="317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172" w:author="Codex" w:date="2026-10-05T16:32:41.313017+00:00">
                  <w:rPr>
                    <w:rFonts w:cs="Times New Roman"/>
                    <w:szCs w:val="21"/>
                  </w:rPr>
                </w:rPrChange>
              </w:rPr>
              <w:t>AA‑P</w:t>
            </w:r>
          </w:p>
        </w:tc>
        <w:tc>
          <w:tcPr>
            <w:tcW w:w="0" w:type="auto"/>
            <w:tcBorders>
              <w:top w:val="nil"/>
              <w:left w:val="nil"/>
              <w:bottom w:val="nil"/>
              <w:right w:val="nil"/>
              <w:insideH w:val="nil"/>
              <w:insideV w:val="nil"/>
            </w:tcBorders>
            <w:tcMar>
              <w:left w:w="102" w:type="dxa"/>
              <w:right w:w="102" w:type="dxa"/>
            </w:tcMar>
            <w:vAlign w:val="center"/>
            <w:tcPrChange w:id="3173" w:author="Codex" w:date="2026-10-05T16:32:41.313017+00:00">
              <w:tcPr>
                <w:tcW w:w="0" w:type="auto"/>
                <w:tcBorders>
                  <w:top w:val="nil"/>
                  <w:left w:val="nil"/>
                  <w:bottom w:val="nil"/>
                  <w:right w:val="nil"/>
                </w:tcBorders>
                <w:tcMar>
                  <w:left w:w="102" w:type="dxa"/>
                  <w:right w:w="102" w:type="dxa"/>
                </w:tcMar>
                <w:vAlign w:val="center"/>
              </w:tcPr>
            </w:tcPrChange>
          </w:tcPr>
          <w:p w14:paraId="084172C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49" w:author="Codex" w:date="2026-10-05T16:32:41.313017+00:00">
                  <w:rPr>
                    <w:rFonts w:cs="Times New Roman"/>
                    <w:szCs w:val="21"/>
                  </w:rPr>
                </w:rPrChange>
              </w:rPr>
              <w:pPrChange w:id="3174"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75" w:author="Codex" w:date="2026-10-05T16:32:41.313017+00:00">
                  <w:rPr>
                    <w:rFonts w:cs="Times New Roman"/>
                    <w:szCs w:val="21"/>
                  </w:rPr>
                </w:rPrChange>
              </w:rPr>
              <w:t>绝对收入增加</w:t>
            </w:r>
          </w:p>
        </w:tc>
        <w:tc>
          <w:tcPr>
            <w:tcW w:w="0" w:type="auto"/>
            <w:tcBorders>
              <w:top w:val="nil"/>
              <w:left w:val="nil"/>
              <w:bottom w:val="nil"/>
              <w:right w:val="nil"/>
              <w:insideH w:val="nil"/>
              <w:insideV w:val="nil"/>
            </w:tcBorders>
            <w:tcMar>
              <w:left w:w="102" w:type="dxa"/>
              <w:right w:w="102" w:type="dxa"/>
            </w:tcMar>
            <w:vAlign w:val="center"/>
            <w:tcPrChange w:id="3176" w:author="Codex" w:date="2026-10-05T16:32:41.313017+00:00">
              <w:tcPr>
                <w:tcW w:w="0" w:type="auto"/>
                <w:tcBorders>
                  <w:top w:val="nil"/>
                  <w:left w:val="nil"/>
                  <w:bottom w:val="nil"/>
                  <w:right w:val="nil"/>
                </w:tcBorders>
                <w:tcMar>
                  <w:left w:w="102" w:type="dxa"/>
                  <w:right w:w="102" w:type="dxa"/>
                </w:tcMar>
                <w:vAlign w:val="center"/>
              </w:tcPr>
            </w:tcPrChange>
          </w:tcPr>
          <w:p w14:paraId="51DD470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50" w:author="Codex" w:date="2026-10-05T16:32:41.313017+00:00">
                  <w:rPr>
                    <w:rFonts w:cs="Times New Roman"/>
                    <w:szCs w:val="21"/>
                  </w:rPr>
                </w:rPrChange>
              </w:rPr>
              <w:pPrChange w:id="3177"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78" w:author="Codex" w:date="2026-10-05T16:32:41.313017+00:00">
                  <w:rPr>
                    <w:rFonts w:cs="Times New Roman"/>
                    <w:szCs w:val="21"/>
                  </w:rPr>
                </w:rPrChange>
              </w:rPr>
              <w:t>配偶绝对满意度提升</w:t>
            </w:r>
          </w:p>
        </w:tc>
        <w:tc>
          <w:tcPr>
            <w:tcW w:w="0" w:type="auto"/>
            <w:tcBorders>
              <w:top w:val="nil"/>
              <w:left w:val="nil"/>
              <w:bottom w:val="nil"/>
              <w:right w:val="nil"/>
              <w:insideH w:val="nil"/>
              <w:insideV w:val="nil"/>
            </w:tcBorders>
            <w:tcMar>
              <w:left w:w="102" w:type="dxa"/>
              <w:right w:w="102" w:type="dxa"/>
            </w:tcMar>
            <w:vAlign w:val="center"/>
            <w:tcPrChange w:id="3179" w:author="Codex" w:date="2026-10-05T16:32:41.313017+00:00">
              <w:tcPr>
                <w:tcW w:w="0" w:type="auto"/>
                <w:tcBorders>
                  <w:top w:val="nil"/>
                  <w:left w:val="nil"/>
                  <w:bottom w:val="nil"/>
                  <w:right w:val="nil"/>
                </w:tcBorders>
                <w:tcMar>
                  <w:left w:w="102" w:type="dxa"/>
                  <w:right w:w="102" w:type="dxa"/>
                </w:tcMar>
                <w:vAlign w:val="center"/>
              </w:tcPr>
            </w:tcPrChange>
          </w:tcPr>
          <w:p w14:paraId="30FBF39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51" w:author="Codex" w:date="2026-10-05T16:32:41.313017+00:00">
                  <w:rPr>
                    <w:rFonts w:cs="Times New Roman"/>
                    <w:szCs w:val="21"/>
                  </w:rPr>
                </w:rPrChange>
              </w:rPr>
              <w:pPrChange w:id="3180"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81" w:author="Codex" w:date="2026-10-05T16:32:41.313017+00:00">
                  <w:rPr>
                    <w:rFonts w:cs="Times New Roman"/>
                    <w:szCs w:val="21"/>
                  </w:rPr>
                </w:rPrChange>
              </w:rPr>
              <w:t>配偶</w:t>
            </w:r>
            <w:r>
              <w:rPr>
                <w:rFonts w:ascii="Times New Roman" w:hAnsi="Times New Roman" w:cs="Times New Roman" w:eastAsia="SimSun"/>
                <w:b w:val="0"/>
                <w:bCs w:val="0"/>
                <w:sz w:val="21"/>
                <w:szCs w:val="21"/>
                <w:rPrChange w:id="3182" w:author="Codex" w:date="2026-10-05T16:32:41.313017+00:00">
                  <w:rPr>
                    <w:rFonts w:cs="Times New Roman"/>
                    <w:szCs w:val="21"/>
                  </w:rPr>
                </w:rPrChange>
              </w:rPr>
              <w:t>M₀&lt;5</w:t>
            </w:r>
          </w:p>
        </w:tc>
        <w:tc>
          <w:tcPr>
            <w:tcW w:w="0" w:type="auto"/>
            <w:tcBorders>
              <w:top w:val="nil"/>
              <w:left w:val="nil"/>
              <w:bottom w:val="nil"/>
              <w:right w:val="nil"/>
              <w:insideH w:val="nil"/>
              <w:insideV w:val="nil"/>
            </w:tcBorders>
            <w:noWrap/>
            <w:tcMar>
              <w:left w:w="102" w:type="dxa"/>
              <w:right w:w="102" w:type="dxa"/>
            </w:tcMar>
            <w:vAlign w:val="center"/>
            <w:tcPrChange w:id="3183" w:author="Codex" w:date="2026-10-05T16:32:41.313017+00:00">
              <w:tcPr>
                <w:tcW w:w="0" w:type="auto"/>
                <w:tcBorders>
                  <w:top w:val="nil"/>
                  <w:left w:val="nil"/>
                  <w:bottom w:val="nil"/>
                  <w:right w:val="nil"/>
                </w:tcBorders>
                <w:noWrap/>
                <w:tcMar>
                  <w:left w:w="102" w:type="dxa"/>
                  <w:right w:w="102" w:type="dxa"/>
                </w:tcMar>
                <w:vAlign w:val="center"/>
              </w:tcPr>
            </w:tcPrChange>
          </w:tcPr>
          <w:p w14:paraId="4CBC222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52" w:author="Codex" w:date="2026-10-05T16:32:41.313017+00:00">
                  <w:rPr>
                    <w:rFonts w:cs="Times New Roman"/>
                    <w:szCs w:val="21"/>
                  </w:rPr>
                </w:rPrChange>
              </w:rPr>
              <w:pPrChange w:id="318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185" w:author="Codex" w:date="2026-10-05T16:32:41.313017+00:00">
                  <w:rPr>
                    <w:rFonts w:cs="Times New Roman"/>
                    <w:szCs w:val="21"/>
                  </w:rPr>
                </w:rPrChange>
              </w:rPr>
              <w:t>4,030</w:t>
            </w:r>
          </w:p>
        </w:tc>
      </w:tr>
      <w:tr w:rsidR="004B6004" w14:paraId="02D4E5B9"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186" w:author="Codex" w:date="2026-10-05T16:32:41.313017+00:00">
              <w:tcPr>
                <w:tcW w:w="0" w:type="auto"/>
                <w:tcBorders>
                  <w:top w:val="nil"/>
                  <w:left w:val="nil"/>
                  <w:bottom w:val="nil"/>
                  <w:right w:val="nil"/>
                </w:tcBorders>
                <w:noWrap/>
                <w:tcMar>
                  <w:left w:w="102" w:type="dxa"/>
                  <w:right w:w="102" w:type="dxa"/>
                </w:tcMar>
                <w:vAlign w:val="center"/>
              </w:tcPr>
            </w:tcPrChange>
          </w:tcPr>
          <w:p w14:paraId="57406A6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53" w:author="Codex" w:date="2026-10-05T16:32:41.313017+00:00">
                  <w:rPr>
                    <w:rFonts w:cs="Times New Roman"/>
                    <w:szCs w:val="21"/>
                  </w:rPr>
                </w:rPrChange>
              </w:rPr>
              <w:pPrChange w:id="318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188" w:author="Codex" w:date="2026-10-05T16:32:41.313017+00:00">
                  <w:rPr>
                    <w:rFonts w:cs="Times New Roman"/>
                    <w:szCs w:val="21"/>
                  </w:rPr>
                </w:rPrChange>
              </w:rPr>
              <w:t>AR‑S</w:t>
            </w:r>
          </w:p>
        </w:tc>
        <w:tc>
          <w:tcPr>
            <w:tcW w:w="0" w:type="auto"/>
            <w:tcBorders>
              <w:top w:val="nil"/>
              <w:left w:val="nil"/>
              <w:bottom w:val="nil"/>
              <w:right w:val="nil"/>
              <w:insideH w:val="nil"/>
              <w:insideV w:val="nil"/>
            </w:tcBorders>
            <w:tcMar>
              <w:left w:w="102" w:type="dxa"/>
              <w:right w:w="102" w:type="dxa"/>
            </w:tcMar>
            <w:vAlign w:val="center"/>
            <w:tcPrChange w:id="3189" w:author="Codex" w:date="2026-10-05T16:32:41.313017+00:00">
              <w:tcPr>
                <w:tcW w:w="0" w:type="auto"/>
                <w:tcBorders>
                  <w:top w:val="nil"/>
                  <w:left w:val="nil"/>
                  <w:bottom w:val="nil"/>
                  <w:right w:val="nil"/>
                </w:tcBorders>
                <w:tcMar>
                  <w:left w:w="102" w:type="dxa"/>
                  <w:right w:w="102" w:type="dxa"/>
                </w:tcMar>
                <w:vAlign w:val="center"/>
              </w:tcPr>
            </w:tcPrChange>
          </w:tcPr>
          <w:p w14:paraId="5D3F146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54" w:author="Codex" w:date="2026-10-05T16:32:41.313017+00:00">
                  <w:rPr>
                    <w:rFonts w:cs="Times New Roman"/>
                    <w:szCs w:val="21"/>
                  </w:rPr>
                </w:rPrChange>
              </w:rPr>
              <w:pPrChange w:id="3190"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91" w:author="Codex" w:date="2026-10-05T16:32:41.313017+00:00">
                  <w:rPr>
                    <w:rFonts w:cs="Times New Roman"/>
                    <w:szCs w:val="21"/>
                  </w:rPr>
                </w:rPrChange>
              </w:rPr>
              <w:t>绝对收入增加</w:t>
            </w:r>
          </w:p>
        </w:tc>
        <w:tc>
          <w:tcPr>
            <w:tcW w:w="0" w:type="auto"/>
            <w:tcBorders>
              <w:top w:val="nil"/>
              <w:left w:val="nil"/>
              <w:bottom w:val="nil"/>
              <w:right w:val="nil"/>
              <w:insideH w:val="nil"/>
              <w:insideV w:val="nil"/>
            </w:tcBorders>
            <w:tcMar>
              <w:left w:w="102" w:type="dxa"/>
              <w:right w:w="102" w:type="dxa"/>
            </w:tcMar>
            <w:vAlign w:val="center"/>
            <w:tcPrChange w:id="3192" w:author="Codex" w:date="2026-10-05T16:32:41.313017+00:00">
              <w:tcPr>
                <w:tcW w:w="0" w:type="auto"/>
                <w:tcBorders>
                  <w:top w:val="nil"/>
                  <w:left w:val="nil"/>
                  <w:bottom w:val="nil"/>
                  <w:right w:val="nil"/>
                </w:tcBorders>
                <w:tcMar>
                  <w:left w:w="102" w:type="dxa"/>
                  <w:right w:w="102" w:type="dxa"/>
                </w:tcMar>
                <w:vAlign w:val="center"/>
              </w:tcPr>
            </w:tcPrChange>
          </w:tcPr>
          <w:p w14:paraId="57FDF66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55" w:author="Codex" w:date="2026-10-05T16:32:41.313017+00:00">
                  <w:rPr>
                    <w:rFonts w:cs="Times New Roman"/>
                    <w:szCs w:val="21"/>
                  </w:rPr>
                </w:rPrChange>
              </w:rPr>
              <w:pPrChange w:id="3193"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94" w:author="Codex" w:date="2026-10-05T16:32:41.313017+00:00">
                  <w:rPr>
                    <w:rFonts w:cs="Times New Roman"/>
                    <w:szCs w:val="21"/>
                  </w:rPr>
                </w:rPrChange>
              </w:rPr>
              <w:t>本人满意度相对位置升级</w:t>
            </w:r>
          </w:p>
        </w:tc>
        <w:tc>
          <w:tcPr>
            <w:tcW w:w="0" w:type="auto"/>
            <w:tcBorders>
              <w:top w:val="nil"/>
              <w:left w:val="nil"/>
              <w:bottom w:val="nil"/>
              <w:right w:val="nil"/>
              <w:insideH w:val="nil"/>
              <w:insideV w:val="nil"/>
            </w:tcBorders>
            <w:tcMar>
              <w:left w:w="102" w:type="dxa"/>
              <w:right w:w="102" w:type="dxa"/>
            </w:tcMar>
            <w:vAlign w:val="center"/>
            <w:tcPrChange w:id="3195" w:author="Codex" w:date="2026-10-05T16:32:41.313017+00:00">
              <w:tcPr>
                <w:tcW w:w="0" w:type="auto"/>
                <w:tcBorders>
                  <w:top w:val="nil"/>
                  <w:left w:val="nil"/>
                  <w:bottom w:val="nil"/>
                  <w:right w:val="nil"/>
                </w:tcBorders>
                <w:tcMar>
                  <w:left w:w="102" w:type="dxa"/>
                  <w:right w:w="102" w:type="dxa"/>
                </w:tcMar>
                <w:vAlign w:val="center"/>
              </w:tcPr>
            </w:tcPrChange>
          </w:tcPr>
          <w:p w14:paraId="44E392F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56" w:author="Codex" w:date="2026-10-05T16:32:41.313017+00:00">
                  <w:rPr>
                    <w:rFonts w:cs="Times New Roman"/>
                    <w:szCs w:val="21"/>
                  </w:rPr>
                </w:rPrChange>
              </w:rPr>
              <w:pPrChange w:id="3196"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97" w:author="Codex" w:date="2026-10-05T16:32:41.313017+00:00">
                  <w:rPr>
                    <w:rFonts w:cs="Times New Roman"/>
                    <w:szCs w:val="21"/>
                  </w:rPr>
                </w:rPrChange>
              </w:rPr>
              <w:t>本人</w:t>
            </w:r>
            <w:r>
              <w:rPr>
                <w:rFonts w:ascii="Times New Roman" w:hAnsi="Times New Roman" w:cs="Times New Roman" w:eastAsia="SimSun"/>
                <w:b w:val="0"/>
                <w:bCs w:val="0"/>
                <w:sz w:val="21"/>
                <w:szCs w:val="21"/>
                <w:rPrChange w:id="3198" w:author="Codex" w:date="2026-10-05T16:32:41.313017+00:00">
                  <w:rPr>
                    <w:rFonts w:cs="Times New Roman"/>
                    <w:szCs w:val="21"/>
                  </w:rPr>
                </w:rPrChange>
              </w:rPr>
              <w:t>M₀≤</w:t>
            </w:r>
            <w:r>
              <w:rPr>
                <w:rFonts w:ascii="Times New Roman" w:hAnsi="Times New Roman" w:cs="Times New Roman" w:eastAsia="SimSun"/>
                <w:b w:val="0"/>
                <w:bCs w:val="0"/>
                <w:sz w:val="21"/>
                <w:szCs w:val="21"/>
                <w:rPrChange w:id="3199" w:author="Codex" w:date="2026-10-05T16:32:41.313017+00:00">
                  <w:rPr>
                    <w:rFonts w:cs="Times New Roman"/>
                    <w:szCs w:val="21"/>
                  </w:rPr>
                </w:rPrChange>
              </w:rPr>
              <w:t>配偶</w:t>
            </w:r>
            <w:r>
              <w:rPr>
                <w:rFonts w:ascii="Times New Roman" w:hAnsi="Times New Roman" w:cs="Times New Roman" w:eastAsia="SimSun"/>
                <w:b w:val="0"/>
                <w:bCs w:val="0"/>
                <w:sz w:val="21"/>
                <w:szCs w:val="21"/>
                <w:rPrChange w:id="3200" w:author="Codex" w:date="2026-10-05T16:32:41.313017+00:00">
                  <w:rPr>
                    <w:rFonts w:cs="Times New Roman"/>
                    <w:szCs w:val="21"/>
                  </w:rPr>
                </w:rPrChange>
              </w:rPr>
              <w:t>M₀</w:t>
            </w:r>
          </w:p>
        </w:tc>
        <w:tc>
          <w:tcPr>
            <w:tcW w:w="0" w:type="auto"/>
            <w:tcBorders>
              <w:top w:val="nil"/>
              <w:left w:val="nil"/>
              <w:bottom w:val="nil"/>
              <w:right w:val="nil"/>
              <w:insideH w:val="nil"/>
              <w:insideV w:val="nil"/>
            </w:tcBorders>
            <w:noWrap/>
            <w:tcMar>
              <w:left w:w="102" w:type="dxa"/>
              <w:right w:w="102" w:type="dxa"/>
            </w:tcMar>
            <w:vAlign w:val="center"/>
            <w:tcPrChange w:id="3201" w:author="Codex" w:date="2026-10-05T16:32:41.313017+00:00">
              <w:tcPr>
                <w:tcW w:w="0" w:type="auto"/>
                <w:tcBorders>
                  <w:top w:val="nil"/>
                  <w:left w:val="nil"/>
                  <w:bottom w:val="nil"/>
                  <w:right w:val="nil"/>
                </w:tcBorders>
                <w:noWrap/>
                <w:tcMar>
                  <w:left w:w="102" w:type="dxa"/>
                  <w:right w:w="102" w:type="dxa"/>
                </w:tcMar>
                <w:vAlign w:val="center"/>
              </w:tcPr>
            </w:tcPrChange>
          </w:tcPr>
          <w:p w14:paraId="698A89C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57" w:author="Codex" w:date="2026-10-05T16:32:41.313017+00:00">
                  <w:rPr>
                    <w:rFonts w:cs="Times New Roman"/>
                    <w:szCs w:val="21"/>
                  </w:rPr>
                </w:rPrChange>
              </w:rPr>
              <w:pPrChange w:id="320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203" w:author="Codex" w:date="2026-10-05T16:32:41.313017+00:00">
                  <w:rPr>
                    <w:rFonts w:cs="Times New Roman"/>
                    <w:szCs w:val="21"/>
                  </w:rPr>
                </w:rPrChange>
              </w:rPr>
              <w:t>9,879</w:t>
            </w:r>
          </w:p>
        </w:tc>
      </w:tr>
      <w:tr w:rsidR="004B6004" w14:paraId="7BCBD326"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204" w:author="Codex" w:date="2026-10-05T16:32:41.313017+00:00">
              <w:tcPr>
                <w:tcW w:w="0" w:type="auto"/>
                <w:tcBorders>
                  <w:top w:val="nil"/>
                  <w:left w:val="nil"/>
                  <w:bottom w:val="nil"/>
                  <w:right w:val="nil"/>
                </w:tcBorders>
                <w:noWrap/>
                <w:tcMar>
                  <w:left w:w="102" w:type="dxa"/>
                  <w:right w:w="102" w:type="dxa"/>
                </w:tcMar>
                <w:vAlign w:val="center"/>
              </w:tcPr>
            </w:tcPrChange>
          </w:tcPr>
          <w:p w14:paraId="3C7DADC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58" w:author="Codex" w:date="2026-10-05T16:32:41.313017+00:00">
                  <w:rPr>
                    <w:rFonts w:cs="Times New Roman"/>
                    <w:szCs w:val="21"/>
                  </w:rPr>
                </w:rPrChange>
              </w:rPr>
              <w:pPrChange w:id="320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206" w:author="Codex" w:date="2026-10-05T16:32:41.313017+00:00">
                  <w:rPr>
                    <w:rFonts w:cs="Times New Roman"/>
                    <w:szCs w:val="21"/>
                  </w:rPr>
                </w:rPrChange>
              </w:rPr>
              <w:t>AR‑P</w:t>
            </w:r>
          </w:p>
        </w:tc>
        <w:tc>
          <w:tcPr>
            <w:tcW w:w="0" w:type="auto"/>
            <w:tcBorders>
              <w:top w:val="nil"/>
              <w:left w:val="nil"/>
              <w:bottom w:val="nil"/>
              <w:right w:val="nil"/>
              <w:insideH w:val="nil"/>
              <w:insideV w:val="nil"/>
            </w:tcBorders>
            <w:tcMar>
              <w:left w:w="102" w:type="dxa"/>
              <w:right w:w="102" w:type="dxa"/>
            </w:tcMar>
            <w:vAlign w:val="center"/>
            <w:tcPrChange w:id="3207" w:author="Codex" w:date="2026-10-05T16:32:41.313017+00:00">
              <w:tcPr>
                <w:tcW w:w="0" w:type="auto"/>
                <w:tcBorders>
                  <w:top w:val="nil"/>
                  <w:left w:val="nil"/>
                  <w:bottom w:val="nil"/>
                  <w:right w:val="nil"/>
                </w:tcBorders>
                <w:tcMar>
                  <w:left w:w="102" w:type="dxa"/>
                  <w:right w:w="102" w:type="dxa"/>
                </w:tcMar>
                <w:vAlign w:val="center"/>
              </w:tcPr>
            </w:tcPrChange>
          </w:tcPr>
          <w:p w14:paraId="3C81187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59" w:author="Codex" w:date="2026-10-05T16:32:41.313017+00:00">
                  <w:rPr>
                    <w:rFonts w:cs="Times New Roman"/>
                    <w:szCs w:val="21"/>
                  </w:rPr>
                </w:rPrChange>
              </w:rPr>
              <w:pPrChange w:id="3208"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09" w:author="Codex" w:date="2026-10-05T16:32:41.313017+00:00">
                  <w:rPr>
                    <w:rFonts w:cs="Times New Roman"/>
                    <w:szCs w:val="21"/>
                  </w:rPr>
                </w:rPrChange>
              </w:rPr>
              <w:t>绝对收入增加</w:t>
            </w:r>
          </w:p>
        </w:tc>
        <w:tc>
          <w:tcPr>
            <w:tcW w:w="0" w:type="auto"/>
            <w:tcBorders>
              <w:top w:val="nil"/>
              <w:left w:val="nil"/>
              <w:bottom w:val="nil"/>
              <w:right w:val="nil"/>
              <w:insideH w:val="nil"/>
              <w:insideV w:val="nil"/>
            </w:tcBorders>
            <w:tcMar>
              <w:left w:w="102" w:type="dxa"/>
              <w:right w:w="102" w:type="dxa"/>
            </w:tcMar>
            <w:vAlign w:val="center"/>
            <w:tcPrChange w:id="3210" w:author="Codex" w:date="2026-10-05T16:32:41.313017+00:00">
              <w:tcPr>
                <w:tcW w:w="0" w:type="auto"/>
                <w:tcBorders>
                  <w:top w:val="nil"/>
                  <w:left w:val="nil"/>
                  <w:bottom w:val="nil"/>
                  <w:right w:val="nil"/>
                </w:tcBorders>
                <w:tcMar>
                  <w:left w:w="102" w:type="dxa"/>
                  <w:right w:w="102" w:type="dxa"/>
                </w:tcMar>
                <w:vAlign w:val="center"/>
              </w:tcPr>
            </w:tcPrChange>
          </w:tcPr>
          <w:p w14:paraId="3F9393C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60" w:author="Codex" w:date="2026-10-05T16:32:41.313017+00:00">
                  <w:rPr>
                    <w:rFonts w:cs="Times New Roman"/>
                    <w:szCs w:val="21"/>
                  </w:rPr>
                </w:rPrChange>
              </w:rPr>
              <w:pPrChange w:id="3211"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12" w:author="Codex" w:date="2026-10-05T16:32:41.313017+00:00">
                  <w:rPr>
                    <w:rFonts w:cs="Times New Roman"/>
                    <w:szCs w:val="21"/>
                  </w:rPr>
                </w:rPrChange>
              </w:rPr>
              <w:t>配偶满意度相对位置升级</w:t>
            </w:r>
          </w:p>
        </w:tc>
        <w:tc>
          <w:tcPr>
            <w:tcW w:w="0" w:type="auto"/>
            <w:tcBorders>
              <w:top w:val="nil"/>
              <w:left w:val="nil"/>
              <w:bottom w:val="nil"/>
              <w:right w:val="nil"/>
              <w:insideH w:val="nil"/>
              <w:insideV w:val="nil"/>
            </w:tcBorders>
            <w:tcMar>
              <w:left w:w="102" w:type="dxa"/>
              <w:right w:w="102" w:type="dxa"/>
            </w:tcMar>
            <w:vAlign w:val="center"/>
            <w:tcPrChange w:id="3213" w:author="Codex" w:date="2026-10-05T16:32:41.313017+00:00">
              <w:tcPr>
                <w:tcW w:w="0" w:type="auto"/>
                <w:tcBorders>
                  <w:top w:val="nil"/>
                  <w:left w:val="nil"/>
                  <w:bottom w:val="nil"/>
                  <w:right w:val="nil"/>
                </w:tcBorders>
                <w:tcMar>
                  <w:left w:w="102" w:type="dxa"/>
                  <w:right w:w="102" w:type="dxa"/>
                </w:tcMar>
                <w:vAlign w:val="center"/>
              </w:tcPr>
            </w:tcPrChange>
          </w:tcPr>
          <w:p w14:paraId="1B98DBE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61" w:author="Codex" w:date="2026-10-05T16:32:41.313017+00:00">
                  <w:rPr>
                    <w:rFonts w:cs="Times New Roman"/>
                    <w:szCs w:val="21"/>
                  </w:rPr>
                </w:rPrChange>
              </w:rPr>
              <w:pPrChange w:id="3214"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15" w:author="Codex" w:date="2026-10-05T16:32:41.313017+00:00">
                  <w:rPr>
                    <w:rFonts w:cs="Times New Roman"/>
                    <w:szCs w:val="21"/>
                  </w:rPr>
                </w:rPrChange>
              </w:rPr>
              <w:t>配偶</w:t>
            </w:r>
            <w:r>
              <w:rPr>
                <w:rFonts w:ascii="Times New Roman" w:hAnsi="Times New Roman" w:cs="Times New Roman" w:eastAsia="SimSun"/>
                <w:b w:val="0"/>
                <w:bCs w:val="0"/>
                <w:sz w:val="21"/>
                <w:szCs w:val="21"/>
                <w:rPrChange w:id="3216" w:author="Codex" w:date="2026-10-05T16:32:41.313017+00:00">
                  <w:rPr>
                    <w:rFonts w:cs="Times New Roman"/>
                    <w:szCs w:val="21"/>
                  </w:rPr>
                </w:rPrChange>
              </w:rPr>
              <w:t>M₀≤</w:t>
            </w:r>
            <w:r>
              <w:rPr>
                <w:rFonts w:ascii="Times New Roman" w:hAnsi="Times New Roman" w:cs="Times New Roman" w:eastAsia="SimSun"/>
                <w:b w:val="0"/>
                <w:bCs w:val="0"/>
                <w:sz w:val="21"/>
                <w:szCs w:val="21"/>
                <w:rPrChange w:id="3217" w:author="Codex" w:date="2026-10-05T16:32:41.313017+00:00">
                  <w:rPr>
                    <w:rFonts w:cs="Times New Roman"/>
                    <w:szCs w:val="21"/>
                  </w:rPr>
                </w:rPrChange>
              </w:rPr>
              <w:t>本人</w:t>
            </w:r>
            <w:r>
              <w:rPr>
                <w:rFonts w:ascii="Times New Roman" w:hAnsi="Times New Roman" w:cs="Times New Roman" w:eastAsia="SimSun"/>
                <w:b w:val="0"/>
                <w:bCs w:val="0"/>
                <w:sz w:val="21"/>
                <w:szCs w:val="21"/>
                <w:rPrChange w:id="3218" w:author="Codex" w:date="2026-10-05T16:32:41.313017+00:00">
                  <w:rPr>
                    <w:rFonts w:cs="Times New Roman"/>
                    <w:szCs w:val="21"/>
                  </w:rPr>
                </w:rPrChange>
              </w:rPr>
              <w:t>M₀</w:t>
            </w:r>
          </w:p>
        </w:tc>
        <w:tc>
          <w:tcPr>
            <w:tcW w:w="0" w:type="auto"/>
            <w:tcBorders>
              <w:top w:val="nil"/>
              <w:left w:val="nil"/>
              <w:bottom w:val="nil"/>
              <w:right w:val="nil"/>
              <w:insideH w:val="nil"/>
              <w:insideV w:val="nil"/>
            </w:tcBorders>
            <w:noWrap/>
            <w:tcMar>
              <w:left w:w="102" w:type="dxa"/>
              <w:right w:w="102" w:type="dxa"/>
            </w:tcMar>
            <w:vAlign w:val="center"/>
            <w:tcPrChange w:id="3219" w:author="Codex" w:date="2026-10-05T16:32:41.313017+00:00">
              <w:tcPr>
                <w:tcW w:w="0" w:type="auto"/>
                <w:tcBorders>
                  <w:top w:val="nil"/>
                  <w:left w:val="nil"/>
                  <w:bottom w:val="nil"/>
                  <w:right w:val="nil"/>
                </w:tcBorders>
                <w:noWrap/>
                <w:tcMar>
                  <w:left w:w="102" w:type="dxa"/>
                  <w:right w:w="102" w:type="dxa"/>
                </w:tcMar>
                <w:vAlign w:val="center"/>
              </w:tcPr>
            </w:tcPrChange>
          </w:tcPr>
          <w:p w14:paraId="5239505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62" w:author="Codex" w:date="2026-10-05T16:32:41.313017+00:00">
                  <w:rPr>
                    <w:rFonts w:cs="Times New Roman"/>
                    <w:szCs w:val="21"/>
                  </w:rPr>
                </w:rPrChange>
              </w:rPr>
              <w:pPrChange w:id="322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221" w:author="Codex" w:date="2026-10-05T16:32:41.313017+00:00">
                  <w:rPr>
                    <w:rFonts w:cs="Times New Roman"/>
                    <w:szCs w:val="21"/>
                  </w:rPr>
                </w:rPrChange>
              </w:rPr>
              <w:t>9,804</w:t>
            </w:r>
          </w:p>
        </w:tc>
      </w:tr>
      <w:tr w:rsidR="004B6004" w14:paraId="1975C32E"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222" w:author="Codex" w:date="2026-10-05T16:32:41.313017+00:00">
              <w:tcPr>
                <w:tcW w:w="0" w:type="auto"/>
                <w:tcBorders>
                  <w:top w:val="nil"/>
                  <w:left w:val="nil"/>
                  <w:bottom w:val="nil"/>
                  <w:right w:val="nil"/>
                </w:tcBorders>
                <w:noWrap/>
                <w:tcMar>
                  <w:left w:w="102" w:type="dxa"/>
                  <w:right w:w="102" w:type="dxa"/>
                </w:tcMar>
                <w:vAlign w:val="center"/>
              </w:tcPr>
            </w:tcPrChange>
          </w:tcPr>
          <w:p w14:paraId="557045D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63" w:author="Codex" w:date="2026-10-05T16:32:41.313017+00:00">
                  <w:rPr>
                    <w:rFonts w:cs="Times New Roman"/>
                    <w:szCs w:val="21"/>
                  </w:rPr>
                </w:rPrChange>
              </w:rPr>
              <w:pPrChange w:id="322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224" w:author="Codex" w:date="2026-10-05T16:32:41.313017+00:00">
                  <w:rPr>
                    <w:rFonts w:cs="Times New Roman"/>
                    <w:szCs w:val="21"/>
                  </w:rPr>
                </w:rPrChange>
              </w:rPr>
              <w:t>RA‑S</w:t>
            </w:r>
          </w:p>
        </w:tc>
        <w:tc>
          <w:tcPr>
            <w:tcW w:w="0" w:type="auto"/>
            <w:tcBorders>
              <w:top w:val="nil"/>
              <w:left w:val="nil"/>
              <w:bottom w:val="nil"/>
              <w:right w:val="nil"/>
              <w:insideH w:val="nil"/>
              <w:insideV w:val="nil"/>
            </w:tcBorders>
            <w:tcMar>
              <w:left w:w="102" w:type="dxa"/>
              <w:right w:w="102" w:type="dxa"/>
            </w:tcMar>
            <w:vAlign w:val="center"/>
            <w:tcPrChange w:id="3225" w:author="Codex" w:date="2026-10-05T16:32:41.313017+00:00">
              <w:tcPr>
                <w:tcW w:w="0" w:type="auto"/>
                <w:tcBorders>
                  <w:top w:val="nil"/>
                  <w:left w:val="nil"/>
                  <w:bottom w:val="nil"/>
                  <w:right w:val="nil"/>
                </w:tcBorders>
                <w:tcMar>
                  <w:left w:w="102" w:type="dxa"/>
                  <w:right w:w="102" w:type="dxa"/>
                </w:tcMar>
                <w:vAlign w:val="center"/>
              </w:tcPr>
            </w:tcPrChange>
          </w:tcPr>
          <w:p w14:paraId="4F33949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64" w:author="Codex" w:date="2026-10-05T16:32:41.313017+00:00">
                  <w:rPr>
                    <w:rFonts w:cs="Times New Roman"/>
                    <w:szCs w:val="21"/>
                  </w:rPr>
                </w:rPrChange>
              </w:rPr>
              <w:pPrChange w:id="3226"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27" w:author="Codex" w:date="2026-10-05T16:32:41.313017+00:00">
                  <w:rPr>
                    <w:rFonts w:cs="Times New Roman"/>
                    <w:szCs w:val="21"/>
                  </w:rPr>
                </w:rPrChange>
              </w:rPr>
              <w:t>夫妻内收入相对位置升级</w:t>
            </w:r>
          </w:p>
        </w:tc>
        <w:tc>
          <w:tcPr>
            <w:tcW w:w="0" w:type="auto"/>
            <w:tcBorders>
              <w:top w:val="nil"/>
              <w:left w:val="nil"/>
              <w:bottom w:val="nil"/>
              <w:right w:val="nil"/>
              <w:insideH w:val="nil"/>
              <w:insideV w:val="nil"/>
            </w:tcBorders>
            <w:tcMar>
              <w:left w:w="102" w:type="dxa"/>
              <w:right w:w="102" w:type="dxa"/>
            </w:tcMar>
            <w:vAlign w:val="center"/>
            <w:tcPrChange w:id="3228" w:author="Codex" w:date="2026-10-05T16:32:41.313017+00:00">
              <w:tcPr>
                <w:tcW w:w="0" w:type="auto"/>
                <w:tcBorders>
                  <w:top w:val="nil"/>
                  <w:left w:val="nil"/>
                  <w:bottom w:val="nil"/>
                  <w:right w:val="nil"/>
                </w:tcBorders>
                <w:tcMar>
                  <w:left w:w="102" w:type="dxa"/>
                  <w:right w:w="102" w:type="dxa"/>
                </w:tcMar>
                <w:vAlign w:val="center"/>
              </w:tcPr>
            </w:tcPrChange>
          </w:tcPr>
          <w:p w14:paraId="08D7E54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65" w:author="Codex" w:date="2026-10-05T16:32:41.313017+00:00">
                  <w:rPr>
                    <w:rFonts w:cs="Times New Roman"/>
                    <w:szCs w:val="21"/>
                  </w:rPr>
                </w:rPrChange>
              </w:rPr>
              <w:pPrChange w:id="3229"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30" w:author="Codex" w:date="2026-10-05T16:32:41.313017+00:00">
                  <w:rPr>
                    <w:rFonts w:cs="Times New Roman"/>
                    <w:szCs w:val="21"/>
                  </w:rPr>
                </w:rPrChange>
              </w:rPr>
              <w:t>本人绝对满意度提升</w:t>
            </w:r>
          </w:p>
        </w:tc>
        <w:tc>
          <w:tcPr>
            <w:tcW w:w="0" w:type="auto"/>
            <w:tcBorders>
              <w:top w:val="nil"/>
              <w:left w:val="nil"/>
              <w:bottom w:val="nil"/>
              <w:right w:val="nil"/>
              <w:insideH w:val="nil"/>
              <w:insideV w:val="nil"/>
            </w:tcBorders>
            <w:tcMar>
              <w:left w:w="102" w:type="dxa"/>
              <w:right w:w="102" w:type="dxa"/>
            </w:tcMar>
            <w:vAlign w:val="center"/>
            <w:tcPrChange w:id="3231" w:author="Codex" w:date="2026-10-05T16:32:41.313017+00:00">
              <w:tcPr>
                <w:tcW w:w="0" w:type="auto"/>
                <w:tcBorders>
                  <w:top w:val="nil"/>
                  <w:left w:val="nil"/>
                  <w:bottom w:val="nil"/>
                  <w:right w:val="nil"/>
                </w:tcBorders>
                <w:tcMar>
                  <w:left w:w="102" w:type="dxa"/>
                  <w:right w:w="102" w:type="dxa"/>
                </w:tcMar>
                <w:vAlign w:val="center"/>
              </w:tcPr>
            </w:tcPrChange>
          </w:tcPr>
          <w:p w14:paraId="5D84BE9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66" w:author="Codex" w:date="2026-10-05T16:32:41.313017+00:00">
                  <w:rPr>
                    <w:rFonts w:cs="Times New Roman"/>
                    <w:szCs w:val="21"/>
                  </w:rPr>
                </w:rPrChange>
              </w:rPr>
              <w:pPrChange w:id="3232"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33" w:author="Codex" w:date="2026-10-05T16:32:41.313017+00:00">
                  <w:rPr>
                    <w:rFonts w:cs="Times New Roman"/>
                    <w:szCs w:val="21"/>
                  </w:rPr>
                </w:rPrChange>
              </w:rPr>
              <w:t>本人收入</w:t>
            </w:r>
            <w:r>
              <w:rPr>
                <w:rFonts w:ascii="Times New Roman" w:hAnsi="Times New Roman" w:cs="Times New Roman" w:eastAsia="SimSun"/>
                <w:b w:val="0"/>
                <w:bCs w:val="0"/>
                <w:sz w:val="21"/>
                <w:szCs w:val="21"/>
                <w:rPrChange w:id="3234" w:author="Codex" w:date="2026-10-05T16:32:41.313017+00:00">
                  <w:rPr>
                    <w:rFonts w:cs="Times New Roman"/>
                    <w:szCs w:val="21"/>
                  </w:rPr>
                </w:rPrChange>
              </w:rPr>
              <w:t>₀≤</w:t>
            </w:r>
            <w:r>
              <w:rPr>
                <w:rFonts w:ascii="Times New Roman" w:hAnsi="Times New Roman" w:cs="Times New Roman" w:eastAsia="SimSun"/>
                <w:b w:val="0"/>
                <w:bCs w:val="0"/>
                <w:sz w:val="21"/>
                <w:szCs w:val="21"/>
                <w:rPrChange w:id="3235" w:author="Codex" w:date="2026-10-05T16:32:41.313017+00:00">
                  <w:rPr>
                    <w:rFonts w:cs="Times New Roman"/>
                    <w:szCs w:val="21"/>
                  </w:rPr>
                </w:rPrChange>
              </w:rPr>
              <w:t>配偶收入</w:t>
            </w:r>
            <w:r>
              <w:rPr>
                <w:rFonts w:ascii="Times New Roman" w:hAnsi="Times New Roman" w:cs="Times New Roman" w:eastAsia="SimSun"/>
                <w:b w:val="0"/>
                <w:bCs w:val="0"/>
                <w:sz w:val="21"/>
                <w:szCs w:val="21"/>
                <w:rPrChange w:id="3236" w:author="Codex" w:date="2026-10-05T16:32:41.313017+00:00">
                  <w:rPr>
                    <w:rFonts w:cs="Times New Roman"/>
                    <w:szCs w:val="21"/>
                  </w:rPr>
                </w:rPrChange>
              </w:rPr>
              <w:t>₀</w:t>
            </w:r>
            <w:r>
              <w:rPr>
                <w:rFonts w:ascii="Times New Roman" w:hAnsi="Times New Roman" w:cs="Times New Roman" w:eastAsia="SimSun"/>
                <w:b w:val="0"/>
                <w:bCs w:val="0"/>
                <w:sz w:val="21"/>
                <w:szCs w:val="21"/>
                <w:rPrChange w:id="3237" w:author="Codex" w:date="2026-10-05T16:32:41.313017+00:00">
                  <w:rPr>
                    <w:rFonts w:cs="Times New Roman"/>
                    <w:szCs w:val="21"/>
                  </w:rPr>
                </w:rPrChange>
              </w:rPr>
              <w:t>；本人</w:t>
            </w:r>
            <w:r>
              <w:rPr>
                <w:rFonts w:ascii="Times New Roman" w:hAnsi="Times New Roman" w:cs="Times New Roman" w:eastAsia="SimSun"/>
                <w:b w:val="0"/>
                <w:bCs w:val="0"/>
                <w:sz w:val="21"/>
                <w:szCs w:val="21"/>
                <w:rPrChange w:id="3238" w:author="Codex" w:date="2026-10-05T16:32:41.313017+00:00">
                  <w:rPr>
                    <w:rFonts w:cs="Times New Roman"/>
                    <w:szCs w:val="21"/>
                  </w:rPr>
                </w:rPrChange>
              </w:rPr>
              <w:t>M₀&lt;5</w:t>
            </w:r>
          </w:p>
        </w:tc>
        <w:tc>
          <w:tcPr>
            <w:tcW w:w="0" w:type="auto"/>
            <w:tcBorders>
              <w:top w:val="nil"/>
              <w:left w:val="nil"/>
              <w:bottom w:val="nil"/>
              <w:right w:val="nil"/>
              <w:insideH w:val="nil"/>
              <w:insideV w:val="nil"/>
            </w:tcBorders>
            <w:noWrap/>
            <w:tcMar>
              <w:left w:w="102" w:type="dxa"/>
              <w:right w:w="102" w:type="dxa"/>
            </w:tcMar>
            <w:vAlign w:val="center"/>
            <w:tcPrChange w:id="3239" w:author="Codex" w:date="2026-10-05T16:32:41.313017+00:00">
              <w:tcPr>
                <w:tcW w:w="0" w:type="auto"/>
                <w:tcBorders>
                  <w:top w:val="nil"/>
                  <w:left w:val="nil"/>
                  <w:bottom w:val="nil"/>
                  <w:right w:val="nil"/>
                </w:tcBorders>
                <w:noWrap/>
                <w:tcMar>
                  <w:left w:w="102" w:type="dxa"/>
                  <w:right w:w="102" w:type="dxa"/>
                </w:tcMar>
                <w:vAlign w:val="center"/>
              </w:tcPr>
            </w:tcPrChange>
          </w:tcPr>
          <w:p w14:paraId="4891B91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67" w:author="Codex" w:date="2026-10-05T16:32:41.313017+00:00">
                  <w:rPr>
                    <w:rFonts w:cs="Times New Roman"/>
                    <w:szCs w:val="21"/>
                  </w:rPr>
                </w:rPrChange>
              </w:rPr>
              <w:pPrChange w:id="324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241" w:author="Codex" w:date="2026-10-05T16:32:41.313017+00:00">
                  <w:rPr>
                    <w:rFonts w:cs="Times New Roman"/>
                    <w:szCs w:val="21"/>
                  </w:rPr>
                </w:rPrChange>
              </w:rPr>
              <w:t>2,654</w:t>
            </w:r>
          </w:p>
        </w:tc>
      </w:tr>
      <w:tr w:rsidR="004B6004" w14:paraId="22C8BE6D"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242" w:author="Codex" w:date="2026-10-05T16:32:41.313017+00:00">
              <w:tcPr>
                <w:tcW w:w="0" w:type="auto"/>
                <w:tcBorders>
                  <w:top w:val="nil"/>
                  <w:left w:val="nil"/>
                  <w:bottom w:val="nil"/>
                  <w:right w:val="nil"/>
                </w:tcBorders>
                <w:noWrap/>
                <w:tcMar>
                  <w:left w:w="102" w:type="dxa"/>
                  <w:right w:w="102" w:type="dxa"/>
                </w:tcMar>
                <w:vAlign w:val="center"/>
              </w:tcPr>
            </w:tcPrChange>
          </w:tcPr>
          <w:p w14:paraId="55CD74C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68" w:author="Codex" w:date="2026-10-05T16:32:41.313017+00:00">
                  <w:rPr>
                    <w:rFonts w:cs="Times New Roman"/>
                    <w:szCs w:val="21"/>
                  </w:rPr>
                </w:rPrChange>
              </w:rPr>
              <w:pPrChange w:id="324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244" w:author="Codex" w:date="2026-10-05T16:32:41.313017+00:00">
                  <w:rPr>
                    <w:rFonts w:cs="Times New Roman"/>
                    <w:szCs w:val="21"/>
                  </w:rPr>
                </w:rPrChange>
              </w:rPr>
              <w:t>RA‑P</w:t>
            </w:r>
          </w:p>
        </w:tc>
        <w:tc>
          <w:tcPr>
            <w:tcW w:w="0" w:type="auto"/>
            <w:tcBorders>
              <w:top w:val="nil"/>
              <w:left w:val="nil"/>
              <w:bottom w:val="nil"/>
              <w:right w:val="nil"/>
              <w:insideH w:val="nil"/>
              <w:insideV w:val="nil"/>
            </w:tcBorders>
            <w:tcMar>
              <w:left w:w="102" w:type="dxa"/>
              <w:right w:w="102" w:type="dxa"/>
            </w:tcMar>
            <w:vAlign w:val="center"/>
            <w:tcPrChange w:id="3245" w:author="Codex" w:date="2026-10-05T16:32:41.313017+00:00">
              <w:tcPr>
                <w:tcW w:w="0" w:type="auto"/>
                <w:tcBorders>
                  <w:top w:val="nil"/>
                  <w:left w:val="nil"/>
                  <w:bottom w:val="nil"/>
                  <w:right w:val="nil"/>
                </w:tcBorders>
                <w:tcMar>
                  <w:left w:w="102" w:type="dxa"/>
                  <w:right w:w="102" w:type="dxa"/>
                </w:tcMar>
                <w:vAlign w:val="center"/>
              </w:tcPr>
            </w:tcPrChange>
          </w:tcPr>
          <w:p w14:paraId="4606EC6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69" w:author="Codex" w:date="2026-10-05T16:32:41.313017+00:00">
                  <w:rPr>
                    <w:rFonts w:cs="Times New Roman"/>
                    <w:szCs w:val="21"/>
                  </w:rPr>
                </w:rPrChange>
              </w:rPr>
              <w:pPrChange w:id="3246"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47" w:author="Codex" w:date="2026-10-05T16:32:41.313017+00:00">
                  <w:rPr>
                    <w:rFonts w:cs="Times New Roman"/>
                    <w:szCs w:val="21"/>
                  </w:rPr>
                </w:rPrChange>
              </w:rPr>
              <w:t>夫妻内收入相对位置升级</w:t>
            </w:r>
          </w:p>
        </w:tc>
        <w:tc>
          <w:tcPr>
            <w:tcW w:w="0" w:type="auto"/>
            <w:tcBorders>
              <w:top w:val="nil"/>
              <w:left w:val="nil"/>
              <w:bottom w:val="nil"/>
              <w:right w:val="nil"/>
              <w:insideH w:val="nil"/>
              <w:insideV w:val="nil"/>
            </w:tcBorders>
            <w:tcMar>
              <w:left w:w="102" w:type="dxa"/>
              <w:right w:w="102" w:type="dxa"/>
            </w:tcMar>
            <w:vAlign w:val="center"/>
            <w:tcPrChange w:id="3248" w:author="Codex" w:date="2026-10-05T16:32:41.313017+00:00">
              <w:tcPr>
                <w:tcW w:w="0" w:type="auto"/>
                <w:tcBorders>
                  <w:top w:val="nil"/>
                  <w:left w:val="nil"/>
                  <w:bottom w:val="nil"/>
                  <w:right w:val="nil"/>
                </w:tcBorders>
                <w:tcMar>
                  <w:left w:w="102" w:type="dxa"/>
                  <w:right w:w="102" w:type="dxa"/>
                </w:tcMar>
                <w:vAlign w:val="center"/>
              </w:tcPr>
            </w:tcPrChange>
          </w:tcPr>
          <w:p w14:paraId="12A84F5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70" w:author="Codex" w:date="2026-10-05T16:32:41.313017+00:00">
                  <w:rPr>
                    <w:rFonts w:cs="Times New Roman"/>
                    <w:szCs w:val="21"/>
                  </w:rPr>
                </w:rPrChange>
              </w:rPr>
              <w:pPrChange w:id="3249"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50" w:author="Codex" w:date="2026-10-05T16:32:41.313017+00:00">
                  <w:rPr>
                    <w:rFonts w:cs="Times New Roman"/>
                    <w:szCs w:val="21"/>
                  </w:rPr>
                </w:rPrChange>
              </w:rPr>
              <w:t>配偶绝对满意度提升</w:t>
            </w:r>
          </w:p>
        </w:tc>
        <w:tc>
          <w:tcPr>
            <w:tcW w:w="0" w:type="auto"/>
            <w:tcBorders>
              <w:top w:val="nil"/>
              <w:left w:val="nil"/>
              <w:bottom w:val="nil"/>
              <w:right w:val="nil"/>
              <w:insideH w:val="nil"/>
              <w:insideV w:val="nil"/>
            </w:tcBorders>
            <w:tcMar>
              <w:left w:w="102" w:type="dxa"/>
              <w:right w:w="102" w:type="dxa"/>
            </w:tcMar>
            <w:vAlign w:val="center"/>
            <w:tcPrChange w:id="3251" w:author="Codex" w:date="2026-10-05T16:32:41.313017+00:00">
              <w:tcPr>
                <w:tcW w:w="0" w:type="auto"/>
                <w:tcBorders>
                  <w:top w:val="nil"/>
                  <w:left w:val="nil"/>
                  <w:bottom w:val="nil"/>
                  <w:right w:val="nil"/>
                </w:tcBorders>
                <w:tcMar>
                  <w:left w:w="102" w:type="dxa"/>
                  <w:right w:w="102" w:type="dxa"/>
                </w:tcMar>
                <w:vAlign w:val="center"/>
              </w:tcPr>
            </w:tcPrChange>
          </w:tcPr>
          <w:p w14:paraId="5DF966B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71" w:author="Codex" w:date="2026-10-05T16:32:41.313017+00:00">
                  <w:rPr>
                    <w:rFonts w:cs="Times New Roman"/>
                    <w:szCs w:val="21"/>
                  </w:rPr>
                </w:rPrChange>
              </w:rPr>
              <w:pPrChange w:id="3252"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53" w:author="Codex" w:date="2026-10-05T16:32:41.313017+00:00">
                  <w:rPr>
                    <w:rFonts w:cs="Times New Roman"/>
                    <w:szCs w:val="21"/>
                  </w:rPr>
                </w:rPrChange>
              </w:rPr>
              <w:t>本人收入</w:t>
            </w:r>
            <w:r>
              <w:rPr>
                <w:rFonts w:ascii="Times New Roman" w:hAnsi="Times New Roman" w:cs="Times New Roman" w:eastAsia="SimSun"/>
                <w:b w:val="0"/>
                <w:bCs w:val="0"/>
                <w:sz w:val="21"/>
                <w:szCs w:val="21"/>
                <w:rPrChange w:id="3254" w:author="Codex" w:date="2026-10-05T16:32:41.313017+00:00">
                  <w:rPr>
                    <w:rFonts w:cs="Times New Roman"/>
                    <w:szCs w:val="21"/>
                  </w:rPr>
                </w:rPrChange>
              </w:rPr>
              <w:t>₀≤</w:t>
            </w:r>
            <w:r>
              <w:rPr>
                <w:rFonts w:ascii="Times New Roman" w:hAnsi="Times New Roman" w:cs="Times New Roman" w:eastAsia="SimSun"/>
                <w:b w:val="0"/>
                <w:bCs w:val="0"/>
                <w:sz w:val="21"/>
                <w:szCs w:val="21"/>
                <w:rPrChange w:id="3255" w:author="Codex" w:date="2026-10-05T16:32:41.313017+00:00">
                  <w:rPr>
                    <w:rFonts w:cs="Times New Roman"/>
                    <w:szCs w:val="21"/>
                  </w:rPr>
                </w:rPrChange>
              </w:rPr>
              <w:t>配偶收入</w:t>
            </w:r>
            <w:r>
              <w:rPr>
                <w:rFonts w:ascii="Times New Roman" w:hAnsi="Times New Roman" w:cs="Times New Roman" w:eastAsia="SimSun"/>
                <w:b w:val="0"/>
                <w:bCs w:val="0"/>
                <w:sz w:val="21"/>
                <w:szCs w:val="21"/>
                <w:rPrChange w:id="3256" w:author="Codex" w:date="2026-10-05T16:32:41.313017+00:00">
                  <w:rPr>
                    <w:rFonts w:cs="Times New Roman"/>
                    <w:szCs w:val="21"/>
                  </w:rPr>
                </w:rPrChange>
              </w:rPr>
              <w:t>₀</w:t>
            </w:r>
            <w:r>
              <w:rPr>
                <w:rFonts w:ascii="Times New Roman" w:hAnsi="Times New Roman" w:cs="Times New Roman" w:eastAsia="SimSun"/>
                <w:b w:val="0"/>
                <w:bCs w:val="0"/>
                <w:sz w:val="21"/>
                <w:szCs w:val="21"/>
                <w:rPrChange w:id="3257" w:author="Codex" w:date="2026-10-05T16:32:41.313017+00:00">
                  <w:rPr>
                    <w:rFonts w:cs="Times New Roman"/>
                    <w:szCs w:val="21"/>
                  </w:rPr>
                </w:rPrChange>
              </w:rPr>
              <w:t>；配偶</w:t>
            </w:r>
            <w:r>
              <w:rPr>
                <w:rFonts w:ascii="Times New Roman" w:hAnsi="Times New Roman" w:cs="Times New Roman" w:eastAsia="SimSun"/>
                <w:b w:val="0"/>
                <w:bCs w:val="0"/>
                <w:sz w:val="21"/>
                <w:szCs w:val="21"/>
                <w:rPrChange w:id="3258" w:author="Codex" w:date="2026-10-05T16:32:41.313017+00:00">
                  <w:rPr>
                    <w:rFonts w:cs="Times New Roman"/>
                    <w:szCs w:val="21"/>
                  </w:rPr>
                </w:rPrChange>
              </w:rPr>
              <w:t>M₀&lt;5</w:t>
            </w:r>
          </w:p>
        </w:tc>
        <w:tc>
          <w:tcPr>
            <w:tcW w:w="0" w:type="auto"/>
            <w:tcBorders>
              <w:top w:val="nil"/>
              <w:left w:val="nil"/>
              <w:bottom w:val="nil"/>
              <w:right w:val="nil"/>
              <w:insideH w:val="nil"/>
              <w:insideV w:val="nil"/>
            </w:tcBorders>
            <w:noWrap/>
            <w:tcMar>
              <w:left w:w="102" w:type="dxa"/>
              <w:right w:w="102" w:type="dxa"/>
            </w:tcMar>
            <w:vAlign w:val="center"/>
            <w:tcPrChange w:id="3259" w:author="Codex" w:date="2026-10-05T16:32:41.313017+00:00">
              <w:tcPr>
                <w:tcW w:w="0" w:type="auto"/>
                <w:tcBorders>
                  <w:top w:val="nil"/>
                  <w:left w:val="nil"/>
                  <w:bottom w:val="nil"/>
                  <w:right w:val="nil"/>
                </w:tcBorders>
                <w:noWrap/>
                <w:tcMar>
                  <w:left w:w="102" w:type="dxa"/>
                  <w:right w:w="102" w:type="dxa"/>
                </w:tcMar>
                <w:vAlign w:val="center"/>
              </w:tcPr>
            </w:tcPrChange>
          </w:tcPr>
          <w:p w14:paraId="43E77D8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72" w:author="Codex" w:date="2026-10-05T16:32:41.313017+00:00">
                  <w:rPr>
                    <w:rFonts w:cs="Times New Roman"/>
                    <w:szCs w:val="21"/>
                  </w:rPr>
                </w:rPrChange>
              </w:rPr>
              <w:pPrChange w:id="326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261" w:author="Codex" w:date="2026-10-05T16:32:41.313017+00:00">
                  <w:rPr>
                    <w:rFonts w:cs="Times New Roman"/>
                    <w:szCs w:val="21"/>
                  </w:rPr>
                </w:rPrChange>
              </w:rPr>
              <w:t>2,123</w:t>
            </w:r>
          </w:p>
        </w:tc>
      </w:tr>
      <w:tr w:rsidR="004B6004" w14:paraId="72C30815"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262" w:author="Codex" w:date="2026-10-05T16:32:41.313017+00:00">
              <w:tcPr>
                <w:tcW w:w="0" w:type="auto"/>
                <w:tcBorders>
                  <w:top w:val="nil"/>
                  <w:left w:val="nil"/>
                  <w:bottom w:val="nil"/>
                  <w:right w:val="nil"/>
                </w:tcBorders>
                <w:noWrap/>
                <w:tcMar>
                  <w:left w:w="102" w:type="dxa"/>
                  <w:right w:w="102" w:type="dxa"/>
                </w:tcMar>
                <w:vAlign w:val="center"/>
              </w:tcPr>
            </w:tcPrChange>
          </w:tcPr>
          <w:p w14:paraId="0A3E2F8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73" w:author="Codex" w:date="2026-10-05T16:32:41.313017+00:00">
                  <w:rPr>
                    <w:rFonts w:cs="Times New Roman"/>
                    <w:szCs w:val="21"/>
                  </w:rPr>
                </w:rPrChange>
              </w:rPr>
              <w:pPrChange w:id="326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264" w:author="Codex" w:date="2026-10-05T16:32:41.313017+00:00">
                  <w:rPr>
                    <w:rFonts w:cs="Times New Roman"/>
                    <w:szCs w:val="21"/>
                  </w:rPr>
                </w:rPrChange>
              </w:rPr>
              <w:t>RR‑S</w:t>
            </w:r>
          </w:p>
        </w:tc>
        <w:tc>
          <w:tcPr>
            <w:tcW w:w="0" w:type="auto"/>
            <w:tcBorders>
              <w:top w:val="nil"/>
              <w:left w:val="nil"/>
              <w:bottom w:val="nil"/>
              <w:right w:val="nil"/>
              <w:insideH w:val="nil"/>
              <w:insideV w:val="nil"/>
            </w:tcBorders>
            <w:tcMar>
              <w:left w:w="102" w:type="dxa"/>
              <w:right w:w="102" w:type="dxa"/>
            </w:tcMar>
            <w:vAlign w:val="center"/>
            <w:tcPrChange w:id="3265" w:author="Codex" w:date="2026-10-05T16:32:41.313017+00:00">
              <w:tcPr>
                <w:tcW w:w="0" w:type="auto"/>
                <w:tcBorders>
                  <w:top w:val="nil"/>
                  <w:left w:val="nil"/>
                  <w:bottom w:val="nil"/>
                  <w:right w:val="nil"/>
                </w:tcBorders>
                <w:tcMar>
                  <w:left w:w="102" w:type="dxa"/>
                  <w:right w:w="102" w:type="dxa"/>
                </w:tcMar>
                <w:vAlign w:val="center"/>
              </w:tcPr>
            </w:tcPrChange>
          </w:tcPr>
          <w:p w14:paraId="0EB1C59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74" w:author="Codex" w:date="2026-10-05T16:32:41.313017+00:00">
                  <w:rPr>
                    <w:rFonts w:cs="Times New Roman"/>
                    <w:szCs w:val="21"/>
                  </w:rPr>
                </w:rPrChange>
              </w:rPr>
              <w:pPrChange w:id="3266"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67" w:author="Codex" w:date="2026-10-05T16:32:41.313017+00:00">
                  <w:rPr>
                    <w:rFonts w:cs="Times New Roman"/>
                    <w:szCs w:val="21"/>
                  </w:rPr>
                </w:rPrChange>
              </w:rPr>
              <w:t>夫妻内收入相对位置升级</w:t>
            </w:r>
          </w:p>
        </w:tc>
        <w:tc>
          <w:tcPr>
            <w:tcW w:w="0" w:type="auto"/>
            <w:tcBorders>
              <w:top w:val="nil"/>
              <w:left w:val="nil"/>
              <w:bottom w:val="nil"/>
              <w:right w:val="nil"/>
              <w:insideH w:val="nil"/>
              <w:insideV w:val="nil"/>
            </w:tcBorders>
            <w:tcMar>
              <w:left w:w="102" w:type="dxa"/>
              <w:right w:w="102" w:type="dxa"/>
            </w:tcMar>
            <w:vAlign w:val="center"/>
            <w:tcPrChange w:id="3268" w:author="Codex" w:date="2026-10-05T16:32:41.313017+00:00">
              <w:tcPr>
                <w:tcW w:w="0" w:type="auto"/>
                <w:tcBorders>
                  <w:top w:val="nil"/>
                  <w:left w:val="nil"/>
                  <w:bottom w:val="nil"/>
                  <w:right w:val="nil"/>
                </w:tcBorders>
                <w:tcMar>
                  <w:left w:w="102" w:type="dxa"/>
                  <w:right w:w="102" w:type="dxa"/>
                </w:tcMar>
                <w:vAlign w:val="center"/>
              </w:tcPr>
            </w:tcPrChange>
          </w:tcPr>
          <w:p w14:paraId="54F5847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75" w:author="Codex" w:date="2026-10-05T16:32:41.313017+00:00">
                  <w:rPr>
                    <w:rFonts w:cs="Times New Roman"/>
                    <w:szCs w:val="21"/>
                  </w:rPr>
                </w:rPrChange>
              </w:rPr>
              <w:pPrChange w:id="3269"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70" w:author="Codex" w:date="2026-10-05T16:32:41.313017+00:00">
                  <w:rPr>
                    <w:rFonts w:cs="Times New Roman"/>
                    <w:szCs w:val="21"/>
                  </w:rPr>
                </w:rPrChange>
              </w:rPr>
              <w:t>本人满意度相对位置升级</w:t>
            </w:r>
          </w:p>
        </w:tc>
        <w:tc>
          <w:tcPr>
            <w:tcW w:w="0" w:type="auto"/>
            <w:tcBorders>
              <w:top w:val="nil"/>
              <w:left w:val="nil"/>
              <w:bottom w:val="nil"/>
              <w:right w:val="nil"/>
              <w:insideH w:val="nil"/>
              <w:insideV w:val="nil"/>
            </w:tcBorders>
            <w:tcMar>
              <w:left w:w="102" w:type="dxa"/>
              <w:right w:w="102" w:type="dxa"/>
            </w:tcMar>
            <w:vAlign w:val="center"/>
            <w:tcPrChange w:id="3271" w:author="Codex" w:date="2026-10-05T16:32:41.313017+00:00">
              <w:tcPr>
                <w:tcW w:w="0" w:type="auto"/>
                <w:tcBorders>
                  <w:top w:val="nil"/>
                  <w:left w:val="nil"/>
                  <w:bottom w:val="nil"/>
                  <w:right w:val="nil"/>
                </w:tcBorders>
                <w:tcMar>
                  <w:left w:w="102" w:type="dxa"/>
                  <w:right w:w="102" w:type="dxa"/>
                </w:tcMar>
                <w:vAlign w:val="center"/>
              </w:tcPr>
            </w:tcPrChange>
          </w:tcPr>
          <w:p w14:paraId="69E706C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76" w:author="Codex" w:date="2026-10-05T16:32:41.313017+00:00">
                  <w:rPr>
                    <w:rFonts w:cs="Times New Roman"/>
                    <w:szCs w:val="21"/>
                  </w:rPr>
                </w:rPrChange>
              </w:rPr>
              <w:pPrChange w:id="3272"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73" w:author="Codex" w:date="2026-10-05T16:32:41.313017+00:00">
                  <w:rPr>
                    <w:rFonts w:cs="Times New Roman"/>
                    <w:szCs w:val="21"/>
                  </w:rPr>
                </w:rPrChange>
              </w:rPr>
              <w:t>本人收入</w:t>
            </w:r>
            <w:r>
              <w:rPr>
                <w:rFonts w:ascii="Times New Roman" w:hAnsi="Times New Roman" w:cs="Times New Roman" w:eastAsia="SimSun"/>
                <w:b w:val="0"/>
                <w:bCs w:val="0"/>
                <w:sz w:val="21"/>
                <w:szCs w:val="21"/>
                <w:rPrChange w:id="3274" w:author="Codex" w:date="2026-10-05T16:32:41.313017+00:00">
                  <w:rPr>
                    <w:rFonts w:cs="Times New Roman"/>
                    <w:szCs w:val="21"/>
                  </w:rPr>
                </w:rPrChange>
              </w:rPr>
              <w:t>₀≤</w:t>
            </w:r>
            <w:r>
              <w:rPr>
                <w:rFonts w:ascii="Times New Roman" w:hAnsi="Times New Roman" w:cs="Times New Roman" w:eastAsia="SimSun"/>
                <w:b w:val="0"/>
                <w:bCs w:val="0"/>
                <w:sz w:val="21"/>
                <w:szCs w:val="21"/>
                <w:rPrChange w:id="3275" w:author="Codex" w:date="2026-10-05T16:32:41.313017+00:00">
                  <w:rPr>
                    <w:rFonts w:cs="Times New Roman"/>
                    <w:szCs w:val="21"/>
                  </w:rPr>
                </w:rPrChange>
              </w:rPr>
              <w:t>配偶收入</w:t>
            </w:r>
            <w:r>
              <w:rPr>
                <w:rFonts w:ascii="Times New Roman" w:hAnsi="Times New Roman" w:cs="Times New Roman" w:eastAsia="SimSun"/>
                <w:b w:val="0"/>
                <w:bCs w:val="0"/>
                <w:sz w:val="21"/>
                <w:szCs w:val="21"/>
                <w:rPrChange w:id="3276" w:author="Codex" w:date="2026-10-05T16:32:41.313017+00:00">
                  <w:rPr>
                    <w:rFonts w:cs="Times New Roman"/>
                    <w:szCs w:val="21"/>
                  </w:rPr>
                </w:rPrChange>
              </w:rPr>
              <w:t>₀</w:t>
            </w:r>
            <w:r>
              <w:rPr>
                <w:rFonts w:ascii="Times New Roman" w:hAnsi="Times New Roman" w:cs="Times New Roman" w:eastAsia="SimSun"/>
                <w:b w:val="0"/>
                <w:bCs w:val="0"/>
                <w:sz w:val="21"/>
                <w:szCs w:val="21"/>
                <w:rPrChange w:id="3277" w:author="Codex" w:date="2026-10-05T16:32:41.313017+00:00">
                  <w:rPr>
                    <w:rFonts w:cs="Times New Roman"/>
                    <w:szCs w:val="21"/>
                  </w:rPr>
                </w:rPrChange>
              </w:rPr>
              <w:t>；本人</w:t>
            </w:r>
            <w:r>
              <w:rPr>
                <w:rFonts w:ascii="Times New Roman" w:hAnsi="Times New Roman" w:cs="Times New Roman" w:eastAsia="SimSun"/>
                <w:b w:val="0"/>
                <w:bCs w:val="0"/>
                <w:sz w:val="21"/>
                <w:szCs w:val="21"/>
                <w:rPrChange w:id="3278" w:author="Codex" w:date="2026-10-05T16:32:41.313017+00:00">
                  <w:rPr>
                    <w:rFonts w:cs="Times New Roman"/>
                    <w:szCs w:val="21"/>
                  </w:rPr>
                </w:rPrChange>
              </w:rPr>
              <w:t>M₀≤</w:t>
            </w:r>
            <w:r>
              <w:rPr>
                <w:rFonts w:ascii="Times New Roman" w:hAnsi="Times New Roman" w:cs="Times New Roman" w:eastAsia="SimSun"/>
                <w:b w:val="0"/>
                <w:bCs w:val="0"/>
                <w:sz w:val="21"/>
                <w:szCs w:val="21"/>
                <w:rPrChange w:id="3279" w:author="Codex" w:date="2026-10-05T16:32:41.313017+00:00">
                  <w:rPr>
                    <w:rFonts w:cs="Times New Roman"/>
                    <w:szCs w:val="21"/>
                  </w:rPr>
                </w:rPrChange>
              </w:rPr>
              <w:t>配偶</w:t>
            </w:r>
            <w:r>
              <w:rPr>
                <w:rFonts w:ascii="Times New Roman" w:hAnsi="Times New Roman" w:cs="Times New Roman" w:eastAsia="SimSun"/>
                <w:b w:val="0"/>
                <w:bCs w:val="0"/>
                <w:sz w:val="21"/>
                <w:szCs w:val="21"/>
                <w:rPrChange w:id="3280" w:author="Codex" w:date="2026-10-05T16:32:41.313017+00:00">
                  <w:rPr>
                    <w:rFonts w:cs="Times New Roman"/>
                    <w:szCs w:val="21"/>
                  </w:rPr>
                </w:rPrChange>
              </w:rPr>
              <w:t>M₀</w:t>
            </w:r>
          </w:p>
        </w:tc>
        <w:tc>
          <w:tcPr>
            <w:tcW w:w="0" w:type="auto"/>
            <w:tcBorders>
              <w:top w:val="nil"/>
              <w:left w:val="nil"/>
              <w:bottom w:val="nil"/>
              <w:right w:val="nil"/>
              <w:insideH w:val="nil"/>
              <w:insideV w:val="nil"/>
            </w:tcBorders>
            <w:noWrap/>
            <w:tcMar>
              <w:left w:w="102" w:type="dxa"/>
              <w:right w:w="102" w:type="dxa"/>
            </w:tcMar>
            <w:vAlign w:val="center"/>
            <w:tcPrChange w:id="3281" w:author="Codex" w:date="2026-10-05T16:32:41.313017+00:00">
              <w:tcPr>
                <w:tcW w:w="0" w:type="auto"/>
                <w:tcBorders>
                  <w:top w:val="nil"/>
                  <w:left w:val="nil"/>
                  <w:bottom w:val="nil"/>
                  <w:right w:val="nil"/>
                </w:tcBorders>
                <w:noWrap/>
                <w:tcMar>
                  <w:left w:w="102" w:type="dxa"/>
                  <w:right w:w="102" w:type="dxa"/>
                </w:tcMar>
                <w:vAlign w:val="center"/>
              </w:tcPr>
            </w:tcPrChange>
          </w:tcPr>
          <w:p w14:paraId="5EFB88F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77" w:author="Codex" w:date="2026-10-05T16:32:41.313017+00:00">
                  <w:rPr>
                    <w:rFonts w:cs="Times New Roman"/>
                    <w:szCs w:val="21"/>
                  </w:rPr>
                </w:rPrChange>
              </w:rPr>
              <w:pPrChange w:id="328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283" w:author="Codex" w:date="2026-10-05T16:32:41.313017+00:00">
                  <w:rPr>
                    <w:rFonts w:cs="Times New Roman"/>
                    <w:szCs w:val="21"/>
                  </w:rPr>
                </w:rPrChange>
              </w:rPr>
              <w:t>6,331</w:t>
            </w:r>
          </w:p>
        </w:tc>
      </w:tr>
      <w:tr w:rsidR="004B6004" w14:paraId="549BE458" w14:textId="77777777" w:rsidTr="00A40A87">
        <w:trPr>
          <w:cantSplit/>
          <w:jc w:val="center"/>
        </w:trPr>
        <w:tc>
          <w:tcPr>
            <w:tcW w:w="0" w:type="auto"/>
            <w:tcBorders>
              <w:top w:val="nil"/>
              <w:left w:val="nil"/>
              <w:bottom w:val="single" w:sz="12" w:color="000000"/>
              <w:right w:val="nil"/>
              <w:insideH w:val="nil"/>
              <w:insideV w:val="nil"/>
            </w:tcBorders>
            <w:noWrap/>
            <w:tcMar>
              <w:left w:w="102" w:type="dxa"/>
              <w:right w:w="102" w:type="dxa"/>
            </w:tcMar>
            <w:vAlign w:val="center"/>
            <w:tcPrChange w:id="3284"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3F19F3F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78" w:author="Codex" w:date="2026-10-05T16:32:41.313017+00:00">
                  <w:rPr>
                    <w:rFonts w:cs="Times New Roman"/>
                    <w:szCs w:val="21"/>
                  </w:rPr>
                </w:rPrChange>
              </w:rPr>
              <w:pPrChange w:id="328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286" w:author="Codex" w:date="2026-10-05T16:32:41.313017+00:00">
                  <w:rPr>
                    <w:rFonts w:cs="Times New Roman"/>
                    <w:szCs w:val="21"/>
                  </w:rPr>
                </w:rPrChange>
              </w:rPr>
              <w:t>RR‑P</w:t>
            </w:r>
          </w:p>
        </w:tc>
        <w:tc>
          <w:tcPr>
            <w:tcW w:w="0" w:type="auto"/>
            <w:tcBorders>
              <w:top w:val="nil"/>
              <w:left w:val="nil"/>
              <w:bottom w:val="single" w:sz="12" w:color="000000"/>
              <w:right w:val="nil"/>
              <w:insideH w:val="nil"/>
              <w:insideV w:val="nil"/>
            </w:tcBorders>
            <w:tcMar>
              <w:left w:w="102" w:type="dxa"/>
              <w:right w:w="102" w:type="dxa"/>
            </w:tcMar>
            <w:vAlign w:val="center"/>
            <w:tcPrChange w:id="3287"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61B1C2A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79" w:author="Codex" w:date="2026-10-05T16:32:41.313017+00:00">
                  <w:rPr>
                    <w:rFonts w:cs="Times New Roman"/>
                    <w:szCs w:val="21"/>
                  </w:rPr>
                </w:rPrChange>
              </w:rPr>
              <w:pPrChange w:id="3288"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89" w:author="Codex" w:date="2026-10-05T16:32:41.313017+00:00">
                  <w:rPr>
                    <w:rFonts w:cs="Times New Roman"/>
                    <w:szCs w:val="21"/>
                  </w:rPr>
                </w:rPrChange>
              </w:rPr>
              <w:t>夫妻内收入相对位置升级</w:t>
            </w:r>
          </w:p>
        </w:tc>
        <w:tc>
          <w:tcPr>
            <w:tcW w:w="0" w:type="auto"/>
            <w:tcBorders>
              <w:top w:val="nil"/>
              <w:left w:val="nil"/>
              <w:bottom w:val="single" w:sz="12" w:color="000000"/>
              <w:right w:val="nil"/>
              <w:insideH w:val="nil"/>
              <w:insideV w:val="nil"/>
            </w:tcBorders>
            <w:tcMar>
              <w:left w:w="102" w:type="dxa"/>
              <w:right w:w="102" w:type="dxa"/>
            </w:tcMar>
            <w:vAlign w:val="center"/>
            <w:tcPrChange w:id="3290"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7B85F5D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80" w:author="Codex" w:date="2026-10-05T16:32:41.313017+00:00">
                  <w:rPr>
                    <w:rFonts w:cs="Times New Roman"/>
                    <w:szCs w:val="21"/>
                  </w:rPr>
                </w:rPrChange>
              </w:rPr>
              <w:pPrChange w:id="3291"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92" w:author="Codex" w:date="2026-10-05T16:32:41.313017+00:00">
                  <w:rPr>
                    <w:rFonts w:cs="Times New Roman"/>
                    <w:szCs w:val="21"/>
                  </w:rPr>
                </w:rPrChange>
              </w:rPr>
              <w:t>配偶满意度相对位置升级</w:t>
            </w:r>
          </w:p>
        </w:tc>
        <w:tc>
          <w:tcPr>
            <w:tcW w:w="0" w:type="auto"/>
            <w:tcBorders>
              <w:top w:val="nil"/>
              <w:left w:val="nil"/>
              <w:bottom w:val="single" w:sz="12" w:color="000000"/>
              <w:right w:val="nil"/>
              <w:insideH w:val="nil"/>
              <w:insideV w:val="nil"/>
            </w:tcBorders>
            <w:tcMar>
              <w:left w:w="102" w:type="dxa"/>
              <w:right w:w="102" w:type="dxa"/>
            </w:tcMar>
            <w:vAlign w:val="center"/>
            <w:tcPrChange w:id="3293"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5D34D2C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81" w:author="Codex" w:date="2026-10-05T16:32:41.313017+00:00">
                  <w:rPr>
                    <w:rFonts w:cs="Times New Roman"/>
                    <w:szCs w:val="21"/>
                  </w:rPr>
                </w:rPrChange>
              </w:rPr>
              <w:pPrChange w:id="3294"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95" w:author="Codex" w:date="2026-10-05T16:32:41.313017+00:00">
                  <w:rPr>
                    <w:rFonts w:cs="Times New Roman"/>
                    <w:szCs w:val="21"/>
                  </w:rPr>
                </w:rPrChange>
              </w:rPr>
              <w:t>本人收入</w:t>
            </w:r>
            <w:r>
              <w:rPr>
                <w:rFonts w:ascii="Times New Roman" w:hAnsi="Times New Roman" w:cs="Times New Roman" w:eastAsia="SimSun"/>
                <w:b w:val="0"/>
                <w:bCs w:val="0"/>
                <w:sz w:val="21"/>
                <w:szCs w:val="21"/>
                <w:rPrChange w:id="3296" w:author="Codex" w:date="2026-10-05T16:32:41.313017+00:00">
                  <w:rPr>
                    <w:rFonts w:cs="Times New Roman"/>
                    <w:szCs w:val="21"/>
                  </w:rPr>
                </w:rPrChange>
              </w:rPr>
              <w:t>₀≤</w:t>
            </w:r>
            <w:r>
              <w:rPr>
                <w:rFonts w:ascii="Times New Roman" w:hAnsi="Times New Roman" w:cs="Times New Roman" w:eastAsia="SimSun"/>
                <w:b w:val="0"/>
                <w:bCs w:val="0"/>
                <w:sz w:val="21"/>
                <w:szCs w:val="21"/>
                <w:rPrChange w:id="3297" w:author="Codex" w:date="2026-10-05T16:32:41.313017+00:00">
                  <w:rPr>
                    <w:rFonts w:cs="Times New Roman"/>
                    <w:szCs w:val="21"/>
                  </w:rPr>
                </w:rPrChange>
              </w:rPr>
              <w:t>配偶收入</w:t>
            </w:r>
            <w:r>
              <w:rPr>
                <w:rFonts w:ascii="Times New Roman" w:hAnsi="Times New Roman" w:cs="Times New Roman" w:eastAsia="SimSun"/>
                <w:b w:val="0"/>
                <w:bCs w:val="0"/>
                <w:sz w:val="21"/>
                <w:szCs w:val="21"/>
                <w:rPrChange w:id="3298" w:author="Codex" w:date="2026-10-05T16:32:41.313017+00:00">
                  <w:rPr>
                    <w:rFonts w:cs="Times New Roman"/>
                    <w:szCs w:val="21"/>
                  </w:rPr>
                </w:rPrChange>
              </w:rPr>
              <w:t>₀</w:t>
            </w:r>
            <w:r>
              <w:rPr>
                <w:rFonts w:ascii="Times New Roman" w:hAnsi="Times New Roman" w:cs="Times New Roman" w:eastAsia="SimSun"/>
                <w:b w:val="0"/>
                <w:bCs w:val="0"/>
                <w:sz w:val="21"/>
                <w:szCs w:val="21"/>
                <w:rPrChange w:id="3299" w:author="Codex" w:date="2026-10-05T16:32:41.313017+00:00">
                  <w:rPr>
                    <w:rFonts w:cs="Times New Roman"/>
                    <w:szCs w:val="21"/>
                  </w:rPr>
                </w:rPrChange>
              </w:rPr>
              <w:t>；配偶</w:t>
            </w:r>
            <w:r>
              <w:rPr>
                <w:rFonts w:ascii="Times New Roman" w:hAnsi="Times New Roman" w:cs="Times New Roman" w:eastAsia="SimSun"/>
                <w:b w:val="0"/>
                <w:bCs w:val="0"/>
                <w:sz w:val="21"/>
                <w:szCs w:val="21"/>
                <w:rPrChange w:id="3300" w:author="Codex" w:date="2026-10-05T16:32:41.313017+00:00">
                  <w:rPr>
                    <w:rFonts w:cs="Times New Roman"/>
                    <w:szCs w:val="21"/>
                  </w:rPr>
                </w:rPrChange>
              </w:rPr>
              <w:t>M₀≤</w:t>
            </w:r>
            <w:r>
              <w:rPr>
                <w:rFonts w:ascii="Times New Roman" w:hAnsi="Times New Roman" w:cs="Times New Roman" w:eastAsia="SimSun"/>
                <w:b w:val="0"/>
                <w:bCs w:val="0"/>
                <w:sz w:val="21"/>
                <w:szCs w:val="21"/>
                <w:rPrChange w:id="3301" w:author="Codex" w:date="2026-10-05T16:32:41.313017+00:00">
                  <w:rPr>
                    <w:rFonts w:cs="Times New Roman"/>
                    <w:szCs w:val="21"/>
                  </w:rPr>
                </w:rPrChange>
              </w:rPr>
              <w:t>本人</w:t>
            </w:r>
            <w:r>
              <w:rPr>
                <w:rFonts w:ascii="Times New Roman" w:hAnsi="Times New Roman" w:cs="Times New Roman" w:eastAsia="SimSun"/>
                <w:b w:val="0"/>
                <w:bCs w:val="0"/>
                <w:sz w:val="21"/>
                <w:szCs w:val="21"/>
                <w:rPrChange w:id="3302" w:author="Codex" w:date="2026-10-05T16:32:41.313017+00:00">
                  <w:rPr>
                    <w:rFonts w:cs="Times New Roman"/>
                    <w:szCs w:val="21"/>
                  </w:rPr>
                </w:rPrChange>
              </w:rPr>
              <w:t>M₀</w:t>
            </w:r>
          </w:p>
        </w:tc>
        <w:tc>
          <w:tcPr>
            <w:tcW w:w="0" w:type="auto"/>
            <w:tcBorders>
              <w:top w:val="nil"/>
              <w:left w:val="nil"/>
              <w:bottom w:val="single" w:sz="12" w:color="000000"/>
              <w:right w:val="nil"/>
              <w:insideH w:val="nil"/>
              <w:insideV w:val="nil"/>
            </w:tcBorders>
            <w:noWrap/>
            <w:tcMar>
              <w:left w:w="102" w:type="dxa"/>
              <w:right w:w="102" w:type="dxa"/>
            </w:tcMar>
            <w:vAlign w:val="center"/>
            <w:tcPrChange w:id="3303"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4E880E5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82" w:author="Codex" w:date="2026-10-05T16:32:41.313017+00:00">
                  <w:rPr>
                    <w:rFonts w:cs="Times New Roman"/>
                    <w:szCs w:val="21"/>
                  </w:rPr>
                </w:rPrChange>
              </w:rPr>
              <w:pPrChange w:id="330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305" w:author="Codex" w:date="2026-10-05T16:32:41.313017+00:00">
                  <w:rPr>
                    <w:rFonts w:cs="Times New Roman"/>
                    <w:szCs w:val="21"/>
                  </w:rPr>
                </w:rPrChange>
              </w:rPr>
              <w:t>5,757</w:t>
            </w:r>
          </w:p>
        </w:tc>
      </w:tr>
    </w:tbl>
    <w:p w14:paraId="7B93E6A5" w14:textId="7FF68D19"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9283" w:author="Codex" w:date="2026-10-05T16:32:41.313017+00:00">
            <w:rPr>
              <w:rFonts w:eastAsia="SimSun" w:cs="Times New Roman"/>
              <w:szCs w:val="21"/>
            </w:rPr>
          </w:rPrChange>
        </w:rPr>
        <w:pPrChange w:id="3306"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3307" w:author="Codex" w:date="2026-10-05T16:32:41.313017+00:00">
            <w:rPr>
              <w:rFonts w:eastAsia="SimSun" w:cs="Times New Roman"/>
              <w:szCs w:val="21"/>
            </w:rPr>
          </w:rPrChange>
        </w:rPr>
        <w:t>注：</w:t>
      </w:r>
      <w:r>
        <w:rPr>
          <w:rFonts w:ascii="Times New Roman" w:hAnsi="Times New Roman" w:cs="Times New Roman" w:eastAsia="SimSun"/>
          <w:sz w:val="21"/>
          <w:szCs w:val="21"/>
          <w:rPrChange w:id="3308" w:author="Codex" w:date="2026-10-05T16:32:41.313017+00:00">
            <w:rPr>
              <w:rFonts w:eastAsia="SimSun" w:cs="Times New Roman"/>
              <w:szCs w:val="21"/>
            </w:rPr>
          </w:rPrChange>
        </w:rPr>
        <w:t>N</w:t>
      </w:r>
      <w:r>
        <w:rPr>
          <w:rFonts w:ascii="Times New Roman" w:hAnsi="Times New Roman" w:cs="Times New Roman" w:eastAsia="SimSun"/>
          <w:sz w:val="21"/>
          <w:szCs w:val="21"/>
          <w:rPrChange w:id="3309" w:author="Codex" w:date="2026-10-05T16:32:41.313017+00:00">
            <w:rPr>
              <w:rFonts w:eastAsia="SimSun" w:cs="Times New Roman"/>
              <w:szCs w:val="21"/>
            </w:rPr>
          </w:rPrChange>
        </w:rPr>
        <w:t>为各链五模型共同使用的亲子二元组</w:t>
      </w:r>
      <w:r>
        <w:rPr>
          <w:rFonts w:ascii="Times New Roman" w:hAnsi="Times New Roman" w:cs="Times New Roman" w:eastAsia="SimSun"/>
          <w:sz w:val="21"/>
          <w:szCs w:val="21"/>
          <w:rPrChange w:id="3310" w:author="Codex" w:date="2026-10-05T16:32:41.313017+00:00">
            <w:rPr>
              <w:rFonts w:eastAsia="SimSun" w:cs="Times New Roman"/>
              <w:szCs w:val="21"/>
            </w:rPr>
          </w:rPrChange>
        </w:rPr>
        <w:t>—</w:t>
      </w:r>
      <w:r>
        <w:rPr>
          <w:rFonts w:ascii="Times New Roman" w:hAnsi="Times New Roman" w:cs="Times New Roman" w:eastAsia="SimSun"/>
          <w:sz w:val="21"/>
          <w:szCs w:val="21"/>
          <w:rPrChange w:id="3311" w:author="Codex" w:date="2026-10-05T16:32:41.313017+00:00">
            <w:rPr>
              <w:rFonts w:eastAsia="SimSun" w:cs="Times New Roman"/>
              <w:szCs w:val="21"/>
            </w:rPr>
          </w:rPrChange>
        </w:rPr>
        <w:t>区间记录数。</w:t>
      </w:r>
      <w:r>
        <w:rPr>
          <w:rFonts w:ascii="Times New Roman" w:hAnsi="Times New Roman" w:cs="Times New Roman" w:eastAsia="SimSun"/>
          <w:sz w:val="21"/>
          <w:szCs w:val="21"/>
          <w:rPrChange w:id="3312" w:author="Codex" w:date="2026-10-05T16:32:41.313017+00:00">
            <w:rPr>
              <w:rFonts w:eastAsia="SimSun" w:cs="Times New Roman"/>
              <w:szCs w:val="21"/>
            </w:rPr>
          </w:rPrChange>
        </w:rPr>
        <w:t>AA</w:t>
      </w:r>
      <w:r>
        <w:rPr>
          <w:rFonts w:ascii="Times New Roman" w:hAnsi="Times New Roman" w:cs="Times New Roman" w:eastAsia="SimSun"/>
          <w:sz w:val="21"/>
          <w:szCs w:val="21"/>
          <w:rPrChange w:id="3313" w:author="Codex" w:date="2026-10-05T16:32:41.313017+00:00">
            <w:rPr>
              <w:rFonts w:eastAsia="SimSun" w:cs="Times New Roman"/>
              <w:szCs w:val="21"/>
            </w:rPr>
          </w:rPrChange>
        </w:rPr>
        <w:t>、</w:t>
      </w:r>
      <w:r>
        <w:rPr>
          <w:rFonts w:ascii="Times New Roman" w:hAnsi="Times New Roman" w:cs="Times New Roman" w:eastAsia="SimSun"/>
          <w:sz w:val="21"/>
          <w:szCs w:val="21"/>
          <w:rPrChange w:id="3314" w:author="Codex" w:date="2026-10-05T16:32:41.313017+00:00">
            <w:rPr>
              <w:rFonts w:eastAsia="SimSun" w:cs="Times New Roman"/>
              <w:szCs w:val="21"/>
            </w:rPr>
          </w:rPrChange>
        </w:rPr>
        <w:t>AR</w:t>
      </w:r>
      <w:r>
        <w:rPr>
          <w:rFonts w:ascii="Times New Roman" w:hAnsi="Times New Roman" w:cs="Times New Roman" w:eastAsia="SimSun"/>
          <w:sz w:val="21"/>
          <w:szCs w:val="21"/>
          <w:rPrChange w:id="3315" w:author="Codex" w:date="2026-10-05T16:32:41.313017+00:00">
            <w:rPr>
              <w:rFonts w:eastAsia="SimSun" w:cs="Times New Roman"/>
              <w:szCs w:val="21"/>
            </w:rPr>
          </w:rPrChange>
        </w:rPr>
        <w:t>、</w:t>
      </w:r>
      <w:r>
        <w:rPr>
          <w:rFonts w:ascii="Times New Roman" w:hAnsi="Times New Roman" w:cs="Times New Roman" w:eastAsia="SimSun"/>
          <w:sz w:val="21"/>
          <w:szCs w:val="21"/>
          <w:rPrChange w:id="3316" w:author="Codex" w:date="2026-10-05T16:32:41.313017+00:00">
            <w:rPr>
              <w:rFonts w:eastAsia="SimSun" w:cs="Times New Roman"/>
              <w:szCs w:val="21"/>
            </w:rPr>
          </w:rPrChange>
        </w:rPr>
        <w:t>RA</w:t>
      </w:r>
      <w:r>
        <w:rPr>
          <w:rFonts w:ascii="Times New Roman" w:hAnsi="Times New Roman" w:cs="Times New Roman" w:eastAsia="SimSun"/>
          <w:sz w:val="21"/>
          <w:szCs w:val="21"/>
          <w:rPrChange w:id="3317" w:author="Codex" w:date="2026-10-05T16:32:41.313017+00:00">
            <w:rPr>
              <w:rFonts w:eastAsia="SimSun" w:cs="Times New Roman"/>
              <w:szCs w:val="21"/>
            </w:rPr>
          </w:rPrChange>
        </w:rPr>
        <w:t>、</w:t>
      </w:r>
      <w:r>
        <w:rPr>
          <w:rFonts w:ascii="Times New Roman" w:hAnsi="Times New Roman" w:cs="Times New Roman" w:eastAsia="SimSun"/>
          <w:sz w:val="21"/>
          <w:szCs w:val="21"/>
          <w:rPrChange w:id="3318" w:author="Codex" w:date="2026-10-05T16:32:41.313017+00:00">
            <w:rPr>
              <w:rFonts w:eastAsia="SimSun" w:cs="Times New Roman"/>
              <w:szCs w:val="21"/>
            </w:rPr>
          </w:rPrChange>
        </w:rPr>
        <w:t>RR</w:t>
      </w:r>
      <w:r>
        <w:rPr>
          <w:rFonts w:ascii="Times New Roman" w:hAnsi="Times New Roman" w:cs="Times New Roman" w:eastAsia="SimSun"/>
          <w:sz w:val="21"/>
          <w:szCs w:val="21"/>
          <w:rPrChange w:id="3319" w:author="Codex" w:date="2026-10-05T16:32:41.313017+00:00">
            <w:rPr>
              <w:rFonts w:eastAsia="SimSun" w:cs="Times New Roman"/>
              <w:szCs w:val="21"/>
            </w:rPr>
          </w:rPrChange>
        </w:rPr>
        <w:t>依次表示收入与满意度的绝对</w:t>
      </w:r>
      <w:r>
        <w:rPr>
          <w:rFonts w:ascii="Times New Roman" w:hAnsi="Times New Roman" w:cs="Times New Roman" w:eastAsia="SimSun"/>
          <w:sz w:val="21"/>
          <w:szCs w:val="21"/>
          <w:rPrChange w:id="3320" w:author="Codex" w:date="2026-10-05T16:32:41.313017+00:00">
            <w:rPr>
              <w:rFonts w:eastAsia="SimSun" w:cs="Times New Roman"/>
              <w:szCs w:val="21"/>
            </w:rPr>
          </w:rPrChange>
        </w:rPr>
        <w:t>—</w:t>
      </w:r>
      <w:r>
        <w:rPr>
          <w:rFonts w:ascii="Times New Roman" w:hAnsi="Times New Roman" w:cs="Times New Roman" w:eastAsia="SimSun"/>
          <w:sz w:val="21"/>
          <w:szCs w:val="21"/>
          <w:rPrChange w:id="3321" w:author="Codex" w:date="2026-10-05T16:32:41.313017+00:00">
            <w:rPr>
              <w:rFonts w:eastAsia="SimSun" w:cs="Times New Roman"/>
              <w:szCs w:val="21"/>
            </w:rPr>
          </w:rPrChange>
        </w:rPr>
        <w:t>绝对、绝对</w:t>
      </w:r>
      <w:r>
        <w:rPr>
          <w:rFonts w:ascii="Times New Roman" w:hAnsi="Times New Roman" w:cs="Times New Roman" w:eastAsia="SimSun"/>
          <w:sz w:val="21"/>
          <w:szCs w:val="21"/>
          <w:rPrChange w:id="3322" w:author="Codex" w:date="2026-10-05T16:32:41.313017+00:00">
            <w:rPr>
              <w:rFonts w:eastAsia="SimSun" w:cs="Times New Roman"/>
              <w:szCs w:val="21"/>
            </w:rPr>
          </w:rPrChange>
        </w:rPr>
        <w:t>—</w:t>
      </w:r>
      <w:r>
        <w:rPr>
          <w:rFonts w:ascii="Times New Roman" w:hAnsi="Times New Roman" w:cs="Times New Roman" w:eastAsia="SimSun"/>
          <w:sz w:val="21"/>
          <w:szCs w:val="21"/>
          <w:rPrChange w:id="3323" w:author="Codex" w:date="2026-10-05T16:32:41.313017+00:00">
            <w:rPr>
              <w:rFonts w:eastAsia="SimSun" w:cs="Times New Roman"/>
              <w:szCs w:val="21"/>
            </w:rPr>
          </w:rPrChange>
        </w:rPr>
        <w:t>相对、相对</w:t>
      </w:r>
      <w:r>
        <w:rPr>
          <w:rFonts w:ascii="Times New Roman" w:hAnsi="Times New Roman" w:cs="Times New Roman" w:eastAsia="SimSun"/>
          <w:sz w:val="21"/>
          <w:szCs w:val="21"/>
          <w:rPrChange w:id="3324" w:author="Codex" w:date="2026-10-05T16:32:41.313017+00:00">
            <w:rPr>
              <w:rFonts w:eastAsia="SimSun" w:cs="Times New Roman"/>
              <w:szCs w:val="21"/>
            </w:rPr>
          </w:rPrChange>
        </w:rPr>
        <w:t>—</w:t>
      </w:r>
      <w:r>
        <w:rPr>
          <w:rFonts w:ascii="Times New Roman" w:hAnsi="Times New Roman" w:cs="Times New Roman" w:eastAsia="SimSun"/>
          <w:sz w:val="21"/>
          <w:szCs w:val="21"/>
          <w:rPrChange w:id="3325" w:author="Codex" w:date="2026-10-05T16:32:41.313017+00:00">
            <w:rPr>
              <w:rFonts w:eastAsia="SimSun" w:cs="Times New Roman"/>
              <w:szCs w:val="21"/>
            </w:rPr>
          </w:rPrChange>
        </w:rPr>
        <w:t>绝对和相对</w:t>
      </w:r>
      <w:r>
        <w:rPr>
          <w:rFonts w:ascii="Times New Roman" w:hAnsi="Times New Roman" w:cs="Times New Roman" w:eastAsia="SimSun"/>
          <w:sz w:val="21"/>
          <w:szCs w:val="21"/>
          <w:rPrChange w:id="3326" w:author="Codex" w:date="2026-10-05T16:32:41.313017+00:00">
            <w:rPr>
              <w:rFonts w:eastAsia="SimSun" w:cs="Times New Roman"/>
              <w:szCs w:val="21"/>
            </w:rPr>
          </w:rPrChange>
        </w:rPr>
        <w:t>—</w:t>
      </w:r>
      <w:r>
        <w:rPr>
          <w:rFonts w:ascii="Times New Roman" w:hAnsi="Times New Roman" w:cs="Times New Roman" w:eastAsia="SimSun"/>
          <w:sz w:val="21"/>
          <w:szCs w:val="21"/>
          <w:rPrChange w:id="3327" w:author="Codex" w:date="2026-10-05T16:32:41.313017+00:00">
            <w:rPr>
              <w:rFonts w:eastAsia="SimSun" w:cs="Times New Roman"/>
              <w:szCs w:val="21"/>
            </w:rPr>
          </w:rPrChange>
        </w:rPr>
        <w:t>相对组合；</w:t>
      </w:r>
      <w:r>
        <w:rPr>
          <w:rFonts w:ascii="Times New Roman" w:hAnsi="Times New Roman" w:cs="Times New Roman" w:eastAsia="SimSun"/>
          <w:sz w:val="21"/>
          <w:szCs w:val="21"/>
          <w:rPrChange w:id="3328" w:author="Codex" w:date="2026-10-05T16:32:41.313017+00:00">
            <w:rPr>
              <w:rFonts w:eastAsia="SimSun" w:cs="Times New Roman"/>
              <w:szCs w:val="21"/>
            </w:rPr>
          </w:rPrChange>
        </w:rPr>
        <w:t>S</w:t>
      </w:r>
      <w:r>
        <w:rPr>
          <w:rFonts w:ascii="Times New Roman" w:hAnsi="Times New Roman" w:cs="Times New Roman" w:eastAsia="SimSun"/>
          <w:sz w:val="21"/>
          <w:szCs w:val="21"/>
          <w:rPrChange w:id="3329" w:author="Codex" w:date="2026-10-05T16:32:41.313017+00:00">
            <w:rPr>
              <w:rFonts w:eastAsia="SimSun" w:cs="Times New Roman"/>
              <w:szCs w:val="21"/>
            </w:rPr>
          </w:rPrChange>
        </w:rPr>
        <w:t>、</w:t>
      </w:r>
      <w:r>
        <w:rPr>
          <w:rFonts w:ascii="Times New Roman" w:hAnsi="Times New Roman" w:cs="Times New Roman" w:eastAsia="SimSun"/>
          <w:sz w:val="21"/>
          <w:szCs w:val="21"/>
          <w:rPrChange w:id="3330" w:author="Codex" w:date="2026-10-05T16:32:41.313017+00:00">
            <w:rPr>
              <w:rFonts w:eastAsia="SimSun" w:cs="Times New Roman"/>
              <w:szCs w:val="21"/>
            </w:rPr>
          </w:rPrChange>
        </w:rPr>
        <w:t>P</w:t>
      </w:r>
      <w:r>
        <w:rPr>
          <w:rFonts w:ascii="Times New Roman" w:hAnsi="Times New Roman" w:cs="Times New Roman" w:eastAsia="SimSun"/>
          <w:sz w:val="21"/>
          <w:szCs w:val="21"/>
          <w:rPrChange w:id="3331" w:author="Codex" w:date="2026-10-05T16:32:41.313017+00:00">
            <w:rPr>
              <w:rFonts w:eastAsia="SimSun" w:cs="Times New Roman"/>
              <w:szCs w:val="21"/>
            </w:rPr>
          </w:rPrChange>
        </w:rPr>
        <w:t>分别表示本人和配偶。</w:t>
      </w:r>
    </w:p>
    <w:p w14:paraId="7404509C" w14:textId="7FF68D1D" w:rsidR="00FB24F4" w:rsidRDefault="00FB24F4">
      <w:pPr>
        <w:pStyle w:val="afffa"/>
        <w:keepNext/>
        <w:snapToGrid w:val="0"/>
        <w:spacing w:before="156" w:after="100" w:line="360" w:lineRule="exact"/>
        <w:ind w:firstLine="420"/>
      </w:pPr>
      <w:r>
        <w:lastRenderedPageBreak/>
        <w:t xml:space="preserve">2.2 </w:t>
      </w:r>
      <w:r>
        <w:t>事件分布与样本支持</w:t>
      </w:r>
    </w:p>
    <w:p w14:paraId="6495567F" w14:textId="7FF68D23"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9284" w:author="Codex" w:date="2026-10-05T16:32:41.313017+00:00">
            <w:rPr>
              <w:rFonts w:cs="Times New Roman"/>
              <w:szCs w:val="21"/>
            </w:rPr>
          </w:rPrChange>
        </w:rPr>
        <w:pPrChange w:id="3332" w:author="Codex" w:date="2026-10-05T16:32:41.313017+00:00">
          <w:pPr>
            <w:pStyle w:val="affa"/>
            <w:keepNext/>
            <w:keepLines/>
            <w:snapToGrid w:val="0"/>
            <w:spacing w:beforeLines="0" w:before="0" w:line="360" w:lineRule="exact"/>
            <w:ind w:firstLineChars="0" w:firstLine="0"/>
          </w:pPr>
        </w:pPrChange>
      </w:pPr>
      <w:r>
        <w:rPr>
          <w:rFonts w:ascii="Times New Roman" w:hAnsi="Times New Roman" w:cs="Times New Roman" w:eastAsia="KaiTi"/>
          <w:b w:val="0"/>
          <w:bCs w:val="0"/>
          <w:sz w:val="21"/>
          <w:szCs w:val="21"/>
          <w:rPrChange w:id="3333" w:author="Codex" w:date="2026-10-05T16:32:41.313017+00:00">
            <w:rPr>
              <w:rFonts w:cs="Times New Roman"/>
              <w:szCs w:val="21"/>
            </w:rPr>
          </w:rPrChange>
        </w:rPr>
        <w:t>表</w:t>
      </w:r>
      <w:del w:id="1001385" w:author="Codex" w:date="2026-10-06T05:40:41Z">
        <w:r>
          <w:rPr>
            <w:rFonts w:ascii="Times New Roman" w:hAnsi="Times New Roman" w:cs="Times New Roman" w:eastAsia="KaiTi"/>
            <w:b w:val="0"/>
            <w:bCs w:val="0"/>
            <w:sz w:val="21"/>
            <w:szCs w:val="21"/>
            <w:rPrChange w:id="3334" w:author="Codex" w:date="2026-10-05T16:32:41.313017+00:00">
              <w:rPr>
                <w:rFonts w:cs="Times New Roman"/>
                <w:szCs w:val="21"/>
              </w:rPr>
            </w:rPrChange>
          </w:rPr>
          <w:delText xml:space="preserve">2.2 </w:delText>
        </w:r>
      </w:del>
      <w:ins w:id="1001386" w:author="Codex" w:date="2026-10-06T05:40:41Z">
        <w:r>
          <w:rPr>
            <w:rFonts w:ascii="Times New Roman" w:hAnsi="Times New Roman" w:cs="Times New Roman" w:eastAsia="KaiTi"/>
            <w:b w:val="0"/>
            <w:bCs w:val="0"/>
            <w:sz w:val="21"/>
            <w:szCs w:val="21"/>
          </w:rPr>
          <w:t xml:space="preserve">4 </w:t>
        </w:r>
      </w:ins>
      <w:r>
        <w:rPr>
          <w:rFonts w:ascii="Times New Roman" w:hAnsi="Times New Roman" w:cs="Times New Roman" w:eastAsia="KaiTi"/>
          <w:b w:val="0"/>
          <w:bCs w:val="0"/>
          <w:sz w:val="21"/>
          <w:szCs w:val="21"/>
          <w:rPrChange w:id="3335" w:author="Codex" w:date="2026-10-05T16:32:41.313017+00:00">
            <w:rPr>
              <w:rFonts w:cs="Times New Roman"/>
              <w:szCs w:val="21"/>
            </w:rPr>
          </w:rPrChange>
        </w:rPr>
        <w:t>八条候选链的最终样本、事件率与经验重叠诊断</w:t>
      </w:r>
    </w:p>
    <w:tbl>
      <w:tblPr>
        <w:tblStyle w:val="a3"/>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3336" w:author="Codex" w:date="2026-10-05T16:32:41.313017+00:00">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677"/>
        <w:gridCol w:w="834"/>
        <w:gridCol w:w="1044"/>
        <w:gridCol w:w="677"/>
        <w:gridCol w:w="677"/>
        <w:gridCol w:w="677"/>
        <w:gridCol w:w="834"/>
        <w:gridCol w:w="1464"/>
      </w:tblGrid>
      <w:tr w:rsidR="004B6004" w14:paraId="5A54A119" w14:textId="77777777" w:rsidTr="00A40A8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color="000000"/>
              <w:left w:val="nil"/>
              <w:bottom w:val="single" w:sz="4" w:color="000000"/>
              <w:right w:val="nil"/>
              <w:insideH w:val="nil"/>
              <w:insideV w:val="nil"/>
            </w:tcBorders>
            <w:noWrap/>
            <w:tcMar>
              <w:left w:w="102" w:type="dxa"/>
              <w:right w:w="102" w:type="dxa"/>
            </w:tcMar>
            <w:tcPrChange w:id="3337"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502440A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85" w:author="Codex" w:date="2026-10-05T16:32:41.313017+00:00">
                  <w:rPr>
                    <w:rFonts w:cs="Times New Roman"/>
                    <w:szCs w:val="21"/>
                  </w:rPr>
                </w:rPrChange>
              </w:rPr>
              <w:pPrChange w:id="3338"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339" w:author="Codex" w:date="2026-10-05T16:32:41.313017+00:00">
                  <w:rPr>
                    <w:rFonts w:cs="Times New Roman"/>
                    <w:szCs w:val="21"/>
                  </w:rPr>
                </w:rPrChange>
              </w:rPr>
              <w:t>链条</w:t>
            </w:r>
          </w:p>
        </w:tc>
        <w:tc>
          <w:tcPr>
            <w:tcW w:w="0" w:type="auto"/>
            <w:tcBorders>
              <w:top w:val="single" w:sz="12" w:color="000000"/>
              <w:left w:val="nil"/>
              <w:bottom w:val="single" w:sz="4" w:color="000000"/>
              <w:right w:val="nil"/>
              <w:insideH w:val="nil"/>
              <w:insideV w:val="nil"/>
            </w:tcBorders>
            <w:noWrap/>
            <w:tcMar>
              <w:left w:w="102" w:type="dxa"/>
              <w:right w:w="102" w:type="dxa"/>
            </w:tcMar>
            <w:tcPrChange w:id="3340"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19D0D31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86" w:author="Codex" w:date="2026-10-05T16:32:41.313017+00:00">
                  <w:rPr>
                    <w:rFonts w:cs="Times New Roman"/>
                    <w:szCs w:val="21"/>
                  </w:rPr>
                </w:rPrChange>
              </w:rPr>
              <w:pPrChange w:id="3341"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342" w:author="Codex" w:date="2026-10-05T16:32:41.313017+00:00">
                  <w:rPr>
                    <w:rFonts w:cs="Times New Roman"/>
                    <w:szCs w:val="21"/>
                  </w:rPr>
                </w:rPrChange>
              </w:rPr>
              <w:t>记录</w:t>
            </w:r>
          </w:p>
        </w:tc>
        <w:tc>
          <w:tcPr>
            <w:tcW w:w="0" w:type="auto"/>
            <w:tcBorders>
              <w:top w:val="single" w:sz="12" w:color="000000"/>
              <w:left w:val="nil"/>
              <w:bottom w:val="single" w:sz="4" w:color="000000"/>
              <w:right w:val="nil"/>
              <w:insideH w:val="nil"/>
              <w:insideV w:val="nil"/>
            </w:tcBorders>
            <w:noWrap/>
            <w:tcMar>
              <w:left w:w="102" w:type="dxa"/>
              <w:right w:w="102" w:type="dxa"/>
            </w:tcMar>
            <w:tcPrChange w:id="3343"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7B3F927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87" w:author="Codex" w:date="2026-10-05T16:32:41.313017+00:00">
                  <w:rPr>
                    <w:rFonts w:cs="Times New Roman"/>
                    <w:szCs w:val="21"/>
                  </w:rPr>
                </w:rPrChange>
              </w:rPr>
              <w:pPrChange w:id="3344"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345" w:author="Codex" w:date="2026-10-05T16:32:41.313017+00:00">
                  <w:rPr>
                    <w:rFonts w:cs="Times New Roman"/>
                    <w:szCs w:val="21"/>
                  </w:rPr>
                </w:rPrChange>
              </w:rPr>
              <w:t>二元组</w:t>
            </w:r>
          </w:p>
        </w:tc>
        <w:tc>
          <w:tcPr>
            <w:tcW w:w="0" w:type="auto"/>
            <w:tcBorders>
              <w:top w:val="single" w:sz="12" w:color="000000"/>
              <w:left w:val="nil"/>
              <w:bottom w:val="single" w:sz="4" w:color="000000"/>
              <w:right w:val="nil"/>
              <w:insideH w:val="nil"/>
              <w:insideV w:val="nil"/>
            </w:tcBorders>
            <w:noWrap/>
            <w:tcMar>
              <w:left w:w="102" w:type="dxa"/>
              <w:right w:w="102" w:type="dxa"/>
            </w:tcMar>
            <w:tcPrChange w:id="3346"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50E3C3E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88" w:author="Codex" w:date="2026-10-05T16:32:41.313017+00:00">
                  <w:rPr>
                    <w:rFonts w:cs="Times New Roman"/>
                    <w:szCs w:val="21"/>
                  </w:rPr>
                </w:rPrChange>
              </w:rPr>
              <w:pPrChange w:id="3347"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348" w:author="Codex" w:date="2026-10-05T16:32:41.313017+00:00">
                  <w:rPr>
                    <w:rFonts w:cs="Times New Roman"/>
                    <w:szCs w:val="21"/>
                  </w:rPr>
                </w:rPrChange>
              </w:rPr>
              <w:t>成年子女</w:t>
            </w:r>
          </w:p>
        </w:tc>
        <w:tc>
          <w:tcPr>
            <w:tcW w:w="0" w:type="auto"/>
            <w:tcBorders>
              <w:top w:val="single" w:sz="12" w:color="000000"/>
              <w:left w:val="nil"/>
              <w:bottom w:val="single" w:sz="4" w:color="000000"/>
              <w:right w:val="nil"/>
              <w:insideH w:val="nil"/>
              <w:insideV w:val="nil"/>
            </w:tcBorders>
            <w:noWrap/>
            <w:tcMar>
              <w:left w:w="102" w:type="dxa"/>
              <w:right w:w="102" w:type="dxa"/>
            </w:tcMar>
            <w:tcPrChange w:id="3349"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4CDECCA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89" w:author="Codex" w:date="2026-10-05T16:32:41.313017+00:00">
                  <w:rPr>
                    <w:rFonts w:cs="Times New Roman"/>
                    <w:szCs w:val="21"/>
                  </w:rPr>
                </w:rPrChange>
              </w:rPr>
              <w:pPrChange w:id="3350"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351" w:author="Codex" w:date="2026-10-05T16:32:41.313017+00:00">
                  <w:rPr>
                    <w:rFonts w:cs="Times New Roman"/>
                    <w:szCs w:val="21"/>
                  </w:rPr>
                </w:rPrChange>
              </w:rPr>
              <w:t>X</w:t>
            </w:r>
            <w:r>
              <w:rPr>
                <w:rFonts w:ascii="Times New Roman" w:hAnsi="Times New Roman" w:cs="Times New Roman" w:eastAsia="SimSun"/>
                <w:b w:val="0"/>
                <w:bCs w:val="0"/>
                <w:sz w:val="21"/>
                <w:szCs w:val="21"/>
                <w:rPrChange w:id="3352" w:author="Codex" w:date="2026-10-05T16:32:41.313017+00:00">
                  <w:rPr>
                    <w:rFonts w:cs="Times New Roman"/>
                    <w:szCs w:val="21"/>
                  </w:rPr>
                </w:rPrChange>
              </w:rPr>
              <w:t>率</w:t>
            </w:r>
          </w:p>
        </w:tc>
        <w:tc>
          <w:tcPr>
            <w:tcW w:w="0" w:type="auto"/>
            <w:tcBorders>
              <w:top w:val="single" w:sz="12" w:color="000000"/>
              <w:left w:val="nil"/>
              <w:bottom w:val="single" w:sz="4" w:color="000000"/>
              <w:right w:val="nil"/>
              <w:insideH w:val="nil"/>
              <w:insideV w:val="nil"/>
            </w:tcBorders>
            <w:noWrap/>
            <w:tcMar>
              <w:left w:w="102" w:type="dxa"/>
              <w:right w:w="102" w:type="dxa"/>
            </w:tcMar>
            <w:tcPrChange w:id="3353"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1A5F1AA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90" w:author="Codex" w:date="2026-10-05T16:32:41.313017+00:00">
                  <w:rPr>
                    <w:rFonts w:cs="Times New Roman"/>
                    <w:szCs w:val="21"/>
                  </w:rPr>
                </w:rPrChange>
              </w:rPr>
              <w:pPrChange w:id="3354"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355" w:author="Codex" w:date="2026-10-05T16:32:41.313017+00:00">
                  <w:rPr>
                    <w:rFonts w:cs="Times New Roman"/>
                    <w:szCs w:val="21"/>
                  </w:rPr>
                </w:rPrChange>
              </w:rPr>
              <w:t>M</w:t>
            </w:r>
            <w:r>
              <w:rPr>
                <w:rFonts w:ascii="Times New Roman" w:hAnsi="Times New Roman" w:cs="Times New Roman" w:eastAsia="SimSun"/>
                <w:b w:val="0"/>
                <w:bCs w:val="0"/>
                <w:sz w:val="21"/>
                <w:szCs w:val="21"/>
                <w:rPrChange w:id="3356" w:author="Codex" w:date="2026-10-05T16:32:41.313017+00:00">
                  <w:rPr>
                    <w:rFonts w:cs="Times New Roman"/>
                    <w:szCs w:val="21"/>
                  </w:rPr>
                </w:rPrChange>
              </w:rPr>
              <w:t>率</w:t>
            </w:r>
          </w:p>
        </w:tc>
        <w:tc>
          <w:tcPr>
            <w:tcW w:w="0" w:type="auto"/>
            <w:tcBorders>
              <w:top w:val="single" w:sz="12" w:color="000000"/>
              <w:left w:val="nil"/>
              <w:bottom w:val="single" w:sz="4" w:color="000000"/>
              <w:right w:val="nil"/>
              <w:insideH w:val="nil"/>
              <w:insideV w:val="nil"/>
            </w:tcBorders>
            <w:noWrap/>
            <w:tcMar>
              <w:left w:w="102" w:type="dxa"/>
              <w:right w:w="102" w:type="dxa"/>
            </w:tcMar>
            <w:tcPrChange w:id="3357"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4D8E8B0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91" w:author="Codex" w:date="2026-10-05T16:32:41.313017+00:00">
                  <w:rPr>
                    <w:rFonts w:cs="Times New Roman"/>
                    <w:szCs w:val="21"/>
                  </w:rPr>
                </w:rPrChange>
              </w:rPr>
              <w:pPrChange w:id="3358"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359" w:author="Codex" w:date="2026-10-05T16:32:41.313017+00:00">
                  <w:rPr>
                    <w:rFonts w:cs="Times New Roman"/>
                    <w:szCs w:val="21"/>
                  </w:rPr>
                </w:rPrChange>
              </w:rPr>
              <w:t>Y</w:t>
            </w:r>
            <w:r>
              <w:rPr>
                <w:rFonts w:ascii="Times New Roman" w:hAnsi="Times New Roman" w:cs="Times New Roman" w:eastAsia="SimSun"/>
                <w:b w:val="0"/>
                <w:bCs w:val="0"/>
                <w:sz w:val="21"/>
                <w:szCs w:val="21"/>
                <w:rPrChange w:id="3360" w:author="Codex" w:date="2026-10-05T16:32:41.313017+00:00">
                  <w:rPr>
                    <w:rFonts w:cs="Times New Roman"/>
                    <w:szCs w:val="21"/>
                  </w:rPr>
                </w:rPrChange>
              </w:rPr>
              <w:t>率</w:t>
            </w:r>
          </w:p>
        </w:tc>
        <w:tc>
          <w:tcPr>
            <w:tcW w:w="0" w:type="auto"/>
            <w:tcBorders>
              <w:top w:val="single" w:sz="12" w:color="000000"/>
              <w:left w:val="nil"/>
              <w:bottom w:val="single" w:sz="4" w:color="000000"/>
              <w:right w:val="nil"/>
              <w:insideH w:val="nil"/>
              <w:insideV w:val="nil"/>
            </w:tcBorders>
            <w:noWrap/>
            <w:tcMar>
              <w:left w:w="102" w:type="dxa"/>
              <w:right w:w="102" w:type="dxa"/>
            </w:tcMar>
            <w:tcPrChange w:id="3361"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7077756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92" w:author="Codex" w:date="2026-10-05T16:32:41.313017+00:00">
                  <w:rPr>
                    <w:rFonts w:cs="Times New Roman"/>
                    <w:szCs w:val="21"/>
                  </w:rPr>
                </w:rPrChange>
              </w:rPr>
              <w:pPrChange w:id="3362"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363" w:author="Codex" w:date="2026-10-05T16:32:41.313017+00:00">
                  <w:rPr>
                    <w:rFonts w:cs="Times New Roman"/>
                    <w:szCs w:val="21"/>
                  </w:rPr>
                </w:rPrChange>
              </w:rPr>
              <w:t>最小格</w:t>
            </w:r>
          </w:p>
        </w:tc>
        <w:tc>
          <w:tcPr>
            <w:tcW w:w="0" w:type="auto"/>
            <w:tcBorders>
              <w:top w:val="single" w:sz="12" w:color="000000"/>
              <w:left w:val="nil"/>
              <w:bottom w:val="single" w:sz="4" w:color="000000"/>
              <w:right w:val="nil"/>
              <w:insideH w:val="nil"/>
              <w:insideV w:val="nil"/>
            </w:tcBorders>
            <w:noWrap/>
            <w:tcMar>
              <w:left w:w="102" w:type="dxa"/>
              <w:right w:w="102" w:type="dxa"/>
            </w:tcMar>
            <w:tcPrChange w:id="3364"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31DF308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93" w:author="Codex" w:date="2026-10-05T16:32:41.313017+00:00">
                  <w:rPr>
                    <w:rFonts w:cs="Times New Roman"/>
                    <w:szCs w:val="21"/>
                  </w:rPr>
                </w:rPrChange>
              </w:rPr>
              <w:pPrChange w:id="3365"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366" w:author="Codex" w:date="2026-10-05T16:32:41.313017+00:00">
                  <w:rPr>
                    <w:rFonts w:cs="Times New Roman"/>
                    <w:szCs w:val="21"/>
                  </w:rPr>
                </w:rPrChange>
              </w:rPr>
              <w:t>重叠诊断比例</w:t>
            </w:r>
          </w:p>
        </w:tc>
      </w:tr>
      <w:tr w:rsidR="004B6004" w14:paraId="4F6FABE2"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367" w:author="Codex" w:date="2026-10-05T16:32:41.313017+00:00">
              <w:tcPr>
                <w:tcW w:w="0" w:type="auto"/>
                <w:tcBorders>
                  <w:top w:val="nil"/>
                  <w:left w:val="nil"/>
                  <w:bottom w:val="nil"/>
                  <w:right w:val="nil"/>
                </w:tcBorders>
                <w:noWrap/>
                <w:tcMar>
                  <w:left w:w="102" w:type="dxa"/>
                  <w:right w:w="102" w:type="dxa"/>
                </w:tcMar>
                <w:vAlign w:val="center"/>
              </w:tcPr>
            </w:tcPrChange>
          </w:tcPr>
          <w:p w14:paraId="7BB52CE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94" w:author="Codex" w:date="2026-10-05T16:32:41.313017+00:00">
                  <w:rPr>
                    <w:rFonts w:cs="Times New Roman"/>
                    <w:szCs w:val="21"/>
                  </w:rPr>
                </w:rPrChange>
              </w:rPr>
              <w:pPrChange w:id="336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369" w:author="Codex" w:date="2026-10-05T16:32:41.313017+00:00">
                  <w:rPr>
                    <w:rFonts w:cs="Times New Roman"/>
                    <w:szCs w:val="21"/>
                  </w:rPr>
                </w:rPrChange>
              </w:rPr>
              <w:t>AA‑S</w:t>
            </w:r>
          </w:p>
        </w:tc>
        <w:tc>
          <w:tcPr>
            <w:tcW w:w="0" w:type="auto"/>
            <w:tcBorders>
              <w:top w:val="nil"/>
              <w:left w:val="nil"/>
              <w:bottom w:val="nil"/>
              <w:right w:val="nil"/>
              <w:insideH w:val="nil"/>
              <w:insideV w:val="nil"/>
            </w:tcBorders>
            <w:noWrap/>
            <w:tcMar>
              <w:left w:w="102" w:type="dxa"/>
              <w:right w:w="102" w:type="dxa"/>
            </w:tcMar>
            <w:vAlign w:val="center"/>
            <w:tcPrChange w:id="3370" w:author="Codex" w:date="2026-10-05T16:32:41.313017+00:00">
              <w:tcPr>
                <w:tcW w:w="0" w:type="auto"/>
                <w:tcBorders>
                  <w:top w:val="nil"/>
                  <w:left w:val="nil"/>
                  <w:bottom w:val="nil"/>
                  <w:right w:val="nil"/>
                </w:tcBorders>
                <w:noWrap/>
                <w:tcMar>
                  <w:left w:w="102" w:type="dxa"/>
                  <w:right w:w="102" w:type="dxa"/>
                </w:tcMar>
                <w:vAlign w:val="center"/>
              </w:tcPr>
            </w:tcPrChange>
          </w:tcPr>
          <w:p w14:paraId="708948B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95" w:author="Codex" w:date="2026-10-05T16:32:41.313017+00:00">
                  <w:rPr>
                    <w:rFonts w:cs="Times New Roman"/>
                    <w:szCs w:val="21"/>
                  </w:rPr>
                </w:rPrChange>
              </w:rPr>
              <w:pPrChange w:id="337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372" w:author="Codex" w:date="2026-10-05T16:32:41.313017+00:00">
                  <w:rPr>
                    <w:rFonts w:cs="Times New Roman"/>
                    <w:szCs w:val="21"/>
                  </w:rPr>
                </w:rPrChange>
              </w:rPr>
              <w:t>4,098</w:t>
            </w:r>
          </w:p>
        </w:tc>
        <w:tc>
          <w:tcPr>
            <w:tcW w:w="0" w:type="auto"/>
            <w:tcBorders>
              <w:top w:val="nil"/>
              <w:left w:val="nil"/>
              <w:bottom w:val="nil"/>
              <w:right w:val="nil"/>
              <w:insideH w:val="nil"/>
              <w:insideV w:val="nil"/>
            </w:tcBorders>
            <w:noWrap/>
            <w:tcMar>
              <w:left w:w="102" w:type="dxa"/>
              <w:right w:w="102" w:type="dxa"/>
            </w:tcMar>
            <w:vAlign w:val="center"/>
            <w:tcPrChange w:id="3373" w:author="Codex" w:date="2026-10-05T16:32:41.313017+00:00">
              <w:tcPr>
                <w:tcW w:w="0" w:type="auto"/>
                <w:tcBorders>
                  <w:top w:val="nil"/>
                  <w:left w:val="nil"/>
                  <w:bottom w:val="nil"/>
                  <w:right w:val="nil"/>
                </w:tcBorders>
                <w:noWrap/>
                <w:tcMar>
                  <w:left w:w="102" w:type="dxa"/>
                  <w:right w:w="102" w:type="dxa"/>
                </w:tcMar>
                <w:vAlign w:val="center"/>
              </w:tcPr>
            </w:tcPrChange>
          </w:tcPr>
          <w:p w14:paraId="5DB6FBA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96" w:author="Codex" w:date="2026-10-05T16:32:41.313017+00:00">
                  <w:rPr>
                    <w:rFonts w:cs="Times New Roman"/>
                    <w:szCs w:val="21"/>
                  </w:rPr>
                </w:rPrChange>
              </w:rPr>
              <w:pPrChange w:id="337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375" w:author="Codex" w:date="2026-10-05T16:32:41.313017+00:00">
                  <w:rPr>
                    <w:rFonts w:cs="Times New Roman"/>
                    <w:szCs w:val="21"/>
                  </w:rPr>
                </w:rPrChange>
              </w:rPr>
              <w:t>3,239</w:t>
            </w:r>
          </w:p>
        </w:tc>
        <w:tc>
          <w:tcPr>
            <w:tcW w:w="0" w:type="auto"/>
            <w:tcBorders>
              <w:top w:val="nil"/>
              <w:left w:val="nil"/>
              <w:bottom w:val="nil"/>
              <w:right w:val="nil"/>
              <w:insideH w:val="nil"/>
              <w:insideV w:val="nil"/>
            </w:tcBorders>
            <w:noWrap/>
            <w:tcMar>
              <w:left w:w="102" w:type="dxa"/>
              <w:right w:w="102" w:type="dxa"/>
            </w:tcMar>
            <w:vAlign w:val="center"/>
            <w:tcPrChange w:id="3376" w:author="Codex" w:date="2026-10-05T16:32:41.313017+00:00">
              <w:tcPr>
                <w:tcW w:w="0" w:type="auto"/>
                <w:tcBorders>
                  <w:top w:val="nil"/>
                  <w:left w:val="nil"/>
                  <w:bottom w:val="nil"/>
                  <w:right w:val="nil"/>
                </w:tcBorders>
                <w:noWrap/>
                <w:tcMar>
                  <w:left w:w="102" w:type="dxa"/>
                  <w:right w:w="102" w:type="dxa"/>
                </w:tcMar>
                <w:vAlign w:val="center"/>
              </w:tcPr>
            </w:tcPrChange>
          </w:tcPr>
          <w:p w14:paraId="4FE2176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97" w:author="Codex" w:date="2026-10-05T16:32:41.313017+00:00">
                  <w:rPr>
                    <w:rFonts w:cs="Times New Roman"/>
                    <w:szCs w:val="21"/>
                  </w:rPr>
                </w:rPrChange>
              </w:rPr>
              <w:pPrChange w:id="337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378" w:author="Codex" w:date="2026-10-05T16:32:41.313017+00:00">
                  <w:rPr>
                    <w:rFonts w:cs="Times New Roman"/>
                    <w:szCs w:val="21"/>
                  </w:rPr>
                </w:rPrChange>
              </w:rPr>
              <w:t>2,032</w:t>
            </w:r>
          </w:p>
        </w:tc>
        <w:tc>
          <w:tcPr>
            <w:tcW w:w="0" w:type="auto"/>
            <w:tcBorders>
              <w:top w:val="nil"/>
              <w:left w:val="nil"/>
              <w:bottom w:val="nil"/>
              <w:right w:val="nil"/>
              <w:insideH w:val="nil"/>
              <w:insideV w:val="nil"/>
            </w:tcBorders>
            <w:noWrap/>
            <w:tcMar>
              <w:left w:w="102" w:type="dxa"/>
              <w:right w:w="102" w:type="dxa"/>
            </w:tcMar>
            <w:vAlign w:val="center"/>
            <w:tcPrChange w:id="3379" w:author="Codex" w:date="2026-10-05T16:32:41.313017+00:00">
              <w:tcPr>
                <w:tcW w:w="0" w:type="auto"/>
                <w:tcBorders>
                  <w:top w:val="nil"/>
                  <w:left w:val="nil"/>
                  <w:bottom w:val="nil"/>
                  <w:right w:val="nil"/>
                </w:tcBorders>
                <w:noWrap/>
                <w:tcMar>
                  <w:left w:w="102" w:type="dxa"/>
                  <w:right w:w="102" w:type="dxa"/>
                </w:tcMar>
                <w:vAlign w:val="center"/>
              </w:tcPr>
            </w:tcPrChange>
          </w:tcPr>
          <w:p w14:paraId="2FA8B86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98" w:author="Codex" w:date="2026-10-05T16:32:41.313017+00:00">
                  <w:rPr>
                    <w:rFonts w:cs="Times New Roman"/>
                    <w:szCs w:val="21"/>
                  </w:rPr>
                </w:rPrChange>
              </w:rPr>
              <w:pPrChange w:id="338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381" w:author="Codex" w:date="2026-10-05T16:32:41.313017+00:00">
                  <w:rPr>
                    <w:rFonts w:cs="Times New Roman"/>
                    <w:szCs w:val="21"/>
                  </w:rPr>
                </w:rPrChange>
              </w:rPr>
              <w:t>0.497</w:t>
            </w:r>
          </w:p>
        </w:tc>
        <w:tc>
          <w:tcPr>
            <w:tcW w:w="0" w:type="auto"/>
            <w:tcBorders>
              <w:top w:val="nil"/>
              <w:left w:val="nil"/>
              <w:bottom w:val="nil"/>
              <w:right w:val="nil"/>
              <w:insideH w:val="nil"/>
              <w:insideV w:val="nil"/>
            </w:tcBorders>
            <w:noWrap/>
            <w:tcMar>
              <w:left w:w="102" w:type="dxa"/>
              <w:right w:w="102" w:type="dxa"/>
            </w:tcMar>
            <w:vAlign w:val="center"/>
            <w:tcPrChange w:id="3382" w:author="Codex" w:date="2026-10-05T16:32:41.313017+00:00">
              <w:tcPr>
                <w:tcW w:w="0" w:type="auto"/>
                <w:tcBorders>
                  <w:top w:val="nil"/>
                  <w:left w:val="nil"/>
                  <w:bottom w:val="nil"/>
                  <w:right w:val="nil"/>
                </w:tcBorders>
                <w:noWrap/>
                <w:tcMar>
                  <w:left w:w="102" w:type="dxa"/>
                  <w:right w:w="102" w:type="dxa"/>
                </w:tcMar>
                <w:vAlign w:val="center"/>
              </w:tcPr>
            </w:tcPrChange>
          </w:tcPr>
          <w:p w14:paraId="76B786D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99" w:author="Codex" w:date="2026-10-05T16:32:41.313017+00:00">
                  <w:rPr>
                    <w:rFonts w:cs="Times New Roman"/>
                    <w:szCs w:val="21"/>
                  </w:rPr>
                </w:rPrChange>
              </w:rPr>
              <w:pPrChange w:id="338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384" w:author="Codex" w:date="2026-10-05T16:32:41.313017+00:00">
                  <w:rPr>
                    <w:rFonts w:cs="Times New Roman"/>
                    <w:szCs w:val="21"/>
                  </w:rPr>
                </w:rPrChange>
              </w:rPr>
              <w:t>0.474</w:t>
            </w:r>
          </w:p>
        </w:tc>
        <w:tc>
          <w:tcPr>
            <w:tcW w:w="0" w:type="auto"/>
            <w:tcBorders>
              <w:top w:val="nil"/>
              <w:left w:val="nil"/>
              <w:bottom w:val="nil"/>
              <w:right w:val="nil"/>
              <w:insideH w:val="nil"/>
              <w:insideV w:val="nil"/>
            </w:tcBorders>
            <w:noWrap/>
            <w:tcMar>
              <w:left w:w="102" w:type="dxa"/>
              <w:right w:w="102" w:type="dxa"/>
            </w:tcMar>
            <w:vAlign w:val="center"/>
            <w:tcPrChange w:id="3385" w:author="Codex" w:date="2026-10-05T16:32:41.313017+00:00">
              <w:tcPr>
                <w:tcW w:w="0" w:type="auto"/>
                <w:tcBorders>
                  <w:top w:val="nil"/>
                  <w:left w:val="nil"/>
                  <w:bottom w:val="nil"/>
                  <w:right w:val="nil"/>
                </w:tcBorders>
                <w:noWrap/>
                <w:tcMar>
                  <w:left w:w="102" w:type="dxa"/>
                  <w:right w:w="102" w:type="dxa"/>
                </w:tcMar>
                <w:vAlign w:val="center"/>
              </w:tcPr>
            </w:tcPrChange>
          </w:tcPr>
          <w:p w14:paraId="79BD834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00" w:author="Codex" w:date="2026-10-05T16:32:41.313017+00:00">
                  <w:rPr>
                    <w:rFonts w:cs="Times New Roman"/>
                    <w:szCs w:val="21"/>
                  </w:rPr>
                </w:rPrChange>
              </w:rPr>
              <w:pPrChange w:id="338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387" w:author="Codex" w:date="2026-10-05T16:32:41.313017+00:00">
                  <w:rPr>
                    <w:rFonts w:cs="Times New Roman"/>
                    <w:szCs w:val="21"/>
                  </w:rPr>
                </w:rPrChange>
              </w:rPr>
              <w:t>0.309</w:t>
            </w:r>
          </w:p>
        </w:tc>
        <w:tc>
          <w:tcPr>
            <w:tcW w:w="0" w:type="auto"/>
            <w:tcBorders>
              <w:top w:val="nil"/>
              <w:left w:val="nil"/>
              <w:bottom w:val="nil"/>
              <w:right w:val="nil"/>
              <w:insideH w:val="nil"/>
              <w:insideV w:val="nil"/>
            </w:tcBorders>
            <w:noWrap/>
            <w:tcMar>
              <w:left w:w="102" w:type="dxa"/>
              <w:right w:w="102" w:type="dxa"/>
            </w:tcMar>
            <w:vAlign w:val="center"/>
            <w:tcPrChange w:id="3388" w:author="Codex" w:date="2026-10-05T16:32:41.313017+00:00">
              <w:tcPr>
                <w:tcW w:w="0" w:type="auto"/>
                <w:tcBorders>
                  <w:top w:val="nil"/>
                  <w:left w:val="nil"/>
                  <w:bottom w:val="nil"/>
                  <w:right w:val="nil"/>
                </w:tcBorders>
                <w:noWrap/>
                <w:tcMar>
                  <w:left w:w="102" w:type="dxa"/>
                  <w:right w:w="102" w:type="dxa"/>
                </w:tcMar>
                <w:vAlign w:val="center"/>
              </w:tcPr>
            </w:tcPrChange>
          </w:tcPr>
          <w:p w14:paraId="7662476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01" w:author="Codex" w:date="2026-10-05T16:32:41.313017+00:00">
                  <w:rPr>
                    <w:rFonts w:cs="Times New Roman"/>
                    <w:szCs w:val="21"/>
                  </w:rPr>
                </w:rPrChange>
              </w:rPr>
              <w:pPrChange w:id="338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390" w:author="Codex" w:date="2026-10-05T16:32:41.313017+00:00">
                  <w:rPr>
                    <w:rFonts w:cs="Times New Roman"/>
                    <w:szCs w:val="21"/>
                  </w:rPr>
                </w:rPrChange>
              </w:rPr>
              <w:t>284</w:t>
            </w:r>
          </w:p>
        </w:tc>
        <w:tc>
          <w:tcPr>
            <w:tcW w:w="0" w:type="auto"/>
            <w:tcBorders>
              <w:top w:val="nil"/>
              <w:left w:val="nil"/>
              <w:bottom w:val="nil"/>
              <w:right w:val="nil"/>
              <w:insideH w:val="nil"/>
              <w:insideV w:val="nil"/>
            </w:tcBorders>
            <w:noWrap/>
            <w:tcMar>
              <w:left w:w="102" w:type="dxa"/>
              <w:right w:w="102" w:type="dxa"/>
            </w:tcMar>
            <w:vAlign w:val="center"/>
            <w:tcPrChange w:id="3391" w:author="Codex" w:date="2026-10-05T16:32:41.313017+00:00">
              <w:tcPr>
                <w:tcW w:w="0" w:type="auto"/>
                <w:tcBorders>
                  <w:top w:val="nil"/>
                  <w:left w:val="nil"/>
                  <w:bottom w:val="nil"/>
                  <w:right w:val="nil"/>
                </w:tcBorders>
                <w:noWrap/>
                <w:tcMar>
                  <w:left w:w="102" w:type="dxa"/>
                  <w:right w:w="102" w:type="dxa"/>
                </w:tcMar>
                <w:vAlign w:val="center"/>
              </w:tcPr>
            </w:tcPrChange>
          </w:tcPr>
          <w:p w14:paraId="335B44E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02" w:author="Codex" w:date="2026-10-05T16:32:41.313017+00:00">
                  <w:rPr>
                    <w:rFonts w:cs="Times New Roman"/>
                    <w:szCs w:val="21"/>
                  </w:rPr>
                </w:rPrChange>
              </w:rPr>
              <w:pPrChange w:id="339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393" w:author="Codex" w:date="2026-10-05T16:32:41.313017+00:00">
                  <w:rPr>
                    <w:rFonts w:cs="Times New Roman"/>
                    <w:szCs w:val="21"/>
                  </w:rPr>
                </w:rPrChange>
              </w:rPr>
              <w:t>0.082</w:t>
            </w:r>
          </w:p>
        </w:tc>
      </w:tr>
      <w:tr w:rsidR="004B6004" w14:paraId="42582ED1"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394" w:author="Codex" w:date="2026-10-05T16:32:41.313017+00:00">
              <w:tcPr>
                <w:tcW w:w="0" w:type="auto"/>
                <w:tcBorders>
                  <w:top w:val="nil"/>
                  <w:left w:val="nil"/>
                  <w:bottom w:val="nil"/>
                  <w:right w:val="nil"/>
                </w:tcBorders>
                <w:noWrap/>
                <w:tcMar>
                  <w:left w:w="102" w:type="dxa"/>
                  <w:right w:w="102" w:type="dxa"/>
                </w:tcMar>
                <w:vAlign w:val="center"/>
              </w:tcPr>
            </w:tcPrChange>
          </w:tcPr>
          <w:p w14:paraId="0A21E60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03" w:author="Codex" w:date="2026-10-05T16:32:41.313017+00:00">
                  <w:rPr>
                    <w:rFonts w:cs="Times New Roman"/>
                    <w:szCs w:val="21"/>
                  </w:rPr>
                </w:rPrChange>
              </w:rPr>
              <w:pPrChange w:id="339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396" w:author="Codex" w:date="2026-10-05T16:32:41.313017+00:00">
                  <w:rPr>
                    <w:rFonts w:cs="Times New Roman"/>
                    <w:szCs w:val="21"/>
                  </w:rPr>
                </w:rPrChange>
              </w:rPr>
              <w:t>AA‑P</w:t>
            </w:r>
          </w:p>
        </w:tc>
        <w:tc>
          <w:tcPr>
            <w:tcW w:w="0" w:type="auto"/>
            <w:tcBorders>
              <w:top w:val="nil"/>
              <w:left w:val="nil"/>
              <w:bottom w:val="nil"/>
              <w:right w:val="nil"/>
              <w:insideH w:val="nil"/>
              <w:insideV w:val="nil"/>
            </w:tcBorders>
            <w:noWrap/>
            <w:tcMar>
              <w:left w:w="102" w:type="dxa"/>
              <w:right w:w="102" w:type="dxa"/>
            </w:tcMar>
            <w:vAlign w:val="center"/>
            <w:tcPrChange w:id="3397" w:author="Codex" w:date="2026-10-05T16:32:41.313017+00:00">
              <w:tcPr>
                <w:tcW w:w="0" w:type="auto"/>
                <w:tcBorders>
                  <w:top w:val="nil"/>
                  <w:left w:val="nil"/>
                  <w:bottom w:val="nil"/>
                  <w:right w:val="nil"/>
                </w:tcBorders>
                <w:noWrap/>
                <w:tcMar>
                  <w:left w:w="102" w:type="dxa"/>
                  <w:right w:w="102" w:type="dxa"/>
                </w:tcMar>
                <w:vAlign w:val="center"/>
              </w:tcPr>
            </w:tcPrChange>
          </w:tcPr>
          <w:p w14:paraId="5181733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04" w:author="Codex" w:date="2026-10-05T16:32:41.313017+00:00">
                  <w:rPr>
                    <w:rFonts w:cs="Times New Roman"/>
                    <w:szCs w:val="21"/>
                  </w:rPr>
                </w:rPrChange>
              </w:rPr>
              <w:pPrChange w:id="339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399" w:author="Codex" w:date="2026-10-05T16:32:41.313017+00:00">
                  <w:rPr>
                    <w:rFonts w:cs="Times New Roman"/>
                    <w:szCs w:val="21"/>
                  </w:rPr>
                </w:rPrChange>
              </w:rPr>
              <w:t>4,030</w:t>
            </w:r>
          </w:p>
        </w:tc>
        <w:tc>
          <w:tcPr>
            <w:tcW w:w="0" w:type="auto"/>
            <w:tcBorders>
              <w:top w:val="nil"/>
              <w:left w:val="nil"/>
              <w:bottom w:val="nil"/>
              <w:right w:val="nil"/>
              <w:insideH w:val="nil"/>
              <w:insideV w:val="nil"/>
            </w:tcBorders>
            <w:noWrap/>
            <w:tcMar>
              <w:left w:w="102" w:type="dxa"/>
              <w:right w:w="102" w:type="dxa"/>
            </w:tcMar>
            <w:vAlign w:val="center"/>
            <w:tcPrChange w:id="3400" w:author="Codex" w:date="2026-10-05T16:32:41.313017+00:00">
              <w:tcPr>
                <w:tcW w:w="0" w:type="auto"/>
                <w:tcBorders>
                  <w:top w:val="nil"/>
                  <w:left w:val="nil"/>
                  <w:bottom w:val="nil"/>
                  <w:right w:val="nil"/>
                </w:tcBorders>
                <w:noWrap/>
                <w:tcMar>
                  <w:left w:w="102" w:type="dxa"/>
                  <w:right w:w="102" w:type="dxa"/>
                </w:tcMar>
                <w:vAlign w:val="center"/>
              </w:tcPr>
            </w:tcPrChange>
          </w:tcPr>
          <w:p w14:paraId="6E2E611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05" w:author="Codex" w:date="2026-10-05T16:32:41.313017+00:00">
                  <w:rPr>
                    <w:rFonts w:cs="Times New Roman"/>
                    <w:szCs w:val="21"/>
                  </w:rPr>
                </w:rPrChange>
              </w:rPr>
              <w:pPrChange w:id="340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02" w:author="Codex" w:date="2026-10-05T16:32:41.313017+00:00">
                  <w:rPr>
                    <w:rFonts w:cs="Times New Roman"/>
                    <w:szCs w:val="21"/>
                  </w:rPr>
                </w:rPrChange>
              </w:rPr>
              <w:t>3,195</w:t>
            </w:r>
          </w:p>
        </w:tc>
        <w:tc>
          <w:tcPr>
            <w:tcW w:w="0" w:type="auto"/>
            <w:tcBorders>
              <w:top w:val="nil"/>
              <w:left w:val="nil"/>
              <w:bottom w:val="nil"/>
              <w:right w:val="nil"/>
              <w:insideH w:val="nil"/>
              <w:insideV w:val="nil"/>
            </w:tcBorders>
            <w:noWrap/>
            <w:tcMar>
              <w:left w:w="102" w:type="dxa"/>
              <w:right w:w="102" w:type="dxa"/>
            </w:tcMar>
            <w:vAlign w:val="center"/>
            <w:tcPrChange w:id="3403" w:author="Codex" w:date="2026-10-05T16:32:41.313017+00:00">
              <w:tcPr>
                <w:tcW w:w="0" w:type="auto"/>
                <w:tcBorders>
                  <w:top w:val="nil"/>
                  <w:left w:val="nil"/>
                  <w:bottom w:val="nil"/>
                  <w:right w:val="nil"/>
                </w:tcBorders>
                <w:noWrap/>
                <w:tcMar>
                  <w:left w:w="102" w:type="dxa"/>
                  <w:right w:w="102" w:type="dxa"/>
                </w:tcMar>
                <w:vAlign w:val="center"/>
              </w:tcPr>
            </w:tcPrChange>
          </w:tcPr>
          <w:p w14:paraId="0450AF1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06" w:author="Codex" w:date="2026-10-05T16:32:41.313017+00:00">
                  <w:rPr>
                    <w:rFonts w:cs="Times New Roman"/>
                    <w:szCs w:val="21"/>
                  </w:rPr>
                </w:rPrChange>
              </w:rPr>
              <w:pPrChange w:id="340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05" w:author="Codex" w:date="2026-10-05T16:32:41.313017+00:00">
                  <w:rPr>
                    <w:rFonts w:cs="Times New Roman"/>
                    <w:szCs w:val="21"/>
                  </w:rPr>
                </w:rPrChange>
              </w:rPr>
              <w:t>1,972</w:t>
            </w:r>
          </w:p>
        </w:tc>
        <w:tc>
          <w:tcPr>
            <w:tcW w:w="0" w:type="auto"/>
            <w:tcBorders>
              <w:top w:val="nil"/>
              <w:left w:val="nil"/>
              <w:bottom w:val="nil"/>
              <w:right w:val="nil"/>
              <w:insideH w:val="nil"/>
              <w:insideV w:val="nil"/>
            </w:tcBorders>
            <w:noWrap/>
            <w:tcMar>
              <w:left w:w="102" w:type="dxa"/>
              <w:right w:w="102" w:type="dxa"/>
            </w:tcMar>
            <w:vAlign w:val="center"/>
            <w:tcPrChange w:id="3406" w:author="Codex" w:date="2026-10-05T16:32:41.313017+00:00">
              <w:tcPr>
                <w:tcW w:w="0" w:type="auto"/>
                <w:tcBorders>
                  <w:top w:val="nil"/>
                  <w:left w:val="nil"/>
                  <w:bottom w:val="nil"/>
                  <w:right w:val="nil"/>
                </w:tcBorders>
                <w:noWrap/>
                <w:tcMar>
                  <w:left w:w="102" w:type="dxa"/>
                  <w:right w:w="102" w:type="dxa"/>
                </w:tcMar>
                <w:vAlign w:val="center"/>
              </w:tcPr>
            </w:tcPrChange>
          </w:tcPr>
          <w:p w14:paraId="2658D9B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07" w:author="Codex" w:date="2026-10-05T16:32:41.313017+00:00">
                  <w:rPr>
                    <w:rFonts w:cs="Times New Roman"/>
                    <w:szCs w:val="21"/>
                  </w:rPr>
                </w:rPrChange>
              </w:rPr>
              <w:pPrChange w:id="340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08" w:author="Codex" w:date="2026-10-05T16:32:41.313017+00:00">
                  <w:rPr>
                    <w:rFonts w:cs="Times New Roman"/>
                    <w:szCs w:val="21"/>
                  </w:rPr>
                </w:rPrChange>
              </w:rPr>
              <w:t>0.522</w:t>
            </w:r>
          </w:p>
        </w:tc>
        <w:tc>
          <w:tcPr>
            <w:tcW w:w="0" w:type="auto"/>
            <w:tcBorders>
              <w:top w:val="nil"/>
              <w:left w:val="nil"/>
              <w:bottom w:val="nil"/>
              <w:right w:val="nil"/>
              <w:insideH w:val="nil"/>
              <w:insideV w:val="nil"/>
            </w:tcBorders>
            <w:noWrap/>
            <w:tcMar>
              <w:left w:w="102" w:type="dxa"/>
              <w:right w:w="102" w:type="dxa"/>
            </w:tcMar>
            <w:vAlign w:val="center"/>
            <w:tcPrChange w:id="3409" w:author="Codex" w:date="2026-10-05T16:32:41.313017+00:00">
              <w:tcPr>
                <w:tcW w:w="0" w:type="auto"/>
                <w:tcBorders>
                  <w:top w:val="nil"/>
                  <w:left w:val="nil"/>
                  <w:bottom w:val="nil"/>
                  <w:right w:val="nil"/>
                </w:tcBorders>
                <w:noWrap/>
                <w:tcMar>
                  <w:left w:w="102" w:type="dxa"/>
                  <w:right w:w="102" w:type="dxa"/>
                </w:tcMar>
                <w:vAlign w:val="center"/>
              </w:tcPr>
            </w:tcPrChange>
          </w:tcPr>
          <w:p w14:paraId="39A4562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08" w:author="Codex" w:date="2026-10-05T16:32:41.313017+00:00">
                  <w:rPr>
                    <w:rFonts w:cs="Times New Roman"/>
                    <w:szCs w:val="21"/>
                  </w:rPr>
                </w:rPrChange>
              </w:rPr>
              <w:pPrChange w:id="341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11" w:author="Codex" w:date="2026-10-05T16:32:41.313017+00:00">
                  <w:rPr>
                    <w:rFonts w:cs="Times New Roman"/>
                    <w:szCs w:val="21"/>
                  </w:rPr>
                </w:rPrChange>
              </w:rPr>
              <w:t>0.473</w:t>
            </w:r>
          </w:p>
        </w:tc>
        <w:tc>
          <w:tcPr>
            <w:tcW w:w="0" w:type="auto"/>
            <w:tcBorders>
              <w:top w:val="nil"/>
              <w:left w:val="nil"/>
              <w:bottom w:val="nil"/>
              <w:right w:val="nil"/>
              <w:insideH w:val="nil"/>
              <w:insideV w:val="nil"/>
            </w:tcBorders>
            <w:noWrap/>
            <w:tcMar>
              <w:left w:w="102" w:type="dxa"/>
              <w:right w:w="102" w:type="dxa"/>
            </w:tcMar>
            <w:vAlign w:val="center"/>
            <w:tcPrChange w:id="3412" w:author="Codex" w:date="2026-10-05T16:32:41.313017+00:00">
              <w:tcPr>
                <w:tcW w:w="0" w:type="auto"/>
                <w:tcBorders>
                  <w:top w:val="nil"/>
                  <w:left w:val="nil"/>
                  <w:bottom w:val="nil"/>
                  <w:right w:val="nil"/>
                </w:tcBorders>
                <w:noWrap/>
                <w:tcMar>
                  <w:left w:w="102" w:type="dxa"/>
                  <w:right w:w="102" w:type="dxa"/>
                </w:tcMar>
                <w:vAlign w:val="center"/>
              </w:tcPr>
            </w:tcPrChange>
          </w:tcPr>
          <w:p w14:paraId="708B1EB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09" w:author="Codex" w:date="2026-10-05T16:32:41.313017+00:00">
                  <w:rPr>
                    <w:rFonts w:cs="Times New Roman"/>
                    <w:szCs w:val="21"/>
                  </w:rPr>
                </w:rPrChange>
              </w:rPr>
              <w:pPrChange w:id="341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14" w:author="Codex" w:date="2026-10-05T16:32:41.313017+00:00">
                  <w:rPr>
                    <w:rFonts w:cs="Times New Roman"/>
                    <w:szCs w:val="21"/>
                  </w:rPr>
                </w:rPrChange>
              </w:rPr>
              <w:t>0.296</w:t>
            </w:r>
          </w:p>
        </w:tc>
        <w:tc>
          <w:tcPr>
            <w:tcW w:w="0" w:type="auto"/>
            <w:tcBorders>
              <w:top w:val="nil"/>
              <w:left w:val="nil"/>
              <w:bottom w:val="nil"/>
              <w:right w:val="nil"/>
              <w:insideH w:val="nil"/>
              <w:insideV w:val="nil"/>
            </w:tcBorders>
            <w:noWrap/>
            <w:tcMar>
              <w:left w:w="102" w:type="dxa"/>
              <w:right w:w="102" w:type="dxa"/>
            </w:tcMar>
            <w:vAlign w:val="center"/>
            <w:tcPrChange w:id="3415" w:author="Codex" w:date="2026-10-05T16:32:41.313017+00:00">
              <w:tcPr>
                <w:tcW w:w="0" w:type="auto"/>
                <w:tcBorders>
                  <w:top w:val="nil"/>
                  <w:left w:val="nil"/>
                  <w:bottom w:val="nil"/>
                  <w:right w:val="nil"/>
                </w:tcBorders>
                <w:noWrap/>
                <w:tcMar>
                  <w:left w:w="102" w:type="dxa"/>
                  <w:right w:w="102" w:type="dxa"/>
                </w:tcMar>
                <w:vAlign w:val="center"/>
              </w:tcPr>
            </w:tcPrChange>
          </w:tcPr>
          <w:p w14:paraId="242643E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10" w:author="Codex" w:date="2026-10-05T16:32:41.313017+00:00">
                  <w:rPr>
                    <w:rFonts w:cs="Times New Roman"/>
                    <w:szCs w:val="21"/>
                  </w:rPr>
                </w:rPrChange>
              </w:rPr>
              <w:pPrChange w:id="341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17" w:author="Codex" w:date="2026-10-05T16:32:41.313017+00:00">
                  <w:rPr>
                    <w:rFonts w:cs="Times New Roman"/>
                    <w:szCs w:val="21"/>
                  </w:rPr>
                </w:rPrChange>
              </w:rPr>
              <w:t>258</w:t>
            </w:r>
          </w:p>
        </w:tc>
        <w:tc>
          <w:tcPr>
            <w:tcW w:w="0" w:type="auto"/>
            <w:tcBorders>
              <w:top w:val="nil"/>
              <w:left w:val="nil"/>
              <w:bottom w:val="nil"/>
              <w:right w:val="nil"/>
              <w:insideH w:val="nil"/>
              <w:insideV w:val="nil"/>
            </w:tcBorders>
            <w:noWrap/>
            <w:tcMar>
              <w:left w:w="102" w:type="dxa"/>
              <w:right w:w="102" w:type="dxa"/>
            </w:tcMar>
            <w:vAlign w:val="center"/>
            <w:tcPrChange w:id="3418" w:author="Codex" w:date="2026-10-05T16:32:41.313017+00:00">
              <w:tcPr>
                <w:tcW w:w="0" w:type="auto"/>
                <w:tcBorders>
                  <w:top w:val="nil"/>
                  <w:left w:val="nil"/>
                  <w:bottom w:val="nil"/>
                  <w:right w:val="nil"/>
                </w:tcBorders>
                <w:noWrap/>
                <w:tcMar>
                  <w:left w:w="102" w:type="dxa"/>
                  <w:right w:w="102" w:type="dxa"/>
                </w:tcMar>
                <w:vAlign w:val="center"/>
              </w:tcPr>
            </w:tcPrChange>
          </w:tcPr>
          <w:p w14:paraId="6B088EB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11" w:author="Codex" w:date="2026-10-05T16:32:41.313017+00:00">
                  <w:rPr>
                    <w:rFonts w:cs="Times New Roman"/>
                    <w:szCs w:val="21"/>
                  </w:rPr>
                </w:rPrChange>
              </w:rPr>
              <w:pPrChange w:id="341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20" w:author="Codex" w:date="2026-10-05T16:32:41.313017+00:00">
                  <w:rPr>
                    <w:rFonts w:cs="Times New Roman"/>
                    <w:szCs w:val="21"/>
                  </w:rPr>
                </w:rPrChange>
              </w:rPr>
              <w:t>0.069</w:t>
            </w:r>
          </w:p>
        </w:tc>
      </w:tr>
      <w:tr w:rsidR="004B6004" w14:paraId="7F544A3A"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421" w:author="Codex" w:date="2026-10-05T16:32:41.313017+00:00">
              <w:tcPr>
                <w:tcW w:w="0" w:type="auto"/>
                <w:tcBorders>
                  <w:top w:val="nil"/>
                  <w:left w:val="nil"/>
                  <w:bottom w:val="nil"/>
                  <w:right w:val="nil"/>
                </w:tcBorders>
                <w:noWrap/>
                <w:tcMar>
                  <w:left w:w="102" w:type="dxa"/>
                  <w:right w:w="102" w:type="dxa"/>
                </w:tcMar>
                <w:vAlign w:val="center"/>
              </w:tcPr>
            </w:tcPrChange>
          </w:tcPr>
          <w:p w14:paraId="4C08D91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12" w:author="Codex" w:date="2026-10-05T16:32:41.313017+00:00">
                  <w:rPr>
                    <w:rFonts w:cs="Times New Roman"/>
                    <w:szCs w:val="21"/>
                  </w:rPr>
                </w:rPrChange>
              </w:rPr>
              <w:pPrChange w:id="342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23" w:author="Codex" w:date="2026-10-05T16:32:41.313017+00:00">
                  <w:rPr>
                    <w:rFonts w:cs="Times New Roman"/>
                    <w:szCs w:val="21"/>
                  </w:rPr>
                </w:rPrChange>
              </w:rPr>
              <w:t>AR‑S</w:t>
            </w:r>
          </w:p>
        </w:tc>
        <w:tc>
          <w:tcPr>
            <w:tcW w:w="0" w:type="auto"/>
            <w:tcBorders>
              <w:top w:val="nil"/>
              <w:left w:val="nil"/>
              <w:bottom w:val="nil"/>
              <w:right w:val="nil"/>
              <w:insideH w:val="nil"/>
              <w:insideV w:val="nil"/>
            </w:tcBorders>
            <w:noWrap/>
            <w:tcMar>
              <w:left w:w="102" w:type="dxa"/>
              <w:right w:w="102" w:type="dxa"/>
            </w:tcMar>
            <w:vAlign w:val="center"/>
            <w:tcPrChange w:id="3424" w:author="Codex" w:date="2026-10-05T16:32:41.313017+00:00">
              <w:tcPr>
                <w:tcW w:w="0" w:type="auto"/>
                <w:tcBorders>
                  <w:top w:val="nil"/>
                  <w:left w:val="nil"/>
                  <w:bottom w:val="nil"/>
                  <w:right w:val="nil"/>
                </w:tcBorders>
                <w:noWrap/>
                <w:tcMar>
                  <w:left w:w="102" w:type="dxa"/>
                  <w:right w:w="102" w:type="dxa"/>
                </w:tcMar>
                <w:vAlign w:val="center"/>
              </w:tcPr>
            </w:tcPrChange>
          </w:tcPr>
          <w:p w14:paraId="0A7C7CE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13" w:author="Codex" w:date="2026-10-05T16:32:41.313017+00:00">
                  <w:rPr>
                    <w:rFonts w:cs="Times New Roman"/>
                    <w:szCs w:val="21"/>
                  </w:rPr>
                </w:rPrChange>
              </w:rPr>
              <w:pPrChange w:id="342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26" w:author="Codex" w:date="2026-10-05T16:32:41.313017+00:00">
                  <w:rPr>
                    <w:rFonts w:cs="Times New Roman"/>
                    <w:szCs w:val="21"/>
                  </w:rPr>
                </w:rPrChange>
              </w:rPr>
              <w:t>9,879</w:t>
            </w:r>
          </w:p>
        </w:tc>
        <w:tc>
          <w:tcPr>
            <w:tcW w:w="0" w:type="auto"/>
            <w:tcBorders>
              <w:top w:val="nil"/>
              <w:left w:val="nil"/>
              <w:bottom w:val="nil"/>
              <w:right w:val="nil"/>
              <w:insideH w:val="nil"/>
              <w:insideV w:val="nil"/>
            </w:tcBorders>
            <w:noWrap/>
            <w:tcMar>
              <w:left w:w="102" w:type="dxa"/>
              <w:right w:w="102" w:type="dxa"/>
            </w:tcMar>
            <w:vAlign w:val="center"/>
            <w:tcPrChange w:id="3427" w:author="Codex" w:date="2026-10-05T16:32:41.313017+00:00">
              <w:tcPr>
                <w:tcW w:w="0" w:type="auto"/>
                <w:tcBorders>
                  <w:top w:val="nil"/>
                  <w:left w:val="nil"/>
                  <w:bottom w:val="nil"/>
                  <w:right w:val="nil"/>
                </w:tcBorders>
                <w:noWrap/>
                <w:tcMar>
                  <w:left w:w="102" w:type="dxa"/>
                  <w:right w:w="102" w:type="dxa"/>
                </w:tcMar>
                <w:vAlign w:val="center"/>
              </w:tcPr>
            </w:tcPrChange>
          </w:tcPr>
          <w:p w14:paraId="64CF887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14" w:author="Codex" w:date="2026-10-05T16:32:41.313017+00:00">
                  <w:rPr>
                    <w:rFonts w:cs="Times New Roman"/>
                    <w:szCs w:val="21"/>
                  </w:rPr>
                </w:rPrChange>
              </w:rPr>
              <w:pPrChange w:id="342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29" w:author="Codex" w:date="2026-10-05T16:32:41.313017+00:00">
                  <w:rPr>
                    <w:rFonts w:cs="Times New Roman"/>
                    <w:szCs w:val="21"/>
                  </w:rPr>
                </w:rPrChange>
              </w:rPr>
              <w:t>6,922</w:t>
            </w:r>
          </w:p>
        </w:tc>
        <w:tc>
          <w:tcPr>
            <w:tcW w:w="0" w:type="auto"/>
            <w:tcBorders>
              <w:top w:val="nil"/>
              <w:left w:val="nil"/>
              <w:bottom w:val="nil"/>
              <w:right w:val="nil"/>
              <w:insideH w:val="nil"/>
              <w:insideV w:val="nil"/>
            </w:tcBorders>
            <w:noWrap/>
            <w:tcMar>
              <w:left w:w="102" w:type="dxa"/>
              <w:right w:w="102" w:type="dxa"/>
            </w:tcMar>
            <w:vAlign w:val="center"/>
            <w:tcPrChange w:id="3430" w:author="Codex" w:date="2026-10-05T16:32:41.313017+00:00">
              <w:tcPr>
                <w:tcW w:w="0" w:type="auto"/>
                <w:tcBorders>
                  <w:top w:val="nil"/>
                  <w:left w:val="nil"/>
                  <w:bottom w:val="nil"/>
                  <w:right w:val="nil"/>
                </w:tcBorders>
                <w:noWrap/>
                <w:tcMar>
                  <w:left w:w="102" w:type="dxa"/>
                  <w:right w:w="102" w:type="dxa"/>
                </w:tcMar>
                <w:vAlign w:val="center"/>
              </w:tcPr>
            </w:tcPrChange>
          </w:tcPr>
          <w:p w14:paraId="08B26CE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15" w:author="Codex" w:date="2026-10-05T16:32:41.313017+00:00">
                  <w:rPr>
                    <w:rFonts w:cs="Times New Roman"/>
                    <w:szCs w:val="21"/>
                  </w:rPr>
                </w:rPrChange>
              </w:rPr>
              <w:pPrChange w:id="343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32" w:author="Codex" w:date="2026-10-05T16:32:41.313017+00:00">
                  <w:rPr>
                    <w:rFonts w:cs="Times New Roman"/>
                    <w:szCs w:val="21"/>
                  </w:rPr>
                </w:rPrChange>
              </w:rPr>
              <w:t>4,350</w:t>
            </w:r>
          </w:p>
        </w:tc>
        <w:tc>
          <w:tcPr>
            <w:tcW w:w="0" w:type="auto"/>
            <w:tcBorders>
              <w:top w:val="nil"/>
              <w:left w:val="nil"/>
              <w:bottom w:val="nil"/>
              <w:right w:val="nil"/>
              <w:insideH w:val="nil"/>
              <w:insideV w:val="nil"/>
            </w:tcBorders>
            <w:noWrap/>
            <w:tcMar>
              <w:left w:w="102" w:type="dxa"/>
              <w:right w:w="102" w:type="dxa"/>
            </w:tcMar>
            <w:vAlign w:val="center"/>
            <w:tcPrChange w:id="3433" w:author="Codex" w:date="2026-10-05T16:32:41.313017+00:00">
              <w:tcPr>
                <w:tcW w:w="0" w:type="auto"/>
                <w:tcBorders>
                  <w:top w:val="nil"/>
                  <w:left w:val="nil"/>
                  <w:bottom w:val="nil"/>
                  <w:right w:val="nil"/>
                </w:tcBorders>
                <w:noWrap/>
                <w:tcMar>
                  <w:left w:w="102" w:type="dxa"/>
                  <w:right w:w="102" w:type="dxa"/>
                </w:tcMar>
                <w:vAlign w:val="center"/>
              </w:tcPr>
            </w:tcPrChange>
          </w:tcPr>
          <w:p w14:paraId="4008E4E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16" w:author="Codex" w:date="2026-10-05T16:32:41.313017+00:00">
                  <w:rPr>
                    <w:rFonts w:cs="Times New Roman"/>
                    <w:szCs w:val="21"/>
                  </w:rPr>
                </w:rPrChange>
              </w:rPr>
              <w:pPrChange w:id="343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35" w:author="Codex" w:date="2026-10-05T16:32:41.313017+00:00">
                  <w:rPr>
                    <w:rFonts w:cs="Times New Roman"/>
                    <w:szCs w:val="21"/>
                  </w:rPr>
                </w:rPrChange>
              </w:rPr>
              <w:t>0.501</w:t>
            </w:r>
          </w:p>
        </w:tc>
        <w:tc>
          <w:tcPr>
            <w:tcW w:w="0" w:type="auto"/>
            <w:tcBorders>
              <w:top w:val="nil"/>
              <w:left w:val="nil"/>
              <w:bottom w:val="nil"/>
              <w:right w:val="nil"/>
              <w:insideH w:val="nil"/>
              <w:insideV w:val="nil"/>
            </w:tcBorders>
            <w:noWrap/>
            <w:tcMar>
              <w:left w:w="102" w:type="dxa"/>
              <w:right w:w="102" w:type="dxa"/>
            </w:tcMar>
            <w:vAlign w:val="center"/>
            <w:tcPrChange w:id="3436" w:author="Codex" w:date="2026-10-05T16:32:41.313017+00:00">
              <w:tcPr>
                <w:tcW w:w="0" w:type="auto"/>
                <w:tcBorders>
                  <w:top w:val="nil"/>
                  <w:left w:val="nil"/>
                  <w:bottom w:val="nil"/>
                  <w:right w:val="nil"/>
                </w:tcBorders>
                <w:noWrap/>
                <w:tcMar>
                  <w:left w:w="102" w:type="dxa"/>
                  <w:right w:w="102" w:type="dxa"/>
                </w:tcMar>
                <w:vAlign w:val="center"/>
              </w:tcPr>
            </w:tcPrChange>
          </w:tcPr>
          <w:p w14:paraId="3042965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17" w:author="Codex" w:date="2026-10-05T16:32:41.313017+00:00">
                  <w:rPr>
                    <w:rFonts w:cs="Times New Roman"/>
                    <w:szCs w:val="21"/>
                  </w:rPr>
                </w:rPrChange>
              </w:rPr>
              <w:pPrChange w:id="343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38" w:author="Codex" w:date="2026-10-05T16:32:41.313017+00:00">
                  <w:rPr>
                    <w:rFonts w:cs="Times New Roman"/>
                    <w:szCs w:val="21"/>
                  </w:rPr>
                </w:rPrChange>
              </w:rPr>
              <w:t>0.158</w:t>
            </w:r>
          </w:p>
        </w:tc>
        <w:tc>
          <w:tcPr>
            <w:tcW w:w="0" w:type="auto"/>
            <w:tcBorders>
              <w:top w:val="nil"/>
              <w:left w:val="nil"/>
              <w:bottom w:val="nil"/>
              <w:right w:val="nil"/>
              <w:insideH w:val="nil"/>
              <w:insideV w:val="nil"/>
            </w:tcBorders>
            <w:noWrap/>
            <w:tcMar>
              <w:left w:w="102" w:type="dxa"/>
              <w:right w:w="102" w:type="dxa"/>
            </w:tcMar>
            <w:vAlign w:val="center"/>
            <w:tcPrChange w:id="3439" w:author="Codex" w:date="2026-10-05T16:32:41.313017+00:00">
              <w:tcPr>
                <w:tcW w:w="0" w:type="auto"/>
                <w:tcBorders>
                  <w:top w:val="nil"/>
                  <w:left w:val="nil"/>
                  <w:bottom w:val="nil"/>
                  <w:right w:val="nil"/>
                </w:tcBorders>
                <w:noWrap/>
                <w:tcMar>
                  <w:left w:w="102" w:type="dxa"/>
                  <w:right w:w="102" w:type="dxa"/>
                </w:tcMar>
                <w:vAlign w:val="center"/>
              </w:tcPr>
            </w:tcPrChange>
          </w:tcPr>
          <w:p w14:paraId="058D427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18" w:author="Codex" w:date="2026-10-05T16:32:41.313017+00:00">
                  <w:rPr>
                    <w:rFonts w:cs="Times New Roman"/>
                    <w:szCs w:val="21"/>
                  </w:rPr>
                </w:rPrChange>
              </w:rPr>
              <w:pPrChange w:id="344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41" w:author="Codex" w:date="2026-10-05T16:32:41.313017+00:00">
                  <w:rPr>
                    <w:rFonts w:cs="Times New Roman"/>
                    <w:szCs w:val="21"/>
                  </w:rPr>
                </w:rPrChange>
              </w:rPr>
              <w:t>0.307</w:t>
            </w:r>
          </w:p>
        </w:tc>
        <w:tc>
          <w:tcPr>
            <w:tcW w:w="0" w:type="auto"/>
            <w:tcBorders>
              <w:top w:val="nil"/>
              <w:left w:val="nil"/>
              <w:bottom w:val="nil"/>
              <w:right w:val="nil"/>
              <w:insideH w:val="nil"/>
              <w:insideV w:val="nil"/>
            </w:tcBorders>
            <w:noWrap/>
            <w:tcMar>
              <w:left w:w="102" w:type="dxa"/>
              <w:right w:w="102" w:type="dxa"/>
            </w:tcMar>
            <w:vAlign w:val="center"/>
            <w:tcPrChange w:id="3442" w:author="Codex" w:date="2026-10-05T16:32:41.313017+00:00">
              <w:tcPr>
                <w:tcW w:w="0" w:type="auto"/>
                <w:tcBorders>
                  <w:top w:val="nil"/>
                  <w:left w:val="nil"/>
                  <w:bottom w:val="nil"/>
                  <w:right w:val="nil"/>
                </w:tcBorders>
                <w:noWrap/>
                <w:tcMar>
                  <w:left w:w="102" w:type="dxa"/>
                  <w:right w:w="102" w:type="dxa"/>
                </w:tcMar>
                <w:vAlign w:val="center"/>
              </w:tcPr>
            </w:tcPrChange>
          </w:tcPr>
          <w:p w14:paraId="173BD36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19" w:author="Codex" w:date="2026-10-05T16:32:41.313017+00:00">
                  <w:rPr>
                    <w:rFonts w:cs="Times New Roman"/>
                    <w:szCs w:val="21"/>
                  </w:rPr>
                </w:rPrChange>
              </w:rPr>
              <w:pPrChange w:id="344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44" w:author="Codex" w:date="2026-10-05T16:32:41.313017+00:00">
                  <w:rPr>
                    <w:rFonts w:cs="Times New Roman"/>
                    <w:szCs w:val="21"/>
                  </w:rPr>
                </w:rPrChange>
              </w:rPr>
              <w:t>231</w:t>
            </w:r>
          </w:p>
        </w:tc>
        <w:tc>
          <w:tcPr>
            <w:tcW w:w="0" w:type="auto"/>
            <w:tcBorders>
              <w:top w:val="nil"/>
              <w:left w:val="nil"/>
              <w:bottom w:val="nil"/>
              <w:right w:val="nil"/>
              <w:insideH w:val="nil"/>
              <w:insideV w:val="nil"/>
            </w:tcBorders>
            <w:noWrap/>
            <w:tcMar>
              <w:left w:w="102" w:type="dxa"/>
              <w:right w:w="102" w:type="dxa"/>
            </w:tcMar>
            <w:vAlign w:val="center"/>
            <w:tcPrChange w:id="3445" w:author="Codex" w:date="2026-10-05T16:32:41.313017+00:00">
              <w:tcPr>
                <w:tcW w:w="0" w:type="auto"/>
                <w:tcBorders>
                  <w:top w:val="nil"/>
                  <w:left w:val="nil"/>
                  <w:bottom w:val="nil"/>
                  <w:right w:val="nil"/>
                </w:tcBorders>
                <w:noWrap/>
                <w:tcMar>
                  <w:left w:w="102" w:type="dxa"/>
                  <w:right w:w="102" w:type="dxa"/>
                </w:tcMar>
                <w:vAlign w:val="center"/>
              </w:tcPr>
            </w:tcPrChange>
          </w:tcPr>
          <w:p w14:paraId="6D2A002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20" w:author="Codex" w:date="2026-10-05T16:32:41.313017+00:00">
                  <w:rPr>
                    <w:rFonts w:cs="Times New Roman"/>
                    <w:szCs w:val="21"/>
                  </w:rPr>
                </w:rPrChange>
              </w:rPr>
              <w:pPrChange w:id="344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47" w:author="Codex" w:date="2026-10-05T16:32:41.313017+00:00">
                  <w:rPr>
                    <w:rFonts w:cs="Times New Roman"/>
                    <w:szCs w:val="21"/>
                  </w:rPr>
                </w:rPrChange>
              </w:rPr>
              <w:t>0.034</w:t>
            </w:r>
          </w:p>
        </w:tc>
      </w:tr>
      <w:tr w:rsidR="004B6004" w14:paraId="667ED2DA"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448" w:author="Codex" w:date="2026-10-05T16:32:41.313017+00:00">
              <w:tcPr>
                <w:tcW w:w="0" w:type="auto"/>
                <w:tcBorders>
                  <w:top w:val="nil"/>
                  <w:left w:val="nil"/>
                  <w:bottom w:val="nil"/>
                  <w:right w:val="nil"/>
                </w:tcBorders>
                <w:noWrap/>
                <w:tcMar>
                  <w:left w:w="102" w:type="dxa"/>
                  <w:right w:w="102" w:type="dxa"/>
                </w:tcMar>
                <w:vAlign w:val="center"/>
              </w:tcPr>
            </w:tcPrChange>
          </w:tcPr>
          <w:p w14:paraId="5FB09B8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21" w:author="Codex" w:date="2026-10-05T16:32:41.313017+00:00">
                  <w:rPr>
                    <w:rFonts w:cs="Times New Roman"/>
                    <w:szCs w:val="21"/>
                  </w:rPr>
                </w:rPrChange>
              </w:rPr>
              <w:pPrChange w:id="344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50" w:author="Codex" w:date="2026-10-05T16:32:41.313017+00:00">
                  <w:rPr>
                    <w:rFonts w:cs="Times New Roman"/>
                    <w:szCs w:val="21"/>
                  </w:rPr>
                </w:rPrChange>
              </w:rPr>
              <w:t>AR‑P</w:t>
            </w:r>
          </w:p>
        </w:tc>
        <w:tc>
          <w:tcPr>
            <w:tcW w:w="0" w:type="auto"/>
            <w:tcBorders>
              <w:top w:val="nil"/>
              <w:left w:val="nil"/>
              <w:bottom w:val="nil"/>
              <w:right w:val="nil"/>
              <w:insideH w:val="nil"/>
              <w:insideV w:val="nil"/>
            </w:tcBorders>
            <w:noWrap/>
            <w:tcMar>
              <w:left w:w="102" w:type="dxa"/>
              <w:right w:w="102" w:type="dxa"/>
            </w:tcMar>
            <w:vAlign w:val="center"/>
            <w:tcPrChange w:id="3451" w:author="Codex" w:date="2026-10-05T16:32:41.313017+00:00">
              <w:tcPr>
                <w:tcW w:w="0" w:type="auto"/>
                <w:tcBorders>
                  <w:top w:val="nil"/>
                  <w:left w:val="nil"/>
                  <w:bottom w:val="nil"/>
                  <w:right w:val="nil"/>
                </w:tcBorders>
                <w:noWrap/>
                <w:tcMar>
                  <w:left w:w="102" w:type="dxa"/>
                  <w:right w:w="102" w:type="dxa"/>
                </w:tcMar>
                <w:vAlign w:val="center"/>
              </w:tcPr>
            </w:tcPrChange>
          </w:tcPr>
          <w:p w14:paraId="154AE7F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22" w:author="Codex" w:date="2026-10-05T16:32:41.313017+00:00">
                  <w:rPr>
                    <w:rFonts w:cs="Times New Roman"/>
                    <w:szCs w:val="21"/>
                  </w:rPr>
                </w:rPrChange>
              </w:rPr>
              <w:pPrChange w:id="345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53" w:author="Codex" w:date="2026-10-05T16:32:41.313017+00:00">
                  <w:rPr>
                    <w:rFonts w:cs="Times New Roman"/>
                    <w:szCs w:val="21"/>
                  </w:rPr>
                </w:rPrChange>
              </w:rPr>
              <w:t>9,804</w:t>
            </w:r>
          </w:p>
        </w:tc>
        <w:tc>
          <w:tcPr>
            <w:tcW w:w="0" w:type="auto"/>
            <w:tcBorders>
              <w:top w:val="nil"/>
              <w:left w:val="nil"/>
              <w:bottom w:val="nil"/>
              <w:right w:val="nil"/>
              <w:insideH w:val="nil"/>
              <w:insideV w:val="nil"/>
            </w:tcBorders>
            <w:noWrap/>
            <w:tcMar>
              <w:left w:w="102" w:type="dxa"/>
              <w:right w:w="102" w:type="dxa"/>
            </w:tcMar>
            <w:vAlign w:val="center"/>
            <w:tcPrChange w:id="3454" w:author="Codex" w:date="2026-10-05T16:32:41.313017+00:00">
              <w:tcPr>
                <w:tcW w:w="0" w:type="auto"/>
                <w:tcBorders>
                  <w:top w:val="nil"/>
                  <w:left w:val="nil"/>
                  <w:bottom w:val="nil"/>
                  <w:right w:val="nil"/>
                </w:tcBorders>
                <w:noWrap/>
                <w:tcMar>
                  <w:left w:w="102" w:type="dxa"/>
                  <w:right w:w="102" w:type="dxa"/>
                </w:tcMar>
                <w:vAlign w:val="center"/>
              </w:tcPr>
            </w:tcPrChange>
          </w:tcPr>
          <w:p w14:paraId="75B13CA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23" w:author="Codex" w:date="2026-10-05T16:32:41.313017+00:00">
                  <w:rPr>
                    <w:rFonts w:cs="Times New Roman"/>
                    <w:szCs w:val="21"/>
                  </w:rPr>
                </w:rPrChange>
              </w:rPr>
              <w:pPrChange w:id="345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56" w:author="Codex" w:date="2026-10-05T16:32:41.313017+00:00">
                  <w:rPr>
                    <w:rFonts w:cs="Times New Roman"/>
                    <w:szCs w:val="21"/>
                  </w:rPr>
                </w:rPrChange>
              </w:rPr>
              <w:t>6,892</w:t>
            </w:r>
          </w:p>
        </w:tc>
        <w:tc>
          <w:tcPr>
            <w:tcW w:w="0" w:type="auto"/>
            <w:tcBorders>
              <w:top w:val="nil"/>
              <w:left w:val="nil"/>
              <w:bottom w:val="nil"/>
              <w:right w:val="nil"/>
              <w:insideH w:val="nil"/>
              <w:insideV w:val="nil"/>
            </w:tcBorders>
            <w:noWrap/>
            <w:tcMar>
              <w:left w:w="102" w:type="dxa"/>
              <w:right w:w="102" w:type="dxa"/>
            </w:tcMar>
            <w:vAlign w:val="center"/>
            <w:tcPrChange w:id="3457" w:author="Codex" w:date="2026-10-05T16:32:41.313017+00:00">
              <w:tcPr>
                <w:tcW w:w="0" w:type="auto"/>
                <w:tcBorders>
                  <w:top w:val="nil"/>
                  <w:left w:val="nil"/>
                  <w:bottom w:val="nil"/>
                  <w:right w:val="nil"/>
                </w:tcBorders>
                <w:noWrap/>
                <w:tcMar>
                  <w:left w:w="102" w:type="dxa"/>
                  <w:right w:w="102" w:type="dxa"/>
                </w:tcMar>
                <w:vAlign w:val="center"/>
              </w:tcPr>
            </w:tcPrChange>
          </w:tcPr>
          <w:p w14:paraId="2B71AC2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24" w:author="Codex" w:date="2026-10-05T16:32:41.313017+00:00">
                  <w:rPr>
                    <w:rFonts w:cs="Times New Roman"/>
                    <w:szCs w:val="21"/>
                  </w:rPr>
                </w:rPrChange>
              </w:rPr>
              <w:pPrChange w:id="345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59" w:author="Codex" w:date="2026-10-05T16:32:41.313017+00:00">
                  <w:rPr>
                    <w:rFonts w:cs="Times New Roman"/>
                    <w:szCs w:val="21"/>
                  </w:rPr>
                </w:rPrChange>
              </w:rPr>
              <w:t>4,302</w:t>
            </w:r>
          </w:p>
        </w:tc>
        <w:tc>
          <w:tcPr>
            <w:tcW w:w="0" w:type="auto"/>
            <w:tcBorders>
              <w:top w:val="nil"/>
              <w:left w:val="nil"/>
              <w:bottom w:val="nil"/>
              <w:right w:val="nil"/>
              <w:insideH w:val="nil"/>
              <w:insideV w:val="nil"/>
            </w:tcBorders>
            <w:noWrap/>
            <w:tcMar>
              <w:left w:w="102" w:type="dxa"/>
              <w:right w:w="102" w:type="dxa"/>
            </w:tcMar>
            <w:vAlign w:val="center"/>
            <w:tcPrChange w:id="3460" w:author="Codex" w:date="2026-10-05T16:32:41.313017+00:00">
              <w:tcPr>
                <w:tcW w:w="0" w:type="auto"/>
                <w:tcBorders>
                  <w:top w:val="nil"/>
                  <w:left w:val="nil"/>
                  <w:bottom w:val="nil"/>
                  <w:right w:val="nil"/>
                </w:tcBorders>
                <w:noWrap/>
                <w:tcMar>
                  <w:left w:w="102" w:type="dxa"/>
                  <w:right w:w="102" w:type="dxa"/>
                </w:tcMar>
                <w:vAlign w:val="center"/>
              </w:tcPr>
            </w:tcPrChange>
          </w:tcPr>
          <w:p w14:paraId="42E68FB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25" w:author="Codex" w:date="2026-10-05T16:32:41.313017+00:00">
                  <w:rPr>
                    <w:rFonts w:cs="Times New Roman"/>
                    <w:szCs w:val="21"/>
                  </w:rPr>
                </w:rPrChange>
              </w:rPr>
              <w:pPrChange w:id="346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62" w:author="Codex" w:date="2026-10-05T16:32:41.313017+00:00">
                  <w:rPr>
                    <w:rFonts w:cs="Times New Roman"/>
                    <w:szCs w:val="21"/>
                  </w:rPr>
                </w:rPrChange>
              </w:rPr>
              <w:t>0.509</w:t>
            </w:r>
          </w:p>
        </w:tc>
        <w:tc>
          <w:tcPr>
            <w:tcW w:w="0" w:type="auto"/>
            <w:tcBorders>
              <w:top w:val="nil"/>
              <w:left w:val="nil"/>
              <w:bottom w:val="nil"/>
              <w:right w:val="nil"/>
              <w:insideH w:val="nil"/>
              <w:insideV w:val="nil"/>
            </w:tcBorders>
            <w:noWrap/>
            <w:tcMar>
              <w:left w:w="102" w:type="dxa"/>
              <w:right w:w="102" w:type="dxa"/>
            </w:tcMar>
            <w:vAlign w:val="center"/>
            <w:tcPrChange w:id="3463" w:author="Codex" w:date="2026-10-05T16:32:41.313017+00:00">
              <w:tcPr>
                <w:tcW w:w="0" w:type="auto"/>
                <w:tcBorders>
                  <w:top w:val="nil"/>
                  <w:left w:val="nil"/>
                  <w:bottom w:val="nil"/>
                  <w:right w:val="nil"/>
                </w:tcBorders>
                <w:noWrap/>
                <w:tcMar>
                  <w:left w:w="102" w:type="dxa"/>
                  <w:right w:w="102" w:type="dxa"/>
                </w:tcMar>
                <w:vAlign w:val="center"/>
              </w:tcPr>
            </w:tcPrChange>
          </w:tcPr>
          <w:p w14:paraId="22242BC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26" w:author="Codex" w:date="2026-10-05T16:32:41.313017+00:00">
                  <w:rPr>
                    <w:rFonts w:cs="Times New Roman"/>
                    <w:szCs w:val="21"/>
                  </w:rPr>
                </w:rPrChange>
              </w:rPr>
              <w:pPrChange w:id="346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65" w:author="Codex" w:date="2026-10-05T16:32:41.313017+00:00">
                  <w:rPr>
                    <w:rFonts w:cs="Times New Roman"/>
                    <w:szCs w:val="21"/>
                  </w:rPr>
                </w:rPrChange>
              </w:rPr>
              <w:t>0.154</w:t>
            </w:r>
          </w:p>
        </w:tc>
        <w:tc>
          <w:tcPr>
            <w:tcW w:w="0" w:type="auto"/>
            <w:tcBorders>
              <w:top w:val="nil"/>
              <w:left w:val="nil"/>
              <w:bottom w:val="nil"/>
              <w:right w:val="nil"/>
              <w:insideH w:val="nil"/>
              <w:insideV w:val="nil"/>
            </w:tcBorders>
            <w:noWrap/>
            <w:tcMar>
              <w:left w:w="102" w:type="dxa"/>
              <w:right w:w="102" w:type="dxa"/>
            </w:tcMar>
            <w:vAlign w:val="center"/>
            <w:tcPrChange w:id="3466" w:author="Codex" w:date="2026-10-05T16:32:41.313017+00:00">
              <w:tcPr>
                <w:tcW w:w="0" w:type="auto"/>
                <w:tcBorders>
                  <w:top w:val="nil"/>
                  <w:left w:val="nil"/>
                  <w:bottom w:val="nil"/>
                  <w:right w:val="nil"/>
                </w:tcBorders>
                <w:noWrap/>
                <w:tcMar>
                  <w:left w:w="102" w:type="dxa"/>
                  <w:right w:w="102" w:type="dxa"/>
                </w:tcMar>
                <w:vAlign w:val="center"/>
              </w:tcPr>
            </w:tcPrChange>
          </w:tcPr>
          <w:p w14:paraId="60AF87D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27" w:author="Codex" w:date="2026-10-05T16:32:41.313017+00:00">
                  <w:rPr>
                    <w:rFonts w:cs="Times New Roman"/>
                    <w:szCs w:val="21"/>
                  </w:rPr>
                </w:rPrChange>
              </w:rPr>
              <w:pPrChange w:id="346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68" w:author="Codex" w:date="2026-10-05T16:32:41.313017+00:00">
                  <w:rPr>
                    <w:rFonts w:cs="Times New Roman"/>
                    <w:szCs w:val="21"/>
                  </w:rPr>
                </w:rPrChange>
              </w:rPr>
              <w:t>0.301</w:t>
            </w:r>
          </w:p>
        </w:tc>
        <w:tc>
          <w:tcPr>
            <w:tcW w:w="0" w:type="auto"/>
            <w:tcBorders>
              <w:top w:val="nil"/>
              <w:left w:val="nil"/>
              <w:bottom w:val="nil"/>
              <w:right w:val="nil"/>
              <w:insideH w:val="nil"/>
              <w:insideV w:val="nil"/>
            </w:tcBorders>
            <w:noWrap/>
            <w:tcMar>
              <w:left w:w="102" w:type="dxa"/>
              <w:right w:w="102" w:type="dxa"/>
            </w:tcMar>
            <w:vAlign w:val="center"/>
            <w:tcPrChange w:id="3469" w:author="Codex" w:date="2026-10-05T16:32:41.313017+00:00">
              <w:tcPr>
                <w:tcW w:w="0" w:type="auto"/>
                <w:tcBorders>
                  <w:top w:val="nil"/>
                  <w:left w:val="nil"/>
                  <w:bottom w:val="nil"/>
                  <w:right w:val="nil"/>
                </w:tcBorders>
                <w:noWrap/>
                <w:tcMar>
                  <w:left w:w="102" w:type="dxa"/>
                  <w:right w:w="102" w:type="dxa"/>
                </w:tcMar>
                <w:vAlign w:val="center"/>
              </w:tcPr>
            </w:tcPrChange>
          </w:tcPr>
          <w:p w14:paraId="48FC3A0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28" w:author="Codex" w:date="2026-10-05T16:32:41.313017+00:00">
                  <w:rPr>
                    <w:rFonts w:cs="Times New Roman"/>
                    <w:szCs w:val="21"/>
                  </w:rPr>
                </w:rPrChange>
              </w:rPr>
              <w:pPrChange w:id="347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71" w:author="Codex" w:date="2026-10-05T16:32:41.313017+00:00">
                  <w:rPr>
                    <w:rFonts w:cs="Times New Roman"/>
                    <w:szCs w:val="21"/>
                  </w:rPr>
                </w:rPrChange>
              </w:rPr>
              <w:t>206</w:t>
            </w:r>
          </w:p>
        </w:tc>
        <w:tc>
          <w:tcPr>
            <w:tcW w:w="0" w:type="auto"/>
            <w:tcBorders>
              <w:top w:val="nil"/>
              <w:left w:val="nil"/>
              <w:bottom w:val="nil"/>
              <w:right w:val="nil"/>
              <w:insideH w:val="nil"/>
              <w:insideV w:val="nil"/>
            </w:tcBorders>
            <w:noWrap/>
            <w:tcMar>
              <w:left w:w="102" w:type="dxa"/>
              <w:right w:w="102" w:type="dxa"/>
            </w:tcMar>
            <w:vAlign w:val="center"/>
            <w:tcPrChange w:id="3472" w:author="Codex" w:date="2026-10-05T16:32:41.313017+00:00">
              <w:tcPr>
                <w:tcW w:w="0" w:type="auto"/>
                <w:tcBorders>
                  <w:top w:val="nil"/>
                  <w:left w:val="nil"/>
                  <w:bottom w:val="nil"/>
                  <w:right w:val="nil"/>
                </w:tcBorders>
                <w:noWrap/>
                <w:tcMar>
                  <w:left w:w="102" w:type="dxa"/>
                  <w:right w:w="102" w:type="dxa"/>
                </w:tcMar>
                <w:vAlign w:val="center"/>
              </w:tcPr>
            </w:tcPrChange>
          </w:tcPr>
          <w:p w14:paraId="0F4BB58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29" w:author="Codex" w:date="2026-10-05T16:32:41.313017+00:00">
                  <w:rPr>
                    <w:rFonts w:cs="Times New Roman"/>
                    <w:szCs w:val="21"/>
                  </w:rPr>
                </w:rPrChange>
              </w:rPr>
              <w:pPrChange w:id="347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74" w:author="Codex" w:date="2026-10-05T16:32:41.313017+00:00">
                  <w:rPr>
                    <w:rFonts w:cs="Times New Roman"/>
                    <w:szCs w:val="21"/>
                  </w:rPr>
                </w:rPrChange>
              </w:rPr>
              <w:t>0.042</w:t>
            </w:r>
          </w:p>
        </w:tc>
      </w:tr>
      <w:tr w:rsidR="004B6004" w14:paraId="6EE29C5F"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475" w:author="Codex" w:date="2026-10-05T16:32:41.313017+00:00">
              <w:tcPr>
                <w:tcW w:w="0" w:type="auto"/>
                <w:tcBorders>
                  <w:top w:val="nil"/>
                  <w:left w:val="nil"/>
                  <w:bottom w:val="nil"/>
                  <w:right w:val="nil"/>
                </w:tcBorders>
                <w:noWrap/>
                <w:tcMar>
                  <w:left w:w="102" w:type="dxa"/>
                  <w:right w:w="102" w:type="dxa"/>
                </w:tcMar>
                <w:vAlign w:val="center"/>
              </w:tcPr>
            </w:tcPrChange>
          </w:tcPr>
          <w:p w14:paraId="2A6BEFD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30" w:author="Codex" w:date="2026-10-05T16:32:41.313017+00:00">
                  <w:rPr>
                    <w:rFonts w:cs="Times New Roman"/>
                    <w:szCs w:val="21"/>
                  </w:rPr>
                </w:rPrChange>
              </w:rPr>
              <w:pPrChange w:id="347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77" w:author="Codex" w:date="2026-10-05T16:32:41.313017+00:00">
                  <w:rPr>
                    <w:rFonts w:cs="Times New Roman"/>
                    <w:szCs w:val="21"/>
                  </w:rPr>
                </w:rPrChange>
              </w:rPr>
              <w:t>RA‑S</w:t>
            </w:r>
          </w:p>
        </w:tc>
        <w:tc>
          <w:tcPr>
            <w:tcW w:w="0" w:type="auto"/>
            <w:tcBorders>
              <w:top w:val="nil"/>
              <w:left w:val="nil"/>
              <w:bottom w:val="nil"/>
              <w:right w:val="nil"/>
              <w:insideH w:val="nil"/>
              <w:insideV w:val="nil"/>
            </w:tcBorders>
            <w:noWrap/>
            <w:tcMar>
              <w:left w:w="102" w:type="dxa"/>
              <w:right w:w="102" w:type="dxa"/>
            </w:tcMar>
            <w:vAlign w:val="center"/>
            <w:tcPrChange w:id="3478" w:author="Codex" w:date="2026-10-05T16:32:41.313017+00:00">
              <w:tcPr>
                <w:tcW w:w="0" w:type="auto"/>
                <w:tcBorders>
                  <w:top w:val="nil"/>
                  <w:left w:val="nil"/>
                  <w:bottom w:val="nil"/>
                  <w:right w:val="nil"/>
                </w:tcBorders>
                <w:noWrap/>
                <w:tcMar>
                  <w:left w:w="102" w:type="dxa"/>
                  <w:right w:w="102" w:type="dxa"/>
                </w:tcMar>
                <w:vAlign w:val="center"/>
              </w:tcPr>
            </w:tcPrChange>
          </w:tcPr>
          <w:p w14:paraId="09DD654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31" w:author="Codex" w:date="2026-10-05T16:32:41.313017+00:00">
                  <w:rPr>
                    <w:rFonts w:cs="Times New Roman"/>
                    <w:szCs w:val="21"/>
                  </w:rPr>
                </w:rPrChange>
              </w:rPr>
              <w:pPrChange w:id="347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80" w:author="Codex" w:date="2026-10-05T16:32:41.313017+00:00">
                  <w:rPr>
                    <w:rFonts w:cs="Times New Roman"/>
                    <w:szCs w:val="21"/>
                  </w:rPr>
                </w:rPrChange>
              </w:rPr>
              <w:t>2,654</w:t>
            </w:r>
          </w:p>
        </w:tc>
        <w:tc>
          <w:tcPr>
            <w:tcW w:w="0" w:type="auto"/>
            <w:tcBorders>
              <w:top w:val="nil"/>
              <w:left w:val="nil"/>
              <w:bottom w:val="nil"/>
              <w:right w:val="nil"/>
              <w:insideH w:val="nil"/>
              <w:insideV w:val="nil"/>
            </w:tcBorders>
            <w:noWrap/>
            <w:tcMar>
              <w:left w:w="102" w:type="dxa"/>
              <w:right w:w="102" w:type="dxa"/>
            </w:tcMar>
            <w:vAlign w:val="center"/>
            <w:tcPrChange w:id="3481" w:author="Codex" w:date="2026-10-05T16:32:41.313017+00:00">
              <w:tcPr>
                <w:tcW w:w="0" w:type="auto"/>
                <w:tcBorders>
                  <w:top w:val="nil"/>
                  <w:left w:val="nil"/>
                  <w:bottom w:val="nil"/>
                  <w:right w:val="nil"/>
                </w:tcBorders>
                <w:noWrap/>
                <w:tcMar>
                  <w:left w:w="102" w:type="dxa"/>
                  <w:right w:w="102" w:type="dxa"/>
                </w:tcMar>
                <w:vAlign w:val="center"/>
              </w:tcPr>
            </w:tcPrChange>
          </w:tcPr>
          <w:p w14:paraId="0D83EC0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32" w:author="Codex" w:date="2026-10-05T16:32:41.313017+00:00">
                  <w:rPr>
                    <w:rFonts w:cs="Times New Roman"/>
                    <w:szCs w:val="21"/>
                  </w:rPr>
                </w:rPrChange>
              </w:rPr>
              <w:pPrChange w:id="348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83" w:author="Codex" w:date="2026-10-05T16:32:41.313017+00:00">
                  <w:rPr>
                    <w:rFonts w:cs="Times New Roman"/>
                    <w:szCs w:val="21"/>
                  </w:rPr>
                </w:rPrChange>
              </w:rPr>
              <w:t>2,194</w:t>
            </w:r>
          </w:p>
        </w:tc>
        <w:tc>
          <w:tcPr>
            <w:tcW w:w="0" w:type="auto"/>
            <w:tcBorders>
              <w:top w:val="nil"/>
              <w:left w:val="nil"/>
              <w:bottom w:val="nil"/>
              <w:right w:val="nil"/>
              <w:insideH w:val="nil"/>
              <w:insideV w:val="nil"/>
            </w:tcBorders>
            <w:noWrap/>
            <w:tcMar>
              <w:left w:w="102" w:type="dxa"/>
              <w:right w:w="102" w:type="dxa"/>
            </w:tcMar>
            <w:vAlign w:val="center"/>
            <w:tcPrChange w:id="3484" w:author="Codex" w:date="2026-10-05T16:32:41.313017+00:00">
              <w:tcPr>
                <w:tcW w:w="0" w:type="auto"/>
                <w:tcBorders>
                  <w:top w:val="nil"/>
                  <w:left w:val="nil"/>
                  <w:bottom w:val="nil"/>
                  <w:right w:val="nil"/>
                </w:tcBorders>
                <w:noWrap/>
                <w:tcMar>
                  <w:left w:w="102" w:type="dxa"/>
                  <w:right w:w="102" w:type="dxa"/>
                </w:tcMar>
                <w:vAlign w:val="center"/>
              </w:tcPr>
            </w:tcPrChange>
          </w:tcPr>
          <w:p w14:paraId="1903879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33" w:author="Codex" w:date="2026-10-05T16:32:41.313017+00:00">
                  <w:rPr>
                    <w:rFonts w:cs="Times New Roman"/>
                    <w:szCs w:val="21"/>
                  </w:rPr>
                </w:rPrChange>
              </w:rPr>
              <w:pPrChange w:id="348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86" w:author="Codex" w:date="2026-10-05T16:32:41.313017+00:00">
                  <w:rPr>
                    <w:rFonts w:cs="Times New Roman"/>
                    <w:szCs w:val="21"/>
                  </w:rPr>
                </w:rPrChange>
              </w:rPr>
              <w:t>1,384</w:t>
            </w:r>
          </w:p>
        </w:tc>
        <w:tc>
          <w:tcPr>
            <w:tcW w:w="0" w:type="auto"/>
            <w:tcBorders>
              <w:top w:val="nil"/>
              <w:left w:val="nil"/>
              <w:bottom w:val="nil"/>
              <w:right w:val="nil"/>
              <w:insideH w:val="nil"/>
              <w:insideV w:val="nil"/>
            </w:tcBorders>
            <w:noWrap/>
            <w:tcMar>
              <w:left w:w="102" w:type="dxa"/>
              <w:right w:w="102" w:type="dxa"/>
            </w:tcMar>
            <w:vAlign w:val="center"/>
            <w:tcPrChange w:id="3487" w:author="Codex" w:date="2026-10-05T16:32:41.313017+00:00">
              <w:tcPr>
                <w:tcW w:w="0" w:type="auto"/>
                <w:tcBorders>
                  <w:top w:val="nil"/>
                  <w:left w:val="nil"/>
                  <w:bottom w:val="nil"/>
                  <w:right w:val="nil"/>
                </w:tcBorders>
                <w:noWrap/>
                <w:tcMar>
                  <w:left w:w="102" w:type="dxa"/>
                  <w:right w:w="102" w:type="dxa"/>
                </w:tcMar>
                <w:vAlign w:val="center"/>
              </w:tcPr>
            </w:tcPrChange>
          </w:tcPr>
          <w:p w14:paraId="37756FA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34" w:author="Codex" w:date="2026-10-05T16:32:41.313017+00:00">
                  <w:rPr>
                    <w:rFonts w:cs="Times New Roman"/>
                    <w:szCs w:val="21"/>
                  </w:rPr>
                </w:rPrChange>
              </w:rPr>
              <w:pPrChange w:id="348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89" w:author="Codex" w:date="2026-10-05T16:32:41.313017+00:00">
                  <w:rPr>
                    <w:rFonts w:cs="Times New Roman"/>
                    <w:szCs w:val="21"/>
                  </w:rPr>
                </w:rPrChange>
              </w:rPr>
              <w:t>0.186</w:t>
            </w:r>
          </w:p>
        </w:tc>
        <w:tc>
          <w:tcPr>
            <w:tcW w:w="0" w:type="auto"/>
            <w:tcBorders>
              <w:top w:val="nil"/>
              <w:left w:val="nil"/>
              <w:bottom w:val="nil"/>
              <w:right w:val="nil"/>
              <w:insideH w:val="nil"/>
              <w:insideV w:val="nil"/>
            </w:tcBorders>
            <w:noWrap/>
            <w:tcMar>
              <w:left w:w="102" w:type="dxa"/>
              <w:right w:w="102" w:type="dxa"/>
            </w:tcMar>
            <w:vAlign w:val="center"/>
            <w:tcPrChange w:id="3490" w:author="Codex" w:date="2026-10-05T16:32:41.313017+00:00">
              <w:tcPr>
                <w:tcW w:w="0" w:type="auto"/>
                <w:tcBorders>
                  <w:top w:val="nil"/>
                  <w:left w:val="nil"/>
                  <w:bottom w:val="nil"/>
                  <w:right w:val="nil"/>
                </w:tcBorders>
                <w:noWrap/>
                <w:tcMar>
                  <w:left w:w="102" w:type="dxa"/>
                  <w:right w:w="102" w:type="dxa"/>
                </w:tcMar>
                <w:vAlign w:val="center"/>
              </w:tcPr>
            </w:tcPrChange>
          </w:tcPr>
          <w:p w14:paraId="2F49B55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35" w:author="Codex" w:date="2026-10-05T16:32:41.313017+00:00">
                  <w:rPr>
                    <w:rFonts w:cs="Times New Roman"/>
                    <w:szCs w:val="21"/>
                  </w:rPr>
                </w:rPrChange>
              </w:rPr>
              <w:pPrChange w:id="349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92" w:author="Codex" w:date="2026-10-05T16:32:41.313017+00:00">
                  <w:rPr>
                    <w:rFonts w:cs="Times New Roman"/>
                    <w:szCs w:val="21"/>
                  </w:rPr>
                </w:rPrChange>
              </w:rPr>
              <w:t>0.469</w:t>
            </w:r>
          </w:p>
        </w:tc>
        <w:tc>
          <w:tcPr>
            <w:tcW w:w="0" w:type="auto"/>
            <w:tcBorders>
              <w:top w:val="nil"/>
              <w:left w:val="nil"/>
              <w:bottom w:val="nil"/>
              <w:right w:val="nil"/>
              <w:insideH w:val="nil"/>
              <w:insideV w:val="nil"/>
            </w:tcBorders>
            <w:noWrap/>
            <w:tcMar>
              <w:left w:w="102" w:type="dxa"/>
              <w:right w:w="102" w:type="dxa"/>
            </w:tcMar>
            <w:vAlign w:val="center"/>
            <w:tcPrChange w:id="3493" w:author="Codex" w:date="2026-10-05T16:32:41.313017+00:00">
              <w:tcPr>
                <w:tcW w:w="0" w:type="auto"/>
                <w:tcBorders>
                  <w:top w:val="nil"/>
                  <w:left w:val="nil"/>
                  <w:bottom w:val="nil"/>
                  <w:right w:val="nil"/>
                </w:tcBorders>
                <w:noWrap/>
                <w:tcMar>
                  <w:left w:w="102" w:type="dxa"/>
                  <w:right w:w="102" w:type="dxa"/>
                </w:tcMar>
                <w:vAlign w:val="center"/>
              </w:tcPr>
            </w:tcPrChange>
          </w:tcPr>
          <w:p w14:paraId="39BF53C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36" w:author="Codex" w:date="2026-10-05T16:32:41.313017+00:00">
                  <w:rPr>
                    <w:rFonts w:cs="Times New Roman"/>
                    <w:szCs w:val="21"/>
                  </w:rPr>
                </w:rPrChange>
              </w:rPr>
              <w:pPrChange w:id="349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95" w:author="Codex" w:date="2026-10-05T16:32:41.313017+00:00">
                  <w:rPr>
                    <w:rFonts w:cs="Times New Roman"/>
                    <w:szCs w:val="21"/>
                  </w:rPr>
                </w:rPrChange>
              </w:rPr>
              <w:t>0.317</w:t>
            </w:r>
          </w:p>
        </w:tc>
        <w:tc>
          <w:tcPr>
            <w:tcW w:w="0" w:type="auto"/>
            <w:tcBorders>
              <w:top w:val="nil"/>
              <w:left w:val="nil"/>
              <w:bottom w:val="nil"/>
              <w:right w:val="nil"/>
              <w:insideH w:val="nil"/>
              <w:insideV w:val="nil"/>
            </w:tcBorders>
            <w:noWrap/>
            <w:tcMar>
              <w:left w:w="102" w:type="dxa"/>
              <w:right w:w="102" w:type="dxa"/>
            </w:tcMar>
            <w:vAlign w:val="center"/>
            <w:tcPrChange w:id="3496" w:author="Codex" w:date="2026-10-05T16:32:41.313017+00:00">
              <w:tcPr>
                <w:tcW w:w="0" w:type="auto"/>
                <w:tcBorders>
                  <w:top w:val="nil"/>
                  <w:left w:val="nil"/>
                  <w:bottom w:val="nil"/>
                  <w:right w:val="nil"/>
                </w:tcBorders>
                <w:noWrap/>
                <w:tcMar>
                  <w:left w:w="102" w:type="dxa"/>
                  <w:right w:w="102" w:type="dxa"/>
                </w:tcMar>
                <w:vAlign w:val="center"/>
              </w:tcPr>
            </w:tcPrChange>
          </w:tcPr>
          <w:p w14:paraId="7BFDCC7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37" w:author="Codex" w:date="2026-10-05T16:32:41.313017+00:00">
                  <w:rPr>
                    <w:rFonts w:cs="Times New Roman"/>
                    <w:szCs w:val="21"/>
                  </w:rPr>
                </w:rPrChange>
              </w:rPr>
              <w:pPrChange w:id="349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98" w:author="Codex" w:date="2026-10-05T16:32:41.313017+00:00">
                  <w:rPr>
                    <w:rFonts w:cs="Times New Roman"/>
                    <w:szCs w:val="21"/>
                  </w:rPr>
                </w:rPrChange>
              </w:rPr>
              <w:t>85</w:t>
            </w:r>
          </w:p>
        </w:tc>
        <w:tc>
          <w:tcPr>
            <w:tcW w:w="0" w:type="auto"/>
            <w:tcBorders>
              <w:top w:val="nil"/>
              <w:left w:val="nil"/>
              <w:bottom w:val="nil"/>
              <w:right w:val="nil"/>
              <w:insideH w:val="nil"/>
              <w:insideV w:val="nil"/>
            </w:tcBorders>
            <w:noWrap/>
            <w:tcMar>
              <w:left w:w="102" w:type="dxa"/>
              <w:right w:w="102" w:type="dxa"/>
            </w:tcMar>
            <w:vAlign w:val="center"/>
            <w:tcPrChange w:id="3499" w:author="Codex" w:date="2026-10-05T16:32:41.313017+00:00">
              <w:tcPr>
                <w:tcW w:w="0" w:type="auto"/>
                <w:tcBorders>
                  <w:top w:val="nil"/>
                  <w:left w:val="nil"/>
                  <w:bottom w:val="nil"/>
                  <w:right w:val="nil"/>
                </w:tcBorders>
                <w:noWrap/>
                <w:tcMar>
                  <w:left w:w="102" w:type="dxa"/>
                  <w:right w:w="102" w:type="dxa"/>
                </w:tcMar>
                <w:vAlign w:val="center"/>
              </w:tcPr>
            </w:tcPrChange>
          </w:tcPr>
          <w:p w14:paraId="5299BC8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38" w:author="Codex" w:date="2026-10-05T16:32:41.313017+00:00">
                  <w:rPr>
                    <w:rFonts w:cs="Times New Roman"/>
                    <w:szCs w:val="21"/>
                  </w:rPr>
                </w:rPrChange>
              </w:rPr>
              <w:pPrChange w:id="350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01" w:author="Codex" w:date="2026-10-05T16:32:41.313017+00:00">
                  <w:rPr>
                    <w:rFonts w:cs="Times New Roman"/>
                    <w:szCs w:val="21"/>
                  </w:rPr>
                </w:rPrChange>
              </w:rPr>
              <w:t>0.077</w:t>
            </w:r>
          </w:p>
        </w:tc>
      </w:tr>
      <w:tr w:rsidR="004B6004" w14:paraId="62E59C68"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502" w:author="Codex" w:date="2026-10-05T16:32:41.313017+00:00">
              <w:tcPr>
                <w:tcW w:w="0" w:type="auto"/>
                <w:tcBorders>
                  <w:top w:val="nil"/>
                  <w:left w:val="nil"/>
                  <w:bottom w:val="nil"/>
                  <w:right w:val="nil"/>
                </w:tcBorders>
                <w:noWrap/>
                <w:tcMar>
                  <w:left w:w="102" w:type="dxa"/>
                  <w:right w:w="102" w:type="dxa"/>
                </w:tcMar>
                <w:vAlign w:val="center"/>
              </w:tcPr>
            </w:tcPrChange>
          </w:tcPr>
          <w:p w14:paraId="0695E91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39" w:author="Codex" w:date="2026-10-05T16:32:41.313017+00:00">
                  <w:rPr>
                    <w:rFonts w:cs="Times New Roman"/>
                    <w:szCs w:val="21"/>
                  </w:rPr>
                </w:rPrChange>
              </w:rPr>
              <w:pPrChange w:id="350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04" w:author="Codex" w:date="2026-10-05T16:32:41.313017+00:00">
                  <w:rPr>
                    <w:rFonts w:cs="Times New Roman"/>
                    <w:szCs w:val="21"/>
                  </w:rPr>
                </w:rPrChange>
              </w:rPr>
              <w:t>RA‑P</w:t>
            </w:r>
          </w:p>
        </w:tc>
        <w:tc>
          <w:tcPr>
            <w:tcW w:w="0" w:type="auto"/>
            <w:tcBorders>
              <w:top w:val="nil"/>
              <w:left w:val="nil"/>
              <w:bottom w:val="nil"/>
              <w:right w:val="nil"/>
              <w:insideH w:val="nil"/>
              <w:insideV w:val="nil"/>
            </w:tcBorders>
            <w:noWrap/>
            <w:tcMar>
              <w:left w:w="102" w:type="dxa"/>
              <w:right w:w="102" w:type="dxa"/>
            </w:tcMar>
            <w:vAlign w:val="center"/>
            <w:tcPrChange w:id="3505" w:author="Codex" w:date="2026-10-05T16:32:41.313017+00:00">
              <w:tcPr>
                <w:tcW w:w="0" w:type="auto"/>
                <w:tcBorders>
                  <w:top w:val="nil"/>
                  <w:left w:val="nil"/>
                  <w:bottom w:val="nil"/>
                  <w:right w:val="nil"/>
                </w:tcBorders>
                <w:noWrap/>
                <w:tcMar>
                  <w:left w:w="102" w:type="dxa"/>
                  <w:right w:w="102" w:type="dxa"/>
                </w:tcMar>
                <w:vAlign w:val="center"/>
              </w:tcPr>
            </w:tcPrChange>
          </w:tcPr>
          <w:p w14:paraId="401BE58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40" w:author="Codex" w:date="2026-10-05T16:32:41.313017+00:00">
                  <w:rPr>
                    <w:rFonts w:cs="Times New Roman"/>
                    <w:szCs w:val="21"/>
                  </w:rPr>
                </w:rPrChange>
              </w:rPr>
              <w:pPrChange w:id="350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07" w:author="Codex" w:date="2026-10-05T16:32:41.313017+00:00">
                  <w:rPr>
                    <w:rFonts w:cs="Times New Roman"/>
                    <w:szCs w:val="21"/>
                  </w:rPr>
                </w:rPrChange>
              </w:rPr>
              <w:t>2,123</w:t>
            </w:r>
          </w:p>
        </w:tc>
        <w:tc>
          <w:tcPr>
            <w:tcW w:w="0" w:type="auto"/>
            <w:tcBorders>
              <w:top w:val="nil"/>
              <w:left w:val="nil"/>
              <w:bottom w:val="nil"/>
              <w:right w:val="nil"/>
              <w:insideH w:val="nil"/>
              <w:insideV w:val="nil"/>
            </w:tcBorders>
            <w:noWrap/>
            <w:tcMar>
              <w:left w:w="102" w:type="dxa"/>
              <w:right w:w="102" w:type="dxa"/>
            </w:tcMar>
            <w:vAlign w:val="center"/>
            <w:tcPrChange w:id="3508" w:author="Codex" w:date="2026-10-05T16:32:41.313017+00:00">
              <w:tcPr>
                <w:tcW w:w="0" w:type="auto"/>
                <w:tcBorders>
                  <w:top w:val="nil"/>
                  <w:left w:val="nil"/>
                  <w:bottom w:val="nil"/>
                  <w:right w:val="nil"/>
                </w:tcBorders>
                <w:noWrap/>
                <w:tcMar>
                  <w:left w:w="102" w:type="dxa"/>
                  <w:right w:w="102" w:type="dxa"/>
                </w:tcMar>
                <w:vAlign w:val="center"/>
              </w:tcPr>
            </w:tcPrChange>
          </w:tcPr>
          <w:p w14:paraId="0940710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41" w:author="Codex" w:date="2026-10-05T16:32:41.313017+00:00">
                  <w:rPr>
                    <w:rFonts w:cs="Times New Roman"/>
                    <w:szCs w:val="21"/>
                  </w:rPr>
                </w:rPrChange>
              </w:rPr>
              <w:pPrChange w:id="350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10" w:author="Codex" w:date="2026-10-05T16:32:41.313017+00:00">
                  <w:rPr>
                    <w:rFonts w:cs="Times New Roman"/>
                    <w:szCs w:val="21"/>
                  </w:rPr>
                </w:rPrChange>
              </w:rPr>
              <w:t>1,810</w:t>
            </w:r>
          </w:p>
        </w:tc>
        <w:tc>
          <w:tcPr>
            <w:tcW w:w="0" w:type="auto"/>
            <w:tcBorders>
              <w:top w:val="nil"/>
              <w:left w:val="nil"/>
              <w:bottom w:val="nil"/>
              <w:right w:val="nil"/>
              <w:insideH w:val="nil"/>
              <w:insideV w:val="nil"/>
            </w:tcBorders>
            <w:noWrap/>
            <w:tcMar>
              <w:left w:w="102" w:type="dxa"/>
              <w:right w:w="102" w:type="dxa"/>
            </w:tcMar>
            <w:vAlign w:val="center"/>
            <w:tcPrChange w:id="3511" w:author="Codex" w:date="2026-10-05T16:32:41.313017+00:00">
              <w:tcPr>
                <w:tcW w:w="0" w:type="auto"/>
                <w:tcBorders>
                  <w:top w:val="nil"/>
                  <w:left w:val="nil"/>
                  <w:bottom w:val="nil"/>
                  <w:right w:val="nil"/>
                </w:tcBorders>
                <w:noWrap/>
                <w:tcMar>
                  <w:left w:w="102" w:type="dxa"/>
                  <w:right w:w="102" w:type="dxa"/>
                </w:tcMar>
                <w:vAlign w:val="center"/>
              </w:tcPr>
            </w:tcPrChange>
          </w:tcPr>
          <w:p w14:paraId="083C503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42" w:author="Codex" w:date="2026-10-05T16:32:41.313017+00:00">
                  <w:rPr>
                    <w:rFonts w:cs="Times New Roman"/>
                    <w:szCs w:val="21"/>
                  </w:rPr>
                </w:rPrChange>
              </w:rPr>
              <w:pPrChange w:id="351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13" w:author="Codex" w:date="2026-10-05T16:32:41.313017+00:00">
                  <w:rPr>
                    <w:rFonts w:cs="Times New Roman"/>
                    <w:szCs w:val="21"/>
                  </w:rPr>
                </w:rPrChange>
              </w:rPr>
              <w:t>1,134</w:t>
            </w:r>
          </w:p>
        </w:tc>
        <w:tc>
          <w:tcPr>
            <w:tcW w:w="0" w:type="auto"/>
            <w:tcBorders>
              <w:top w:val="nil"/>
              <w:left w:val="nil"/>
              <w:bottom w:val="nil"/>
              <w:right w:val="nil"/>
              <w:insideH w:val="nil"/>
              <w:insideV w:val="nil"/>
            </w:tcBorders>
            <w:noWrap/>
            <w:tcMar>
              <w:left w:w="102" w:type="dxa"/>
              <w:right w:w="102" w:type="dxa"/>
            </w:tcMar>
            <w:vAlign w:val="center"/>
            <w:tcPrChange w:id="3514" w:author="Codex" w:date="2026-10-05T16:32:41.313017+00:00">
              <w:tcPr>
                <w:tcW w:w="0" w:type="auto"/>
                <w:tcBorders>
                  <w:top w:val="nil"/>
                  <w:left w:val="nil"/>
                  <w:bottom w:val="nil"/>
                  <w:right w:val="nil"/>
                </w:tcBorders>
                <w:noWrap/>
                <w:tcMar>
                  <w:left w:w="102" w:type="dxa"/>
                  <w:right w:w="102" w:type="dxa"/>
                </w:tcMar>
                <w:vAlign w:val="center"/>
              </w:tcPr>
            </w:tcPrChange>
          </w:tcPr>
          <w:p w14:paraId="0CDD21F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43" w:author="Codex" w:date="2026-10-05T16:32:41.313017+00:00">
                  <w:rPr>
                    <w:rFonts w:cs="Times New Roman"/>
                    <w:szCs w:val="21"/>
                  </w:rPr>
                </w:rPrChange>
              </w:rPr>
              <w:pPrChange w:id="351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16" w:author="Codex" w:date="2026-10-05T16:32:41.313017+00:00">
                  <w:rPr>
                    <w:rFonts w:cs="Times New Roman"/>
                    <w:szCs w:val="21"/>
                  </w:rPr>
                </w:rPrChange>
              </w:rPr>
              <w:t>0.235</w:t>
            </w:r>
          </w:p>
        </w:tc>
        <w:tc>
          <w:tcPr>
            <w:tcW w:w="0" w:type="auto"/>
            <w:tcBorders>
              <w:top w:val="nil"/>
              <w:left w:val="nil"/>
              <w:bottom w:val="nil"/>
              <w:right w:val="nil"/>
              <w:insideH w:val="nil"/>
              <w:insideV w:val="nil"/>
            </w:tcBorders>
            <w:noWrap/>
            <w:tcMar>
              <w:left w:w="102" w:type="dxa"/>
              <w:right w:w="102" w:type="dxa"/>
            </w:tcMar>
            <w:vAlign w:val="center"/>
            <w:tcPrChange w:id="3517" w:author="Codex" w:date="2026-10-05T16:32:41.313017+00:00">
              <w:tcPr>
                <w:tcW w:w="0" w:type="auto"/>
                <w:tcBorders>
                  <w:top w:val="nil"/>
                  <w:left w:val="nil"/>
                  <w:bottom w:val="nil"/>
                  <w:right w:val="nil"/>
                </w:tcBorders>
                <w:noWrap/>
                <w:tcMar>
                  <w:left w:w="102" w:type="dxa"/>
                  <w:right w:w="102" w:type="dxa"/>
                </w:tcMar>
                <w:vAlign w:val="center"/>
              </w:tcPr>
            </w:tcPrChange>
          </w:tcPr>
          <w:p w14:paraId="1A6C18F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44" w:author="Codex" w:date="2026-10-05T16:32:41.313017+00:00">
                  <w:rPr>
                    <w:rFonts w:cs="Times New Roman"/>
                    <w:szCs w:val="21"/>
                  </w:rPr>
                </w:rPrChange>
              </w:rPr>
              <w:pPrChange w:id="351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19" w:author="Codex" w:date="2026-10-05T16:32:41.313017+00:00">
                  <w:rPr>
                    <w:rFonts w:cs="Times New Roman"/>
                    <w:szCs w:val="21"/>
                  </w:rPr>
                </w:rPrChange>
              </w:rPr>
              <w:t>0.509</w:t>
            </w:r>
          </w:p>
        </w:tc>
        <w:tc>
          <w:tcPr>
            <w:tcW w:w="0" w:type="auto"/>
            <w:tcBorders>
              <w:top w:val="nil"/>
              <w:left w:val="nil"/>
              <w:bottom w:val="nil"/>
              <w:right w:val="nil"/>
              <w:insideH w:val="nil"/>
              <w:insideV w:val="nil"/>
            </w:tcBorders>
            <w:noWrap/>
            <w:tcMar>
              <w:left w:w="102" w:type="dxa"/>
              <w:right w:w="102" w:type="dxa"/>
            </w:tcMar>
            <w:vAlign w:val="center"/>
            <w:tcPrChange w:id="3520" w:author="Codex" w:date="2026-10-05T16:32:41.313017+00:00">
              <w:tcPr>
                <w:tcW w:w="0" w:type="auto"/>
                <w:tcBorders>
                  <w:top w:val="nil"/>
                  <w:left w:val="nil"/>
                  <w:bottom w:val="nil"/>
                  <w:right w:val="nil"/>
                </w:tcBorders>
                <w:noWrap/>
                <w:tcMar>
                  <w:left w:w="102" w:type="dxa"/>
                  <w:right w:w="102" w:type="dxa"/>
                </w:tcMar>
                <w:vAlign w:val="center"/>
              </w:tcPr>
            </w:tcPrChange>
          </w:tcPr>
          <w:p w14:paraId="400632E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45" w:author="Codex" w:date="2026-10-05T16:32:41.313017+00:00">
                  <w:rPr>
                    <w:rFonts w:cs="Times New Roman"/>
                    <w:szCs w:val="21"/>
                  </w:rPr>
                </w:rPrChange>
              </w:rPr>
              <w:pPrChange w:id="352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22" w:author="Codex" w:date="2026-10-05T16:32:41.313017+00:00">
                  <w:rPr>
                    <w:rFonts w:cs="Times New Roman"/>
                    <w:szCs w:val="21"/>
                  </w:rPr>
                </w:rPrChange>
              </w:rPr>
              <w:t>0.309</w:t>
            </w:r>
          </w:p>
        </w:tc>
        <w:tc>
          <w:tcPr>
            <w:tcW w:w="0" w:type="auto"/>
            <w:tcBorders>
              <w:top w:val="nil"/>
              <w:left w:val="nil"/>
              <w:bottom w:val="nil"/>
              <w:right w:val="nil"/>
              <w:insideH w:val="nil"/>
              <w:insideV w:val="nil"/>
            </w:tcBorders>
            <w:noWrap/>
            <w:tcMar>
              <w:left w:w="102" w:type="dxa"/>
              <w:right w:w="102" w:type="dxa"/>
            </w:tcMar>
            <w:vAlign w:val="center"/>
            <w:tcPrChange w:id="3523" w:author="Codex" w:date="2026-10-05T16:32:41.313017+00:00">
              <w:tcPr>
                <w:tcW w:w="0" w:type="auto"/>
                <w:tcBorders>
                  <w:top w:val="nil"/>
                  <w:left w:val="nil"/>
                  <w:bottom w:val="nil"/>
                  <w:right w:val="nil"/>
                </w:tcBorders>
                <w:noWrap/>
                <w:tcMar>
                  <w:left w:w="102" w:type="dxa"/>
                  <w:right w:w="102" w:type="dxa"/>
                </w:tcMar>
                <w:vAlign w:val="center"/>
              </w:tcPr>
            </w:tcPrChange>
          </w:tcPr>
          <w:p w14:paraId="48DB1E0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46" w:author="Codex" w:date="2026-10-05T16:32:41.313017+00:00">
                  <w:rPr>
                    <w:rFonts w:cs="Times New Roman"/>
                    <w:szCs w:val="21"/>
                  </w:rPr>
                </w:rPrChange>
              </w:rPr>
              <w:pPrChange w:id="352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25" w:author="Codex" w:date="2026-10-05T16:32:41.313017+00:00">
                  <w:rPr>
                    <w:rFonts w:cs="Times New Roman"/>
                    <w:szCs w:val="21"/>
                  </w:rPr>
                </w:rPrChange>
              </w:rPr>
              <w:t>78</w:t>
            </w:r>
          </w:p>
        </w:tc>
        <w:tc>
          <w:tcPr>
            <w:tcW w:w="0" w:type="auto"/>
            <w:tcBorders>
              <w:top w:val="nil"/>
              <w:left w:val="nil"/>
              <w:bottom w:val="nil"/>
              <w:right w:val="nil"/>
              <w:insideH w:val="nil"/>
              <w:insideV w:val="nil"/>
            </w:tcBorders>
            <w:noWrap/>
            <w:tcMar>
              <w:left w:w="102" w:type="dxa"/>
              <w:right w:w="102" w:type="dxa"/>
            </w:tcMar>
            <w:vAlign w:val="center"/>
            <w:tcPrChange w:id="3526" w:author="Codex" w:date="2026-10-05T16:32:41.313017+00:00">
              <w:tcPr>
                <w:tcW w:w="0" w:type="auto"/>
                <w:tcBorders>
                  <w:top w:val="nil"/>
                  <w:left w:val="nil"/>
                  <w:bottom w:val="nil"/>
                  <w:right w:val="nil"/>
                </w:tcBorders>
                <w:noWrap/>
                <w:tcMar>
                  <w:left w:w="102" w:type="dxa"/>
                  <w:right w:w="102" w:type="dxa"/>
                </w:tcMar>
                <w:vAlign w:val="center"/>
              </w:tcPr>
            </w:tcPrChange>
          </w:tcPr>
          <w:p w14:paraId="191C048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47" w:author="Codex" w:date="2026-10-05T16:32:41.313017+00:00">
                  <w:rPr>
                    <w:rFonts w:cs="Times New Roman"/>
                    <w:szCs w:val="21"/>
                  </w:rPr>
                </w:rPrChange>
              </w:rPr>
              <w:pPrChange w:id="352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28" w:author="Codex" w:date="2026-10-05T16:32:41.313017+00:00">
                  <w:rPr>
                    <w:rFonts w:cs="Times New Roman"/>
                    <w:szCs w:val="21"/>
                  </w:rPr>
                </w:rPrChange>
              </w:rPr>
              <w:t>0.077</w:t>
            </w:r>
          </w:p>
        </w:tc>
      </w:tr>
      <w:tr w:rsidR="004B6004" w14:paraId="504AAE26"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529" w:author="Codex" w:date="2026-10-05T16:32:41.313017+00:00">
              <w:tcPr>
                <w:tcW w:w="0" w:type="auto"/>
                <w:tcBorders>
                  <w:top w:val="nil"/>
                  <w:left w:val="nil"/>
                  <w:bottom w:val="nil"/>
                  <w:right w:val="nil"/>
                </w:tcBorders>
                <w:noWrap/>
                <w:tcMar>
                  <w:left w:w="102" w:type="dxa"/>
                  <w:right w:w="102" w:type="dxa"/>
                </w:tcMar>
                <w:vAlign w:val="center"/>
              </w:tcPr>
            </w:tcPrChange>
          </w:tcPr>
          <w:p w14:paraId="1DAE2FE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48" w:author="Codex" w:date="2026-10-05T16:32:41.313017+00:00">
                  <w:rPr>
                    <w:rFonts w:cs="Times New Roman"/>
                    <w:szCs w:val="21"/>
                  </w:rPr>
                </w:rPrChange>
              </w:rPr>
              <w:pPrChange w:id="353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31" w:author="Codex" w:date="2026-10-05T16:32:41.313017+00:00">
                  <w:rPr>
                    <w:rFonts w:cs="Times New Roman"/>
                    <w:szCs w:val="21"/>
                  </w:rPr>
                </w:rPrChange>
              </w:rPr>
              <w:t>RR‑S</w:t>
            </w:r>
          </w:p>
        </w:tc>
        <w:tc>
          <w:tcPr>
            <w:tcW w:w="0" w:type="auto"/>
            <w:tcBorders>
              <w:top w:val="nil"/>
              <w:left w:val="nil"/>
              <w:bottom w:val="nil"/>
              <w:right w:val="nil"/>
              <w:insideH w:val="nil"/>
              <w:insideV w:val="nil"/>
            </w:tcBorders>
            <w:noWrap/>
            <w:tcMar>
              <w:left w:w="102" w:type="dxa"/>
              <w:right w:w="102" w:type="dxa"/>
            </w:tcMar>
            <w:vAlign w:val="center"/>
            <w:tcPrChange w:id="3532" w:author="Codex" w:date="2026-10-05T16:32:41.313017+00:00">
              <w:tcPr>
                <w:tcW w:w="0" w:type="auto"/>
                <w:tcBorders>
                  <w:top w:val="nil"/>
                  <w:left w:val="nil"/>
                  <w:bottom w:val="nil"/>
                  <w:right w:val="nil"/>
                </w:tcBorders>
                <w:noWrap/>
                <w:tcMar>
                  <w:left w:w="102" w:type="dxa"/>
                  <w:right w:w="102" w:type="dxa"/>
                </w:tcMar>
                <w:vAlign w:val="center"/>
              </w:tcPr>
            </w:tcPrChange>
          </w:tcPr>
          <w:p w14:paraId="3E71716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49" w:author="Codex" w:date="2026-10-05T16:32:41.313017+00:00">
                  <w:rPr>
                    <w:rFonts w:cs="Times New Roman"/>
                    <w:szCs w:val="21"/>
                  </w:rPr>
                </w:rPrChange>
              </w:rPr>
              <w:pPrChange w:id="353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34" w:author="Codex" w:date="2026-10-05T16:32:41.313017+00:00">
                  <w:rPr>
                    <w:rFonts w:cs="Times New Roman"/>
                    <w:szCs w:val="21"/>
                  </w:rPr>
                </w:rPrChange>
              </w:rPr>
              <w:t>6,331</w:t>
            </w:r>
          </w:p>
        </w:tc>
        <w:tc>
          <w:tcPr>
            <w:tcW w:w="0" w:type="auto"/>
            <w:tcBorders>
              <w:top w:val="nil"/>
              <w:left w:val="nil"/>
              <w:bottom w:val="nil"/>
              <w:right w:val="nil"/>
              <w:insideH w:val="nil"/>
              <w:insideV w:val="nil"/>
            </w:tcBorders>
            <w:noWrap/>
            <w:tcMar>
              <w:left w:w="102" w:type="dxa"/>
              <w:right w:w="102" w:type="dxa"/>
            </w:tcMar>
            <w:vAlign w:val="center"/>
            <w:tcPrChange w:id="3535" w:author="Codex" w:date="2026-10-05T16:32:41.313017+00:00">
              <w:tcPr>
                <w:tcW w:w="0" w:type="auto"/>
                <w:tcBorders>
                  <w:top w:val="nil"/>
                  <w:left w:val="nil"/>
                  <w:bottom w:val="nil"/>
                  <w:right w:val="nil"/>
                </w:tcBorders>
                <w:noWrap/>
                <w:tcMar>
                  <w:left w:w="102" w:type="dxa"/>
                  <w:right w:w="102" w:type="dxa"/>
                </w:tcMar>
                <w:vAlign w:val="center"/>
              </w:tcPr>
            </w:tcPrChange>
          </w:tcPr>
          <w:p w14:paraId="2117B81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50" w:author="Codex" w:date="2026-10-05T16:32:41.313017+00:00">
                  <w:rPr>
                    <w:rFonts w:cs="Times New Roman"/>
                    <w:szCs w:val="21"/>
                  </w:rPr>
                </w:rPrChange>
              </w:rPr>
              <w:pPrChange w:id="353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37" w:author="Codex" w:date="2026-10-05T16:32:41.313017+00:00">
                  <w:rPr>
                    <w:rFonts w:cs="Times New Roman"/>
                    <w:szCs w:val="21"/>
                  </w:rPr>
                </w:rPrChange>
              </w:rPr>
              <w:t>4,735</w:t>
            </w:r>
          </w:p>
        </w:tc>
        <w:tc>
          <w:tcPr>
            <w:tcW w:w="0" w:type="auto"/>
            <w:tcBorders>
              <w:top w:val="nil"/>
              <w:left w:val="nil"/>
              <w:bottom w:val="nil"/>
              <w:right w:val="nil"/>
              <w:insideH w:val="nil"/>
              <w:insideV w:val="nil"/>
            </w:tcBorders>
            <w:noWrap/>
            <w:tcMar>
              <w:left w:w="102" w:type="dxa"/>
              <w:right w:w="102" w:type="dxa"/>
            </w:tcMar>
            <w:vAlign w:val="center"/>
            <w:tcPrChange w:id="3538" w:author="Codex" w:date="2026-10-05T16:32:41.313017+00:00">
              <w:tcPr>
                <w:tcW w:w="0" w:type="auto"/>
                <w:tcBorders>
                  <w:top w:val="nil"/>
                  <w:left w:val="nil"/>
                  <w:bottom w:val="nil"/>
                  <w:right w:val="nil"/>
                </w:tcBorders>
                <w:noWrap/>
                <w:tcMar>
                  <w:left w:w="102" w:type="dxa"/>
                  <w:right w:w="102" w:type="dxa"/>
                </w:tcMar>
                <w:vAlign w:val="center"/>
              </w:tcPr>
            </w:tcPrChange>
          </w:tcPr>
          <w:p w14:paraId="25FDE4A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51" w:author="Codex" w:date="2026-10-05T16:32:41.313017+00:00">
                  <w:rPr>
                    <w:rFonts w:cs="Times New Roman"/>
                    <w:szCs w:val="21"/>
                  </w:rPr>
                </w:rPrChange>
              </w:rPr>
              <w:pPrChange w:id="353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40" w:author="Codex" w:date="2026-10-05T16:32:41.313017+00:00">
                  <w:rPr>
                    <w:rFonts w:cs="Times New Roman"/>
                    <w:szCs w:val="21"/>
                  </w:rPr>
                </w:rPrChange>
              </w:rPr>
              <w:t>2,987</w:t>
            </w:r>
          </w:p>
        </w:tc>
        <w:tc>
          <w:tcPr>
            <w:tcW w:w="0" w:type="auto"/>
            <w:tcBorders>
              <w:top w:val="nil"/>
              <w:left w:val="nil"/>
              <w:bottom w:val="nil"/>
              <w:right w:val="nil"/>
              <w:insideH w:val="nil"/>
              <w:insideV w:val="nil"/>
            </w:tcBorders>
            <w:noWrap/>
            <w:tcMar>
              <w:left w:w="102" w:type="dxa"/>
              <w:right w:w="102" w:type="dxa"/>
            </w:tcMar>
            <w:vAlign w:val="center"/>
            <w:tcPrChange w:id="3541" w:author="Codex" w:date="2026-10-05T16:32:41.313017+00:00">
              <w:tcPr>
                <w:tcW w:w="0" w:type="auto"/>
                <w:tcBorders>
                  <w:top w:val="nil"/>
                  <w:left w:val="nil"/>
                  <w:bottom w:val="nil"/>
                  <w:right w:val="nil"/>
                </w:tcBorders>
                <w:noWrap/>
                <w:tcMar>
                  <w:left w:w="102" w:type="dxa"/>
                  <w:right w:w="102" w:type="dxa"/>
                </w:tcMar>
                <w:vAlign w:val="center"/>
              </w:tcPr>
            </w:tcPrChange>
          </w:tcPr>
          <w:p w14:paraId="1839D18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52" w:author="Codex" w:date="2026-10-05T16:32:41.313017+00:00">
                  <w:rPr>
                    <w:rFonts w:cs="Times New Roman"/>
                    <w:szCs w:val="21"/>
                  </w:rPr>
                </w:rPrChange>
              </w:rPr>
              <w:pPrChange w:id="354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43" w:author="Codex" w:date="2026-10-05T16:32:41.313017+00:00">
                  <w:rPr>
                    <w:rFonts w:cs="Times New Roman"/>
                    <w:szCs w:val="21"/>
                  </w:rPr>
                </w:rPrChange>
              </w:rPr>
              <w:t>0.190</w:t>
            </w:r>
          </w:p>
        </w:tc>
        <w:tc>
          <w:tcPr>
            <w:tcW w:w="0" w:type="auto"/>
            <w:tcBorders>
              <w:top w:val="nil"/>
              <w:left w:val="nil"/>
              <w:bottom w:val="nil"/>
              <w:right w:val="nil"/>
              <w:insideH w:val="nil"/>
              <w:insideV w:val="nil"/>
            </w:tcBorders>
            <w:noWrap/>
            <w:tcMar>
              <w:left w:w="102" w:type="dxa"/>
              <w:right w:w="102" w:type="dxa"/>
            </w:tcMar>
            <w:vAlign w:val="center"/>
            <w:tcPrChange w:id="3544" w:author="Codex" w:date="2026-10-05T16:32:41.313017+00:00">
              <w:tcPr>
                <w:tcW w:w="0" w:type="auto"/>
                <w:tcBorders>
                  <w:top w:val="nil"/>
                  <w:left w:val="nil"/>
                  <w:bottom w:val="nil"/>
                  <w:right w:val="nil"/>
                </w:tcBorders>
                <w:noWrap/>
                <w:tcMar>
                  <w:left w:w="102" w:type="dxa"/>
                  <w:right w:w="102" w:type="dxa"/>
                </w:tcMar>
                <w:vAlign w:val="center"/>
              </w:tcPr>
            </w:tcPrChange>
          </w:tcPr>
          <w:p w14:paraId="7D271ED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53" w:author="Codex" w:date="2026-10-05T16:32:41.313017+00:00">
                  <w:rPr>
                    <w:rFonts w:cs="Times New Roman"/>
                    <w:szCs w:val="21"/>
                  </w:rPr>
                </w:rPrChange>
              </w:rPr>
              <w:pPrChange w:id="354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46" w:author="Codex" w:date="2026-10-05T16:32:41.313017+00:00">
                  <w:rPr>
                    <w:rFonts w:cs="Times New Roman"/>
                    <w:szCs w:val="21"/>
                  </w:rPr>
                </w:rPrChange>
              </w:rPr>
              <w:t>0.136</w:t>
            </w:r>
          </w:p>
        </w:tc>
        <w:tc>
          <w:tcPr>
            <w:tcW w:w="0" w:type="auto"/>
            <w:tcBorders>
              <w:top w:val="nil"/>
              <w:left w:val="nil"/>
              <w:bottom w:val="nil"/>
              <w:right w:val="nil"/>
              <w:insideH w:val="nil"/>
              <w:insideV w:val="nil"/>
            </w:tcBorders>
            <w:noWrap/>
            <w:tcMar>
              <w:left w:w="102" w:type="dxa"/>
              <w:right w:w="102" w:type="dxa"/>
            </w:tcMar>
            <w:vAlign w:val="center"/>
            <w:tcPrChange w:id="3547" w:author="Codex" w:date="2026-10-05T16:32:41.313017+00:00">
              <w:tcPr>
                <w:tcW w:w="0" w:type="auto"/>
                <w:tcBorders>
                  <w:top w:val="nil"/>
                  <w:left w:val="nil"/>
                  <w:bottom w:val="nil"/>
                  <w:right w:val="nil"/>
                </w:tcBorders>
                <w:noWrap/>
                <w:tcMar>
                  <w:left w:w="102" w:type="dxa"/>
                  <w:right w:w="102" w:type="dxa"/>
                </w:tcMar>
                <w:vAlign w:val="center"/>
              </w:tcPr>
            </w:tcPrChange>
          </w:tcPr>
          <w:p w14:paraId="60D754A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54" w:author="Codex" w:date="2026-10-05T16:32:41.313017+00:00">
                  <w:rPr>
                    <w:rFonts w:cs="Times New Roman"/>
                    <w:szCs w:val="21"/>
                  </w:rPr>
                </w:rPrChange>
              </w:rPr>
              <w:pPrChange w:id="354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49" w:author="Codex" w:date="2026-10-05T16:32:41.313017+00:00">
                  <w:rPr>
                    <w:rFonts w:cs="Times New Roman"/>
                    <w:szCs w:val="21"/>
                  </w:rPr>
                </w:rPrChange>
              </w:rPr>
              <w:t>0.307</w:t>
            </w:r>
          </w:p>
        </w:tc>
        <w:tc>
          <w:tcPr>
            <w:tcW w:w="0" w:type="auto"/>
            <w:tcBorders>
              <w:top w:val="nil"/>
              <w:left w:val="nil"/>
              <w:bottom w:val="nil"/>
              <w:right w:val="nil"/>
              <w:insideH w:val="nil"/>
              <w:insideV w:val="nil"/>
            </w:tcBorders>
            <w:noWrap/>
            <w:tcMar>
              <w:left w:w="102" w:type="dxa"/>
              <w:right w:w="102" w:type="dxa"/>
            </w:tcMar>
            <w:vAlign w:val="center"/>
            <w:tcPrChange w:id="3550" w:author="Codex" w:date="2026-10-05T16:32:41.313017+00:00">
              <w:tcPr>
                <w:tcW w:w="0" w:type="auto"/>
                <w:tcBorders>
                  <w:top w:val="nil"/>
                  <w:left w:val="nil"/>
                  <w:bottom w:val="nil"/>
                  <w:right w:val="nil"/>
                </w:tcBorders>
                <w:noWrap/>
                <w:tcMar>
                  <w:left w:w="102" w:type="dxa"/>
                  <w:right w:w="102" w:type="dxa"/>
                </w:tcMar>
                <w:vAlign w:val="center"/>
              </w:tcPr>
            </w:tcPrChange>
          </w:tcPr>
          <w:p w14:paraId="3FD6909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55" w:author="Codex" w:date="2026-10-05T16:32:41.313017+00:00">
                  <w:rPr>
                    <w:rFonts w:cs="Times New Roman"/>
                    <w:szCs w:val="21"/>
                  </w:rPr>
                </w:rPrChange>
              </w:rPr>
              <w:pPrChange w:id="355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52" w:author="Codex" w:date="2026-10-05T16:32:41.313017+00:00">
                  <w:rPr>
                    <w:rFonts w:cs="Times New Roman"/>
                    <w:szCs w:val="21"/>
                  </w:rPr>
                </w:rPrChange>
              </w:rPr>
              <w:t>64</w:t>
            </w:r>
          </w:p>
        </w:tc>
        <w:tc>
          <w:tcPr>
            <w:tcW w:w="0" w:type="auto"/>
            <w:tcBorders>
              <w:top w:val="nil"/>
              <w:left w:val="nil"/>
              <w:bottom w:val="nil"/>
              <w:right w:val="nil"/>
              <w:insideH w:val="nil"/>
              <w:insideV w:val="nil"/>
            </w:tcBorders>
            <w:noWrap/>
            <w:tcMar>
              <w:left w:w="102" w:type="dxa"/>
              <w:right w:w="102" w:type="dxa"/>
            </w:tcMar>
            <w:vAlign w:val="center"/>
            <w:tcPrChange w:id="3553" w:author="Codex" w:date="2026-10-05T16:32:41.313017+00:00">
              <w:tcPr>
                <w:tcW w:w="0" w:type="auto"/>
                <w:tcBorders>
                  <w:top w:val="nil"/>
                  <w:left w:val="nil"/>
                  <w:bottom w:val="nil"/>
                  <w:right w:val="nil"/>
                </w:tcBorders>
                <w:noWrap/>
                <w:tcMar>
                  <w:left w:w="102" w:type="dxa"/>
                  <w:right w:w="102" w:type="dxa"/>
                </w:tcMar>
                <w:vAlign w:val="center"/>
              </w:tcPr>
            </w:tcPrChange>
          </w:tcPr>
          <w:p w14:paraId="25768EA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56" w:author="Codex" w:date="2026-10-05T16:32:41.313017+00:00">
                  <w:rPr>
                    <w:rFonts w:cs="Times New Roman"/>
                    <w:szCs w:val="21"/>
                  </w:rPr>
                </w:rPrChange>
              </w:rPr>
              <w:pPrChange w:id="355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55" w:author="Codex" w:date="2026-10-05T16:32:41.313017+00:00">
                  <w:rPr>
                    <w:rFonts w:cs="Times New Roman"/>
                    <w:szCs w:val="21"/>
                  </w:rPr>
                </w:rPrChange>
              </w:rPr>
              <w:t>0.071</w:t>
            </w:r>
          </w:p>
        </w:tc>
      </w:tr>
      <w:tr w:rsidR="004B6004" w14:paraId="4538E9F0" w14:textId="77777777" w:rsidTr="00A40A87">
        <w:trPr>
          <w:cantSplit/>
          <w:jc w:val="center"/>
        </w:trPr>
        <w:tc>
          <w:tcPr>
            <w:tcW w:w="0" w:type="auto"/>
            <w:tcBorders>
              <w:top w:val="nil"/>
              <w:left w:val="nil"/>
              <w:bottom w:val="single" w:sz="12" w:color="000000"/>
              <w:right w:val="nil"/>
              <w:insideH w:val="nil"/>
              <w:insideV w:val="nil"/>
            </w:tcBorders>
            <w:noWrap/>
            <w:tcMar>
              <w:left w:w="102" w:type="dxa"/>
              <w:right w:w="102" w:type="dxa"/>
            </w:tcMar>
            <w:vAlign w:val="center"/>
            <w:tcPrChange w:id="3556"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5C07C4B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57" w:author="Codex" w:date="2026-10-05T16:32:41.313017+00:00">
                  <w:rPr>
                    <w:rFonts w:cs="Times New Roman"/>
                    <w:szCs w:val="21"/>
                  </w:rPr>
                </w:rPrChange>
              </w:rPr>
              <w:pPrChange w:id="355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58" w:author="Codex" w:date="2026-10-05T16:32:41.313017+00:00">
                  <w:rPr>
                    <w:rFonts w:cs="Times New Roman"/>
                    <w:szCs w:val="21"/>
                  </w:rPr>
                </w:rPrChange>
              </w:rPr>
              <w:t>RR‑P</w:t>
            </w:r>
          </w:p>
        </w:tc>
        <w:tc>
          <w:tcPr>
            <w:tcW w:w="0" w:type="auto"/>
            <w:tcBorders>
              <w:top w:val="nil"/>
              <w:left w:val="nil"/>
              <w:bottom w:val="single" w:sz="12" w:color="000000"/>
              <w:right w:val="nil"/>
              <w:insideH w:val="nil"/>
              <w:insideV w:val="nil"/>
            </w:tcBorders>
            <w:noWrap/>
            <w:tcMar>
              <w:left w:w="102" w:type="dxa"/>
              <w:right w:w="102" w:type="dxa"/>
            </w:tcMar>
            <w:vAlign w:val="center"/>
            <w:tcPrChange w:id="3559"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3112835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58" w:author="Codex" w:date="2026-10-05T16:32:41.313017+00:00">
                  <w:rPr>
                    <w:rFonts w:cs="Times New Roman"/>
                    <w:szCs w:val="21"/>
                  </w:rPr>
                </w:rPrChange>
              </w:rPr>
              <w:pPrChange w:id="356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61" w:author="Codex" w:date="2026-10-05T16:32:41.313017+00:00">
                  <w:rPr>
                    <w:rFonts w:cs="Times New Roman"/>
                    <w:szCs w:val="21"/>
                  </w:rPr>
                </w:rPrChange>
              </w:rPr>
              <w:t>5,757</w:t>
            </w:r>
          </w:p>
        </w:tc>
        <w:tc>
          <w:tcPr>
            <w:tcW w:w="0" w:type="auto"/>
            <w:tcBorders>
              <w:top w:val="nil"/>
              <w:left w:val="nil"/>
              <w:bottom w:val="single" w:sz="12" w:color="000000"/>
              <w:right w:val="nil"/>
              <w:insideH w:val="nil"/>
              <w:insideV w:val="nil"/>
            </w:tcBorders>
            <w:noWrap/>
            <w:tcMar>
              <w:left w:w="102" w:type="dxa"/>
              <w:right w:w="102" w:type="dxa"/>
            </w:tcMar>
            <w:vAlign w:val="center"/>
            <w:tcPrChange w:id="3562"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2E445DF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59" w:author="Codex" w:date="2026-10-05T16:32:41.313017+00:00">
                  <w:rPr>
                    <w:rFonts w:cs="Times New Roman"/>
                    <w:szCs w:val="21"/>
                  </w:rPr>
                </w:rPrChange>
              </w:rPr>
              <w:pPrChange w:id="356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64" w:author="Codex" w:date="2026-10-05T16:32:41.313017+00:00">
                  <w:rPr>
                    <w:rFonts w:cs="Times New Roman"/>
                    <w:szCs w:val="21"/>
                  </w:rPr>
                </w:rPrChange>
              </w:rPr>
              <w:t>4,411</w:t>
            </w:r>
          </w:p>
        </w:tc>
        <w:tc>
          <w:tcPr>
            <w:tcW w:w="0" w:type="auto"/>
            <w:tcBorders>
              <w:top w:val="nil"/>
              <w:left w:val="nil"/>
              <w:bottom w:val="single" w:sz="12" w:color="000000"/>
              <w:right w:val="nil"/>
              <w:insideH w:val="nil"/>
              <w:insideV w:val="nil"/>
            </w:tcBorders>
            <w:noWrap/>
            <w:tcMar>
              <w:left w:w="102" w:type="dxa"/>
              <w:right w:w="102" w:type="dxa"/>
            </w:tcMar>
            <w:vAlign w:val="center"/>
            <w:tcPrChange w:id="3565"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0FD4C42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60" w:author="Codex" w:date="2026-10-05T16:32:41.313017+00:00">
                  <w:rPr>
                    <w:rFonts w:cs="Times New Roman"/>
                    <w:szCs w:val="21"/>
                  </w:rPr>
                </w:rPrChange>
              </w:rPr>
              <w:pPrChange w:id="356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67" w:author="Codex" w:date="2026-10-05T16:32:41.313017+00:00">
                  <w:rPr>
                    <w:rFonts w:cs="Times New Roman"/>
                    <w:szCs w:val="21"/>
                  </w:rPr>
                </w:rPrChange>
              </w:rPr>
              <w:t>2,776</w:t>
            </w:r>
          </w:p>
        </w:tc>
        <w:tc>
          <w:tcPr>
            <w:tcW w:w="0" w:type="auto"/>
            <w:tcBorders>
              <w:top w:val="nil"/>
              <w:left w:val="nil"/>
              <w:bottom w:val="single" w:sz="12" w:color="000000"/>
              <w:right w:val="nil"/>
              <w:insideH w:val="nil"/>
              <w:insideV w:val="nil"/>
            </w:tcBorders>
            <w:noWrap/>
            <w:tcMar>
              <w:left w:w="102" w:type="dxa"/>
              <w:right w:w="102" w:type="dxa"/>
            </w:tcMar>
            <w:vAlign w:val="center"/>
            <w:tcPrChange w:id="3568"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7075478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61" w:author="Codex" w:date="2026-10-05T16:32:41.313017+00:00">
                  <w:rPr>
                    <w:rFonts w:cs="Times New Roman"/>
                    <w:szCs w:val="21"/>
                  </w:rPr>
                </w:rPrChange>
              </w:rPr>
              <w:pPrChange w:id="356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70" w:author="Codex" w:date="2026-10-05T16:32:41.313017+00:00">
                  <w:rPr>
                    <w:rFonts w:cs="Times New Roman"/>
                    <w:szCs w:val="21"/>
                  </w:rPr>
                </w:rPrChange>
              </w:rPr>
              <w:t>0.208</w:t>
            </w:r>
          </w:p>
        </w:tc>
        <w:tc>
          <w:tcPr>
            <w:tcW w:w="0" w:type="auto"/>
            <w:tcBorders>
              <w:top w:val="nil"/>
              <w:left w:val="nil"/>
              <w:bottom w:val="single" w:sz="12" w:color="000000"/>
              <w:right w:val="nil"/>
              <w:insideH w:val="nil"/>
              <w:insideV w:val="nil"/>
            </w:tcBorders>
            <w:noWrap/>
            <w:tcMar>
              <w:left w:w="102" w:type="dxa"/>
              <w:right w:w="102" w:type="dxa"/>
            </w:tcMar>
            <w:vAlign w:val="center"/>
            <w:tcPrChange w:id="3571"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5E461DE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62" w:author="Codex" w:date="2026-10-05T16:32:41.313017+00:00">
                  <w:rPr>
                    <w:rFonts w:cs="Times New Roman"/>
                    <w:szCs w:val="21"/>
                  </w:rPr>
                </w:rPrChange>
              </w:rPr>
              <w:pPrChange w:id="357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73" w:author="Codex" w:date="2026-10-05T16:32:41.313017+00:00">
                  <w:rPr>
                    <w:rFonts w:cs="Times New Roman"/>
                    <w:szCs w:val="21"/>
                  </w:rPr>
                </w:rPrChange>
              </w:rPr>
              <w:t>0.178</w:t>
            </w:r>
          </w:p>
        </w:tc>
        <w:tc>
          <w:tcPr>
            <w:tcW w:w="0" w:type="auto"/>
            <w:tcBorders>
              <w:top w:val="nil"/>
              <w:left w:val="nil"/>
              <w:bottom w:val="single" w:sz="12" w:color="000000"/>
              <w:right w:val="nil"/>
              <w:insideH w:val="nil"/>
              <w:insideV w:val="nil"/>
            </w:tcBorders>
            <w:noWrap/>
            <w:tcMar>
              <w:left w:w="102" w:type="dxa"/>
              <w:right w:w="102" w:type="dxa"/>
            </w:tcMar>
            <w:vAlign w:val="center"/>
            <w:tcPrChange w:id="3574"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42F6C7C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63" w:author="Codex" w:date="2026-10-05T16:32:41.313017+00:00">
                  <w:rPr>
                    <w:rFonts w:cs="Times New Roman"/>
                    <w:szCs w:val="21"/>
                  </w:rPr>
                </w:rPrChange>
              </w:rPr>
              <w:pPrChange w:id="357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76" w:author="Codex" w:date="2026-10-05T16:32:41.313017+00:00">
                  <w:rPr>
                    <w:rFonts w:cs="Times New Roman"/>
                    <w:szCs w:val="21"/>
                  </w:rPr>
                </w:rPrChange>
              </w:rPr>
              <w:t>0.304</w:t>
            </w:r>
          </w:p>
        </w:tc>
        <w:tc>
          <w:tcPr>
            <w:tcW w:w="0" w:type="auto"/>
            <w:tcBorders>
              <w:top w:val="nil"/>
              <w:left w:val="nil"/>
              <w:bottom w:val="single" w:sz="12" w:color="000000"/>
              <w:right w:val="nil"/>
              <w:insideH w:val="nil"/>
              <w:insideV w:val="nil"/>
            </w:tcBorders>
            <w:noWrap/>
            <w:tcMar>
              <w:left w:w="102" w:type="dxa"/>
              <w:right w:w="102" w:type="dxa"/>
            </w:tcMar>
            <w:vAlign w:val="center"/>
            <w:tcPrChange w:id="3577"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105A8CA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64" w:author="Codex" w:date="2026-10-05T16:32:41.313017+00:00">
                  <w:rPr>
                    <w:rFonts w:cs="Times New Roman"/>
                    <w:szCs w:val="21"/>
                  </w:rPr>
                </w:rPrChange>
              </w:rPr>
              <w:pPrChange w:id="357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79" w:author="Codex" w:date="2026-10-05T16:32:41.313017+00:00">
                  <w:rPr>
                    <w:rFonts w:cs="Times New Roman"/>
                    <w:szCs w:val="21"/>
                  </w:rPr>
                </w:rPrChange>
              </w:rPr>
              <w:t>65</w:t>
            </w:r>
          </w:p>
        </w:tc>
        <w:tc>
          <w:tcPr>
            <w:tcW w:w="0" w:type="auto"/>
            <w:tcBorders>
              <w:top w:val="nil"/>
              <w:left w:val="nil"/>
              <w:bottom w:val="single" w:sz="12" w:color="000000"/>
              <w:right w:val="nil"/>
              <w:insideH w:val="nil"/>
              <w:insideV w:val="nil"/>
            </w:tcBorders>
            <w:noWrap/>
            <w:tcMar>
              <w:left w:w="102" w:type="dxa"/>
              <w:right w:w="102" w:type="dxa"/>
            </w:tcMar>
            <w:vAlign w:val="center"/>
            <w:tcPrChange w:id="3580"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7CD2FCC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65" w:author="Codex" w:date="2026-10-05T16:32:41.313017+00:00">
                  <w:rPr>
                    <w:rFonts w:cs="Times New Roman"/>
                    <w:szCs w:val="21"/>
                  </w:rPr>
                </w:rPrChange>
              </w:rPr>
              <w:pPrChange w:id="358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82" w:author="Codex" w:date="2026-10-05T16:32:41.313017+00:00">
                  <w:rPr>
                    <w:rFonts w:cs="Times New Roman"/>
                    <w:szCs w:val="21"/>
                  </w:rPr>
                </w:rPrChange>
              </w:rPr>
              <w:t>0.061</w:t>
            </w:r>
          </w:p>
        </w:tc>
      </w:tr>
    </w:tbl>
    <w:p w14:paraId="33736F22" w14:textId="7FF68D29"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9366" w:author="Codex" w:date="2026-10-05T16:32:41.313017+00:00">
            <w:rPr>
              <w:rFonts w:eastAsia="SimSun" w:cs="Times New Roman"/>
              <w:szCs w:val="21"/>
            </w:rPr>
          </w:rPrChange>
        </w:rPr>
        <w:pPrChange w:id="3583"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3584" w:author="Codex" w:date="2026-10-05T16:32:41.313017+00:00">
            <w:rPr>
              <w:rFonts w:eastAsia="SimSun" w:cs="Times New Roman"/>
              <w:szCs w:val="21"/>
            </w:rPr>
          </w:rPrChange>
        </w:rPr>
        <w:t>注：事件率以相应链条的最终样本为分母。重叠诊断比例反映落在两状态</w:t>
      </w:r>
      <w:r>
        <w:rPr>
          <w:rFonts w:ascii="Times New Roman" w:hAnsi="Times New Roman" w:cs="Times New Roman" w:eastAsia="SimSun"/>
          <w:sz w:val="21"/>
          <w:szCs w:val="21"/>
          <w:rPrChange w:id="3585" w:author="Codex" w:date="2026-10-05T16:32:41.313017+00:00">
            <w:rPr>
              <w:rFonts w:eastAsia="SimSun" w:cs="Times New Roman"/>
              <w:szCs w:val="21"/>
            </w:rPr>
          </w:rPrChange>
        </w:rPr>
        <w:t>1%—99%</w:t>
      </w:r>
      <w:r>
        <w:rPr>
          <w:rFonts w:ascii="Times New Roman" w:hAnsi="Times New Roman" w:cs="Times New Roman" w:eastAsia="SimSun"/>
          <w:sz w:val="21"/>
          <w:szCs w:val="21"/>
          <w:rPrChange w:id="3586" w:author="Codex" w:date="2026-10-05T16:32:41.313017+00:00">
            <w:rPr>
              <w:rFonts w:eastAsia="SimSun" w:cs="Times New Roman"/>
              <w:szCs w:val="21"/>
            </w:rPr>
          </w:rPrChange>
        </w:rPr>
        <w:t>经验倾向概率交集外的记录，仅用于提示样本支持不足，不是正值性的充分检验。</w:t>
      </w:r>
    </w:p>
    <w:p w14:paraId="6E7B481C" w14:textId="7FF68D2D" w:rsidR="00FB24F4" w:rsidRDefault="00FB24F4">
      <w:pPr>
        <w:pStyle w:val="afffa"/>
        <w:keepNext/>
        <w:snapToGrid w:val="0"/>
        <w:spacing w:before="156" w:after="100" w:line="360" w:lineRule="exact"/>
        <w:ind w:firstLine="420"/>
      </w:pPr>
      <w:r>
        <w:t xml:space="preserve">2.3 </w:t>
      </w:r>
      <w:r>
        <w:t>平均关联与不同满意度状态下的差异</w:t>
      </w:r>
    </w:p>
    <w:p w14:paraId="0A8A556F" w14:textId="7FF68D87"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367" w:author="Codex" w:date="2026-10-05T16:32:41.313017+00:00">
            <w:rPr>
              <w:sz w:val="21"/>
              <w:szCs w:val="21"/>
            </w:rPr>
          </w:rPrChange>
        </w:rPr>
        <w:pPrChange w:id="3587" w:author="Codex" w:date="2026-10-05T16:32:41.313017+00:00">
          <w:pPr>
            <w:pStyle w:val="af5"/>
            <w:snapToGrid w:val="0"/>
            <w:ind w:firstLine="420"/>
            <w:jc w:val="both"/>
          </w:pPr>
        </w:pPrChange>
      </w:pPr>
      <w:r>
        <w:rPr>
          <w:rFonts w:ascii="Times New Roman" w:hAnsi="Times New Roman" w:cs="Times New Roman" w:eastAsia="SimSun"/>
          <w:sz w:val="21"/>
          <w:szCs w:val="21"/>
          <w:rPrChange w:id="3588" w:author="Codex" w:date="2026-10-05T16:32:41.313017+00:00">
            <w:rPr>
              <w:sz w:val="21"/>
              <w:szCs w:val="21"/>
            </w:rPr>
          </w:rPrChange>
        </w:rPr>
        <w:t>参照</w:t>
      </w:r>
      <w:r>
        <w:rPr>
          <w:rFonts w:ascii="Times New Roman" w:hAnsi="Times New Roman" w:cs="Times New Roman" w:eastAsia="SimSun"/>
          <w:sz w:val="21"/>
          <w:szCs w:val="21"/>
          <w:rPrChange w:id="3589" w:author="Codex" w:date="2026-10-05T16:32:41.313017+00:00">
            <w:rPr>
              <w:sz w:val="21"/>
              <w:szCs w:val="21"/>
            </w:rPr>
          </w:rPrChange>
        </w:rPr>
        <w:t>Yazawa</w:t>
      </w:r>
      <w:r>
        <w:rPr>
          <w:rFonts w:ascii="Times New Roman" w:hAnsi="Times New Roman" w:cs="Times New Roman" w:eastAsia="SimSun"/>
          <w:sz w:val="21"/>
          <w:szCs w:val="21"/>
          <w:rPrChange w:id="3590" w:author="Codex" w:date="2026-10-05T16:32:41.313017+00:00">
            <w:rPr>
              <w:sz w:val="21"/>
              <w:szCs w:val="21"/>
            </w:rPr>
          </w:rPrChange>
        </w:rPr>
        <w:t>等人</w:t>
      </w:r>
      <w:r>
        <w:rPr>
          <w:sz w:val="22"/>
        </w:rPr>
        <w:fldChar w:fldCharType="begin"/>
      </w:r>
      <w:r>
        <w:rPr>
          <w:sz w:val="22"/>
        </w:rPr>
        <w:instrText xml:space="preserve"> ADDIN ZOTERO_ITEM CSL_CITATION {"citationID":"1cFBusvG","properties":{"formattedCitation":"\\uc0\\u65288{}2022\\uc0\\u65289{}","plainCitation":"</w:instrText>
      </w:r>
      <w:r>
        <w:rPr>
          <w:sz w:val="22"/>
        </w:rPr>
        <w:instrText>（</w:instrText>
      </w:r>
      <w:r>
        <w:rPr>
          <w:sz w:val="22"/>
        </w:rPr>
        <w:instrText>2022</w:instrText>
      </w:r>
      <w:r>
        <w:rPr>
          <w:sz w:val="22"/>
        </w:rPr>
        <w:instrText>）</w:instrText>
      </w:r>
      <w:r>
        <w:rPr>
          <w:sz w:val="22"/>
        </w:rPr>
        <w:instrText xml:space="preserve">","noteIndex":0},"citationItems":[{"id":25693,"uris":["http://zotero.org/users/9676737/items/JJYLI85U"],"itemData":{"id":25693,"type":"article-journal","abstract":"Adverse childhood experiences (ACEs) have been linked to diminished health achievement across the life course. However, few studies have rigorously investigated the role of adult socioeconomic status (SES) as a mediator and an effect modifier of the association between ACEs and late-life depression. We used a four-way decomposition analysis to examine the relative contributions of mediation and interaction by low adult SES to the association between ACEs and late-life depression. Data came from two waves (2013 and 2016) of the Japan Gerontological Evaluation Study, a nationwide cohort of older people (n = 7271). ACEs were determined as ≥ 2 experiences of the following: parental loss, parental divorce, parental mental illness, domestic violence, physical abuse, psychological neglect, psychological abuse, and economic disadvantage. Low adult SES was defined as earning &lt; 2 million yen of income and &lt; 10 years of schooling. Depressive symptoms were assessed using the Geriatric Depression Scale. Controlled direct effect (coefficient 0.28; 95% CI 0.08–0.46) accounted for 69.1% of the total effect, which was greater than the other three estimates for the decomposed effects (reference interaction 20.8%, mediated interaction 5.7%, and pure indirect effect 4.4%). Adult SES accounted for 10.1% (via mediation) and 26.5% (via exposure–mediator interaction) of the total association between ACEs and depressive symptoms, respectively. ACEs appeared to be a strong and independent determinant of depressive symptoms in later life. Nonetheless, the interaction between ACEs and adult SES indicates that achieving high adult SES could mitigate the adverse effect of ACEs on late-life depression.","citation-key":"Yazawa2022","container-title":"Social Psychiatry and Psychiatric Epidemiology","DOI":"10.1007/s00127-022-02241-x","ISSN":"0933-7954, 1433-9285","issue":"6","journalAbbreviation":"Soc Psychiatry Psychiatr Epidemiol","language":"en","page":"1147-1156","source":"Semantic Scholar","title":"Early childhood adversity and late-life depressive symptoms: Unpacking mediation and interaction by adult socioeconomic status","title-short":"Early childhood adversity and late-life depressive symptoms","volume":"57","author":[{"family":"Yazawa","given":"Aki"},{"family":"Shiba","given":"Koichiro"},{"family":"Inoue","given":"Yosuke"},{"family":"Okuzono","given":"Sakurako S."},{"family":"Inoue","given":"Kosuke"},{"family":"Kondo","given":"Naoki"},{"family":"Kondo","given":"Katsunori"},{"family":"Kawachi","given":"Ichiro"}],"issued":{"date-parts":[["2022",6]]}},"suppress-author":true}],"schema":"https://github.com/citation-style-language/schema/raw/master/csl-citation.json"} </w:instrText>
      </w:r>
      <w:r>
        <w:rPr>
          <w:sz w:val="22"/>
        </w:rPr>
        <w:fldChar w:fldCharType="separate"/>
      </w:r>
      <w:r w:rsidRPr="0072029D">
        <w:rPr>
          <w:rFonts w:ascii="Times New Roman" w:hAnsi="Times New Roman" w:cs="Times New Roman" w:eastAsia="SimSun"/>
          <w:sz w:val="21"/>
          <w:szCs w:val="21"/>
          <w:rPrChange w:id="3591" w:author="Codex" w:date="2026-10-05T16:32:41.313017+00:00">
            <w:rPr>
              <w:sz w:val="21"/>
              <w:szCs w:val="21"/>
            </w:rPr>
          </w:rPrChange>
        </w:rPr>
        <w:t>（</w:t>
      </w:r>
      <w:r w:rsidRPr="0072029D">
        <w:rPr>
          <w:rFonts w:ascii="Times New Roman" w:hAnsi="Times New Roman" w:cs="Times New Roman" w:eastAsia="SimSun"/>
          <w:sz w:val="21"/>
          <w:szCs w:val="21"/>
          <w:rPrChange w:id="3592" w:author="Codex" w:date="2026-10-05T16:32:41.313017+00:00">
            <w:rPr>
              <w:sz w:val="21"/>
              <w:szCs w:val="21"/>
            </w:rPr>
          </w:rPrChange>
        </w:rPr>
        <w:t>2022</w:t>
      </w:r>
      <w:r w:rsidRPr="0072029D">
        <w:rPr>
          <w:rFonts w:ascii="Times New Roman" w:hAnsi="Times New Roman" w:cs="Times New Roman" w:eastAsia="SimSun"/>
          <w:sz w:val="21"/>
          <w:szCs w:val="21"/>
          <w:rPrChange w:id="3593" w:author="Codex" w:date="2026-10-05T16:32:41.313017+00:00">
            <w:rPr>
              <w:sz w:val="21"/>
              <w:szCs w:val="21"/>
            </w:rPr>
          </w:rPrChange>
        </w:rPr>
        <w:t>）</w:t>
      </w:r>
      <w:r>
        <w:rPr>
          <w:sz w:val="22"/>
        </w:rPr>
        <w:fldChar w:fldCharType="end"/>
      </w:r>
      <w:r>
        <w:rPr>
          <w:rFonts w:ascii="Times New Roman" w:hAnsi="Times New Roman" w:cs="Times New Roman" w:eastAsia="SimSun"/>
          <w:sz w:val="21"/>
          <w:szCs w:val="21"/>
          <w:rPrChange w:id="3594" w:author="Codex" w:date="2026-10-05T16:32:41.313017+00:00">
            <w:rPr>
              <w:sz w:val="21"/>
              <w:szCs w:val="21"/>
            </w:rPr>
          </w:rPrChange>
        </w:rPr>
        <w:t>的关系展示方式，每条链依次拟合</w:t>
      </w:r>
      <w:r>
        <w:rPr>
          <w:rFonts w:ascii="Times New Roman" w:hAnsi="Times New Roman" w:cs="Times New Roman" w:eastAsia="SimSun"/>
          <w:sz w:val="21"/>
          <w:szCs w:val="21"/>
          <w:rPrChange w:id="3595" w:author="Codex" w:date="2026-10-05T16:32:41.313017+00:00">
            <w:rPr>
              <w:sz w:val="21"/>
              <w:szCs w:val="21"/>
            </w:rPr>
          </w:rPrChange>
        </w:rPr>
        <w:t>X—M</w:t>
      </w:r>
      <w:r>
        <w:rPr>
          <w:rFonts w:ascii="Times New Roman" w:hAnsi="Times New Roman" w:cs="Times New Roman" w:eastAsia="SimSun"/>
          <w:sz w:val="21"/>
          <w:szCs w:val="21"/>
          <w:rPrChange w:id="3596" w:author="Codex" w:date="2026-10-05T16:32:41.313017+00:00">
            <w:rPr>
              <w:sz w:val="21"/>
              <w:szCs w:val="21"/>
            </w:rPr>
          </w:rPrChange>
        </w:rPr>
        <w:t>、</w:t>
      </w:r>
      <w:r>
        <w:rPr>
          <w:rFonts w:ascii="Times New Roman" w:hAnsi="Times New Roman" w:cs="Times New Roman" w:eastAsia="SimSun"/>
          <w:sz w:val="21"/>
          <w:szCs w:val="21"/>
          <w:rPrChange w:id="3597" w:author="Codex" w:date="2026-10-05T16:32:41.313017+00:00">
            <w:rPr>
              <w:sz w:val="21"/>
              <w:szCs w:val="21"/>
            </w:rPr>
          </w:rPrChange>
        </w:rPr>
        <w:t>X—Y</w:t>
      </w:r>
      <w:r>
        <w:rPr>
          <w:rFonts w:ascii="Times New Roman" w:hAnsi="Times New Roman" w:cs="Times New Roman" w:eastAsia="SimSun"/>
          <w:sz w:val="21"/>
          <w:szCs w:val="21"/>
          <w:rPrChange w:id="3598" w:author="Codex" w:date="2026-10-05T16:32:41.313017+00:00">
            <w:rPr>
              <w:sz w:val="21"/>
              <w:szCs w:val="21"/>
            </w:rPr>
          </w:rPrChange>
        </w:rPr>
        <w:t>、</w:t>
      </w:r>
      <w:r>
        <w:rPr>
          <w:rFonts w:ascii="Times New Roman" w:hAnsi="Times New Roman" w:cs="Times New Roman" w:eastAsia="SimSun"/>
          <w:sz w:val="21"/>
          <w:szCs w:val="21"/>
          <w:rPrChange w:id="3599" w:author="Codex" w:date="2026-10-05T16:32:41.313017+00:00">
            <w:rPr>
              <w:sz w:val="21"/>
              <w:szCs w:val="21"/>
            </w:rPr>
          </w:rPrChange>
        </w:rPr>
        <w:t>M—Y</w:t>
      </w:r>
      <w:r>
        <w:rPr>
          <w:rFonts w:ascii="Times New Roman" w:hAnsi="Times New Roman" w:cs="Times New Roman" w:eastAsia="SimSun"/>
          <w:sz w:val="21"/>
          <w:szCs w:val="21"/>
          <w:rPrChange w:id="3600" w:author="Codex" w:date="2026-10-05T16:32:41.313017+00:00">
            <w:rPr>
              <w:sz w:val="21"/>
              <w:szCs w:val="21"/>
            </w:rPr>
          </w:rPrChange>
        </w:rPr>
        <w:t>、同时纳入</w:t>
      </w:r>
      <w:r>
        <w:rPr>
          <w:rFonts w:ascii="Times New Roman" w:hAnsi="Times New Roman" w:cs="Times New Roman" w:eastAsia="SimSun"/>
          <w:sz w:val="21"/>
          <w:szCs w:val="21"/>
          <w:rPrChange w:id="3601" w:author="Codex" w:date="2026-10-05T16:32:41.313017+00:00">
            <w:rPr>
              <w:sz w:val="21"/>
              <w:szCs w:val="21"/>
            </w:rPr>
          </w:rPrChange>
        </w:rPr>
        <w:t>X</w:t>
      </w:r>
      <w:r>
        <w:rPr>
          <w:rFonts w:ascii="Times New Roman" w:hAnsi="Times New Roman" w:cs="Times New Roman" w:eastAsia="SimSun"/>
          <w:sz w:val="21"/>
          <w:szCs w:val="21"/>
          <w:rPrChange w:id="3602" w:author="Codex" w:date="2026-10-05T16:32:41.313017+00:00">
            <w:rPr>
              <w:sz w:val="21"/>
              <w:szCs w:val="21"/>
            </w:rPr>
          </w:rPrChange>
        </w:rPr>
        <w:t>与</w:t>
      </w:r>
      <w:r>
        <w:rPr>
          <w:rFonts w:ascii="Times New Roman" w:hAnsi="Times New Roman" w:cs="Times New Roman" w:eastAsia="SimSun"/>
          <w:sz w:val="21"/>
          <w:szCs w:val="21"/>
          <w:rPrChange w:id="3603" w:author="Codex" w:date="2026-10-05T16:32:41.313017+00:00">
            <w:rPr>
              <w:sz w:val="21"/>
              <w:szCs w:val="21"/>
            </w:rPr>
          </w:rPrChange>
        </w:rPr>
        <w:t>M</w:t>
      </w:r>
      <w:r>
        <w:rPr>
          <w:rFonts w:ascii="Times New Roman" w:hAnsi="Times New Roman" w:cs="Times New Roman" w:eastAsia="SimSun"/>
          <w:sz w:val="21"/>
          <w:szCs w:val="21"/>
          <w:rPrChange w:id="3604" w:author="Codex" w:date="2026-10-05T16:32:41.313017+00:00">
            <w:rPr>
              <w:sz w:val="21"/>
              <w:szCs w:val="21"/>
            </w:rPr>
          </w:rPrChange>
        </w:rPr>
        <w:t>、以及加入</w:t>
      </w:r>
      <w:r>
        <w:rPr>
          <w:rFonts w:ascii="Times New Roman" w:hAnsi="Times New Roman" w:cs="Times New Roman" w:eastAsia="SimSun"/>
          <w:sz w:val="21"/>
          <w:szCs w:val="21"/>
          <w:rPrChange w:id="3605" w:author="Codex" w:date="2026-10-05T16:32:41.313017+00:00">
            <w:rPr>
              <w:sz w:val="21"/>
              <w:szCs w:val="21"/>
            </w:rPr>
          </w:rPrChange>
        </w:rPr>
        <w:t>X×M</w:t>
      </w:r>
      <w:r>
        <w:rPr>
          <w:rFonts w:ascii="Times New Roman" w:hAnsi="Times New Roman" w:cs="Times New Roman" w:eastAsia="SimSun"/>
          <w:sz w:val="21"/>
          <w:szCs w:val="21"/>
          <w:rPrChange w:id="3606" w:author="Codex" w:date="2026-10-05T16:32:41.313017+00:00">
            <w:rPr>
              <w:sz w:val="21"/>
              <w:szCs w:val="21"/>
            </w:rPr>
          </w:rPrChange>
        </w:rPr>
        <w:t>的五个模型。本文的</w:t>
      </w:r>
      <w:r>
        <w:rPr>
          <w:rFonts w:ascii="Times New Roman" w:hAnsi="Times New Roman" w:cs="Times New Roman" w:eastAsia="SimSun"/>
          <w:sz w:val="21"/>
          <w:szCs w:val="21"/>
          <w:rPrChange w:id="3607" w:author="Codex" w:date="2026-10-05T16:32:41.313017+00:00">
            <w:rPr>
              <w:sz w:val="21"/>
              <w:szCs w:val="21"/>
            </w:rPr>
          </w:rPrChange>
        </w:rPr>
        <w:t>M</w:t>
      </w:r>
      <w:r>
        <w:rPr>
          <w:rFonts w:ascii="Times New Roman" w:hAnsi="Times New Roman" w:cs="Times New Roman" w:eastAsia="SimSun"/>
          <w:sz w:val="21"/>
          <w:szCs w:val="21"/>
          <w:rPrChange w:id="3608" w:author="Codex" w:date="2026-10-05T16:32:41.313017+00:00">
            <w:rPr>
              <w:sz w:val="21"/>
              <w:szCs w:val="21"/>
            </w:rPr>
          </w:rPrChange>
        </w:rPr>
        <w:t>、</w:t>
      </w:r>
      <w:r>
        <w:rPr>
          <w:rFonts w:ascii="Times New Roman" w:hAnsi="Times New Roman" w:cs="Times New Roman" w:eastAsia="SimSun"/>
          <w:sz w:val="21"/>
          <w:szCs w:val="21"/>
          <w:rPrChange w:id="3609" w:author="Codex" w:date="2026-10-05T16:32:41.313017+00:00">
            <w:rPr>
              <w:sz w:val="21"/>
              <w:szCs w:val="21"/>
            </w:rPr>
          </w:rPrChange>
        </w:rPr>
        <w:t>Y</w:t>
      </w:r>
      <w:r>
        <w:rPr>
          <w:rFonts w:ascii="Times New Roman" w:hAnsi="Times New Roman" w:cs="Times New Roman" w:eastAsia="SimSun"/>
          <w:sz w:val="21"/>
          <w:szCs w:val="21"/>
          <w:rPrChange w:id="3610" w:author="Codex" w:date="2026-10-05T16:32:41.313017+00:00">
            <w:rPr>
              <w:sz w:val="21"/>
              <w:szCs w:val="21"/>
            </w:rPr>
          </w:rPrChange>
        </w:rPr>
        <w:t>均为二分类转移变量，故使用</w:t>
      </w:r>
      <w:r>
        <w:rPr>
          <w:rFonts w:ascii="Times New Roman" w:hAnsi="Times New Roman" w:cs="Times New Roman" w:eastAsia="SimSun"/>
          <w:sz w:val="21"/>
          <w:szCs w:val="21"/>
          <w:rPrChange w:id="3611" w:author="Codex" w:date="2026-10-05T16:32:41.313017+00:00">
            <w:rPr>
              <w:sz w:val="21"/>
              <w:szCs w:val="21"/>
            </w:rPr>
          </w:rPrChange>
        </w:rPr>
        <w:t>Logistic</w:t>
      </w:r>
      <w:r>
        <w:rPr>
          <w:rFonts w:ascii="Times New Roman" w:hAnsi="Times New Roman" w:cs="Times New Roman" w:eastAsia="SimSun"/>
          <w:sz w:val="21"/>
          <w:szCs w:val="21"/>
          <w:rPrChange w:id="3612" w:author="Codex" w:date="2026-10-05T16:32:41.313017+00:00">
            <w:rPr>
              <w:sz w:val="21"/>
              <w:szCs w:val="21"/>
            </w:rPr>
          </w:rPrChange>
        </w:rPr>
        <w:t>回归，并将结果转换为边际标准化概率和风险差。模型</w:t>
      </w:r>
      <w:r>
        <w:rPr>
          <w:rFonts w:ascii="Times New Roman" w:hAnsi="Times New Roman" w:cs="Times New Roman" w:eastAsia="SimSun"/>
          <w:sz w:val="21"/>
          <w:szCs w:val="21"/>
          <w:rPrChange w:id="3613" w:author="Codex" w:date="2026-10-05T16:32:41.313017+00:00">
            <w:rPr>
              <w:sz w:val="21"/>
              <w:szCs w:val="21"/>
            </w:rPr>
          </w:rPrChange>
        </w:rPr>
        <w:t>3</w:t>
      </w:r>
      <w:r>
        <w:rPr>
          <w:rFonts w:ascii="Times New Roman" w:hAnsi="Times New Roman" w:cs="Times New Roman" w:eastAsia="SimSun"/>
          <w:sz w:val="21"/>
          <w:szCs w:val="21"/>
          <w:rPrChange w:id="3614" w:author="Codex" w:date="2026-10-05T16:32:41.313017+00:00">
            <w:rPr>
              <w:sz w:val="21"/>
              <w:szCs w:val="21"/>
            </w:rPr>
          </w:rPrChange>
        </w:rPr>
        <w:t>用于描述未纳入同期</w:t>
      </w:r>
      <w:r>
        <w:rPr>
          <w:rFonts w:ascii="Times New Roman" w:hAnsi="Times New Roman" w:cs="Times New Roman" w:eastAsia="SimSun"/>
          <w:sz w:val="21"/>
          <w:szCs w:val="21"/>
          <w:rPrChange w:id="3615" w:author="Codex" w:date="2026-10-05T16:32:41.313017+00:00">
            <w:rPr>
              <w:sz w:val="21"/>
              <w:szCs w:val="21"/>
            </w:rPr>
          </w:rPrChange>
        </w:rPr>
        <w:t>X</w:t>
      </w:r>
      <w:r>
        <w:rPr>
          <w:rFonts w:ascii="Times New Roman" w:hAnsi="Times New Roman" w:cs="Times New Roman" w:eastAsia="SimSun"/>
          <w:sz w:val="21"/>
          <w:szCs w:val="21"/>
          <w:rPrChange w:id="3616" w:author="Codex" w:date="2026-10-05T16:32:41.313017+00:00">
            <w:rPr>
              <w:sz w:val="21"/>
              <w:szCs w:val="21"/>
            </w:rPr>
          </w:rPrChange>
        </w:rPr>
        <w:t>的</w:t>
      </w:r>
      <w:r>
        <w:rPr>
          <w:rFonts w:ascii="Times New Roman" w:hAnsi="Times New Roman" w:cs="Times New Roman" w:eastAsia="SimSun"/>
          <w:sz w:val="21"/>
          <w:szCs w:val="21"/>
          <w:rPrChange w:id="3617" w:author="Codex" w:date="2026-10-05T16:32:41.313017+00:00">
            <w:rPr>
              <w:sz w:val="21"/>
              <w:szCs w:val="21"/>
            </w:rPr>
          </w:rPrChange>
        </w:rPr>
        <w:t>M—Y</w:t>
      </w:r>
      <w:r>
        <w:rPr>
          <w:rFonts w:ascii="Times New Roman" w:hAnsi="Times New Roman" w:cs="Times New Roman" w:eastAsia="SimSun"/>
          <w:sz w:val="21"/>
          <w:szCs w:val="21"/>
          <w:rPrChange w:id="3618" w:author="Codex" w:date="2026-10-05T16:32:41.313017+00:00">
            <w:rPr>
              <w:sz w:val="21"/>
              <w:szCs w:val="21"/>
            </w:rPr>
          </w:rPrChange>
        </w:rPr>
        <w:t>关联，模型间系数变化不作为中介比例。</w:t>
      </w:r>
    </w:p>
    <w:p w14:paraId="77FC2F27" w14:textId="7FF68D89" w:rsidR="00FB24F4" w:rsidRDefault="00FB24F4">
      <w:pPr>
        <w:keepNext/>
        <w:keepLines/>
        <w:snapToGrid w:val="0"/>
        <w:spacing w:before="80" w:after="40"/>
        <w:ind w:firstLineChars="0" w:firstLine="0"/>
        <w:jc w:val="center"/>
      </w:pPr>
      <w:r>
        <w:rPr>
          <w:noProof/>
        </w:rPr>
        <w:lastRenderedPageBreak/>
        <w:drawing>
          <wp:inline distT="0" distB="0" distL="0" distR="0" wp14:anchorId="6097C191" wp14:editId="38E9B26A">
            <wp:extent cx="8100000" cy="4698000"/>
            <wp:effectExtent l="0" t="0" r="0" b="0"/>
            <wp:docPr id="2059794610" name="Picture 2059794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layout_3x2.png"/>
                    <pic:cNvPicPr/>
                  </pic:nvPicPr>
                  <pic:blipFill>
                    <a:blip r:embed="rId8"/>
                    <a:stretch>
                      <a:fillRect/>
                    </a:stretch>
                  </pic:blipFill>
                  <pic:spPr>
                    <a:xfrm>
                      <a:off x="0" y="0"/>
                      <a:ext cx="8100000" cy="4698000"/>
                    </a:xfrm>
                    <a:prstGeom prst="rect">
                      <a:avLst/>
                    </a:prstGeom>
                  </pic:spPr>
                </pic:pic>
              </a:graphicData>
            </a:graphic>
          </wp:inline>
        </w:drawing>
      </w:r>
    </w:p>
    <w:p w14:paraId="20A9F557" w14:textId="7FF68D8F" w:rsidR="00FB24F4" w:rsidRPr="00270697" w:rsidRDefault="00FB24F4">
      <w:pPr>
        <w:pStyle w:val="afffc"/>
        <w:keepLines/>
        <w:snapToGrid w:val="0"/>
        <w:spacing w:line="280" w:lineRule="exact" w:before="0" w:after="0" w:beforeLines="0" w:afterLines="0" w:beforeAutospacing="0" w:afterAutospacing="0"/>
        <w:ind w:firstLine="0" w:hanging="0" w:left="0" w:right="0" w:start="0" w:end="0" w:firstLineChars="0" w:hangingChars="0" w:leftChars="0" w:rightChars="0" w:startChars="0" w:endChars="0"/>
        <w:jc w:val="center"/>
        <w:rPr>
          <w:rFonts w:ascii="Times New Roman" w:hAnsi="Times New Roman" w:cs="Times New Roman" w:eastAsia="KaiTi"/>
          <w:b w:val="0"/>
          <w:bCs w:val="0"/>
          <w:sz w:val="21"/>
          <w:szCs w:val="21"/>
          <w:rPrChange w:id="9368" w:author="Codex" w:date="2026-10-05T16:32:41.313017+00:00">
            <w:rPr>
              <w:rFonts w:cs="Times New Roman"/>
              <w:szCs w:val="21"/>
            </w:rPr>
          </w:rPrChange>
        </w:rPr>
        <w:pPrChange w:id="3619" w:author="Codex" w:date="2026-10-05T16:32:41.313017+00:00">
          <w:pPr>
            <w:pStyle w:val="afffc"/>
            <w:keepLines/>
            <w:snapToGrid w:val="0"/>
            <w:spacing w:afterLines="0" w:after="0" w:line="360" w:lineRule="exact"/>
          </w:pPr>
        </w:pPrChange>
      </w:pPr>
      <w:r>
        <w:rPr>
          <w:rFonts w:ascii="Times New Roman" w:hAnsi="Times New Roman" w:cs="Times New Roman" w:eastAsia="KaiTi"/>
          <w:b w:val="0"/>
          <w:bCs w:val="0"/>
          <w:sz w:val="21"/>
          <w:szCs w:val="21"/>
          <w:rPrChange w:id="3620" w:author="Codex" w:date="2026-10-05T16:32:41.313017+00:00">
            <w:rPr>
              <w:rFonts w:cs="Times New Roman"/>
              <w:szCs w:val="21"/>
            </w:rPr>
          </w:rPrChange>
        </w:rPr>
        <w:t>图</w:t>
      </w:r>
      <w:del w:id="1001387" w:author="Codex" w:date="2026-10-06T05:40:41Z">
        <w:r>
          <w:rPr>
            <w:rFonts w:ascii="Times New Roman" w:hAnsi="Times New Roman" w:cs="Times New Roman" w:eastAsia="KaiTi"/>
            <w:b w:val="0"/>
            <w:bCs w:val="0"/>
            <w:sz w:val="21"/>
            <w:szCs w:val="21"/>
            <w:rPrChange w:id="3621" w:author="Codex" w:date="2026-10-05T16:32:41.313017+00:00">
              <w:rPr>
                <w:rFonts w:cs="Times New Roman"/>
                <w:szCs w:val="21"/>
              </w:rPr>
            </w:rPrChange>
          </w:rPr>
          <w:delText xml:space="preserve">2.1 </w:delText>
        </w:r>
      </w:del>
      <w:ins w:id="1001388" w:author="Codex" w:date="2026-10-06T05:40:41Z">
        <w:r>
          <w:rPr>
            <w:rFonts w:ascii="Times New Roman" w:hAnsi="Times New Roman" w:cs="Times New Roman" w:eastAsia="KaiTi"/>
            <w:b w:val="0"/>
            <w:bCs w:val="0"/>
            <w:sz w:val="21"/>
            <w:szCs w:val="21"/>
          </w:rPr>
          <w:t xml:space="preserve">5 </w:t>
        </w:r>
      </w:ins>
      <w:r>
        <w:rPr>
          <w:rFonts w:ascii="Times New Roman" w:hAnsi="Times New Roman" w:cs="Times New Roman" w:eastAsia="KaiTi"/>
          <w:b w:val="0"/>
          <w:bCs w:val="0"/>
          <w:sz w:val="21"/>
          <w:szCs w:val="21"/>
          <w:rPrChange w:id="3622" w:author="Codex" w:date="2026-10-05T16:32:41.313017+00:00">
            <w:rPr>
              <w:rFonts w:cs="Times New Roman"/>
              <w:szCs w:val="21"/>
            </w:rPr>
          </w:rPrChange>
        </w:rPr>
        <w:t>八条候选机制链的五模型边际标准化结果</w:t>
      </w:r>
    </w:p>
    <w:p w14:paraId="3335BBFC" w14:textId="7FF68DB9"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369" w:author="Codex" w:date="2026-10-05T16:32:41.313017+00:00">
            <w:rPr>
              <w:sz w:val="21"/>
              <w:szCs w:val="21"/>
            </w:rPr>
          </w:rPrChange>
        </w:rPr>
        <w:pPrChange w:id="3623" w:author="Codex" w:date="2026-10-05T16:32:41.313017+00:00">
          <w:pPr>
            <w:pStyle w:val="af5"/>
            <w:snapToGrid w:val="0"/>
            <w:ind w:firstLine="420"/>
            <w:jc w:val="both"/>
          </w:pPr>
        </w:pPrChange>
      </w:pPr>
      <w:r>
        <w:rPr>
          <w:rFonts w:ascii="Times New Roman" w:hAnsi="Times New Roman" w:cs="Times New Roman" w:eastAsia="SimSun"/>
          <w:sz w:val="21"/>
          <w:szCs w:val="21"/>
          <w:rPrChange w:id="3624" w:author="Codex" w:date="2026-10-05T16:32:41.313017+00:00">
            <w:rPr>
              <w:sz w:val="21"/>
              <w:szCs w:val="21"/>
            </w:rPr>
          </w:rPrChange>
        </w:rPr>
        <w:t>收入与代际支持的正向联系比收入与婚姻满意度的联系更为清楚（图</w:t>
      </w:r>
      <w:del w:id="1001389" w:author="Codex" w:date="2026-10-06T05:40:41Z">
        <w:r>
          <w:rPr>
            <w:rFonts w:ascii="Times New Roman" w:hAnsi="Times New Roman" w:cs="Times New Roman" w:eastAsia="SimSun"/>
            <w:sz w:val="21"/>
            <w:szCs w:val="21"/>
            <w:rPrChange w:id="3625" w:author="Codex" w:date="2026-10-05T16:32:41.313017+00:00">
              <w:rPr>
                <w:sz w:val="21"/>
                <w:szCs w:val="21"/>
              </w:rPr>
            </w:rPrChange>
          </w:rPr>
          <w:delText>2.1</w:delText>
        </w:r>
      </w:del>
      <w:ins w:id="1001390" w:author="Codex" w:date="2026-10-06T05:40:41Z">
        <w:r>
          <w:rPr>
            <w:rFonts w:ascii="Times New Roman" w:hAnsi="Times New Roman" w:cs="Times New Roman" w:eastAsia="SimSun"/>
            <w:sz w:val="21"/>
            <w:szCs w:val="21"/>
          </w:rPr>
          <w:t>5</w:t>
        </w:r>
      </w:ins>
      <w:r>
        <w:rPr>
          <w:rFonts w:ascii="Times New Roman" w:hAnsi="Times New Roman" w:cs="Times New Roman" w:eastAsia="SimSun"/>
          <w:sz w:val="21"/>
          <w:szCs w:val="21"/>
          <w:rPrChange w:id="3626" w:author="Codex" w:date="2026-10-05T16:32:41.313017+00:00">
            <w:rPr>
              <w:sz w:val="21"/>
              <w:szCs w:val="21"/>
            </w:rPr>
          </w:rPrChange>
        </w:rPr>
        <w:t>、表</w:t>
      </w:r>
      <w:del w:id="1001391" w:author="Codex" w:date="2026-10-06T05:40:41Z">
        <w:r>
          <w:rPr>
            <w:rFonts w:ascii="Times New Roman" w:hAnsi="Times New Roman" w:cs="Times New Roman" w:eastAsia="SimSun"/>
            <w:sz w:val="21"/>
            <w:szCs w:val="21"/>
            <w:rPrChange w:id="3627" w:author="Codex" w:date="2026-10-05T16:32:41.313017+00:00">
              <w:rPr>
                <w:sz w:val="21"/>
                <w:szCs w:val="21"/>
              </w:rPr>
            </w:rPrChange>
          </w:rPr>
          <w:delText>2.3A</w:delText>
        </w:r>
      </w:del>
      <w:ins w:id="1001392" w:author="Codex" w:date="2026-10-06T05:40:41Z">
        <w:r>
          <w:rPr>
            <w:rFonts w:ascii="Times New Roman" w:hAnsi="Times New Roman" w:cs="Times New Roman" w:eastAsia="SimSun"/>
            <w:sz w:val="21"/>
            <w:szCs w:val="21"/>
          </w:rPr>
          <w:t>5</w:t>
        </w:r>
      </w:ins>
      <w:r>
        <w:rPr>
          <w:rFonts w:ascii="Times New Roman" w:hAnsi="Times New Roman" w:cs="Times New Roman" w:eastAsia="SimSun"/>
          <w:sz w:val="21"/>
          <w:szCs w:val="21"/>
          <w:rPrChange w:id="3628" w:author="Codex" w:date="2026-10-05T16:32:41.313017+00:00">
            <w:rPr>
              <w:sz w:val="21"/>
              <w:szCs w:val="21"/>
            </w:rPr>
          </w:rPrChange>
        </w:rPr>
        <w:t>）。在本人满意度有提升空间的绝对收入样本中，收入增加对应的支持增长概率高</w:t>
      </w:r>
      <w:r>
        <w:rPr>
          <w:rFonts w:ascii="Times New Roman" w:hAnsi="Times New Roman" w:cs="Times New Roman" w:eastAsia="SimSun"/>
          <w:sz w:val="21"/>
          <w:szCs w:val="21"/>
          <w:rPrChange w:id="3629" w:author="Codex" w:date="2026-10-05T16:32:41.313017+00:00">
            <w:rPr>
              <w:sz w:val="21"/>
              <w:szCs w:val="21"/>
            </w:rPr>
          </w:rPrChange>
        </w:rPr>
        <w:t>4.90</w:t>
      </w:r>
      <w:r>
        <w:rPr>
          <w:rFonts w:ascii="Times New Roman" w:hAnsi="Times New Roman" w:cs="Times New Roman" w:eastAsia="SimSun"/>
          <w:sz w:val="21"/>
          <w:szCs w:val="21"/>
          <w:rPrChange w:id="3630" w:author="Codex" w:date="2026-10-05T16:32:41.313017+00:00">
            <w:rPr>
              <w:sz w:val="21"/>
              <w:szCs w:val="21"/>
            </w:rPr>
          </w:rPrChange>
        </w:rPr>
        <w:t>个百分点（</w:t>
      </w:r>
      <w:r>
        <w:rPr>
          <w:rFonts w:ascii="Times New Roman" w:hAnsi="Times New Roman" w:cs="Times New Roman" w:eastAsia="SimSun"/>
          <w:sz w:val="21"/>
          <w:szCs w:val="21"/>
          <w:rPrChange w:id="3631" w:author="Codex" w:date="2026-10-05T16:32:41.313017+00:00">
            <w:rPr>
              <w:sz w:val="21"/>
              <w:szCs w:val="21"/>
            </w:rPr>
          </w:rPrChange>
        </w:rPr>
        <w:t>95% CI</w:t>
      </w:r>
      <w:r>
        <w:rPr>
          <w:rFonts w:ascii="Times New Roman" w:hAnsi="Times New Roman" w:cs="Times New Roman" w:eastAsia="SimSun"/>
          <w:sz w:val="21"/>
          <w:szCs w:val="21"/>
          <w:rPrChange w:id="3632" w:author="Codex" w:date="2026-10-05T16:32:41.313017+00:00">
            <w:rPr>
              <w:sz w:val="21"/>
              <w:szCs w:val="21"/>
            </w:rPr>
          </w:rPrChange>
        </w:rPr>
        <w:t>：</w:t>
      </w:r>
      <w:r>
        <w:rPr>
          <w:rFonts w:ascii="Times New Roman" w:hAnsi="Times New Roman" w:cs="Times New Roman" w:eastAsia="SimSun"/>
          <w:sz w:val="21"/>
          <w:szCs w:val="21"/>
          <w:rPrChange w:id="3633" w:author="Codex" w:date="2026-10-05T16:32:41.313017+00:00">
            <w:rPr>
              <w:sz w:val="21"/>
              <w:szCs w:val="21"/>
            </w:rPr>
          </w:rPrChange>
        </w:rPr>
        <w:t>1.54</w:t>
      </w:r>
      <w:r>
        <w:rPr>
          <w:rFonts w:ascii="Times New Roman" w:hAnsi="Times New Roman" w:cs="Times New Roman" w:eastAsia="SimSun"/>
          <w:sz w:val="21"/>
          <w:szCs w:val="21"/>
          <w:rPrChange w:id="3634" w:author="Codex" w:date="2026-10-05T16:32:41.313017+00:00">
            <w:rPr>
              <w:sz w:val="21"/>
              <w:szCs w:val="21"/>
            </w:rPr>
          </w:rPrChange>
        </w:rPr>
        <w:t>，</w:t>
      </w:r>
      <w:r>
        <w:rPr>
          <w:rFonts w:ascii="Times New Roman" w:hAnsi="Times New Roman" w:cs="Times New Roman" w:eastAsia="SimSun"/>
          <w:sz w:val="21"/>
          <w:szCs w:val="21"/>
          <w:rPrChange w:id="3635" w:author="Codex" w:date="2026-10-05T16:32:41.313017+00:00">
            <w:rPr>
              <w:sz w:val="21"/>
              <w:szCs w:val="21"/>
            </w:rPr>
          </w:rPrChange>
        </w:rPr>
        <w:t>8.26</w:t>
      </w:r>
      <w:r>
        <w:rPr>
          <w:rFonts w:ascii="Times New Roman" w:hAnsi="Times New Roman" w:cs="Times New Roman" w:eastAsia="SimSun"/>
          <w:sz w:val="21"/>
          <w:szCs w:val="21"/>
          <w:rPrChange w:id="3636" w:author="Codex" w:date="2026-10-05T16:32:41.313017+00:00">
            <w:rPr>
              <w:sz w:val="21"/>
              <w:szCs w:val="21"/>
            </w:rPr>
          </w:rPrChange>
        </w:rPr>
        <w:t>）；在两条相对满意度样本中，相应风险差约为</w:t>
      </w:r>
      <w:r>
        <w:rPr>
          <w:rFonts w:ascii="Times New Roman" w:hAnsi="Times New Roman" w:cs="Times New Roman" w:eastAsia="SimSun"/>
          <w:sz w:val="21"/>
          <w:szCs w:val="21"/>
          <w:rPrChange w:id="3637" w:author="Codex" w:date="2026-10-05T16:32:41.313017+00:00">
            <w:rPr>
              <w:sz w:val="21"/>
              <w:szCs w:val="21"/>
            </w:rPr>
          </w:rPrChange>
        </w:rPr>
        <w:t>2.5—2.7</w:t>
      </w:r>
      <w:r>
        <w:rPr>
          <w:rFonts w:ascii="Times New Roman" w:hAnsi="Times New Roman" w:cs="Times New Roman" w:eastAsia="SimSun"/>
          <w:sz w:val="21"/>
          <w:szCs w:val="21"/>
          <w:rPrChange w:id="3638" w:author="Codex" w:date="2026-10-05T16:32:41.313017+00:00">
            <w:rPr>
              <w:sz w:val="21"/>
              <w:szCs w:val="21"/>
            </w:rPr>
          </w:rPrChange>
        </w:rPr>
        <w:t>个百分点。相较之下，八条链的</w:t>
      </w:r>
      <w:r>
        <w:rPr>
          <w:rFonts w:ascii="Times New Roman" w:hAnsi="Times New Roman" w:cs="Times New Roman" w:eastAsia="SimSun"/>
          <w:sz w:val="21"/>
          <w:szCs w:val="21"/>
          <w:rPrChange w:id="3639" w:author="Codex" w:date="2026-10-05T16:32:41.313017+00:00">
            <w:rPr>
              <w:sz w:val="21"/>
              <w:szCs w:val="21"/>
            </w:rPr>
          </w:rPrChange>
        </w:rPr>
        <w:t>X—M</w:t>
      </w:r>
      <w:r>
        <w:rPr>
          <w:rFonts w:ascii="Times New Roman" w:hAnsi="Times New Roman" w:cs="Times New Roman" w:eastAsia="SimSun"/>
          <w:sz w:val="21"/>
          <w:szCs w:val="21"/>
          <w:rPrChange w:id="3640" w:author="Codex" w:date="2026-10-05T16:32:41.313017+00:00">
            <w:rPr>
              <w:sz w:val="21"/>
              <w:szCs w:val="21"/>
            </w:rPr>
          </w:rPrChange>
        </w:rPr>
        <w:t>及</w:t>
      </w:r>
      <w:r>
        <w:rPr>
          <w:rFonts w:ascii="Times New Roman" w:hAnsi="Times New Roman" w:cs="Times New Roman" w:eastAsia="SimSun"/>
          <w:sz w:val="21"/>
          <w:szCs w:val="21"/>
          <w:rPrChange w:id="3641" w:author="Codex" w:date="2026-10-05T16:32:41.313017+00:00">
            <w:rPr>
              <w:sz w:val="21"/>
              <w:szCs w:val="21"/>
            </w:rPr>
          </w:rPrChange>
        </w:rPr>
        <w:t>M—Y</w:t>
      </w:r>
      <w:r>
        <w:rPr>
          <w:rFonts w:ascii="Times New Roman" w:hAnsi="Times New Roman" w:cs="Times New Roman" w:eastAsia="SimSun"/>
          <w:sz w:val="21"/>
          <w:szCs w:val="21"/>
          <w:rPrChange w:id="3642" w:author="Codex" w:date="2026-10-05T16:32:41.313017+00:00">
            <w:rPr>
              <w:sz w:val="21"/>
              <w:szCs w:val="21"/>
            </w:rPr>
          </w:rPrChange>
        </w:rPr>
        <w:t>平均关联区间均包含</w:t>
      </w:r>
      <w:r>
        <w:rPr>
          <w:rFonts w:ascii="Times New Roman" w:hAnsi="Times New Roman" w:cs="Times New Roman" w:eastAsia="SimSun"/>
          <w:sz w:val="21"/>
          <w:szCs w:val="21"/>
          <w:rPrChange w:id="3643" w:author="Codex" w:date="2026-10-05T16:32:41.313017+00:00">
            <w:rPr>
              <w:sz w:val="21"/>
              <w:szCs w:val="21"/>
            </w:rPr>
          </w:rPrChange>
        </w:rPr>
        <w:t>0</w:t>
      </w:r>
      <w:r>
        <w:rPr>
          <w:rFonts w:ascii="Times New Roman" w:hAnsi="Times New Roman" w:cs="Times New Roman" w:eastAsia="SimSun"/>
          <w:sz w:val="21"/>
          <w:szCs w:val="21"/>
          <w:rPrChange w:id="3644" w:author="Codex" w:date="2026-10-05T16:32:41.313017+00:00">
            <w:rPr>
              <w:sz w:val="21"/>
              <w:szCs w:val="21"/>
            </w:rPr>
          </w:rPrChange>
        </w:rPr>
        <w:t>。</w:t>
      </w:r>
    </w:p>
    <w:p w14:paraId="2F7980EC" w14:textId="7FF68DC3"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9370" w:author="Codex" w:date="2026-10-05T16:32:41.313017+00:00">
            <w:rPr>
              <w:rFonts w:cs="Times New Roman"/>
              <w:szCs w:val="21"/>
            </w:rPr>
          </w:rPrChange>
        </w:rPr>
        <w:pPrChange w:id="3645" w:author="Codex" w:date="2026-10-05T16:32:41.313017+00:00">
          <w:pPr>
            <w:pStyle w:val="affa"/>
            <w:keepNext/>
            <w:keepLines/>
            <w:snapToGrid w:val="0"/>
            <w:spacing w:beforeLines="0" w:before="0" w:line="360" w:lineRule="exact"/>
            <w:ind w:firstLineChars="0" w:firstLine="0"/>
          </w:pPr>
        </w:pPrChange>
      </w:pPr>
      <w:r>
        <w:rPr>
          <w:rFonts w:ascii="Times New Roman" w:hAnsi="Times New Roman" w:cs="Times New Roman" w:eastAsia="KaiTi"/>
          <w:b w:val="0"/>
          <w:bCs w:val="0"/>
          <w:sz w:val="21"/>
          <w:szCs w:val="21"/>
          <w:rPrChange w:id="3646" w:author="Codex" w:date="2026-10-05T16:32:41.313017+00:00">
            <w:rPr>
              <w:rFonts w:cs="Times New Roman"/>
              <w:szCs w:val="21"/>
            </w:rPr>
          </w:rPrChange>
        </w:rPr>
        <w:lastRenderedPageBreak/>
        <w:t>表</w:t>
      </w:r>
      <w:del w:id="1001393" w:author="Codex" w:date="2026-10-06T05:40:41Z">
        <w:r>
          <w:rPr>
            <w:rFonts w:ascii="Times New Roman" w:hAnsi="Times New Roman" w:cs="Times New Roman" w:eastAsia="KaiTi"/>
            <w:b w:val="0"/>
            <w:bCs w:val="0"/>
            <w:sz w:val="21"/>
            <w:szCs w:val="21"/>
            <w:rPrChange w:id="3647" w:author="Codex" w:date="2026-10-05T16:32:41.313017+00:00">
              <w:rPr>
                <w:rFonts w:cs="Times New Roman"/>
                <w:szCs w:val="21"/>
              </w:rPr>
            </w:rPrChange>
          </w:rPr>
          <w:delText xml:space="preserve">2.3A </w:delText>
        </w:r>
      </w:del>
      <w:ins w:id="1001394" w:author="Codex" w:date="2026-10-06T05:40:41Z">
        <w:r>
          <w:rPr>
            <w:rFonts w:ascii="Times New Roman" w:hAnsi="Times New Roman" w:cs="Times New Roman" w:eastAsia="KaiTi"/>
            <w:b w:val="0"/>
            <w:bCs w:val="0"/>
            <w:sz w:val="21"/>
            <w:szCs w:val="21"/>
          </w:rPr>
          <w:t xml:space="preserve">5 </w:t>
        </w:r>
      </w:ins>
      <w:r>
        <w:rPr>
          <w:rFonts w:ascii="Times New Roman" w:hAnsi="Times New Roman" w:cs="Times New Roman" w:eastAsia="KaiTi"/>
          <w:b w:val="0"/>
          <w:bCs w:val="0"/>
          <w:sz w:val="21"/>
          <w:szCs w:val="21"/>
          <w:rPrChange w:id="3648" w:author="Codex" w:date="2026-10-05T16:32:41.313017+00:00">
            <w:rPr>
              <w:rFonts w:cs="Times New Roman"/>
              <w:szCs w:val="21"/>
            </w:rPr>
          </w:rPrChange>
        </w:rPr>
        <w:t>八条候选链模型</w:t>
      </w:r>
      <w:r>
        <w:rPr>
          <w:rFonts w:ascii="Times New Roman" w:hAnsi="Times New Roman" w:cs="Times New Roman" w:eastAsia="KaiTi"/>
          <w:b w:val="0"/>
          <w:bCs w:val="0"/>
          <w:sz w:val="21"/>
          <w:szCs w:val="21"/>
          <w:rPrChange w:id="3649" w:author="Codex" w:date="2026-10-05T16:32:41.313017+00:00">
            <w:rPr>
              <w:rFonts w:cs="Times New Roman"/>
              <w:szCs w:val="21"/>
            </w:rPr>
          </w:rPrChange>
        </w:rPr>
        <w:t>1—4</w:t>
      </w:r>
      <w:r>
        <w:rPr>
          <w:rFonts w:ascii="Times New Roman" w:hAnsi="Times New Roman" w:cs="Times New Roman" w:eastAsia="KaiTi"/>
          <w:b w:val="0"/>
          <w:bCs w:val="0"/>
          <w:sz w:val="21"/>
          <w:szCs w:val="21"/>
          <w:rPrChange w:id="3650" w:author="Codex" w:date="2026-10-05T16:32:41.313017+00:00">
            <w:rPr>
              <w:rFonts w:cs="Times New Roman"/>
              <w:szCs w:val="21"/>
            </w:rPr>
          </w:rPrChange>
        </w:rPr>
        <w:t>的边际标准化风险差</w:t>
      </w:r>
    </w:p>
    <w:tbl>
      <w:tblPr>
        <w:tblStyle w:val="a3"/>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3651" w:author="Codex" w:date="2026-10-05T16:32:41.313017+00:00">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2077"/>
        <w:gridCol w:w="2077"/>
        <w:gridCol w:w="2007"/>
        <w:gridCol w:w="2077"/>
        <w:gridCol w:w="2007"/>
      </w:tblGrid>
      <w:tr w:rsidR="004B6004" w14:paraId="715CE54A" w14:textId="77777777" w:rsidTr="00A40A8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color="000000"/>
              <w:left w:val="nil"/>
              <w:bottom w:val="single" w:sz="4" w:color="000000"/>
              <w:right w:val="nil"/>
              <w:insideH w:val="nil"/>
              <w:insideV w:val="nil"/>
            </w:tcBorders>
            <w:noWrap/>
            <w:tcMar>
              <w:left w:w="102" w:type="dxa"/>
              <w:right w:w="102" w:type="dxa"/>
            </w:tcMar>
            <w:tcPrChange w:id="3652"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6353B76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371" w:author="Codex" w:date="2026-10-05T16:32:41.313017+00:00">
                  <w:rPr>
                    <w:rFonts w:cs="Times New Roman"/>
                    <w:szCs w:val="21"/>
                  </w:rPr>
                </w:rPrChange>
              </w:rPr>
              <w:pPrChange w:id="3653"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654" w:author="Codex" w:date="2026-10-05T16:32:41.313017+00:00">
                  <w:rPr>
                    <w:rFonts w:cs="Times New Roman"/>
                    <w:szCs w:val="21"/>
                  </w:rPr>
                </w:rPrChange>
              </w:rPr>
              <w:t>链条</w:t>
            </w:r>
          </w:p>
        </w:tc>
        <w:tc>
          <w:tcPr>
            <w:tcW w:w="0" w:type="auto"/>
            <w:tcBorders>
              <w:top w:val="single" w:sz="12" w:color="000000"/>
              <w:left w:val="nil"/>
              <w:bottom w:val="single" w:sz="4" w:color="000000"/>
              <w:right w:val="nil"/>
              <w:insideH w:val="nil"/>
              <w:insideV w:val="nil"/>
            </w:tcBorders>
            <w:tcMar>
              <w:left w:w="102" w:type="dxa"/>
              <w:right w:w="102" w:type="dxa"/>
            </w:tcMar>
            <w:tcPrChange w:id="3655"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1DB0945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372" w:author="Codex" w:date="2026-10-05T16:32:41.313017+00:00">
                  <w:rPr>
                    <w:rFonts w:cs="Times New Roman"/>
                    <w:szCs w:val="21"/>
                  </w:rPr>
                </w:rPrChange>
              </w:rPr>
              <w:pPrChange w:id="3656"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657" w:author="Codex" w:date="2026-10-05T16:32:41.313017+00:00">
                  <w:rPr>
                    <w:rFonts w:cs="Times New Roman"/>
                    <w:szCs w:val="21"/>
                  </w:rPr>
                </w:rPrChange>
              </w:rPr>
              <w:t>模型</w:t>
            </w:r>
            <w:r>
              <w:rPr>
                <w:rFonts w:ascii="Times New Roman" w:hAnsi="Times New Roman" w:cs="Times New Roman" w:eastAsia="SimSun"/>
                <w:b w:val="0"/>
                <w:bCs w:val="0"/>
                <w:sz w:val="21"/>
                <w:szCs w:val="21"/>
                <w:rPrChange w:id="3658" w:author="Codex" w:date="2026-10-05T16:32:41.313017+00:00">
                  <w:rPr>
                    <w:rFonts w:cs="Times New Roman"/>
                    <w:szCs w:val="21"/>
                  </w:rPr>
                </w:rPrChange>
              </w:rPr>
              <w:t>1</w:t>
            </w:r>
            <w:r>
              <w:rPr>
                <w:rFonts w:ascii="Times New Roman" w:hAnsi="Times New Roman" w:cs="Times New Roman" w:eastAsia="SimSun"/>
                <w:b w:val="0"/>
                <w:bCs w:val="0"/>
                <w:sz w:val="21"/>
                <w:szCs w:val="21"/>
                <w:rPrChange w:id="3659" w:author="Codex" w:date="2026-10-05T16:32:41.313017+00:00">
                  <w:rPr>
                    <w:rFonts w:cs="Times New Roman"/>
                    <w:szCs w:val="21"/>
                  </w:rPr>
                </w:rPrChange>
              </w:rPr>
              <w:t>：</w:t>
            </w:r>
            <w:r>
              <w:rPr>
                <w:rFonts w:ascii="Times New Roman" w:hAnsi="Times New Roman" w:cs="Times New Roman" w:eastAsia="SimSun"/>
                <w:b w:val="0"/>
                <w:bCs w:val="0"/>
                <w:sz w:val="21"/>
                <w:szCs w:val="21"/>
                <w:rPrChange w:id="3660" w:author="Codex" w:date="2026-10-05T16:32:41.313017+00:00">
                  <w:rPr>
                    <w:rFonts w:cs="Times New Roman"/>
                    <w:szCs w:val="21"/>
                  </w:rPr>
                </w:rPrChange>
              </w:rPr>
              <w:t>X—M</w:t>
            </w:r>
          </w:p>
        </w:tc>
        <w:tc>
          <w:tcPr>
            <w:tcW w:w="0" w:type="auto"/>
            <w:tcBorders>
              <w:top w:val="single" w:sz="12" w:color="000000"/>
              <w:left w:val="nil"/>
              <w:bottom w:val="single" w:sz="4" w:color="000000"/>
              <w:right w:val="nil"/>
              <w:insideH w:val="nil"/>
              <w:insideV w:val="nil"/>
            </w:tcBorders>
            <w:tcMar>
              <w:left w:w="102" w:type="dxa"/>
              <w:right w:w="102" w:type="dxa"/>
            </w:tcMar>
            <w:tcPrChange w:id="3661"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1A37628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373" w:author="Codex" w:date="2026-10-05T16:32:41.313017+00:00">
                  <w:rPr>
                    <w:rFonts w:cs="Times New Roman"/>
                    <w:szCs w:val="21"/>
                  </w:rPr>
                </w:rPrChange>
              </w:rPr>
              <w:pPrChange w:id="3662"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663" w:author="Codex" w:date="2026-10-05T16:32:41.313017+00:00">
                  <w:rPr>
                    <w:rFonts w:cs="Times New Roman"/>
                    <w:szCs w:val="21"/>
                  </w:rPr>
                </w:rPrChange>
              </w:rPr>
              <w:t>模型</w:t>
            </w:r>
            <w:r>
              <w:rPr>
                <w:rFonts w:ascii="Times New Roman" w:hAnsi="Times New Roman" w:cs="Times New Roman" w:eastAsia="SimSun"/>
                <w:b w:val="0"/>
                <w:bCs w:val="0"/>
                <w:sz w:val="21"/>
                <w:szCs w:val="21"/>
                <w:rPrChange w:id="3664" w:author="Codex" w:date="2026-10-05T16:32:41.313017+00:00">
                  <w:rPr>
                    <w:rFonts w:cs="Times New Roman"/>
                    <w:szCs w:val="21"/>
                  </w:rPr>
                </w:rPrChange>
              </w:rPr>
              <w:t>2</w:t>
            </w:r>
            <w:r>
              <w:rPr>
                <w:rFonts w:ascii="Times New Roman" w:hAnsi="Times New Roman" w:cs="Times New Roman" w:eastAsia="SimSun"/>
                <w:b w:val="0"/>
                <w:bCs w:val="0"/>
                <w:sz w:val="21"/>
                <w:szCs w:val="21"/>
                <w:rPrChange w:id="3665" w:author="Codex" w:date="2026-10-05T16:32:41.313017+00:00">
                  <w:rPr>
                    <w:rFonts w:cs="Times New Roman"/>
                    <w:szCs w:val="21"/>
                  </w:rPr>
                </w:rPrChange>
              </w:rPr>
              <w:t>：</w:t>
            </w:r>
            <w:r>
              <w:rPr>
                <w:rFonts w:ascii="Times New Roman" w:hAnsi="Times New Roman" w:cs="Times New Roman" w:eastAsia="SimSun"/>
                <w:b w:val="0"/>
                <w:bCs w:val="0"/>
                <w:sz w:val="21"/>
                <w:szCs w:val="21"/>
                <w:rPrChange w:id="3666" w:author="Codex" w:date="2026-10-05T16:32:41.313017+00:00">
                  <w:rPr>
                    <w:rFonts w:cs="Times New Roman"/>
                    <w:szCs w:val="21"/>
                  </w:rPr>
                </w:rPrChange>
              </w:rPr>
              <w:t>X—Y</w:t>
            </w:r>
          </w:p>
        </w:tc>
        <w:tc>
          <w:tcPr>
            <w:tcW w:w="0" w:type="auto"/>
            <w:tcBorders>
              <w:top w:val="single" w:sz="12" w:color="000000"/>
              <w:left w:val="nil"/>
              <w:bottom w:val="single" w:sz="4" w:color="000000"/>
              <w:right w:val="nil"/>
              <w:insideH w:val="nil"/>
              <w:insideV w:val="nil"/>
            </w:tcBorders>
            <w:tcMar>
              <w:left w:w="102" w:type="dxa"/>
              <w:right w:w="102" w:type="dxa"/>
            </w:tcMar>
            <w:tcPrChange w:id="3667"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59CB091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374" w:author="Codex" w:date="2026-10-05T16:32:41.313017+00:00">
                  <w:rPr>
                    <w:rFonts w:cs="Times New Roman"/>
                    <w:szCs w:val="21"/>
                  </w:rPr>
                </w:rPrChange>
              </w:rPr>
              <w:pPrChange w:id="3668"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669" w:author="Codex" w:date="2026-10-05T16:32:41.313017+00:00">
                  <w:rPr>
                    <w:rFonts w:cs="Times New Roman"/>
                    <w:szCs w:val="21"/>
                  </w:rPr>
                </w:rPrChange>
              </w:rPr>
              <w:t>模型</w:t>
            </w:r>
            <w:r>
              <w:rPr>
                <w:rFonts w:ascii="Times New Roman" w:hAnsi="Times New Roman" w:cs="Times New Roman" w:eastAsia="SimSun"/>
                <w:b w:val="0"/>
                <w:bCs w:val="0"/>
                <w:sz w:val="21"/>
                <w:szCs w:val="21"/>
                <w:rPrChange w:id="3670" w:author="Codex" w:date="2026-10-05T16:32:41.313017+00:00">
                  <w:rPr>
                    <w:rFonts w:cs="Times New Roman"/>
                    <w:szCs w:val="21"/>
                  </w:rPr>
                </w:rPrChange>
              </w:rPr>
              <w:t>3</w:t>
            </w:r>
            <w:r>
              <w:rPr>
                <w:rFonts w:ascii="Times New Roman" w:hAnsi="Times New Roman" w:cs="Times New Roman" w:eastAsia="SimSun"/>
                <w:b w:val="0"/>
                <w:bCs w:val="0"/>
                <w:sz w:val="21"/>
                <w:szCs w:val="21"/>
                <w:rPrChange w:id="3671" w:author="Codex" w:date="2026-10-05T16:32:41.313017+00:00">
                  <w:rPr>
                    <w:rFonts w:cs="Times New Roman"/>
                    <w:szCs w:val="21"/>
                  </w:rPr>
                </w:rPrChange>
              </w:rPr>
              <w:t>：</w:t>
            </w:r>
            <w:r>
              <w:rPr>
                <w:rFonts w:ascii="Times New Roman" w:hAnsi="Times New Roman" w:cs="Times New Roman" w:eastAsia="SimSun"/>
                <w:b w:val="0"/>
                <w:bCs w:val="0"/>
                <w:sz w:val="21"/>
                <w:szCs w:val="21"/>
                <w:rPrChange w:id="3672" w:author="Codex" w:date="2026-10-05T16:32:41.313017+00:00">
                  <w:rPr>
                    <w:rFonts w:cs="Times New Roman"/>
                    <w:szCs w:val="21"/>
                  </w:rPr>
                </w:rPrChange>
              </w:rPr>
              <w:t>M—Y</w:t>
            </w:r>
          </w:p>
        </w:tc>
        <w:tc>
          <w:tcPr>
            <w:tcW w:w="0" w:type="auto"/>
            <w:tcBorders>
              <w:top w:val="single" w:sz="12" w:color="000000"/>
              <w:left w:val="nil"/>
              <w:bottom w:val="single" w:sz="4" w:color="000000"/>
              <w:right w:val="nil"/>
              <w:insideH w:val="nil"/>
              <w:insideV w:val="nil"/>
            </w:tcBorders>
            <w:tcMar>
              <w:left w:w="102" w:type="dxa"/>
              <w:right w:w="102" w:type="dxa"/>
            </w:tcMar>
            <w:tcPrChange w:id="3673"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5D27A3F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375" w:author="Codex" w:date="2026-10-05T16:32:41.313017+00:00">
                  <w:rPr>
                    <w:rFonts w:cs="Times New Roman"/>
                    <w:szCs w:val="21"/>
                  </w:rPr>
                </w:rPrChange>
              </w:rPr>
              <w:pPrChange w:id="3674"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675" w:author="Codex" w:date="2026-10-05T16:32:41.313017+00:00">
                  <w:rPr>
                    <w:rFonts w:cs="Times New Roman"/>
                    <w:szCs w:val="21"/>
                  </w:rPr>
                </w:rPrChange>
              </w:rPr>
              <w:t>模型</w:t>
            </w:r>
            <w:r>
              <w:rPr>
                <w:rFonts w:ascii="Times New Roman" w:hAnsi="Times New Roman" w:cs="Times New Roman" w:eastAsia="SimSun"/>
                <w:b w:val="0"/>
                <w:bCs w:val="0"/>
                <w:sz w:val="21"/>
                <w:szCs w:val="21"/>
                <w:rPrChange w:id="3676" w:author="Codex" w:date="2026-10-05T16:32:41.313017+00:00">
                  <w:rPr>
                    <w:rFonts w:cs="Times New Roman"/>
                    <w:szCs w:val="21"/>
                  </w:rPr>
                </w:rPrChange>
              </w:rPr>
              <w:t>4</w:t>
            </w:r>
            <w:r>
              <w:rPr>
                <w:rFonts w:ascii="Times New Roman" w:hAnsi="Times New Roman" w:cs="Times New Roman" w:eastAsia="SimSun"/>
                <w:b w:val="0"/>
                <w:bCs w:val="0"/>
                <w:sz w:val="21"/>
                <w:szCs w:val="21"/>
                <w:rPrChange w:id="3677" w:author="Codex" w:date="2026-10-05T16:32:41.313017+00:00">
                  <w:rPr>
                    <w:rFonts w:cs="Times New Roman"/>
                    <w:szCs w:val="21"/>
                  </w:rPr>
                </w:rPrChange>
              </w:rPr>
              <w:t>：</w:t>
            </w:r>
            <w:r>
              <w:rPr>
                <w:rFonts w:ascii="Times New Roman" w:hAnsi="Times New Roman" w:cs="Times New Roman" w:eastAsia="SimSun"/>
                <w:b w:val="0"/>
                <w:bCs w:val="0"/>
                <w:sz w:val="21"/>
                <w:szCs w:val="21"/>
                <w:rPrChange w:id="3678" w:author="Codex" w:date="2026-10-05T16:32:41.313017+00:00">
                  <w:rPr>
                    <w:rFonts w:cs="Times New Roman"/>
                    <w:szCs w:val="21"/>
                  </w:rPr>
                </w:rPrChange>
              </w:rPr>
              <w:t>X|M</w:t>
            </w:r>
          </w:p>
        </w:tc>
        <w:tc>
          <w:tcPr>
            <w:tcW w:w="0" w:type="auto"/>
            <w:tcBorders>
              <w:top w:val="single" w:sz="12" w:color="000000"/>
              <w:left w:val="nil"/>
              <w:bottom w:val="single" w:sz="4" w:color="000000"/>
              <w:right w:val="nil"/>
              <w:insideH w:val="nil"/>
              <w:insideV w:val="nil"/>
            </w:tcBorders>
            <w:tcMar>
              <w:left w:w="102" w:type="dxa"/>
              <w:right w:w="102" w:type="dxa"/>
            </w:tcMar>
            <w:tcPrChange w:id="3679"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54CA564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376" w:author="Codex" w:date="2026-10-05T16:32:41.313017+00:00">
                  <w:rPr>
                    <w:rFonts w:cs="Times New Roman"/>
                    <w:szCs w:val="21"/>
                  </w:rPr>
                </w:rPrChange>
              </w:rPr>
              <w:pPrChange w:id="3680"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681" w:author="Codex" w:date="2026-10-05T16:32:41.313017+00:00">
                  <w:rPr>
                    <w:rFonts w:cs="Times New Roman"/>
                    <w:szCs w:val="21"/>
                  </w:rPr>
                </w:rPrChange>
              </w:rPr>
              <w:t>模型</w:t>
            </w:r>
            <w:r>
              <w:rPr>
                <w:rFonts w:ascii="Times New Roman" w:hAnsi="Times New Roman" w:cs="Times New Roman" w:eastAsia="SimSun"/>
                <w:b w:val="0"/>
                <w:bCs w:val="0"/>
                <w:sz w:val="21"/>
                <w:szCs w:val="21"/>
                <w:rPrChange w:id="3682" w:author="Codex" w:date="2026-10-05T16:32:41.313017+00:00">
                  <w:rPr>
                    <w:rFonts w:cs="Times New Roman"/>
                    <w:szCs w:val="21"/>
                  </w:rPr>
                </w:rPrChange>
              </w:rPr>
              <w:t>4</w:t>
            </w:r>
            <w:r>
              <w:rPr>
                <w:rFonts w:ascii="Times New Roman" w:hAnsi="Times New Roman" w:cs="Times New Roman" w:eastAsia="SimSun"/>
                <w:b w:val="0"/>
                <w:bCs w:val="0"/>
                <w:sz w:val="21"/>
                <w:szCs w:val="21"/>
                <w:rPrChange w:id="3683" w:author="Codex" w:date="2026-10-05T16:32:41.313017+00:00">
                  <w:rPr>
                    <w:rFonts w:cs="Times New Roman"/>
                    <w:szCs w:val="21"/>
                  </w:rPr>
                </w:rPrChange>
              </w:rPr>
              <w:t>：</w:t>
            </w:r>
            <w:r>
              <w:rPr>
                <w:rFonts w:ascii="Times New Roman" w:hAnsi="Times New Roman" w:cs="Times New Roman" w:eastAsia="SimSun"/>
                <w:b w:val="0"/>
                <w:bCs w:val="0"/>
                <w:sz w:val="21"/>
                <w:szCs w:val="21"/>
                <w:rPrChange w:id="3684" w:author="Codex" w:date="2026-10-05T16:32:41.313017+00:00">
                  <w:rPr>
                    <w:rFonts w:cs="Times New Roman"/>
                    <w:szCs w:val="21"/>
                  </w:rPr>
                </w:rPrChange>
              </w:rPr>
              <w:t>M|X</w:t>
            </w:r>
          </w:p>
        </w:tc>
      </w:tr>
      <w:tr w:rsidR="004B6004" w14:paraId="0D7E20F2"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685" w:author="Codex" w:date="2026-10-05T16:32:41.313017+00:00">
              <w:tcPr>
                <w:tcW w:w="0" w:type="auto"/>
                <w:tcBorders>
                  <w:top w:val="nil"/>
                  <w:left w:val="nil"/>
                  <w:bottom w:val="nil"/>
                  <w:right w:val="nil"/>
                </w:tcBorders>
                <w:noWrap/>
                <w:tcMar>
                  <w:left w:w="102" w:type="dxa"/>
                  <w:right w:w="102" w:type="dxa"/>
                </w:tcMar>
                <w:vAlign w:val="center"/>
              </w:tcPr>
            </w:tcPrChange>
          </w:tcPr>
          <w:p w14:paraId="13D53F9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77" w:author="Codex" w:date="2026-10-05T16:32:41.313017+00:00">
                  <w:rPr>
                    <w:rFonts w:cs="Times New Roman"/>
                    <w:szCs w:val="21"/>
                  </w:rPr>
                </w:rPrChange>
              </w:rPr>
              <w:pPrChange w:id="368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687" w:author="Codex" w:date="2026-10-05T16:32:41.313017+00:00">
                  <w:rPr>
                    <w:rFonts w:cs="Times New Roman"/>
                    <w:szCs w:val="21"/>
                  </w:rPr>
                </w:rPrChange>
              </w:rPr>
              <w:t>AA‑S</w:t>
            </w:r>
          </w:p>
        </w:tc>
        <w:tc>
          <w:tcPr>
            <w:tcW w:w="0" w:type="auto"/>
            <w:tcBorders>
              <w:top w:val="nil"/>
              <w:left w:val="nil"/>
              <w:bottom w:val="nil"/>
              <w:right w:val="nil"/>
              <w:insideH w:val="nil"/>
              <w:insideV w:val="nil"/>
            </w:tcBorders>
            <w:tcMar>
              <w:left w:w="102" w:type="dxa"/>
              <w:right w:w="102" w:type="dxa"/>
            </w:tcMar>
            <w:vAlign w:val="center"/>
            <w:tcPrChange w:id="3688" w:author="Codex" w:date="2026-10-05T16:32:41.313017+00:00">
              <w:tcPr>
                <w:tcW w:w="0" w:type="auto"/>
                <w:tcBorders>
                  <w:top w:val="nil"/>
                  <w:left w:val="nil"/>
                  <w:bottom w:val="nil"/>
                  <w:right w:val="nil"/>
                </w:tcBorders>
                <w:tcMar>
                  <w:left w:w="102" w:type="dxa"/>
                  <w:right w:w="102" w:type="dxa"/>
                </w:tcMar>
                <w:vAlign w:val="center"/>
              </w:tcPr>
            </w:tcPrChange>
          </w:tcPr>
          <w:p w14:paraId="76F6744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78" w:author="Codex" w:date="2026-10-05T16:32:41.313017+00:00">
                  <w:rPr>
                    <w:rFonts w:cs="Times New Roman"/>
                    <w:szCs w:val="21"/>
                  </w:rPr>
                </w:rPrChange>
              </w:rPr>
              <w:pPrChange w:id="368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690" w:author="Codex" w:date="2026-10-05T16:32:41.313017+00:00">
                  <w:rPr>
                    <w:rFonts w:cs="Times New Roman"/>
                    <w:szCs w:val="21"/>
                  </w:rPr>
                </w:rPrChange>
              </w:rPr>
              <w:t>1.52</w:t>
            </w:r>
            <w:r>
              <w:rPr>
                <w:rFonts w:ascii="Times New Roman" w:hAnsi="Times New Roman" w:cs="Times New Roman" w:eastAsia="SimSun"/>
                <w:b w:val="0"/>
                <w:bCs w:val="0"/>
                <w:sz w:val="21"/>
                <w:szCs w:val="21"/>
                <w:rPrChange w:id="3691" w:author="Codex" w:date="2026-10-05T16:32:41.313017+00:00">
                  <w:rPr>
                    <w:rFonts w:cs="Times New Roman"/>
                    <w:szCs w:val="21"/>
                  </w:rPr>
                </w:rPrChange>
              </w:rPr>
              <w:t>（</w:t>
            </w:r>
            <w:r>
              <w:rPr>
                <w:rFonts w:ascii="Times New Roman" w:hAnsi="Times New Roman" w:cs="Times New Roman" w:eastAsia="SimSun"/>
                <w:b w:val="0"/>
                <w:bCs w:val="0"/>
                <w:sz w:val="21"/>
                <w:szCs w:val="21"/>
                <w:rPrChange w:id="3692" w:author="Codex" w:date="2026-10-05T16:32:41.313017+00:00">
                  <w:rPr>
                    <w:rFonts w:cs="Times New Roman"/>
                    <w:szCs w:val="21"/>
                  </w:rPr>
                </w:rPrChange>
              </w:rPr>
              <w:t>-2.27</w:t>
            </w:r>
            <w:r>
              <w:rPr>
                <w:rFonts w:ascii="Times New Roman" w:hAnsi="Times New Roman" w:cs="Times New Roman" w:eastAsia="SimSun"/>
                <w:b w:val="0"/>
                <w:bCs w:val="0"/>
                <w:sz w:val="21"/>
                <w:szCs w:val="21"/>
                <w:rPrChange w:id="3693" w:author="Codex" w:date="2026-10-05T16:32:41.313017+00:00">
                  <w:rPr>
                    <w:rFonts w:cs="Times New Roman"/>
                    <w:szCs w:val="21"/>
                  </w:rPr>
                </w:rPrChange>
              </w:rPr>
              <w:t>，</w:t>
            </w:r>
            <w:r>
              <w:rPr>
                <w:rFonts w:ascii="Times New Roman" w:hAnsi="Times New Roman" w:cs="Times New Roman" w:eastAsia="SimSun"/>
                <w:b w:val="0"/>
                <w:bCs w:val="0"/>
                <w:sz w:val="21"/>
                <w:szCs w:val="21"/>
                <w:rPrChange w:id="3694" w:author="Codex" w:date="2026-10-05T16:32:41.313017+00:00">
                  <w:rPr>
                    <w:rFonts w:cs="Times New Roman"/>
                    <w:szCs w:val="21"/>
                  </w:rPr>
                </w:rPrChange>
              </w:rPr>
              <w:t>5.31</w:t>
            </w:r>
            <w:r>
              <w:rPr>
                <w:rFonts w:ascii="Times New Roman" w:hAnsi="Times New Roman" w:cs="Times New Roman" w:eastAsia="SimSun"/>
                <w:b w:val="0"/>
                <w:bCs w:val="0"/>
                <w:sz w:val="21"/>
                <w:szCs w:val="21"/>
                <w:rPrChange w:id="3695"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696" w:author="Codex" w:date="2026-10-05T16:32:41.313017+00:00">
              <w:tcPr>
                <w:tcW w:w="0" w:type="auto"/>
                <w:tcBorders>
                  <w:top w:val="nil"/>
                  <w:left w:val="nil"/>
                  <w:bottom w:val="nil"/>
                  <w:right w:val="nil"/>
                </w:tcBorders>
                <w:tcMar>
                  <w:left w:w="102" w:type="dxa"/>
                  <w:right w:w="102" w:type="dxa"/>
                </w:tcMar>
                <w:vAlign w:val="center"/>
              </w:tcPr>
            </w:tcPrChange>
          </w:tcPr>
          <w:p w14:paraId="67D7A68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79" w:author="Codex" w:date="2026-10-05T16:32:41.313017+00:00">
                  <w:rPr>
                    <w:rFonts w:cs="Times New Roman"/>
                    <w:szCs w:val="21"/>
                  </w:rPr>
                </w:rPrChange>
              </w:rPr>
              <w:pPrChange w:id="369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698" w:author="Codex" w:date="2026-10-05T16:32:41.313017+00:00">
                  <w:rPr>
                    <w:rFonts w:cs="Times New Roman"/>
                    <w:szCs w:val="21"/>
                  </w:rPr>
                </w:rPrChange>
              </w:rPr>
              <w:t>4.90</w:t>
            </w:r>
            <w:r>
              <w:rPr>
                <w:rFonts w:ascii="Times New Roman" w:hAnsi="Times New Roman" w:cs="Times New Roman" w:eastAsia="SimSun"/>
                <w:b w:val="0"/>
                <w:bCs w:val="0"/>
                <w:sz w:val="21"/>
                <w:szCs w:val="21"/>
                <w:rPrChange w:id="3699" w:author="Codex" w:date="2026-10-05T16:32:41.313017+00:00">
                  <w:rPr>
                    <w:rFonts w:cs="Times New Roman"/>
                    <w:szCs w:val="21"/>
                  </w:rPr>
                </w:rPrChange>
              </w:rPr>
              <w:t>（</w:t>
            </w:r>
            <w:r>
              <w:rPr>
                <w:rFonts w:ascii="Times New Roman" w:hAnsi="Times New Roman" w:cs="Times New Roman" w:eastAsia="SimSun"/>
                <w:b w:val="0"/>
                <w:bCs w:val="0"/>
                <w:sz w:val="21"/>
                <w:szCs w:val="21"/>
                <w:rPrChange w:id="3700" w:author="Codex" w:date="2026-10-05T16:32:41.313017+00:00">
                  <w:rPr>
                    <w:rFonts w:cs="Times New Roman"/>
                    <w:szCs w:val="21"/>
                  </w:rPr>
                </w:rPrChange>
              </w:rPr>
              <w:t>1.54</w:t>
            </w:r>
            <w:r>
              <w:rPr>
                <w:rFonts w:ascii="Times New Roman" w:hAnsi="Times New Roman" w:cs="Times New Roman" w:eastAsia="SimSun"/>
                <w:b w:val="0"/>
                <w:bCs w:val="0"/>
                <w:sz w:val="21"/>
                <w:szCs w:val="21"/>
                <w:rPrChange w:id="3701" w:author="Codex" w:date="2026-10-05T16:32:41.313017+00:00">
                  <w:rPr>
                    <w:rFonts w:cs="Times New Roman"/>
                    <w:szCs w:val="21"/>
                  </w:rPr>
                </w:rPrChange>
              </w:rPr>
              <w:t>，</w:t>
            </w:r>
            <w:r>
              <w:rPr>
                <w:rFonts w:ascii="Times New Roman" w:hAnsi="Times New Roman" w:cs="Times New Roman" w:eastAsia="SimSun"/>
                <w:b w:val="0"/>
                <w:bCs w:val="0"/>
                <w:sz w:val="21"/>
                <w:szCs w:val="21"/>
                <w:rPrChange w:id="3702" w:author="Codex" w:date="2026-10-05T16:32:41.313017+00:00">
                  <w:rPr>
                    <w:rFonts w:cs="Times New Roman"/>
                    <w:szCs w:val="21"/>
                  </w:rPr>
                </w:rPrChange>
              </w:rPr>
              <w:t>8.26</w:t>
            </w:r>
            <w:r>
              <w:rPr>
                <w:rFonts w:ascii="Times New Roman" w:hAnsi="Times New Roman" w:cs="Times New Roman" w:eastAsia="SimSun"/>
                <w:b w:val="0"/>
                <w:bCs w:val="0"/>
                <w:sz w:val="21"/>
                <w:szCs w:val="21"/>
                <w:rPrChange w:id="3703"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704" w:author="Codex" w:date="2026-10-05T16:32:41.313017+00:00">
              <w:tcPr>
                <w:tcW w:w="0" w:type="auto"/>
                <w:tcBorders>
                  <w:top w:val="nil"/>
                  <w:left w:val="nil"/>
                  <w:bottom w:val="nil"/>
                  <w:right w:val="nil"/>
                </w:tcBorders>
                <w:tcMar>
                  <w:left w:w="102" w:type="dxa"/>
                  <w:right w:w="102" w:type="dxa"/>
                </w:tcMar>
                <w:vAlign w:val="center"/>
              </w:tcPr>
            </w:tcPrChange>
          </w:tcPr>
          <w:p w14:paraId="571B6D1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80" w:author="Codex" w:date="2026-10-05T16:32:41.313017+00:00">
                  <w:rPr>
                    <w:rFonts w:cs="Times New Roman"/>
                    <w:szCs w:val="21"/>
                  </w:rPr>
                </w:rPrChange>
              </w:rPr>
              <w:pPrChange w:id="370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06" w:author="Codex" w:date="2026-10-05T16:32:41.313017+00:00">
                  <w:rPr>
                    <w:rFonts w:cs="Times New Roman"/>
                    <w:szCs w:val="21"/>
                  </w:rPr>
                </w:rPrChange>
              </w:rPr>
              <w:t>2.45</w:t>
            </w:r>
            <w:r>
              <w:rPr>
                <w:rFonts w:ascii="Times New Roman" w:hAnsi="Times New Roman" w:cs="Times New Roman" w:eastAsia="SimSun"/>
                <w:b w:val="0"/>
                <w:bCs w:val="0"/>
                <w:sz w:val="21"/>
                <w:szCs w:val="21"/>
                <w:rPrChange w:id="3707" w:author="Codex" w:date="2026-10-05T16:32:41.313017+00:00">
                  <w:rPr>
                    <w:rFonts w:cs="Times New Roman"/>
                    <w:szCs w:val="21"/>
                  </w:rPr>
                </w:rPrChange>
              </w:rPr>
              <w:t>（</w:t>
            </w:r>
            <w:r>
              <w:rPr>
                <w:rFonts w:ascii="Times New Roman" w:hAnsi="Times New Roman" w:cs="Times New Roman" w:eastAsia="SimSun"/>
                <w:b w:val="0"/>
                <w:bCs w:val="0"/>
                <w:sz w:val="21"/>
                <w:szCs w:val="21"/>
                <w:rPrChange w:id="3708" w:author="Codex" w:date="2026-10-05T16:32:41.313017+00:00">
                  <w:rPr>
                    <w:rFonts w:cs="Times New Roman"/>
                    <w:szCs w:val="21"/>
                  </w:rPr>
                </w:rPrChange>
              </w:rPr>
              <w:t>-1.20</w:t>
            </w:r>
            <w:r>
              <w:rPr>
                <w:rFonts w:ascii="Times New Roman" w:hAnsi="Times New Roman" w:cs="Times New Roman" w:eastAsia="SimSun"/>
                <w:b w:val="0"/>
                <w:bCs w:val="0"/>
                <w:sz w:val="21"/>
                <w:szCs w:val="21"/>
                <w:rPrChange w:id="3709" w:author="Codex" w:date="2026-10-05T16:32:41.313017+00:00">
                  <w:rPr>
                    <w:rFonts w:cs="Times New Roman"/>
                    <w:szCs w:val="21"/>
                  </w:rPr>
                </w:rPrChange>
              </w:rPr>
              <w:t>，</w:t>
            </w:r>
            <w:r>
              <w:rPr>
                <w:rFonts w:ascii="Times New Roman" w:hAnsi="Times New Roman" w:cs="Times New Roman" w:eastAsia="SimSun"/>
                <w:b w:val="0"/>
                <w:bCs w:val="0"/>
                <w:sz w:val="21"/>
                <w:szCs w:val="21"/>
                <w:rPrChange w:id="3710" w:author="Codex" w:date="2026-10-05T16:32:41.313017+00:00">
                  <w:rPr>
                    <w:rFonts w:cs="Times New Roman"/>
                    <w:szCs w:val="21"/>
                  </w:rPr>
                </w:rPrChange>
              </w:rPr>
              <w:t>6.09</w:t>
            </w:r>
            <w:r>
              <w:rPr>
                <w:rFonts w:ascii="Times New Roman" w:hAnsi="Times New Roman" w:cs="Times New Roman" w:eastAsia="SimSun"/>
                <w:b w:val="0"/>
                <w:bCs w:val="0"/>
                <w:sz w:val="21"/>
                <w:szCs w:val="21"/>
                <w:rPrChange w:id="3711"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712" w:author="Codex" w:date="2026-10-05T16:32:41.313017+00:00">
              <w:tcPr>
                <w:tcW w:w="0" w:type="auto"/>
                <w:tcBorders>
                  <w:top w:val="nil"/>
                  <w:left w:val="nil"/>
                  <w:bottom w:val="nil"/>
                  <w:right w:val="nil"/>
                </w:tcBorders>
                <w:tcMar>
                  <w:left w:w="102" w:type="dxa"/>
                  <w:right w:w="102" w:type="dxa"/>
                </w:tcMar>
                <w:vAlign w:val="center"/>
              </w:tcPr>
            </w:tcPrChange>
          </w:tcPr>
          <w:p w14:paraId="5235F1F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81" w:author="Codex" w:date="2026-10-05T16:32:41.313017+00:00">
                  <w:rPr>
                    <w:rFonts w:cs="Times New Roman"/>
                    <w:szCs w:val="21"/>
                  </w:rPr>
                </w:rPrChange>
              </w:rPr>
              <w:pPrChange w:id="371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14" w:author="Codex" w:date="2026-10-05T16:32:41.313017+00:00">
                  <w:rPr>
                    <w:rFonts w:cs="Times New Roman"/>
                    <w:szCs w:val="21"/>
                  </w:rPr>
                </w:rPrChange>
              </w:rPr>
              <w:t>4.86</w:t>
            </w:r>
            <w:r>
              <w:rPr>
                <w:rFonts w:ascii="Times New Roman" w:hAnsi="Times New Roman" w:cs="Times New Roman" w:eastAsia="SimSun"/>
                <w:b w:val="0"/>
                <w:bCs w:val="0"/>
                <w:sz w:val="21"/>
                <w:szCs w:val="21"/>
                <w:rPrChange w:id="3715" w:author="Codex" w:date="2026-10-05T16:32:41.313017+00:00">
                  <w:rPr>
                    <w:rFonts w:cs="Times New Roman"/>
                    <w:szCs w:val="21"/>
                  </w:rPr>
                </w:rPrChange>
              </w:rPr>
              <w:t>（</w:t>
            </w:r>
            <w:r>
              <w:rPr>
                <w:rFonts w:ascii="Times New Roman" w:hAnsi="Times New Roman" w:cs="Times New Roman" w:eastAsia="SimSun"/>
                <w:b w:val="0"/>
                <w:bCs w:val="0"/>
                <w:sz w:val="21"/>
                <w:szCs w:val="21"/>
                <w:rPrChange w:id="3716" w:author="Codex" w:date="2026-10-05T16:32:41.313017+00:00">
                  <w:rPr>
                    <w:rFonts w:cs="Times New Roman"/>
                    <w:szCs w:val="21"/>
                  </w:rPr>
                </w:rPrChange>
              </w:rPr>
              <w:t>1.50</w:t>
            </w:r>
            <w:r>
              <w:rPr>
                <w:rFonts w:ascii="Times New Roman" w:hAnsi="Times New Roman" w:cs="Times New Roman" w:eastAsia="SimSun"/>
                <w:b w:val="0"/>
                <w:bCs w:val="0"/>
                <w:sz w:val="21"/>
                <w:szCs w:val="21"/>
                <w:rPrChange w:id="3717" w:author="Codex" w:date="2026-10-05T16:32:41.313017+00:00">
                  <w:rPr>
                    <w:rFonts w:cs="Times New Roman"/>
                    <w:szCs w:val="21"/>
                  </w:rPr>
                </w:rPrChange>
              </w:rPr>
              <w:t>，</w:t>
            </w:r>
            <w:r>
              <w:rPr>
                <w:rFonts w:ascii="Times New Roman" w:hAnsi="Times New Roman" w:cs="Times New Roman" w:eastAsia="SimSun"/>
                <w:b w:val="0"/>
                <w:bCs w:val="0"/>
                <w:sz w:val="21"/>
                <w:szCs w:val="21"/>
                <w:rPrChange w:id="3718" w:author="Codex" w:date="2026-10-05T16:32:41.313017+00:00">
                  <w:rPr>
                    <w:rFonts w:cs="Times New Roman"/>
                    <w:szCs w:val="21"/>
                  </w:rPr>
                </w:rPrChange>
              </w:rPr>
              <w:t>8.23</w:t>
            </w:r>
            <w:r>
              <w:rPr>
                <w:rFonts w:ascii="Times New Roman" w:hAnsi="Times New Roman" w:cs="Times New Roman" w:eastAsia="SimSun"/>
                <w:b w:val="0"/>
                <w:bCs w:val="0"/>
                <w:sz w:val="21"/>
                <w:szCs w:val="21"/>
                <w:rPrChange w:id="3719"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720" w:author="Codex" w:date="2026-10-05T16:32:41.313017+00:00">
              <w:tcPr>
                <w:tcW w:w="0" w:type="auto"/>
                <w:tcBorders>
                  <w:top w:val="nil"/>
                  <w:left w:val="nil"/>
                  <w:bottom w:val="nil"/>
                  <w:right w:val="nil"/>
                </w:tcBorders>
                <w:tcMar>
                  <w:left w:w="102" w:type="dxa"/>
                  <w:right w:w="102" w:type="dxa"/>
                </w:tcMar>
                <w:vAlign w:val="center"/>
              </w:tcPr>
            </w:tcPrChange>
          </w:tcPr>
          <w:p w14:paraId="7A9050F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82" w:author="Codex" w:date="2026-10-05T16:32:41.313017+00:00">
                  <w:rPr>
                    <w:rFonts w:cs="Times New Roman"/>
                    <w:szCs w:val="21"/>
                  </w:rPr>
                </w:rPrChange>
              </w:rPr>
              <w:pPrChange w:id="372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22" w:author="Codex" w:date="2026-10-05T16:32:41.313017+00:00">
                  <w:rPr>
                    <w:rFonts w:cs="Times New Roman"/>
                    <w:szCs w:val="21"/>
                  </w:rPr>
                </w:rPrChange>
              </w:rPr>
              <w:t>2.36</w:t>
            </w:r>
            <w:r>
              <w:rPr>
                <w:rFonts w:ascii="Times New Roman" w:hAnsi="Times New Roman" w:cs="Times New Roman" w:eastAsia="SimSun"/>
                <w:b w:val="0"/>
                <w:bCs w:val="0"/>
                <w:sz w:val="21"/>
                <w:szCs w:val="21"/>
                <w:rPrChange w:id="3723" w:author="Codex" w:date="2026-10-05T16:32:41.313017+00:00">
                  <w:rPr>
                    <w:rFonts w:cs="Times New Roman"/>
                    <w:szCs w:val="21"/>
                  </w:rPr>
                </w:rPrChange>
              </w:rPr>
              <w:t>（</w:t>
            </w:r>
            <w:r>
              <w:rPr>
                <w:rFonts w:ascii="Times New Roman" w:hAnsi="Times New Roman" w:cs="Times New Roman" w:eastAsia="SimSun"/>
                <w:b w:val="0"/>
                <w:bCs w:val="0"/>
                <w:sz w:val="21"/>
                <w:szCs w:val="21"/>
                <w:rPrChange w:id="3724" w:author="Codex" w:date="2026-10-05T16:32:41.313017+00:00">
                  <w:rPr>
                    <w:rFonts w:cs="Times New Roman"/>
                    <w:szCs w:val="21"/>
                  </w:rPr>
                </w:rPrChange>
              </w:rPr>
              <w:t>-1.28</w:t>
            </w:r>
            <w:r>
              <w:rPr>
                <w:rFonts w:ascii="Times New Roman" w:hAnsi="Times New Roman" w:cs="Times New Roman" w:eastAsia="SimSun"/>
                <w:b w:val="0"/>
                <w:bCs w:val="0"/>
                <w:sz w:val="21"/>
                <w:szCs w:val="21"/>
                <w:rPrChange w:id="3725" w:author="Codex" w:date="2026-10-05T16:32:41.313017+00:00">
                  <w:rPr>
                    <w:rFonts w:cs="Times New Roman"/>
                    <w:szCs w:val="21"/>
                  </w:rPr>
                </w:rPrChange>
              </w:rPr>
              <w:t>，</w:t>
            </w:r>
            <w:r>
              <w:rPr>
                <w:rFonts w:ascii="Times New Roman" w:hAnsi="Times New Roman" w:cs="Times New Roman" w:eastAsia="SimSun"/>
                <w:b w:val="0"/>
                <w:bCs w:val="0"/>
                <w:sz w:val="21"/>
                <w:szCs w:val="21"/>
                <w:rPrChange w:id="3726" w:author="Codex" w:date="2026-10-05T16:32:41.313017+00:00">
                  <w:rPr>
                    <w:rFonts w:cs="Times New Roman"/>
                    <w:szCs w:val="21"/>
                  </w:rPr>
                </w:rPrChange>
              </w:rPr>
              <w:t>6.00</w:t>
            </w:r>
            <w:r>
              <w:rPr>
                <w:rFonts w:ascii="Times New Roman" w:hAnsi="Times New Roman" w:cs="Times New Roman" w:eastAsia="SimSun"/>
                <w:b w:val="0"/>
                <w:bCs w:val="0"/>
                <w:sz w:val="21"/>
                <w:szCs w:val="21"/>
                <w:rPrChange w:id="3727" w:author="Codex" w:date="2026-10-05T16:32:41.313017+00:00">
                  <w:rPr>
                    <w:rFonts w:cs="Times New Roman"/>
                    <w:szCs w:val="21"/>
                  </w:rPr>
                </w:rPrChange>
              </w:rPr>
              <w:t>）</w:t>
            </w:r>
          </w:p>
        </w:tc>
      </w:tr>
      <w:tr w:rsidR="004B6004" w14:paraId="0B6FFB64"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728" w:author="Codex" w:date="2026-10-05T16:32:41.313017+00:00">
              <w:tcPr>
                <w:tcW w:w="0" w:type="auto"/>
                <w:tcBorders>
                  <w:top w:val="nil"/>
                  <w:left w:val="nil"/>
                  <w:bottom w:val="nil"/>
                  <w:right w:val="nil"/>
                </w:tcBorders>
                <w:noWrap/>
                <w:tcMar>
                  <w:left w:w="102" w:type="dxa"/>
                  <w:right w:w="102" w:type="dxa"/>
                </w:tcMar>
                <w:vAlign w:val="center"/>
              </w:tcPr>
            </w:tcPrChange>
          </w:tcPr>
          <w:p w14:paraId="3AC28CE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83" w:author="Codex" w:date="2026-10-05T16:32:41.313017+00:00">
                  <w:rPr>
                    <w:rFonts w:cs="Times New Roman"/>
                    <w:szCs w:val="21"/>
                  </w:rPr>
                </w:rPrChange>
              </w:rPr>
              <w:pPrChange w:id="372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30" w:author="Codex" w:date="2026-10-05T16:32:41.313017+00:00">
                  <w:rPr>
                    <w:rFonts w:cs="Times New Roman"/>
                    <w:szCs w:val="21"/>
                  </w:rPr>
                </w:rPrChange>
              </w:rPr>
              <w:t>AA‑P</w:t>
            </w:r>
          </w:p>
        </w:tc>
        <w:tc>
          <w:tcPr>
            <w:tcW w:w="0" w:type="auto"/>
            <w:tcBorders>
              <w:top w:val="nil"/>
              <w:left w:val="nil"/>
              <w:bottom w:val="nil"/>
              <w:right w:val="nil"/>
              <w:insideH w:val="nil"/>
              <w:insideV w:val="nil"/>
            </w:tcBorders>
            <w:tcMar>
              <w:left w:w="102" w:type="dxa"/>
              <w:right w:w="102" w:type="dxa"/>
            </w:tcMar>
            <w:vAlign w:val="center"/>
            <w:tcPrChange w:id="3731" w:author="Codex" w:date="2026-10-05T16:32:41.313017+00:00">
              <w:tcPr>
                <w:tcW w:w="0" w:type="auto"/>
                <w:tcBorders>
                  <w:top w:val="nil"/>
                  <w:left w:val="nil"/>
                  <w:bottom w:val="nil"/>
                  <w:right w:val="nil"/>
                </w:tcBorders>
                <w:tcMar>
                  <w:left w:w="102" w:type="dxa"/>
                  <w:right w:w="102" w:type="dxa"/>
                </w:tcMar>
                <w:vAlign w:val="center"/>
              </w:tcPr>
            </w:tcPrChange>
          </w:tcPr>
          <w:p w14:paraId="54A43B1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84" w:author="Codex" w:date="2026-10-05T16:32:41.313017+00:00">
                  <w:rPr>
                    <w:rFonts w:cs="Times New Roman"/>
                    <w:szCs w:val="21"/>
                  </w:rPr>
                </w:rPrChange>
              </w:rPr>
              <w:pPrChange w:id="373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33" w:author="Codex" w:date="2026-10-05T16:32:41.313017+00:00">
                  <w:rPr>
                    <w:rFonts w:cs="Times New Roman"/>
                    <w:szCs w:val="21"/>
                  </w:rPr>
                </w:rPrChange>
              </w:rPr>
              <w:t>0.68</w:t>
            </w:r>
            <w:r>
              <w:rPr>
                <w:rFonts w:ascii="Times New Roman" w:hAnsi="Times New Roman" w:cs="Times New Roman" w:eastAsia="SimSun"/>
                <w:b w:val="0"/>
                <w:bCs w:val="0"/>
                <w:sz w:val="21"/>
                <w:szCs w:val="21"/>
                <w:rPrChange w:id="3734" w:author="Codex" w:date="2026-10-05T16:32:41.313017+00:00">
                  <w:rPr>
                    <w:rFonts w:cs="Times New Roman"/>
                    <w:szCs w:val="21"/>
                  </w:rPr>
                </w:rPrChange>
              </w:rPr>
              <w:t>（</w:t>
            </w:r>
            <w:r>
              <w:rPr>
                <w:rFonts w:ascii="Times New Roman" w:hAnsi="Times New Roman" w:cs="Times New Roman" w:eastAsia="SimSun"/>
                <w:b w:val="0"/>
                <w:bCs w:val="0"/>
                <w:sz w:val="21"/>
                <w:szCs w:val="21"/>
                <w:rPrChange w:id="3735" w:author="Codex" w:date="2026-10-05T16:32:41.313017+00:00">
                  <w:rPr>
                    <w:rFonts w:cs="Times New Roman"/>
                    <w:szCs w:val="21"/>
                  </w:rPr>
                </w:rPrChange>
              </w:rPr>
              <w:t>-3.28</w:t>
            </w:r>
            <w:r>
              <w:rPr>
                <w:rFonts w:ascii="Times New Roman" w:hAnsi="Times New Roman" w:cs="Times New Roman" w:eastAsia="SimSun"/>
                <w:b w:val="0"/>
                <w:bCs w:val="0"/>
                <w:sz w:val="21"/>
                <w:szCs w:val="21"/>
                <w:rPrChange w:id="3736" w:author="Codex" w:date="2026-10-05T16:32:41.313017+00:00">
                  <w:rPr>
                    <w:rFonts w:cs="Times New Roman"/>
                    <w:szCs w:val="21"/>
                  </w:rPr>
                </w:rPrChange>
              </w:rPr>
              <w:t>，</w:t>
            </w:r>
            <w:r>
              <w:rPr>
                <w:rFonts w:ascii="Times New Roman" w:hAnsi="Times New Roman" w:cs="Times New Roman" w:eastAsia="SimSun"/>
                <w:b w:val="0"/>
                <w:bCs w:val="0"/>
                <w:sz w:val="21"/>
                <w:szCs w:val="21"/>
                <w:rPrChange w:id="3737" w:author="Codex" w:date="2026-10-05T16:32:41.313017+00:00">
                  <w:rPr>
                    <w:rFonts w:cs="Times New Roman"/>
                    <w:szCs w:val="21"/>
                  </w:rPr>
                </w:rPrChange>
              </w:rPr>
              <w:t>4.64</w:t>
            </w:r>
            <w:r>
              <w:rPr>
                <w:rFonts w:ascii="Times New Roman" w:hAnsi="Times New Roman" w:cs="Times New Roman" w:eastAsia="SimSun"/>
                <w:b w:val="0"/>
                <w:bCs w:val="0"/>
                <w:sz w:val="21"/>
                <w:szCs w:val="21"/>
                <w:rPrChange w:id="3738"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739" w:author="Codex" w:date="2026-10-05T16:32:41.313017+00:00">
              <w:tcPr>
                <w:tcW w:w="0" w:type="auto"/>
                <w:tcBorders>
                  <w:top w:val="nil"/>
                  <w:left w:val="nil"/>
                  <w:bottom w:val="nil"/>
                  <w:right w:val="nil"/>
                </w:tcBorders>
                <w:tcMar>
                  <w:left w:w="102" w:type="dxa"/>
                  <w:right w:w="102" w:type="dxa"/>
                </w:tcMar>
                <w:vAlign w:val="center"/>
              </w:tcPr>
            </w:tcPrChange>
          </w:tcPr>
          <w:p w14:paraId="3B7C55B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85" w:author="Codex" w:date="2026-10-05T16:32:41.313017+00:00">
                  <w:rPr>
                    <w:rFonts w:cs="Times New Roman"/>
                    <w:szCs w:val="21"/>
                  </w:rPr>
                </w:rPrChange>
              </w:rPr>
              <w:pPrChange w:id="374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41" w:author="Codex" w:date="2026-10-05T16:32:41.313017+00:00">
                  <w:rPr>
                    <w:rFonts w:cs="Times New Roman"/>
                    <w:szCs w:val="21"/>
                  </w:rPr>
                </w:rPrChange>
              </w:rPr>
              <w:t>2.84</w:t>
            </w:r>
            <w:r>
              <w:rPr>
                <w:rFonts w:ascii="Times New Roman" w:hAnsi="Times New Roman" w:cs="Times New Roman" w:eastAsia="SimSun"/>
                <w:b w:val="0"/>
                <w:bCs w:val="0"/>
                <w:sz w:val="21"/>
                <w:szCs w:val="21"/>
                <w:rPrChange w:id="3742" w:author="Codex" w:date="2026-10-05T16:32:41.313017+00:00">
                  <w:rPr>
                    <w:rFonts w:cs="Times New Roman"/>
                    <w:szCs w:val="21"/>
                  </w:rPr>
                </w:rPrChange>
              </w:rPr>
              <w:t>（</w:t>
            </w:r>
            <w:r>
              <w:rPr>
                <w:rFonts w:ascii="Times New Roman" w:hAnsi="Times New Roman" w:cs="Times New Roman" w:eastAsia="SimSun"/>
                <w:b w:val="0"/>
                <w:bCs w:val="0"/>
                <w:sz w:val="21"/>
                <w:szCs w:val="21"/>
                <w:rPrChange w:id="3743" w:author="Codex" w:date="2026-10-05T16:32:41.313017+00:00">
                  <w:rPr>
                    <w:rFonts w:cs="Times New Roman"/>
                    <w:szCs w:val="21"/>
                  </w:rPr>
                </w:rPrChange>
              </w:rPr>
              <w:t>-0.59</w:t>
            </w:r>
            <w:r>
              <w:rPr>
                <w:rFonts w:ascii="Times New Roman" w:hAnsi="Times New Roman" w:cs="Times New Roman" w:eastAsia="SimSun"/>
                <w:b w:val="0"/>
                <w:bCs w:val="0"/>
                <w:sz w:val="21"/>
                <w:szCs w:val="21"/>
                <w:rPrChange w:id="3744" w:author="Codex" w:date="2026-10-05T16:32:41.313017+00:00">
                  <w:rPr>
                    <w:rFonts w:cs="Times New Roman"/>
                    <w:szCs w:val="21"/>
                  </w:rPr>
                </w:rPrChange>
              </w:rPr>
              <w:t>，</w:t>
            </w:r>
            <w:r>
              <w:rPr>
                <w:rFonts w:ascii="Times New Roman" w:hAnsi="Times New Roman" w:cs="Times New Roman" w:eastAsia="SimSun"/>
                <w:b w:val="0"/>
                <w:bCs w:val="0"/>
                <w:sz w:val="21"/>
                <w:szCs w:val="21"/>
                <w:rPrChange w:id="3745" w:author="Codex" w:date="2026-10-05T16:32:41.313017+00:00">
                  <w:rPr>
                    <w:rFonts w:cs="Times New Roman"/>
                    <w:szCs w:val="21"/>
                  </w:rPr>
                </w:rPrChange>
              </w:rPr>
              <w:t>6.28</w:t>
            </w:r>
            <w:r>
              <w:rPr>
                <w:rFonts w:ascii="Times New Roman" w:hAnsi="Times New Roman" w:cs="Times New Roman" w:eastAsia="SimSun"/>
                <w:b w:val="0"/>
                <w:bCs w:val="0"/>
                <w:sz w:val="21"/>
                <w:szCs w:val="21"/>
                <w:rPrChange w:id="3746"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747" w:author="Codex" w:date="2026-10-05T16:32:41.313017+00:00">
              <w:tcPr>
                <w:tcW w:w="0" w:type="auto"/>
                <w:tcBorders>
                  <w:top w:val="nil"/>
                  <w:left w:val="nil"/>
                  <w:bottom w:val="nil"/>
                  <w:right w:val="nil"/>
                </w:tcBorders>
                <w:tcMar>
                  <w:left w:w="102" w:type="dxa"/>
                  <w:right w:w="102" w:type="dxa"/>
                </w:tcMar>
                <w:vAlign w:val="center"/>
              </w:tcPr>
            </w:tcPrChange>
          </w:tcPr>
          <w:p w14:paraId="2BF0742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86" w:author="Codex" w:date="2026-10-05T16:32:41.313017+00:00">
                  <w:rPr>
                    <w:rFonts w:cs="Times New Roman"/>
                    <w:szCs w:val="21"/>
                  </w:rPr>
                </w:rPrChange>
              </w:rPr>
              <w:pPrChange w:id="374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49" w:author="Codex" w:date="2026-10-05T16:32:41.313017+00:00">
                  <w:rPr>
                    <w:rFonts w:cs="Times New Roman"/>
                    <w:szCs w:val="21"/>
                  </w:rPr>
                </w:rPrChange>
              </w:rPr>
              <w:t>2.49</w:t>
            </w:r>
            <w:r>
              <w:rPr>
                <w:rFonts w:ascii="Times New Roman" w:hAnsi="Times New Roman" w:cs="Times New Roman" w:eastAsia="SimSun"/>
                <w:b w:val="0"/>
                <w:bCs w:val="0"/>
                <w:sz w:val="21"/>
                <w:szCs w:val="21"/>
                <w:rPrChange w:id="3750" w:author="Codex" w:date="2026-10-05T16:32:41.313017+00:00">
                  <w:rPr>
                    <w:rFonts w:cs="Times New Roman"/>
                    <w:szCs w:val="21"/>
                  </w:rPr>
                </w:rPrChange>
              </w:rPr>
              <w:t>（</w:t>
            </w:r>
            <w:r>
              <w:rPr>
                <w:rFonts w:ascii="Times New Roman" w:hAnsi="Times New Roman" w:cs="Times New Roman" w:eastAsia="SimSun"/>
                <w:b w:val="0"/>
                <w:bCs w:val="0"/>
                <w:sz w:val="21"/>
                <w:szCs w:val="21"/>
                <w:rPrChange w:id="3751" w:author="Codex" w:date="2026-10-05T16:32:41.313017+00:00">
                  <w:rPr>
                    <w:rFonts w:cs="Times New Roman"/>
                    <w:szCs w:val="21"/>
                  </w:rPr>
                </w:rPrChange>
              </w:rPr>
              <w:t>-1.06</w:t>
            </w:r>
            <w:r>
              <w:rPr>
                <w:rFonts w:ascii="Times New Roman" w:hAnsi="Times New Roman" w:cs="Times New Roman" w:eastAsia="SimSun"/>
                <w:b w:val="0"/>
                <w:bCs w:val="0"/>
                <w:sz w:val="21"/>
                <w:szCs w:val="21"/>
                <w:rPrChange w:id="3752" w:author="Codex" w:date="2026-10-05T16:32:41.313017+00:00">
                  <w:rPr>
                    <w:rFonts w:cs="Times New Roman"/>
                    <w:szCs w:val="21"/>
                  </w:rPr>
                </w:rPrChange>
              </w:rPr>
              <w:t>，</w:t>
            </w:r>
            <w:r>
              <w:rPr>
                <w:rFonts w:ascii="Times New Roman" w:hAnsi="Times New Roman" w:cs="Times New Roman" w:eastAsia="SimSun"/>
                <w:b w:val="0"/>
                <w:bCs w:val="0"/>
                <w:sz w:val="21"/>
                <w:szCs w:val="21"/>
                <w:rPrChange w:id="3753" w:author="Codex" w:date="2026-10-05T16:32:41.313017+00:00">
                  <w:rPr>
                    <w:rFonts w:cs="Times New Roman"/>
                    <w:szCs w:val="21"/>
                  </w:rPr>
                </w:rPrChange>
              </w:rPr>
              <w:t>6.04</w:t>
            </w:r>
            <w:r>
              <w:rPr>
                <w:rFonts w:ascii="Times New Roman" w:hAnsi="Times New Roman" w:cs="Times New Roman" w:eastAsia="SimSun"/>
                <w:b w:val="0"/>
                <w:bCs w:val="0"/>
                <w:sz w:val="21"/>
                <w:szCs w:val="21"/>
                <w:rPrChange w:id="3754"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755" w:author="Codex" w:date="2026-10-05T16:32:41.313017+00:00">
              <w:tcPr>
                <w:tcW w:w="0" w:type="auto"/>
                <w:tcBorders>
                  <w:top w:val="nil"/>
                  <w:left w:val="nil"/>
                  <w:bottom w:val="nil"/>
                  <w:right w:val="nil"/>
                </w:tcBorders>
                <w:tcMar>
                  <w:left w:w="102" w:type="dxa"/>
                  <w:right w:w="102" w:type="dxa"/>
                </w:tcMar>
                <w:vAlign w:val="center"/>
              </w:tcPr>
            </w:tcPrChange>
          </w:tcPr>
          <w:p w14:paraId="42A55BA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87" w:author="Codex" w:date="2026-10-05T16:32:41.313017+00:00">
                  <w:rPr>
                    <w:rFonts w:cs="Times New Roman"/>
                    <w:szCs w:val="21"/>
                  </w:rPr>
                </w:rPrChange>
              </w:rPr>
              <w:pPrChange w:id="375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57" w:author="Codex" w:date="2026-10-05T16:32:41.313017+00:00">
                  <w:rPr>
                    <w:rFonts w:cs="Times New Roman"/>
                    <w:szCs w:val="21"/>
                  </w:rPr>
                </w:rPrChange>
              </w:rPr>
              <w:t>2.82</w:t>
            </w:r>
            <w:r>
              <w:rPr>
                <w:rFonts w:ascii="Times New Roman" w:hAnsi="Times New Roman" w:cs="Times New Roman" w:eastAsia="SimSun"/>
                <w:b w:val="0"/>
                <w:bCs w:val="0"/>
                <w:sz w:val="21"/>
                <w:szCs w:val="21"/>
                <w:rPrChange w:id="3758" w:author="Codex" w:date="2026-10-05T16:32:41.313017+00:00">
                  <w:rPr>
                    <w:rFonts w:cs="Times New Roman"/>
                    <w:szCs w:val="21"/>
                  </w:rPr>
                </w:rPrChange>
              </w:rPr>
              <w:t>（</w:t>
            </w:r>
            <w:r>
              <w:rPr>
                <w:rFonts w:ascii="Times New Roman" w:hAnsi="Times New Roman" w:cs="Times New Roman" w:eastAsia="SimSun"/>
                <w:b w:val="0"/>
                <w:bCs w:val="0"/>
                <w:sz w:val="21"/>
                <w:szCs w:val="21"/>
                <w:rPrChange w:id="3759" w:author="Codex" w:date="2026-10-05T16:32:41.313017+00:00">
                  <w:rPr>
                    <w:rFonts w:cs="Times New Roman"/>
                    <w:szCs w:val="21"/>
                  </w:rPr>
                </w:rPrChange>
              </w:rPr>
              <w:t>-0.61</w:t>
            </w:r>
            <w:r>
              <w:rPr>
                <w:rFonts w:ascii="Times New Roman" w:hAnsi="Times New Roman" w:cs="Times New Roman" w:eastAsia="SimSun"/>
                <w:b w:val="0"/>
                <w:bCs w:val="0"/>
                <w:sz w:val="21"/>
                <w:szCs w:val="21"/>
                <w:rPrChange w:id="3760" w:author="Codex" w:date="2026-10-05T16:32:41.313017+00:00">
                  <w:rPr>
                    <w:rFonts w:cs="Times New Roman"/>
                    <w:szCs w:val="21"/>
                  </w:rPr>
                </w:rPrChange>
              </w:rPr>
              <w:t>，</w:t>
            </w:r>
            <w:r>
              <w:rPr>
                <w:rFonts w:ascii="Times New Roman" w:hAnsi="Times New Roman" w:cs="Times New Roman" w:eastAsia="SimSun"/>
                <w:b w:val="0"/>
                <w:bCs w:val="0"/>
                <w:sz w:val="21"/>
                <w:szCs w:val="21"/>
                <w:rPrChange w:id="3761" w:author="Codex" w:date="2026-10-05T16:32:41.313017+00:00">
                  <w:rPr>
                    <w:rFonts w:cs="Times New Roman"/>
                    <w:szCs w:val="21"/>
                  </w:rPr>
                </w:rPrChange>
              </w:rPr>
              <w:t>6.26</w:t>
            </w:r>
            <w:r>
              <w:rPr>
                <w:rFonts w:ascii="Times New Roman" w:hAnsi="Times New Roman" w:cs="Times New Roman" w:eastAsia="SimSun"/>
                <w:b w:val="0"/>
                <w:bCs w:val="0"/>
                <w:sz w:val="21"/>
                <w:szCs w:val="21"/>
                <w:rPrChange w:id="3762"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763" w:author="Codex" w:date="2026-10-05T16:32:41.313017+00:00">
              <w:tcPr>
                <w:tcW w:w="0" w:type="auto"/>
                <w:tcBorders>
                  <w:top w:val="nil"/>
                  <w:left w:val="nil"/>
                  <w:bottom w:val="nil"/>
                  <w:right w:val="nil"/>
                </w:tcBorders>
                <w:tcMar>
                  <w:left w:w="102" w:type="dxa"/>
                  <w:right w:w="102" w:type="dxa"/>
                </w:tcMar>
                <w:vAlign w:val="center"/>
              </w:tcPr>
            </w:tcPrChange>
          </w:tcPr>
          <w:p w14:paraId="5CBAF5A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88" w:author="Codex" w:date="2026-10-05T16:32:41.313017+00:00">
                  <w:rPr>
                    <w:rFonts w:cs="Times New Roman"/>
                    <w:szCs w:val="21"/>
                  </w:rPr>
                </w:rPrChange>
              </w:rPr>
              <w:pPrChange w:id="376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65" w:author="Codex" w:date="2026-10-05T16:32:41.313017+00:00">
                  <w:rPr>
                    <w:rFonts w:cs="Times New Roman"/>
                    <w:szCs w:val="21"/>
                  </w:rPr>
                </w:rPrChange>
              </w:rPr>
              <w:t>2.47</w:t>
            </w:r>
            <w:r>
              <w:rPr>
                <w:rFonts w:ascii="Times New Roman" w:hAnsi="Times New Roman" w:cs="Times New Roman" w:eastAsia="SimSun"/>
                <w:b w:val="0"/>
                <w:bCs w:val="0"/>
                <w:sz w:val="21"/>
                <w:szCs w:val="21"/>
                <w:rPrChange w:id="3766" w:author="Codex" w:date="2026-10-05T16:32:41.313017+00:00">
                  <w:rPr>
                    <w:rFonts w:cs="Times New Roman"/>
                    <w:szCs w:val="21"/>
                  </w:rPr>
                </w:rPrChange>
              </w:rPr>
              <w:t>（</w:t>
            </w:r>
            <w:r>
              <w:rPr>
                <w:rFonts w:ascii="Times New Roman" w:hAnsi="Times New Roman" w:cs="Times New Roman" w:eastAsia="SimSun"/>
                <w:b w:val="0"/>
                <w:bCs w:val="0"/>
                <w:sz w:val="21"/>
                <w:szCs w:val="21"/>
                <w:rPrChange w:id="3767" w:author="Codex" w:date="2026-10-05T16:32:41.313017+00:00">
                  <w:rPr>
                    <w:rFonts w:cs="Times New Roman"/>
                    <w:szCs w:val="21"/>
                  </w:rPr>
                </w:rPrChange>
              </w:rPr>
              <w:t>-1.09</w:t>
            </w:r>
            <w:r>
              <w:rPr>
                <w:rFonts w:ascii="Times New Roman" w:hAnsi="Times New Roman" w:cs="Times New Roman" w:eastAsia="SimSun"/>
                <w:b w:val="0"/>
                <w:bCs w:val="0"/>
                <w:sz w:val="21"/>
                <w:szCs w:val="21"/>
                <w:rPrChange w:id="3768" w:author="Codex" w:date="2026-10-05T16:32:41.313017+00:00">
                  <w:rPr>
                    <w:rFonts w:cs="Times New Roman"/>
                    <w:szCs w:val="21"/>
                  </w:rPr>
                </w:rPrChange>
              </w:rPr>
              <w:t>，</w:t>
            </w:r>
            <w:r>
              <w:rPr>
                <w:rFonts w:ascii="Times New Roman" w:hAnsi="Times New Roman" w:cs="Times New Roman" w:eastAsia="SimSun"/>
                <w:b w:val="0"/>
                <w:bCs w:val="0"/>
                <w:sz w:val="21"/>
                <w:szCs w:val="21"/>
                <w:rPrChange w:id="3769" w:author="Codex" w:date="2026-10-05T16:32:41.313017+00:00">
                  <w:rPr>
                    <w:rFonts w:cs="Times New Roman"/>
                    <w:szCs w:val="21"/>
                  </w:rPr>
                </w:rPrChange>
              </w:rPr>
              <w:t>6.02</w:t>
            </w:r>
            <w:r>
              <w:rPr>
                <w:rFonts w:ascii="Times New Roman" w:hAnsi="Times New Roman" w:cs="Times New Roman" w:eastAsia="SimSun"/>
                <w:b w:val="0"/>
                <w:bCs w:val="0"/>
                <w:sz w:val="21"/>
                <w:szCs w:val="21"/>
                <w:rPrChange w:id="3770" w:author="Codex" w:date="2026-10-05T16:32:41.313017+00:00">
                  <w:rPr>
                    <w:rFonts w:cs="Times New Roman"/>
                    <w:szCs w:val="21"/>
                  </w:rPr>
                </w:rPrChange>
              </w:rPr>
              <w:t>）</w:t>
            </w:r>
          </w:p>
        </w:tc>
      </w:tr>
      <w:tr w:rsidR="004B6004" w14:paraId="20FAF3C9"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771" w:author="Codex" w:date="2026-10-05T16:32:41.313017+00:00">
              <w:tcPr>
                <w:tcW w:w="0" w:type="auto"/>
                <w:tcBorders>
                  <w:top w:val="nil"/>
                  <w:left w:val="nil"/>
                  <w:bottom w:val="nil"/>
                  <w:right w:val="nil"/>
                </w:tcBorders>
                <w:noWrap/>
                <w:tcMar>
                  <w:left w:w="102" w:type="dxa"/>
                  <w:right w:w="102" w:type="dxa"/>
                </w:tcMar>
                <w:vAlign w:val="center"/>
              </w:tcPr>
            </w:tcPrChange>
          </w:tcPr>
          <w:p w14:paraId="620BE35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89" w:author="Codex" w:date="2026-10-05T16:32:41.313017+00:00">
                  <w:rPr>
                    <w:rFonts w:cs="Times New Roman"/>
                    <w:szCs w:val="21"/>
                  </w:rPr>
                </w:rPrChange>
              </w:rPr>
              <w:pPrChange w:id="377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73" w:author="Codex" w:date="2026-10-05T16:32:41.313017+00:00">
                  <w:rPr>
                    <w:rFonts w:cs="Times New Roman"/>
                    <w:szCs w:val="21"/>
                  </w:rPr>
                </w:rPrChange>
              </w:rPr>
              <w:t>AR‑S</w:t>
            </w:r>
          </w:p>
        </w:tc>
        <w:tc>
          <w:tcPr>
            <w:tcW w:w="0" w:type="auto"/>
            <w:tcBorders>
              <w:top w:val="nil"/>
              <w:left w:val="nil"/>
              <w:bottom w:val="nil"/>
              <w:right w:val="nil"/>
              <w:insideH w:val="nil"/>
              <w:insideV w:val="nil"/>
            </w:tcBorders>
            <w:tcMar>
              <w:left w:w="102" w:type="dxa"/>
              <w:right w:w="102" w:type="dxa"/>
            </w:tcMar>
            <w:vAlign w:val="center"/>
            <w:tcPrChange w:id="3774" w:author="Codex" w:date="2026-10-05T16:32:41.313017+00:00">
              <w:tcPr>
                <w:tcW w:w="0" w:type="auto"/>
                <w:tcBorders>
                  <w:top w:val="nil"/>
                  <w:left w:val="nil"/>
                  <w:bottom w:val="nil"/>
                  <w:right w:val="nil"/>
                </w:tcBorders>
                <w:tcMar>
                  <w:left w:w="102" w:type="dxa"/>
                  <w:right w:w="102" w:type="dxa"/>
                </w:tcMar>
                <w:vAlign w:val="center"/>
              </w:tcPr>
            </w:tcPrChange>
          </w:tcPr>
          <w:p w14:paraId="7D1EAE9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90" w:author="Codex" w:date="2026-10-05T16:32:41.313017+00:00">
                  <w:rPr>
                    <w:rFonts w:cs="Times New Roman"/>
                    <w:szCs w:val="21"/>
                  </w:rPr>
                </w:rPrChange>
              </w:rPr>
              <w:pPrChange w:id="377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76" w:author="Codex" w:date="2026-10-05T16:32:41.313017+00:00">
                  <w:rPr>
                    <w:rFonts w:cs="Times New Roman"/>
                    <w:szCs w:val="21"/>
                  </w:rPr>
                </w:rPrChange>
              </w:rPr>
              <w:t>-0.14</w:t>
            </w:r>
            <w:r>
              <w:rPr>
                <w:rFonts w:ascii="Times New Roman" w:hAnsi="Times New Roman" w:cs="Times New Roman" w:eastAsia="SimSun"/>
                <w:b w:val="0"/>
                <w:bCs w:val="0"/>
                <w:sz w:val="21"/>
                <w:szCs w:val="21"/>
                <w:rPrChange w:id="3777" w:author="Codex" w:date="2026-10-05T16:32:41.313017+00:00">
                  <w:rPr>
                    <w:rFonts w:cs="Times New Roman"/>
                    <w:szCs w:val="21"/>
                  </w:rPr>
                </w:rPrChange>
              </w:rPr>
              <w:t>（</w:t>
            </w:r>
            <w:r>
              <w:rPr>
                <w:rFonts w:ascii="Times New Roman" w:hAnsi="Times New Roman" w:cs="Times New Roman" w:eastAsia="SimSun"/>
                <w:b w:val="0"/>
                <w:bCs w:val="0"/>
                <w:sz w:val="21"/>
                <w:szCs w:val="21"/>
                <w:rPrChange w:id="3778" w:author="Codex" w:date="2026-10-05T16:32:41.313017+00:00">
                  <w:rPr>
                    <w:rFonts w:cs="Times New Roman"/>
                    <w:szCs w:val="21"/>
                  </w:rPr>
                </w:rPrChange>
              </w:rPr>
              <w:t>-2.00</w:t>
            </w:r>
            <w:r>
              <w:rPr>
                <w:rFonts w:ascii="Times New Roman" w:hAnsi="Times New Roman" w:cs="Times New Roman" w:eastAsia="SimSun"/>
                <w:b w:val="0"/>
                <w:bCs w:val="0"/>
                <w:sz w:val="21"/>
                <w:szCs w:val="21"/>
                <w:rPrChange w:id="3779" w:author="Codex" w:date="2026-10-05T16:32:41.313017+00:00">
                  <w:rPr>
                    <w:rFonts w:cs="Times New Roman"/>
                    <w:szCs w:val="21"/>
                  </w:rPr>
                </w:rPrChange>
              </w:rPr>
              <w:t>，</w:t>
            </w:r>
            <w:r>
              <w:rPr>
                <w:rFonts w:ascii="Times New Roman" w:hAnsi="Times New Roman" w:cs="Times New Roman" w:eastAsia="SimSun"/>
                <w:b w:val="0"/>
                <w:bCs w:val="0"/>
                <w:sz w:val="21"/>
                <w:szCs w:val="21"/>
                <w:rPrChange w:id="3780" w:author="Codex" w:date="2026-10-05T16:32:41.313017+00:00">
                  <w:rPr>
                    <w:rFonts w:cs="Times New Roman"/>
                    <w:szCs w:val="21"/>
                  </w:rPr>
                </w:rPrChange>
              </w:rPr>
              <w:t>1.72</w:t>
            </w:r>
            <w:r>
              <w:rPr>
                <w:rFonts w:ascii="Times New Roman" w:hAnsi="Times New Roman" w:cs="Times New Roman" w:eastAsia="SimSun"/>
                <w:b w:val="0"/>
                <w:bCs w:val="0"/>
                <w:sz w:val="21"/>
                <w:szCs w:val="21"/>
                <w:rPrChange w:id="3781"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782" w:author="Codex" w:date="2026-10-05T16:32:41.313017+00:00">
              <w:tcPr>
                <w:tcW w:w="0" w:type="auto"/>
                <w:tcBorders>
                  <w:top w:val="nil"/>
                  <w:left w:val="nil"/>
                  <w:bottom w:val="nil"/>
                  <w:right w:val="nil"/>
                </w:tcBorders>
                <w:tcMar>
                  <w:left w:w="102" w:type="dxa"/>
                  <w:right w:w="102" w:type="dxa"/>
                </w:tcMar>
                <w:vAlign w:val="center"/>
              </w:tcPr>
            </w:tcPrChange>
          </w:tcPr>
          <w:p w14:paraId="1D1DCDF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91" w:author="Codex" w:date="2026-10-05T16:32:41.313017+00:00">
                  <w:rPr>
                    <w:rFonts w:cs="Times New Roman"/>
                    <w:szCs w:val="21"/>
                  </w:rPr>
                </w:rPrChange>
              </w:rPr>
              <w:pPrChange w:id="378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84" w:author="Codex" w:date="2026-10-05T16:32:41.313017+00:00">
                  <w:rPr>
                    <w:rFonts w:cs="Times New Roman"/>
                    <w:szCs w:val="21"/>
                  </w:rPr>
                </w:rPrChange>
              </w:rPr>
              <w:t>2.66</w:t>
            </w:r>
            <w:r>
              <w:rPr>
                <w:rFonts w:ascii="Times New Roman" w:hAnsi="Times New Roman" w:cs="Times New Roman" w:eastAsia="SimSun"/>
                <w:b w:val="0"/>
                <w:bCs w:val="0"/>
                <w:sz w:val="21"/>
                <w:szCs w:val="21"/>
                <w:rPrChange w:id="3785" w:author="Codex" w:date="2026-10-05T16:32:41.313017+00:00">
                  <w:rPr>
                    <w:rFonts w:cs="Times New Roman"/>
                    <w:szCs w:val="21"/>
                  </w:rPr>
                </w:rPrChange>
              </w:rPr>
              <w:t>（</w:t>
            </w:r>
            <w:r>
              <w:rPr>
                <w:rFonts w:ascii="Times New Roman" w:hAnsi="Times New Roman" w:cs="Times New Roman" w:eastAsia="SimSun"/>
                <w:b w:val="0"/>
                <w:bCs w:val="0"/>
                <w:sz w:val="21"/>
                <w:szCs w:val="21"/>
                <w:rPrChange w:id="3786" w:author="Codex" w:date="2026-10-05T16:32:41.313017+00:00">
                  <w:rPr>
                    <w:rFonts w:cs="Times New Roman"/>
                    <w:szCs w:val="21"/>
                  </w:rPr>
                </w:rPrChange>
              </w:rPr>
              <w:t>0.47</w:t>
            </w:r>
            <w:r>
              <w:rPr>
                <w:rFonts w:ascii="Times New Roman" w:hAnsi="Times New Roman" w:cs="Times New Roman" w:eastAsia="SimSun"/>
                <w:b w:val="0"/>
                <w:bCs w:val="0"/>
                <w:sz w:val="21"/>
                <w:szCs w:val="21"/>
                <w:rPrChange w:id="3787" w:author="Codex" w:date="2026-10-05T16:32:41.313017+00:00">
                  <w:rPr>
                    <w:rFonts w:cs="Times New Roman"/>
                    <w:szCs w:val="21"/>
                  </w:rPr>
                </w:rPrChange>
              </w:rPr>
              <w:t>，</w:t>
            </w:r>
            <w:r>
              <w:rPr>
                <w:rFonts w:ascii="Times New Roman" w:hAnsi="Times New Roman" w:cs="Times New Roman" w:eastAsia="SimSun"/>
                <w:b w:val="0"/>
                <w:bCs w:val="0"/>
                <w:sz w:val="21"/>
                <w:szCs w:val="21"/>
                <w:rPrChange w:id="3788" w:author="Codex" w:date="2026-10-05T16:32:41.313017+00:00">
                  <w:rPr>
                    <w:rFonts w:cs="Times New Roman"/>
                    <w:szCs w:val="21"/>
                  </w:rPr>
                </w:rPrChange>
              </w:rPr>
              <w:t>4.85</w:t>
            </w:r>
            <w:r>
              <w:rPr>
                <w:rFonts w:ascii="Times New Roman" w:hAnsi="Times New Roman" w:cs="Times New Roman" w:eastAsia="SimSun"/>
                <w:b w:val="0"/>
                <w:bCs w:val="0"/>
                <w:sz w:val="21"/>
                <w:szCs w:val="21"/>
                <w:rPrChange w:id="3789"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790" w:author="Codex" w:date="2026-10-05T16:32:41.313017+00:00">
              <w:tcPr>
                <w:tcW w:w="0" w:type="auto"/>
                <w:tcBorders>
                  <w:top w:val="nil"/>
                  <w:left w:val="nil"/>
                  <w:bottom w:val="nil"/>
                  <w:right w:val="nil"/>
                </w:tcBorders>
                <w:tcMar>
                  <w:left w:w="102" w:type="dxa"/>
                  <w:right w:w="102" w:type="dxa"/>
                </w:tcMar>
                <w:vAlign w:val="center"/>
              </w:tcPr>
            </w:tcPrChange>
          </w:tcPr>
          <w:p w14:paraId="1B72A1F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92" w:author="Codex" w:date="2026-10-05T16:32:41.313017+00:00">
                  <w:rPr>
                    <w:rFonts w:cs="Times New Roman"/>
                    <w:szCs w:val="21"/>
                  </w:rPr>
                </w:rPrChange>
              </w:rPr>
              <w:pPrChange w:id="379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92" w:author="Codex" w:date="2026-10-05T16:32:41.313017+00:00">
                  <w:rPr>
                    <w:rFonts w:cs="Times New Roman"/>
                    <w:szCs w:val="21"/>
                  </w:rPr>
                </w:rPrChange>
              </w:rPr>
              <w:t>0.16</w:t>
            </w:r>
            <w:r>
              <w:rPr>
                <w:rFonts w:ascii="Times New Roman" w:hAnsi="Times New Roman" w:cs="Times New Roman" w:eastAsia="SimSun"/>
                <w:b w:val="0"/>
                <w:bCs w:val="0"/>
                <w:sz w:val="21"/>
                <w:szCs w:val="21"/>
                <w:rPrChange w:id="3793" w:author="Codex" w:date="2026-10-05T16:32:41.313017+00:00">
                  <w:rPr>
                    <w:rFonts w:cs="Times New Roman"/>
                    <w:szCs w:val="21"/>
                  </w:rPr>
                </w:rPrChange>
              </w:rPr>
              <w:t>（</w:t>
            </w:r>
            <w:r>
              <w:rPr>
                <w:rFonts w:ascii="Times New Roman" w:hAnsi="Times New Roman" w:cs="Times New Roman" w:eastAsia="SimSun"/>
                <w:b w:val="0"/>
                <w:bCs w:val="0"/>
                <w:sz w:val="21"/>
                <w:szCs w:val="21"/>
                <w:rPrChange w:id="3794" w:author="Codex" w:date="2026-10-05T16:32:41.313017+00:00">
                  <w:rPr>
                    <w:rFonts w:cs="Times New Roman"/>
                    <w:szCs w:val="21"/>
                  </w:rPr>
                </w:rPrChange>
              </w:rPr>
              <w:t>-2.89</w:t>
            </w:r>
            <w:r>
              <w:rPr>
                <w:rFonts w:ascii="Times New Roman" w:hAnsi="Times New Roman" w:cs="Times New Roman" w:eastAsia="SimSun"/>
                <w:b w:val="0"/>
                <w:bCs w:val="0"/>
                <w:sz w:val="21"/>
                <w:szCs w:val="21"/>
                <w:rPrChange w:id="3795" w:author="Codex" w:date="2026-10-05T16:32:41.313017+00:00">
                  <w:rPr>
                    <w:rFonts w:cs="Times New Roman"/>
                    <w:szCs w:val="21"/>
                  </w:rPr>
                </w:rPrChange>
              </w:rPr>
              <w:t>，</w:t>
            </w:r>
            <w:r>
              <w:rPr>
                <w:rFonts w:ascii="Times New Roman" w:hAnsi="Times New Roman" w:cs="Times New Roman" w:eastAsia="SimSun"/>
                <w:b w:val="0"/>
                <w:bCs w:val="0"/>
                <w:sz w:val="21"/>
                <w:szCs w:val="21"/>
                <w:rPrChange w:id="3796" w:author="Codex" w:date="2026-10-05T16:32:41.313017+00:00">
                  <w:rPr>
                    <w:rFonts w:cs="Times New Roman"/>
                    <w:szCs w:val="21"/>
                  </w:rPr>
                </w:rPrChange>
              </w:rPr>
              <w:t>3.21</w:t>
            </w:r>
            <w:r>
              <w:rPr>
                <w:rFonts w:ascii="Times New Roman" w:hAnsi="Times New Roman" w:cs="Times New Roman" w:eastAsia="SimSun"/>
                <w:b w:val="0"/>
                <w:bCs w:val="0"/>
                <w:sz w:val="21"/>
                <w:szCs w:val="21"/>
                <w:rPrChange w:id="3797"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798" w:author="Codex" w:date="2026-10-05T16:32:41.313017+00:00">
              <w:tcPr>
                <w:tcW w:w="0" w:type="auto"/>
                <w:tcBorders>
                  <w:top w:val="nil"/>
                  <w:left w:val="nil"/>
                  <w:bottom w:val="nil"/>
                  <w:right w:val="nil"/>
                </w:tcBorders>
                <w:tcMar>
                  <w:left w:w="102" w:type="dxa"/>
                  <w:right w:w="102" w:type="dxa"/>
                </w:tcMar>
                <w:vAlign w:val="center"/>
              </w:tcPr>
            </w:tcPrChange>
          </w:tcPr>
          <w:p w14:paraId="17BD686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93" w:author="Codex" w:date="2026-10-05T16:32:41.313017+00:00">
                  <w:rPr>
                    <w:rFonts w:cs="Times New Roman"/>
                    <w:szCs w:val="21"/>
                  </w:rPr>
                </w:rPrChange>
              </w:rPr>
              <w:pPrChange w:id="379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00" w:author="Codex" w:date="2026-10-05T16:32:41.313017+00:00">
                  <w:rPr>
                    <w:rFonts w:cs="Times New Roman"/>
                    <w:szCs w:val="21"/>
                  </w:rPr>
                </w:rPrChange>
              </w:rPr>
              <w:t>2.66</w:t>
            </w:r>
            <w:r>
              <w:rPr>
                <w:rFonts w:ascii="Times New Roman" w:hAnsi="Times New Roman" w:cs="Times New Roman" w:eastAsia="SimSun"/>
                <w:b w:val="0"/>
                <w:bCs w:val="0"/>
                <w:sz w:val="21"/>
                <w:szCs w:val="21"/>
                <w:rPrChange w:id="3801" w:author="Codex" w:date="2026-10-05T16:32:41.313017+00:00">
                  <w:rPr>
                    <w:rFonts w:cs="Times New Roman"/>
                    <w:szCs w:val="21"/>
                  </w:rPr>
                </w:rPrChange>
              </w:rPr>
              <w:t>（</w:t>
            </w:r>
            <w:r>
              <w:rPr>
                <w:rFonts w:ascii="Times New Roman" w:hAnsi="Times New Roman" w:cs="Times New Roman" w:eastAsia="SimSun"/>
                <w:b w:val="0"/>
                <w:bCs w:val="0"/>
                <w:sz w:val="21"/>
                <w:szCs w:val="21"/>
                <w:rPrChange w:id="3802" w:author="Codex" w:date="2026-10-05T16:32:41.313017+00:00">
                  <w:rPr>
                    <w:rFonts w:cs="Times New Roman"/>
                    <w:szCs w:val="21"/>
                  </w:rPr>
                </w:rPrChange>
              </w:rPr>
              <w:t>0.47</w:t>
            </w:r>
            <w:r>
              <w:rPr>
                <w:rFonts w:ascii="Times New Roman" w:hAnsi="Times New Roman" w:cs="Times New Roman" w:eastAsia="SimSun"/>
                <w:b w:val="0"/>
                <w:bCs w:val="0"/>
                <w:sz w:val="21"/>
                <w:szCs w:val="21"/>
                <w:rPrChange w:id="3803" w:author="Codex" w:date="2026-10-05T16:32:41.313017+00:00">
                  <w:rPr>
                    <w:rFonts w:cs="Times New Roman"/>
                    <w:szCs w:val="21"/>
                  </w:rPr>
                </w:rPrChange>
              </w:rPr>
              <w:t>，</w:t>
            </w:r>
            <w:r>
              <w:rPr>
                <w:rFonts w:ascii="Times New Roman" w:hAnsi="Times New Roman" w:cs="Times New Roman" w:eastAsia="SimSun"/>
                <w:b w:val="0"/>
                <w:bCs w:val="0"/>
                <w:sz w:val="21"/>
                <w:szCs w:val="21"/>
                <w:rPrChange w:id="3804" w:author="Codex" w:date="2026-10-05T16:32:41.313017+00:00">
                  <w:rPr>
                    <w:rFonts w:cs="Times New Roman"/>
                    <w:szCs w:val="21"/>
                  </w:rPr>
                </w:rPrChange>
              </w:rPr>
              <w:t>4.85</w:t>
            </w:r>
            <w:r>
              <w:rPr>
                <w:rFonts w:ascii="Times New Roman" w:hAnsi="Times New Roman" w:cs="Times New Roman" w:eastAsia="SimSun"/>
                <w:b w:val="0"/>
                <w:bCs w:val="0"/>
                <w:sz w:val="21"/>
                <w:szCs w:val="21"/>
                <w:rPrChange w:id="3805"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806" w:author="Codex" w:date="2026-10-05T16:32:41.313017+00:00">
              <w:tcPr>
                <w:tcW w:w="0" w:type="auto"/>
                <w:tcBorders>
                  <w:top w:val="nil"/>
                  <w:left w:val="nil"/>
                  <w:bottom w:val="nil"/>
                  <w:right w:val="nil"/>
                </w:tcBorders>
                <w:tcMar>
                  <w:left w:w="102" w:type="dxa"/>
                  <w:right w:w="102" w:type="dxa"/>
                </w:tcMar>
                <w:vAlign w:val="center"/>
              </w:tcPr>
            </w:tcPrChange>
          </w:tcPr>
          <w:p w14:paraId="585A730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94" w:author="Codex" w:date="2026-10-05T16:32:41.313017+00:00">
                  <w:rPr>
                    <w:rFonts w:cs="Times New Roman"/>
                    <w:szCs w:val="21"/>
                  </w:rPr>
                </w:rPrChange>
              </w:rPr>
              <w:pPrChange w:id="380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08" w:author="Codex" w:date="2026-10-05T16:32:41.313017+00:00">
                  <w:rPr>
                    <w:rFonts w:cs="Times New Roman"/>
                    <w:szCs w:val="21"/>
                  </w:rPr>
                </w:rPrChange>
              </w:rPr>
              <w:t>0.17</w:t>
            </w:r>
            <w:r>
              <w:rPr>
                <w:rFonts w:ascii="Times New Roman" w:hAnsi="Times New Roman" w:cs="Times New Roman" w:eastAsia="SimSun"/>
                <w:b w:val="0"/>
                <w:bCs w:val="0"/>
                <w:sz w:val="21"/>
                <w:szCs w:val="21"/>
                <w:rPrChange w:id="3809" w:author="Codex" w:date="2026-10-05T16:32:41.313017+00:00">
                  <w:rPr>
                    <w:rFonts w:cs="Times New Roman"/>
                    <w:szCs w:val="21"/>
                  </w:rPr>
                </w:rPrChange>
              </w:rPr>
              <w:t>（</w:t>
            </w:r>
            <w:r>
              <w:rPr>
                <w:rFonts w:ascii="Times New Roman" w:hAnsi="Times New Roman" w:cs="Times New Roman" w:eastAsia="SimSun"/>
                <w:b w:val="0"/>
                <w:bCs w:val="0"/>
                <w:sz w:val="21"/>
                <w:szCs w:val="21"/>
                <w:rPrChange w:id="3810" w:author="Codex" w:date="2026-10-05T16:32:41.313017+00:00">
                  <w:rPr>
                    <w:rFonts w:cs="Times New Roman"/>
                    <w:szCs w:val="21"/>
                  </w:rPr>
                </w:rPrChange>
              </w:rPr>
              <w:t>-2.89</w:t>
            </w:r>
            <w:r>
              <w:rPr>
                <w:rFonts w:ascii="Times New Roman" w:hAnsi="Times New Roman" w:cs="Times New Roman" w:eastAsia="SimSun"/>
                <w:b w:val="0"/>
                <w:bCs w:val="0"/>
                <w:sz w:val="21"/>
                <w:szCs w:val="21"/>
                <w:rPrChange w:id="3811" w:author="Codex" w:date="2026-10-05T16:32:41.313017+00:00">
                  <w:rPr>
                    <w:rFonts w:cs="Times New Roman"/>
                    <w:szCs w:val="21"/>
                  </w:rPr>
                </w:rPrChange>
              </w:rPr>
              <w:t>，</w:t>
            </w:r>
            <w:r>
              <w:rPr>
                <w:rFonts w:ascii="Times New Roman" w:hAnsi="Times New Roman" w:cs="Times New Roman" w:eastAsia="SimSun"/>
                <w:b w:val="0"/>
                <w:bCs w:val="0"/>
                <w:sz w:val="21"/>
                <w:szCs w:val="21"/>
                <w:rPrChange w:id="3812" w:author="Codex" w:date="2026-10-05T16:32:41.313017+00:00">
                  <w:rPr>
                    <w:rFonts w:cs="Times New Roman"/>
                    <w:szCs w:val="21"/>
                  </w:rPr>
                </w:rPrChange>
              </w:rPr>
              <w:t>3.22</w:t>
            </w:r>
            <w:r>
              <w:rPr>
                <w:rFonts w:ascii="Times New Roman" w:hAnsi="Times New Roman" w:cs="Times New Roman" w:eastAsia="SimSun"/>
                <w:b w:val="0"/>
                <w:bCs w:val="0"/>
                <w:sz w:val="21"/>
                <w:szCs w:val="21"/>
                <w:rPrChange w:id="3813" w:author="Codex" w:date="2026-10-05T16:32:41.313017+00:00">
                  <w:rPr>
                    <w:rFonts w:cs="Times New Roman"/>
                    <w:szCs w:val="21"/>
                  </w:rPr>
                </w:rPrChange>
              </w:rPr>
              <w:t>）</w:t>
            </w:r>
          </w:p>
        </w:tc>
      </w:tr>
      <w:tr w:rsidR="004B6004" w14:paraId="556A79EB"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814" w:author="Codex" w:date="2026-10-05T16:32:41.313017+00:00">
              <w:tcPr>
                <w:tcW w:w="0" w:type="auto"/>
                <w:tcBorders>
                  <w:top w:val="nil"/>
                  <w:left w:val="nil"/>
                  <w:bottom w:val="nil"/>
                  <w:right w:val="nil"/>
                </w:tcBorders>
                <w:noWrap/>
                <w:tcMar>
                  <w:left w:w="102" w:type="dxa"/>
                  <w:right w:w="102" w:type="dxa"/>
                </w:tcMar>
                <w:vAlign w:val="center"/>
              </w:tcPr>
            </w:tcPrChange>
          </w:tcPr>
          <w:p w14:paraId="56673A9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95" w:author="Codex" w:date="2026-10-05T16:32:41.313017+00:00">
                  <w:rPr>
                    <w:rFonts w:cs="Times New Roman"/>
                    <w:szCs w:val="21"/>
                  </w:rPr>
                </w:rPrChange>
              </w:rPr>
              <w:pPrChange w:id="381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16" w:author="Codex" w:date="2026-10-05T16:32:41.313017+00:00">
                  <w:rPr>
                    <w:rFonts w:cs="Times New Roman"/>
                    <w:szCs w:val="21"/>
                  </w:rPr>
                </w:rPrChange>
              </w:rPr>
              <w:t>AR‑P</w:t>
            </w:r>
          </w:p>
        </w:tc>
        <w:tc>
          <w:tcPr>
            <w:tcW w:w="0" w:type="auto"/>
            <w:tcBorders>
              <w:top w:val="nil"/>
              <w:left w:val="nil"/>
              <w:bottom w:val="nil"/>
              <w:right w:val="nil"/>
              <w:insideH w:val="nil"/>
              <w:insideV w:val="nil"/>
            </w:tcBorders>
            <w:tcMar>
              <w:left w:w="102" w:type="dxa"/>
              <w:right w:w="102" w:type="dxa"/>
            </w:tcMar>
            <w:vAlign w:val="center"/>
            <w:tcPrChange w:id="3817" w:author="Codex" w:date="2026-10-05T16:32:41.313017+00:00">
              <w:tcPr>
                <w:tcW w:w="0" w:type="auto"/>
                <w:tcBorders>
                  <w:top w:val="nil"/>
                  <w:left w:val="nil"/>
                  <w:bottom w:val="nil"/>
                  <w:right w:val="nil"/>
                </w:tcBorders>
                <w:tcMar>
                  <w:left w:w="102" w:type="dxa"/>
                  <w:right w:w="102" w:type="dxa"/>
                </w:tcMar>
                <w:vAlign w:val="center"/>
              </w:tcPr>
            </w:tcPrChange>
          </w:tcPr>
          <w:p w14:paraId="514075A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96" w:author="Codex" w:date="2026-10-05T16:32:41.313017+00:00">
                  <w:rPr>
                    <w:rFonts w:cs="Times New Roman"/>
                    <w:szCs w:val="21"/>
                  </w:rPr>
                </w:rPrChange>
              </w:rPr>
              <w:pPrChange w:id="381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19" w:author="Codex" w:date="2026-10-05T16:32:41.313017+00:00">
                  <w:rPr>
                    <w:rFonts w:cs="Times New Roman"/>
                    <w:szCs w:val="21"/>
                  </w:rPr>
                </w:rPrChange>
              </w:rPr>
              <w:t>0.12</w:t>
            </w:r>
            <w:r>
              <w:rPr>
                <w:rFonts w:ascii="Times New Roman" w:hAnsi="Times New Roman" w:cs="Times New Roman" w:eastAsia="SimSun"/>
                <w:b w:val="0"/>
                <w:bCs w:val="0"/>
                <w:sz w:val="21"/>
                <w:szCs w:val="21"/>
                <w:rPrChange w:id="3820" w:author="Codex" w:date="2026-10-05T16:32:41.313017+00:00">
                  <w:rPr>
                    <w:rFonts w:cs="Times New Roman"/>
                    <w:szCs w:val="21"/>
                  </w:rPr>
                </w:rPrChange>
              </w:rPr>
              <w:t>（</w:t>
            </w:r>
            <w:r>
              <w:rPr>
                <w:rFonts w:ascii="Times New Roman" w:hAnsi="Times New Roman" w:cs="Times New Roman" w:eastAsia="SimSun"/>
                <w:b w:val="0"/>
                <w:bCs w:val="0"/>
                <w:sz w:val="21"/>
                <w:szCs w:val="21"/>
                <w:rPrChange w:id="3821" w:author="Codex" w:date="2026-10-05T16:32:41.313017+00:00">
                  <w:rPr>
                    <w:rFonts w:cs="Times New Roman"/>
                    <w:szCs w:val="21"/>
                  </w:rPr>
                </w:rPrChange>
              </w:rPr>
              <w:t>-1.74</w:t>
            </w:r>
            <w:r>
              <w:rPr>
                <w:rFonts w:ascii="Times New Roman" w:hAnsi="Times New Roman" w:cs="Times New Roman" w:eastAsia="SimSun"/>
                <w:b w:val="0"/>
                <w:bCs w:val="0"/>
                <w:sz w:val="21"/>
                <w:szCs w:val="21"/>
                <w:rPrChange w:id="3822" w:author="Codex" w:date="2026-10-05T16:32:41.313017+00:00">
                  <w:rPr>
                    <w:rFonts w:cs="Times New Roman"/>
                    <w:szCs w:val="21"/>
                  </w:rPr>
                </w:rPrChange>
              </w:rPr>
              <w:t>，</w:t>
            </w:r>
            <w:r>
              <w:rPr>
                <w:rFonts w:ascii="Times New Roman" w:hAnsi="Times New Roman" w:cs="Times New Roman" w:eastAsia="SimSun"/>
                <w:b w:val="0"/>
                <w:bCs w:val="0"/>
                <w:sz w:val="21"/>
                <w:szCs w:val="21"/>
                <w:rPrChange w:id="3823" w:author="Codex" w:date="2026-10-05T16:32:41.313017+00:00">
                  <w:rPr>
                    <w:rFonts w:cs="Times New Roman"/>
                    <w:szCs w:val="21"/>
                  </w:rPr>
                </w:rPrChange>
              </w:rPr>
              <w:t>1.98</w:t>
            </w:r>
            <w:r>
              <w:rPr>
                <w:rFonts w:ascii="Times New Roman" w:hAnsi="Times New Roman" w:cs="Times New Roman" w:eastAsia="SimSun"/>
                <w:b w:val="0"/>
                <w:bCs w:val="0"/>
                <w:sz w:val="21"/>
                <w:szCs w:val="21"/>
                <w:rPrChange w:id="3824"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825" w:author="Codex" w:date="2026-10-05T16:32:41.313017+00:00">
              <w:tcPr>
                <w:tcW w:w="0" w:type="auto"/>
                <w:tcBorders>
                  <w:top w:val="nil"/>
                  <w:left w:val="nil"/>
                  <w:bottom w:val="nil"/>
                  <w:right w:val="nil"/>
                </w:tcBorders>
                <w:tcMar>
                  <w:left w:w="102" w:type="dxa"/>
                  <w:right w:w="102" w:type="dxa"/>
                </w:tcMar>
                <w:vAlign w:val="center"/>
              </w:tcPr>
            </w:tcPrChange>
          </w:tcPr>
          <w:p w14:paraId="30EE284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97" w:author="Codex" w:date="2026-10-05T16:32:41.313017+00:00">
                  <w:rPr>
                    <w:rFonts w:cs="Times New Roman"/>
                    <w:szCs w:val="21"/>
                  </w:rPr>
                </w:rPrChange>
              </w:rPr>
              <w:pPrChange w:id="382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27" w:author="Codex" w:date="2026-10-05T16:32:41.313017+00:00">
                  <w:rPr>
                    <w:rFonts w:cs="Times New Roman"/>
                    <w:szCs w:val="21"/>
                  </w:rPr>
                </w:rPrChange>
              </w:rPr>
              <w:t>2.51</w:t>
            </w:r>
            <w:r>
              <w:rPr>
                <w:rFonts w:ascii="Times New Roman" w:hAnsi="Times New Roman" w:cs="Times New Roman" w:eastAsia="SimSun"/>
                <w:b w:val="0"/>
                <w:bCs w:val="0"/>
                <w:sz w:val="21"/>
                <w:szCs w:val="21"/>
                <w:rPrChange w:id="3828" w:author="Codex" w:date="2026-10-05T16:32:41.313017+00:00">
                  <w:rPr>
                    <w:rFonts w:cs="Times New Roman"/>
                    <w:szCs w:val="21"/>
                  </w:rPr>
                </w:rPrChange>
              </w:rPr>
              <w:t>（</w:t>
            </w:r>
            <w:r>
              <w:rPr>
                <w:rFonts w:ascii="Times New Roman" w:hAnsi="Times New Roman" w:cs="Times New Roman" w:eastAsia="SimSun"/>
                <w:b w:val="0"/>
                <w:bCs w:val="0"/>
                <w:sz w:val="21"/>
                <w:szCs w:val="21"/>
                <w:rPrChange w:id="3829" w:author="Codex" w:date="2026-10-05T16:32:41.313017+00:00">
                  <w:rPr>
                    <w:rFonts w:cs="Times New Roman"/>
                    <w:szCs w:val="21"/>
                  </w:rPr>
                </w:rPrChange>
              </w:rPr>
              <w:t>0.35</w:t>
            </w:r>
            <w:r>
              <w:rPr>
                <w:rFonts w:ascii="Times New Roman" w:hAnsi="Times New Roman" w:cs="Times New Roman" w:eastAsia="SimSun"/>
                <w:b w:val="0"/>
                <w:bCs w:val="0"/>
                <w:sz w:val="21"/>
                <w:szCs w:val="21"/>
                <w:rPrChange w:id="3830" w:author="Codex" w:date="2026-10-05T16:32:41.313017+00:00">
                  <w:rPr>
                    <w:rFonts w:cs="Times New Roman"/>
                    <w:szCs w:val="21"/>
                  </w:rPr>
                </w:rPrChange>
              </w:rPr>
              <w:t>，</w:t>
            </w:r>
            <w:r>
              <w:rPr>
                <w:rFonts w:ascii="Times New Roman" w:hAnsi="Times New Roman" w:cs="Times New Roman" w:eastAsia="SimSun"/>
                <w:b w:val="0"/>
                <w:bCs w:val="0"/>
                <w:sz w:val="21"/>
                <w:szCs w:val="21"/>
                <w:rPrChange w:id="3831" w:author="Codex" w:date="2026-10-05T16:32:41.313017+00:00">
                  <w:rPr>
                    <w:rFonts w:cs="Times New Roman"/>
                    <w:szCs w:val="21"/>
                  </w:rPr>
                </w:rPrChange>
              </w:rPr>
              <w:t>4.67</w:t>
            </w:r>
            <w:r>
              <w:rPr>
                <w:rFonts w:ascii="Times New Roman" w:hAnsi="Times New Roman" w:cs="Times New Roman" w:eastAsia="SimSun"/>
                <w:b w:val="0"/>
                <w:bCs w:val="0"/>
                <w:sz w:val="21"/>
                <w:szCs w:val="21"/>
                <w:rPrChange w:id="3832"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833" w:author="Codex" w:date="2026-10-05T16:32:41.313017+00:00">
              <w:tcPr>
                <w:tcW w:w="0" w:type="auto"/>
                <w:tcBorders>
                  <w:top w:val="nil"/>
                  <w:left w:val="nil"/>
                  <w:bottom w:val="nil"/>
                  <w:right w:val="nil"/>
                </w:tcBorders>
                <w:tcMar>
                  <w:left w:w="102" w:type="dxa"/>
                  <w:right w:w="102" w:type="dxa"/>
                </w:tcMar>
                <w:vAlign w:val="center"/>
              </w:tcPr>
            </w:tcPrChange>
          </w:tcPr>
          <w:p w14:paraId="3B8B6CB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98" w:author="Codex" w:date="2026-10-05T16:32:41.313017+00:00">
                  <w:rPr>
                    <w:rFonts w:cs="Times New Roman"/>
                    <w:szCs w:val="21"/>
                  </w:rPr>
                </w:rPrChange>
              </w:rPr>
              <w:pPrChange w:id="383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35" w:author="Codex" w:date="2026-10-05T16:32:41.313017+00:00">
                  <w:rPr>
                    <w:rFonts w:cs="Times New Roman"/>
                    <w:szCs w:val="21"/>
                  </w:rPr>
                </w:rPrChange>
              </w:rPr>
              <w:t>2.27</w:t>
            </w:r>
            <w:r>
              <w:rPr>
                <w:rFonts w:ascii="Times New Roman" w:hAnsi="Times New Roman" w:cs="Times New Roman" w:eastAsia="SimSun"/>
                <w:b w:val="0"/>
                <w:bCs w:val="0"/>
                <w:sz w:val="21"/>
                <w:szCs w:val="21"/>
                <w:rPrChange w:id="3836" w:author="Codex" w:date="2026-10-05T16:32:41.313017+00:00">
                  <w:rPr>
                    <w:rFonts w:cs="Times New Roman"/>
                    <w:szCs w:val="21"/>
                  </w:rPr>
                </w:rPrChange>
              </w:rPr>
              <w:t>（</w:t>
            </w:r>
            <w:r>
              <w:rPr>
                <w:rFonts w:ascii="Times New Roman" w:hAnsi="Times New Roman" w:cs="Times New Roman" w:eastAsia="SimSun"/>
                <w:b w:val="0"/>
                <w:bCs w:val="0"/>
                <w:sz w:val="21"/>
                <w:szCs w:val="21"/>
                <w:rPrChange w:id="3837" w:author="Codex" w:date="2026-10-05T16:32:41.313017+00:00">
                  <w:rPr>
                    <w:rFonts w:cs="Times New Roman"/>
                    <w:szCs w:val="21"/>
                  </w:rPr>
                </w:rPrChange>
              </w:rPr>
              <w:t>-0.79</w:t>
            </w:r>
            <w:r>
              <w:rPr>
                <w:rFonts w:ascii="Times New Roman" w:hAnsi="Times New Roman" w:cs="Times New Roman" w:eastAsia="SimSun"/>
                <w:b w:val="0"/>
                <w:bCs w:val="0"/>
                <w:sz w:val="21"/>
                <w:szCs w:val="21"/>
                <w:rPrChange w:id="3838" w:author="Codex" w:date="2026-10-05T16:32:41.313017+00:00">
                  <w:rPr>
                    <w:rFonts w:cs="Times New Roman"/>
                    <w:szCs w:val="21"/>
                  </w:rPr>
                </w:rPrChange>
              </w:rPr>
              <w:t>，</w:t>
            </w:r>
            <w:r>
              <w:rPr>
                <w:rFonts w:ascii="Times New Roman" w:hAnsi="Times New Roman" w:cs="Times New Roman" w:eastAsia="SimSun"/>
                <w:b w:val="0"/>
                <w:bCs w:val="0"/>
                <w:sz w:val="21"/>
                <w:szCs w:val="21"/>
                <w:rPrChange w:id="3839" w:author="Codex" w:date="2026-10-05T16:32:41.313017+00:00">
                  <w:rPr>
                    <w:rFonts w:cs="Times New Roman"/>
                    <w:szCs w:val="21"/>
                  </w:rPr>
                </w:rPrChange>
              </w:rPr>
              <w:t>5.34</w:t>
            </w:r>
            <w:r>
              <w:rPr>
                <w:rFonts w:ascii="Times New Roman" w:hAnsi="Times New Roman" w:cs="Times New Roman" w:eastAsia="SimSun"/>
                <w:b w:val="0"/>
                <w:bCs w:val="0"/>
                <w:sz w:val="21"/>
                <w:szCs w:val="21"/>
                <w:rPrChange w:id="3840"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841" w:author="Codex" w:date="2026-10-05T16:32:41.313017+00:00">
              <w:tcPr>
                <w:tcW w:w="0" w:type="auto"/>
                <w:tcBorders>
                  <w:top w:val="nil"/>
                  <w:left w:val="nil"/>
                  <w:bottom w:val="nil"/>
                  <w:right w:val="nil"/>
                </w:tcBorders>
                <w:tcMar>
                  <w:left w:w="102" w:type="dxa"/>
                  <w:right w:w="102" w:type="dxa"/>
                </w:tcMar>
                <w:vAlign w:val="center"/>
              </w:tcPr>
            </w:tcPrChange>
          </w:tcPr>
          <w:p w14:paraId="6ED6117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99" w:author="Codex" w:date="2026-10-05T16:32:41.313017+00:00">
                  <w:rPr>
                    <w:rFonts w:cs="Times New Roman"/>
                    <w:szCs w:val="21"/>
                  </w:rPr>
                </w:rPrChange>
              </w:rPr>
              <w:pPrChange w:id="384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43" w:author="Codex" w:date="2026-10-05T16:32:41.313017+00:00">
                  <w:rPr>
                    <w:rFonts w:cs="Times New Roman"/>
                    <w:szCs w:val="21"/>
                  </w:rPr>
                </w:rPrChange>
              </w:rPr>
              <w:t>2.50</w:t>
            </w:r>
            <w:r>
              <w:rPr>
                <w:rFonts w:ascii="Times New Roman" w:hAnsi="Times New Roman" w:cs="Times New Roman" w:eastAsia="SimSun"/>
                <w:b w:val="0"/>
                <w:bCs w:val="0"/>
                <w:sz w:val="21"/>
                <w:szCs w:val="21"/>
                <w:rPrChange w:id="3844" w:author="Codex" w:date="2026-10-05T16:32:41.313017+00:00">
                  <w:rPr>
                    <w:rFonts w:cs="Times New Roman"/>
                    <w:szCs w:val="21"/>
                  </w:rPr>
                </w:rPrChange>
              </w:rPr>
              <w:t>（</w:t>
            </w:r>
            <w:r>
              <w:rPr>
                <w:rFonts w:ascii="Times New Roman" w:hAnsi="Times New Roman" w:cs="Times New Roman" w:eastAsia="SimSun"/>
                <w:b w:val="0"/>
                <w:bCs w:val="0"/>
                <w:sz w:val="21"/>
                <w:szCs w:val="21"/>
                <w:rPrChange w:id="3845" w:author="Codex" w:date="2026-10-05T16:32:41.313017+00:00">
                  <w:rPr>
                    <w:rFonts w:cs="Times New Roman"/>
                    <w:szCs w:val="21"/>
                  </w:rPr>
                </w:rPrChange>
              </w:rPr>
              <w:t>0.34</w:t>
            </w:r>
            <w:r>
              <w:rPr>
                <w:rFonts w:ascii="Times New Roman" w:hAnsi="Times New Roman" w:cs="Times New Roman" w:eastAsia="SimSun"/>
                <w:b w:val="0"/>
                <w:bCs w:val="0"/>
                <w:sz w:val="21"/>
                <w:szCs w:val="21"/>
                <w:rPrChange w:id="3846" w:author="Codex" w:date="2026-10-05T16:32:41.313017+00:00">
                  <w:rPr>
                    <w:rFonts w:cs="Times New Roman"/>
                    <w:szCs w:val="21"/>
                  </w:rPr>
                </w:rPrChange>
              </w:rPr>
              <w:t>，</w:t>
            </w:r>
            <w:r>
              <w:rPr>
                <w:rFonts w:ascii="Times New Roman" w:hAnsi="Times New Roman" w:cs="Times New Roman" w:eastAsia="SimSun"/>
                <w:b w:val="0"/>
                <w:bCs w:val="0"/>
                <w:sz w:val="21"/>
                <w:szCs w:val="21"/>
                <w:rPrChange w:id="3847" w:author="Codex" w:date="2026-10-05T16:32:41.313017+00:00">
                  <w:rPr>
                    <w:rFonts w:cs="Times New Roman"/>
                    <w:szCs w:val="21"/>
                  </w:rPr>
                </w:rPrChange>
              </w:rPr>
              <w:t>4.66</w:t>
            </w:r>
            <w:r>
              <w:rPr>
                <w:rFonts w:ascii="Times New Roman" w:hAnsi="Times New Roman" w:cs="Times New Roman" w:eastAsia="SimSun"/>
                <w:b w:val="0"/>
                <w:bCs w:val="0"/>
                <w:sz w:val="21"/>
                <w:szCs w:val="21"/>
                <w:rPrChange w:id="3848"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849" w:author="Codex" w:date="2026-10-05T16:32:41.313017+00:00">
              <w:tcPr>
                <w:tcW w:w="0" w:type="auto"/>
                <w:tcBorders>
                  <w:top w:val="nil"/>
                  <w:left w:val="nil"/>
                  <w:bottom w:val="nil"/>
                  <w:right w:val="nil"/>
                </w:tcBorders>
                <w:tcMar>
                  <w:left w:w="102" w:type="dxa"/>
                  <w:right w:w="102" w:type="dxa"/>
                </w:tcMar>
                <w:vAlign w:val="center"/>
              </w:tcPr>
            </w:tcPrChange>
          </w:tcPr>
          <w:p w14:paraId="2569583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00" w:author="Codex" w:date="2026-10-05T16:32:41.313017+00:00">
                  <w:rPr>
                    <w:rFonts w:cs="Times New Roman"/>
                    <w:szCs w:val="21"/>
                  </w:rPr>
                </w:rPrChange>
              </w:rPr>
              <w:pPrChange w:id="385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51" w:author="Codex" w:date="2026-10-05T16:32:41.313017+00:00">
                  <w:rPr>
                    <w:rFonts w:cs="Times New Roman"/>
                    <w:szCs w:val="21"/>
                  </w:rPr>
                </w:rPrChange>
              </w:rPr>
              <w:t>2.26</w:t>
            </w:r>
            <w:r>
              <w:rPr>
                <w:rFonts w:ascii="Times New Roman" w:hAnsi="Times New Roman" w:cs="Times New Roman" w:eastAsia="SimSun"/>
                <w:b w:val="0"/>
                <w:bCs w:val="0"/>
                <w:sz w:val="21"/>
                <w:szCs w:val="21"/>
                <w:rPrChange w:id="3852" w:author="Codex" w:date="2026-10-05T16:32:41.313017+00:00">
                  <w:rPr>
                    <w:rFonts w:cs="Times New Roman"/>
                    <w:szCs w:val="21"/>
                  </w:rPr>
                </w:rPrChange>
              </w:rPr>
              <w:t>（</w:t>
            </w:r>
            <w:r>
              <w:rPr>
                <w:rFonts w:ascii="Times New Roman" w:hAnsi="Times New Roman" w:cs="Times New Roman" w:eastAsia="SimSun"/>
                <w:b w:val="0"/>
                <w:bCs w:val="0"/>
                <w:sz w:val="21"/>
                <w:szCs w:val="21"/>
                <w:rPrChange w:id="3853" w:author="Codex" w:date="2026-10-05T16:32:41.313017+00:00">
                  <w:rPr>
                    <w:rFonts w:cs="Times New Roman"/>
                    <w:szCs w:val="21"/>
                  </w:rPr>
                </w:rPrChange>
              </w:rPr>
              <w:t>-0.80</w:t>
            </w:r>
            <w:r>
              <w:rPr>
                <w:rFonts w:ascii="Times New Roman" w:hAnsi="Times New Roman" w:cs="Times New Roman" w:eastAsia="SimSun"/>
                <w:b w:val="0"/>
                <w:bCs w:val="0"/>
                <w:sz w:val="21"/>
                <w:szCs w:val="21"/>
                <w:rPrChange w:id="3854" w:author="Codex" w:date="2026-10-05T16:32:41.313017+00:00">
                  <w:rPr>
                    <w:rFonts w:cs="Times New Roman"/>
                    <w:szCs w:val="21"/>
                  </w:rPr>
                </w:rPrChange>
              </w:rPr>
              <w:t>，</w:t>
            </w:r>
            <w:r>
              <w:rPr>
                <w:rFonts w:ascii="Times New Roman" w:hAnsi="Times New Roman" w:cs="Times New Roman" w:eastAsia="SimSun"/>
                <w:b w:val="0"/>
                <w:bCs w:val="0"/>
                <w:sz w:val="21"/>
                <w:szCs w:val="21"/>
                <w:rPrChange w:id="3855" w:author="Codex" w:date="2026-10-05T16:32:41.313017+00:00">
                  <w:rPr>
                    <w:rFonts w:cs="Times New Roman"/>
                    <w:szCs w:val="21"/>
                  </w:rPr>
                </w:rPrChange>
              </w:rPr>
              <w:t>5.32</w:t>
            </w:r>
            <w:r>
              <w:rPr>
                <w:rFonts w:ascii="Times New Roman" w:hAnsi="Times New Roman" w:cs="Times New Roman" w:eastAsia="SimSun"/>
                <w:b w:val="0"/>
                <w:bCs w:val="0"/>
                <w:sz w:val="21"/>
                <w:szCs w:val="21"/>
                <w:rPrChange w:id="3856" w:author="Codex" w:date="2026-10-05T16:32:41.313017+00:00">
                  <w:rPr>
                    <w:rFonts w:cs="Times New Roman"/>
                    <w:szCs w:val="21"/>
                  </w:rPr>
                </w:rPrChange>
              </w:rPr>
              <w:t>）</w:t>
            </w:r>
          </w:p>
        </w:tc>
      </w:tr>
      <w:tr w:rsidR="004B6004" w14:paraId="56DA9A1D"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857" w:author="Codex" w:date="2026-10-05T16:32:41.313017+00:00">
              <w:tcPr>
                <w:tcW w:w="0" w:type="auto"/>
                <w:tcBorders>
                  <w:top w:val="nil"/>
                  <w:left w:val="nil"/>
                  <w:bottom w:val="nil"/>
                  <w:right w:val="nil"/>
                </w:tcBorders>
                <w:noWrap/>
                <w:tcMar>
                  <w:left w:w="102" w:type="dxa"/>
                  <w:right w:w="102" w:type="dxa"/>
                </w:tcMar>
                <w:vAlign w:val="center"/>
              </w:tcPr>
            </w:tcPrChange>
          </w:tcPr>
          <w:p w14:paraId="70D405D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01" w:author="Codex" w:date="2026-10-05T16:32:41.313017+00:00">
                  <w:rPr>
                    <w:rFonts w:cs="Times New Roman"/>
                    <w:szCs w:val="21"/>
                  </w:rPr>
                </w:rPrChange>
              </w:rPr>
              <w:pPrChange w:id="385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59" w:author="Codex" w:date="2026-10-05T16:32:41.313017+00:00">
                  <w:rPr>
                    <w:rFonts w:cs="Times New Roman"/>
                    <w:szCs w:val="21"/>
                  </w:rPr>
                </w:rPrChange>
              </w:rPr>
              <w:t>RA‑S</w:t>
            </w:r>
          </w:p>
        </w:tc>
        <w:tc>
          <w:tcPr>
            <w:tcW w:w="0" w:type="auto"/>
            <w:tcBorders>
              <w:top w:val="nil"/>
              <w:left w:val="nil"/>
              <w:bottom w:val="nil"/>
              <w:right w:val="nil"/>
              <w:insideH w:val="nil"/>
              <w:insideV w:val="nil"/>
            </w:tcBorders>
            <w:tcMar>
              <w:left w:w="102" w:type="dxa"/>
              <w:right w:w="102" w:type="dxa"/>
            </w:tcMar>
            <w:vAlign w:val="center"/>
            <w:tcPrChange w:id="3860" w:author="Codex" w:date="2026-10-05T16:32:41.313017+00:00">
              <w:tcPr>
                <w:tcW w:w="0" w:type="auto"/>
                <w:tcBorders>
                  <w:top w:val="nil"/>
                  <w:left w:val="nil"/>
                  <w:bottom w:val="nil"/>
                  <w:right w:val="nil"/>
                </w:tcBorders>
                <w:tcMar>
                  <w:left w:w="102" w:type="dxa"/>
                  <w:right w:w="102" w:type="dxa"/>
                </w:tcMar>
                <w:vAlign w:val="center"/>
              </w:tcPr>
            </w:tcPrChange>
          </w:tcPr>
          <w:p w14:paraId="10F0B7F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02" w:author="Codex" w:date="2026-10-05T16:32:41.313017+00:00">
                  <w:rPr>
                    <w:rFonts w:cs="Times New Roman"/>
                    <w:szCs w:val="21"/>
                  </w:rPr>
                </w:rPrChange>
              </w:rPr>
              <w:pPrChange w:id="386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62" w:author="Codex" w:date="2026-10-05T16:32:41.313017+00:00">
                  <w:rPr>
                    <w:rFonts w:cs="Times New Roman"/>
                    <w:szCs w:val="21"/>
                  </w:rPr>
                </w:rPrChange>
              </w:rPr>
              <w:t>-3.49</w:t>
            </w:r>
            <w:r>
              <w:rPr>
                <w:rFonts w:ascii="Times New Roman" w:hAnsi="Times New Roman" w:cs="Times New Roman" w:eastAsia="SimSun"/>
                <w:b w:val="0"/>
                <w:bCs w:val="0"/>
                <w:sz w:val="21"/>
                <w:szCs w:val="21"/>
                <w:rPrChange w:id="3863" w:author="Codex" w:date="2026-10-05T16:32:41.313017+00:00">
                  <w:rPr>
                    <w:rFonts w:cs="Times New Roman"/>
                    <w:szCs w:val="21"/>
                  </w:rPr>
                </w:rPrChange>
              </w:rPr>
              <w:t>（</w:t>
            </w:r>
            <w:r>
              <w:rPr>
                <w:rFonts w:ascii="Times New Roman" w:hAnsi="Times New Roman" w:cs="Times New Roman" w:eastAsia="SimSun"/>
                <w:b w:val="0"/>
                <w:bCs w:val="0"/>
                <w:sz w:val="21"/>
                <w:szCs w:val="21"/>
                <w:rPrChange w:id="3864" w:author="Codex" w:date="2026-10-05T16:32:41.313017+00:00">
                  <w:rPr>
                    <w:rFonts w:cs="Times New Roman"/>
                    <w:szCs w:val="21"/>
                  </w:rPr>
                </w:rPrChange>
              </w:rPr>
              <w:t>-9.74</w:t>
            </w:r>
            <w:r>
              <w:rPr>
                <w:rFonts w:ascii="Times New Roman" w:hAnsi="Times New Roman" w:cs="Times New Roman" w:eastAsia="SimSun"/>
                <w:b w:val="0"/>
                <w:bCs w:val="0"/>
                <w:sz w:val="21"/>
                <w:szCs w:val="21"/>
                <w:rPrChange w:id="3865" w:author="Codex" w:date="2026-10-05T16:32:41.313017+00:00">
                  <w:rPr>
                    <w:rFonts w:cs="Times New Roman"/>
                    <w:szCs w:val="21"/>
                  </w:rPr>
                </w:rPrChange>
              </w:rPr>
              <w:t>，</w:t>
            </w:r>
            <w:r>
              <w:rPr>
                <w:rFonts w:ascii="Times New Roman" w:hAnsi="Times New Roman" w:cs="Times New Roman" w:eastAsia="SimSun"/>
                <w:b w:val="0"/>
                <w:bCs w:val="0"/>
                <w:sz w:val="21"/>
                <w:szCs w:val="21"/>
                <w:rPrChange w:id="3866" w:author="Codex" w:date="2026-10-05T16:32:41.313017+00:00">
                  <w:rPr>
                    <w:rFonts w:cs="Times New Roman"/>
                    <w:szCs w:val="21"/>
                  </w:rPr>
                </w:rPrChange>
              </w:rPr>
              <w:t>2.75</w:t>
            </w:r>
            <w:r>
              <w:rPr>
                <w:rFonts w:ascii="Times New Roman" w:hAnsi="Times New Roman" w:cs="Times New Roman" w:eastAsia="SimSun"/>
                <w:b w:val="0"/>
                <w:bCs w:val="0"/>
                <w:sz w:val="21"/>
                <w:szCs w:val="21"/>
                <w:rPrChange w:id="3867"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868" w:author="Codex" w:date="2026-10-05T16:32:41.313017+00:00">
              <w:tcPr>
                <w:tcW w:w="0" w:type="auto"/>
                <w:tcBorders>
                  <w:top w:val="nil"/>
                  <w:left w:val="nil"/>
                  <w:bottom w:val="nil"/>
                  <w:right w:val="nil"/>
                </w:tcBorders>
                <w:tcMar>
                  <w:left w:w="102" w:type="dxa"/>
                  <w:right w:w="102" w:type="dxa"/>
                </w:tcMar>
                <w:vAlign w:val="center"/>
              </w:tcPr>
            </w:tcPrChange>
          </w:tcPr>
          <w:p w14:paraId="7DCD39E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03" w:author="Codex" w:date="2026-10-05T16:32:41.313017+00:00">
                  <w:rPr>
                    <w:rFonts w:cs="Times New Roman"/>
                    <w:szCs w:val="21"/>
                  </w:rPr>
                </w:rPrChange>
              </w:rPr>
              <w:pPrChange w:id="386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70" w:author="Codex" w:date="2026-10-05T16:32:41.313017+00:00">
                  <w:rPr>
                    <w:rFonts w:cs="Times New Roman"/>
                    <w:szCs w:val="21"/>
                  </w:rPr>
                </w:rPrChange>
              </w:rPr>
              <w:t>3.13</w:t>
            </w:r>
            <w:r>
              <w:rPr>
                <w:rFonts w:ascii="Times New Roman" w:hAnsi="Times New Roman" w:cs="Times New Roman" w:eastAsia="SimSun"/>
                <w:b w:val="0"/>
                <w:bCs w:val="0"/>
                <w:sz w:val="21"/>
                <w:szCs w:val="21"/>
                <w:rPrChange w:id="3871" w:author="Codex" w:date="2026-10-05T16:32:41.313017+00:00">
                  <w:rPr>
                    <w:rFonts w:cs="Times New Roman"/>
                    <w:szCs w:val="21"/>
                  </w:rPr>
                </w:rPrChange>
              </w:rPr>
              <w:t>（</w:t>
            </w:r>
            <w:r>
              <w:rPr>
                <w:rFonts w:ascii="Times New Roman" w:hAnsi="Times New Roman" w:cs="Times New Roman" w:eastAsia="SimSun"/>
                <w:b w:val="0"/>
                <w:bCs w:val="0"/>
                <w:sz w:val="21"/>
                <w:szCs w:val="21"/>
                <w:rPrChange w:id="3872" w:author="Codex" w:date="2026-10-05T16:32:41.313017+00:00">
                  <w:rPr>
                    <w:rFonts w:cs="Times New Roman"/>
                    <w:szCs w:val="21"/>
                  </w:rPr>
                </w:rPrChange>
              </w:rPr>
              <w:t>-2.79</w:t>
            </w:r>
            <w:r>
              <w:rPr>
                <w:rFonts w:ascii="Times New Roman" w:hAnsi="Times New Roman" w:cs="Times New Roman" w:eastAsia="SimSun"/>
                <w:b w:val="0"/>
                <w:bCs w:val="0"/>
                <w:sz w:val="21"/>
                <w:szCs w:val="21"/>
                <w:rPrChange w:id="3873" w:author="Codex" w:date="2026-10-05T16:32:41.313017+00:00">
                  <w:rPr>
                    <w:rFonts w:cs="Times New Roman"/>
                    <w:szCs w:val="21"/>
                  </w:rPr>
                </w:rPrChange>
              </w:rPr>
              <w:t>，</w:t>
            </w:r>
            <w:r>
              <w:rPr>
                <w:rFonts w:ascii="Times New Roman" w:hAnsi="Times New Roman" w:cs="Times New Roman" w:eastAsia="SimSun"/>
                <w:b w:val="0"/>
                <w:bCs w:val="0"/>
                <w:sz w:val="21"/>
                <w:szCs w:val="21"/>
                <w:rPrChange w:id="3874" w:author="Codex" w:date="2026-10-05T16:32:41.313017+00:00">
                  <w:rPr>
                    <w:rFonts w:cs="Times New Roman"/>
                    <w:szCs w:val="21"/>
                  </w:rPr>
                </w:rPrChange>
              </w:rPr>
              <w:t>9.06</w:t>
            </w:r>
            <w:r>
              <w:rPr>
                <w:rFonts w:ascii="Times New Roman" w:hAnsi="Times New Roman" w:cs="Times New Roman" w:eastAsia="SimSun"/>
                <w:b w:val="0"/>
                <w:bCs w:val="0"/>
                <w:sz w:val="21"/>
                <w:szCs w:val="21"/>
                <w:rPrChange w:id="3875"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876" w:author="Codex" w:date="2026-10-05T16:32:41.313017+00:00">
              <w:tcPr>
                <w:tcW w:w="0" w:type="auto"/>
                <w:tcBorders>
                  <w:top w:val="nil"/>
                  <w:left w:val="nil"/>
                  <w:bottom w:val="nil"/>
                  <w:right w:val="nil"/>
                </w:tcBorders>
                <w:tcMar>
                  <w:left w:w="102" w:type="dxa"/>
                  <w:right w:w="102" w:type="dxa"/>
                </w:tcMar>
                <w:vAlign w:val="center"/>
              </w:tcPr>
            </w:tcPrChange>
          </w:tcPr>
          <w:p w14:paraId="4532D98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04" w:author="Codex" w:date="2026-10-05T16:32:41.313017+00:00">
                  <w:rPr>
                    <w:rFonts w:cs="Times New Roman"/>
                    <w:szCs w:val="21"/>
                  </w:rPr>
                </w:rPrChange>
              </w:rPr>
              <w:pPrChange w:id="387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78" w:author="Codex" w:date="2026-10-05T16:32:41.313017+00:00">
                  <w:rPr>
                    <w:rFonts w:cs="Times New Roman"/>
                    <w:szCs w:val="21"/>
                  </w:rPr>
                </w:rPrChange>
              </w:rPr>
              <w:t>1.64</w:t>
            </w:r>
            <w:r>
              <w:rPr>
                <w:rFonts w:ascii="Times New Roman" w:hAnsi="Times New Roman" w:cs="Times New Roman" w:eastAsia="SimSun"/>
                <w:b w:val="0"/>
                <w:bCs w:val="0"/>
                <w:sz w:val="21"/>
                <w:szCs w:val="21"/>
                <w:rPrChange w:id="3879" w:author="Codex" w:date="2026-10-05T16:32:41.313017+00:00">
                  <w:rPr>
                    <w:rFonts w:cs="Times New Roman"/>
                    <w:szCs w:val="21"/>
                  </w:rPr>
                </w:rPrChange>
              </w:rPr>
              <w:t>（</w:t>
            </w:r>
            <w:r>
              <w:rPr>
                <w:rFonts w:ascii="Times New Roman" w:hAnsi="Times New Roman" w:cs="Times New Roman" w:eastAsia="SimSun"/>
                <w:b w:val="0"/>
                <w:bCs w:val="0"/>
                <w:sz w:val="21"/>
                <w:szCs w:val="21"/>
                <w:rPrChange w:id="3880" w:author="Codex" w:date="2026-10-05T16:32:41.313017+00:00">
                  <w:rPr>
                    <w:rFonts w:cs="Times New Roman"/>
                    <w:szCs w:val="21"/>
                  </w:rPr>
                </w:rPrChange>
              </w:rPr>
              <w:t>-2.95</w:t>
            </w:r>
            <w:r>
              <w:rPr>
                <w:rFonts w:ascii="Times New Roman" w:hAnsi="Times New Roman" w:cs="Times New Roman" w:eastAsia="SimSun"/>
                <w:b w:val="0"/>
                <w:bCs w:val="0"/>
                <w:sz w:val="21"/>
                <w:szCs w:val="21"/>
                <w:rPrChange w:id="3881" w:author="Codex" w:date="2026-10-05T16:32:41.313017+00:00">
                  <w:rPr>
                    <w:rFonts w:cs="Times New Roman"/>
                    <w:szCs w:val="21"/>
                  </w:rPr>
                </w:rPrChange>
              </w:rPr>
              <w:t>，</w:t>
            </w:r>
            <w:r>
              <w:rPr>
                <w:rFonts w:ascii="Times New Roman" w:hAnsi="Times New Roman" w:cs="Times New Roman" w:eastAsia="SimSun"/>
                <w:b w:val="0"/>
                <w:bCs w:val="0"/>
                <w:sz w:val="21"/>
                <w:szCs w:val="21"/>
                <w:rPrChange w:id="3882" w:author="Codex" w:date="2026-10-05T16:32:41.313017+00:00">
                  <w:rPr>
                    <w:rFonts w:cs="Times New Roman"/>
                    <w:szCs w:val="21"/>
                  </w:rPr>
                </w:rPrChange>
              </w:rPr>
              <w:t>6.22</w:t>
            </w:r>
            <w:r>
              <w:rPr>
                <w:rFonts w:ascii="Times New Roman" w:hAnsi="Times New Roman" w:cs="Times New Roman" w:eastAsia="SimSun"/>
                <w:b w:val="0"/>
                <w:bCs w:val="0"/>
                <w:sz w:val="21"/>
                <w:szCs w:val="21"/>
                <w:rPrChange w:id="3883"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884" w:author="Codex" w:date="2026-10-05T16:32:41.313017+00:00">
              <w:tcPr>
                <w:tcW w:w="0" w:type="auto"/>
                <w:tcBorders>
                  <w:top w:val="nil"/>
                  <w:left w:val="nil"/>
                  <w:bottom w:val="nil"/>
                  <w:right w:val="nil"/>
                </w:tcBorders>
                <w:tcMar>
                  <w:left w:w="102" w:type="dxa"/>
                  <w:right w:w="102" w:type="dxa"/>
                </w:tcMar>
                <w:vAlign w:val="center"/>
              </w:tcPr>
            </w:tcPrChange>
          </w:tcPr>
          <w:p w14:paraId="4ACF4FD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05" w:author="Codex" w:date="2026-10-05T16:32:41.313017+00:00">
                  <w:rPr>
                    <w:rFonts w:cs="Times New Roman"/>
                    <w:szCs w:val="21"/>
                  </w:rPr>
                </w:rPrChange>
              </w:rPr>
              <w:pPrChange w:id="388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86" w:author="Codex" w:date="2026-10-05T16:32:41.313017+00:00">
                  <w:rPr>
                    <w:rFonts w:cs="Times New Roman"/>
                    <w:szCs w:val="21"/>
                  </w:rPr>
                </w:rPrChange>
              </w:rPr>
              <w:t>3.20</w:t>
            </w:r>
            <w:r>
              <w:rPr>
                <w:rFonts w:ascii="Times New Roman" w:hAnsi="Times New Roman" w:cs="Times New Roman" w:eastAsia="SimSun"/>
                <w:b w:val="0"/>
                <w:bCs w:val="0"/>
                <w:sz w:val="21"/>
                <w:szCs w:val="21"/>
                <w:rPrChange w:id="3887" w:author="Codex" w:date="2026-10-05T16:32:41.313017+00:00">
                  <w:rPr>
                    <w:rFonts w:cs="Times New Roman"/>
                    <w:szCs w:val="21"/>
                  </w:rPr>
                </w:rPrChange>
              </w:rPr>
              <w:t>（</w:t>
            </w:r>
            <w:r>
              <w:rPr>
                <w:rFonts w:ascii="Times New Roman" w:hAnsi="Times New Roman" w:cs="Times New Roman" w:eastAsia="SimSun"/>
                <w:b w:val="0"/>
                <w:bCs w:val="0"/>
                <w:sz w:val="21"/>
                <w:szCs w:val="21"/>
                <w:rPrChange w:id="3888" w:author="Codex" w:date="2026-10-05T16:32:41.313017+00:00">
                  <w:rPr>
                    <w:rFonts w:cs="Times New Roman"/>
                    <w:szCs w:val="21"/>
                  </w:rPr>
                </w:rPrChange>
              </w:rPr>
              <w:t>-2.73</w:t>
            </w:r>
            <w:r>
              <w:rPr>
                <w:rFonts w:ascii="Times New Roman" w:hAnsi="Times New Roman" w:cs="Times New Roman" w:eastAsia="SimSun"/>
                <w:b w:val="0"/>
                <w:bCs w:val="0"/>
                <w:sz w:val="21"/>
                <w:szCs w:val="21"/>
                <w:rPrChange w:id="3889" w:author="Codex" w:date="2026-10-05T16:32:41.313017+00:00">
                  <w:rPr>
                    <w:rFonts w:cs="Times New Roman"/>
                    <w:szCs w:val="21"/>
                  </w:rPr>
                </w:rPrChange>
              </w:rPr>
              <w:t>，</w:t>
            </w:r>
            <w:r>
              <w:rPr>
                <w:rFonts w:ascii="Times New Roman" w:hAnsi="Times New Roman" w:cs="Times New Roman" w:eastAsia="SimSun"/>
                <w:b w:val="0"/>
                <w:bCs w:val="0"/>
                <w:sz w:val="21"/>
                <w:szCs w:val="21"/>
                <w:rPrChange w:id="3890" w:author="Codex" w:date="2026-10-05T16:32:41.313017+00:00">
                  <w:rPr>
                    <w:rFonts w:cs="Times New Roman"/>
                    <w:szCs w:val="21"/>
                  </w:rPr>
                </w:rPrChange>
              </w:rPr>
              <w:t>9.12</w:t>
            </w:r>
            <w:r>
              <w:rPr>
                <w:rFonts w:ascii="Times New Roman" w:hAnsi="Times New Roman" w:cs="Times New Roman" w:eastAsia="SimSun"/>
                <w:b w:val="0"/>
                <w:bCs w:val="0"/>
                <w:sz w:val="21"/>
                <w:szCs w:val="21"/>
                <w:rPrChange w:id="3891"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892" w:author="Codex" w:date="2026-10-05T16:32:41.313017+00:00">
              <w:tcPr>
                <w:tcW w:w="0" w:type="auto"/>
                <w:tcBorders>
                  <w:top w:val="nil"/>
                  <w:left w:val="nil"/>
                  <w:bottom w:val="nil"/>
                  <w:right w:val="nil"/>
                </w:tcBorders>
                <w:tcMar>
                  <w:left w:w="102" w:type="dxa"/>
                  <w:right w:w="102" w:type="dxa"/>
                </w:tcMar>
                <w:vAlign w:val="center"/>
              </w:tcPr>
            </w:tcPrChange>
          </w:tcPr>
          <w:p w14:paraId="0E365EA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06" w:author="Codex" w:date="2026-10-05T16:32:41.313017+00:00">
                  <w:rPr>
                    <w:rFonts w:cs="Times New Roman"/>
                    <w:szCs w:val="21"/>
                  </w:rPr>
                </w:rPrChange>
              </w:rPr>
              <w:pPrChange w:id="389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94" w:author="Codex" w:date="2026-10-05T16:32:41.313017+00:00">
                  <w:rPr>
                    <w:rFonts w:cs="Times New Roman"/>
                    <w:szCs w:val="21"/>
                  </w:rPr>
                </w:rPrChange>
              </w:rPr>
              <w:t>1.71</w:t>
            </w:r>
            <w:r>
              <w:rPr>
                <w:rFonts w:ascii="Times New Roman" w:hAnsi="Times New Roman" w:cs="Times New Roman" w:eastAsia="SimSun"/>
                <w:b w:val="0"/>
                <w:bCs w:val="0"/>
                <w:sz w:val="21"/>
                <w:szCs w:val="21"/>
                <w:rPrChange w:id="3895" w:author="Codex" w:date="2026-10-05T16:32:41.313017+00:00">
                  <w:rPr>
                    <w:rFonts w:cs="Times New Roman"/>
                    <w:szCs w:val="21"/>
                  </w:rPr>
                </w:rPrChange>
              </w:rPr>
              <w:t>（</w:t>
            </w:r>
            <w:r>
              <w:rPr>
                <w:rFonts w:ascii="Times New Roman" w:hAnsi="Times New Roman" w:cs="Times New Roman" w:eastAsia="SimSun"/>
                <w:b w:val="0"/>
                <w:bCs w:val="0"/>
                <w:sz w:val="21"/>
                <w:szCs w:val="21"/>
                <w:rPrChange w:id="3896" w:author="Codex" w:date="2026-10-05T16:32:41.313017+00:00">
                  <w:rPr>
                    <w:rFonts w:cs="Times New Roman"/>
                    <w:szCs w:val="21"/>
                  </w:rPr>
                </w:rPrChange>
              </w:rPr>
              <w:t>-2.88</w:t>
            </w:r>
            <w:r>
              <w:rPr>
                <w:rFonts w:ascii="Times New Roman" w:hAnsi="Times New Roman" w:cs="Times New Roman" w:eastAsia="SimSun"/>
                <w:b w:val="0"/>
                <w:bCs w:val="0"/>
                <w:sz w:val="21"/>
                <w:szCs w:val="21"/>
                <w:rPrChange w:id="3897" w:author="Codex" w:date="2026-10-05T16:32:41.313017+00:00">
                  <w:rPr>
                    <w:rFonts w:cs="Times New Roman"/>
                    <w:szCs w:val="21"/>
                  </w:rPr>
                </w:rPrChange>
              </w:rPr>
              <w:t>，</w:t>
            </w:r>
            <w:r>
              <w:rPr>
                <w:rFonts w:ascii="Times New Roman" w:hAnsi="Times New Roman" w:cs="Times New Roman" w:eastAsia="SimSun"/>
                <w:b w:val="0"/>
                <w:bCs w:val="0"/>
                <w:sz w:val="21"/>
                <w:szCs w:val="21"/>
                <w:rPrChange w:id="3898" w:author="Codex" w:date="2026-10-05T16:32:41.313017+00:00">
                  <w:rPr>
                    <w:rFonts w:cs="Times New Roman"/>
                    <w:szCs w:val="21"/>
                  </w:rPr>
                </w:rPrChange>
              </w:rPr>
              <w:t>6.29</w:t>
            </w:r>
            <w:r>
              <w:rPr>
                <w:rFonts w:ascii="Times New Roman" w:hAnsi="Times New Roman" w:cs="Times New Roman" w:eastAsia="SimSun"/>
                <w:b w:val="0"/>
                <w:bCs w:val="0"/>
                <w:sz w:val="21"/>
                <w:szCs w:val="21"/>
                <w:rPrChange w:id="3899" w:author="Codex" w:date="2026-10-05T16:32:41.313017+00:00">
                  <w:rPr>
                    <w:rFonts w:cs="Times New Roman"/>
                    <w:szCs w:val="21"/>
                  </w:rPr>
                </w:rPrChange>
              </w:rPr>
              <w:t>）</w:t>
            </w:r>
          </w:p>
        </w:tc>
      </w:tr>
      <w:tr w:rsidR="004B6004" w14:paraId="737586A8"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900" w:author="Codex" w:date="2026-10-05T16:32:41.313017+00:00">
              <w:tcPr>
                <w:tcW w:w="0" w:type="auto"/>
                <w:tcBorders>
                  <w:top w:val="nil"/>
                  <w:left w:val="nil"/>
                  <w:bottom w:val="nil"/>
                  <w:right w:val="nil"/>
                </w:tcBorders>
                <w:noWrap/>
                <w:tcMar>
                  <w:left w:w="102" w:type="dxa"/>
                  <w:right w:w="102" w:type="dxa"/>
                </w:tcMar>
                <w:vAlign w:val="center"/>
              </w:tcPr>
            </w:tcPrChange>
          </w:tcPr>
          <w:p w14:paraId="1B573C2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07" w:author="Codex" w:date="2026-10-05T16:32:41.313017+00:00">
                  <w:rPr>
                    <w:rFonts w:cs="Times New Roman"/>
                    <w:szCs w:val="21"/>
                  </w:rPr>
                </w:rPrChange>
              </w:rPr>
              <w:pPrChange w:id="390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02" w:author="Codex" w:date="2026-10-05T16:32:41.313017+00:00">
                  <w:rPr>
                    <w:rFonts w:cs="Times New Roman"/>
                    <w:szCs w:val="21"/>
                  </w:rPr>
                </w:rPrChange>
              </w:rPr>
              <w:t>RA‑P</w:t>
            </w:r>
          </w:p>
        </w:tc>
        <w:tc>
          <w:tcPr>
            <w:tcW w:w="0" w:type="auto"/>
            <w:tcBorders>
              <w:top w:val="nil"/>
              <w:left w:val="nil"/>
              <w:bottom w:val="nil"/>
              <w:right w:val="nil"/>
              <w:insideH w:val="nil"/>
              <w:insideV w:val="nil"/>
            </w:tcBorders>
            <w:tcMar>
              <w:left w:w="102" w:type="dxa"/>
              <w:right w:w="102" w:type="dxa"/>
            </w:tcMar>
            <w:vAlign w:val="center"/>
            <w:tcPrChange w:id="3903" w:author="Codex" w:date="2026-10-05T16:32:41.313017+00:00">
              <w:tcPr>
                <w:tcW w:w="0" w:type="auto"/>
                <w:tcBorders>
                  <w:top w:val="nil"/>
                  <w:left w:val="nil"/>
                  <w:bottom w:val="nil"/>
                  <w:right w:val="nil"/>
                </w:tcBorders>
                <w:tcMar>
                  <w:left w:w="102" w:type="dxa"/>
                  <w:right w:w="102" w:type="dxa"/>
                </w:tcMar>
                <w:vAlign w:val="center"/>
              </w:tcPr>
            </w:tcPrChange>
          </w:tcPr>
          <w:p w14:paraId="7CAA7F8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08" w:author="Codex" w:date="2026-10-05T16:32:41.313017+00:00">
                  <w:rPr>
                    <w:rFonts w:cs="Times New Roman"/>
                    <w:szCs w:val="21"/>
                  </w:rPr>
                </w:rPrChange>
              </w:rPr>
              <w:pPrChange w:id="390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05" w:author="Codex" w:date="2026-10-05T16:32:41.313017+00:00">
                  <w:rPr>
                    <w:rFonts w:cs="Times New Roman"/>
                    <w:szCs w:val="21"/>
                  </w:rPr>
                </w:rPrChange>
              </w:rPr>
              <w:t>-0.12</w:t>
            </w:r>
            <w:r>
              <w:rPr>
                <w:rFonts w:ascii="Times New Roman" w:hAnsi="Times New Roman" w:cs="Times New Roman" w:eastAsia="SimSun"/>
                <w:b w:val="0"/>
                <w:bCs w:val="0"/>
                <w:sz w:val="21"/>
                <w:szCs w:val="21"/>
                <w:rPrChange w:id="3906" w:author="Codex" w:date="2026-10-05T16:32:41.313017+00:00">
                  <w:rPr>
                    <w:rFonts w:cs="Times New Roman"/>
                    <w:szCs w:val="21"/>
                  </w:rPr>
                </w:rPrChange>
              </w:rPr>
              <w:t>（</w:t>
            </w:r>
            <w:r>
              <w:rPr>
                <w:rFonts w:ascii="Times New Roman" w:hAnsi="Times New Roman" w:cs="Times New Roman" w:eastAsia="SimSun"/>
                <w:b w:val="0"/>
                <w:bCs w:val="0"/>
                <w:sz w:val="21"/>
                <w:szCs w:val="21"/>
                <w:rPrChange w:id="3907" w:author="Codex" w:date="2026-10-05T16:32:41.313017+00:00">
                  <w:rPr>
                    <w:rFonts w:cs="Times New Roman"/>
                    <w:szCs w:val="21"/>
                  </w:rPr>
                </w:rPrChange>
              </w:rPr>
              <w:t>-6.58</w:t>
            </w:r>
            <w:r>
              <w:rPr>
                <w:rFonts w:ascii="Times New Roman" w:hAnsi="Times New Roman" w:cs="Times New Roman" w:eastAsia="SimSun"/>
                <w:b w:val="0"/>
                <w:bCs w:val="0"/>
                <w:sz w:val="21"/>
                <w:szCs w:val="21"/>
                <w:rPrChange w:id="3908" w:author="Codex" w:date="2026-10-05T16:32:41.313017+00:00">
                  <w:rPr>
                    <w:rFonts w:cs="Times New Roman"/>
                    <w:szCs w:val="21"/>
                  </w:rPr>
                </w:rPrChange>
              </w:rPr>
              <w:t>，</w:t>
            </w:r>
            <w:r>
              <w:rPr>
                <w:rFonts w:ascii="Times New Roman" w:hAnsi="Times New Roman" w:cs="Times New Roman" w:eastAsia="SimSun"/>
                <w:b w:val="0"/>
                <w:bCs w:val="0"/>
                <w:sz w:val="21"/>
                <w:szCs w:val="21"/>
                <w:rPrChange w:id="3909" w:author="Codex" w:date="2026-10-05T16:32:41.313017+00:00">
                  <w:rPr>
                    <w:rFonts w:cs="Times New Roman"/>
                    <w:szCs w:val="21"/>
                  </w:rPr>
                </w:rPrChange>
              </w:rPr>
              <w:t>6.34</w:t>
            </w:r>
            <w:r>
              <w:rPr>
                <w:rFonts w:ascii="Times New Roman" w:hAnsi="Times New Roman" w:cs="Times New Roman" w:eastAsia="SimSun"/>
                <w:b w:val="0"/>
                <w:bCs w:val="0"/>
                <w:sz w:val="21"/>
                <w:szCs w:val="21"/>
                <w:rPrChange w:id="3910"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911" w:author="Codex" w:date="2026-10-05T16:32:41.313017+00:00">
              <w:tcPr>
                <w:tcW w:w="0" w:type="auto"/>
                <w:tcBorders>
                  <w:top w:val="nil"/>
                  <w:left w:val="nil"/>
                  <w:bottom w:val="nil"/>
                  <w:right w:val="nil"/>
                </w:tcBorders>
                <w:tcMar>
                  <w:left w:w="102" w:type="dxa"/>
                  <w:right w:w="102" w:type="dxa"/>
                </w:tcMar>
                <w:vAlign w:val="center"/>
              </w:tcPr>
            </w:tcPrChange>
          </w:tcPr>
          <w:p w14:paraId="33EC1B9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09" w:author="Codex" w:date="2026-10-05T16:32:41.313017+00:00">
                  <w:rPr>
                    <w:rFonts w:cs="Times New Roman"/>
                    <w:szCs w:val="21"/>
                  </w:rPr>
                </w:rPrChange>
              </w:rPr>
              <w:pPrChange w:id="391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13" w:author="Codex" w:date="2026-10-05T16:32:41.313017+00:00">
                  <w:rPr>
                    <w:rFonts w:cs="Times New Roman"/>
                    <w:szCs w:val="21"/>
                  </w:rPr>
                </w:rPrChange>
              </w:rPr>
              <w:t>-0.62</w:t>
            </w:r>
            <w:r>
              <w:rPr>
                <w:rFonts w:ascii="Times New Roman" w:hAnsi="Times New Roman" w:cs="Times New Roman" w:eastAsia="SimSun"/>
                <w:b w:val="0"/>
                <w:bCs w:val="0"/>
                <w:sz w:val="21"/>
                <w:szCs w:val="21"/>
                <w:rPrChange w:id="3914" w:author="Codex" w:date="2026-10-05T16:32:41.313017+00:00">
                  <w:rPr>
                    <w:rFonts w:cs="Times New Roman"/>
                    <w:szCs w:val="21"/>
                  </w:rPr>
                </w:rPrChange>
              </w:rPr>
              <w:t>（</w:t>
            </w:r>
            <w:r>
              <w:rPr>
                <w:rFonts w:ascii="Times New Roman" w:hAnsi="Times New Roman" w:cs="Times New Roman" w:eastAsia="SimSun"/>
                <w:b w:val="0"/>
                <w:bCs w:val="0"/>
                <w:sz w:val="21"/>
                <w:szCs w:val="21"/>
                <w:rPrChange w:id="3915" w:author="Codex" w:date="2026-10-05T16:32:41.313017+00:00">
                  <w:rPr>
                    <w:rFonts w:cs="Times New Roman"/>
                    <w:szCs w:val="21"/>
                  </w:rPr>
                </w:rPrChange>
              </w:rPr>
              <w:t>-6.21</w:t>
            </w:r>
            <w:r>
              <w:rPr>
                <w:rFonts w:ascii="Times New Roman" w:hAnsi="Times New Roman" w:cs="Times New Roman" w:eastAsia="SimSun"/>
                <w:b w:val="0"/>
                <w:bCs w:val="0"/>
                <w:sz w:val="21"/>
                <w:szCs w:val="21"/>
                <w:rPrChange w:id="3916" w:author="Codex" w:date="2026-10-05T16:32:41.313017+00:00">
                  <w:rPr>
                    <w:rFonts w:cs="Times New Roman"/>
                    <w:szCs w:val="21"/>
                  </w:rPr>
                </w:rPrChange>
              </w:rPr>
              <w:t>，</w:t>
            </w:r>
            <w:r>
              <w:rPr>
                <w:rFonts w:ascii="Times New Roman" w:hAnsi="Times New Roman" w:cs="Times New Roman" w:eastAsia="SimSun"/>
                <w:b w:val="0"/>
                <w:bCs w:val="0"/>
                <w:sz w:val="21"/>
                <w:szCs w:val="21"/>
                <w:rPrChange w:id="3917" w:author="Codex" w:date="2026-10-05T16:32:41.313017+00:00">
                  <w:rPr>
                    <w:rFonts w:cs="Times New Roman"/>
                    <w:szCs w:val="21"/>
                  </w:rPr>
                </w:rPrChange>
              </w:rPr>
              <w:t>4.97</w:t>
            </w:r>
            <w:r>
              <w:rPr>
                <w:rFonts w:ascii="Times New Roman" w:hAnsi="Times New Roman" w:cs="Times New Roman" w:eastAsia="SimSun"/>
                <w:b w:val="0"/>
                <w:bCs w:val="0"/>
                <w:sz w:val="21"/>
                <w:szCs w:val="21"/>
                <w:rPrChange w:id="3918"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919" w:author="Codex" w:date="2026-10-05T16:32:41.313017+00:00">
              <w:tcPr>
                <w:tcW w:w="0" w:type="auto"/>
                <w:tcBorders>
                  <w:top w:val="nil"/>
                  <w:left w:val="nil"/>
                  <w:bottom w:val="nil"/>
                  <w:right w:val="nil"/>
                </w:tcBorders>
                <w:tcMar>
                  <w:left w:w="102" w:type="dxa"/>
                  <w:right w:w="102" w:type="dxa"/>
                </w:tcMar>
                <w:vAlign w:val="center"/>
              </w:tcPr>
            </w:tcPrChange>
          </w:tcPr>
          <w:p w14:paraId="03EB41C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10" w:author="Codex" w:date="2026-10-05T16:32:41.313017+00:00">
                  <w:rPr>
                    <w:rFonts w:cs="Times New Roman"/>
                    <w:szCs w:val="21"/>
                  </w:rPr>
                </w:rPrChange>
              </w:rPr>
              <w:pPrChange w:id="392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21" w:author="Codex" w:date="2026-10-05T16:32:41.313017+00:00">
                  <w:rPr>
                    <w:rFonts w:cs="Times New Roman"/>
                    <w:szCs w:val="21"/>
                  </w:rPr>
                </w:rPrChange>
              </w:rPr>
              <w:t>2.77</w:t>
            </w:r>
            <w:r>
              <w:rPr>
                <w:rFonts w:ascii="Times New Roman" w:hAnsi="Times New Roman" w:cs="Times New Roman" w:eastAsia="SimSun"/>
                <w:b w:val="0"/>
                <w:bCs w:val="0"/>
                <w:sz w:val="21"/>
                <w:szCs w:val="21"/>
                <w:rPrChange w:id="3922" w:author="Codex" w:date="2026-10-05T16:32:41.313017+00:00">
                  <w:rPr>
                    <w:rFonts w:cs="Times New Roman"/>
                    <w:szCs w:val="21"/>
                  </w:rPr>
                </w:rPrChange>
              </w:rPr>
              <w:t>（</w:t>
            </w:r>
            <w:r>
              <w:rPr>
                <w:rFonts w:ascii="Times New Roman" w:hAnsi="Times New Roman" w:cs="Times New Roman" w:eastAsia="SimSun"/>
                <w:b w:val="0"/>
                <w:bCs w:val="0"/>
                <w:sz w:val="21"/>
                <w:szCs w:val="21"/>
                <w:rPrChange w:id="3923" w:author="Codex" w:date="2026-10-05T16:32:41.313017+00:00">
                  <w:rPr>
                    <w:rFonts w:cs="Times New Roman"/>
                    <w:szCs w:val="21"/>
                  </w:rPr>
                </w:rPrChange>
              </w:rPr>
              <w:t>-2.18</w:t>
            </w:r>
            <w:r>
              <w:rPr>
                <w:rFonts w:ascii="Times New Roman" w:hAnsi="Times New Roman" w:cs="Times New Roman" w:eastAsia="SimSun"/>
                <w:b w:val="0"/>
                <w:bCs w:val="0"/>
                <w:sz w:val="21"/>
                <w:szCs w:val="21"/>
                <w:rPrChange w:id="3924" w:author="Codex" w:date="2026-10-05T16:32:41.313017+00:00">
                  <w:rPr>
                    <w:rFonts w:cs="Times New Roman"/>
                    <w:szCs w:val="21"/>
                  </w:rPr>
                </w:rPrChange>
              </w:rPr>
              <w:t>，</w:t>
            </w:r>
            <w:r>
              <w:rPr>
                <w:rFonts w:ascii="Times New Roman" w:hAnsi="Times New Roman" w:cs="Times New Roman" w:eastAsia="SimSun"/>
                <w:b w:val="0"/>
                <w:bCs w:val="0"/>
                <w:sz w:val="21"/>
                <w:szCs w:val="21"/>
                <w:rPrChange w:id="3925" w:author="Codex" w:date="2026-10-05T16:32:41.313017+00:00">
                  <w:rPr>
                    <w:rFonts w:cs="Times New Roman"/>
                    <w:szCs w:val="21"/>
                  </w:rPr>
                </w:rPrChange>
              </w:rPr>
              <w:t>7.72</w:t>
            </w:r>
            <w:r>
              <w:rPr>
                <w:rFonts w:ascii="Times New Roman" w:hAnsi="Times New Roman" w:cs="Times New Roman" w:eastAsia="SimSun"/>
                <w:b w:val="0"/>
                <w:bCs w:val="0"/>
                <w:sz w:val="21"/>
                <w:szCs w:val="21"/>
                <w:rPrChange w:id="3926"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927" w:author="Codex" w:date="2026-10-05T16:32:41.313017+00:00">
              <w:tcPr>
                <w:tcW w:w="0" w:type="auto"/>
                <w:tcBorders>
                  <w:top w:val="nil"/>
                  <w:left w:val="nil"/>
                  <w:bottom w:val="nil"/>
                  <w:right w:val="nil"/>
                </w:tcBorders>
                <w:tcMar>
                  <w:left w:w="102" w:type="dxa"/>
                  <w:right w:w="102" w:type="dxa"/>
                </w:tcMar>
                <w:vAlign w:val="center"/>
              </w:tcPr>
            </w:tcPrChange>
          </w:tcPr>
          <w:p w14:paraId="7346510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11" w:author="Codex" w:date="2026-10-05T16:32:41.313017+00:00">
                  <w:rPr>
                    <w:rFonts w:cs="Times New Roman"/>
                    <w:szCs w:val="21"/>
                  </w:rPr>
                </w:rPrChange>
              </w:rPr>
              <w:pPrChange w:id="392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29" w:author="Codex" w:date="2026-10-05T16:32:41.313017+00:00">
                  <w:rPr>
                    <w:rFonts w:cs="Times New Roman"/>
                    <w:szCs w:val="21"/>
                  </w:rPr>
                </w:rPrChange>
              </w:rPr>
              <w:t>-0.62</w:t>
            </w:r>
            <w:r>
              <w:rPr>
                <w:rFonts w:ascii="Times New Roman" w:hAnsi="Times New Roman" w:cs="Times New Roman" w:eastAsia="SimSun"/>
                <w:b w:val="0"/>
                <w:bCs w:val="0"/>
                <w:sz w:val="21"/>
                <w:szCs w:val="21"/>
                <w:rPrChange w:id="3930" w:author="Codex" w:date="2026-10-05T16:32:41.313017+00:00">
                  <w:rPr>
                    <w:rFonts w:cs="Times New Roman"/>
                    <w:szCs w:val="21"/>
                  </w:rPr>
                </w:rPrChange>
              </w:rPr>
              <w:t>（</w:t>
            </w:r>
            <w:r>
              <w:rPr>
                <w:rFonts w:ascii="Times New Roman" w:hAnsi="Times New Roman" w:cs="Times New Roman" w:eastAsia="SimSun"/>
                <w:b w:val="0"/>
                <w:bCs w:val="0"/>
                <w:sz w:val="21"/>
                <w:szCs w:val="21"/>
                <w:rPrChange w:id="3931" w:author="Codex" w:date="2026-10-05T16:32:41.313017+00:00">
                  <w:rPr>
                    <w:rFonts w:cs="Times New Roman"/>
                    <w:szCs w:val="21"/>
                  </w:rPr>
                </w:rPrChange>
              </w:rPr>
              <w:t>-6.21</w:t>
            </w:r>
            <w:r>
              <w:rPr>
                <w:rFonts w:ascii="Times New Roman" w:hAnsi="Times New Roman" w:cs="Times New Roman" w:eastAsia="SimSun"/>
                <w:b w:val="0"/>
                <w:bCs w:val="0"/>
                <w:sz w:val="21"/>
                <w:szCs w:val="21"/>
                <w:rPrChange w:id="3932" w:author="Codex" w:date="2026-10-05T16:32:41.313017+00:00">
                  <w:rPr>
                    <w:rFonts w:cs="Times New Roman"/>
                    <w:szCs w:val="21"/>
                  </w:rPr>
                </w:rPrChange>
              </w:rPr>
              <w:t>，</w:t>
            </w:r>
            <w:r>
              <w:rPr>
                <w:rFonts w:ascii="Times New Roman" w:hAnsi="Times New Roman" w:cs="Times New Roman" w:eastAsia="SimSun"/>
                <w:b w:val="0"/>
                <w:bCs w:val="0"/>
                <w:sz w:val="21"/>
                <w:szCs w:val="21"/>
                <w:rPrChange w:id="3933" w:author="Codex" w:date="2026-10-05T16:32:41.313017+00:00">
                  <w:rPr>
                    <w:rFonts w:cs="Times New Roman"/>
                    <w:szCs w:val="21"/>
                  </w:rPr>
                </w:rPrChange>
              </w:rPr>
              <w:t>4.97</w:t>
            </w:r>
            <w:r>
              <w:rPr>
                <w:rFonts w:ascii="Times New Roman" w:hAnsi="Times New Roman" w:cs="Times New Roman" w:eastAsia="SimSun"/>
                <w:b w:val="0"/>
                <w:bCs w:val="0"/>
                <w:sz w:val="21"/>
                <w:szCs w:val="21"/>
                <w:rPrChange w:id="3934"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935" w:author="Codex" w:date="2026-10-05T16:32:41.313017+00:00">
              <w:tcPr>
                <w:tcW w:w="0" w:type="auto"/>
                <w:tcBorders>
                  <w:top w:val="nil"/>
                  <w:left w:val="nil"/>
                  <w:bottom w:val="nil"/>
                  <w:right w:val="nil"/>
                </w:tcBorders>
                <w:tcMar>
                  <w:left w:w="102" w:type="dxa"/>
                  <w:right w:w="102" w:type="dxa"/>
                </w:tcMar>
                <w:vAlign w:val="center"/>
              </w:tcPr>
            </w:tcPrChange>
          </w:tcPr>
          <w:p w14:paraId="6B9FFB3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12" w:author="Codex" w:date="2026-10-05T16:32:41.313017+00:00">
                  <w:rPr>
                    <w:rFonts w:cs="Times New Roman"/>
                    <w:szCs w:val="21"/>
                  </w:rPr>
                </w:rPrChange>
              </w:rPr>
              <w:pPrChange w:id="393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37" w:author="Codex" w:date="2026-10-05T16:32:41.313017+00:00">
                  <w:rPr>
                    <w:rFonts w:cs="Times New Roman"/>
                    <w:szCs w:val="21"/>
                  </w:rPr>
                </w:rPrChange>
              </w:rPr>
              <w:t>2.77</w:t>
            </w:r>
            <w:r>
              <w:rPr>
                <w:rFonts w:ascii="Times New Roman" w:hAnsi="Times New Roman" w:cs="Times New Roman" w:eastAsia="SimSun"/>
                <w:b w:val="0"/>
                <w:bCs w:val="0"/>
                <w:sz w:val="21"/>
                <w:szCs w:val="21"/>
                <w:rPrChange w:id="3938" w:author="Codex" w:date="2026-10-05T16:32:41.313017+00:00">
                  <w:rPr>
                    <w:rFonts w:cs="Times New Roman"/>
                    <w:szCs w:val="21"/>
                  </w:rPr>
                </w:rPrChange>
              </w:rPr>
              <w:t>（</w:t>
            </w:r>
            <w:r>
              <w:rPr>
                <w:rFonts w:ascii="Times New Roman" w:hAnsi="Times New Roman" w:cs="Times New Roman" w:eastAsia="SimSun"/>
                <w:b w:val="0"/>
                <w:bCs w:val="0"/>
                <w:sz w:val="21"/>
                <w:szCs w:val="21"/>
                <w:rPrChange w:id="3939" w:author="Codex" w:date="2026-10-05T16:32:41.313017+00:00">
                  <w:rPr>
                    <w:rFonts w:cs="Times New Roman"/>
                    <w:szCs w:val="21"/>
                  </w:rPr>
                </w:rPrChange>
              </w:rPr>
              <w:t>-2.18</w:t>
            </w:r>
            <w:r>
              <w:rPr>
                <w:rFonts w:ascii="Times New Roman" w:hAnsi="Times New Roman" w:cs="Times New Roman" w:eastAsia="SimSun"/>
                <w:b w:val="0"/>
                <w:bCs w:val="0"/>
                <w:sz w:val="21"/>
                <w:szCs w:val="21"/>
                <w:rPrChange w:id="3940" w:author="Codex" w:date="2026-10-05T16:32:41.313017+00:00">
                  <w:rPr>
                    <w:rFonts w:cs="Times New Roman"/>
                    <w:szCs w:val="21"/>
                  </w:rPr>
                </w:rPrChange>
              </w:rPr>
              <w:t>，</w:t>
            </w:r>
            <w:r>
              <w:rPr>
                <w:rFonts w:ascii="Times New Roman" w:hAnsi="Times New Roman" w:cs="Times New Roman" w:eastAsia="SimSun"/>
                <w:b w:val="0"/>
                <w:bCs w:val="0"/>
                <w:sz w:val="21"/>
                <w:szCs w:val="21"/>
                <w:rPrChange w:id="3941" w:author="Codex" w:date="2026-10-05T16:32:41.313017+00:00">
                  <w:rPr>
                    <w:rFonts w:cs="Times New Roman"/>
                    <w:szCs w:val="21"/>
                  </w:rPr>
                </w:rPrChange>
              </w:rPr>
              <w:t>7.72</w:t>
            </w:r>
            <w:r>
              <w:rPr>
                <w:rFonts w:ascii="Times New Roman" w:hAnsi="Times New Roman" w:cs="Times New Roman" w:eastAsia="SimSun"/>
                <w:b w:val="0"/>
                <w:bCs w:val="0"/>
                <w:sz w:val="21"/>
                <w:szCs w:val="21"/>
                <w:rPrChange w:id="3942" w:author="Codex" w:date="2026-10-05T16:32:41.313017+00:00">
                  <w:rPr>
                    <w:rFonts w:cs="Times New Roman"/>
                    <w:szCs w:val="21"/>
                  </w:rPr>
                </w:rPrChange>
              </w:rPr>
              <w:t>）</w:t>
            </w:r>
          </w:p>
        </w:tc>
      </w:tr>
      <w:tr w:rsidR="004B6004" w14:paraId="28B1278C"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943" w:author="Codex" w:date="2026-10-05T16:32:41.313017+00:00">
              <w:tcPr>
                <w:tcW w:w="0" w:type="auto"/>
                <w:tcBorders>
                  <w:top w:val="nil"/>
                  <w:left w:val="nil"/>
                  <w:bottom w:val="nil"/>
                  <w:right w:val="nil"/>
                </w:tcBorders>
                <w:noWrap/>
                <w:tcMar>
                  <w:left w:w="102" w:type="dxa"/>
                  <w:right w:w="102" w:type="dxa"/>
                </w:tcMar>
                <w:vAlign w:val="center"/>
              </w:tcPr>
            </w:tcPrChange>
          </w:tcPr>
          <w:p w14:paraId="7EBBC9D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13" w:author="Codex" w:date="2026-10-05T16:32:41.313017+00:00">
                  <w:rPr>
                    <w:rFonts w:cs="Times New Roman"/>
                    <w:szCs w:val="21"/>
                  </w:rPr>
                </w:rPrChange>
              </w:rPr>
              <w:pPrChange w:id="394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45" w:author="Codex" w:date="2026-10-05T16:32:41.313017+00:00">
                  <w:rPr>
                    <w:rFonts w:cs="Times New Roman"/>
                    <w:szCs w:val="21"/>
                  </w:rPr>
                </w:rPrChange>
              </w:rPr>
              <w:t>RR‑S</w:t>
            </w:r>
          </w:p>
        </w:tc>
        <w:tc>
          <w:tcPr>
            <w:tcW w:w="0" w:type="auto"/>
            <w:tcBorders>
              <w:top w:val="nil"/>
              <w:left w:val="nil"/>
              <w:bottom w:val="nil"/>
              <w:right w:val="nil"/>
              <w:insideH w:val="nil"/>
              <w:insideV w:val="nil"/>
            </w:tcBorders>
            <w:tcMar>
              <w:left w:w="102" w:type="dxa"/>
              <w:right w:w="102" w:type="dxa"/>
            </w:tcMar>
            <w:vAlign w:val="center"/>
            <w:tcPrChange w:id="3946" w:author="Codex" w:date="2026-10-05T16:32:41.313017+00:00">
              <w:tcPr>
                <w:tcW w:w="0" w:type="auto"/>
                <w:tcBorders>
                  <w:top w:val="nil"/>
                  <w:left w:val="nil"/>
                  <w:bottom w:val="nil"/>
                  <w:right w:val="nil"/>
                </w:tcBorders>
                <w:tcMar>
                  <w:left w:w="102" w:type="dxa"/>
                  <w:right w:w="102" w:type="dxa"/>
                </w:tcMar>
                <w:vAlign w:val="center"/>
              </w:tcPr>
            </w:tcPrChange>
          </w:tcPr>
          <w:p w14:paraId="053B7C8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14" w:author="Codex" w:date="2026-10-05T16:32:41.313017+00:00">
                  <w:rPr>
                    <w:rFonts w:cs="Times New Roman"/>
                    <w:szCs w:val="21"/>
                  </w:rPr>
                </w:rPrChange>
              </w:rPr>
              <w:pPrChange w:id="394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48" w:author="Codex" w:date="2026-10-05T16:32:41.313017+00:00">
                  <w:rPr>
                    <w:rFonts w:cs="Times New Roman"/>
                    <w:szCs w:val="21"/>
                  </w:rPr>
                </w:rPrChange>
              </w:rPr>
              <w:t>0.50</w:t>
            </w:r>
            <w:r>
              <w:rPr>
                <w:rFonts w:ascii="Times New Roman" w:hAnsi="Times New Roman" w:cs="Times New Roman" w:eastAsia="SimSun"/>
                <w:b w:val="0"/>
                <w:bCs w:val="0"/>
                <w:sz w:val="21"/>
                <w:szCs w:val="21"/>
                <w:rPrChange w:id="3949" w:author="Codex" w:date="2026-10-05T16:32:41.313017+00:00">
                  <w:rPr>
                    <w:rFonts w:cs="Times New Roman"/>
                    <w:szCs w:val="21"/>
                  </w:rPr>
                </w:rPrChange>
              </w:rPr>
              <w:t>（</w:t>
            </w:r>
            <w:r>
              <w:rPr>
                <w:rFonts w:ascii="Times New Roman" w:hAnsi="Times New Roman" w:cs="Times New Roman" w:eastAsia="SimSun"/>
                <w:b w:val="0"/>
                <w:bCs w:val="0"/>
                <w:sz w:val="21"/>
                <w:szCs w:val="21"/>
                <w:rPrChange w:id="3950" w:author="Codex" w:date="2026-10-05T16:32:41.313017+00:00">
                  <w:rPr>
                    <w:rFonts w:cs="Times New Roman"/>
                    <w:szCs w:val="21"/>
                  </w:rPr>
                </w:rPrChange>
              </w:rPr>
              <w:t>-2.27</w:t>
            </w:r>
            <w:r>
              <w:rPr>
                <w:rFonts w:ascii="Times New Roman" w:hAnsi="Times New Roman" w:cs="Times New Roman" w:eastAsia="SimSun"/>
                <w:b w:val="0"/>
                <w:bCs w:val="0"/>
                <w:sz w:val="21"/>
                <w:szCs w:val="21"/>
                <w:rPrChange w:id="3951" w:author="Codex" w:date="2026-10-05T16:32:41.313017+00:00">
                  <w:rPr>
                    <w:rFonts w:cs="Times New Roman"/>
                    <w:szCs w:val="21"/>
                  </w:rPr>
                </w:rPrChange>
              </w:rPr>
              <w:t>，</w:t>
            </w:r>
            <w:r>
              <w:rPr>
                <w:rFonts w:ascii="Times New Roman" w:hAnsi="Times New Roman" w:cs="Times New Roman" w:eastAsia="SimSun"/>
                <w:b w:val="0"/>
                <w:bCs w:val="0"/>
                <w:sz w:val="21"/>
                <w:szCs w:val="21"/>
                <w:rPrChange w:id="3952" w:author="Codex" w:date="2026-10-05T16:32:41.313017+00:00">
                  <w:rPr>
                    <w:rFonts w:cs="Times New Roman"/>
                    <w:szCs w:val="21"/>
                  </w:rPr>
                </w:rPrChange>
              </w:rPr>
              <w:t>3.27</w:t>
            </w:r>
            <w:r>
              <w:rPr>
                <w:rFonts w:ascii="Times New Roman" w:hAnsi="Times New Roman" w:cs="Times New Roman" w:eastAsia="SimSun"/>
                <w:b w:val="0"/>
                <w:bCs w:val="0"/>
                <w:sz w:val="21"/>
                <w:szCs w:val="21"/>
                <w:rPrChange w:id="3953"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954" w:author="Codex" w:date="2026-10-05T16:32:41.313017+00:00">
              <w:tcPr>
                <w:tcW w:w="0" w:type="auto"/>
                <w:tcBorders>
                  <w:top w:val="nil"/>
                  <w:left w:val="nil"/>
                  <w:bottom w:val="nil"/>
                  <w:right w:val="nil"/>
                </w:tcBorders>
                <w:tcMar>
                  <w:left w:w="102" w:type="dxa"/>
                  <w:right w:w="102" w:type="dxa"/>
                </w:tcMar>
                <w:vAlign w:val="center"/>
              </w:tcPr>
            </w:tcPrChange>
          </w:tcPr>
          <w:p w14:paraId="5625E44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15" w:author="Codex" w:date="2026-10-05T16:32:41.313017+00:00">
                  <w:rPr>
                    <w:rFonts w:cs="Times New Roman"/>
                    <w:szCs w:val="21"/>
                  </w:rPr>
                </w:rPrChange>
              </w:rPr>
              <w:pPrChange w:id="395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56" w:author="Codex" w:date="2026-10-05T16:32:41.313017+00:00">
                  <w:rPr>
                    <w:rFonts w:cs="Times New Roman"/>
                    <w:szCs w:val="21"/>
                  </w:rPr>
                </w:rPrChange>
              </w:rPr>
              <w:t>3.28</w:t>
            </w:r>
            <w:r>
              <w:rPr>
                <w:rFonts w:ascii="Times New Roman" w:hAnsi="Times New Roman" w:cs="Times New Roman" w:eastAsia="SimSun"/>
                <w:b w:val="0"/>
                <w:bCs w:val="0"/>
                <w:sz w:val="21"/>
                <w:szCs w:val="21"/>
                <w:rPrChange w:id="3957" w:author="Codex" w:date="2026-10-05T16:32:41.313017+00:00">
                  <w:rPr>
                    <w:rFonts w:cs="Times New Roman"/>
                    <w:szCs w:val="21"/>
                  </w:rPr>
                </w:rPrChange>
              </w:rPr>
              <w:t>（</w:t>
            </w:r>
            <w:r>
              <w:rPr>
                <w:rFonts w:ascii="Times New Roman" w:hAnsi="Times New Roman" w:cs="Times New Roman" w:eastAsia="SimSun"/>
                <w:b w:val="0"/>
                <w:bCs w:val="0"/>
                <w:sz w:val="21"/>
                <w:szCs w:val="21"/>
                <w:rPrChange w:id="3958" w:author="Codex" w:date="2026-10-05T16:32:41.313017+00:00">
                  <w:rPr>
                    <w:rFonts w:cs="Times New Roman"/>
                    <w:szCs w:val="21"/>
                  </w:rPr>
                </w:rPrChange>
              </w:rPr>
              <w:t>-0.49</w:t>
            </w:r>
            <w:r>
              <w:rPr>
                <w:rFonts w:ascii="Times New Roman" w:hAnsi="Times New Roman" w:cs="Times New Roman" w:eastAsia="SimSun"/>
                <w:b w:val="0"/>
                <w:bCs w:val="0"/>
                <w:sz w:val="21"/>
                <w:szCs w:val="21"/>
                <w:rPrChange w:id="3959" w:author="Codex" w:date="2026-10-05T16:32:41.313017+00:00">
                  <w:rPr>
                    <w:rFonts w:cs="Times New Roman"/>
                    <w:szCs w:val="21"/>
                  </w:rPr>
                </w:rPrChange>
              </w:rPr>
              <w:t>，</w:t>
            </w:r>
            <w:r>
              <w:rPr>
                <w:rFonts w:ascii="Times New Roman" w:hAnsi="Times New Roman" w:cs="Times New Roman" w:eastAsia="SimSun"/>
                <w:b w:val="0"/>
                <w:bCs w:val="0"/>
                <w:sz w:val="21"/>
                <w:szCs w:val="21"/>
                <w:rPrChange w:id="3960" w:author="Codex" w:date="2026-10-05T16:32:41.313017+00:00">
                  <w:rPr>
                    <w:rFonts w:cs="Times New Roman"/>
                    <w:szCs w:val="21"/>
                  </w:rPr>
                </w:rPrChange>
              </w:rPr>
              <w:t>7.04</w:t>
            </w:r>
            <w:r>
              <w:rPr>
                <w:rFonts w:ascii="Times New Roman" w:hAnsi="Times New Roman" w:cs="Times New Roman" w:eastAsia="SimSun"/>
                <w:b w:val="0"/>
                <w:bCs w:val="0"/>
                <w:sz w:val="21"/>
                <w:szCs w:val="21"/>
                <w:rPrChange w:id="3961"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962" w:author="Codex" w:date="2026-10-05T16:32:41.313017+00:00">
              <w:tcPr>
                <w:tcW w:w="0" w:type="auto"/>
                <w:tcBorders>
                  <w:top w:val="nil"/>
                  <w:left w:val="nil"/>
                  <w:bottom w:val="nil"/>
                  <w:right w:val="nil"/>
                </w:tcBorders>
                <w:tcMar>
                  <w:left w:w="102" w:type="dxa"/>
                  <w:right w:w="102" w:type="dxa"/>
                </w:tcMar>
                <w:vAlign w:val="center"/>
              </w:tcPr>
            </w:tcPrChange>
          </w:tcPr>
          <w:p w14:paraId="06B3FE7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16" w:author="Codex" w:date="2026-10-05T16:32:41.313017+00:00">
                  <w:rPr>
                    <w:rFonts w:cs="Times New Roman"/>
                    <w:szCs w:val="21"/>
                  </w:rPr>
                </w:rPrChange>
              </w:rPr>
              <w:pPrChange w:id="396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64" w:author="Codex" w:date="2026-10-05T16:32:41.313017+00:00">
                  <w:rPr>
                    <w:rFonts w:cs="Times New Roman"/>
                    <w:szCs w:val="21"/>
                  </w:rPr>
                </w:rPrChange>
              </w:rPr>
              <w:t>0.71</w:t>
            </w:r>
            <w:r>
              <w:rPr>
                <w:rFonts w:ascii="Times New Roman" w:hAnsi="Times New Roman" w:cs="Times New Roman" w:eastAsia="SimSun"/>
                <w:b w:val="0"/>
                <w:bCs w:val="0"/>
                <w:sz w:val="21"/>
                <w:szCs w:val="21"/>
                <w:rPrChange w:id="3965" w:author="Codex" w:date="2026-10-05T16:32:41.313017+00:00">
                  <w:rPr>
                    <w:rFonts w:cs="Times New Roman"/>
                    <w:szCs w:val="21"/>
                  </w:rPr>
                </w:rPrChange>
              </w:rPr>
              <w:t>（</w:t>
            </w:r>
            <w:r>
              <w:rPr>
                <w:rFonts w:ascii="Times New Roman" w:hAnsi="Times New Roman" w:cs="Times New Roman" w:eastAsia="SimSun"/>
                <w:b w:val="0"/>
                <w:bCs w:val="0"/>
                <w:sz w:val="21"/>
                <w:szCs w:val="21"/>
                <w:rPrChange w:id="3966" w:author="Codex" w:date="2026-10-05T16:32:41.313017+00:00">
                  <w:rPr>
                    <w:rFonts w:cs="Times New Roman"/>
                    <w:szCs w:val="21"/>
                  </w:rPr>
                </w:rPrChange>
              </w:rPr>
              <w:t>-3.44</w:t>
            </w:r>
            <w:r>
              <w:rPr>
                <w:rFonts w:ascii="Times New Roman" w:hAnsi="Times New Roman" w:cs="Times New Roman" w:eastAsia="SimSun"/>
                <w:b w:val="0"/>
                <w:bCs w:val="0"/>
                <w:sz w:val="21"/>
                <w:szCs w:val="21"/>
                <w:rPrChange w:id="3967" w:author="Codex" w:date="2026-10-05T16:32:41.313017+00:00">
                  <w:rPr>
                    <w:rFonts w:cs="Times New Roman"/>
                    <w:szCs w:val="21"/>
                  </w:rPr>
                </w:rPrChange>
              </w:rPr>
              <w:t>，</w:t>
            </w:r>
            <w:r>
              <w:rPr>
                <w:rFonts w:ascii="Times New Roman" w:hAnsi="Times New Roman" w:cs="Times New Roman" w:eastAsia="SimSun"/>
                <w:b w:val="0"/>
                <w:bCs w:val="0"/>
                <w:sz w:val="21"/>
                <w:szCs w:val="21"/>
                <w:rPrChange w:id="3968" w:author="Codex" w:date="2026-10-05T16:32:41.313017+00:00">
                  <w:rPr>
                    <w:rFonts w:cs="Times New Roman"/>
                    <w:szCs w:val="21"/>
                  </w:rPr>
                </w:rPrChange>
              </w:rPr>
              <w:t>4.86</w:t>
            </w:r>
            <w:r>
              <w:rPr>
                <w:rFonts w:ascii="Times New Roman" w:hAnsi="Times New Roman" w:cs="Times New Roman" w:eastAsia="SimSun"/>
                <w:b w:val="0"/>
                <w:bCs w:val="0"/>
                <w:sz w:val="21"/>
                <w:szCs w:val="21"/>
                <w:rPrChange w:id="3969"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970" w:author="Codex" w:date="2026-10-05T16:32:41.313017+00:00">
              <w:tcPr>
                <w:tcW w:w="0" w:type="auto"/>
                <w:tcBorders>
                  <w:top w:val="nil"/>
                  <w:left w:val="nil"/>
                  <w:bottom w:val="nil"/>
                  <w:right w:val="nil"/>
                </w:tcBorders>
                <w:tcMar>
                  <w:left w:w="102" w:type="dxa"/>
                  <w:right w:w="102" w:type="dxa"/>
                </w:tcMar>
                <w:vAlign w:val="center"/>
              </w:tcPr>
            </w:tcPrChange>
          </w:tcPr>
          <w:p w14:paraId="4236FB2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17" w:author="Codex" w:date="2026-10-05T16:32:41.313017+00:00">
                  <w:rPr>
                    <w:rFonts w:cs="Times New Roman"/>
                    <w:szCs w:val="21"/>
                  </w:rPr>
                </w:rPrChange>
              </w:rPr>
              <w:pPrChange w:id="397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72" w:author="Codex" w:date="2026-10-05T16:32:41.313017+00:00">
                  <w:rPr>
                    <w:rFonts w:cs="Times New Roman"/>
                    <w:szCs w:val="21"/>
                  </w:rPr>
                </w:rPrChange>
              </w:rPr>
              <w:t>3.27</w:t>
            </w:r>
            <w:r>
              <w:rPr>
                <w:rFonts w:ascii="Times New Roman" w:hAnsi="Times New Roman" w:cs="Times New Roman" w:eastAsia="SimSun"/>
                <w:b w:val="0"/>
                <w:bCs w:val="0"/>
                <w:sz w:val="21"/>
                <w:szCs w:val="21"/>
                <w:rPrChange w:id="3973" w:author="Codex" w:date="2026-10-05T16:32:41.313017+00:00">
                  <w:rPr>
                    <w:rFonts w:cs="Times New Roman"/>
                    <w:szCs w:val="21"/>
                  </w:rPr>
                </w:rPrChange>
              </w:rPr>
              <w:t>（</w:t>
            </w:r>
            <w:r>
              <w:rPr>
                <w:rFonts w:ascii="Times New Roman" w:hAnsi="Times New Roman" w:cs="Times New Roman" w:eastAsia="SimSun"/>
                <w:b w:val="0"/>
                <w:bCs w:val="0"/>
                <w:sz w:val="21"/>
                <w:szCs w:val="21"/>
                <w:rPrChange w:id="3974" w:author="Codex" w:date="2026-10-05T16:32:41.313017+00:00">
                  <w:rPr>
                    <w:rFonts w:cs="Times New Roman"/>
                    <w:szCs w:val="21"/>
                  </w:rPr>
                </w:rPrChange>
              </w:rPr>
              <w:t>-0.49</w:t>
            </w:r>
            <w:r>
              <w:rPr>
                <w:rFonts w:ascii="Times New Roman" w:hAnsi="Times New Roman" w:cs="Times New Roman" w:eastAsia="SimSun"/>
                <w:b w:val="0"/>
                <w:bCs w:val="0"/>
                <w:sz w:val="21"/>
                <w:szCs w:val="21"/>
                <w:rPrChange w:id="3975" w:author="Codex" w:date="2026-10-05T16:32:41.313017+00:00">
                  <w:rPr>
                    <w:rFonts w:cs="Times New Roman"/>
                    <w:szCs w:val="21"/>
                  </w:rPr>
                </w:rPrChange>
              </w:rPr>
              <w:t>，</w:t>
            </w:r>
            <w:r>
              <w:rPr>
                <w:rFonts w:ascii="Times New Roman" w:hAnsi="Times New Roman" w:cs="Times New Roman" w:eastAsia="SimSun"/>
                <w:b w:val="0"/>
                <w:bCs w:val="0"/>
                <w:sz w:val="21"/>
                <w:szCs w:val="21"/>
                <w:rPrChange w:id="3976" w:author="Codex" w:date="2026-10-05T16:32:41.313017+00:00">
                  <w:rPr>
                    <w:rFonts w:cs="Times New Roman"/>
                    <w:szCs w:val="21"/>
                  </w:rPr>
                </w:rPrChange>
              </w:rPr>
              <w:t>7.04</w:t>
            </w:r>
            <w:r>
              <w:rPr>
                <w:rFonts w:ascii="Times New Roman" w:hAnsi="Times New Roman" w:cs="Times New Roman" w:eastAsia="SimSun"/>
                <w:b w:val="0"/>
                <w:bCs w:val="0"/>
                <w:sz w:val="21"/>
                <w:szCs w:val="21"/>
                <w:rPrChange w:id="3977"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978" w:author="Codex" w:date="2026-10-05T16:32:41.313017+00:00">
              <w:tcPr>
                <w:tcW w:w="0" w:type="auto"/>
                <w:tcBorders>
                  <w:top w:val="nil"/>
                  <w:left w:val="nil"/>
                  <w:bottom w:val="nil"/>
                  <w:right w:val="nil"/>
                </w:tcBorders>
                <w:tcMar>
                  <w:left w:w="102" w:type="dxa"/>
                  <w:right w:w="102" w:type="dxa"/>
                </w:tcMar>
                <w:vAlign w:val="center"/>
              </w:tcPr>
            </w:tcPrChange>
          </w:tcPr>
          <w:p w14:paraId="524E80D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18" w:author="Codex" w:date="2026-10-05T16:32:41.313017+00:00">
                  <w:rPr>
                    <w:rFonts w:cs="Times New Roman"/>
                    <w:szCs w:val="21"/>
                  </w:rPr>
                </w:rPrChange>
              </w:rPr>
              <w:pPrChange w:id="397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80" w:author="Codex" w:date="2026-10-05T16:32:41.313017+00:00">
                  <w:rPr>
                    <w:rFonts w:cs="Times New Roman"/>
                    <w:szCs w:val="21"/>
                  </w:rPr>
                </w:rPrChange>
              </w:rPr>
              <w:t>0.68</w:t>
            </w:r>
            <w:r>
              <w:rPr>
                <w:rFonts w:ascii="Times New Roman" w:hAnsi="Times New Roman" w:cs="Times New Roman" w:eastAsia="SimSun"/>
                <w:b w:val="0"/>
                <w:bCs w:val="0"/>
                <w:sz w:val="21"/>
                <w:szCs w:val="21"/>
                <w:rPrChange w:id="3981" w:author="Codex" w:date="2026-10-05T16:32:41.313017+00:00">
                  <w:rPr>
                    <w:rFonts w:cs="Times New Roman"/>
                    <w:szCs w:val="21"/>
                  </w:rPr>
                </w:rPrChange>
              </w:rPr>
              <w:t>（</w:t>
            </w:r>
            <w:r>
              <w:rPr>
                <w:rFonts w:ascii="Times New Roman" w:hAnsi="Times New Roman" w:cs="Times New Roman" w:eastAsia="SimSun"/>
                <w:b w:val="0"/>
                <w:bCs w:val="0"/>
                <w:sz w:val="21"/>
                <w:szCs w:val="21"/>
                <w:rPrChange w:id="3982" w:author="Codex" w:date="2026-10-05T16:32:41.313017+00:00">
                  <w:rPr>
                    <w:rFonts w:cs="Times New Roman"/>
                    <w:szCs w:val="21"/>
                  </w:rPr>
                </w:rPrChange>
              </w:rPr>
              <w:t>-3.47</w:t>
            </w:r>
            <w:r>
              <w:rPr>
                <w:rFonts w:ascii="Times New Roman" w:hAnsi="Times New Roman" w:cs="Times New Roman" w:eastAsia="SimSun"/>
                <w:b w:val="0"/>
                <w:bCs w:val="0"/>
                <w:sz w:val="21"/>
                <w:szCs w:val="21"/>
                <w:rPrChange w:id="3983" w:author="Codex" w:date="2026-10-05T16:32:41.313017+00:00">
                  <w:rPr>
                    <w:rFonts w:cs="Times New Roman"/>
                    <w:szCs w:val="21"/>
                  </w:rPr>
                </w:rPrChange>
              </w:rPr>
              <w:t>，</w:t>
            </w:r>
            <w:r>
              <w:rPr>
                <w:rFonts w:ascii="Times New Roman" w:hAnsi="Times New Roman" w:cs="Times New Roman" w:eastAsia="SimSun"/>
                <w:b w:val="0"/>
                <w:bCs w:val="0"/>
                <w:sz w:val="21"/>
                <w:szCs w:val="21"/>
                <w:rPrChange w:id="3984" w:author="Codex" w:date="2026-10-05T16:32:41.313017+00:00">
                  <w:rPr>
                    <w:rFonts w:cs="Times New Roman"/>
                    <w:szCs w:val="21"/>
                  </w:rPr>
                </w:rPrChange>
              </w:rPr>
              <w:t>4.84</w:t>
            </w:r>
            <w:r>
              <w:rPr>
                <w:rFonts w:ascii="Times New Roman" w:hAnsi="Times New Roman" w:cs="Times New Roman" w:eastAsia="SimSun"/>
                <w:b w:val="0"/>
                <w:bCs w:val="0"/>
                <w:sz w:val="21"/>
                <w:szCs w:val="21"/>
                <w:rPrChange w:id="3985" w:author="Codex" w:date="2026-10-05T16:32:41.313017+00:00">
                  <w:rPr>
                    <w:rFonts w:cs="Times New Roman"/>
                    <w:szCs w:val="21"/>
                  </w:rPr>
                </w:rPrChange>
              </w:rPr>
              <w:t>）</w:t>
            </w:r>
          </w:p>
        </w:tc>
      </w:tr>
      <w:tr w:rsidR="004B6004" w14:paraId="5C97A586" w14:textId="77777777" w:rsidTr="00A40A87">
        <w:trPr>
          <w:cantSplit/>
          <w:jc w:val="center"/>
        </w:trPr>
        <w:tc>
          <w:tcPr>
            <w:tcW w:w="0" w:type="auto"/>
            <w:tcBorders>
              <w:top w:val="nil"/>
              <w:left w:val="nil"/>
              <w:bottom w:val="single" w:sz="12" w:color="000000"/>
              <w:right w:val="nil"/>
              <w:insideH w:val="nil"/>
              <w:insideV w:val="nil"/>
            </w:tcBorders>
            <w:noWrap/>
            <w:tcMar>
              <w:left w:w="102" w:type="dxa"/>
              <w:right w:w="102" w:type="dxa"/>
            </w:tcMar>
            <w:vAlign w:val="center"/>
            <w:tcPrChange w:id="3986"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2F46FA3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19" w:author="Codex" w:date="2026-10-05T16:32:41.313017+00:00">
                  <w:rPr>
                    <w:rFonts w:cs="Times New Roman"/>
                    <w:szCs w:val="21"/>
                  </w:rPr>
                </w:rPrChange>
              </w:rPr>
              <w:pPrChange w:id="398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88" w:author="Codex" w:date="2026-10-05T16:32:41.313017+00:00">
                  <w:rPr>
                    <w:rFonts w:cs="Times New Roman"/>
                    <w:szCs w:val="21"/>
                  </w:rPr>
                </w:rPrChange>
              </w:rPr>
              <w:t>RR‑P</w:t>
            </w:r>
          </w:p>
        </w:tc>
        <w:tc>
          <w:tcPr>
            <w:tcW w:w="0" w:type="auto"/>
            <w:tcBorders>
              <w:top w:val="nil"/>
              <w:left w:val="nil"/>
              <w:bottom w:val="single" w:sz="12" w:color="000000"/>
              <w:right w:val="nil"/>
              <w:insideH w:val="nil"/>
              <w:insideV w:val="nil"/>
            </w:tcBorders>
            <w:tcMar>
              <w:left w:w="102" w:type="dxa"/>
              <w:right w:w="102" w:type="dxa"/>
            </w:tcMar>
            <w:vAlign w:val="center"/>
            <w:tcPrChange w:id="3989"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50FA712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20" w:author="Codex" w:date="2026-10-05T16:32:41.313017+00:00">
                  <w:rPr>
                    <w:rFonts w:cs="Times New Roman"/>
                    <w:szCs w:val="21"/>
                  </w:rPr>
                </w:rPrChange>
              </w:rPr>
              <w:pPrChange w:id="399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91" w:author="Codex" w:date="2026-10-05T16:32:41.313017+00:00">
                  <w:rPr>
                    <w:rFonts w:cs="Times New Roman"/>
                    <w:szCs w:val="21"/>
                  </w:rPr>
                </w:rPrChange>
              </w:rPr>
              <w:t>2.28</w:t>
            </w:r>
            <w:r>
              <w:rPr>
                <w:rFonts w:ascii="Times New Roman" w:hAnsi="Times New Roman" w:cs="Times New Roman" w:eastAsia="SimSun"/>
                <w:b w:val="0"/>
                <w:bCs w:val="0"/>
                <w:sz w:val="21"/>
                <w:szCs w:val="21"/>
                <w:rPrChange w:id="3992" w:author="Codex" w:date="2026-10-05T16:32:41.313017+00:00">
                  <w:rPr>
                    <w:rFonts w:cs="Times New Roman"/>
                    <w:szCs w:val="21"/>
                  </w:rPr>
                </w:rPrChange>
              </w:rPr>
              <w:t>（</w:t>
            </w:r>
            <w:r>
              <w:rPr>
                <w:rFonts w:ascii="Times New Roman" w:hAnsi="Times New Roman" w:cs="Times New Roman" w:eastAsia="SimSun"/>
                <w:b w:val="0"/>
                <w:bCs w:val="0"/>
                <w:sz w:val="21"/>
                <w:szCs w:val="21"/>
                <w:rPrChange w:id="3993" w:author="Codex" w:date="2026-10-05T16:32:41.313017+00:00">
                  <w:rPr>
                    <w:rFonts w:cs="Times New Roman"/>
                    <w:szCs w:val="21"/>
                  </w:rPr>
                </w:rPrChange>
              </w:rPr>
              <w:t>-1.26</w:t>
            </w:r>
            <w:r>
              <w:rPr>
                <w:rFonts w:ascii="Times New Roman" w:hAnsi="Times New Roman" w:cs="Times New Roman" w:eastAsia="SimSun"/>
                <w:b w:val="0"/>
                <w:bCs w:val="0"/>
                <w:sz w:val="21"/>
                <w:szCs w:val="21"/>
                <w:rPrChange w:id="3994" w:author="Codex" w:date="2026-10-05T16:32:41.313017+00:00">
                  <w:rPr>
                    <w:rFonts w:cs="Times New Roman"/>
                    <w:szCs w:val="21"/>
                  </w:rPr>
                </w:rPrChange>
              </w:rPr>
              <w:t>，</w:t>
            </w:r>
            <w:r>
              <w:rPr>
                <w:rFonts w:ascii="Times New Roman" w:hAnsi="Times New Roman" w:cs="Times New Roman" w:eastAsia="SimSun"/>
                <w:b w:val="0"/>
                <w:bCs w:val="0"/>
                <w:sz w:val="21"/>
                <w:szCs w:val="21"/>
                <w:rPrChange w:id="3995" w:author="Codex" w:date="2026-10-05T16:32:41.313017+00:00">
                  <w:rPr>
                    <w:rFonts w:cs="Times New Roman"/>
                    <w:szCs w:val="21"/>
                  </w:rPr>
                </w:rPrChange>
              </w:rPr>
              <w:t>5.83</w:t>
            </w:r>
            <w:r>
              <w:rPr>
                <w:rFonts w:ascii="Times New Roman" w:hAnsi="Times New Roman" w:cs="Times New Roman" w:eastAsia="SimSun"/>
                <w:b w:val="0"/>
                <w:bCs w:val="0"/>
                <w:sz w:val="21"/>
                <w:szCs w:val="21"/>
                <w:rPrChange w:id="3996" w:author="Codex" w:date="2026-10-05T16:32:41.313017+00:00">
                  <w:rPr>
                    <w:rFonts w:cs="Times New Roman"/>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3997"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32D3456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21" w:author="Codex" w:date="2026-10-05T16:32:41.313017+00:00">
                  <w:rPr>
                    <w:rFonts w:cs="Times New Roman"/>
                    <w:szCs w:val="21"/>
                  </w:rPr>
                </w:rPrChange>
              </w:rPr>
              <w:pPrChange w:id="399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99" w:author="Codex" w:date="2026-10-05T16:32:41.313017+00:00">
                  <w:rPr>
                    <w:rFonts w:cs="Times New Roman"/>
                    <w:szCs w:val="21"/>
                  </w:rPr>
                </w:rPrChange>
              </w:rPr>
              <w:t>1.90</w:t>
            </w:r>
            <w:r>
              <w:rPr>
                <w:rFonts w:ascii="Times New Roman" w:hAnsi="Times New Roman" w:cs="Times New Roman" w:eastAsia="SimSun"/>
                <w:b w:val="0"/>
                <w:bCs w:val="0"/>
                <w:sz w:val="21"/>
                <w:szCs w:val="21"/>
                <w:rPrChange w:id="4000" w:author="Codex" w:date="2026-10-05T16:32:41.313017+00:00">
                  <w:rPr>
                    <w:rFonts w:cs="Times New Roman"/>
                    <w:szCs w:val="21"/>
                  </w:rPr>
                </w:rPrChange>
              </w:rPr>
              <w:t>（</w:t>
            </w:r>
            <w:r>
              <w:rPr>
                <w:rFonts w:ascii="Times New Roman" w:hAnsi="Times New Roman" w:cs="Times New Roman" w:eastAsia="SimSun"/>
                <w:b w:val="0"/>
                <w:bCs w:val="0"/>
                <w:sz w:val="21"/>
                <w:szCs w:val="21"/>
                <w:rPrChange w:id="4001" w:author="Codex" w:date="2026-10-05T16:32:41.313017+00:00">
                  <w:rPr>
                    <w:rFonts w:cs="Times New Roman"/>
                    <w:szCs w:val="21"/>
                  </w:rPr>
                </w:rPrChange>
              </w:rPr>
              <w:t>-1.85</w:t>
            </w:r>
            <w:r>
              <w:rPr>
                <w:rFonts w:ascii="Times New Roman" w:hAnsi="Times New Roman" w:cs="Times New Roman" w:eastAsia="SimSun"/>
                <w:b w:val="0"/>
                <w:bCs w:val="0"/>
                <w:sz w:val="21"/>
                <w:szCs w:val="21"/>
                <w:rPrChange w:id="4002" w:author="Codex" w:date="2026-10-05T16:32:41.313017+00:00">
                  <w:rPr>
                    <w:rFonts w:cs="Times New Roman"/>
                    <w:szCs w:val="21"/>
                  </w:rPr>
                </w:rPrChange>
              </w:rPr>
              <w:t>，</w:t>
            </w:r>
            <w:r>
              <w:rPr>
                <w:rFonts w:ascii="Times New Roman" w:hAnsi="Times New Roman" w:cs="Times New Roman" w:eastAsia="SimSun"/>
                <w:b w:val="0"/>
                <w:bCs w:val="0"/>
                <w:sz w:val="21"/>
                <w:szCs w:val="21"/>
                <w:rPrChange w:id="4003" w:author="Codex" w:date="2026-10-05T16:32:41.313017+00:00">
                  <w:rPr>
                    <w:rFonts w:cs="Times New Roman"/>
                    <w:szCs w:val="21"/>
                  </w:rPr>
                </w:rPrChange>
              </w:rPr>
              <w:t>5.65</w:t>
            </w:r>
            <w:r>
              <w:rPr>
                <w:rFonts w:ascii="Times New Roman" w:hAnsi="Times New Roman" w:cs="Times New Roman" w:eastAsia="SimSun"/>
                <w:b w:val="0"/>
                <w:bCs w:val="0"/>
                <w:sz w:val="21"/>
                <w:szCs w:val="21"/>
                <w:rPrChange w:id="4004" w:author="Codex" w:date="2026-10-05T16:32:41.313017+00:00">
                  <w:rPr>
                    <w:rFonts w:cs="Times New Roman"/>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4005"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6E1A334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22" w:author="Codex" w:date="2026-10-05T16:32:41.313017+00:00">
                  <w:rPr>
                    <w:rFonts w:cs="Times New Roman"/>
                    <w:szCs w:val="21"/>
                  </w:rPr>
                </w:rPrChange>
              </w:rPr>
              <w:pPrChange w:id="400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07" w:author="Codex" w:date="2026-10-05T16:32:41.313017+00:00">
                  <w:rPr>
                    <w:rFonts w:cs="Times New Roman"/>
                    <w:szCs w:val="21"/>
                  </w:rPr>
                </w:rPrChange>
              </w:rPr>
              <w:t>1.46</w:t>
            </w:r>
            <w:r>
              <w:rPr>
                <w:rFonts w:ascii="Times New Roman" w:hAnsi="Times New Roman" w:cs="Times New Roman" w:eastAsia="SimSun"/>
                <w:b w:val="0"/>
                <w:bCs w:val="0"/>
                <w:sz w:val="21"/>
                <w:szCs w:val="21"/>
                <w:rPrChange w:id="4008" w:author="Codex" w:date="2026-10-05T16:32:41.313017+00:00">
                  <w:rPr>
                    <w:rFonts w:cs="Times New Roman"/>
                    <w:szCs w:val="21"/>
                  </w:rPr>
                </w:rPrChange>
              </w:rPr>
              <w:t>（</w:t>
            </w:r>
            <w:r>
              <w:rPr>
                <w:rFonts w:ascii="Times New Roman" w:hAnsi="Times New Roman" w:cs="Times New Roman" w:eastAsia="SimSun"/>
                <w:b w:val="0"/>
                <w:bCs w:val="0"/>
                <w:sz w:val="21"/>
                <w:szCs w:val="21"/>
                <w:rPrChange w:id="4009" w:author="Codex" w:date="2026-10-05T16:32:41.313017+00:00">
                  <w:rPr>
                    <w:rFonts w:cs="Times New Roman"/>
                    <w:szCs w:val="21"/>
                  </w:rPr>
                </w:rPrChange>
              </w:rPr>
              <w:t>-2.28</w:t>
            </w:r>
            <w:r>
              <w:rPr>
                <w:rFonts w:ascii="Times New Roman" w:hAnsi="Times New Roman" w:cs="Times New Roman" w:eastAsia="SimSun"/>
                <w:b w:val="0"/>
                <w:bCs w:val="0"/>
                <w:sz w:val="21"/>
                <w:szCs w:val="21"/>
                <w:rPrChange w:id="4010" w:author="Codex" w:date="2026-10-05T16:32:41.313017+00:00">
                  <w:rPr>
                    <w:rFonts w:cs="Times New Roman"/>
                    <w:szCs w:val="21"/>
                  </w:rPr>
                </w:rPrChange>
              </w:rPr>
              <w:t>，</w:t>
            </w:r>
            <w:r>
              <w:rPr>
                <w:rFonts w:ascii="Times New Roman" w:hAnsi="Times New Roman" w:cs="Times New Roman" w:eastAsia="SimSun"/>
                <w:b w:val="0"/>
                <w:bCs w:val="0"/>
                <w:sz w:val="21"/>
                <w:szCs w:val="21"/>
                <w:rPrChange w:id="4011" w:author="Codex" w:date="2026-10-05T16:32:41.313017+00:00">
                  <w:rPr>
                    <w:rFonts w:cs="Times New Roman"/>
                    <w:szCs w:val="21"/>
                  </w:rPr>
                </w:rPrChange>
              </w:rPr>
              <w:t>5.20</w:t>
            </w:r>
            <w:r>
              <w:rPr>
                <w:rFonts w:ascii="Times New Roman" w:hAnsi="Times New Roman" w:cs="Times New Roman" w:eastAsia="SimSun"/>
                <w:b w:val="0"/>
                <w:bCs w:val="0"/>
                <w:sz w:val="21"/>
                <w:szCs w:val="21"/>
                <w:rPrChange w:id="4012" w:author="Codex" w:date="2026-10-05T16:32:41.313017+00:00">
                  <w:rPr>
                    <w:rFonts w:cs="Times New Roman"/>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4013"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7E2EAAE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23" w:author="Codex" w:date="2026-10-05T16:32:41.313017+00:00">
                  <w:rPr>
                    <w:rFonts w:cs="Times New Roman"/>
                    <w:szCs w:val="21"/>
                  </w:rPr>
                </w:rPrChange>
              </w:rPr>
              <w:pPrChange w:id="401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15" w:author="Codex" w:date="2026-10-05T16:32:41.313017+00:00">
                  <w:rPr>
                    <w:rFonts w:cs="Times New Roman"/>
                    <w:szCs w:val="21"/>
                  </w:rPr>
                </w:rPrChange>
              </w:rPr>
              <w:t>1.87</w:t>
            </w:r>
            <w:r>
              <w:rPr>
                <w:rFonts w:ascii="Times New Roman" w:hAnsi="Times New Roman" w:cs="Times New Roman" w:eastAsia="SimSun"/>
                <w:b w:val="0"/>
                <w:bCs w:val="0"/>
                <w:sz w:val="21"/>
                <w:szCs w:val="21"/>
                <w:rPrChange w:id="4016" w:author="Codex" w:date="2026-10-05T16:32:41.313017+00:00">
                  <w:rPr>
                    <w:rFonts w:cs="Times New Roman"/>
                    <w:szCs w:val="21"/>
                  </w:rPr>
                </w:rPrChange>
              </w:rPr>
              <w:t>（</w:t>
            </w:r>
            <w:r>
              <w:rPr>
                <w:rFonts w:ascii="Times New Roman" w:hAnsi="Times New Roman" w:cs="Times New Roman" w:eastAsia="SimSun"/>
                <w:b w:val="0"/>
                <w:bCs w:val="0"/>
                <w:sz w:val="21"/>
                <w:szCs w:val="21"/>
                <w:rPrChange w:id="4017" w:author="Codex" w:date="2026-10-05T16:32:41.313017+00:00">
                  <w:rPr>
                    <w:rFonts w:cs="Times New Roman"/>
                    <w:szCs w:val="21"/>
                  </w:rPr>
                </w:rPrChange>
              </w:rPr>
              <w:t>-1.88</w:t>
            </w:r>
            <w:r>
              <w:rPr>
                <w:rFonts w:ascii="Times New Roman" w:hAnsi="Times New Roman" w:cs="Times New Roman" w:eastAsia="SimSun"/>
                <w:b w:val="0"/>
                <w:bCs w:val="0"/>
                <w:sz w:val="21"/>
                <w:szCs w:val="21"/>
                <w:rPrChange w:id="4018" w:author="Codex" w:date="2026-10-05T16:32:41.313017+00:00">
                  <w:rPr>
                    <w:rFonts w:cs="Times New Roman"/>
                    <w:szCs w:val="21"/>
                  </w:rPr>
                </w:rPrChange>
              </w:rPr>
              <w:t>，</w:t>
            </w:r>
            <w:r>
              <w:rPr>
                <w:rFonts w:ascii="Times New Roman" w:hAnsi="Times New Roman" w:cs="Times New Roman" w:eastAsia="SimSun"/>
                <w:b w:val="0"/>
                <w:bCs w:val="0"/>
                <w:sz w:val="21"/>
                <w:szCs w:val="21"/>
                <w:rPrChange w:id="4019" w:author="Codex" w:date="2026-10-05T16:32:41.313017+00:00">
                  <w:rPr>
                    <w:rFonts w:cs="Times New Roman"/>
                    <w:szCs w:val="21"/>
                  </w:rPr>
                </w:rPrChange>
              </w:rPr>
              <w:t>5.63</w:t>
            </w:r>
            <w:r>
              <w:rPr>
                <w:rFonts w:ascii="Times New Roman" w:hAnsi="Times New Roman" w:cs="Times New Roman" w:eastAsia="SimSun"/>
                <w:b w:val="0"/>
                <w:bCs w:val="0"/>
                <w:sz w:val="21"/>
                <w:szCs w:val="21"/>
                <w:rPrChange w:id="4020" w:author="Codex" w:date="2026-10-05T16:32:41.313017+00:00">
                  <w:rPr>
                    <w:rFonts w:cs="Times New Roman"/>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4021"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5F5F0D8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24" w:author="Codex" w:date="2026-10-05T16:32:41.313017+00:00">
                  <w:rPr>
                    <w:rFonts w:cs="Times New Roman"/>
                    <w:szCs w:val="21"/>
                  </w:rPr>
                </w:rPrChange>
              </w:rPr>
              <w:pPrChange w:id="402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23" w:author="Codex" w:date="2026-10-05T16:32:41.313017+00:00">
                  <w:rPr>
                    <w:rFonts w:cs="Times New Roman"/>
                    <w:szCs w:val="21"/>
                  </w:rPr>
                </w:rPrChange>
              </w:rPr>
              <w:t>1.41</w:t>
            </w:r>
            <w:r>
              <w:rPr>
                <w:rFonts w:ascii="Times New Roman" w:hAnsi="Times New Roman" w:cs="Times New Roman" w:eastAsia="SimSun"/>
                <w:b w:val="0"/>
                <w:bCs w:val="0"/>
                <w:sz w:val="21"/>
                <w:szCs w:val="21"/>
                <w:rPrChange w:id="4024" w:author="Codex" w:date="2026-10-05T16:32:41.313017+00:00">
                  <w:rPr>
                    <w:rFonts w:cs="Times New Roman"/>
                    <w:szCs w:val="21"/>
                  </w:rPr>
                </w:rPrChange>
              </w:rPr>
              <w:t>（</w:t>
            </w:r>
            <w:r>
              <w:rPr>
                <w:rFonts w:ascii="Times New Roman" w:hAnsi="Times New Roman" w:cs="Times New Roman" w:eastAsia="SimSun"/>
                <w:b w:val="0"/>
                <w:bCs w:val="0"/>
                <w:sz w:val="21"/>
                <w:szCs w:val="21"/>
                <w:rPrChange w:id="4025" w:author="Codex" w:date="2026-10-05T16:32:41.313017+00:00">
                  <w:rPr>
                    <w:rFonts w:cs="Times New Roman"/>
                    <w:szCs w:val="21"/>
                  </w:rPr>
                </w:rPrChange>
              </w:rPr>
              <w:t>-2.33</w:t>
            </w:r>
            <w:r>
              <w:rPr>
                <w:rFonts w:ascii="Times New Roman" w:hAnsi="Times New Roman" w:cs="Times New Roman" w:eastAsia="SimSun"/>
                <w:b w:val="0"/>
                <w:bCs w:val="0"/>
                <w:sz w:val="21"/>
                <w:szCs w:val="21"/>
                <w:rPrChange w:id="4026" w:author="Codex" w:date="2026-10-05T16:32:41.313017+00:00">
                  <w:rPr>
                    <w:rFonts w:cs="Times New Roman"/>
                    <w:szCs w:val="21"/>
                  </w:rPr>
                </w:rPrChange>
              </w:rPr>
              <w:t>，</w:t>
            </w:r>
            <w:r>
              <w:rPr>
                <w:rFonts w:ascii="Times New Roman" w:hAnsi="Times New Roman" w:cs="Times New Roman" w:eastAsia="SimSun"/>
                <w:b w:val="0"/>
                <w:bCs w:val="0"/>
                <w:sz w:val="21"/>
                <w:szCs w:val="21"/>
                <w:rPrChange w:id="4027" w:author="Codex" w:date="2026-10-05T16:32:41.313017+00:00">
                  <w:rPr>
                    <w:rFonts w:cs="Times New Roman"/>
                    <w:szCs w:val="21"/>
                  </w:rPr>
                </w:rPrChange>
              </w:rPr>
              <w:t>5.15</w:t>
            </w:r>
            <w:r>
              <w:rPr>
                <w:rFonts w:ascii="Times New Roman" w:hAnsi="Times New Roman" w:cs="Times New Roman" w:eastAsia="SimSun"/>
                <w:b w:val="0"/>
                <w:bCs w:val="0"/>
                <w:sz w:val="21"/>
                <w:szCs w:val="21"/>
                <w:rPrChange w:id="4028" w:author="Codex" w:date="2026-10-05T16:32:41.313017+00:00">
                  <w:rPr>
                    <w:rFonts w:cs="Times New Roman"/>
                    <w:szCs w:val="21"/>
                  </w:rPr>
                </w:rPrChange>
              </w:rPr>
              <w:t>）</w:t>
            </w:r>
          </w:p>
        </w:tc>
      </w:tr>
    </w:tbl>
    <w:p w14:paraId="40B5F493" w14:textId="7FF68DDD"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9425" w:author="Codex" w:date="2026-10-05T16:32:41.313017+00:00">
            <w:rPr>
              <w:rFonts w:eastAsia="SimSun" w:cs="Times New Roman"/>
              <w:szCs w:val="21"/>
            </w:rPr>
          </w:rPrChange>
        </w:rPr>
        <w:pPrChange w:id="4029"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4030" w:author="Codex" w:date="2026-10-05T16:32:41.313017+00:00">
            <w:rPr>
              <w:rFonts w:eastAsia="SimSun" w:cs="Times New Roman"/>
              <w:szCs w:val="21"/>
            </w:rPr>
          </w:rPrChange>
        </w:rPr>
        <w:t>注：数值为边际标准化风险差，单位为百分点，括号内为基于成年子女聚类稳健协方差、由</w:t>
      </w:r>
      <w:r>
        <w:rPr>
          <w:rFonts w:ascii="Times New Roman" w:hAnsi="Times New Roman" w:cs="Times New Roman" w:eastAsia="SimSun"/>
          <w:sz w:val="21"/>
          <w:szCs w:val="21"/>
          <w:rPrChange w:id="4031" w:author="Codex" w:date="2026-10-05T16:32:41.313017+00:00">
            <w:rPr>
              <w:rFonts w:eastAsia="SimSun" w:cs="Times New Roman"/>
              <w:szCs w:val="21"/>
            </w:rPr>
          </w:rPrChange>
        </w:rPr>
        <w:t>Delta</w:t>
      </w:r>
      <w:r>
        <w:rPr>
          <w:rFonts w:ascii="Times New Roman" w:hAnsi="Times New Roman" w:cs="Times New Roman" w:eastAsia="SimSun"/>
          <w:sz w:val="21"/>
          <w:szCs w:val="21"/>
          <w:rPrChange w:id="4032" w:author="Codex" w:date="2026-10-05T16:32:41.313017+00:00">
            <w:rPr>
              <w:rFonts w:eastAsia="SimSun" w:cs="Times New Roman"/>
              <w:szCs w:val="21"/>
            </w:rPr>
          </w:rPrChange>
        </w:rPr>
        <w:t>法计算的</w:t>
      </w:r>
      <w:r>
        <w:rPr>
          <w:rFonts w:ascii="Times New Roman" w:hAnsi="Times New Roman" w:cs="Times New Roman" w:eastAsia="SimSun"/>
          <w:sz w:val="21"/>
          <w:szCs w:val="21"/>
          <w:rPrChange w:id="4033" w:author="Codex" w:date="2026-10-05T16:32:41.313017+00:00">
            <w:rPr>
              <w:rFonts w:eastAsia="SimSun" w:cs="Times New Roman"/>
              <w:szCs w:val="21"/>
            </w:rPr>
          </w:rPrChange>
        </w:rPr>
        <w:t>95%</w:t>
      </w:r>
      <w:r>
        <w:rPr>
          <w:rFonts w:ascii="Times New Roman" w:hAnsi="Times New Roman" w:cs="Times New Roman" w:eastAsia="SimSun"/>
          <w:sz w:val="21"/>
          <w:szCs w:val="21"/>
          <w:rPrChange w:id="4034" w:author="Codex" w:date="2026-10-05T16:32:41.313017+00:00">
            <w:rPr>
              <w:rFonts w:eastAsia="SimSun" w:cs="Times New Roman"/>
              <w:szCs w:val="21"/>
            </w:rPr>
          </w:rPrChange>
        </w:rPr>
        <w:t>置信区间。模型</w:t>
      </w:r>
      <w:r>
        <w:rPr>
          <w:rFonts w:ascii="Times New Roman" w:hAnsi="Times New Roman" w:cs="Times New Roman" w:eastAsia="SimSun"/>
          <w:sz w:val="21"/>
          <w:szCs w:val="21"/>
          <w:rPrChange w:id="4035" w:author="Codex" w:date="2026-10-05T16:32:41.313017+00:00">
            <w:rPr>
              <w:rFonts w:eastAsia="SimSun" w:cs="Times New Roman"/>
              <w:szCs w:val="21"/>
            </w:rPr>
          </w:rPrChange>
        </w:rPr>
        <w:t>3</w:t>
      </w:r>
      <w:r>
        <w:rPr>
          <w:rFonts w:ascii="Times New Roman" w:hAnsi="Times New Roman" w:cs="Times New Roman" w:eastAsia="SimSun"/>
          <w:sz w:val="21"/>
          <w:szCs w:val="21"/>
          <w:rPrChange w:id="4036" w:author="Codex" w:date="2026-10-05T16:32:41.313017+00:00">
            <w:rPr>
              <w:rFonts w:eastAsia="SimSun" w:cs="Times New Roman"/>
              <w:szCs w:val="21"/>
            </w:rPr>
          </w:rPrChange>
        </w:rPr>
        <w:t>未纳入同期</w:t>
      </w:r>
      <w:r>
        <w:rPr>
          <w:rFonts w:ascii="Times New Roman" w:hAnsi="Times New Roman" w:cs="Times New Roman" w:eastAsia="SimSun"/>
          <w:sz w:val="21"/>
          <w:szCs w:val="21"/>
          <w:rPrChange w:id="4037" w:author="Codex" w:date="2026-10-05T16:32:41.313017+00:00">
            <w:rPr>
              <w:rFonts w:eastAsia="SimSun" w:cs="Times New Roman"/>
              <w:szCs w:val="21"/>
            </w:rPr>
          </w:rPrChange>
        </w:rPr>
        <w:t>X</w:t>
      </w:r>
      <w:r>
        <w:rPr>
          <w:rFonts w:ascii="Times New Roman" w:hAnsi="Times New Roman" w:cs="Times New Roman" w:eastAsia="SimSun"/>
          <w:sz w:val="21"/>
          <w:szCs w:val="21"/>
          <w:rPrChange w:id="4038" w:author="Codex" w:date="2026-10-05T16:32:41.313017+00:00">
            <w:rPr>
              <w:rFonts w:eastAsia="SimSun" w:cs="Times New Roman"/>
              <w:szCs w:val="21"/>
            </w:rPr>
          </w:rPrChange>
        </w:rPr>
        <w:t>；模型</w:t>
      </w:r>
      <w:r>
        <w:rPr>
          <w:rFonts w:ascii="Times New Roman" w:hAnsi="Times New Roman" w:cs="Times New Roman" w:eastAsia="SimSun"/>
          <w:sz w:val="21"/>
          <w:szCs w:val="21"/>
          <w:rPrChange w:id="4039" w:author="Codex" w:date="2026-10-05T16:32:41.313017+00:00">
            <w:rPr>
              <w:rFonts w:eastAsia="SimSun" w:cs="Times New Roman"/>
              <w:szCs w:val="21"/>
            </w:rPr>
          </w:rPrChange>
        </w:rPr>
        <w:t>4</w:t>
      </w:r>
      <w:r>
        <w:rPr>
          <w:rFonts w:ascii="Times New Roman" w:hAnsi="Times New Roman" w:cs="Times New Roman" w:eastAsia="SimSun"/>
          <w:sz w:val="21"/>
          <w:szCs w:val="21"/>
          <w:rPrChange w:id="4040" w:author="Codex" w:date="2026-10-05T16:32:41.313017+00:00">
            <w:rPr>
              <w:rFonts w:eastAsia="SimSun" w:cs="Times New Roman"/>
              <w:szCs w:val="21"/>
            </w:rPr>
          </w:rPrChange>
        </w:rPr>
        <w:t>分别报告同时纳入</w:t>
      </w:r>
      <w:r>
        <w:rPr>
          <w:rFonts w:ascii="Times New Roman" w:hAnsi="Times New Roman" w:cs="Times New Roman" w:eastAsia="SimSun"/>
          <w:sz w:val="21"/>
          <w:szCs w:val="21"/>
          <w:rPrChange w:id="4041" w:author="Codex" w:date="2026-10-05T16:32:41.313017+00:00">
            <w:rPr>
              <w:rFonts w:eastAsia="SimSun" w:cs="Times New Roman"/>
              <w:szCs w:val="21"/>
            </w:rPr>
          </w:rPrChange>
        </w:rPr>
        <w:t>X</w:t>
      </w:r>
      <w:r>
        <w:rPr>
          <w:rFonts w:ascii="Times New Roman" w:hAnsi="Times New Roman" w:cs="Times New Roman" w:eastAsia="SimSun"/>
          <w:sz w:val="21"/>
          <w:szCs w:val="21"/>
          <w:rPrChange w:id="4042" w:author="Codex" w:date="2026-10-05T16:32:41.313017+00:00">
            <w:rPr>
              <w:rFonts w:eastAsia="SimSun" w:cs="Times New Roman"/>
              <w:szCs w:val="21"/>
            </w:rPr>
          </w:rPrChange>
        </w:rPr>
        <w:t>与</w:t>
      </w:r>
      <w:r>
        <w:rPr>
          <w:rFonts w:ascii="Times New Roman" w:hAnsi="Times New Roman" w:cs="Times New Roman" w:eastAsia="SimSun"/>
          <w:sz w:val="21"/>
          <w:szCs w:val="21"/>
          <w:rPrChange w:id="4043" w:author="Codex" w:date="2026-10-05T16:32:41.313017+00:00">
            <w:rPr>
              <w:rFonts w:eastAsia="SimSun" w:cs="Times New Roman"/>
              <w:szCs w:val="21"/>
            </w:rPr>
          </w:rPrChange>
        </w:rPr>
        <w:t>M</w:t>
      </w:r>
      <w:r>
        <w:rPr>
          <w:rFonts w:ascii="Times New Roman" w:hAnsi="Times New Roman" w:cs="Times New Roman" w:eastAsia="SimSun"/>
          <w:sz w:val="21"/>
          <w:szCs w:val="21"/>
          <w:rPrChange w:id="4044" w:author="Codex" w:date="2026-10-05T16:32:41.313017+00:00">
            <w:rPr>
              <w:rFonts w:eastAsia="SimSun" w:cs="Times New Roman"/>
              <w:szCs w:val="21"/>
            </w:rPr>
          </w:rPrChange>
        </w:rPr>
        <w:t>后的两项关联。</w:t>
      </w:r>
    </w:p>
    <w:p w14:paraId="1F747EA6" w14:textId="7FF68DE7"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9426" w:author="Codex" w:date="2026-10-05T16:32:41.313017+00:00">
            <w:rPr>
              <w:rFonts w:cs="Times New Roman"/>
              <w:szCs w:val="21"/>
            </w:rPr>
          </w:rPrChange>
        </w:rPr>
        <w:pPrChange w:id="4045" w:author="Codex" w:date="2026-10-05T16:32:41.313017+00:00">
          <w:pPr>
            <w:pStyle w:val="affa"/>
            <w:keepNext/>
            <w:keepLines/>
            <w:snapToGrid w:val="0"/>
            <w:spacing w:beforeLines="0" w:before="0" w:line="360" w:lineRule="exact"/>
            <w:ind w:firstLineChars="0" w:firstLine="0"/>
          </w:pPr>
        </w:pPrChange>
      </w:pPr>
      <w:r>
        <w:rPr>
          <w:rFonts w:ascii="Times New Roman" w:hAnsi="Times New Roman" w:cs="Times New Roman" w:eastAsia="KaiTi"/>
          <w:b w:val="0"/>
          <w:bCs w:val="0"/>
          <w:sz w:val="21"/>
          <w:szCs w:val="21"/>
          <w:rPrChange w:id="4046" w:author="Codex" w:date="2026-10-05T16:32:41.313017+00:00">
            <w:rPr>
              <w:rFonts w:cs="Times New Roman"/>
              <w:szCs w:val="21"/>
            </w:rPr>
          </w:rPrChange>
        </w:rPr>
        <w:t>表</w:t>
      </w:r>
      <w:del w:id="1001395" w:author="Codex" w:date="2026-10-06T05:40:41Z">
        <w:r>
          <w:rPr>
            <w:rFonts w:ascii="Times New Roman" w:hAnsi="Times New Roman" w:cs="Times New Roman" w:eastAsia="KaiTi"/>
            <w:b w:val="0"/>
            <w:bCs w:val="0"/>
            <w:sz w:val="21"/>
            <w:szCs w:val="21"/>
            <w:rPrChange w:id="4047" w:author="Codex" w:date="2026-10-05T16:32:41.313017+00:00">
              <w:rPr>
                <w:rFonts w:cs="Times New Roman"/>
                <w:szCs w:val="21"/>
              </w:rPr>
            </w:rPrChange>
          </w:rPr>
          <w:delText xml:space="preserve">2.3B </w:delText>
        </w:r>
      </w:del>
      <w:ins w:id="1001396" w:author="Codex" w:date="2026-10-06T05:40:41Z">
        <w:r>
          <w:rPr>
            <w:rFonts w:ascii="Times New Roman" w:hAnsi="Times New Roman" w:cs="Times New Roman" w:eastAsia="KaiTi"/>
            <w:b w:val="0"/>
            <w:bCs w:val="0"/>
            <w:sz w:val="21"/>
            <w:szCs w:val="21"/>
          </w:rPr>
          <w:t xml:space="preserve">6 </w:t>
        </w:r>
      </w:ins>
      <w:r>
        <w:rPr>
          <w:rFonts w:ascii="Times New Roman" w:hAnsi="Times New Roman" w:cs="Times New Roman" w:eastAsia="KaiTi"/>
          <w:b w:val="0"/>
          <w:bCs w:val="0"/>
          <w:sz w:val="21"/>
          <w:szCs w:val="21"/>
          <w:rPrChange w:id="4048" w:author="Codex" w:date="2026-10-05T16:32:41.313017+00:00">
            <w:rPr>
              <w:rFonts w:cs="Times New Roman"/>
              <w:szCs w:val="21"/>
            </w:rPr>
          </w:rPrChange>
        </w:rPr>
        <w:t>模型</w:t>
      </w:r>
      <w:r>
        <w:rPr>
          <w:rFonts w:ascii="Times New Roman" w:hAnsi="Times New Roman" w:cs="Times New Roman" w:eastAsia="KaiTi"/>
          <w:b w:val="0"/>
          <w:bCs w:val="0"/>
          <w:sz w:val="21"/>
          <w:szCs w:val="21"/>
          <w:rPrChange w:id="4049" w:author="Codex" w:date="2026-10-05T16:32:41.313017+00:00">
            <w:rPr>
              <w:rFonts w:cs="Times New Roman"/>
              <w:szCs w:val="21"/>
            </w:rPr>
          </w:rPrChange>
        </w:rPr>
        <w:t>5</w:t>
      </w:r>
      <w:r>
        <w:rPr>
          <w:rFonts w:ascii="Times New Roman" w:hAnsi="Times New Roman" w:cs="Times New Roman" w:eastAsia="KaiTi"/>
          <w:b w:val="0"/>
          <w:bCs w:val="0"/>
          <w:sz w:val="21"/>
          <w:szCs w:val="21"/>
          <w:rPrChange w:id="4050" w:author="Codex" w:date="2026-10-05T16:32:41.313017+00:00">
            <w:rPr>
              <w:rFonts w:cs="Times New Roman"/>
              <w:szCs w:val="21"/>
            </w:rPr>
          </w:rPrChange>
        </w:rPr>
        <w:t>的标准化情境概率与加性交互</w:t>
      </w:r>
    </w:p>
    <w:tbl>
      <w:tblPr>
        <w:tblStyle w:val="a3"/>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4051" w:author="Codex" w:date="2026-10-05T16:32:41.313017+00:00">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677"/>
        <w:gridCol w:w="677"/>
        <w:gridCol w:w="677"/>
        <w:gridCol w:w="677"/>
        <w:gridCol w:w="2077"/>
        <w:gridCol w:w="2182"/>
        <w:gridCol w:w="2252"/>
        <w:gridCol w:w="654"/>
      </w:tblGrid>
      <w:tr w:rsidR="004B6004" w14:paraId="565D8301" w14:textId="77777777" w:rsidTr="00A40A8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color="000000"/>
              <w:left w:val="nil"/>
              <w:bottom w:val="single" w:sz="4" w:color="000000"/>
              <w:right w:val="nil"/>
              <w:insideH w:val="nil"/>
              <w:insideV w:val="nil"/>
            </w:tcBorders>
            <w:noWrap/>
            <w:tcMar>
              <w:left w:w="102" w:type="dxa"/>
              <w:right w:w="102" w:type="dxa"/>
            </w:tcMar>
            <w:tcPrChange w:id="4052"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532B789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427" w:author="Codex" w:date="2026-10-05T16:32:41.313017+00:00">
                  <w:rPr>
                    <w:rFonts w:cs="Times New Roman"/>
                    <w:szCs w:val="21"/>
                  </w:rPr>
                </w:rPrChange>
              </w:rPr>
              <w:pPrChange w:id="4053"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4054" w:author="Codex" w:date="2026-10-05T16:32:41.313017+00:00">
                  <w:rPr>
                    <w:rFonts w:cs="Times New Roman"/>
                    <w:szCs w:val="21"/>
                  </w:rPr>
                </w:rPrChange>
              </w:rPr>
              <w:t>链条</w:t>
            </w:r>
          </w:p>
        </w:tc>
        <w:tc>
          <w:tcPr>
            <w:tcW w:w="0" w:type="auto"/>
            <w:tcBorders>
              <w:top w:val="single" w:sz="12" w:color="000000"/>
              <w:left w:val="nil"/>
              <w:bottom w:val="single" w:sz="4" w:color="000000"/>
              <w:right w:val="nil"/>
              <w:insideH w:val="nil"/>
              <w:insideV w:val="nil"/>
            </w:tcBorders>
            <w:noWrap/>
            <w:tcMar>
              <w:left w:w="102" w:type="dxa"/>
              <w:right w:w="102" w:type="dxa"/>
            </w:tcMar>
            <w:tcPrChange w:id="4055"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45BD8A2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28" w:author="Codex" w:date="2026-10-05T16:32:41.313017+00:00">
                  <w:rPr>
                    <w:rFonts w:cs="Times New Roman"/>
                    <w:szCs w:val="21"/>
                  </w:rPr>
                </w:rPrChange>
              </w:rPr>
              <w:pPrChange w:id="405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57" w:author="Codex" w:date="2026-10-05T16:32:41.313017+00:00">
                  <w:rPr>
                    <w:rFonts w:cs="Times New Roman"/>
                    <w:szCs w:val="21"/>
                  </w:rPr>
                </w:rPrChange>
              </w:rPr>
              <w:t>P00</w:t>
            </w:r>
          </w:p>
        </w:tc>
        <w:tc>
          <w:tcPr>
            <w:tcW w:w="0" w:type="auto"/>
            <w:tcBorders>
              <w:top w:val="single" w:sz="12" w:color="000000"/>
              <w:left w:val="nil"/>
              <w:bottom w:val="single" w:sz="4" w:color="000000"/>
              <w:right w:val="nil"/>
              <w:insideH w:val="nil"/>
              <w:insideV w:val="nil"/>
            </w:tcBorders>
            <w:noWrap/>
            <w:tcMar>
              <w:left w:w="102" w:type="dxa"/>
              <w:right w:w="102" w:type="dxa"/>
            </w:tcMar>
            <w:tcPrChange w:id="4058"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136AB3F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29" w:author="Codex" w:date="2026-10-05T16:32:41.313017+00:00">
                  <w:rPr>
                    <w:rFonts w:cs="Times New Roman"/>
                    <w:szCs w:val="21"/>
                  </w:rPr>
                </w:rPrChange>
              </w:rPr>
              <w:pPrChange w:id="405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60" w:author="Codex" w:date="2026-10-05T16:32:41.313017+00:00">
                  <w:rPr>
                    <w:rFonts w:cs="Times New Roman"/>
                    <w:szCs w:val="21"/>
                  </w:rPr>
                </w:rPrChange>
              </w:rPr>
              <w:t>P10</w:t>
            </w:r>
          </w:p>
        </w:tc>
        <w:tc>
          <w:tcPr>
            <w:tcW w:w="0" w:type="auto"/>
            <w:tcBorders>
              <w:top w:val="single" w:sz="12" w:color="000000"/>
              <w:left w:val="nil"/>
              <w:bottom w:val="single" w:sz="4" w:color="000000"/>
              <w:right w:val="nil"/>
              <w:insideH w:val="nil"/>
              <w:insideV w:val="nil"/>
            </w:tcBorders>
            <w:noWrap/>
            <w:tcMar>
              <w:left w:w="102" w:type="dxa"/>
              <w:right w:w="102" w:type="dxa"/>
            </w:tcMar>
            <w:tcPrChange w:id="4061"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7F86FFD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30" w:author="Codex" w:date="2026-10-05T16:32:41.313017+00:00">
                  <w:rPr>
                    <w:rFonts w:cs="Times New Roman"/>
                    <w:szCs w:val="21"/>
                  </w:rPr>
                </w:rPrChange>
              </w:rPr>
              <w:pPrChange w:id="406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63" w:author="Codex" w:date="2026-10-05T16:32:41.313017+00:00">
                  <w:rPr>
                    <w:rFonts w:cs="Times New Roman"/>
                    <w:szCs w:val="21"/>
                  </w:rPr>
                </w:rPrChange>
              </w:rPr>
              <w:t>P01</w:t>
            </w:r>
          </w:p>
        </w:tc>
        <w:tc>
          <w:tcPr>
            <w:tcW w:w="0" w:type="auto"/>
            <w:tcBorders>
              <w:top w:val="single" w:sz="12" w:color="000000"/>
              <w:left w:val="nil"/>
              <w:bottom w:val="single" w:sz="4" w:color="000000"/>
              <w:right w:val="nil"/>
              <w:insideH w:val="nil"/>
              <w:insideV w:val="nil"/>
            </w:tcBorders>
            <w:noWrap/>
            <w:tcMar>
              <w:left w:w="102" w:type="dxa"/>
              <w:right w:w="102" w:type="dxa"/>
            </w:tcMar>
            <w:tcPrChange w:id="4064"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7911D7A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31" w:author="Codex" w:date="2026-10-05T16:32:41.313017+00:00">
                  <w:rPr>
                    <w:rFonts w:cs="Times New Roman"/>
                    <w:szCs w:val="21"/>
                  </w:rPr>
                </w:rPrChange>
              </w:rPr>
              <w:pPrChange w:id="406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66" w:author="Codex" w:date="2026-10-05T16:32:41.313017+00:00">
                  <w:rPr>
                    <w:rFonts w:cs="Times New Roman"/>
                    <w:szCs w:val="21"/>
                  </w:rPr>
                </w:rPrChange>
              </w:rPr>
              <w:t>P11</w:t>
            </w:r>
          </w:p>
        </w:tc>
        <w:tc>
          <w:tcPr>
            <w:tcW w:w="0" w:type="auto"/>
            <w:tcBorders>
              <w:top w:val="single" w:sz="12" w:color="000000"/>
              <w:left w:val="nil"/>
              <w:bottom w:val="single" w:sz="4" w:color="000000"/>
              <w:right w:val="nil"/>
              <w:insideH w:val="nil"/>
              <w:insideV w:val="nil"/>
            </w:tcBorders>
            <w:tcMar>
              <w:left w:w="102" w:type="dxa"/>
              <w:right w:w="102" w:type="dxa"/>
            </w:tcMar>
            <w:tcPrChange w:id="4067"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3C8A5DB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32" w:author="Codex" w:date="2026-10-05T16:32:41.313017+00:00">
                  <w:rPr>
                    <w:rFonts w:cs="Times New Roman"/>
                    <w:szCs w:val="21"/>
                  </w:rPr>
                </w:rPrChange>
              </w:rPr>
              <w:pPrChange w:id="406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69" w:author="Codex" w:date="2026-10-05T16:32:41.313017+00:00">
                  <w:rPr>
                    <w:rFonts w:cs="Times New Roman"/>
                    <w:szCs w:val="21"/>
                  </w:rPr>
                </w:rPrChange>
              </w:rPr>
              <w:t>RD(X|M=0)</w:t>
            </w:r>
          </w:p>
        </w:tc>
        <w:tc>
          <w:tcPr>
            <w:tcW w:w="0" w:type="auto"/>
            <w:tcBorders>
              <w:top w:val="single" w:sz="12" w:color="000000"/>
              <w:left w:val="nil"/>
              <w:bottom w:val="single" w:sz="4" w:color="000000"/>
              <w:right w:val="nil"/>
              <w:insideH w:val="nil"/>
              <w:insideV w:val="nil"/>
            </w:tcBorders>
            <w:tcMar>
              <w:left w:w="102" w:type="dxa"/>
              <w:right w:w="102" w:type="dxa"/>
            </w:tcMar>
            <w:tcPrChange w:id="4070"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2339CC5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33" w:author="Codex" w:date="2026-10-05T16:32:41.313017+00:00">
                  <w:rPr>
                    <w:rFonts w:cs="Times New Roman"/>
                    <w:szCs w:val="21"/>
                  </w:rPr>
                </w:rPrChange>
              </w:rPr>
              <w:pPrChange w:id="407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72" w:author="Codex" w:date="2026-10-05T16:32:41.313017+00:00">
                  <w:rPr>
                    <w:rFonts w:cs="Times New Roman"/>
                    <w:szCs w:val="21"/>
                  </w:rPr>
                </w:rPrChange>
              </w:rPr>
              <w:t>RD(X|M=1)</w:t>
            </w:r>
          </w:p>
        </w:tc>
        <w:tc>
          <w:tcPr>
            <w:tcW w:w="0" w:type="auto"/>
            <w:tcBorders>
              <w:top w:val="single" w:sz="12" w:color="000000"/>
              <w:left w:val="nil"/>
              <w:bottom w:val="single" w:sz="4" w:color="000000"/>
              <w:right w:val="nil"/>
              <w:insideH w:val="nil"/>
              <w:insideV w:val="nil"/>
            </w:tcBorders>
            <w:tcMar>
              <w:left w:w="102" w:type="dxa"/>
              <w:right w:w="102" w:type="dxa"/>
            </w:tcMar>
            <w:tcPrChange w:id="4073"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7B60C21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34" w:author="Codex" w:date="2026-10-05T16:32:41.313017+00:00">
                  <w:rPr>
                    <w:rFonts w:cs="Times New Roman"/>
                    <w:szCs w:val="21"/>
                  </w:rPr>
                </w:rPrChange>
              </w:rPr>
              <w:pPrChange w:id="407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75" w:author="Codex" w:date="2026-10-05T16:32:41.313017+00:00">
                  <w:rPr>
                    <w:rFonts w:cs="Times New Roman"/>
                    <w:szCs w:val="21"/>
                  </w:rPr>
                </w:rPrChange>
              </w:rPr>
              <w:t>IC-RD</w:t>
            </w:r>
          </w:p>
        </w:tc>
        <w:tc>
          <w:tcPr>
            <w:tcW w:w="0" w:type="auto"/>
            <w:tcBorders>
              <w:top w:val="single" w:sz="12" w:color="000000"/>
              <w:left w:val="nil"/>
              <w:bottom w:val="single" w:sz="4" w:color="000000"/>
              <w:right w:val="nil"/>
              <w:insideH w:val="nil"/>
              <w:insideV w:val="nil"/>
            </w:tcBorders>
            <w:noWrap/>
            <w:tcMar>
              <w:left w:w="102" w:type="dxa"/>
              <w:right w:w="102" w:type="dxa"/>
            </w:tcMar>
            <w:tcPrChange w:id="4076"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4A02540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35" w:author="Codex" w:date="2026-10-05T16:32:41.313017+00:00">
                  <w:rPr>
                    <w:rFonts w:cs="Times New Roman"/>
                    <w:szCs w:val="21"/>
                  </w:rPr>
                </w:rPrChange>
              </w:rPr>
              <w:pPrChange w:id="407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78" w:author="Codex" w:date="2026-10-05T16:32:41.313017+00:00">
                  <w:rPr>
                    <w:rFonts w:cs="Times New Roman"/>
                    <w:szCs w:val="21"/>
                  </w:rPr>
                </w:rPrChange>
              </w:rPr>
              <w:t>BH q</w:t>
            </w:r>
          </w:p>
        </w:tc>
      </w:tr>
      <w:tr w:rsidR="004B6004" w14:paraId="45265011"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4079" w:author="Codex" w:date="2026-10-05T16:32:41.313017+00:00">
              <w:tcPr>
                <w:tcW w:w="0" w:type="auto"/>
                <w:tcBorders>
                  <w:top w:val="nil"/>
                  <w:left w:val="nil"/>
                  <w:bottom w:val="nil"/>
                  <w:right w:val="nil"/>
                </w:tcBorders>
                <w:noWrap/>
                <w:tcMar>
                  <w:left w:w="102" w:type="dxa"/>
                  <w:right w:w="102" w:type="dxa"/>
                </w:tcMar>
                <w:vAlign w:val="center"/>
              </w:tcPr>
            </w:tcPrChange>
          </w:tcPr>
          <w:p w14:paraId="5C7792A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36" w:author="Codex" w:date="2026-10-05T16:32:41.313017+00:00">
                  <w:rPr>
                    <w:rFonts w:cs="Times New Roman"/>
                    <w:szCs w:val="21"/>
                  </w:rPr>
                </w:rPrChange>
              </w:rPr>
              <w:pPrChange w:id="408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81" w:author="Codex" w:date="2026-10-05T16:32:41.313017+00:00">
                  <w:rPr>
                    <w:rFonts w:cs="Times New Roman"/>
                    <w:szCs w:val="21"/>
                  </w:rPr>
                </w:rPrChange>
              </w:rPr>
              <w:t>AA‑S</w:t>
            </w:r>
          </w:p>
        </w:tc>
        <w:tc>
          <w:tcPr>
            <w:tcW w:w="0" w:type="auto"/>
            <w:tcBorders>
              <w:top w:val="nil"/>
              <w:left w:val="nil"/>
              <w:bottom w:val="nil"/>
              <w:right w:val="nil"/>
              <w:insideH w:val="nil"/>
              <w:insideV w:val="nil"/>
            </w:tcBorders>
            <w:noWrap/>
            <w:tcMar>
              <w:left w:w="102" w:type="dxa"/>
              <w:right w:w="102" w:type="dxa"/>
            </w:tcMar>
            <w:vAlign w:val="center"/>
            <w:tcPrChange w:id="4082" w:author="Codex" w:date="2026-10-05T16:32:41.313017+00:00">
              <w:tcPr>
                <w:tcW w:w="0" w:type="auto"/>
                <w:tcBorders>
                  <w:top w:val="nil"/>
                  <w:left w:val="nil"/>
                  <w:bottom w:val="nil"/>
                  <w:right w:val="nil"/>
                </w:tcBorders>
                <w:noWrap/>
                <w:tcMar>
                  <w:left w:w="102" w:type="dxa"/>
                  <w:right w:w="102" w:type="dxa"/>
                </w:tcMar>
                <w:vAlign w:val="center"/>
              </w:tcPr>
            </w:tcPrChange>
          </w:tcPr>
          <w:p w14:paraId="72411F7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37" w:author="Codex" w:date="2026-10-05T16:32:41.313017+00:00">
                  <w:rPr>
                    <w:rFonts w:cs="Times New Roman"/>
                    <w:szCs w:val="21"/>
                  </w:rPr>
                </w:rPrChange>
              </w:rPr>
              <w:pPrChange w:id="408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84" w:author="Codex" w:date="2026-10-05T16:32:41.313017+00:00">
                  <w:rPr>
                    <w:rFonts w:cs="Times New Roman"/>
                    <w:szCs w:val="21"/>
                  </w:rPr>
                </w:rPrChange>
              </w:rPr>
              <w:t>0.274</w:t>
            </w:r>
          </w:p>
        </w:tc>
        <w:tc>
          <w:tcPr>
            <w:tcW w:w="0" w:type="auto"/>
            <w:tcBorders>
              <w:top w:val="nil"/>
              <w:left w:val="nil"/>
              <w:bottom w:val="nil"/>
              <w:right w:val="nil"/>
              <w:insideH w:val="nil"/>
              <w:insideV w:val="nil"/>
            </w:tcBorders>
            <w:noWrap/>
            <w:tcMar>
              <w:left w:w="102" w:type="dxa"/>
              <w:right w:w="102" w:type="dxa"/>
            </w:tcMar>
            <w:vAlign w:val="center"/>
            <w:tcPrChange w:id="4085" w:author="Codex" w:date="2026-10-05T16:32:41.313017+00:00">
              <w:tcPr>
                <w:tcW w:w="0" w:type="auto"/>
                <w:tcBorders>
                  <w:top w:val="nil"/>
                  <w:left w:val="nil"/>
                  <w:bottom w:val="nil"/>
                  <w:right w:val="nil"/>
                </w:tcBorders>
                <w:noWrap/>
                <w:tcMar>
                  <w:left w:w="102" w:type="dxa"/>
                  <w:right w:w="102" w:type="dxa"/>
                </w:tcMar>
                <w:vAlign w:val="center"/>
              </w:tcPr>
            </w:tcPrChange>
          </w:tcPr>
          <w:p w14:paraId="47606D5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38" w:author="Codex" w:date="2026-10-05T16:32:41.313017+00:00">
                  <w:rPr>
                    <w:rFonts w:cs="Times New Roman"/>
                    <w:szCs w:val="21"/>
                  </w:rPr>
                </w:rPrChange>
              </w:rPr>
              <w:pPrChange w:id="408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87" w:author="Codex" w:date="2026-10-05T16:32:41.313017+00:00">
                  <w:rPr>
                    <w:rFonts w:cs="Times New Roman"/>
                    <w:szCs w:val="21"/>
                  </w:rPr>
                </w:rPrChange>
              </w:rPr>
              <w:t>0.322</w:t>
            </w:r>
          </w:p>
        </w:tc>
        <w:tc>
          <w:tcPr>
            <w:tcW w:w="0" w:type="auto"/>
            <w:tcBorders>
              <w:top w:val="nil"/>
              <w:left w:val="nil"/>
              <w:bottom w:val="nil"/>
              <w:right w:val="nil"/>
              <w:insideH w:val="nil"/>
              <w:insideV w:val="nil"/>
            </w:tcBorders>
            <w:noWrap/>
            <w:tcMar>
              <w:left w:w="102" w:type="dxa"/>
              <w:right w:w="102" w:type="dxa"/>
            </w:tcMar>
            <w:vAlign w:val="center"/>
            <w:tcPrChange w:id="4088" w:author="Codex" w:date="2026-10-05T16:32:41.313017+00:00">
              <w:tcPr>
                <w:tcW w:w="0" w:type="auto"/>
                <w:tcBorders>
                  <w:top w:val="nil"/>
                  <w:left w:val="nil"/>
                  <w:bottom w:val="nil"/>
                  <w:right w:val="nil"/>
                </w:tcBorders>
                <w:noWrap/>
                <w:tcMar>
                  <w:left w:w="102" w:type="dxa"/>
                  <w:right w:w="102" w:type="dxa"/>
                </w:tcMar>
                <w:vAlign w:val="center"/>
              </w:tcPr>
            </w:tcPrChange>
          </w:tcPr>
          <w:p w14:paraId="5950B33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39" w:author="Codex" w:date="2026-10-05T16:32:41.313017+00:00">
                  <w:rPr>
                    <w:rFonts w:cs="Times New Roman"/>
                    <w:szCs w:val="21"/>
                  </w:rPr>
                </w:rPrChange>
              </w:rPr>
              <w:pPrChange w:id="408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90" w:author="Codex" w:date="2026-10-05T16:32:41.313017+00:00">
                  <w:rPr>
                    <w:rFonts w:cs="Times New Roman"/>
                    <w:szCs w:val="21"/>
                  </w:rPr>
                </w:rPrChange>
              </w:rPr>
              <w:t>0.297</w:t>
            </w:r>
          </w:p>
        </w:tc>
        <w:tc>
          <w:tcPr>
            <w:tcW w:w="0" w:type="auto"/>
            <w:tcBorders>
              <w:top w:val="nil"/>
              <w:left w:val="nil"/>
              <w:bottom w:val="nil"/>
              <w:right w:val="nil"/>
              <w:insideH w:val="nil"/>
              <w:insideV w:val="nil"/>
            </w:tcBorders>
            <w:noWrap/>
            <w:tcMar>
              <w:left w:w="102" w:type="dxa"/>
              <w:right w:w="102" w:type="dxa"/>
            </w:tcMar>
            <w:vAlign w:val="center"/>
            <w:tcPrChange w:id="4091" w:author="Codex" w:date="2026-10-05T16:32:41.313017+00:00">
              <w:tcPr>
                <w:tcW w:w="0" w:type="auto"/>
                <w:tcBorders>
                  <w:top w:val="nil"/>
                  <w:left w:val="nil"/>
                  <w:bottom w:val="nil"/>
                  <w:right w:val="nil"/>
                </w:tcBorders>
                <w:noWrap/>
                <w:tcMar>
                  <w:left w:w="102" w:type="dxa"/>
                  <w:right w:w="102" w:type="dxa"/>
                </w:tcMar>
                <w:vAlign w:val="center"/>
              </w:tcPr>
            </w:tcPrChange>
          </w:tcPr>
          <w:p w14:paraId="07F95AA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40" w:author="Codex" w:date="2026-10-05T16:32:41.313017+00:00">
                  <w:rPr>
                    <w:rFonts w:cs="Times New Roman"/>
                    <w:szCs w:val="21"/>
                  </w:rPr>
                </w:rPrChange>
              </w:rPr>
              <w:pPrChange w:id="409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93" w:author="Codex" w:date="2026-10-05T16:32:41.313017+00:00">
                  <w:rPr>
                    <w:rFonts w:cs="Times New Roman"/>
                    <w:szCs w:val="21"/>
                  </w:rPr>
                </w:rPrChange>
              </w:rPr>
              <w:t>0.346</w:t>
            </w:r>
          </w:p>
        </w:tc>
        <w:tc>
          <w:tcPr>
            <w:tcW w:w="0" w:type="auto"/>
            <w:tcBorders>
              <w:top w:val="nil"/>
              <w:left w:val="nil"/>
              <w:bottom w:val="nil"/>
              <w:right w:val="nil"/>
              <w:insideH w:val="nil"/>
              <w:insideV w:val="nil"/>
            </w:tcBorders>
            <w:tcMar>
              <w:left w:w="102" w:type="dxa"/>
              <w:right w:w="102" w:type="dxa"/>
            </w:tcMar>
            <w:vAlign w:val="center"/>
            <w:tcPrChange w:id="4094" w:author="Codex" w:date="2026-10-05T16:32:41.313017+00:00">
              <w:tcPr>
                <w:tcW w:w="0" w:type="auto"/>
                <w:tcBorders>
                  <w:top w:val="nil"/>
                  <w:left w:val="nil"/>
                  <w:bottom w:val="nil"/>
                  <w:right w:val="nil"/>
                </w:tcBorders>
                <w:tcMar>
                  <w:left w:w="102" w:type="dxa"/>
                  <w:right w:w="102" w:type="dxa"/>
                </w:tcMar>
                <w:vAlign w:val="center"/>
              </w:tcPr>
            </w:tcPrChange>
          </w:tcPr>
          <w:p w14:paraId="04172ED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41" w:author="Codex" w:date="2026-10-05T16:32:41.313017+00:00">
                  <w:rPr>
                    <w:rFonts w:cs="Times New Roman"/>
                    <w:szCs w:val="21"/>
                  </w:rPr>
                </w:rPrChange>
              </w:rPr>
              <w:pPrChange w:id="409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96" w:author="Codex" w:date="2026-10-05T16:32:41.313017+00:00">
                  <w:rPr>
                    <w:rFonts w:cs="Times New Roman"/>
                    <w:szCs w:val="21"/>
                  </w:rPr>
                </w:rPrChange>
              </w:rPr>
              <w:t>4.81</w:t>
            </w:r>
            <w:r>
              <w:rPr>
                <w:rFonts w:ascii="Times New Roman" w:hAnsi="Times New Roman" w:cs="Times New Roman" w:eastAsia="SimSun"/>
                <w:b w:val="0"/>
                <w:bCs w:val="0"/>
                <w:sz w:val="21"/>
                <w:szCs w:val="21"/>
                <w:rPrChange w:id="4097" w:author="Codex" w:date="2026-10-05T16:32:41.313017+00:00">
                  <w:rPr>
                    <w:rFonts w:cs="Times New Roman"/>
                    <w:szCs w:val="21"/>
                  </w:rPr>
                </w:rPrChange>
              </w:rPr>
              <w:t>（</w:t>
            </w:r>
            <w:r>
              <w:rPr>
                <w:rFonts w:ascii="Times New Roman" w:hAnsi="Times New Roman" w:cs="Times New Roman" w:eastAsia="SimSun"/>
                <w:b w:val="0"/>
                <w:bCs w:val="0"/>
                <w:sz w:val="21"/>
                <w:szCs w:val="21"/>
                <w:rPrChange w:id="4098" w:author="Codex" w:date="2026-10-05T16:32:41.313017+00:00">
                  <w:rPr>
                    <w:rFonts w:cs="Times New Roman"/>
                    <w:szCs w:val="21"/>
                  </w:rPr>
                </w:rPrChange>
              </w:rPr>
              <w:t>0.29</w:t>
            </w:r>
            <w:r>
              <w:rPr>
                <w:rFonts w:ascii="Times New Roman" w:hAnsi="Times New Roman" w:cs="Times New Roman" w:eastAsia="SimSun"/>
                <w:b w:val="0"/>
                <w:bCs w:val="0"/>
                <w:sz w:val="21"/>
                <w:szCs w:val="21"/>
                <w:rPrChange w:id="4099" w:author="Codex" w:date="2026-10-05T16:32:41.313017+00:00">
                  <w:rPr>
                    <w:rFonts w:cs="Times New Roman"/>
                    <w:szCs w:val="21"/>
                  </w:rPr>
                </w:rPrChange>
              </w:rPr>
              <w:t>，</w:t>
            </w:r>
            <w:r>
              <w:rPr>
                <w:rFonts w:ascii="Times New Roman" w:hAnsi="Times New Roman" w:cs="Times New Roman" w:eastAsia="SimSun"/>
                <w:b w:val="0"/>
                <w:bCs w:val="0"/>
                <w:sz w:val="21"/>
                <w:szCs w:val="21"/>
                <w:rPrChange w:id="4100" w:author="Codex" w:date="2026-10-05T16:32:41.313017+00:00">
                  <w:rPr>
                    <w:rFonts w:cs="Times New Roman"/>
                    <w:szCs w:val="21"/>
                  </w:rPr>
                </w:rPrChange>
              </w:rPr>
              <w:t>9.33</w:t>
            </w:r>
            <w:r>
              <w:rPr>
                <w:rFonts w:ascii="Times New Roman" w:hAnsi="Times New Roman" w:cs="Times New Roman" w:eastAsia="SimSun"/>
                <w:b w:val="0"/>
                <w:bCs w:val="0"/>
                <w:sz w:val="21"/>
                <w:szCs w:val="21"/>
                <w:rPrChange w:id="4101"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102" w:author="Codex" w:date="2026-10-05T16:32:41.313017+00:00">
              <w:tcPr>
                <w:tcW w:w="0" w:type="auto"/>
                <w:tcBorders>
                  <w:top w:val="nil"/>
                  <w:left w:val="nil"/>
                  <w:bottom w:val="nil"/>
                  <w:right w:val="nil"/>
                </w:tcBorders>
                <w:tcMar>
                  <w:left w:w="102" w:type="dxa"/>
                  <w:right w:w="102" w:type="dxa"/>
                </w:tcMar>
                <w:vAlign w:val="center"/>
              </w:tcPr>
            </w:tcPrChange>
          </w:tcPr>
          <w:p w14:paraId="086D42E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42" w:author="Codex" w:date="2026-10-05T16:32:41.313017+00:00">
                  <w:rPr>
                    <w:rFonts w:cs="Times New Roman"/>
                    <w:szCs w:val="21"/>
                  </w:rPr>
                </w:rPrChange>
              </w:rPr>
              <w:pPrChange w:id="410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04" w:author="Codex" w:date="2026-10-05T16:32:41.313017+00:00">
                  <w:rPr>
                    <w:rFonts w:cs="Times New Roman"/>
                    <w:szCs w:val="21"/>
                  </w:rPr>
                </w:rPrChange>
              </w:rPr>
              <w:t>4.92</w:t>
            </w:r>
            <w:r>
              <w:rPr>
                <w:rFonts w:ascii="Times New Roman" w:hAnsi="Times New Roman" w:cs="Times New Roman" w:eastAsia="SimSun"/>
                <w:b w:val="0"/>
                <w:bCs w:val="0"/>
                <w:sz w:val="21"/>
                <w:szCs w:val="21"/>
                <w:rPrChange w:id="4105" w:author="Codex" w:date="2026-10-05T16:32:41.313017+00:00">
                  <w:rPr>
                    <w:rFonts w:cs="Times New Roman"/>
                    <w:szCs w:val="21"/>
                  </w:rPr>
                </w:rPrChange>
              </w:rPr>
              <w:t>（</w:t>
            </w:r>
            <w:r>
              <w:rPr>
                <w:rFonts w:ascii="Times New Roman" w:hAnsi="Times New Roman" w:cs="Times New Roman" w:eastAsia="SimSun"/>
                <w:b w:val="0"/>
                <w:bCs w:val="0"/>
                <w:sz w:val="21"/>
                <w:szCs w:val="21"/>
                <w:rPrChange w:id="4106" w:author="Codex" w:date="2026-10-05T16:32:41.313017+00:00">
                  <w:rPr>
                    <w:rFonts w:cs="Times New Roman"/>
                    <w:szCs w:val="21"/>
                  </w:rPr>
                </w:rPrChange>
              </w:rPr>
              <w:t>-0.13</w:t>
            </w:r>
            <w:r>
              <w:rPr>
                <w:rFonts w:ascii="Times New Roman" w:hAnsi="Times New Roman" w:cs="Times New Roman" w:eastAsia="SimSun"/>
                <w:b w:val="0"/>
                <w:bCs w:val="0"/>
                <w:sz w:val="21"/>
                <w:szCs w:val="21"/>
                <w:rPrChange w:id="4107" w:author="Codex" w:date="2026-10-05T16:32:41.313017+00:00">
                  <w:rPr>
                    <w:rFonts w:cs="Times New Roman"/>
                    <w:szCs w:val="21"/>
                  </w:rPr>
                </w:rPrChange>
              </w:rPr>
              <w:t>，</w:t>
            </w:r>
            <w:r>
              <w:rPr>
                <w:rFonts w:ascii="Times New Roman" w:hAnsi="Times New Roman" w:cs="Times New Roman" w:eastAsia="SimSun"/>
                <w:b w:val="0"/>
                <w:bCs w:val="0"/>
                <w:sz w:val="21"/>
                <w:szCs w:val="21"/>
                <w:rPrChange w:id="4108" w:author="Codex" w:date="2026-10-05T16:32:41.313017+00:00">
                  <w:rPr>
                    <w:rFonts w:cs="Times New Roman"/>
                    <w:szCs w:val="21"/>
                  </w:rPr>
                </w:rPrChange>
              </w:rPr>
              <w:t>9.98</w:t>
            </w:r>
            <w:r>
              <w:rPr>
                <w:rFonts w:ascii="Times New Roman" w:hAnsi="Times New Roman" w:cs="Times New Roman" w:eastAsia="SimSun"/>
                <w:b w:val="0"/>
                <w:bCs w:val="0"/>
                <w:sz w:val="21"/>
                <w:szCs w:val="21"/>
                <w:rPrChange w:id="4109"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110" w:author="Codex" w:date="2026-10-05T16:32:41.313017+00:00">
              <w:tcPr>
                <w:tcW w:w="0" w:type="auto"/>
                <w:tcBorders>
                  <w:top w:val="nil"/>
                  <w:left w:val="nil"/>
                  <w:bottom w:val="nil"/>
                  <w:right w:val="nil"/>
                </w:tcBorders>
                <w:tcMar>
                  <w:left w:w="102" w:type="dxa"/>
                  <w:right w:w="102" w:type="dxa"/>
                </w:tcMar>
                <w:vAlign w:val="center"/>
              </w:tcPr>
            </w:tcPrChange>
          </w:tcPr>
          <w:p w14:paraId="62AC6C5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43" w:author="Codex" w:date="2026-10-05T16:32:41.313017+00:00">
                  <w:rPr>
                    <w:rFonts w:cs="Times New Roman"/>
                    <w:szCs w:val="21"/>
                  </w:rPr>
                </w:rPrChange>
              </w:rPr>
              <w:pPrChange w:id="411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12" w:author="Codex" w:date="2026-10-05T16:32:41.313017+00:00">
                  <w:rPr>
                    <w:rFonts w:cs="Times New Roman"/>
                    <w:szCs w:val="21"/>
                  </w:rPr>
                </w:rPrChange>
              </w:rPr>
              <w:t>0.11</w:t>
            </w:r>
            <w:r>
              <w:rPr>
                <w:rFonts w:ascii="Times New Roman" w:hAnsi="Times New Roman" w:cs="Times New Roman" w:eastAsia="SimSun"/>
                <w:b w:val="0"/>
                <w:bCs w:val="0"/>
                <w:sz w:val="21"/>
                <w:szCs w:val="21"/>
                <w:rPrChange w:id="4113" w:author="Codex" w:date="2026-10-05T16:32:41.313017+00:00">
                  <w:rPr>
                    <w:rFonts w:cs="Times New Roman"/>
                    <w:szCs w:val="21"/>
                  </w:rPr>
                </w:rPrChange>
              </w:rPr>
              <w:t>（</w:t>
            </w:r>
            <w:r>
              <w:rPr>
                <w:rFonts w:ascii="Times New Roman" w:hAnsi="Times New Roman" w:cs="Times New Roman" w:eastAsia="SimSun"/>
                <w:b w:val="0"/>
                <w:bCs w:val="0"/>
                <w:sz w:val="21"/>
                <w:szCs w:val="21"/>
                <w:rPrChange w:id="4114" w:author="Codex" w:date="2026-10-05T16:32:41.313017+00:00">
                  <w:rPr>
                    <w:rFonts w:cs="Times New Roman"/>
                    <w:szCs w:val="21"/>
                  </w:rPr>
                </w:rPrChange>
              </w:rPr>
              <w:t>-6.78</w:t>
            </w:r>
            <w:r>
              <w:rPr>
                <w:rFonts w:ascii="Times New Roman" w:hAnsi="Times New Roman" w:cs="Times New Roman" w:eastAsia="SimSun"/>
                <w:b w:val="0"/>
                <w:bCs w:val="0"/>
                <w:sz w:val="21"/>
                <w:szCs w:val="21"/>
                <w:rPrChange w:id="4115" w:author="Codex" w:date="2026-10-05T16:32:41.313017+00:00">
                  <w:rPr>
                    <w:rFonts w:cs="Times New Roman"/>
                    <w:szCs w:val="21"/>
                  </w:rPr>
                </w:rPrChange>
              </w:rPr>
              <w:t>，</w:t>
            </w:r>
            <w:r>
              <w:rPr>
                <w:rFonts w:ascii="Times New Roman" w:hAnsi="Times New Roman" w:cs="Times New Roman" w:eastAsia="SimSun"/>
                <w:b w:val="0"/>
                <w:bCs w:val="0"/>
                <w:sz w:val="21"/>
                <w:szCs w:val="21"/>
                <w:rPrChange w:id="4116" w:author="Codex" w:date="2026-10-05T16:32:41.313017+00:00">
                  <w:rPr>
                    <w:rFonts w:cs="Times New Roman"/>
                    <w:szCs w:val="21"/>
                  </w:rPr>
                </w:rPrChange>
              </w:rPr>
              <w:t>6.89</w:t>
            </w:r>
            <w:r>
              <w:rPr>
                <w:rFonts w:ascii="Times New Roman" w:hAnsi="Times New Roman" w:cs="Times New Roman" w:eastAsia="SimSun"/>
                <w:b w:val="0"/>
                <w:bCs w:val="0"/>
                <w:sz w:val="21"/>
                <w:szCs w:val="21"/>
                <w:rPrChange w:id="4117" w:author="Codex" w:date="2026-10-05T16:32:41.313017+00:00">
                  <w:rPr>
                    <w:rFonts w:cs="Times New Roman"/>
                    <w:szCs w:val="21"/>
                  </w:rPr>
                </w:rPrChange>
              </w:rPr>
              <w:t>）</w:t>
            </w:r>
          </w:p>
        </w:tc>
        <w:tc>
          <w:tcPr>
            <w:tcW w:w="0" w:type="auto"/>
            <w:tcBorders>
              <w:top w:val="nil"/>
              <w:left w:val="nil"/>
              <w:bottom w:val="nil"/>
              <w:right w:val="nil"/>
              <w:insideH w:val="nil"/>
              <w:insideV w:val="nil"/>
            </w:tcBorders>
            <w:noWrap/>
            <w:tcMar>
              <w:left w:w="102" w:type="dxa"/>
              <w:right w:w="102" w:type="dxa"/>
            </w:tcMar>
            <w:vAlign w:val="center"/>
            <w:tcPrChange w:id="4118" w:author="Codex" w:date="2026-10-05T16:32:41.313017+00:00">
              <w:tcPr>
                <w:tcW w:w="0" w:type="auto"/>
                <w:tcBorders>
                  <w:top w:val="nil"/>
                  <w:left w:val="nil"/>
                  <w:bottom w:val="nil"/>
                  <w:right w:val="nil"/>
                </w:tcBorders>
                <w:noWrap/>
                <w:tcMar>
                  <w:left w:w="102" w:type="dxa"/>
                  <w:right w:w="102" w:type="dxa"/>
                </w:tcMar>
                <w:vAlign w:val="center"/>
              </w:tcPr>
            </w:tcPrChange>
          </w:tcPr>
          <w:p w14:paraId="0BC5FA7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44" w:author="Codex" w:date="2026-10-05T16:32:41.313017+00:00">
                  <w:rPr>
                    <w:rFonts w:cs="Times New Roman"/>
                    <w:szCs w:val="21"/>
                  </w:rPr>
                </w:rPrChange>
              </w:rPr>
              <w:pPrChange w:id="411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20" w:author="Codex" w:date="2026-10-05T16:32:41.313017+00:00">
                  <w:rPr>
                    <w:rFonts w:cs="Times New Roman"/>
                    <w:szCs w:val="21"/>
                  </w:rPr>
                </w:rPrChange>
              </w:rPr>
              <w:t>.974</w:t>
            </w:r>
          </w:p>
        </w:tc>
      </w:tr>
      <w:tr w:rsidR="004B6004" w14:paraId="24C13F68"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4121" w:author="Codex" w:date="2026-10-05T16:32:41.313017+00:00">
              <w:tcPr>
                <w:tcW w:w="0" w:type="auto"/>
                <w:tcBorders>
                  <w:top w:val="nil"/>
                  <w:left w:val="nil"/>
                  <w:bottom w:val="nil"/>
                  <w:right w:val="nil"/>
                </w:tcBorders>
                <w:noWrap/>
                <w:tcMar>
                  <w:left w:w="102" w:type="dxa"/>
                  <w:right w:w="102" w:type="dxa"/>
                </w:tcMar>
                <w:vAlign w:val="center"/>
              </w:tcPr>
            </w:tcPrChange>
          </w:tcPr>
          <w:p w14:paraId="69DA75C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45" w:author="Codex" w:date="2026-10-05T16:32:41.313017+00:00">
                  <w:rPr>
                    <w:rFonts w:cs="Times New Roman"/>
                    <w:szCs w:val="21"/>
                  </w:rPr>
                </w:rPrChange>
              </w:rPr>
              <w:pPrChange w:id="412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23" w:author="Codex" w:date="2026-10-05T16:32:41.313017+00:00">
                  <w:rPr>
                    <w:rFonts w:cs="Times New Roman"/>
                    <w:szCs w:val="21"/>
                  </w:rPr>
                </w:rPrChange>
              </w:rPr>
              <w:t>AA‑P</w:t>
            </w:r>
          </w:p>
        </w:tc>
        <w:tc>
          <w:tcPr>
            <w:tcW w:w="0" w:type="auto"/>
            <w:tcBorders>
              <w:top w:val="nil"/>
              <w:left w:val="nil"/>
              <w:bottom w:val="nil"/>
              <w:right w:val="nil"/>
              <w:insideH w:val="nil"/>
              <w:insideV w:val="nil"/>
            </w:tcBorders>
            <w:noWrap/>
            <w:tcMar>
              <w:left w:w="102" w:type="dxa"/>
              <w:right w:w="102" w:type="dxa"/>
            </w:tcMar>
            <w:vAlign w:val="center"/>
            <w:tcPrChange w:id="4124" w:author="Codex" w:date="2026-10-05T16:32:41.313017+00:00">
              <w:tcPr>
                <w:tcW w:w="0" w:type="auto"/>
                <w:tcBorders>
                  <w:top w:val="nil"/>
                  <w:left w:val="nil"/>
                  <w:bottom w:val="nil"/>
                  <w:right w:val="nil"/>
                </w:tcBorders>
                <w:noWrap/>
                <w:tcMar>
                  <w:left w:w="102" w:type="dxa"/>
                  <w:right w:w="102" w:type="dxa"/>
                </w:tcMar>
                <w:vAlign w:val="center"/>
              </w:tcPr>
            </w:tcPrChange>
          </w:tcPr>
          <w:p w14:paraId="7CE5A98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46" w:author="Codex" w:date="2026-10-05T16:32:41.313017+00:00">
                  <w:rPr>
                    <w:rFonts w:cs="Times New Roman"/>
                    <w:szCs w:val="21"/>
                  </w:rPr>
                </w:rPrChange>
              </w:rPr>
              <w:pPrChange w:id="412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26" w:author="Codex" w:date="2026-10-05T16:32:41.313017+00:00">
                  <w:rPr>
                    <w:rFonts w:cs="Times New Roman"/>
                    <w:szCs w:val="21"/>
                  </w:rPr>
                </w:rPrChange>
              </w:rPr>
              <w:t>0.284</w:t>
            </w:r>
          </w:p>
        </w:tc>
        <w:tc>
          <w:tcPr>
            <w:tcW w:w="0" w:type="auto"/>
            <w:tcBorders>
              <w:top w:val="nil"/>
              <w:left w:val="nil"/>
              <w:bottom w:val="nil"/>
              <w:right w:val="nil"/>
              <w:insideH w:val="nil"/>
              <w:insideV w:val="nil"/>
            </w:tcBorders>
            <w:noWrap/>
            <w:tcMar>
              <w:left w:w="102" w:type="dxa"/>
              <w:right w:w="102" w:type="dxa"/>
            </w:tcMar>
            <w:vAlign w:val="center"/>
            <w:tcPrChange w:id="4127" w:author="Codex" w:date="2026-10-05T16:32:41.313017+00:00">
              <w:tcPr>
                <w:tcW w:w="0" w:type="auto"/>
                <w:tcBorders>
                  <w:top w:val="nil"/>
                  <w:left w:val="nil"/>
                  <w:bottom w:val="nil"/>
                  <w:right w:val="nil"/>
                </w:tcBorders>
                <w:noWrap/>
                <w:tcMar>
                  <w:left w:w="102" w:type="dxa"/>
                  <w:right w:w="102" w:type="dxa"/>
                </w:tcMar>
                <w:vAlign w:val="center"/>
              </w:tcPr>
            </w:tcPrChange>
          </w:tcPr>
          <w:p w14:paraId="11A4EC5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47" w:author="Codex" w:date="2026-10-05T16:32:41.313017+00:00">
                  <w:rPr>
                    <w:rFonts w:cs="Times New Roman"/>
                    <w:szCs w:val="21"/>
                  </w:rPr>
                </w:rPrChange>
              </w:rPr>
              <w:pPrChange w:id="412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29" w:author="Codex" w:date="2026-10-05T16:32:41.313017+00:00">
                  <w:rPr>
                    <w:rFonts w:cs="Times New Roman"/>
                    <w:szCs w:val="21"/>
                  </w:rPr>
                </w:rPrChange>
              </w:rPr>
              <w:t>0.284</w:t>
            </w:r>
          </w:p>
        </w:tc>
        <w:tc>
          <w:tcPr>
            <w:tcW w:w="0" w:type="auto"/>
            <w:tcBorders>
              <w:top w:val="nil"/>
              <w:left w:val="nil"/>
              <w:bottom w:val="nil"/>
              <w:right w:val="nil"/>
              <w:insideH w:val="nil"/>
              <w:insideV w:val="nil"/>
            </w:tcBorders>
            <w:noWrap/>
            <w:tcMar>
              <w:left w:w="102" w:type="dxa"/>
              <w:right w:w="102" w:type="dxa"/>
            </w:tcMar>
            <w:vAlign w:val="center"/>
            <w:tcPrChange w:id="4130" w:author="Codex" w:date="2026-10-05T16:32:41.313017+00:00">
              <w:tcPr>
                <w:tcW w:w="0" w:type="auto"/>
                <w:tcBorders>
                  <w:top w:val="nil"/>
                  <w:left w:val="nil"/>
                  <w:bottom w:val="nil"/>
                  <w:right w:val="nil"/>
                </w:tcBorders>
                <w:noWrap/>
                <w:tcMar>
                  <w:left w:w="102" w:type="dxa"/>
                  <w:right w:w="102" w:type="dxa"/>
                </w:tcMar>
                <w:vAlign w:val="center"/>
              </w:tcPr>
            </w:tcPrChange>
          </w:tcPr>
          <w:p w14:paraId="7F0BB91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48" w:author="Codex" w:date="2026-10-05T16:32:41.313017+00:00">
                  <w:rPr>
                    <w:rFonts w:cs="Times New Roman"/>
                    <w:szCs w:val="21"/>
                  </w:rPr>
                </w:rPrChange>
              </w:rPr>
              <w:pPrChange w:id="413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32" w:author="Codex" w:date="2026-10-05T16:32:41.313017+00:00">
                  <w:rPr>
                    <w:rFonts w:cs="Times New Roman"/>
                    <w:szCs w:val="21"/>
                  </w:rPr>
                </w:rPrChange>
              </w:rPr>
              <w:t>0.277</w:t>
            </w:r>
          </w:p>
        </w:tc>
        <w:tc>
          <w:tcPr>
            <w:tcW w:w="0" w:type="auto"/>
            <w:tcBorders>
              <w:top w:val="nil"/>
              <w:left w:val="nil"/>
              <w:bottom w:val="nil"/>
              <w:right w:val="nil"/>
              <w:insideH w:val="nil"/>
              <w:insideV w:val="nil"/>
            </w:tcBorders>
            <w:noWrap/>
            <w:tcMar>
              <w:left w:w="102" w:type="dxa"/>
              <w:right w:w="102" w:type="dxa"/>
            </w:tcMar>
            <w:vAlign w:val="center"/>
            <w:tcPrChange w:id="4133" w:author="Codex" w:date="2026-10-05T16:32:41.313017+00:00">
              <w:tcPr>
                <w:tcW w:w="0" w:type="auto"/>
                <w:tcBorders>
                  <w:top w:val="nil"/>
                  <w:left w:val="nil"/>
                  <w:bottom w:val="nil"/>
                  <w:right w:val="nil"/>
                </w:tcBorders>
                <w:noWrap/>
                <w:tcMar>
                  <w:left w:w="102" w:type="dxa"/>
                  <w:right w:w="102" w:type="dxa"/>
                </w:tcMar>
                <w:vAlign w:val="center"/>
              </w:tcPr>
            </w:tcPrChange>
          </w:tcPr>
          <w:p w14:paraId="7FC7BDD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49" w:author="Codex" w:date="2026-10-05T16:32:41.313017+00:00">
                  <w:rPr>
                    <w:rFonts w:cs="Times New Roman"/>
                    <w:szCs w:val="21"/>
                  </w:rPr>
                </w:rPrChange>
              </w:rPr>
              <w:pPrChange w:id="413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35" w:author="Codex" w:date="2026-10-05T16:32:41.313017+00:00">
                  <w:rPr>
                    <w:rFonts w:cs="Times New Roman"/>
                    <w:szCs w:val="21"/>
                  </w:rPr>
                </w:rPrChange>
              </w:rPr>
              <w:t>0.337</w:t>
            </w:r>
          </w:p>
        </w:tc>
        <w:tc>
          <w:tcPr>
            <w:tcW w:w="0" w:type="auto"/>
            <w:tcBorders>
              <w:top w:val="nil"/>
              <w:left w:val="nil"/>
              <w:bottom w:val="nil"/>
              <w:right w:val="nil"/>
              <w:insideH w:val="nil"/>
              <w:insideV w:val="nil"/>
            </w:tcBorders>
            <w:tcMar>
              <w:left w:w="102" w:type="dxa"/>
              <w:right w:w="102" w:type="dxa"/>
            </w:tcMar>
            <w:vAlign w:val="center"/>
            <w:tcPrChange w:id="4136" w:author="Codex" w:date="2026-10-05T16:32:41.313017+00:00">
              <w:tcPr>
                <w:tcW w:w="0" w:type="auto"/>
                <w:tcBorders>
                  <w:top w:val="nil"/>
                  <w:left w:val="nil"/>
                  <w:bottom w:val="nil"/>
                  <w:right w:val="nil"/>
                </w:tcBorders>
                <w:tcMar>
                  <w:left w:w="102" w:type="dxa"/>
                  <w:right w:w="102" w:type="dxa"/>
                </w:tcMar>
                <w:vAlign w:val="center"/>
              </w:tcPr>
            </w:tcPrChange>
          </w:tcPr>
          <w:p w14:paraId="2CCB5DF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50" w:author="Codex" w:date="2026-10-05T16:32:41.313017+00:00">
                  <w:rPr>
                    <w:rFonts w:cs="Times New Roman"/>
                    <w:szCs w:val="21"/>
                  </w:rPr>
                </w:rPrChange>
              </w:rPr>
              <w:pPrChange w:id="413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38" w:author="Codex" w:date="2026-10-05T16:32:41.313017+00:00">
                  <w:rPr>
                    <w:rFonts w:cs="Times New Roman"/>
                    <w:szCs w:val="21"/>
                  </w:rPr>
                </w:rPrChange>
              </w:rPr>
              <w:t>-0.02</w:t>
            </w:r>
            <w:r>
              <w:rPr>
                <w:rFonts w:ascii="Times New Roman" w:hAnsi="Times New Roman" w:cs="Times New Roman" w:eastAsia="SimSun"/>
                <w:b w:val="0"/>
                <w:bCs w:val="0"/>
                <w:sz w:val="21"/>
                <w:szCs w:val="21"/>
                <w:rPrChange w:id="4139" w:author="Codex" w:date="2026-10-05T16:32:41.313017+00:00">
                  <w:rPr>
                    <w:rFonts w:cs="Times New Roman"/>
                    <w:szCs w:val="21"/>
                  </w:rPr>
                </w:rPrChange>
              </w:rPr>
              <w:t>（</w:t>
            </w:r>
            <w:r>
              <w:rPr>
                <w:rFonts w:ascii="Times New Roman" w:hAnsi="Times New Roman" w:cs="Times New Roman" w:eastAsia="SimSun"/>
                <w:b w:val="0"/>
                <w:bCs w:val="0"/>
                <w:sz w:val="21"/>
                <w:szCs w:val="21"/>
                <w:rPrChange w:id="4140" w:author="Codex" w:date="2026-10-05T16:32:41.313017+00:00">
                  <w:rPr>
                    <w:rFonts w:cs="Times New Roman"/>
                    <w:szCs w:val="21"/>
                  </w:rPr>
                </w:rPrChange>
              </w:rPr>
              <w:t>-4.69</w:t>
            </w:r>
            <w:r>
              <w:rPr>
                <w:rFonts w:ascii="Times New Roman" w:hAnsi="Times New Roman" w:cs="Times New Roman" w:eastAsia="SimSun"/>
                <w:b w:val="0"/>
                <w:bCs w:val="0"/>
                <w:sz w:val="21"/>
                <w:szCs w:val="21"/>
                <w:rPrChange w:id="4141" w:author="Codex" w:date="2026-10-05T16:32:41.313017+00:00">
                  <w:rPr>
                    <w:rFonts w:cs="Times New Roman"/>
                    <w:szCs w:val="21"/>
                  </w:rPr>
                </w:rPrChange>
              </w:rPr>
              <w:t>，</w:t>
            </w:r>
            <w:r>
              <w:rPr>
                <w:rFonts w:ascii="Times New Roman" w:hAnsi="Times New Roman" w:cs="Times New Roman" w:eastAsia="SimSun"/>
                <w:b w:val="0"/>
                <w:bCs w:val="0"/>
                <w:sz w:val="21"/>
                <w:szCs w:val="21"/>
                <w:rPrChange w:id="4142" w:author="Codex" w:date="2026-10-05T16:32:41.313017+00:00">
                  <w:rPr>
                    <w:rFonts w:cs="Times New Roman"/>
                    <w:szCs w:val="21"/>
                  </w:rPr>
                </w:rPrChange>
              </w:rPr>
              <w:t>4.66</w:t>
            </w:r>
            <w:r>
              <w:rPr>
                <w:rFonts w:ascii="Times New Roman" w:hAnsi="Times New Roman" w:cs="Times New Roman" w:eastAsia="SimSun"/>
                <w:b w:val="0"/>
                <w:bCs w:val="0"/>
                <w:sz w:val="21"/>
                <w:szCs w:val="21"/>
                <w:rPrChange w:id="4143"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144" w:author="Codex" w:date="2026-10-05T16:32:41.313017+00:00">
              <w:tcPr>
                <w:tcW w:w="0" w:type="auto"/>
                <w:tcBorders>
                  <w:top w:val="nil"/>
                  <w:left w:val="nil"/>
                  <w:bottom w:val="nil"/>
                  <w:right w:val="nil"/>
                </w:tcBorders>
                <w:tcMar>
                  <w:left w:w="102" w:type="dxa"/>
                  <w:right w:w="102" w:type="dxa"/>
                </w:tcMar>
                <w:vAlign w:val="center"/>
              </w:tcPr>
            </w:tcPrChange>
          </w:tcPr>
          <w:p w14:paraId="10E18E4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51" w:author="Codex" w:date="2026-10-05T16:32:41.313017+00:00">
                  <w:rPr>
                    <w:rFonts w:cs="Times New Roman"/>
                    <w:szCs w:val="21"/>
                  </w:rPr>
                </w:rPrChange>
              </w:rPr>
              <w:pPrChange w:id="414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46" w:author="Codex" w:date="2026-10-05T16:32:41.313017+00:00">
                  <w:rPr>
                    <w:rFonts w:cs="Times New Roman"/>
                    <w:szCs w:val="21"/>
                  </w:rPr>
                </w:rPrChange>
              </w:rPr>
              <w:t>6.00</w:t>
            </w:r>
            <w:r>
              <w:rPr>
                <w:rFonts w:ascii="Times New Roman" w:hAnsi="Times New Roman" w:cs="Times New Roman" w:eastAsia="SimSun"/>
                <w:b w:val="0"/>
                <w:bCs w:val="0"/>
                <w:sz w:val="21"/>
                <w:szCs w:val="21"/>
                <w:rPrChange w:id="4147" w:author="Codex" w:date="2026-10-05T16:32:41.313017+00:00">
                  <w:rPr>
                    <w:rFonts w:cs="Times New Roman"/>
                    <w:szCs w:val="21"/>
                  </w:rPr>
                </w:rPrChange>
              </w:rPr>
              <w:t>（</w:t>
            </w:r>
            <w:r>
              <w:rPr>
                <w:rFonts w:ascii="Times New Roman" w:hAnsi="Times New Roman" w:cs="Times New Roman" w:eastAsia="SimSun"/>
                <w:b w:val="0"/>
                <w:bCs w:val="0"/>
                <w:sz w:val="21"/>
                <w:szCs w:val="21"/>
                <w:rPrChange w:id="4148" w:author="Codex" w:date="2026-10-05T16:32:41.313017+00:00">
                  <w:rPr>
                    <w:rFonts w:cs="Times New Roman"/>
                    <w:szCs w:val="21"/>
                  </w:rPr>
                </w:rPrChange>
              </w:rPr>
              <w:t>1.05</w:t>
            </w:r>
            <w:r>
              <w:rPr>
                <w:rFonts w:ascii="Times New Roman" w:hAnsi="Times New Roman" w:cs="Times New Roman" w:eastAsia="SimSun"/>
                <w:b w:val="0"/>
                <w:bCs w:val="0"/>
                <w:sz w:val="21"/>
                <w:szCs w:val="21"/>
                <w:rPrChange w:id="4149" w:author="Codex" w:date="2026-10-05T16:32:41.313017+00:00">
                  <w:rPr>
                    <w:rFonts w:cs="Times New Roman"/>
                    <w:szCs w:val="21"/>
                  </w:rPr>
                </w:rPrChange>
              </w:rPr>
              <w:t>，</w:t>
            </w:r>
            <w:r>
              <w:rPr>
                <w:rFonts w:ascii="Times New Roman" w:hAnsi="Times New Roman" w:cs="Times New Roman" w:eastAsia="SimSun"/>
                <w:b w:val="0"/>
                <w:bCs w:val="0"/>
                <w:sz w:val="21"/>
                <w:szCs w:val="21"/>
                <w:rPrChange w:id="4150" w:author="Codex" w:date="2026-10-05T16:32:41.313017+00:00">
                  <w:rPr>
                    <w:rFonts w:cs="Times New Roman"/>
                    <w:szCs w:val="21"/>
                  </w:rPr>
                </w:rPrChange>
              </w:rPr>
              <w:t>10.96</w:t>
            </w:r>
            <w:r>
              <w:rPr>
                <w:rFonts w:ascii="Times New Roman" w:hAnsi="Times New Roman" w:cs="Times New Roman" w:eastAsia="SimSun"/>
                <w:b w:val="0"/>
                <w:bCs w:val="0"/>
                <w:sz w:val="21"/>
                <w:szCs w:val="21"/>
                <w:rPrChange w:id="4151"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152" w:author="Codex" w:date="2026-10-05T16:32:41.313017+00:00">
              <w:tcPr>
                <w:tcW w:w="0" w:type="auto"/>
                <w:tcBorders>
                  <w:top w:val="nil"/>
                  <w:left w:val="nil"/>
                  <w:bottom w:val="nil"/>
                  <w:right w:val="nil"/>
                </w:tcBorders>
                <w:tcMar>
                  <w:left w:w="102" w:type="dxa"/>
                  <w:right w:w="102" w:type="dxa"/>
                </w:tcMar>
                <w:vAlign w:val="center"/>
              </w:tcPr>
            </w:tcPrChange>
          </w:tcPr>
          <w:p w14:paraId="381AF0D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52" w:author="Codex" w:date="2026-10-05T16:32:41.313017+00:00">
                  <w:rPr>
                    <w:rFonts w:cs="Times New Roman"/>
                    <w:szCs w:val="21"/>
                  </w:rPr>
                </w:rPrChange>
              </w:rPr>
              <w:pPrChange w:id="415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54" w:author="Codex" w:date="2026-10-05T16:32:41.313017+00:00">
                  <w:rPr>
                    <w:rFonts w:cs="Times New Roman"/>
                    <w:szCs w:val="21"/>
                  </w:rPr>
                </w:rPrChange>
              </w:rPr>
              <w:t>6.02</w:t>
            </w:r>
            <w:r>
              <w:rPr>
                <w:rFonts w:ascii="Times New Roman" w:hAnsi="Times New Roman" w:cs="Times New Roman" w:eastAsia="SimSun"/>
                <w:b w:val="0"/>
                <w:bCs w:val="0"/>
                <w:sz w:val="21"/>
                <w:szCs w:val="21"/>
                <w:rPrChange w:id="4155" w:author="Codex" w:date="2026-10-05T16:32:41.313017+00:00">
                  <w:rPr>
                    <w:rFonts w:cs="Times New Roman"/>
                    <w:szCs w:val="21"/>
                  </w:rPr>
                </w:rPrChange>
              </w:rPr>
              <w:t>（</w:t>
            </w:r>
            <w:r>
              <w:rPr>
                <w:rFonts w:ascii="Times New Roman" w:hAnsi="Times New Roman" w:cs="Times New Roman" w:eastAsia="SimSun"/>
                <w:b w:val="0"/>
                <w:bCs w:val="0"/>
                <w:sz w:val="21"/>
                <w:szCs w:val="21"/>
                <w:rPrChange w:id="4156" w:author="Codex" w:date="2026-10-05T16:32:41.313017+00:00">
                  <w:rPr>
                    <w:rFonts w:cs="Times New Roman"/>
                    <w:szCs w:val="21"/>
                  </w:rPr>
                </w:rPrChange>
              </w:rPr>
              <w:t>-0.19</w:t>
            </w:r>
            <w:r>
              <w:rPr>
                <w:rFonts w:ascii="Times New Roman" w:hAnsi="Times New Roman" w:cs="Times New Roman" w:eastAsia="SimSun"/>
                <w:b w:val="0"/>
                <w:bCs w:val="0"/>
                <w:sz w:val="21"/>
                <w:szCs w:val="21"/>
                <w:rPrChange w:id="4157" w:author="Codex" w:date="2026-10-05T16:32:41.313017+00:00">
                  <w:rPr>
                    <w:rFonts w:cs="Times New Roman"/>
                    <w:szCs w:val="21"/>
                  </w:rPr>
                </w:rPrChange>
              </w:rPr>
              <w:t>，</w:t>
            </w:r>
            <w:r>
              <w:rPr>
                <w:rFonts w:ascii="Times New Roman" w:hAnsi="Times New Roman" w:cs="Times New Roman" w:eastAsia="SimSun"/>
                <w:b w:val="0"/>
                <w:bCs w:val="0"/>
                <w:sz w:val="21"/>
                <w:szCs w:val="21"/>
                <w:rPrChange w:id="4158" w:author="Codex" w:date="2026-10-05T16:32:41.313017+00:00">
                  <w:rPr>
                    <w:rFonts w:cs="Times New Roman"/>
                    <w:szCs w:val="21"/>
                  </w:rPr>
                </w:rPrChange>
              </w:rPr>
              <w:t>12.48</w:t>
            </w:r>
            <w:r>
              <w:rPr>
                <w:rFonts w:ascii="Times New Roman" w:hAnsi="Times New Roman" w:cs="Times New Roman" w:eastAsia="SimSun"/>
                <w:b w:val="0"/>
                <w:bCs w:val="0"/>
                <w:sz w:val="21"/>
                <w:szCs w:val="21"/>
                <w:rPrChange w:id="4159" w:author="Codex" w:date="2026-10-05T16:32:41.313017+00:00">
                  <w:rPr>
                    <w:rFonts w:cs="Times New Roman"/>
                    <w:szCs w:val="21"/>
                  </w:rPr>
                </w:rPrChange>
              </w:rPr>
              <w:t>）</w:t>
            </w:r>
          </w:p>
        </w:tc>
        <w:tc>
          <w:tcPr>
            <w:tcW w:w="0" w:type="auto"/>
            <w:tcBorders>
              <w:top w:val="nil"/>
              <w:left w:val="nil"/>
              <w:bottom w:val="nil"/>
              <w:right w:val="nil"/>
              <w:insideH w:val="nil"/>
              <w:insideV w:val="nil"/>
            </w:tcBorders>
            <w:noWrap/>
            <w:tcMar>
              <w:left w:w="102" w:type="dxa"/>
              <w:right w:w="102" w:type="dxa"/>
            </w:tcMar>
            <w:vAlign w:val="center"/>
            <w:tcPrChange w:id="4160" w:author="Codex" w:date="2026-10-05T16:32:41.313017+00:00">
              <w:tcPr>
                <w:tcW w:w="0" w:type="auto"/>
                <w:tcBorders>
                  <w:top w:val="nil"/>
                  <w:left w:val="nil"/>
                  <w:bottom w:val="nil"/>
                  <w:right w:val="nil"/>
                </w:tcBorders>
                <w:noWrap/>
                <w:tcMar>
                  <w:left w:w="102" w:type="dxa"/>
                  <w:right w:w="102" w:type="dxa"/>
                </w:tcMar>
                <w:vAlign w:val="center"/>
              </w:tcPr>
            </w:tcPrChange>
          </w:tcPr>
          <w:p w14:paraId="7C96156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53" w:author="Codex" w:date="2026-10-05T16:32:41.313017+00:00">
                  <w:rPr>
                    <w:rFonts w:cs="Times New Roman"/>
                    <w:szCs w:val="21"/>
                  </w:rPr>
                </w:rPrChange>
              </w:rPr>
              <w:pPrChange w:id="416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62" w:author="Codex" w:date="2026-10-05T16:32:41.313017+00:00">
                  <w:rPr>
                    <w:rFonts w:cs="Times New Roman"/>
                    <w:szCs w:val="21"/>
                  </w:rPr>
                </w:rPrChange>
              </w:rPr>
              <w:t>.214</w:t>
            </w:r>
          </w:p>
        </w:tc>
      </w:tr>
      <w:tr w:rsidR="004B6004" w14:paraId="11D8CF16"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4163" w:author="Codex" w:date="2026-10-05T16:32:41.313017+00:00">
              <w:tcPr>
                <w:tcW w:w="0" w:type="auto"/>
                <w:tcBorders>
                  <w:top w:val="nil"/>
                  <w:left w:val="nil"/>
                  <w:bottom w:val="nil"/>
                  <w:right w:val="nil"/>
                </w:tcBorders>
                <w:noWrap/>
                <w:tcMar>
                  <w:left w:w="102" w:type="dxa"/>
                  <w:right w:w="102" w:type="dxa"/>
                </w:tcMar>
                <w:vAlign w:val="center"/>
              </w:tcPr>
            </w:tcPrChange>
          </w:tcPr>
          <w:p w14:paraId="24AA4AD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54" w:author="Codex" w:date="2026-10-05T16:32:41.313017+00:00">
                  <w:rPr>
                    <w:rFonts w:cs="Times New Roman"/>
                    <w:szCs w:val="21"/>
                  </w:rPr>
                </w:rPrChange>
              </w:rPr>
              <w:pPrChange w:id="416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65" w:author="Codex" w:date="2026-10-05T16:32:41.313017+00:00">
                  <w:rPr>
                    <w:rFonts w:cs="Times New Roman"/>
                    <w:szCs w:val="21"/>
                  </w:rPr>
                </w:rPrChange>
              </w:rPr>
              <w:t>AR‑S</w:t>
            </w:r>
          </w:p>
        </w:tc>
        <w:tc>
          <w:tcPr>
            <w:tcW w:w="0" w:type="auto"/>
            <w:tcBorders>
              <w:top w:val="nil"/>
              <w:left w:val="nil"/>
              <w:bottom w:val="nil"/>
              <w:right w:val="nil"/>
              <w:insideH w:val="nil"/>
              <w:insideV w:val="nil"/>
            </w:tcBorders>
            <w:noWrap/>
            <w:tcMar>
              <w:left w:w="102" w:type="dxa"/>
              <w:right w:w="102" w:type="dxa"/>
            </w:tcMar>
            <w:vAlign w:val="center"/>
            <w:tcPrChange w:id="4166" w:author="Codex" w:date="2026-10-05T16:32:41.313017+00:00">
              <w:tcPr>
                <w:tcW w:w="0" w:type="auto"/>
                <w:tcBorders>
                  <w:top w:val="nil"/>
                  <w:left w:val="nil"/>
                  <w:bottom w:val="nil"/>
                  <w:right w:val="nil"/>
                </w:tcBorders>
                <w:noWrap/>
                <w:tcMar>
                  <w:left w:w="102" w:type="dxa"/>
                  <w:right w:w="102" w:type="dxa"/>
                </w:tcMar>
                <w:vAlign w:val="center"/>
              </w:tcPr>
            </w:tcPrChange>
          </w:tcPr>
          <w:p w14:paraId="34057CE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55" w:author="Codex" w:date="2026-10-05T16:32:41.313017+00:00">
                  <w:rPr>
                    <w:rFonts w:cs="Times New Roman"/>
                    <w:szCs w:val="21"/>
                  </w:rPr>
                </w:rPrChange>
              </w:rPr>
              <w:pPrChange w:id="416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68" w:author="Codex" w:date="2026-10-05T16:32:41.313017+00:00">
                  <w:rPr>
                    <w:rFonts w:cs="Times New Roman"/>
                    <w:szCs w:val="21"/>
                  </w:rPr>
                </w:rPrChange>
              </w:rPr>
              <w:t>0.287</w:t>
            </w:r>
          </w:p>
        </w:tc>
        <w:tc>
          <w:tcPr>
            <w:tcW w:w="0" w:type="auto"/>
            <w:tcBorders>
              <w:top w:val="nil"/>
              <w:left w:val="nil"/>
              <w:bottom w:val="nil"/>
              <w:right w:val="nil"/>
              <w:insideH w:val="nil"/>
              <w:insideV w:val="nil"/>
            </w:tcBorders>
            <w:noWrap/>
            <w:tcMar>
              <w:left w:w="102" w:type="dxa"/>
              <w:right w:w="102" w:type="dxa"/>
            </w:tcMar>
            <w:vAlign w:val="center"/>
            <w:tcPrChange w:id="4169" w:author="Codex" w:date="2026-10-05T16:32:41.313017+00:00">
              <w:tcPr>
                <w:tcW w:w="0" w:type="auto"/>
                <w:tcBorders>
                  <w:top w:val="nil"/>
                  <w:left w:val="nil"/>
                  <w:bottom w:val="nil"/>
                  <w:right w:val="nil"/>
                </w:tcBorders>
                <w:noWrap/>
                <w:tcMar>
                  <w:left w:w="102" w:type="dxa"/>
                  <w:right w:w="102" w:type="dxa"/>
                </w:tcMar>
                <w:vAlign w:val="center"/>
              </w:tcPr>
            </w:tcPrChange>
          </w:tcPr>
          <w:p w14:paraId="5194CA1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56" w:author="Codex" w:date="2026-10-05T16:32:41.313017+00:00">
                  <w:rPr>
                    <w:rFonts w:cs="Times New Roman"/>
                    <w:szCs w:val="21"/>
                  </w:rPr>
                </w:rPrChange>
              </w:rPr>
              <w:pPrChange w:id="417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71" w:author="Codex" w:date="2026-10-05T16:32:41.313017+00:00">
                  <w:rPr>
                    <w:rFonts w:cs="Times New Roman"/>
                    <w:szCs w:val="21"/>
                  </w:rPr>
                </w:rPrChange>
              </w:rPr>
              <w:t>0.327</w:t>
            </w:r>
          </w:p>
        </w:tc>
        <w:tc>
          <w:tcPr>
            <w:tcW w:w="0" w:type="auto"/>
            <w:tcBorders>
              <w:top w:val="nil"/>
              <w:left w:val="nil"/>
              <w:bottom w:val="nil"/>
              <w:right w:val="nil"/>
              <w:insideH w:val="nil"/>
              <w:insideV w:val="nil"/>
            </w:tcBorders>
            <w:noWrap/>
            <w:tcMar>
              <w:left w:w="102" w:type="dxa"/>
              <w:right w:w="102" w:type="dxa"/>
            </w:tcMar>
            <w:vAlign w:val="center"/>
            <w:tcPrChange w:id="4172" w:author="Codex" w:date="2026-10-05T16:32:41.313017+00:00">
              <w:tcPr>
                <w:tcW w:w="0" w:type="auto"/>
                <w:tcBorders>
                  <w:top w:val="nil"/>
                  <w:left w:val="nil"/>
                  <w:bottom w:val="nil"/>
                  <w:right w:val="nil"/>
                </w:tcBorders>
                <w:noWrap/>
                <w:tcMar>
                  <w:left w:w="102" w:type="dxa"/>
                  <w:right w:w="102" w:type="dxa"/>
                </w:tcMar>
                <w:vAlign w:val="center"/>
              </w:tcPr>
            </w:tcPrChange>
          </w:tcPr>
          <w:p w14:paraId="54197B9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57" w:author="Codex" w:date="2026-10-05T16:32:41.313017+00:00">
                  <w:rPr>
                    <w:rFonts w:cs="Times New Roman"/>
                    <w:szCs w:val="21"/>
                  </w:rPr>
                </w:rPrChange>
              </w:rPr>
              <w:pPrChange w:id="417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74" w:author="Codex" w:date="2026-10-05T16:32:41.313017+00:00">
                  <w:rPr>
                    <w:rFonts w:cs="Times New Roman"/>
                    <w:szCs w:val="21"/>
                  </w:rPr>
                </w:rPrChange>
              </w:rPr>
              <w:t>0.334</w:t>
            </w:r>
          </w:p>
        </w:tc>
        <w:tc>
          <w:tcPr>
            <w:tcW w:w="0" w:type="auto"/>
            <w:tcBorders>
              <w:top w:val="nil"/>
              <w:left w:val="nil"/>
              <w:bottom w:val="nil"/>
              <w:right w:val="nil"/>
              <w:insideH w:val="nil"/>
              <w:insideV w:val="nil"/>
            </w:tcBorders>
            <w:noWrap/>
            <w:tcMar>
              <w:left w:w="102" w:type="dxa"/>
              <w:right w:w="102" w:type="dxa"/>
            </w:tcMar>
            <w:vAlign w:val="center"/>
            <w:tcPrChange w:id="4175" w:author="Codex" w:date="2026-10-05T16:32:41.313017+00:00">
              <w:tcPr>
                <w:tcW w:w="0" w:type="auto"/>
                <w:tcBorders>
                  <w:top w:val="nil"/>
                  <w:left w:val="nil"/>
                  <w:bottom w:val="nil"/>
                  <w:right w:val="nil"/>
                </w:tcBorders>
                <w:noWrap/>
                <w:tcMar>
                  <w:left w:w="102" w:type="dxa"/>
                  <w:right w:w="102" w:type="dxa"/>
                </w:tcMar>
                <w:vAlign w:val="center"/>
              </w:tcPr>
            </w:tcPrChange>
          </w:tcPr>
          <w:p w14:paraId="70A83D2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58" w:author="Codex" w:date="2026-10-05T16:32:41.313017+00:00">
                  <w:rPr>
                    <w:rFonts w:cs="Times New Roman"/>
                    <w:szCs w:val="21"/>
                  </w:rPr>
                </w:rPrChange>
              </w:rPr>
              <w:pPrChange w:id="417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77" w:author="Codex" w:date="2026-10-05T16:32:41.313017+00:00">
                  <w:rPr>
                    <w:rFonts w:cs="Times New Roman"/>
                    <w:szCs w:val="21"/>
                  </w:rPr>
                </w:rPrChange>
              </w:rPr>
              <w:t>0.286</w:t>
            </w:r>
          </w:p>
        </w:tc>
        <w:tc>
          <w:tcPr>
            <w:tcW w:w="0" w:type="auto"/>
            <w:tcBorders>
              <w:top w:val="nil"/>
              <w:left w:val="nil"/>
              <w:bottom w:val="nil"/>
              <w:right w:val="nil"/>
              <w:insideH w:val="nil"/>
              <w:insideV w:val="nil"/>
            </w:tcBorders>
            <w:tcMar>
              <w:left w:w="102" w:type="dxa"/>
              <w:right w:w="102" w:type="dxa"/>
            </w:tcMar>
            <w:vAlign w:val="center"/>
            <w:tcPrChange w:id="4178" w:author="Codex" w:date="2026-10-05T16:32:41.313017+00:00">
              <w:tcPr>
                <w:tcW w:w="0" w:type="auto"/>
                <w:tcBorders>
                  <w:top w:val="nil"/>
                  <w:left w:val="nil"/>
                  <w:bottom w:val="nil"/>
                  <w:right w:val="nil"/>
                </w:tcBorders>
                <w:tcMar>
                  <w:left w:w="102" w:type="dxa"/>
                  <w:right w:w="102" w:type="dxa"/>
                </w:tcMar>
                <w:vAlign w:val="center"/>
              </w:tcPr>
            </w:tcPrChange>
          </w:tcPr>
          <w:p w14:paraId="013E07F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59" w:author="Codex" w:date="2026-10-05T16:32:41.313017+00:00">
                  <w:rPr>
                    <w:rFonts w:cs="Times New Roman"/>
                    <w:szCs w:val="21"/>
                  </w:rPr>
                </w:rPrChange>
              </w:rPr>
              <w:pPrChange w:id="417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80" w:author="Codex" w:date="2026-10-05T16:32:41.313017+00:00">
                  <w:rPr>
                    <w:rFonts w:cs="Times New Roman"/>
                    <w:szCs w:val="21"/>
                  </w:rPr>
                </w:rPrChange>
              </w:rPr>
              <w:t>4.04</w:t>
            </w:r>
            <w:r>
              <w:rPr>
                <w:rFonts w:ascii="Times New Roman" w:hAnsi="Times New Roman" w:cs="Times New Roman" w:eastAsia="SimSun"/>
                <w:b w:val="0"/>
                <w:bCs w:val="0"/>
                <w:sz w:val="21"/>
                <w:szCs w:val="21"/>
                <w:rPrChange w:id="4181" w:author="Codex" w:date="2026-10-05T16:32:41.313017+00:00">
                  <w:rPr>
                    <w:rFonts w:cs="Times New Roman"/>
                    <w:szCs w:val="21"/>
                  </w:rPr>
                </w:rPrChange>
              </w:rPr>
              <w:t>（</w:t>
            </w:r>
            <w:r>
              <w:rPr>
                <w:rFonts w:ascii="Times New Roman" w:hAnsi="Times New Roman" w:cs="Times New Roman" w:eastAsia="SimSun"/>
                <w:b w:val="0"/>
                <w:bCs w:val="0"/>
                <w:sz w:val="21"/>
                <w:szCs w:val="21"/>
                <w:rPrChange w:id="4182" w:author="Codex" w:date="2026-10-05T16:32:41.313017+00:00">
                  <w:rPr>
                    <w:rFonts w:cs="Times New Roman"/>
                    <w:szCs w:val="21"/>
                  </w:rPr>
                </w:rPrChange>
              </w:rPr>
              <w:t>1.66</w:t>
            </w:r>
            <w:r>
              <w:rPr>
                <w:rFonts w:ascii="Times New Roman" w:hAnsi="Times New Roman" w:cs="Times New Roman" w:eastAsia="SimSun"/>
                <w:b w:val="0"/>
                <w:bCs w:val="0"/>
                <w:sz w:val="21"/>
                <w:szCs w:val="21"/>
                <w:rPrChange w:id="4183" w:author="Codex" w:date="2026-10-05T16:32:41.313017+00:00">
                  <w:rPr>
                    <w:rFonts w:cs="Times New Roman"/>
                    <w:szCs w:val="21"/>
                  </w:rPr>
                </w:rPrChange>
              </w:rPr>
              <w:t>，</w:t>
            </w:r>
            <w:r>
              <w:rPr>
                <w:rFonts w:ascii="Times New Roman" w:hAnsi="Times New Roman" w:cs="Times New Roman" w:eastAsia="SimSun"/>
                <w:b w:val="0"/>
                <w:bCs w:val="0"/>
                <w:sz w:val="21"/>
                <w:szCs w:val="21"/>
                <w:rPrChange w:id="4184" w:author="Codex" w:date="2026-10-05T16:32:41.313017+00:00">
                  <w:rPr>
                    <w:rFonts w:cs="Times New Roman"/>
                    <w:szCs w:val="21"/>
                  </w:rPr>
                </w:rPrChange>
              </w:rPr>
              <w:t>6.41</w:t>
            </w:r>
            <w:r>
              <w:rPr>
                <w:rFonts w:ascii="Times New Roman" w:hAnsi="Times New Roman" w:cs="Times New Roman" w:eastAsia="SimSun"/>
                <w:b w:val="0"/>
                <w:bCs w:val="0"/>
                <w:sz w:val="21"/>
                <w:szCs w:val="21"/>
                <w:rPrChange w:id="4185"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186" w:author="Codex" w:date="2026-10-05T16:32:41.313017+00:00">
              <w:tcPr>
                <w:tcW w:w="0" w:type="auto"/>
                <w:tcBorders>
                  <w:top w:val="nil"/>
                  <w:left w:val="nil"/>
                  <w:bottom w:val="nil"/>
                  <w:right w:val="nil"/>
                </w:tcBorders>
                <w:tcMar>
                  <w:left w:w="102" w:type="dxa"/>
                  <w:right w:w="102" w:type="dxa"/>
                </w:tcMar>
                <w:vAlign w:val="center"/>
              </w:tcPr>
            </w:tcPrChange>
          </w:tcPr>
          <w:p w14:paraId="43C339B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60" w:author="Codex" w:date="2026-10-05T16:32:41.313017+00:00">
                  <w:rPr>
                    <w:rFonts w:cs="Times New Roman"/>
                    <w:szCs w:val="21"/>
                  </w:rPr>
                </w:rPrChange>
              </w:rPr>
              <w:pPrChange w:id="418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88" w:author="Codex" w:date="2026-10-05T16:32:41.313017+00:00">
                  <w:rPr>
                    <w:rFonts w:cs="Times New Roman"/>
                    <w:szCs w:val="21"/>
                  </w:rPr>
                </w:rPrChange>
              </w:rPr>
              <w:t>-4.73</w:t>
            </w:r>
            <w:r>
              <w:rPr>
                <w:rFonts w:ascii="Times New Roman" w:hAnsi="Times New Roman" w:cs="Times New Roman" w:eastAsia="SimSun"/>
                <w:b w:val="0"/>
                <w:bCs w:val="0"/>
                <w:sz w:val="21"/>
                <w:szCs w:val="21"/>
                <w:rPrChange w:id="4189" w:author="Codex" w:date="2026-10-05T16:32:41.313017+00:00">
                  <w:rPr>
                    <w:rFonts w:cs="Times New Roman"/>
                    <w:szCs w:val="21"/>
                  </w:rPr>
                </w:rPrChange>
              </w:rPr>
              <w:t>（</w:t>
            </w:r>
            <w:r>
              <w:rPr>
                <w:rFonts w:ascii="Times New Roman" w:hAnsi="Times New Roman" w:cs="Times New Roman" w:eastAsia="SimSun"/>
                <w:b w:val="0"/>
                <w:bCs w:val="0"/>
                <w:sz w:val="21"/>
                <w:szCs w:val="21"/>
                <w:rPrChange w:id="4190" w:author="Codex" w:date="2026-10-05T16:32:41.313017+00:00">
                  <w:rPr>
                    <w:rFonts w:cs="Times New Roman"/>
                    <w:szCs w:val="21"/>
                  </w:rPr>
                </w:rPrChange>
              </w:rPr>
              <w:t>-10.22</w:t>
            </w:r>
            <w:r>
              <w:rPr>
                <w:rFonts w:ascii="Times New Roman" w:hAnsi="Times New Roman" w:cs="Times New Roman" w:eastAsia="SimSun"/>
                <w:b w:val="0"/>
                <w:bCs w:val="0"/>
                <w:sz w:val="21"/>
                <w:szCs w:val="21"/>
                <w:rPrChange w:id="4191" w:author="Codex" w:date="2026-10-05T16:32:41.313017+00:00">
                  <w:rPr>
                    <w:rFonts w:cs="Times New Roman"/>
                    <w:szCs w:val="21"/>
                  </w:rPr>
                </w:rPrChange>
              </w:rPr>
              <w:t>，</w:t>
            </w:r>
            <w:r>
              <w:rPr>
                <w:rFonts w:ascii="Times New Roman" w:hAnsi="Times New Roman" w:cs="Times New Roman" w:eastAsia="SimSun"/>
                <w:b w:val="0"/>
                <w:bCs w:val="0"/>
                <w:sz w:val="21"/>
                <w:szCs w:val="21"/>
                <w:rPrChange w:id="4192" w:author="Codex" w:date="2026-10-05T16:32:41.313017+00:00">
                  <w:rPr>
                    <w:rFonts w:cs="Times New Roman"/>
                    <w:szCs w:val="21"/>
                  </w:rPr>
                </w:rPrChange>
              </w:rPr>
              <w:t>0.77</w:t>
            </w:r>
            <w:r>
              <w:rPr>
                <w:rFonts w:ascii="Times New Roman" w:hAnsi="Times New Roman" w:cs="Times New Roman" w:eastAsia="SimSun"/>
                <w:b w:val="0"/>
                <w:bCs w:val="0"/>
                <w:sz w:val="21"/>
                <w:szCs w:val="21"/>
                <w:rPrChange w:id="4193"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194" w:author="Codex" w:date="2026-10-05T16:32:41.313017+00:00">
              <w:tcPr>
                <w:tcW w:w="0" w:type="auto"/>
                <w:tcBorders>
                  <w:top w:val="nil"/>
                  <w:left w:val="nil"/>
                  <w:bottom w:val="nil"/>
                  <w:right w:val="nil"/>
                </w:tcBorders>
                <w:tcMar>
                  <w:left w:w="102" w:type="dxa"/>
                  <w:right w:w="102" w:type="dxa"/>
                </w:tcMar>
                <w:vAlign w:val="center"/>
              </w:tcPr>
            </w:tcPrChange>
          </w:tcPr>
          <w:p w14:paraId="3389C57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61" w:author="Codex" w:date="2026-10-05T16:32:41.313017+00:00">
                  <w:rPr>
                    <w:rFonts w:cs="Times New Roman"/>
                    <w:szCs w:val="21"/>
                  </w:rPr>
                </w:rPrChange>
              </w:rPr>
              <w:pPrChange w:id="419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96" w:author="Codex" w:date="2026-10-05T16:32:41.313017+00:00">
                  <w:rPr>
                    <w:rFonts w:cs="Times New Roman"/>
                    <w:szCs w:val="21"/>
                  </w:rPr>
                </w:rPrChange>
              </w:rPr>
              <w:t>-8.76</w:t>
            </w:r>
            <w:r>
              <w:rPr>
                <w:rFonts w:ascii="Times New Roman" w:hAnsi="Times New Roman" w:cs="Times New Roman" w:eastAsia="SimSun"/>
                <w:b w:val="0"/>
                <w:bCs w:val="0"/>
                <w:sz w:val="21"/>
                <w:szCs w:val="21"/>
                <w:rPrChange w:id="4197" w:author="Codex" w:date="2026-10-05T16:32:41.313017+00:00">
                  <w:rPr>
                    <w:rFonts w:cs="Times New Roman"/>
                    <w:szCs w:val="21"/>
                  </w:rPr>
                </w:rPrChange>
              </w:rPr>
              <w:t>（</w:t>
            </w:r>
            <w:r>
              <w:rPr>
                <w:rFonts w:ascii="Times New Roman" w:hAnsi="Times New Roman" w:cs="Times New Roman" w:eastAsia="SimSun"/>
                <w:b w:val="0"/>
                <w:bCs w:val="0"/>
                <w:sz w:val="21"/>
                <w:szCs w:val="21"/>
                <w:rPrChange w:id="4198" w:author="Codex" w:date="2026-10-05T16:32:41.313017+00:00">
                  <w:rPr>
                    <w:rFonts w:cs="Times New Roman"/>
                    <w:szCs w:val="21"/>
                  </w:rPr>
                </w:rPrChange>
              </w:rPr>
              <w:t>-14.79</w:t>
            </w:r>
            <w:r>
              <w:rPr>
                <w:rFonts w:ascii="Times New Roman" w:hAnsi="Times New Roman" w:cs="Times New Roman" w:eastAsia="SimSun"/>
                <w:b w:val="0"/>
                <w:bCs w:val="0"/>
                <w:sz w:val="21"/>
                <w:szCs w:val="21"/>
                <w:rPrChange w:id="4199" w:author="Codex" w:date="2026-10-05T16:32:41.313017+00:00">
                  <w:rPr>
                    <w:rFonts w:cs="Times New Roman"/>
                    <w:szCs w:val="21"/>
                  </w:rPr>
                </w:rPrChange>
              </w:rPr>
              <w:t>，</w:t>
            </w:r>
            <w:r>
              <w:rPr>
                <w:rFonts w:ascii="Times New Roman" w:hAnsi="Times New Roman" w:cs="Times New Roman" w:eastAsia="SimSun"/>
                <w:b w:val="0"/>
                <w:bCs w:val="0"/>
                <w:sz w:val="21"/>
                <w:szCs w:val="21"/>
                <w:rPrChange w:id="4200" w:author="Codex" w:date="2026-10-05T16:32:41.313017+00:00">
                  <w:rPr>
                    <w:rFonts w:cs="Times New Roman"/>
                    <w:szCs w:val="21"/>
                  </w:rPr>
                </w:rPrChange>
              </w:rPr>
              <w:t>-2.41</w:t>
            </w:r>
            <w:r>
              <w:rPr>
                <w:rFonts w:ascii="Times New Roman" w:hAnsi="Times New Roman" w:cs="Times New Roman" w:eastAsia="SimSun"/>
                <w:b w:val="0"/>
                <w:bCs w:val="0"/>
                <w:sz w:val="21"/>
                <w:szCs w:val="21"/>
                <w:rPrChange w:id="4201" w:author="Codex" w:date="2026-10-05T16:32:41.313017+00:00">
                  <w:rPr>
                    <w:rFonts w:cs="Times New Roman"/>
                    <w:szCs w:val="21"/>
                  </w:rPr>
                </w:rPrChange>
              </w:rPr>
              <w:t>）</w:t>
            </w:r>
          </w:p>
        </w:tc>
        <w:tc>
          <w:tcPr>
            <w:tcW w:w="0" w:type="auto"/>
            <w:tcBorders>
              <w:top w:val="nil"/>
              <w:left w:val="nil"/>
              <w:bottom w:val="nil"/>
              <w:right w:val="nil"/>
              <w:insideH w:val="nil"/>
              <w:insideV w:val="nil"/>
            </w:tcBorders>
            <w:noWrap/>
            <w:tcMar>
              <w:left w:w="102" w:type="dxa"/>
              <w:right w:w="102" w:type="dxa"/>
            </w:tcMar>
            <w:vAlign w:val="center"/>
            <w:tcPrChange w:id="4202" w:author="Codex" w:date="2026-10-05T16:32:41.313017+00:00">
              <w:tcPr>
                <w:tcW w:w="0" w:type="auto"/>
                <w:tcBorders>
                  <w:top w:val="nil"/>
                  <w:left w:val="nil"/>
                  <w:bottom w:val="nil"/>
                  <w:right w:val="nil"/>
                </w:tcBorders>
                <w:noWrap/>
                <w:tcMar>
                  <w:left w:w="102" w:type="dxa"/>
                  <w:right w:w="102" w:type="dxa"/>
                </w:tcMar>
                <w:vAlign w:val="center"/>
              </w:tcPr>
            </w:tcPrChange>
          </w:tcPr>
          <w:p w14:paraId="476892E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62" w:author="Codex" w:date="2026-10-05T16:32:41.313017+00:00">
                  <w:rPr>
                    <w:rFonts w:cs="Times New Roman"/>
                    <w:szCs w:val="21"/>
                  </w:rPr>
                </w:rPrChange>
              </w:rPr>
              <w:pPrChange w:id="420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04" w:author="Codex" w:date="2026-10-05T16:32:41.313017+00:00">
                  <w:rPr>
                    <w:rFonts w:cs="Times New Roman"/>
                    <w:szCs w:val="21"/>
                  </w:rPr>
                </w:rPrChange>
              </w:rPr>
              <w:t>.032</w:t>
            </w:r>
          </w:p>
        </w:tc>
      </w:tr>
      <w:tr w:rsidR="004B6004" w14:paraId="7383B3E4"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4205" w:author="Codex" w:date="2026-10-05T16:32:41.313017+00:00">
              <w:tcPr>
                <w:tcW w:w="0" w:type="auto"/>
                <w:tcBorders>
                  <w:top w:val="nil"/>
                  <w:left w:val="nil"/>
                  <w:bottom w:val="nil"/>
                  <w:right w:val="nil"/>
                </w:tcBorders>
                <w:noWrap/>
                <w:tcMar>
                  <w:left w:w="102" w:type="dxa"/>
                  <w:right w:w="102" w:type="dxa"/>
                </w:tcMar>
                <w:vAlign w:val="center"/>
              </w:tcPr>
            </w:tcPrChange>
          </w:tcPr>
          <w:p w14:paraId="458D3BA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63" w:author="Codex" w:date="2026-10-05T16:32:41.313017+00:00">
                  <w:rPr>
                    <w:rFonts w:cs="Times New Roman"/>
                    <w:szCs w:val="21"/>
                  </w:rPr>
                </w:rPrChange>
              </w:rPr>
              <w:pPrChange w:id="420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07" w:author="Codex" w:date="2026-10-05T16:32:41.313017+00:00">
                  <w:rPr>
                    <w:rFonts w:cs="Times New Roman"/>
                    <w:szCs w:val="21"/>
                  </w:rPr>
                </w:rPrChange>
              </w:rPr>
              <w:t>AR‑P</w:t>
            </w:r>
          </w:p>
        </w:tc>
        <w:tc>
          <w:tcPr>
            <w:tcW w:w="0" w:type="auto"/>
            <w:tcBorders>
              <w:top w:val="nil"/>
              <w:left w:val="nil"/>
              <w:bottom w:val="nil"/>
              <w:right w:val="nil"/>
              <w:insideH w:val="nil"/>
              <w:insideV w:val="nil"/>
            </w:tcBorders>
            <w:noWrap/>
            <w:tcMar>
              <w:left w:w="102" w:type="dxa"/>
              <w:right w:w="102" w:type="dxa"/>
            </w:tcMar>
            <w:vAlign w:val="center"/>
            <w:tcPrChange w:id="4208" w:author="Codex" w:date="2026-10-05T16:32:41.313017+00:00">
              <w:tcPr>
                <w:tcW w:w="0" w:type="auto"/>
                <w:tcBorders>
                  <w:top w:val="nil"/>
                  <w:left w:val="nil"/>
                  <w:bottom w:val="nil"/>
                  <w:right w:val="nil"/>
                </w:tcBorders>
                <w:noWrap/>
                <w:tcMar>
                  <w:left w:w="102" w:type="dxa"/>
                  <w:right w:w="102" w:type="dxa"/>
                </w:tcMar>
                <w:vAlign w:val="center"/>
              </w:tcPr>
            </w:tcPrChange>
          </w:tcPr>
          <w:p w14:paraId="5637875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64" w:author="Codex" w:date="2026-10-05T16:32:41.313017+00:00">
                  <w:rPr>
                    <w:rFonts w:cs="Times New Roman"/>
                    <w:szCs w:val="21"/>
                  </w:rPr>
                </w:rPrChange>
              </w:rPr>
              <w:pPrChange w:id="420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10" w:author="Codex" w:date="2026-10-05T16:32:41.313017+00:00">
                  <w:rPr>
                    <w:rFonts w:cs="Times New Roman"/>
                    <w:szCs w:val="21"/>
                  </w:rPr>
                </w:rPrChange>
              </w:rPr>
              <w:t>0.290</w:t>
            </w:r>
          </w:p>
        </w:tc>
        <w:tc>
          <w:tcPr>
            <w:tcW w:w="0" w:type="auto"/>
            <w:tcBorders>
              <w:top w:val="nil"/>
              <w:left w:val="nil"/>
              <w:bottom w:val="nil"/>
              <w:right w:val="nil"/>
              <w:insideH w:val="nil"/>
              <w:insideV w:val="nil"/>
            </w:tcBorders>
            <w:noWrap/>
            <w:tcMar>
              <w:left w:w="102" w:type="dxa"/>
              <w:right w:w="102" w:type="dxa"/>
            </w:tcMar>
            <w:vAlign w:val="center"/>
            <w:tcPrChange w:id="4211" w:author="Codex" w:date="2026-10-05T16:32:41.313017+00:00">
              <w:tcPr>
                <w:tcW w:w="0" w:type="auto"/>
                <w:tcBorders>
                  <w:top w:val="nil"/>
                  <w:left w:val="nil"/>
                  <w:bottom w:val="nil"/>
                  <w:right w:val="nil"/>
                </w:tcBorders>
                <w:noWrap/>
                <w:tcMar>
                  <w:left w:w="102" w:type="dxa"/>
                  <w:right w:w="102" w:type="dxa"/>
                </w:tcMar>
                <w:vAlign w:val="center"/>
              </w:tcPr>
            </w:tcPrChange>
          </w:tcPr>
          <w:p w14:paraId="2B50A5A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65" w:author="Codex" w:date="2026-10-05T16:32:41.313017+00:00">
                  <w:rPr>
                    <w:rFonts w:cs="Times New Roman"/>
                    <w:szCs w:val="21"/>
                  </w:rPr>
                </w:rPrChange>
              </w:rPr>
              <w:pPrChange w:id="421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13" w:author="Codex" w:date="2026-10-05T16:32:41.313017+00:00">
                  <w:rPr>
                    <w:rFonts w:cs="Times New Roman"/>
                    <w:szCs w:val="21"/>
                  </w:rPr>
                </w:rPrChange>
              </w:rPr>
              <w:t>0.305</w:t>
            </w:r>
          </w:p>
        </w:tc>
        <w:tc>
          <w:tcPr>
            <w:tcW w:w="0" w:type="auto"/>
            <w:tcBorders>
              <w:top w:val="nil"/>
              <w:left w:val="nil"/>
              <w:bottom w:val="nil"/>
              <w:right w:val="nil"/>
              <w:insideH w:val="nil"/>
              <w:insideV w:val="nil"/>
            </w:tcBorders>
            <w:noWrap/>
            <w:tcMar>
              <w:left w:w="102" w:type="dxa"/>
              <w:right w:w="102" w:type="dxa"/>
            </w:tcMar>
            <w:vAlign w:val="center"/>
            <w:tcPrChange w:id="4214" w:author="Codex" w:date="2026-10-05T16:32:41.313017+00:00">
              <w:tcPr>
                <w:tcW w:w="0" w:type="auto"/>
                <w:tcBorders>
                  <w:top w:val="nil"/>
                  <w:left w:val="nil"/>
                  <w:bottom w:val="nil"/>
                  <w:right w:val="nil"/>
                </w:tcBorders>
                <w:noWrap/>
                <w:tcMar>
                  <w:left w:w="102" w:type="dxa"/>
                  <w:right w:w="102" w:type="dxa"/>
                </w:tcMar>
                <w:vAlign w:val="center"/>
              </w:tcPr>
            </w:tcPrChange>
          </w:tcPr>
          <w:p w14:paraId="4FEF80E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66" w:author="Codex" w:date="2026-10-05T16:32:41.313017+00:00">
                  <w:rPr>
                    <w:rFonts w:cs="Times New Roman"/>
                    <w:szCs w:val="21"/>
                  </w:rPr>
                </w:rPrChange>
              </w:rPr>
              <w:pPrChange w:id="421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16" w:author="Codex" w:date="2026-10-05T16:32:41.313017+00:00">
                  <w:rPr>
                    <w:rFonts w:cs="Times New Roman"/>
                    <w:szCs w:val="21"/>
                  </w:rPr>
                </w:rPrChange>
              </w:rPr>
              <w:t>0.279</w:t>
            </w:r>
          </w:p>
        </w:tc>
        <w:tc>
          <w:tcPr>
            <w:tcW w:w="0" w:type="auto"/>
            <w:tcBorders>
              <w:top w:val="nil"/>
              <w:left w:val="nil"/>
              <w:bottom w:val="nil"/>
              <w:right w:val="nil"/>
              <w:insideH w:val="nil"/>
              <w:insideV w:val="nil"/>
            </w:tcBorders>
            <w:noWrap/>
            <w:tcMar>
              <w:left w:w="102" w:type="dxa"/>
              <w:right w:w="102" w:type="dxa"/>
            </w:tcMar>
            <w:vAlign w:val="center"/>
            <w:tcPrChange w:id="4217" w:author="Codex" w:date="2026-10-05T16:32:41.313017+00:00">
              <w:tcPr>
                <w:tcW w:w="0" w:type="auto"/>
                <w:tcBorders>
                  <w:top w:val="nil"/>
                  <w:left w:val="nil"/>
                  <w:bottom w:val="nil"/>
                  <w:right w:val="nil"/>
                </w:tcBorders>
                <w:noWrap/>
                <w:tcMar>
                  <w:left w:w="102" w:type="dxa"/>
                  <w:right w:w="102" w:type="dxa"/>
                </w:tcMar>
                <w:vAlign w:val="center"/>
              </w:tcPr>
            </w:tcPrChange>
          </w:tcPr>
          <w:p w14:paraId="3230450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67" w:author="Codex" w:date="2026-10-05T16:32:41.313017+00:00">
                  <w:rPr>
                    <w:rFonts w:cs="Times New Roman"/>
                    <w:szCs w:val="21"/>
                  </w:rPr>
                </w:rPrChange>
              </w:rPr>
              <w:pPrChange w:id="421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19" w:author="Codex" w:date="2026-10-05T16:32:41.313017+00:00">
                  <w:rPr>
                    <w:rFonts w:cs="Times New Roman"/>
                    <w:szCs w:val="21"/>
                  </w:rPr>
                </w:rPrChange>
              </w:rPr>
              <w:t>0.361</w:t>
            </w:r>
          </w:p>
        </w:tc>
        <w:tc>
          <w:tcPr>
            <w:tcW w:w="0" w:type="auto"/>
            <w:tcBorders>
              <w:top w:val="nil"/>
              <w:left w:val="nil"/>
              <w:bottom w:val="nil"/>
              <w:right w:val="nil"/>
              <w:insideH w:val="nil"/>
              <w:insideV w:val="nil"/>
            </w:tcBorders>
            <w:tcMar>
              <w:left w:w="102" w:type="dxa"/>
              <w:right w:w="102" w:type="dxa"/>
            </w:tcMar>
            <w:vAlign w:val="center"/>
            <w:tcPrChange w:id="4220" w:author="Codex" w:date="2026-10-05T16:32:41.313017+00:00">
              <w:tcPr>
                <w:tcW w:w="0" w:type="auto"/>
                <w:tcBorders>
                  <w:top w:val="nil"/>
                  <w:left w:val="nil"/>
                  <w:bottom w:val="nil"/>
                  <w:right w:val="nil"/>
                </w:tcBorders>
                <w:tcMar>
                  <w:left w:w="102" w:type="dxa"/>
                  <w:right w:w="102" w:type="dxa"/>
                </w:tcMar>
                <w:vAlign w:val="center"/>
              </w:tcPr>
            </w:tcPrChange>
          </w:tcPr>
          <w:p w14:paraId="00D5F39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68" w:author="Codex" w:date="2026-10-05T16:32:41.313017+00:00">
                  <w:rPr>
                    <w:rFonts w:cs="Times New Roman"/>
                    <w:szCs w:val="21"/>
                  </w:rPr>
                </w:rPrChange>
              </w:rPr>
              <w:pPrChange w:id="422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22" w:author="Codex" w:date="2026-10-05T16:32:41.313017+00:00">
                  <w:rPr>
                    <w:rFonts w:cs="Times New Roman"/>
                    <w:szCs w:val="21"/>
                  </w:rPr>
                </w:rPrChange>
              </w:rPr>
              <w:t>1.45</w:t>
            </w:r>
            <w:r>
              <w:rPr>
                <w:rFonts w:ascii="Times New Roman" w:hAnsi="Times New Roman" w:cs="Times New Roman" w:eastAsia="SimSun"/>
                <w:b w:val="0"/>
                <w:bCs w:val="0"/>
                <w:sz w:val="21"/>
                <w:szCs w:val="21"/>
                <w:rPrChange w:id="4223" w:author="Codex" w:date="2026-10-05T16:32:41.313017+00:00">
                  <w:rPr>
                    <w:rFonts w:cs="Times New Roman"/>
                    <w:szCs w:val="21"/>
                  </w:rPr>
                </w:rPrChange>
              </w:rPr>
              <w:t>（</w:t>
            </w:r>
            <w:r>
              <w:rPr>
                <w:rFonts w:ascii="Times New Roman" w:hAnsi="Times New Roman" w:cs="Times New Roman" w:eastAsia="SimSun"/>
                <w:b w:val="0"/>
                <w:bCs w:val="0"/>
                <w:sz w:val="21"/>
                <w:szCs w:val="21"/>
                <w:rPrChange w:id="4224" w:author="Codex" w:date="2026-10-05T16:32:41.313017+00:00">
                  <w:rPr>
                    <w:rFonts w:cs="Times New Roman"/>
                    <w:szCs w:val="21"/>
                  </w:rPr>
                </w:rPrChange>
              </w:rPr>
              <w:t>-0.89</w:t>
            </w:r>
            <w:r>
              <w:rPr>
                <w:rFonts w:ascii="Times New Roman" w:hAnsi="Times New Roman" w:cs="Times New Roman" w:eastAsia="SimSun"/>
                <w:b w:val="0"/>
                <w:bCs w:val="0"/>
                <w:sz w:val="21"/>
                <w:szCs w:val="21"/>
                <w:rPrChange w:id="4225" w:author="Codex" w:date="2026-10-05T16:32:41.313017+00:00">
                  <w:rPr>
                    <w:rFonts w:cs="Times New Roman"/>
                    <w:szCs w:val="21"/>
                  </w:rPr>
                </w:rPrChange>
              </w:rPr>
              <w:t>，</w:t>
            </w:r>
            <w:r>
              <w:rPr>
                <w:rFonts w:ascii="Times New Roman" w:hAnsi="Times New Roman" w:cs="Times New Roman" w:eastAsia="SimSun"/>
                <w:b w:val="0"/>
                <w:bCs w:val="0"/>
                <w:sz w:val="21"/>
                <w:szCs w:val="21"/>
                <w:rPrChange w:id="4226" w:author="Codex" w:date="2026-10-05T16:32:41.313017+00:00">
                  <w:rPr>
                    <w:rFonts w:cs="Times New Roman"/>
                    <w:szCs w:val="21"/>
                  </w:rPr>
                </w:rPrChange>
              </w:rPr>
              <w:t>3.80</w:t>
            </w:r>
            <w:r>
              <w:rPr>
                <w:rFonts w:ascii="Times New Roman" w:hAnsi="Times New Roman" w:cs="Times New Roman" w:eastAsia="SimSun"/>
                <w:b w:val="0"/>
                <w:bCs w:val="0"/>
                <w:sz w:val="21"/>
                <w:szCs w:val="21"/>
                <w:rPrChange w:id="4227"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228" w:author="Codex" w:date="2026-10-05T16:32:41.313017+00:00">
              <w:tcPr>
                <w:tcW w:w="0" w:type="auto"/>
                <w:tcBorders>
                  <w:top w:val="nil"/>
                  <w:left w:val="nil"/>
                  <w:bottom w:val="nil"/>
                  <w:right w:val="nil"/>
                </w:tcBorders>
                <w:tcMar>
                  <w:left w:w="102" w:type="dxa"/>
                  <w:right w:w="102" w:type="dxa"/>
                </w:tcMar>
                <w:vAlign w:val="center"/>
              </w:tcPr>
            </w:tcPrChange>
          </w:tcPr>
          <w:p w14:paraId="2AEEC8F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69" w:author="Codex" w:date="2026-10-05T16:32:41.313017+00:00">
                  <w:rPr>
                    <w:rFonts w:cs="Times New Roman"/>
                    <w:szCs w:val="21"/>
                  </w:rPr>
                </w:rPrChange>
              </w:rPr>
              <w:pPrChange w:id="422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30" w:author="Codex" w:date="2026-10-05T16:32:41.313017+00:00">
                  <w:rPr>
                    <w:rFonts w:cs="Times New Roman"/>
                    <w:szCs w:val="21"/>
                  </w:rPr>
                </w:rPrChange>
              </w:rPr>
              <w:t>8.28</w:t>
            </w:r>
            <w:r>
              <w:rPr>
                <w:rFonts w:ascii="Times New Roman" w:hAnsi="Times New Roman" w:cs="Times New Roman" w:eastAsia="SimSun"/>
                <w:b w:val="0"/>
                <w:bCs w:val="0"/>
                <w:sz w:val="21"/>
                <w:szCs w:val="21"/>
                <w:rPrChange w:id="4231" w:author="Codex" w:date="2026-10-05T16:32:41.313017+00:00">
                  <w:rPr>
                    <w:rFonts w:cs="Times New Roman"/>
                    <w:szCs w:val="21"/>
                  </w:rPr>
                </w:rPrChange>
              </w:rPr>
              <w:t>（</w:t>
            </w:r>
            <w:r>
              <w:rPr>
                <w:rFonts w:ascii="Times New Roman" w:hAnsi="Times New Roman" w:cs="Times New Roman" w:eastAsia="SimSun"/>
                <w:b w:val="0"/>
                <w:bCs w:val="0"/>
                <w:sz w:val="21"/>
                <w:szCs w:val="21"/>
                <w:rPrChange w:id="4232" w:author="Codex" w:date="2026-10-05T16:32:41.313017+00:00">
                  <w:rPr>
                    <w:rFonts w:cs="Times New Roman"/>
                    <w:szCs w:val="21"/>
                  </w:rPr>
                </w:rPrChange>
              </w:rPr>
              <w:t>2.85</w:t>
            </w:r>
            <w:r>
              <w:rPr>
                <w:rFonts w:ascii="Times New Roman" w:hAnsi="Times New Roman" w:cs="Times New Roman" w:eastAsia="SimSun"/>
                <w:b w:val="0"/>
                <w:bCs w:val="0"/>
                <w:sz w:val="21"/>
                <w:szCs w:val="21"/>
                <w:rPrChange w:id="4233" w:author="Codex" w:date="2026-10-05T16:32:41.313017+00:00">
                  <w:rPr>
                    <w:rFonts w:cs="Times New Roman"/>
                    <w:szCs w:val="21"/>
                  </w:rPr>
                </w:rPrChange>
              </w:rPr>
              <w:t>，</w:t>
            </w:r>
            <w:r>
              <w:rPr>
                <w:rFonts w:ascii="Times New Roman" w:hAnsi="Times New Roman" w:cs="Times New Roman" w:eastAsia="SimSun"/>
                <w:b w:val="0"/>
                <w:bCs w:val="0"/>
                <w:sz w:val="21"/>
                <w:szCs w:val="21"/>
                <w:rPrChange w:id="4234" w:author="Codex" w:date="2026-10-05T16:32:41.313017+00:00">
                  <w:rPr>
                    <w:rFonts w:cs="Times New Roman"/>
                    <w:szCs w:val="21"/>
                  </w:rPr>
                </w:rPrChange>
              </w:rPr>
              <w:t>13.71</w:t>
            </w:r>
            <w:r>
              <w:rPr>
                <w:rFonts w:ascii="Times New Roman" w:hAnsi="Times New Roman" w:cs="Times New Roman" w:eastAsia="SimSun"/>
                <w:b w:val="0"/>
                <w:bCs w:val="0"/>
                <w:sz w:val="21"/>
                <w:szCs w:val="21"/>
                <w:rPrChange w:id="4235"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236" w:author="Codex" w:date="2026-10-05T16:32:41.313017+00:00">
              <w:tcPr>
                <w:tcW w:w="0" w:type="auto"/>
                <w:tcBorders>
                  <w:top w:val="nil"/>
                  <w:left w:val="nil"/>
                  <w:bottom w:val="nil"/>
                  <w:right w:val="nil"/>
                </w:tcBorders>
                <w:tcMar>
                  <w:left w:w="102" w:type="dxa"/>
                  <w:right w:w="102" w:type="dxa"/>
                </w:tcMar>
                <w:vAlign w:val="center"/>
              </w:tcPr>
            </w:tcPrChange>
          </w:tcPr>
          <w:p w14:paraId="25A06EC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70" w:author="Codex" w:date="2026-10-05T16:32:41.313017+00:00">
                  <w:rPr>
                    <w:rFonts w:cs="Times New Roman"/>
                    <w:szCs w:val="21"/>
                  </w:rPr>
                </w:rPrChange>
              </w:rPr>
              <w:pPrChange w:id="423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38" w:author="Codex" w:date="2026-10-05T16:32:41.313017+00:00">
                  <w:rPr>
                    <w:rFonts w:cs="Times New Roman"/>
                    <w:szCs w:val="21"/>
                  </w:rPr>
                </w:rPrChange>
              </w:rPr>
              <w:t>6.82</w:t>
            </w:r>
            <w:r>
              <w:rPr>
                <w:rFonts w:ascii="Times New Roman" w:hAnsi="Times New Roman" w:cs="Times New Roman" w:eastAsia="SimSun"/>
                <w:b w:val="0"/>
                <w:bCs w:val="0"/>
                <w:sz w:val="21"/>
                <w:szCs w:val="21"/>
                <w:rPrChange w:id="4239" w:author="Codex" w:date="2026-10-05T16:32:41.313017+00:00">
                  <w:rPr>
                    <w:rFonts w:cs="Times New Roman"/>
                    <w:szCs w:val="21"/>
                  </w:rPr>
                </w:rPrChange>
              </w:rPr>
              <w:t>（</w:t>
            </w:r>
            <w:r>
              <w:rPr>
                <w:rFonts w:ascii="Times New Roman" w:hAnsi="Times New Roman" w:cs="Times New Roman" w:eastAsia="SimSun"/>
                <w:b w:val="0"/>
                <w:bCs w:val="0"/>
                <w:sz w:val="21"/>
                <w:szCs w:val="21"/>
                <w:rPrChange w:id="4240" w:author="Codex" w:date="2026-10-05T16:32:41.313017+00:00">
                  <w:rPr>
                    <w:rFonts w:cs="Times New Roman"/>
                    <w:szCs w:val="21"/>
                  </w:rPr>
                </w:rPrChange>
              </w:rPr>
              <w:t>1.05</w:t>
            </w:r>
            <w:r>
              <w:rPr>
                <w:rFonts w:ascii="Times New Roman" w:hAnsi="Times New Roman" w:cs="Times New Roman" w:eastAsia="SimSun"/>
                <w:b w:val="0"/>
                <w:bCs w:val="0"/>
                <w:sz w:val="21"/>
                <w:szCs w:val="21"/>
                <w:rPrChange w:id="4241" w:author="Codex" w:date="2026-10-05T16:32:41.313017+00:00">
                  <w:rPr>
                    <w:rFonts w:cs="Times New Roman"/>
                    <w:szCs w:val="21"/>
                  </w:rPr>
                </w:rPrChange>
              </w:rPr>
              <w:t>，</w:t>
            </w:r>
            <w:r>
              <w:rPr>
                <w:rFonts w:ascii="Times New Roman" w:hAnsi="Times New Roman" w:cs="Times New Roman" w:eastAsia="SimSun"/>
                <w:b w:val="0"/>
                <w:bCs w:val="0"/>
                <w:sz w:val="21"/>
                <w:szCs w:val="21"/>
                <w:rPrChange w:id="4242" w:author="Codex" w:date="2026-10-05T16:32:41.313017+00:00">
                  <w:rPr>
                    <w:rFonts w:cs="Times New Roman"/>
                    <w:szCs w:val="21"/>
                  </w:rPr>
                </w:rPrChange>
              </w:rPr>
              <w:t>12.62</w:t>
            </w:r>
            <w:r>
              <w:rPr>
                <w:rFonts w:ascii="Times New Roman" w:hAnsi="Times New Roman" w:cs="Times New Roman" w:eastAsia="SimSun"/>
                <w:b w:val="0"/>
                <w:bCs w:val="0"/>
                <w:sz w:val="21"/>
                <w:szCs w:val="21"/>
                <w:rPrChange w:id="4243" w:author="Codex" w:date="2026-10-05T16:32:41.313017+00:00">
                  <w:rPr>
                    <w:rFonts w:cs="Times New Roman"/>
                    <w:szCs w:val="21"/>
                  </w:rPr>
                </w:rPrChange>
              </w:rPr>
              <w:t>）</w:t>
            </w:r>
          </w:p>
        </w:tc>
        <w:tc>
          <w:tcPr>
            <w:tcW w:w="0" w:type="auto"/>
            <w:tcBorders>
              <w:top w:val="nil"/>
              <w:left w:val="nil"/>
              <w:bottom w:val="nil"/>
              <w:right w:val="nil"/>
              <w:insideH w:val="nil"/>
              <w:insideV w:val="nil"/>
            </w:tcBorders>
            <w:noWrap/>
            <w:tcMar>
              <w:left w:w="102" w:type="dxa"/>
              <w:right w:w="102" w:type="dxa"/>
            </w:tcMar>
            <w:vAlign w:val="center"/>
            <w:tcPrChange w:id="4244" w:author="Codex" w:date="2026-10-05T16:32:41.313017+00:00">
              <w:tcPr>
                <w:tcW w:w="0" w:type="auto"/>
                <w:tcBorders>
                  <w:top w:val="nil"/>
                  <w:left w:val="nil"/>
                  <w:bottom w:val="nil"/>
                  <w:right w:val="nil"/>
                </w:tcBorders>
                <w:noWrap/>
                <w:tcMar>
                  <w:left w:w="102" w:type="dxa"/>
                  <w:right w:w="102" w:type="dxa"/>
                </w:tcMar>
                <w:vAlign w:val="center"/>
              </w:tcPr>
            </w:tcPrChange>
          </w:tcPr>
          <w:p w14:paraId="16C7368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71" w:author="Codex" w:date="2026-10-05T16:32:41.313017+00:00">
                  <w:rPr>
                    <w:rFonts w:cs="Times New Roman"/>
                    <w:szCs w:val="21"/>
                  </w:rPr>
                </w:rPrChange>
              </w:rPr>
              <w:pPrChange w:id="424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46" w:author="Codex" w:date="2026-10-05T16:32:41.313017+00:00">
                  <w:rPr>
                    <w:rFonts w:cs="Times New Roman"/>
                    <w:szCs w:val="21"/>
                  </w:rPr>
                </w:rPrChange>
              </w:rPr>
              <w:t>.094</w:t>
            </w:r>
          </w:p>
        </w:tc>
      </w:tr>
      <w:tr w:rsidR="004B6004" w14:paraId="710EEE49"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4247" w:author="Codex" w:date="2026-10-05T16:32:41.313017+00:00">
              <w:tcPr>
                <w:tcW w:w="0" w:type="auto"/>
                <w:tcBorders>
                  <w:top w:val="nil"/>
                  <w:left w:val="nil"/>
                  <w:bottom w:val="nil"/>
                  <w:right w:val="nil"/>
                </w:tcBorders>
                <w:noWrap/>
                <w:tcMar>
                  <w:left w:w="102" w:type="dxa"/>
                  <w:right w:w="102" w:type="dxa"/>
                </w:tcMar>
                <w:vAlign w:val="center"/>
              </w:tcPr>
            </w:tcPrChange>
          </w:tcPr>
          <w:p w14:paraId="1E99280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72" w:author="Codex" w:date="2026-10-05T16:32:41.313017+00:00">
                  <w:rPr>
                    <w:rFonts w:cs="Times New Roman"/>
                    <w:szCs w:val="21"/>
                  </w:rPr>
                </w:rPrChange>
              </w:rPr>
              <w:pPrChange w:id="424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49" w:author="Codex" w:date="2026-10-05T16:32:41.313017+00:00">
                  <w:rPr>
                    <w:rFonts w:cs="Times New Roman"/>
                    <w:szCs w:val="21"/>
                  </w:rPr>
                </w:rPrChange>
              </w:rPr>
              <w:t>RA‑S</w:t>
            </w:r>
          </w:p>
        </w:tc>
        <w:tc>
          <w:tcPr>
            <w:tcW w:w="0" w:type="auto"/>
            <w:tcBorders>
              <w:top w:val="nil"/>
              <w:left w:val="nil"/>
              <w:bottom w:val="nil"/>
              <w:right w:val="nil"/>
              <w:insideH w:val="nil"/>
              <w:insideV w:val="nil"/>
            </w:tcBorders>
            <w:noWrap/>
            <w:tcMar>
              <w:left w:w="102" w:type="dxa"/>
              <w:right w:w="102" w:type="dxa"/>
            </w:tcMar>
            <w:vAlign w:val="center"/>
            <w:tcPrChange w:id="4250" w:author="Codex" w:date="2026-10-05T16:32:41.313017+00:00">
              <w:tcPr>
                <w:tcW w:w="0" w:type="auto"/>
                <w:tcBorders>
                  <w:top w:val="nil"/>
                  <w:left w:val="nil"/>
                  <w:bottom w:val="nil"/>
                  <w:right w:val="nil"/>
                </w:tcBorders>
                <w:noWrap/>
                <w:tcMar>
                  <w:left w:w="102" w:type="dxa"/>
                  <w:right w:w="102" w:type="dxa"/>
                </w:tcMar>
                <w:vAlign w:val="center"/>
              </w:tcPr>
            </w:tcPrChange>
          </w:tcPr>
          <w:p w14:paraId="74A16FE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73" w:author="Codex" w:date="2026-10-05T16:32:41.313017+00:00">
                  <w:rPr>
                    <w:rFonts w:cs="Times New Roman"/>
                    <w:szCs w:val="21"/>
                  </w:rPr>
                </w:rPrChange>
              </w:rPr>
              <w:pPrChange w:id="425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52" w:author="Codex" w:date="2026-10-05T16:32:41.313017+00:00">
                  <w:rPr>
                    <w:rFonts w:cs="Times New Roman"/>
                    <w:szCs w:val="21"/>
                  </w:rPr>
                </w:rPrChange>
              </w:rPr>
              <w:t>0.310</w:t>
            </w:r>
          </w:p>
        </w:tc>
        <w:tc>
          <w:tcPr>
            <w:tcW w:w="0" w:type="auto"/>
            <w:tcBorders>
              <w:top w:val="nil"/>
              <w:left w:val="nil"/>
              <w:bottom w:val="nil"/>
              <w:right w:val="nil"/>
              <w:insideH w:val="nil"/>
              <w:insideV w:val="nil"/>
            </w:tcBorders>
            <w:noWrap/>
            <w:tcMar>
              <w:left w:w="102" w:type="dxa"/>
              <w:right w:w="102" w:type="dxa"/>
            </w:tcMar>
            <w:vAlign w:val="center"/>
            <w:tcPrChange w:id="4253" w:author="Codex" w:date="2026-10-05T16:32:41.313017+00:00">
              <w:tcPr>
                <w:tcW w:w="0" w:type="auto"/>
                <w:tcBorders>
                  <w:top w:val="nil"/>
                  <w:left w:val="nil"/>
                  <w:bottom w:val="nil"/>
                  <w:right w:val="nil"/>
                </w:tcBorders>
                <w:noWrap/>
                <w:tcMar>
                  <w:left w:w="102" w:type="dxa"/>
                  <w:right w:w="102" w:type="dxa"/>
                </w:tcMar>
                <w:vAlign w:val="center"/>
              </w:tcPr>
            </w:tcPrChange>
          </w:tcPr>
          <w:p w14:paraId="704DF4A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74" w:author="Codex" w:date="2026-10-05T16:32:41.313017+00:00">
                  <w:rPr>
                    <w:rFonts w:cs="Times New Roman"/>
                    <w:szCs w:val="21"/>
                  </w:rPr>
                </w:rPrChange>
              </w:rPr>
              <w:pPrChange w:id="425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55" w:author="Codex" w:date="2026-10-05T16:32:41.313017+00:00">
                  <w:rPr>
                    <w:rFonts w:cs="Times New Roman"/>
                    <w:szCs w:val="21"/>
                  </w:rPr>
                </w:rPrChange>
              </w:rPr>
              <w:t>0.306</w:t>
            </w:r>
          </w:p>
        </w:tc>
        <w:tc>
          <w:tcPr>
            <w:tcW w:w="0" w:type="auto"/>
            <w:tcBorders>
              <w:top w:val="nil"/>
              <w:left w:val="nil"/>
              <w:bottom w:val="nil"/>
              <w:right w:val="nil"/>
              <w:insideH w:val="nil"/>
              <w:insideV w:val="nil"/>
            </w:tcBorders>
            <w:noWrap/>
            <w:tcMar>
              <w:left w:w="102" w:type="dxa"/>
              <w:right w:w="102" w:type="dxa"/>
            </w:tcMar>
            <w:vAlign w:val="center"/>
            <w:tcPrChange w:id="4256" w:author="Codex" w:date="2026-10-05T16:32:41.313017+00:00">
              <w:tcPr>
                <w:tcW w:w="0" w:type="auto"/>
                <w:tcBorders>
                  <w:top w:val="nil"/>
                  <w:left w:val="nil"/>
                  <w:bottom w:val="nil"/>
                  <w:right w:val="nil"/>
                </w:tcBorders>
                <w:noWrap/>
                <w:tcMar>
                  <w:left w:w="102" w:type="dxa"/>
                  <w:right w:w="102" w:type="dxa"/>
                </w:tcMar>
                <w:vAlign w:val="center"/>
              </w:tcPr>
            </w:tcPrChange>
          </w:tcPr>
          <w:p w14:paraId="79B0D7A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75" w:author="Codex" w:date="2026-10-05T16:32:41.313017+00:00">
                  <w:rPr>
                    <w:rFonts w:cs="Times New Roman"/>
                    <w:szCs w:val="21"/>
                  </w:rPr>
                </w:rPrChange>
              </w:rPr>
              <w:pPrChange w:id="425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58" w:author="Codex" w:date="2026-10-05T16:32:41.313017+00:00">
                  <w:rPr>
                    <w:rFonts w:cs="Times New Roman"/>
                    <w:szCs w:val="21"/>
                  </w:rPr>
                </w:rPrChange>
              </w:rPr>
              <w:t>0.313</w:t>
            </w:r>
          </w:p>
        </w:tc>
        <w:tc>
          <w:tcPr>
            <w:tcW w:w="0" w:type="auto"/>
            <w:tcBorders>
              <w:top w:val="nil"/>
              <w:left w:val="nil"/>
              <w:bottom w:val="nil"/>
              <w:right w:val="nil"/>
              <w:insideH w:val="nil"/>
              <w:insideV w:val="nil"/>
            </w:tcBorders>
            <w:noWrap/>
            <w:tcMar>
              <w:left w:w="102" w:type="dxa"/>
              <w:right w:w="102" w:type="dxa"/>
            </w:tcMar>
            <w:vAlign w:val="center"/>
            <w:tcPrChange w:id="4259" w:author="Codex" w:date="2026-10-05T16:32:41.313017+00:00">
              <w:tcPr>
                <w:tcW w:w="0" w:type="auto"/>
                <w:tcBorders>
                  <w:top w:val="nil"/>
                  <w:left w:val="nil"/>
                  <w:bottom w:val="nil"/>
                  <w:right w:val="nil"/>
                </w:tcBorders>
                <w:noWrap/>
                <w:tcMar>
                  <w:left w:w="102" w:type="dxa"/>
                  <w:right w:w="102" w:type="dxa"/>
                </w:tcMar>
                <w:vAlign w:val="center"/>
              </w:tcPr>
            </w:tcPrChange>
          </w:tcPr>
          <w:p w14:paraId="104D37A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76" w:author="Codex" w:date="2026-10-05T16:32:41.313017+00:00">
                  <w:rPr>
                    <w:rFonts w:cs="Times New Roman"/>
                    <w:szCs w:val="21"/>
                  </w:rPr>
                </w:rPrChange>
              </w:rPr>
              <w:pPrChange w:id="426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61" w:author="Codex" w:date="2026-10-05T16:32:41.313017+00:00">
                  <w:rPr>
                    <w:rFonts w:cs="Times New Roman"/>
                    <w:szCs w:val="21"/>
                  </w:rPr>
                </w:rPrChange>
              </w:rPr>
              <w:t>0.388</w:t>
            </w:r>
          </w:p>
        </w:tc>
        <w:tc>
          <w:tcPr>
            <w:tcW w:w="0" w:type="auto"/>
            <w:tcBorders>
              <w:top w:val="nil"/>
              <w:left w:val="nil"/>
              <w:bottom w:val="nil"/>
              <w:right w:val="nil"/>
              <w:insideH w:val="nil"/>
              <w:insideV w:val="nil"/>
            </w:tcBorders>
            <w:tcMar>
              <w:left w:w="102" w:type="dxa"/>
              <w:right w:w="102" w:type="dxa"/>
            </w:tcMar>
            <w:vAlign w:val="center"/>
            <w:tcPrChange w:id="4262" w:author="Codex" w:date="2026-10-05T16:32:41.313017+00:00">
              <w:tcPr>
                <w:tcW w:w="0" w:type="auto"/>
                <w:tcBorders>
                  <w:top w:val="nil"/>
                  <w:left w:val="nil"/>
                  <w:bottom w:val="nil"/>
                  <w:right w:val="nil"/>
                </w:tcBorders>
                <w:tcMar>
                  <w:left w:w="102" w:type="dxa"/>
                  <w:right w:w="102" w:type="dxa"/>
                </w:tcMar>
                <w:vAlign w:val="center"/>
              </w:tcPr>
            </w:tcPrChange>
          </w:tcPr>
          <w:p w14:paraId="7D5C8E0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77" w:author="Codex" w:date="2026-10-05T16:32:41.313017+00:00">
                  <w:rPr>
                    <w:rFonts w:cs="Times New Roman"/>
                    <w:szCs w:val="21"/>
                  </w:rPr>
                </w:rPrChange>
              </w:rPr>
              <w:pPrChange w:id="426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64" w:author="Codex" w:date="2026-10-05T16:32:41.313017+00:00">
                  <w:rPr>
                    <w:rFonts w:cs="Times New Roman"/>
                    <w:szCs w:val="21"/>
                  </w:rPr>
                </w:rPrChange>
              </w:rPr>
              <w:t>-0.42</w:t>
            </w:r>
            <w:r>
              <w:rPr>
                <w:rFonts w:ascii="Times New Roman" w:hAnsi="Times New Roman" w:cs="Times New Roman" w:eastAsia="SimSun"/>
                <w:b w:val="0"/>
                <w:bCs w:val="0"/>
                <w:sz w:val="21"/>
                <w:szCs w:val="21"/>
                <w:rPrChange w:id="4265" w:author="Codex" w:date="2026-10-05T16:32:41.313017+00:00">
                  <w:rPr>
                    <w:rFonts w:cs="Times New Roman"/>
                    <w:szCs w:val="21"/>
                  </w:rPr>
                </w:rPrChange>
              </w:rPr>
              <w:t>（</w:t>
            </w:r>
            <w:r>
              <w:rPr>
                <w:rFonts w:ascii="Times New Roman" w:hAnsi="Times New Roman" w:cs="Times New Roman" w:eastAsia="SimSun"/>
                <w:b w:val="0"/>
                <w:bCs w:val="0"/>
                <w:sz w:val="21"/>
                <w:szCs w:val="21"/>
                <w:rPrChange w:id="4266" w:author="Codex" w:date="2026-10-05T16:32:41.313017+00:00">
                  <w:rPr>
                    <w:rFonts w:cs="Times New Roman"/>
                    <w:szCs w:val="21"/>
                  </w:rPr>
                </w:rPrChange>
              </w:rPr>
              <w:t>-7.94</w:t>
            </w:r>
            <w:r>
              <w:rPr>
                <w:rFonts w:ascii="Times New Roman" w:hAnsi="Times New Roman" w:cs="Times New Roman" w:eastAsia="SimSun"/>
                <w:b w:val="0"/>
                <w:bCs w:val="0"/>
                <w:sz w:val="21"/>
                <w:szCs w:val="21"/>
                <w:rPrChange w:id="4267" w:author="Codex" w:date="2026-10-05T16:32:41.313017+00:00">
                  <w:rPr>
                    <w:rFonts w:cs="Times New Roman"/>
                    <w:szCs w:val="21"/>
                  </w:rPr>
                </w:rPrChange>
              </w:rPr>
              <w:t>，</w:t>
            </w:r>
            <w:r>
              <w:rPr>
                <w:rFonts w:ascii="Times New Roman" w:hAnsi="Times New Roman" w:cs="Times New Roman" w:eastAsia="SimSun"/>
                <w:b w:val="0"/>
                <w:bCs w:val="0"/>
                <w:sz w:val="21"/>
                <w:szCs w:val="21"/>
                <w:rPrChange w:id="4268" w:author="Codex" w:date="2026-10-05T16:32:41.313017+00:00">
                  <w:rPr>
                    <w:rFonts w:cs="Times New Roman"/>
                    <w:szCs w:val="21"/>
                  </w:rPr>
                </w:rPrChange>
              </w:rPr>
              <w:t>7.10</w:t>
            </w:r>
            <w:r>
              <w:rPr>
                <w:rFonts w:ascii="Times New Roman" w:hAnsi="Times New Roman" w:cs="Times New Roman" w:eastAsia="SimSun"/>
                <w:b w:val="0"/>
                <w:bCs w:val="0"/>
                <w:sz w:val="21"/>
                <w:szCs w:val="21"/>
                <w:rPrChange w:id="4269"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270" w:author="Codex" w:date="2026-10-05T16:32:41.313017+00:00">
              <w:tcPr>
                <w:tcW w:w="0" w:type="auto"/>
                <w:tcBorders>
                  <w:top w:val="nil"/>
                  <w:left w:val="nil"/>
                  <w:bottom w:val="nil"/>
                  <w:right w:val="nil"/>
                </w:tcBorders>
                <w:tcMar>
                  <w:left w:w="102" w:type="dxa"/>
                  <w:right w:w="102" w:type="dxa"/>
                </w:tcMar>
                <w:vAlign w:val="center"/>
              </w:tcPr>
            </w:tcPrChange>
          </w:tcPr>
          <w:p w14:paraId="62C1A19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78" w:author="Codex" w:date="2026-10-05T16:32:41.313017+00:00">
                  <w:rPr>
                    <w:rFonts w:cs="Times New Roman"/>
                    <w:szCs w:val="21"/>
                  </w:rPr>
                </w:rPrChange>
              </w:rPr>
              <w:pPrChange w:id="427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72" w:author="Codex" w:date="2026-10-05T16:32:41.313017+00:00">
                  <w:rPr>
                    <w:rFonts w:cs="Times New Roman"/>
                    <w:szCs w:val="21"/>
                  </w:rPr>
                </w:rPrChange>
              </w:rPr>
              <w:t>7.56</w:t>
            </w:r>
            <w:r>
              <w:rPr>
                <w:rFonts w:ascii="Times New Roman" w:hAnsi="Times New Roman" w:cs="Times New Roman" w:eastAsia="SimSun"/>
                <w:b w:val="0"/>
                <w:bCs w:val="0"/>
                <w:sz w:val="21"/>
                <w:szCs w:val="21"/>
                <w:rPrChange w:id="4273" w:author="Codex" w:date="2026-10-05T16:32:41.313017+00:00">
                  <w:rPr>
                    <w:rFonts w:cs="Times New Roman"/>
                    <w:szCs w:val="21"/>
                  </w:rPr>
                </w:rPrChange>
              </w:rPr>
              <w:t>（</w:t>
            </w:r>
            <w:r>
              <w:rPr>
                <w:rFonts w:ascii="Times New Roman" w:hAnsi="Times New Roman" w:cs="Times New Roman" w:eastAsia="SimSun"/>
                <w:b w:val="0"/>
                <w:bCs w:val="0"/>
                <w:sz w:val="21"/>
                <w:szCs w:val="21"/>
                <w:rPrChange w:id="4274" w:author="Codex" w:date="2026-10-05T16:32:41.313017+00:00">
                  <w:rPr>
                    <w:rFonts w:cs="Times New Roman"/>
                    <w:szCs w:val="21"/>
                  </w:rPr>
                </w:rPrChange>
              </w:rPr>
              <w:t>-1.00</w:t>
            </w:r>
            <w:r>
              <w:rPr>
                <w:rFonts w:ascii="Times New Roman" w:hAnsi="Times New Roman" w:cs="Times New Roman" w:eastAsia="SimSun"/>
                <w:b w:val="0"/>
                <w:bCs w:val="0"/>
                <w:sz w:val="21"/>
                <w:szCs w:val="21"/>
                <w:rPrChange w:id="4275" w:author="Codex" w:date="2026-10-05T16:32:41.313017+00:00">
                  <w:rPr>
                    <w:rFonts w:cs="Times New Roman"/>
                    <w:szCs w:val="21"/>
                  </w:rPr>
                </w:rPrChange>
              </w:rPr>
              <w:t>，</w:t>
            </w:r>
            <w:r>
              <w:rPr>
                <w:rFonts w:ascii="Times New Roman" w:hAnsi="Times New Roman" w:cs="Times New Roman" w:eastAsia="SimSun"/>
                <w:b w:val="0"/>
                <w:bCs w:val="0"/>
                <w:sz w:val="21"/>
                <w:szCs w:val="21"/>
                <w:rPrChange w:id="4276" w:author="Codex" w:date="2026-10-05T16:32:41.313017+00:00">
                  <w:rPr>
                    <w:rFonts w:cs="Times New Roman"/>
                    <w:szCs w:val="21"/>
                  </w:rPr>
                </w:rPrChange>
              </w:rPr>
              <w:t>16.11</w:t>
            </w:r>
            <w:r>
              <w:rPr>
                <w:rFonts w:ascii="Times New Roman" w:hAnsi="Times New Roman" w:cs="Times New Roman" w:eastAsia="SimSun"/>
                <w:b w:val="0"/>
                <w:bCs w:val="0"/>
                <w:sz w:val="21"/>
                <w:szCs w:val="21"/>
                <w:rPrChange w:id="4277"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278" w:author="Codex" w:date="2026-10-05T16:32:41.313017+00:00">
              <w:tcPr>
                <w:tcW w:w="0" w:type="auto"/>
                <w:tcBorders>
                  <w:top w:val="nil"/>
                  <w:left w:val="nil"/>
                  <w:bottom w:val="nil"/>
                  <w:right w:val="nil"/>
                </w:tcBorders>
                <w:tcMar>
                  <w:left w:w="102" w:type="dxa"/>
                  <w:right w:w="102" w:type="dxa"/>
                </w:tcMar>
                <w:vAlign w:val="center"/>
              </w:tcPr>
            </w:tcPrChange>
          </w:tcPr>
          <w:p w14:paraId="39622D0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79" w:author="Codex" w:date="2026-10-05T16:32:41.313017+00:00">
                  <w:rPr>
                    <w:rFonts w:cs="Times New Roman"/>
                    <w:szCs w:val="21"/>
                  </w:rPr>
                </w:rPrChange>
              </w:rPr>
              <w:pPrChange w:id="427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80" w:author="Codex" w:date="2026-10-05T16:32:41.313017+00:00">
                  <w:rPr>
                    <w:rFonts w:cs="Times New Roman"/>
                    <w:szCs w:val="21"/>
                  </w:rPr>
                </w:rPrChange>
              </w:rPr>
              <w:t>7.98</w:t>
            </w:r>
            <w:r>
              <w:rPr>
                <w:rFonts w:ascii="Times New Roman" w:hAnsi="Times New Roman" w:cs="Times New Roman" w:eastAsia="SimSun"/>
                <w:b w:val="0"/>
                <w:bCs w:val="0"/>
                <w:sz w:val="21"/>
                <w:szCs w:val="21"/>
                <w:rPrChange w:id="4281" w:author="Codex" w:date="2026-10-05T16:32:41.313017+00:00">
                  <w:rPr>
                    <w:rFonts w:cs="Times New Roman"/>
                    <w:szCs w:val="21"/>
                  </w:rPr>
                </w:rPrChange>
              </w:rPr>
              <w:t>（</w:t>
            </w:r>
            <w:r>
              <w:rPr>
                <w:rFonts w:ascii="Times New Roman" w:hAnsi="Times New Roman" w:cs="Times New Roman" w:eastAsia="SimSun"/>
                <w:b w:val="0"/>
                <w:bCs w:val="0"/>
                <w:sz w:val="21"/>
                <w:szCs w:val="21"/>
                <w:rPrChange w:id="4282" w:author="Codex" w:date="2026-10-05T16:32:41.313017+00:00">
                  <w:rPr>
                    <w:rFonts w:cs="Times New Roman"/>
                    <w:szCs w:val="21"/>
                  </w:rPr>
                </w:rPrChange>
              </w:rPr>
              <w:t>-2.51</w:t>
            </w:r>
            <w:r>
              <w:rPr>
                <w:rFonts w:ascii="Times New Roman" w:hAnsi="Times New Roman" w:cs="Times New Roman" w:eastAsia="SimSun"/>
                <w:b w:val="0"/>
                <w:bCs w:val="0"/>
                <w:sz w:val="21"/>
                <w:szCs w:val="21"/>
                <w:rPrChange w:id="4283" w:author="Codex" w:date="2026-10-05T16:32:41.313017+00:00">
                  <w:rPr>
                    <w:rFonts w:cs="Times New Roman"/>
                    <w:szCs w:val="21"/>
                  </w:rPr>
                </w:rPrChange>
              </w:rPr>
              <w:t>，</w:t>
            </w:r>
            <w:r>
              <w:rPr>
                <w:rFonts w:ascii="Times New Roman" w:hAnsi="Times New Roman" w:cs="Times New Roman" w:eastAsia="SimSun"/>
                <w:b w:val="0"/>
                <w:bCs w:val="0"/>
                <w:sz w:val="21"/>
                <w:szCs w:val="21"/>
                <w:rPrChange w:id="4284" w:author="Codex" w:date="2026-10-05T16:32:41.313017+00:00">
                  <w:rPr>
                    <w:rFonts w:cs="Times New Roman"/>
                    <w:szCs w:val="21"/>
                  </w:rPr>
                </w:rPrChange>
              </w:rPr>
              <w:t>19.32</w:t>
            </w:r>
            <w:r>
              <w:rPr>
                <w:rFonts w:ascii="Times New Roman" w:hAnsi="Times New Roman" w:cs="Times New Roman" w:eastAsia="SimSun"/>
                <w:b w:val="0"/>
                <w:bCs w:val="0"/>
                <w:sz w:val="21"/>
                <w:szCs w:val="21"/>
                <w:rPrChange w:id="4285" w:author="Codex" w:date="2026-10-05T16:32:41.313017+00:00">
                  <w:rPr>
                    <w:rFonts w:cs="Times New Roman"/>
                    <w:szCs w:val="21"/>
                  </w:rPr>
                </w:rPrChange>
              </w:rPr>
              <w:t>）</w:t>
            </w:r>
          </w:p>
        </w:tc>
        <w:tc>
          <w:tcPr>
            <w:tcW w:w="0" w:type="auto"/>
            <w:tcBorders>
              <w:top w:val="nil"/>
              <w:left w:val="nil"/>
              <w:bottom w:val="nil"/>
              <w:right w:val="nil"/>
              <w:insideH w:val="nil"/>
              <w:insideV w:val="nil"/>
            </w:tcBorders>
            <w:noWrap/>
            <w:tcMar>
              <w:left w:w="102" w:type="dxa"/>
              <w:right w:w="102" w:type="dxa"/>
            </w:tcMar>
            <w:vAlign w:val="center"/>
            <w:tcPrChange w:id="4286" w:author="Codex" w:date="2026-10-05T16:32:41.313017+00:00">
              <w:tcPr>
                <w:tcW w:w="0" w:type="auto"/>
                <w:tcBorders>
                  <w:top w:val="nil"/>
                  <w:left w:val="nil"/>
                  <w:bottom w:val="nil"/>
                  <w:right w:val="nil"/>
                </w:tcBorders>
                <w:noWrap/>
                <w:tcMar>
                  <w:left w:w="102" w:type="dxa"/>
                  <w:right w:w="102" w:type="dxa"/>
                </w:tcMar>
                <w:vAlign w:val="center"/>
              </w:tcPr>
            </w:tcPrChange>
          </w:tcPr>
          <w:p w14:paraId="0665237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80" w:author="Codex" w:date="2026-10-05T16:32:41.313017+00:00">
                  <w:rPr>
                    <w:rFonts w:cs="Times New Roman"/>
                    <w:szCs w:val="21"/>
                  </w:rPr>
                </w:rPrChange>
              </w:rPr>
              <w:pPrChange w:id="428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88" w:author="Codex" w:date="2026-10-05T16:32:41.313017+00:00">
                  <w:rPr>
                    <w:rFonts w:cs="Times New Roman"/>
                    <w:szCs w:val="21"/>
                  </w:rPr>
                </w:rPrChange>
              </w:rPr>
              <w:t>.300</w:t>
            </w:r>
          </w:p>
        </w:tc>
      </w:tr>
      <w:tr w:rsidR="004B6004" w14:paraId="41C45363"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4289" w:author="Codex" w:date="2026-10-05T16:32:41.313017+00:00">
              <w:tcPr>
                <w:tcW w:w="0" w:type="auto"/>
                <w:tcBorders>
                  <w:top w:val="nil"/>
                  <w:left w:val="nil"/>
                  <w:bottom w:val="nil"/>
                  <w:right w:val="nil"/>
                </w:tcBorders>
                <w:noWrap/>
                <w:tcMar>
                  <w:left w:w="102" w:type="dxa"/>
                  <w:right w:w="102" w:type="dxa"/>
                </w:tcMar>
                <w:vAlign w:val="center"/>
              </w:tcPr>
            </w:tcPrChange>
          </w:tcPr>
          <w:p w14:paraId="64D8671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81" w:author="Codex" w:date="2026-10-05T16:32:41.313017+00:00">
                  <w:rPr>
                    <w:rFonts w:cs="Times New Roman"/>
                    <w:szCs w:val="21"/>
                  </w:rPr>
                </w:rPrChange>
              </w:rPr>
              <w:pPrChange w:id="429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91" w:author="Codex" w:date="2026-10-05T16:32:41.313017+00:00">
                  <w:rPr>
                    <w:rFonts w:cs="Times New Roman"/>
                    <w:szCs w:val="21"/>
                  </w:rPr>
                </w:rPrChange>
              </w:rPr>
              <w:t>RA‑P</w:t>
            </w:r>
          </w:p>
        </w:tc>
        <w:tc>
          <w:tcPr>
            <w:tcW w:w="0" w:type="auto"/>
            <w:tcBorders>
              <w:top w:val="nil"/>
              <w:left w:val="nil"/>
              <w:bottom w:val="nil"/>
              <w:right w:val="nil"/>
              <w:insideH w:val="nil"/>
              <w:insideV w:val="nil"/>
            </w:tcBorders>
            <w:noWrap/>
            <w:tcMar>
              <w:left w:w="102" w:type="dxa"/>
              <w:right w:w="102" w:type="dxa"/>
            </w:tcMar>
            <w:vAlign w:val="center"/>
            <w:tcPrChange w:id="4292" w:author="Codex" w:date="2026-10-05T16:32:41.313017+00:00">
              <w:tcPr>
                <w:tcW w:w="0" w:type="auto"/>
                <w:tcBorders>
                  <w:top w:val="nil"/>
                  <w:left w:val="nil"/>
                  <w:bottom w:val="nil"/>
                  <w:right w:val="nil"/>
                </w:tcBorders>
                <w:noWrap/>
                <w:tcMar>
                  <w:left w:w="102" w:type="dxa"/>
                  <w:right w:w="102" w:type="dxa"/>
                </w:tcMar>
                <w:vAlign w:val="center"/>
              </w:tcPr>
            </w:tcPrChange>
          </w:tcPr>
          <w:p w14:paraId="5CF7F83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82" w:author="Codex" w:date="2026-10-05T16:32:41.313017+00:00">
                  <w:rPr>
                    <w:rFonts w:cs="Times New Roman"/>
                    <w:szCs w:val="21"/>
                  </w:rPr>
                </w:rPrChange>
              </w:rPr>
              <w:pPrChange w:id="429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94" w:author="Codex" w:date="2026-10-05T16:32:41.313017+00:00">
                  <w:rPr>
                    <w:rFonts w:cs="Times New Roman"/>
                    <w:szCs w:val="21"/>
                  </w:rPr>
                </w:rPrChange>
              </w:rPr>
              <w:t>0.301</w:t>
            </w:r>
          </w:p>
        </w:tc>
        <w:tc>
          <w:tcPr>
            <w:tcW w:w="0" w:type="auto"/>
            <w:tcBorders>
              <w:top w:val="nil"/>
              <w:left w:val="nil"/>
              <w:bottom w:val="nil"/>
              <w:right w:val="nil"/>
              <w:insideH w:val="nil"/>
              <w:insideV w:val="nil"/>
            </w:tcBorders>
            <w:noWrap/>
            <w:tcMar>
              <w:left w:w="102" w:type="dxa"/>
              <w:right w:w="102" w:type="dxa"/>
            </w:tcMar>
            <w:vAlign w:val="center"/>
            <w:tcPrChange w:id="4295" w:author="Codex" w:date="2026-10-05T16:32:41.313017+00:00">
              <w:tcPr>
                <w:tcW w:w="0" w:type="auto"/>
                <w:tcBorders>
                  <w:top w:val="nil"/>
                  <w:left w:val="nil"/>
                  <w:bottom w:val="nil"/>
                  <w:right w:val="nil"/>
                </w:tcBorders>
                <w:noWrap/>
                <w:tcMar>
                  <w:left w:w="102" w:type="dxa"/>
                  <w:right w:w="102" w:type="dxa"/>
                </w:tcMar>
                <w:vAlign w:val="center"/>
              </w:tcPr>
            </w:tcPrChange>
          </w:tcPr>
          <w:p w14:paraId="2FFADA9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83" w:author="Codex" w:date="2026-10-05T16:32:41.313017+00:00">
                  <w:rPr>
                    <w:rFonts w:cs="Times New Roman"/>
                    <w:szCs w:val="21"/>
                  </w:rPr>
                </w:rPrChange>
              </w:rPr>
              <w:pPrChange w:id="429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97" w:author="Codex" w:date="2026-10-05T16:32:41.313017+00:00">
                  <w:rPr>
                    <w:rFonts w:cs="Times New Roman"/>
                    <w:szCs w:val="21"/>
                  </w:rPr>
                </w:rPrChange>
              </w:rPr>
              <w:t>0.277</w:t>
            </w:r>
          </w:p>
        </w:tc>
        <w:tc>
          <w:tcPr>
            <w:tcW w:w="0" w:type="auto"/>
            <w:tcBorders>
              <w:top w:val="nil"/>
              <w:left w:val="nil"/>
              <w:bottom w:val="nil"/>
              <w:right w:val="nil"/>
              <w:insideH w:val="nil"/>
              <w:insideV w:val="nil"/>
            </w:tcBorders>
            <w:noWrap/>
            <w:tcMar>
              <w:left w:w="102" w:type="dxa"/>
              <w:right w:w="102" w:type="dxa"/>
            </w:tcMar>
            <w:vAlign w:val="center"/>
            <w:tcPrChange w:id="4298" w:author="Codex" w:date="2026-10-05T16:32:41.313017+00:00">
              <w:tcPr>
                <w:tcW w:w="0" w:type="auto"/>
                <w:tcBorders>
                  <w:top w:val="nil"/>
                  <w:left w:val="nil"/>
                  <w:bottom w:val="nil"/>
                  <w:right w:val="nil"/>
                </w:tcBorders>
                <w:noWrap/>
                <w:tcMar>
                  <w:left w:w="102" w:type="dxa"/>
                  <w:right w:w="102" w:type="dxa"/>
                </w:tcMar>
                <w:vAlign w:val="center"/>
              </w:tcPr>
            </w:tcPrChange>
          </w:tcPr>
          <w:p w14:paraId="45A0563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84" w:author="Codex" w:date="2026-10-05T16:32:41.313017+00:00">
                  <w:rPr>
                    <w:rFonts w:cs="Times New Roman"/>
                    <w:szCs w:val="21"/>
                  </w:rPr>
                </w:rPrChange>
              </w:rPr>
              <w:pPrChange w:id="429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00" w:author="Codex" w:date="2026-10-05T16:32:41.313017+00:00">
                  <w:rPr>
                    <w:rFonts w:cs="Times New Roman"/>
                    <w:szCs w:val="21"/>
                  </w:rPr>
                </w:rPrChange>
              </w:rPr>
              <w:t>0.320</w:t>
            </w:r>
          </w:p>
        </w:tc>
        <w:tc>
          <w:tcPr>
            <w:tcW w:w="0" w:type="auto"/>
            <w:tcBorders>
              <w:top w:val="nil"/>
              <w:left w:val="nil"/>
              <w:bottom w:val="nil"/>
              <w:right w:val="nil"/>
              <w:insideH w:val="nil"/>
              <w:insideV w:val="nil"/>
            </w:tcBorders>
            <w:noWrap/>
            <w:tcMar>
              <w:left w:w="102" w:type="dxa"/>
              <w:right w:w="102" w:type="dxa"/>
            </w:tcMar>
            <w:vAlign w:val="center"/>
            <w:tcPrChange w:id="4301" w:author="Codex" w:date="2026-10-05T16:32:41.313017+00:00">
              <w:tcPr>
                <w:tcW w:w="0" w:type="auto"/>
                <w:tcBorders>
                  <w:top w:val="nil"/>
                  <w:left w:val="nil"/>
                  <w:bottom w:val="nil"/>
                  <w:right w:val="nil"/>
                </w:tcBorders>
                <w:noWrap/>
                <w:tcMar>
                  <w:left w:w="102" w:type="dxa"/>
                  <w:right w:w="102" w:type="dxa"/>
                </w:tcMar>
                <w:vAlign w:val="center"/>
              </w:tcPr>
            </w:tcPrChange>
          </w:tcPr>
          <w:p w14:paraId="3318CF9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85" w:author="Codex" w:date="2026-10-05T16:32:41.313017+00:00">
                  <w:rPr>
                    <w:rFonts w:cs="Times New Roman"/>
                    <w:szCs w:val="21"/>
                  </w:rPr>
                </w:rPrChange>
              </w:rPr>
              <w:pPrChange w:id="430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03" w:author="Codex" w:date="2026-10-05T16:32:41.313017+00:00">
                  <w:rPr>
                    <w:rFonts w:cs="Times New Roman"/>
                    <w:szCs w:val="21"/>
                  </w:rPr>
                </w:rPrChange>
              </w:rPr>
              <w:t>0.333</w:t>
            </w:r>
          </w:p>
        </w:tc>
        <w:tc>
          <w:tcPr>
            <w:tcW w:w="0" w:type="auto"/>
            <w:tcBorders>
              <w:top w:val="nil"/>
              <w:left w:val="nil"/>
              <w:bottom w:val="nil"/>
              <w:right w:val="nil"/>
              <w:insideH w:val="nil"/>
              <w:insideV w:val="nil"/>
            </w:tcBorders>
            <w:tcMar>
              <w:left w:w="102" w:type="dxa"/>
              <w:right w:w="102" w:type="dxa"/>
            </w:tcMar>
            <w:vAlign w:val="center"/>
            <w:tcPrChange w:id="4304" w:author="Codex" w:date="2026-10-05T16:32:41.313017+00:00">
              <w:tcPr>
                <w:tcW w:w="0" w:type="auto"/>
                <w:tcBorders>
                  <w:top w:val="nil"/>
                  <w:left w:val="nil"/>
                  <w:bottom w:val="nil"/>
                  <w:right w:val="nil"/>
                </w:tcBorders>
                <w:tcMar>
                  <w:left w:w="102" w:type="dxa"/>
                  <w:right w:w="102" w:type="dxa"/>
                </w:tcMar>
                <w:vAlign w:val="center"/>
              </w:tcPr>
            </w:tcPrChange>
          </w:tcPr>
          <w:p w14:paraId="59E038C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86" w:author="Codex" w:date="2026-10-05T16:32:41.313017+00:00">
                  <w:rPr>
                    <w:rFonts w:cs="Times New Roman"/>
                    <w:szCs w:val="21"/>
                  </w:rPr>
                </w:rPrChange>
              </w:rPr>
              <w:pPrChange w:id="430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06" w:author="Codex" w:date="2026-10-05T16:32:41.313017+00:00">
                  <w:rPr>
                    <w:rFonts w:cs="Times New Roman"/>
                    <w:szCs w:val="21"/>
                  </w:rPr>
                </w:rPrChange>
              </w:rPr>
              <w:t>-2.39</w:t>
            </w:r>
            <w:r>
              <w:rPr>
                <w:rFonts w:ascii="Times New Roman" w:hAnsi="Times New Roman" w:cs="Times New Roman" w:eastAsia="SimSun"/>
                <w:b w:val="0"/>
                <w:bCs w:val="0"/>
                <w:sz w:val="21"/>
                <w:szCs w:val="21"/>
                <w:rPrChange w:id="4307" w:author="Codex" w:date="2026-10-05T16:32:41.313017+00:00">
                  <w:rPr>
                    <w:rFonts w:cs="Times New Roman"/>
                    <w:szCs w:val="21"/>
                  </w:rPr>
                </w:rPrChange>
              </w:rPr>
              <w:t>（</w:t>
            </w:r>
            <w:r>
              <w:rPr>
                <w:rFonts w:ascii="Times New Roman" w:hAnsi="Times New Roman" w:cs="Times New Roman" w:eastAsia="SimSun"/>
                <w:b w:val="0"/>
                <w:bCs w:val="0"/>
                <w:sz w:val="21"/>
                <w:szCs w:val="21"/>
                <w:rPrChange w:id="4308" w:author="Codex" w:date="2026-10-05T16:32:41.313017+00:00">
                  <w:rPr>
                    <w:rFonts w:cs="Times New Roman"/>
                    <w:szCs w:val="21"/>
                  </w:rPr>
                </w:rPrChange>
              </w:rPr>
              <w:t>-9.80</w:t>
            </w:r>
            <w:r>
              <w:rPr>
                <w:rFonts w:ascii="Times New Roman" w:hAnsi="Times New Roman" w:cs="Times New Roman" w:eastAsia="SimSun"/>
                <w:b w:val="0"/>
                <w:bCs w:val="0"/>
                <w:sz w:val="21"/>
                <w:szCs w:val="21"/>
                <w:rPrChange w:id="4309" w:author="Codex" w:date="2026-10-05T16:32:41.313017+00:00">
                  <w:rPr>
                    <w:rFonts w:cs="Times New Roman"/>
                    <w:szCs w:val="21"/>
                  </w:rPr>
                </w:rPrChange>
              </w:rPr>
              <w:t>，</w:t>
            </w:r>
            <w:r>
              <w:rPr>
                <w:rFonts w:ascii="Times New Roman" w:hAnsi="Times New Roman" w:cs="Times New Roman" w:eastAsia="SimSun"/>
                <w:b w:val="0"/>
                <w:bCs w:val="0"/>
                <w:sz w:val="21"/>
                <w:szCs w:val="21"/>
                <w:rPrChange w:id="4310" w:author="Codex" w:date="2026-10-05T16:32:41.313017+00:00">
                  <w:rPr>
                    <w:rFonts w:cs="Times New Roman"/>
                    <w:szCs w:val="21"/>
                  </w:rPr>
                </w:rPrChange>
              </w:rPr>
              <w:t>5.02</w:t>
            </w:r>
            <w:r>
              <w:rPr>
                <w:rFonts w:ascii="Times New Roman" w:hAnsi="Times New Roman" w:cs="Times New Roman" w:eastAsia="SimSun"/>
                <w:b w:val="0"/>
                <w:bCs w:val="0"/>
                <w:sz w:val="21"/>
                <w:szCs w:val="21"/>
                <w:rPrChange w:id="4311"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312" w:author="Codex" w:date="2026-10-05T16:32:41.313017+00:00">
              <w:tcPr>
                <w:tcW w:w="0" w:type="auto"/>
                <w:tcBorders>
                  <w:top w:val="nil"/>
                  <w:left w:val="nil"/>
                  <w:bottom w:val="nil"/>
                  <w:right w:val="nil"/>
                </w:tcBorders>
                <w:tcMar>
                  <w:left w:w="102" w:type="dxa"/>
                  <w:right w:w="102" w:type="dxa"/>
                </w:tcMar>
                <w:vAlign w:val="center"/>
              </w:tcPr>
            </w:tcPrChange>
          </w:tcPr>
          <w:p w14:paraId="09F0211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87" w:author="Codex" w:date="2026-10-05T16:32:41.313017+00:00">
                  <w:rPr>
                    <w:rFonts w:cs="Times New Roman"/>
                    <w:szCs w:val="21"/>
                  </w:rPr>
                </w:rPrChange>
              </w:rPr>
              <w:pPrChange w:id="431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14" w:author="Codex" w:date="2026-10-05T16:32:41.313017+00:00">
                  <w:rPr>
                    <w:rFonts w:cs="Times New Roman"/>
                    <w:szCs w:val="21"/>
                  </w:rPr>
                </w:rPrChange>
              </w:rPr>
              <w:t>1.30</w:t>
            </w:r>
            <w:r>
              <w:rPr>
                <w:rFonts w:ascii="Times New Roman" w:hAnsi="Times New Roman" w:cs="Times New Roman" w:eastAsia="SimSun"/>
                <w:b w:val="0"/>
                <w:bCs w:val="0"/>
                <w:sz w:val="21"/>
                <w:szCs w:val="21"/>
                <w:rPrChange w:id="4315" w:author="Codex" w:date="2026-10-05T16:32:41.313017+00:00">
                  <w:rPr>
                    <w:rFonts w:cs="Times New Roman"/>
                    <w:szCs w:val="21"/>
                  </w:rPr>
                </w:rPrChange>
              </w:rPr>
              <w:t>（</w:t>
            </w:r>
            <w:r>
              <w:rPr>
                <w:rFonts w:ascii="Times New Roman" w:hAnsi="Times New Roman" w:cs="Times New Roman" w:eastAsia="SimSun"/>
                <w:b w:val="0"/>
                <w:bCs w:val="0"/>
                <w:sz w:val="21"/>
                <w:szCs w:val="21"/>
                <w:rPrChange w:id="4316" w:author="Codex" w:date="2026-10-05T16:32:41.313017+00:00">
                  <w:rPr>
                    <w:rFonts w:cs="Times New Roman"/>
                    <w:szCs w:val="21"/>
                  </w:rPr>
                </w:rPrChange>
              </w:rPr>
              <w:t>-6.61</w:t>
            </w:r>
            <w:r>
              <w:rPr>
                <w:rFonts w:ascii="Times New Roman" w:hAnsi="Times New Roman" w:cs="Times New Roman" w:eastAsia="SimSun"/>
                <w:b w:val="0"/>
                <w:bCs w:val="0"/>
                <w:sz w:val="21"/>
                <w:szCs w:val="21"/>
                <w:rPrChange w:id="4317" w:author="Codex" w:date="2026-10-05T16:32:41.313017+00:00">
                  <w:rPr>
                    <w:rFonts w:cs="Times New Roman"/>
                    <w:szCs w:val="21"/>
                  </w:rPr>
                </w:rPrChange>
              </w:rPr>
              <w:t>，</w:t>
            </w:r>
            <w:r>
              <w:rPr>
                <w:rFonts w:ascii="Times New Roman" w:hAnsi="Times New Roman" w:cs="Times New Roman" w:eastAsia="SimSun"/>
                <w:b w:val="0"/>
                <w:bCs w:val="0"/>
                <w:sz w:val="21"/>
                <w:szCs w:val="21"/>
                <w:rPrChange w:id="4318" w:author="Codex" w:date="2026-10-05T16:32:41.313017+00:00">
                  <w:rPr>
                    <w:rFonts w:cs="Times New Roman"/>
                    <w:szCs w:val="21"/>
                  </w:rPr>
                </w:rPrChange>
              </w:rPr>
              <w:t>9.21</w:t>
            </w:r>
            <w:r>
              <w:rPr>
                <w:rFonts w:ascii="Times New Roman" w:hAnsi="Times New Roman" w:cs="Times New Roman" w:eastAsia="SimSun"/>
                <w:b w:val="0"/>
                <w:bCs w:val="0"/>
                <w:sz w:val="21"/>
                <w:szCs w:val="21"/>
                <w:rPrChange w:id="4319"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320" w:author="Codex" w:date="2026-10-05T16:32:41.313017+00:00">
              <w:tcPr>
                <w:tcW w:w="0" w:type="auto"/>
                <w:tcBorders>
                  <w:top w:val="nil"/>
                  <w:left w:val="nil"/>
                  <w:bottom w:val="nil"/>
                  <w:right w:val="nil"/>
                </w:tcBorders>
                <w:tcMar>
                  <w:left w:w="102" w:type="dxa"/>
                  <w:right w:w="102" w:type="dxa"/>
                </w:tcMar>
                <w:vAlign w:val="center"/>
              </w:tcPr>
            </w:tcPrChange>
          </w:tcPr>
          <w:p w14:paraId="5C32123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88" w:author="Codex" w:date="2026-10-05T16:32:41.313017+00:00">
                  <w:rPr>
                    <w:rFonts w:cs="Times New Roman"/>
                    <w:szCs w:val="21"/>
                  </w:rPr>
                </w:rPrChange>
              </w:rPr>
              <w:pPrChange w:id="432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22" w:author="Codex" w:date="2026-10-05T16:32:41.313017+00:00">
                  <w:rPr>
                    <w:rFonts w:cs="Times New Roman"/>
                    <w:szCs w:val="21"/>
                  </w:rPr>
                </w:rPrChange>
              </w:rPr>
              <w:t>3.69</w:t>
            </w:r>
            <w:r>
              <w:rPr>
                <w:rFonts w:ascii="Times New Roman" w:hAnsi="Times New Roman" w:cs="Times New Roman" w:eastAsia="SimSun"/>
                <w:b w:val="0"/>
                <w:bCs w:val="0"/>
                <w:sz w:val="21"/>
                <w:szCs w:val="21"/>
                <w:rPrChange w:id="4323" w:author="Codex" w:date="2026-10-05T16:32:41.313017+00:00">
                  <w:rPr>
                    <w:rFonts w:cs="Times New Roman"/>
                    <w:szCs w:val="21"/>
                  </w:rPr>
                </w:rPrChange>
              </w:rPr>
              <w:t>（</w:t>
            </w:r>
            <w:r>
              <w:rPr>
                <w:rFonts w:ascii="Times New Roman" w:hAnsi="Times New Roman" w:cs="Times New Roman" w:eastAsia="SimSun"/>
                <w:b w:val="0"/>
                <w:bCs w:val="0"/>
                <w:sz w:val="21"/>
                <w:szCs w:val="21"/>
                <w:rPrChange w:id="4324" w:author="Codex" w:date="2026-10-05T16:32:41.313017+00:00">
                  <w:rPr>
                    <w:rFonts w:cs="Times New Roman"/>
                    <w:szCs w:val="21"/>
                  </w:rPr>
                </w:rPrChange>
              </w:rPr>
              <w:t>-7.12</w:t>
            </w:r>
            <w:r>
              <w:rPr>
                <w:rFonts w:ascii="Times New Roman" w:hAnsi="Times New Roman" w:cs="Times New Roman" w:eastAsia="SimSun"/>
                <w:b w:val="0"/>
                <w:bCs w:val="0"/>
                <w:sz w:val="21"/>
                <w:szCs w:val="21"/>
                <w:rPrChange w:id="4325" w:author="Codex" w:date="2026-10-05T16:32:41.313017+00:00">
                  <w:rPr>
                    <w:rFonts w:cs="Times New Roman"/>
                    <w:szCs w:val="21"/>
                  </w:rPr>
                </w:rPrChange>
              </w:rPr>
              <w:t>，</w:t>
            </w:r>
            <w:r>
              <w:rPr>
                <w:rFonts w:ascii="Times New Roman" w:hAnsi="Times New Roman" w:cs="Times New Roman" w:eastAsia="SimSun"/>
                <w:b w:val="0"/>
                <w:bCs w:val="0"/>
                <w:sz w:val="21"/>
                <w:szCs w:val="21"/>
                <w:rPrChange w:id="4326" w:author="Codex" w:date="2026-10-05T16:32:41.313017+00:00">
                  <w:rPr>
                    <w:rFonts w:cs="Times New Roman"/>
                    <w:szCs w:val="21"/>
                  </w:rPr>
                </w:rPrChange>
              </w:rPr>
              <w:t>13.62</w:t>
            </w:r>
            <w:r>
              <w:rPr>
                <w:rFonts w:ascii="Times New Roman" w:hAnsi="Times New Roman" w:cs="Times New Roman" w:eastAsia="SimSun"/>
                <w:b w:val="0"/>
                <w:bCs w:val="0"/>
                <w:sz w:val="21"/>
                <w:szCs w:val="21"/>
                <w:rPrChange w:id="4327" w:author="Codex" w:date="2026-10-05T16:32:41.313017+00:00">
                  <w:rPr>
                    <w:rFonts w:cs="Times New Roman"/>
                    <w:szCs w:val="21"/>
                  </w:rPr>
                </w:rPrChange>
              </w:rPr>
              <w:t>）</w:t>
            </w:r>
          </w:p>
        </w:tc>
        <w:tc>
          <w:tcPr>
            <w:tcW w:w="0" w:type="auto"/>
            <w:tcBorders>
              <w:top w:val="nil"/>
              <w:left w:val="nil"/>
              <w:bottom w:val="nil"/>
              <w:right w:val="nil"/>
              <w:insideH w:val="nil"/>
              <w:insideV w:val="nil"/>
            </w:tcBorders>
            <w:noWrap/>
            <w:tcMar>
              <w:left w:w="102" w:type="dxa"/>
              <w:right w:w="102" w:type="dxa"/>
            </w:tcMar>
            <w:vAlign w:val="center"/>
            <w:tcPrChange w:id="4328" w:author="Codex" w:date="2026-10-05T16:32:41.313017+00:00">
              <w:tcPr>
                <w:tcW w:w="0" w:type="auto"/>
                <w:tcBorders>
                  <w:top w:val="nil"/>
                  <w:left w:val="nil"/>
                  <w:bottom w:val="nil"/>
                  <w:right w:val="nil"/>
                </w:tcBorders>
                <w:noWrap/>
                <w:tcMar>
                  <w:left w:w="102" w:type="dxa"/>
                  <w:right w:w="102" w:type="dxa"/>
                </w:tcMar>
                <w:vAlign w:val="center"/>
              </w:tcPr>
            </w:tcPrChange>
          </w:tcPr>
          <w:p w14:paraId="07F0F3C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89" w:author="Codex" w:date="2026-10-05T16:32:41.313017+00:00">
                  <w:rPr>
                    <w:rFonts w:cs="Times New Roman"/>
                    <w:szCs w:val="21"/>
                  </w:rPr>
                </w:rPrChange>
              </w:rPr>
              <w:pPrChange w:id="432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30" w:author="Codex" w:date="2026-10-05T16:32:41.313017+00:00">
                  <w:rPr>
                    <w:rFonts w:cs="Times New Roman"/>
                    <w:szCs w:val="21"/>
                  </w:rPr>
                </w:rPrChange>
              </w:rPr>
              <w:t>.656</w:t>
            </w:r>
          </w:p>
        </w:tc>
      </w:tr>
      <w:tr w:rsidR="004B6004" w14:paraId="73E63C4E"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4331" w:author="Codex" w:date="2026-10-05T16:32:41.313017+00:00">
              <w:tcPr>
                <w:tcW w:w="0" w:type="auto"/>
                <w:tcBorders>
                  <w:top w:val="nil"/>
                  <w:left w:val="nil"/>
                  <w:bottom w:val="nil"/>
                  <w:right w:val="nil"/>
                </w:tcBorders>
                <w:noWrap/>
                <w:tcMar>
                  <w:left w:w="102" w:type="dxa"/>
                  <w:right w:w="102" w:type="dxa"/>
                </w:tcMar>
                <w:vAlign w:val="center"/>
              </w:tcPr>
            </w:tcPrChange>
          </w:tcPr>
          <w:p w14:paraId="23BFC4C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90" w:author="Codex" w:date="2026-10-05T16:32:41.313017+00:00">
                  <w:rPr>
                    <w:rFonts w:cs="Times New Roman"/>
                    <w:szCs w:val="21"/>
                  </w:rPr>
                </w:rPrChange>
              </w:rPr>
              <w:pPrChange w:id="433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33" w:author="Codex" w:date="2026-10-05T16:32:41.313017+00:00">
                  <w:rPr>
                    <w:rFonts w:cs="Times New Roman"/>
                    <w:szCs w:val="21"/>
                  </w:rPr>
                </w:rPrChange>
              </w:rPr>
              <w:t>RR‑S</w:t>
            </w:r>
          </w:p>
        </w:tc>
        <w:tc>
          <w:tcPr>
            <w:tcW w:w="0" w:type="auto"/>
            <w:tcBorders>
              <w:top w:val="nil"/>
              <w:left w:val="nil"/>
              <w:bottom w:val="nil"/>
              <w:right w:val="nil"/>
              <w:insideH w:val="nil"/>
              <w:insideV w:val="nil"/>
            </w:tcBorders>
            <w:noWrap/>
            <w:tcMar>
              <w:left w:w="102" w:type="dxa"/>
              <w:right w:w="102" w:type="dxa"/>
            </w:tcMar>
            <w:vAlign w:val="center"/>
            <w:tcPrChange w:id="4334" w:author="Codex" w:date="2026-10-05T16:32:41.313017+00:00">
              <w:tcPr>
                <w:tcW w:w="0" w:type="auto"/>
                <w:tcBorders>
                  <w:top w:val="nil"/>
                  <w:left w:val="nil"/>
                  <w:bottom w:val="nil"/>
                  <w:right w:val="nil"/>
                </w:tcBorders>
                <w:noWrap/>
                <w:tcMar>
                  <w:left w:w="102" w:type="dxa"/>
                  <w:right w:w="102" w:type="dxa"/>
                </w:tcMar>
                <w:vAlign w:val="center"/>
              </w:tcPr>
            </w:tcPrChange>
          </w:tcPr>
          <w:p w14:paraId="0EEBADA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91" w:author="Codex" w:date="2026-10-05T16:32:41.313017+00:00">
                  <w:rPr>
                    <w:rFonts w:cs="Times New Roman"/>
                    <w:szCs w:val="21"/>
                  </w:rPr>
                </w:rPrChange>
              </w:rPr>
              <w:pPrChange w:id="433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36" w:author="Codex" w:date="2026-10-05T16:32:41.313017+00:00">
                  <w:rPr>
                    <w:rFonts w:cs="Times New Roman"/>
                    <w:szCs w:val="21"/>
                  </w:rPr>
                </w:rPrChange>
              </w:rPr>
              <w:t>0.298</w:t>
            </w:r>
          </w:p>
        </w:tc>
        <w:tc>
          <w:tcPr>
            <w:tcW w:w="0" w:type="auto"/>
            <w:tcBorders>
              <w:top w:val="nil"/>
              <w:left w:val="nil"/>
              <w:bottom w:val="nil"/>
              <w:right w:val="nil"/>
              <w:insideH w:val="nil"/>
              <w:insideV w:val="nil"/>
            </w:tcBorders>
            <w:noWrap/>
            <w:tcMar>
              <w:left w:w="102" w:type="dxa"/>
              <w:right w:w="102" w:type="dxa"/>
            </w:tcMar>
            <w:vAlign w:val="center"/>
            <w:tcPrChange w:id="4337" w:author="Codex" w:date="2026-10-05T16:32:41.313017+00:00">
              <w:tcPr>
                <w:tcW w:w="0" w:type="auto"/>
                <w:tcBorders>
                  <w:top w:val="nil"/>
                  <w:left w:val="nil"/>
                  <w:bottom w:val="nil"/>
                  <w:right w:val="nil"/>
                </w:tcBorders>
                <w:noWrap/>
                <w:tcMar>
                  <w:left w:w="102" w:type="dxa"/>
                  <w:right w:w="102" w:type="dxa"/>
                </w:tcMar>
                <w:vAlign w:val="center"/>
              </w:tcPr>
            </w:tcPrChange>
          </w:tcPr>
          <w:p w14:paraId="02729AF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92" w:author="Codex" w:date="2026-10-05T16:32:41.313017+00:00">
                  <w:rPr>
                    <w:rFonts w:cs="Times New Roman"/>
                    <w:szCs w:val="21"/>
                  </w:rPr>
                </w:rPrChange>
              </w:rPr>
              <w:pPrChange w:id="433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39" w:author="Codex" w:date="2026-10-05T16:32:41.313017+00:00">
                  <w:rPr>
                    <w:rFonts w:cs="Times New Roman"/>
                    <w:szCs w:val="21"/>
                  </w:rPr>
                </w:rPrChange>
              </w:rPr>
              <w:t>0.340</w:t>
            </w:r>
          </w:p>
        </w:tc>
        <w:tc>
          <w:tcPr>
            <w:tcW w:w="0" w:type="auto"/>
            <w:tcBorders>
              <w:top w:val="nil"/>
              <w:left w:val="nil"/>
              <w:bottom w:val="nil"/>
              <w:right w:val="nil"/>
              <w:insideH w:val="nil"/>
              <w:insideV w:val="nil"/>
            </w:tcBorders>
            <w:noWrap/>
            <w:tcMar>
              <w:left w:w="102" w:type="dxa"/>
              <w:right w:w="102" w:type="dxa"/>
            </w:tcMar>
            <w:vAlign w:val="center"/>
            <w:tcPrChange w:id="4340" w:author="Codex" w:date="2026-10-05T16:32:41.313017+00:00">
              <w:tcPr>
                <w:tcW w:w="0" w:type="auto"/>
                <w:tcBorders>
                  <w:top w:val="nil"/>
                  <w:left w:val="nil"/>
                  <w:bottom w:val="nil"/>
                  <w:right w:val="nil"/>
                </w:tcBorders>
                <w:noWrap/>
                <w:tcMar>
                  <w:left w:w="102" w:type="dxa"/>
                  <w:right w:w="102" w:type="dxa"/>
                </w:tcMar>
                <w:vAlign w:val="center"/>
              </w:tcPr>
            </w:tcPrChange>
          </w:tcPr>
          <w:p w14:paraId="01AFDCC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93" w:author="Codex" w:date="2026-10-05T16:32:41.313017+00:00">
                  <w:rPr>
                    <w:rFonts w:cs="Times New Roman"/>
                    <w:szCs w:val="21"/>
                  </w:rPr>
                </w:rPrChange>
              </w:rPr>
              <w:pPrChange w:id="434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42" w:author="Codex" w:date="2026-10-05T16:32:41.313017+00:00">
                  <w:rPr>
                    <w:rFonts w:cs="Times New Roman"/>
                    <w:szCs w:val="21"/>
                  </w:rPr>
                </w:rPrChange>
              </w:rPr>
              <w:t>0.318</w:t>
            </w:r>
          </w:p>
        </w:tc>
        <w:tc>
          <w:tcPr>
            <w:tcW w:w="0" w:type="auto"/>
            <w:tcBorders>
              <w:top w:val="nil"/>
              <w:left w:val="nil"/>
              <w:bottom w:val="nil"/>
              <w:right w:val="nil"/>
              <w:insideH w:val="nil"/>
              <w:insideV w:val="nil"/>
            </w:tcBorders>
            <w:noWrap/>
            <w:tcMar>
              <w:left w:w="102" w:type="dxa"/>
              <w:right w:w="102" w:type="dxa"/>
            </w:tcMar>
            <w:vAlign w:val="center"/>
            <w:tcPrChange w:id="4343" w:author="Codex" w:date="2026-10-05T16:32:41.313017+00:00">
              <w:tcPr>
                <w:tcW w:w="0" w:type="auto"/>
                <w:tcBorders>
                  <w:top w:val="nil"/>
                  <w:left w:val="nil"/>
                  <w:bottom w:val="nil"/>
                  <w:right w:val="nil"/>
                </w:tcBorders>
                <w:noWrap/>
                <w:tcMar>
                  <w:left w:w="102" w:type="dxa"/>
                  <w:right w:w="102" w:type="dxa"/>
                </w:tcMar>
                <w:vAlign w:val="center"/>
              </w:tcPr>
            </w:tcPrChange>
          </w:tcPr>
          <w:p w14:paraId="52B4CEF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94" w:author="Codex" w:date="2026-10-05T16:32:41.313017+00:00">
                  <w:rPr>
                    <w:rFonts w:cs="Times New Roman"/>
                    <w:szCs w:val="21"/>
                  </w:rPr>
                </w:rPrChange>
              </w:rPr>
              <w:pPrChange w:id="434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45" w:author="Codex" w:date="2026-10-05T16:32:41.313017+00:00">
                  <w:rPr>
                    <w:rFonts w:cs="Times New Roman"/>
                    <w:szCs w:val="21"/>
                  </w:rPr>
                </w:rPrChange>
              </w:rPr>
              <w:t>0.305</w:t>
            </w:r>
          </w:p>
        </w:tc>
        <w:tc>
          <w:tcPr>
            <w:tcW w:w="0" w:type="auto"/>
            <w:tcBorders>
              <w:top w:val="nil"/>
              <w:left w:val="nil"/>
              <w:bottom w:val="nil"/>
              <w:right w:val="nil"/>
              <w:insideH w:val="nil"/>
              <w:insideV w:val="nil"/>
            </w:tcBorders>
            <w:tcMar>
              <w:left w:w="102" w:type="dxa"/>
              <w:right w:w="102" w:type="dxa"/>
            </w:tcMar>
            <w:vAlign w:val="center"/>
            <w:tcPrChange w:id="4346" w:author="Codex" w:date="2026-10-05T16:32:41.313017+00:00">
              <w:tcPr>
                <w:tcW w:w="0" w:type="auto"/>
                <w:tcBorders>
                  <w:top w:val="nil"/>
                  <w:left w:val="nil"/>
                  <w:bottom w:val="nil"/>
                  <w:right w:val="nil"/>
                </w:tcBorders>
                <w:tcMar>
                  <w:left w:w="102" w:type="dxa"/>
                  <w:right w:w="102" w:type="dxa"/>
                </w:tcMar>
                <w:vAlign w:val="center"/>
              </w:tcPr>
            </w:tcPrChange>
          </w:tcPr>
          <w:p w14:paraId="7D74344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95" w:author="Codex" w:date="2026-10-05T16:32:41.313017+00:00">
                  <w:rPr>
                    <w:rFonts w:cs="Times New Roman"/>
                    <w:szCs w:val="21"/>
                  </w:rPr>
                </w:rPrChange>
              </w:rPr>
              <w:pPrChange w:id="434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48" w:author="Codex" w:date="2026-10-05T16:32:41.313017+00:00">
                  <w:rPr>
                    <w:rFonts w:cs="Times New Roman"/>
                    <w:szCs w:val="21"/>
                  </w:rPr>
                </w:rPrChange>
              </w:rPr>
              <w:t>4.20</w:t>
            </w:r>
            <w:r>
              <w:rPr>
                <w:rFonts w:ascii="Times New Roman" w:hAnsi="Times New Roman" w:cs="Times New Roman" w:eastAsia="SimSun"/>
                <w:b w:val="0"/>
                <w:bCs w:val="0"/>
                <w:sz w:val="21"/>
                <w:szCs w:val="21"/>
                <w:rPrChange w:id="4349" w:author="Codex" w:date="2026-10-05T16:32:41.313017+00:00">
                  <w:rPr>
                    <w:rFonts w:cs="Times New Roman"/>
                    <w:szCs w:val="21"/>
                  </w:rPr>
                </w:rPrChange>
              </w:rPr>
              <w:t>（</w:t>
            </w:r>
            <w:r>
              <w:rPr>
                <w:rFonts w:ascii="Times New Roman" w:hAnsi="Times New Roman" w:cs="Times New Roman" w:eastAsia="SimSun"/>
                <w:b w:val="0"/>
                <w:bCs w:val="0"/>
                <w:sz w:val="21"/>
                <w:szCs w:val="21"/>
                <w:rPrChange w:id="4350" w:author="Codex" w:date="2026-10-05T16:32:41.313017+00:00">
                  <w:rPr>
                    <w:rFonts w:cs="Times New Roman"/>
                    <w:szCs w:val="21"/>
                  </w:rPr>
                </w:rPrChange>
              </w:rPr>
              <w:t>0.10</w:t>
            </w:r>
            <w:r>
              <w:rPr>
                <w:rFonts w:ascii="Times New Roman" w:hAnsi="Times New Roman" w:cs="Times New Roman" w:eastAsia="SimSun"/>
                <w:b w:val="0"/>
                <w:bCs w:val="0"/>
                <w:sz w:val="21"/>
                <w:szCs w:val="21"/>
                <w:rPrChange w:id="4351" w:author="Codex" w:date="2026-10-05T16:32:41.313017+00:00">
                  <w:rPr>
                    <w:rFonts w:cs="Times New Roman"/>
                    <w:szCs w:val="21"/>
                  </w:rPr>
                </w:rPrChange>
              </w:rPr>
              <w:t>，</w:t>
            </w:r>
            <w:r>
              <w:rPr>
                <w:rFonts w:ascii="Times New Roman" w:hAnsi="Times New Roman" w:cs="Times New Roman" w:eastAsia="SimSun"/>
                <w:b w:val="0"/>
                <w:bCs w:val="0"/>
                <w:sz w:val="21"/>
                <w:szCs w:val="21"/>
                <w:rPrChange w:id="4352" w:author="Codex" w:date="2026-10-05T16:32:41.313017+00:00">
                  <w:rPr>
                    <w:rFonts w:cs="Times New Roman"/>
                    <w:szCs w:val="21"/>
                  </w:rPr>
                </w:rPrChange>
              </w:rPr>
              <w:t>8.29</w:t>
            </w:r>
            <w:r>
              <w:rPr>
                <w:rFonts w:ascii="Times New Roman" w:hAnsi="Times New Roman" w:cs="Times New Roman" w:eastAsia="SimSun"/>
                <w:b w:val="0"/>
                <w:bCs w:val="0"/>
                <w:sz w:val="21"/>
                <w:szCs w:val="21"/>
                <w:rPrChange w:id="4353"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354" w:author="Codex" w:date="2026-10-05T16:32:41.313017+00:00">
              <w:tcPr>
                <w:tcW w:w="0" w:type="auto"/>
                <w:tcBorders>
                  <w:top w:val="nil"/>
                  <w:left w:val="nil"/>
                  <w:bottom w:val="nil"/>
                  <w:right w:val="nil"/>
                </w:tcBorders>
                <w:tcMar>
                  <w:left w:w="102" w:type="dxa"/>
                  <w:right w:w="102" w:type="dxa"/>
                </w:tcMar>
                <w:vAlign w:val="center"/>
              </w:tcPr>
            </w:tcPrChange>
          </w:tcPr>
          <w:p w14:paraId="6E05C76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96" w:author="Codex" w:date="2026-10-05T16:32:41.313017+00:00">
                  <w:rPr>
                    <w:rFonts w:cs="Times New Roman"/>
                    <w:szCs w:val="21"/>
                  </w:rPr>
                </w:rPrChange>
              </w:rPr>
              <w:pPrChange w:id="435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56" w:author="Codex" w:date="2026-10-05T16:32:41.313017+00:00">
                  <w:rPr>
                    <w:rFonts w:cs="Times New Roman"/>
                    <w:szCs w:val="21"/>
                  </w:rPr>
                </w:rPrChange>
              </w:rPr>
              <w:t>-1.35</w:t>
            </w:r>
            <w:r>
              <w:rPr>
                <w:rFonts w:ascii="Times New Roman" w:hAnsi="Times New Roman" w:cs="Times New Roman" w:eastAsia="SimSun"/>
                <w:b w:val="0"/>
                <w:bCs w:val="0"/>
                <w:sz w:val="21"/>
                <w:szCs w:val="21"/>
                <w:rPrChange w:id="4357" w:author="Codex" w:date="2026-10-05T16:32:41.313017+00:00">
                  <w:rPr>
                    <w:rFonts w:cs="Times New Roman"/>
                    <w:szCs w:val="21"/>
                  </w:rPr>
                </w:rPrChange>
              </w:rPr>
              <w:t>（</w:t>
            </w:r>
            <w:r>
              <w:rPr>
                <w:rFonts w:ascii="Times New Roman" w:hAnsi="Times New Roman" w:cs="Times New Roman" w:eastAsia="SimSun"/>
                <w:b w:val="0"/>
                <w:bCs w:val="0"/>
                <w:sz w:val="21"/>
                <w:szCs w:val="21"/>
                <w:rPrChange w:id="4358" w:author="Codex" w:date="2026-10-05T16:32:41.313017+00:00">
                  <w:rPr>
                    <w:rFonts w:cs="Times New Roman"/>
                    <w:szCs w:val="21"/>
                  </w:rPr>
                </w:rPrChange>
              </w:rPr>
              <w:t>-10.16</w:t>
            </w:r>
            <w:r>
              <w:rPr>
                <w:rFonts w:ascii="Times New Roman" w:hAnsi="Times New Roman" w:cs="Times New Roman" w:eastAsia="SimSun"/>
                <w:b w:val="0"/>
                <w:bCs w:val="0"/>
                <w:sz w:val="21"/>
                <w:szCs w:val="21"/>
                <w:rPrChange w:id="4359" w:author="Codex" w:date="2026-10-05T16:32:41.313017+00:00">
                  <w:rPr>
                    <w:rFonts w:cs="Times New Roman"/>
                    <w:szCs w:val="21"/>
                  </w:rPr>
                </w:rPrChange>
              </w:rPr>
              <w:t>，</w:t>
            </w:r>
            <w:r>
              <w:rPr>
                <w:rFonts w:ascii="Times New Roman" w:hAnsi="Times New Roman" w:cs="Times New Roman" w:eastAsia="SimSun"/>
                <w:b w:val="0"/>
                <w:bCs w:val="0"/>
                <w:sz w:val="21"/>
                <w:szCs w:val="21"/>
                <w:rPrChange w:id="4360" w:author="Codex" w:date="2026-10-05T16:32:41.313017+00:00">
                  <w:rPr>
                    <w:rFonts w:cs="Times New Roman"/>
                    <w:szCs w:val="21"/>
                  </w:rPr>
                </w:rPrChange>
              </w:rPr>
              <w:t>7.46</w:t>
            </w:r>
            <w:r>
              <w:rPr>
                <w:rFonts w:ascii="Times New Roman" w:hAnsi="Times New Roman" w:cs="Times New Roman" w:eastAsia="SimSun"/>
                <w:b w:val="0"/>
                <w:bCs w:val="0"/>
                <w:sz w:val="21"/>
                <w:szCs w:val="21"/>
                <w:rPrChange w:id="4361"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362" w:author="Codex" w:date="2026-10-05T16:32:41.313017+00:00">
              <w:tcPr>
                <w:tcW w:w="0" w:type="auto"/>
                <w:tcBorders>
                  <w:top w:val="nil"/>
                  <w:left w:val="nil"/>
                  <w:bottom w:val="nil"/>
                  <w:right w:val="nil"/>
                </w:tcBorders>
                <w:tcMar>
                  <w:left w:w="102" w:type="dxa"/>
                  <w:right w:w="102" w:type="dxa"/>
                </w:tcMar>
                <w:vAlign w:val="center"/>
              </w:tcPr>
            </w:tcPrChange>
          </w:tcPr>
          <w:p w14:paraId="6EC09FC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97" w:author="Codex" w:date="2026-10-05T16:32:41.313017+00:00">
                  <w:rPr>
                    <w:rFonts w:cs="Times New Roman"/>
                    <w:szCs w:val="21"/>
                  </w:rPr>
                </w:rPrChange>
              </w:rPr>
              <w:pPrChange w:id="436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64" w:author="Codex" w:date="2026-10-05T16:32:41.313017+00:00">
                  <w:rPr>
                    <w:rFonts w:cs="Times New Roman"/>
                    <w:szCs w:val="21"/>
                  </w:rPr>
                </w:rPrChange>
              </w:rPr>
              <w:t>-5.55</w:t>
            </w:r>
            <w:r>
              <w:rPr>
                <w:rFonts w:ascii="Times New Roman" w:hAnsi="Times New Roman" w:cs="Times New Roman" w:eastAsia="SimSun"/>
                <w:b w:val="0"/>
                <w:bCs w:val="0"/>
                <w:sz w:val="21"/>
                <w:szCs w:val="21"/>
                <w:rPrChange w:id="4365" w:author="Codex" w:date="2026-10-05T16:32:41.313017+00:00">
                  <w:rPr>
                    <w:rFonts w:cs="Times New Roman"/>
                    <w:szCs w:val="21"/>
                  </w:rPr>
                </w:rPrChange>
              </w:rPr>
              <w:t>（</w:t>
            </w:r>
            <w:r>
              <w:rPr>
                <w:rFonts w:ascii="Times New Roman" w:hAnsi="Times New Roman" w:cs="Times New Roman" w:eastAsia="SimSun"/>
                <w:b w:val="0"/>
                <w:bCs w:val="0"/>
                <w:sz w:val="21"/>
                <w:szCs w:val="21"/>
                <w:rPrChange w:id="4366" w:author="Codex" w:date="2026-10-05T16:32:41.313017+00:00">
                  <w:rPr>
                    <w:rFonts w:cs="Times New Roman"/>
                    <w:szCs w:val="21"/>
                  </w:rPr>
                </w:rPrChange>
              </w:rPr>
              <w:t>-15.00</w:t>
            </w:r>
            <w:r>
              <w:rPr>
                <w:rFonts w:ascii="Times New Roman" w:hAnsi="Times New Roman" w:cs="Times New Roman" w:eastAsia="SimSun"/>
                <w:b w:val="0"/>
                <w:bCs w:val="0"/>
                <w:sz w:val="21"/>
                <w:szCs w:val="21"/>
                <w:rPrChange w:id="4367" w:author="Codex" w:date="2026-10-05T16:32:41.313017+00:00">
                  <w:rPr>
                    <w:rFonts w:cs="Times New Roman"/>
                    <w:szCs w:val="21"/>
                  </w:rPr>
                </w:rPrChange>
              </w:rPr>
              <w:t>，</w:t>
            </w:r>
            <w:r>
              <w:rPr>
                <w:rFonts w:ascii="Times New Roman" w:hAnsi="Times New Roman" w:cs="Times New Roman" w:eastAsia="SimSun"/>
                <w:b w:val="0"/>
                <w:bCs w:val="0"/>
                <w:sz w:val="21"/>
                <w:szCs w:val="21"/>
                <w:rPrChange w:id="4368" w:author="Codex" w:date="2026-10-05T16:32:41.313017+00:00">
                  <w:rPr>
                    <w:rFonts w:cs="Times New Roman"/>
                    <w:szCs w:val="21"/>
                  </w:rPr>
                </w:rPrChange>
              </w:rPr>
              <w:t>4.12</w:t>
            </w:r>
            <w:r>
              <w:rPr>
                <w:rFonts w:ascii="Times New Roman" w:hAnsi="Times New Roman" w:cs="Times New Roman" w:eastAsia="SimSun"/>
                <w:b w:val="0"/>
                <w:bCs w:val="0"/>
                <w:sz w:val="21"/>
                <w:szCs w:val="21"/>
                <w:rPrChange w:id="4369" w:author="Codex" w:date="2026-10-05T16:32:41.313017+00:00">
                  <w:rPr>
                    <w:rFonts w:cs="Times New Roman"/>
                    <w:szCs w:val="21"/>
                  </w:rPr>
                </w:rPrChange>
              </w:rPr>
              <w:t>）</w:t>
            </w:r>
          </w:p>
        </w:tc>
        <w:tc>
          <w:tcPr>
            <w:tcW w:w="0" w:type="auto"/>
            <w:tcBorders>
              <w:top w:val="nil"/>
              <w:left w:val="nil"/>
              <w:bottom w:val="nil"/>
              <w:right w:val="nil"/>
              <w:insideH w:val="nil"/>
              <w:insideV w:val="nil"/>
            </w:tcBorders>
            <w:noWrap/>
            <w:tcMar>
              <w:left w:w="102" w:type="dxa"/>
              <w:right w:w="102" w:type="dxa"/>
            </w:tcMar>
            <w:vAlign w:val="center"/>
            <w:tcPrChange w:id="4370" w:author="Codex" w:date="2026-10-05T16:32:41.313017+00:00">
              <w:tcPr>
                <w:tcW w:w="0" w:type="auto"/>
                <w:tcBorders>
                  <w:top w:val="nil"/>
                  <w:left w:val="nil"/>
                  <w:bottom w:val="nil"/>
                  <w:right w:val="nil"/>
                </w:tcBorders>
                <w:noWrap/>
                <w:tcMar>
                  <w:left w:w="102" w:type="dxa"/>
                  <w:right w:w="102" w:type="dxa"/>
                </w:tcMar>
                <w:vAlign w:val="center"/>
              </w:tcPr>
            </w:tcPrChange>
          </w:tcPr>
          <w:p w14:paraId="6EBD6C0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98" w:author="Codex" w:date="2026-10-05T16:32:41.313017+00:00">
                  <w:rPr>
                    <w:rFonts w:cs="Times New Roman"/>
                    <w:szCs w:val="21"/>
                  </w:rPr>
                </w:rPrChange>
              </w:rPr>
              <w:pPrChange w:id="437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72" w:author="Codex" w:date="2026-10-05T16:32:41.313017+00:00">
                  <w:rPr>
                    <w:rFonts w:cs="Times New Roman"/>
                    <w:szCs w:val="21"/>
                  </w:rPr>
                </w:rPrChange>
              </w:rPr>
              <w:t>.411</w:t>
            </w:r>
          </w:p>
        </w:tc>
      </w:tr>
      <w:tr w:rsidR="004B6004" w14:paraId="087C494E" w14:textId="77777777" w:rsidTr="00A40A87">
        <w:trPr>
          <w:cantSplit/>
          <w:jc w:val="center"/>
        </w:trPr>
        <w:tc>
          <w:tcPr>
            <w:tcW w:w="0" w:type="auto"/>
            <w:tcBorders>
              <w:top w:val="nil"/>
              <w:left w:val="nil"/>
              <w:bottom w:val="single" w:sz="12" w:color="000000"/>
              <w:right w:val="nil"/>
              <w:insideH w:val="nil"/>
              <w:insideV w:val="nil"/>
            </w:tcBorders>
            <w:noWrap/>
            <w:tcMar>
              <w:left w:w="102" w:type="dxa"/>
              <w:right w:w="102" w:type="dxa"/>
            </w:tcMar>
            <w:vAlign w:val="center"/>
            <w:tcPrChange w:id="4373"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62A46E9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99" w:author="Codex" w:date="2026-10-05T16:32:41.313017+00:00">
                  <w:rPr>
                    <w:rFonts w:cs="Times New Roman"/>
                    <w:szCs w:val="21"/>
                  </w:rPr>
                </w:rPrChange>
              </w:rPr>
              <w:pPrChange w:id="437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75" w:author="Codex" w:date="2026-10-05T16:32:41.313017+00:00">
                  <w:rPr>
                    <w:rFonts w:cs="Times New Roman"/>
                    <w:szCs w:val="21"/>
                  </w:rPr>
                </w:rPrChange>
              </w:rPr>
              <w:t>RR‑P</w:t>
            </w:r>
          </w:p>
        </w:tc>
        <w:tc>
          <w:tcPr>
            <w:tcW w:w="0" w:type="auto"/>
            <w:tcBorders>
              <w:top w:val="nil"/>
              <w:left w:val="nil"/>
              <w:bottom w:val="single" w:sz="12" w:color="000000"/>
              <w:right w:val="nil"/>
              <w:insideH w:val="nil"/>
              <w:insideV w:val="nil"/>
            </w:tcBorders>
            <w:noWrap/>
            <w:tcMar>
              <w:left w:w="102" w:type="dxa"/>
              <w:right w:w="102" w:type="dxa"/>
            </w:tcMar>
            <w:vAlign w:val="center"/>
            <w:tcPrChange w:id="4376"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5933E3E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00" w:author="Codex" w:date="2026-10-05T16:32:41.313017+00:00">
                  <w:rPr>
                    <w:rFonts w:cs="Times New Roman"/>
                    <w:szCs w:val="21"/>
                  </w:rPr>
                </w:rPrChange>
              </w:rPr>
              <w:pPrChange w:id="437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78" w:author="Codex" w:date="2026-10-05T16:32:41.313017+00:00">
                  <w:rPr>
                    <w:rFonts w:cs="Times New Roman"/>
                    <w:szCs w:val="21"/>
                  </w:rPr>
                </w:rPrChange>
              </w:rPr>
              <w:t>0.298</w:t>
            </w:r>
          </w:p>
        </w:tc>
        <w:tc>
          <w:tcPr>
            <w:tcW w:w="0" w:type="auto"/>
            <w:tcBorders>
              <w:top w:val="nil"/>
              <w:left w:val="nil"/>
              <w:bottom w:val="single" w:sz="12" w:color="000000"/>
              <w:right w:val="nil"/>
              <w:insideH w:val="nil"/>
              <w:insideV w:val="nil"/>
            </w:tcBorders>
            <w:noWrap/>
            <w:tcMar>
              <w:left w:w="102" w:type="dxa"/>
              <w:right w:w="102" w:type="dxa"/>
            </w:tcMar>
            <w:vAlign w:val="center"/>
            <w:tcPrChange w:id="4379"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36BC276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01" w:author="Codex" w:date="2026-10-05T16:32:41.313017+00:00">
                  <w:rPr>
                    <w:rFonts w:cs="Times New Roman"/>
                    <w:szCs w:val="21"/>
                  </w:rPr>
                </w:rPrChange>
              </w:rPr>
              <w:pPrChange w:id="438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81" w:author="Codex" w:date="2026-10-05T16:32:41.313017+00:00">
                  <w:rPr>
                    <w:rFonts w:cs="Times New Roman"/>
                    <w:szCs w:val="21"/>
                  </w:rPr>
                </w:rPrChange>
              </w:rPr>
              <w:t>0.315</w:t>
            </w:r>
          </w:p>
        </w:tc>
        <w:tc>
          <w:tcPr>
            <w:tcW w:w="0" w:type="auto"/>
            <w:tcBorders>
              <w:top w:val="nil"/>
              <w:left w:val="nil"/>
              <w:bottom w:val="single" w:sz="12" w:color="000000"/>
              <w:right w:val="nil"/>
              <w:insideH w:val="nil"/>
              <w:insideV w:val="nil"/>
            </w:tcBorders>
            <w:noWrap/>
            <w:tcMar>
              <w:left w:w="102" w:type="dxa"/>
              <w:right w:w="102" w:type="dxa"/>
            </w:tcMar>
            <w:vAlign w:val="center"/>
            <w:tcPrChange w:id="4382"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6B419E7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02" w:author="Codex" w:date="2026-10-05T16:32:41.313017+00:00">
                  <w:rPr>
                    <w:rFonts w:cs="Times New Roman"/>
                    <w:szCs w:val="21"/>
                  </w:rPr>
                </w:rPrChange>
              </w:rPr>
              <w:pPrChange w:id="438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84" w:author="Codex" w:date="2026-10-05T16:32:41.313017+00:00">
                  <w:rPr>
                    <w:rFonts w:cs="Times New Roman"/>
                    <w:szCs w:val="21"/>
                  </w:rPr>
                </w:rPrChange>
              </w:rPr>
              <w:t>0.310</w:t>
            </w:r>
          </w:p>
        </w:tc>
        <w:tc>
          <w:tcPr>
            <w:tcW w:w="0" w:type="auto"/>
            <w:tcBorders>
              <w:top w:val="nil"/>
              <w:left w:val="nil"/>
              <w:bottom w:val="single" w:sz="12" w:color="000000"/>
              <w:right w:val="nil"/>
              <w:insideH w:val="nil"/>
              <w:insideV w:val="nil"/>
            </w:tcBorders>
            <w:noWrap/>
            <w:tcMar>
              <w:left w:w="102" w:type="dxa"/>
              <w:right w:w="102" w:type="dxa"/>
            </w:tcMar>
            <w:vAlign w:val="center"/>
            <w:tcPrChange w:id="4385"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4F6956E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03" w:author="Codex" w:date="2026-10-05T16:32:41.313017+00:00">
                  <w:rPr>
                    <w:rFonts w:cs="Times New Roman"/>
                    <w:szCs w:val="21"/>
                  </w:rPr>
                </w:rPrChange>
              </w:rPr>
              <w:pPrChange w:id="438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87" w:author="Codex" w:date="2026-10-05T16:32:41.313017+00:00">
                  <w:rPr>
                    <w:rFonts w:cs="Times New Roman"/>
                    <w:szCs w:val="21"/>
                  </w:rPr>
                </w:rPrChange>
              </w:rPr>
              <w:t>0.338</w:t>
            </w:r>
          </w:p>
        </w:tc>
        <w:tc>
          <w:tcPr>
            <w:tcW w:w="0" w:type="auto"/>
            <w:tcBorders>
              <w:top w:val="nil"/>
              <w:left w:val="nil"/>
              <w:bottom w:val="single" w:sz="12" w:color="000000"/>
              <w:right w:val="nil"/>
              <w:insideH w:val="nil"/>
              <w:insideV w:val="nil"/>
            </w:tcBorders>
            <w:tcMar>
              <w:left w:w="102" w:type="dxa"/>
              <w:right w:w="102" w:type="dxa"/>
            </w:tcMar>
            <w:vAlign w:val="center"/>
            <w:tcPrChange w:id="4388"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1738D38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04" w:author="Codex" w:date="2026-10-05T16:32:41.313017+00:00">
                  <w:rPr>
                    <w:rFonts w:cs="Times New Roman"/>
                    <w:szCs w:val="21"/>
                  </w:rPr>
                </w:rPrChange>
              </w:rPr>
              <w:pPrChange w:id="438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90" w:author="Codex" w:date="2026-10-05T16:32:41.313017+00:00">
                  <w:rPr>
                    <w:rFonts w:cs="Times New Roman"/>
                    <w:szCs w:val="21"/>
                  </w:rPr>
                </w:rPrChange>
              </w:rPr>
              <w:t>1.69</w:t>
            </w:r>
            <w:r>
              <w:rPr>
                <w:rFonts w:ascii="Times New Roman" w:hAnsi="Times New Roman" w:cs="Times New Roman" w:eastAsia="SimSun"/>
                <w:b w:val="0"/>
                <w:bCs w:val="0"/>
                <w:sz w:val="21"/>
                <w:szCs w:val="21"/>
                <w:rPrChange w:id="4391" w:author="Codex" w:date="2026-10-05T16:32:41.313017+00:00">
                  <w:rPr>
                    <w:rFonts w:cs="Times New Roman"/>
                    <w:szCs w:val="21"/>
                  </w:rPr>
                </w:rPrChange>
              </w:rPr>
              <w:t>（</w:t>
            </w:r>
            <w:r>
              <w:rPr>
                <w:rFonts w:ascii="Times New Roman" w:hAnsi="Times New Roman" w:cs="Times New Roman" w:eastAsia="SimSun"/>
                <w:b w:val="0"/>
                <w:bCs w:val="0"/>
                <w:sz w:val="21"/>
                <w:szCs w:val="21"/>
                <w:rPrChange w:id="4392" w:author="Codex" w:date="2026-10-05T16:32:41.313017+00:00">
                  <w:rPr>
                    <w:rFonts w:cs="Times New Roman"/>
                    <w:szCs w:val="21"/>
                  </w:rPr>
                </w:rPrChange>
              </w:rPr>
              <w:t>-2.40</w:t>
            </w:r>
            <w:r>
              <w:rPr>
                <w:rFonts w:ascii="Times New Roman" w:hAnsi="Times New Roman" w:cs="Times New Roman" w:eastAsia="SimSun"/>
                <w:b w:val="0"/>
                <w:bCs w:val="0"/>
                <w:sz w:val="21"/>
                <w:szCs w:val="21"/>
                <w:rPrChange w:id="4393" w:author="Codex" w:date="2026-10-05T16:32:41.313017+00:00">
                  <w:rPr>
                    <w:rFonts w:cs="Times New Roman"/>
                    <w:szCs w:val="21"/>
                  </w:rPr>
                </w:rPrChange>
              </w:rPr>
              <w:t>，</w:t>
            </w:r>
            <w:r>
              <w:rPr>
                <w:rFonts w:ascii="Times New Roman" w:hAnsi="Times New Roman" w:cs="Times New Roman" w:eastAsia="SimSun"/>
                <w:b w:val="0"/>
                <w:bCs w:val="0"/>
                <w:sz w:val="21"/>
                <w:szCs w:val="21"/>
                <w:rPrChange w:id="4394" w:author="Codex" w:date="2026-10-05T16:32:41.313017+00:00">
                  <w:rPr>
                    <w:rFonts w:cs="Times New Roman"/>
                    <w:szCs w:val="21"/>
                  </w:rPr>
                </w:rPrChange>
              </w:rPr>
              <w:t>5.79</w:t>
            </w:r>
            <w:r>
              <w:rPr>
                <w:rFonts w:ascii="Times New Roman" w:hAnsi="Times New Roman" w:cs="Times New Roman" w:eastAsia="SimSun"/>
                <w:b w:val="0"/>
                <w:bCs w:val="0"/>
                <w:sz w:val="21"/>
                <w:szCs w:val="21"/>
                <w:rPrChange w:id="4395" w:author="Codex" w:date="2026-10-05T16:32:41.313017+00:00">
                  <w:rPr>
                    <w:rFonts w:cs="Times New Roman"/>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4396"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7A17F7E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05" w:author="Codex" w:date="2026-10-05T16:32:41.313017+00:00">
                  <w:rPr>
                    <w:rFonts w:cs="Times New Roman"/>
                    <w:szCs w:val="21"/>
                  </w:rPr>
                </w:rPrChange>
              </w:rPr>
              <w:pPrChange w:id="439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98" w:author="Codex" w:date="2026-10-05T16:32:41.313017+00:00">
                  <w:rPr>
                    <w:rFonts w:cs="Times New Roman"/>
                    <w:szCs w:val="21"/>
                  </w:rPr>
                </w:rPrChange>
              </w:rPr>
              <w:t>2.78</w:t>
            </w:r>
            <w:r>
              <w:rPr>
                <w:rFonts w:ascii="Times New Roman" w:hAnsi="Times New Roman" w:cs="Times New Roman" w:eastAsia="SimSun"/>
                <w:b w:val="0"/>
                <w:bCs w:val="0"/>
                <w:sz w:val="21"/>
                <w:szCs w:val="21"/>
                <w:rPrChange w:id="4399" w:author="Codex" w:date="2026-10-05T16:32:41.313017+00:00">
                  <w:rPr>
                    <w:rFonts w:cs="Times New Roman"/>
                    <w:szCs w:val="21"/>
                  </w:rPr>
                </w:rPrChange>
              </w:rPr>
              <w:t>（</w:t>
            </w:r>
            <w:r>
              <w:rPr>
                <w:rFonts w:ascii="Times New Roman" w:hAnsi="Times New Roman" w:cs="Times New Roman" w:eastAsia="SimSun"/>
                <w:b w:val="0"/>
                <w:bCs w:val="0"/>
                <w:sz w:val="21"/>
                <w:szCs w:val="21"/>
                <w:rPrChange w:id="4400" w:author="Codex" w:date="2026-10-05T16:32:41.313017+00:00">
                  <w:rPr>
                    <w:rFonts w:cs="Times New Roman"/>
                    <w:szCs w:val="21"/>
                  </w:rPr>
                </w:rPrChange>
              </w:rPr>
              <w:t>-5.80</w:t>
            </w:r>
            <w:r>
              <w:rPr>
                <w:rFonts w:ascii="Times New Roman" w:hAnsi="Times New Roman" w:cs="Times New Roman" w:eastAsia="SimSun"/>
                <w:b w:val="0"/>
                <w:bCs w:val="0"/>
                <w:sz w:val="21"/>
                <w:szCs w:val="21"/>
                <w:rPrChange w:id="4401" w:author="Codex" w:date="2026-10-05T16:32:41.313017+00:00">
                  <w:rPr>
                    <w:rFonts w:cs="Times New Roman"/>
                    <w:szCs w:val="21"/>
                  </w:rPr>
                </w:rPrChange>
              </w:rPr>
              <w:t>，</w:t>
            </w:r>
            <w:r>
              <w:rPr>
                <w:rFonts w:ascii="Times New Roman" w:hAnsi="Times New Roman" w:cs="Times New Roman" w:eastAsia="SimSun"/>
                <w:b w:val="0"/>
                <w:bCs w:val="0"/>
                <w:sz w:val="21"/>
                <w:szCs w:val="21"/>
                <w:rPrChange w:id="4402" w:author="Codex" w:date="2026-10-05T16:32:41.313017+00:00">
                  <w:rPr>
                    <w:rFonts w:cs="Times New Roman"/>
                    <w:szCs w:val="21"/>
                  </w:rPr>
                </w:rPrChange>
              </w:rPr>
              <w:t>11.35</w:t>
            </w:r>
            <w:r>
              <w:rPr>
                <w:rFonts w:ascii="Times New Roman" w:hAnsi="Times New Roman" w:cs="Times New Roman" w:eastAsia="SimSun"/>
                <w:b w:val="0"/>
                <w:bCs w:val="0"/>
                <w:sz w:val="21"/>
                <w:szCs w:val="21"/>
                <w:rPrChange w:id="4403" w:author="Codex" w:date="2026-10-05T16:32:41.313017+00:00">
                  <w:rPr>
                    <w:rFonts w:cs="Times New Roman"/>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4404"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048E173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06" w:author="Codex" w:date="2026-10-05T16:32:41.313017+00:00">
                  <w:rPr>
                    <w:rFonts w:cs="Times New Roman"/>
                    <w:szCs w:val="21"/>
                  </w:rPr>
                </w:rPrChange>
              </w:rPr>
              <w:pPrChange w:id="440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406" w:author="Codex" w:date="2026-10-05T16:32:41.313017+00:00">
                  <w:rPr>
                    <w:rFonts w:cs="Times New Roman"/>
                    <w:szCs w:val="21"/>
                  </w:rPr>
                </w:rPrChange>
              </w:rPr>
              <w:t>1.08</w:t>
            </w:r>
            <w:r>
              <w:rPr>
                <w:rFonts w:ascii="Times New Roman" w:hAnsi="Times New Roman" w:cs="Times New Roman" w:eastAsia="SimSun"/>
                <w:b w:val="0"/>
                <w:bCs w:val="0"/>
                <w:sz w:val="21"/>
                <w:szCs w:val="21"/>
                <w:rPrChange w:id="4407" w:author="Codex" w:date="2026-10-05T16:32:41.313017+00:00">
                  <w:rPr>
                    <w:rFonts w:cs="Times New Roman"/>
                    <w:szCs w:val="21"/>
                  </w:rPr>
                </w:rPrChange>
              </w:rPr>
              <w:t>（</w:t>
            </w:r>
            <w:r>
              <w:rPr>
                <w:rFonts w:ascii="Times New Roman" w:hAnsi="Times New Roman" w:cs="Times New Roman" w:eastAsia="SimSun"/>
                <w:b w:val="0"/>
                <w:bCs w:val="0"/>
                <w:sz w:val="21"/>
                <w:szCs w:val="21"/>
                <w:rPrChange w:id="4408" w:author="Codex" w:date="2026-10-05T16:32:41.313017+00:00">
                  <w:rPr>
                    <w:rFonts w:cs="Times New Roman"/>
                    <w:szCs w:val="21"/>
                  </w:rPr>
                </w:rPrChange>
              </w:rPr>
              <w:t>-8.58</w:t>
            </w:r>
            <w:r>
              <w:rPr>
                <w:rFonts w:ascii="Times New Roman" w:hAnsi="Times New Roman" w:cs="Times New Roman" w:eastAsia="SimSun"/>
                <w:b w:val="0"/>
                <w:bCs w:val="0"/>
                <w:sz w:val="21"/>
                <w:szCs w:val="21"/>
                <w:rPrChange w:id="4409" w:author="Codex" w:date="2026-10-05T16:32:41.313017+00:00">
                  <w:rPr>
                    <w:rFonts w:cs="Times New Roman"/>
                    <w:szCs w:val="21"/>
                  </w:rPr>
                </w:rPrChange>
              </w:rPr>
              <w:t>，</w:t>
            </w:r>
            <w:r>
              <w:rPr>
                <w:rFonts w:ascii="Times New Roman" w:hAnsi="Times New Roman" w:cs="Times New Roman" w:eastAsia="SimSun"/>
                <w:b w:val="0"/>
                <w:bCs w:val="0"/>
                <w:sz w:val="21"/>
                <w:szCs w:val="21"/>
                <w:rPrChange w:id="4410" w:author="Codex" w:date="2026-10-05T16:32:41.313017+00:00">
                  <w:rPr>
                    <w:rFonts w:cs="Times New Roman"/>
                    <w:szCs w:val="21"/>
                  </w:rPr>
                </w:rPrChange>
              </w:rPr>
              <w:t>10.28</w:t>
            </w:r>
            <w:r>
              <w:rPr>
                <w:rFonts w:ascii="Times New Roman" w:hAnsi="Times New Roman" w:cs="Times New Roman" w:eastAsia="SimSun"/>
                <w:b w:val="0"/>
                <w:bCs w:val="0"/>
                <w:sz w:val="21"/>
                <w:szCs w:val="21"/>
                <w:rPrChange w:id="4411" w:author="Codex" w:date="2026-10-05T16:32:41.313017+00:00">
                  <w:rPr>
                    <w:rFonts w:cs="Times New Roman"/>
                    <w:szCs w:val="21"/>
                  </w:rPr>
                </w:rPrChange>
              </w:rPr>
              <w:t>）</w:t>
            </w:r>
          </w:p>
        </w:tc>
        <w:tc>
          <w:tcPr>
            <w:tcW w:w="0" w:type="auto"/>
            <w:tcBorders>
              <w:top w:val="nil"/>
              <w:left w:val="nil"/>
              <w:bottom w:val="single" w:sz="12" w:color="000000"/>
              <w:right w:val="nil"/>
              <w:insideH w:val="nil"/>
              <w:insideV w:val="nil"/>
            </w:tcBorders>
            <w:noWrap/>
            <w:tcMar>
              <w:left w:w="102" w:type="dxa"/>
              <w:right w:w="102" w:type="dxa"/>
            </w:tcMar>
            <w:vAlign w:val="center"/>
            <w:tcPrChange w:id="4412"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5A1C3DD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07" w:author="Codex" w:date="2026-10-05T16:32:41.313017+00:00">
                  <w:rPr>
                    <w:rFonts w:cs="Times New Roman"/>
                    <w:szCs w:val="21"/>
                  </w:rPr>
                </w:rPrChange>
              </w:rPr>
              <w:pPrChange w:id="441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414" w:author="Codex" w:date="2026-10-05T16:32:41.313017+00:00">
                  <w:rPr>
                    <w:rFonts w:cs="Times New Roman"/>
                    <w:szCs w:val="21"/>
                  </w:rPr>
                </w:rPrChange>
              </w:rPr>
              <w:t>.938</w:t>
            </w:r>
          </w:p>
        </w:tc>
      </w:tr>
    </w:tbl>
    <w:p w14:paraId="2314E8AA" w14:textId="7FF68E15"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9508" w:author="Codex" w:date="2026-10-05T16:32:41.313017+00:00">
            <w:rPr>
              <w:rFonts w:eastAsia="SimSun" w:cs="Times New Roman"/>
              <w:szCs w:val="21"/>
            </w:rPr>
          </w:rPrChange>
        </w:rPr>
        <w:pPrChange w:id="4415"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4416" w:author="Codex" w:date="2026-10-05T16:32:41.313017+00:00">
            <w:rPr>
              <w:rFonts w:eastAsia="SimSun" w:cs="Times New Roman"/>
              <w:szCs w:val="21"/>
            </w:rPr>
          </w:rPrChange>
        </w:rPr>
        <w:t>注：</w:t>
      </w:r>
      <w:r>
        <w:rPr>
          <w:rFonts w:ascii="Times New Roman" w:hAnsi="Times New Roman" w:cs="Times New Roman" w:eastAsia="SimSun"/>
          <w:sz w:val="21"/>
          <w:szCs w:val="21"/>
          <w:rPrChange w:id="4417" w:author="Codex" w:date="2026-10-05T16:32:41.313017+00:00">
            <w:rPr>
              <w:rFonts w:eastAsia="SimSun" w:cs="Times New Roman"/>
              <w:szCs w:val="21"/>
            </w:rPr>
          </w:rPrChange>
        </w:rPr>
        <w:t>Pₓₘ</w:t>
      </w:r>
      <w:r>
        <w:rPr>
          <w:rFonts w:ascii="Times New Roman" w:hAnsi="Times New Roman" w:cs="Times New Roman" w:eastAsia="SimSun"/>
          <w:sz w:val="21"/>
          <w:szCs w:val="21"/>
          <w:rPrChange w:id="4418" w:author="Codex" w:date="2026-10-05T16:32:41.313017+00:00">
            <w:rPr>
              <w:rFonts w:eastAsia="SimSun" w:cs="Times New Roman"/>
              <w:szCs w:val="21"/>
            </w:rPr>
          </w:rPrChange>
        </w:rPr>
        <w:t>为同一链协变量分布上、设定</w:t>
      </w:r>
      <w:r>
        <w:rPr>
          <w:rFonts w:ascii="Times New Roman" w:hAnsi="Times New Roman" w:cs="Times New Roman" w:eastAsia="SimSun"/>
          <w:sz w:val="21"/>
          <w:szCs w:val="21"/>
          <w:rPrChange w:id="4419" w:author="Codex" w:date="2026-10-05T16:32:41.313017+00:00">
            <w:rPr>
              <w:rFonts w:eastAsia="SimSun" w:cs="Times New Roman"/>
              <w:szCs w:val="21"/>
            </w:rPr>
          </w:rPrChange>
        </w:rPr>
        <w:t>X=x</w:t>
      </w:r>
      <w:r>
        <w:rPr>
          <w:rFonts w:ascii="Times New Roman" w:hAnsi="Times New Roman" w:cs="Times New Roman" w:eastAsia="SimSun"/>
          <w:sz w:val="21"/>
          <w:szCs w:val="21"/>
          <w:rPrChange w:id="4420" w:author="Codex" w:date="2026-10-05T16:32:41.313017+00:00">
            <w:rPr>
              <w:rFonts w:eastAsia="SimSun" w:cs="Times New Roman"/>
              <w:szCs w:val="21"/>
            </w:rPr>
          </w:rPrChange>
        </w:rPr>
        <w:t>和</w:t>
      </w:r>
      <w:r>
        <w:rPr>
          <w:rFonts w:ascii="Times New Roman" w:hAnsi="Times New Roman" w:cs="Times New Roman" w:eastAsia="SimSun"/>
          <w:sz w:val="21"/>
          <w:szCs w:val="21"/>
          <w:rPrChange w:id="4421" w:author="Codex" w:date="2026-10-05T16:32:41.313017+00:00">
            <w:rPr>
              <w:rFonts w:eastAsia="SimSun" w:cs="Times New Roman"/>
              <w:szCs w:val="21"/>
            </w:rPr>
          </w:rPrChange>
        </w:rPr>
        <w:t>M=m</w:t>
      </w:r>
      <w:r>
        <w:rPr>
          <w:rFonts w:ascii="Times New Roman" w:hAnsi="Times New Roman" w:cs="Times New Roman" w:eastAsia="SimSun"/>
          <w:sz w:val="21"/>
          <w:szCs w:val="21"/>
          <w:rPrChange w:id="4422" w:author="Codex" w:date="2026-10-05T16:32:41.313017+00:00">
            <w:rPr>
              <w:rFonts w:eastAsia="SimSun" w:cs="Times New Roman"/>
              <w:szCs w:val="21"/>
            </w:rPr>
          </w:rPrChange>
        </w:rPr>
        <w:t>时的预测概率。两列条件风险差的区间基于成年子女聚类稳健协方差、由</w:t>
      </w:r>
      <w:r>
        <w:rPr>
          <w:rFonts w:ascii="Times New Roman" w:hAnsi="Times New Roman" w:cs="Times New Roman" w:eastAsia="SimSun"/>
          <w:sz w:val="21"/>
          <w:szCs w:val="21"/>
          <w:rPrChange w:id="4423" w:author="Codex" w:date="2026-10-05T16:32:41.313017+00:00">
            <w:rPr>
              <w:rFonts w:eastAsia="SimSun" w:cs="Times New Roman"/>
              <w:szCs w:val="21"/>
            </w:rPr>
          </w:rPrChange>
        </w:rPr>
        <w:t>Delta</w:t>
      </w:r>
      <w:r>
        <w:rPr>
          <w:rFonts w:ascii="Times New Roman" w:hAnsi="Times New Roman" w:cs="Times New Roman" w:eastAsia="SimSun"/>
          <w:sz w:val="21"/>
          <w:szCs w:val="21"/>
          <w:rPrChange w:id="4424" w:author="Codex" w:date="2026-10-05T16:32:41.313017+00:00">
            <w:rPr>
              <w:rFonts w:eastAsia="SimSun" w:cs="Times New Roman"/>
              <w:szCs w:val="21"/>
            </w:rPr>
          </w:rPrChange>
        </w:rPr>
        <w:t>法计算。</w:t>
      </w:r>
      <w:r>
        <w:rPr>
          <w:rFonts w:ascii="Times New Roman" w:hAnsi="Times New Roman" w:cs="Times New Roman" w:eastAsia="SimSun"/>
          <w:sz w:val="21"/>
          <w:szCs w:val="21"/>
          <w:rPrChange w:id="4425" w:author="Codex" w:date="2026-10-05T16:32:41.313017+00:00">
            <w:rPr>
              <w:rFonts w:eastAsia="SimSun" w:cs="Times New Roman"/>
              <w:szCs w:val="21"/>
            </w:rPr>
          </w:rPrChange>
        </w:rPr>
        <w:t>IC-RD=RD(X</w:t>
      </w:r>
      <w:r>
        <w:rPr>
          <w:rFonts w:ascii="Times New Roman" w:hAnsi="Times New Roman" w:cs="Times New Roman" w:eastAsia="SimSun"/>
          <w:sz w:val="21"/>
          <w:szCs w:val="21"/>
          <w:rPrChange w:id="4426" w:author="Codex" w:date="2026-10-05T16:32:41.313017+00:00">
            <w:rPr>
              <w:rFonts w:eastAsia="SimSun" w:cs="Times New Roman"/>
              <w:szCs w:val="21"/>
            </w:rPr>
          </w:rPrChange>
        </w:rPr>
        <w:t>｜</w:t>
      </w:r>
      <w:r>
        <w:rPr>
          <w:rFonts w:ascii="Times New Roman" w:hAnsi="Times New Roman" w:cs="Times New Roman" w:eastAsia="SimSun"/>
          <w:sz w:val="21"/>
          <w:szCs w:val="21"/>
          <w:rPrChange w:id="4427" w:author="Codex" w:date="2026-10-05T16:32:41.313017+00:00">
            <w:rPr>
              <w:rFonts w:eastAsia="SimSun" w:cs="Times New Roman"/>
              <w:szCs w:val="21"/>
            </w:rPr>
          </w:rPrChange>
        </w:rPr>
        <w:t>M=1)−RD(X</w:t>
      </w:r>
      <w:r>
        <w:rPr>
          <w:rFonts w:ascii="Times New Roman" w:hAnsi="Times New Roman" w:cs="Times New Roman" w:eastAsia="SimSun"/>
          <w:sz w:val="21"/>
          <w:szCs w:val="21"/>
          <w:rPrChange w:id="4428" w:author="Codex" w:date="2026-10-05T16:32:41.313017+00:00">
            <w:rPr>
              <w:rFonts w:eastAsia="SimSun" w:cs="Times New Roman"/>
              <w:szCs w:val="21"/>
            </w:rPr>
          </w:rPrChange>
        </w:rPr>
        <w:t>｜</w:t>
      </w:r>
      <w:r>
        <w:rPr>
          <w:rFonts w:ascii="Times New Roman" w:hAnsi="Times New Roman" w:cs="Times New Roman" w:eastAsia="SimSun"/>
          <w:sz w:val="21"/>
          <w:szCs w:val="21"/>
          <w:rPrChange w:id="4429" w:author="Codex" w:date="2026-10-05T16:32:41.313017+00:00">
            <w:rPr>
              <w:rFonts w:eastAsia="SimSun" w:cs="Times New Roman"/>
              <w:szCs w:val="21"/>
            </w:rPr>
          </w:rPrChange>
        </w:rPr>
        <w:t>M=0)</w:t>
      </w:r>
      <w:r>
        <w:rPr>
          <w:rFonts w:ascii="Times New Roman" w:hAnsi="Times New Roman" w:cs="Times New Roman" w:eastAsia="SimSun"/>
          <w:sz w:val="21"/>
          <w:szCs w:val="21"/>
          <w:rPrChange w:id="4430" w:author="Codex" w:date="2026-10-05T16:32:41.313017+00:00">
            <w:rPr>
              <w:rFonts w:eastAsia="SimSun" w:cs="Times New Roman"/>
              <w:szCs w:val="21"/>
            </w:rPr>
          </w:rPrChange>
        </w:rPr>
        <w:t>，单位为百分点；其区间来自成年子女聚类</w:t>
      </w:r>
      <w:r>
        <w:rPr>
          <w:rFonts w:ascii="Times New Roman" w:hAnsi="Times New Roman" w:cs="Times New Roman" w:eastAsia="SimSun"/>
          <w:sz w:val="21"/>
          <w:szCs w:val="21"/>
          <w:rPrChange w:id="4431" w:author="Codex" w:date="2026-10-05T16:32:41.313017+00:00">
            <w:rPr>
              <w:rFonts w:eastAsia="SimSun" w:cs="Times New Roman"/>
              <w:szCs w:val="21"/>
            </w:rPr>
          </w:rPrChange>
        </w:rPr>
        <w:t>bootstrap</w:t>
      </w:r>
      <w:r>
        <w:rPr>
          <w:rFonts w:ascii="Times New Roman" w:hAnsi="Times New Roman" w:cs="Times New Roman" w:eastAsia="SimSun"/>
          <w:sz w:val="21"/>
          <w:szCs w:val="21"/>
          <w:rPrChange w:id="4432" w:author="Codex" w:date="2026-10-05T16:32:41.313017+00:00">
            <w:rPr>
              <w:rFonts w:eastAsia="SimSun" w:cs="Times New Roman"/>
              <w:szCs w:val="21"/>
            </w:rPr>
          </w:rPrChange>
        </w:rPr>
        <w:t>。</w:t>
      </w:r>
      <w:r>
        <w:rPr>
          <w:rFonts w:ascii="Times New Roman" w:hAnsi="Times New Roman" w:cs="Times New Roman" w:eastAsia="SimSun"/>
          <w:sz w:val="21"/>
          <w:szCs w:val="21"/>
          <w:rPrChange w:id="4433" w:author="Codex" w:date="2026-10-05T16:32:41.313017+00:00">
            <w:rPr>
              <w:rFonts w:eastAsia="SimSun" w:cs="Times New Roman"/>
              <w:szCs w:val="21"/>
            </w:rPr>
          </w:rPrChange>
        </w:rPr>
        <w:t>q</w:t>
      </w:r>
      <w:r>
        <w:rPr>
          <w:rFonts w:ascii="Times New Roman" w:hAnsi="Times New Roman" w:cs="Times New Roman" w:eastAsia="SimSun"/>
          <w:sz w:val="21"/>
          <w:szCs w:val="21"/>
          <w:rPrChange w:id="4434" w:author="Codex" w:date="2026-10-05T16:32:41.313017+00:00">
            <w:rPr>
              <w:rFonts w:eastAsia="SimSun" w:cs="Times New Roman"/>
              <w:szCs w:val="21"/>
            </w:rPr>
          </w:rPrChange>
        </w:rPr>
        <w:t>值为八个加性交互检验的</w:t>
      </w:r>
      <w:r>
        <w:rPr>
          <w:rFonts w:ascii="Times New Roman" w:hAnsi="Times New Roman" w:cs="Times New Roman" w:eastAsia="SimSun"/>
          <w:sz w:val="21"/>
          <w:szCs w:val="21"/>
          <w:rPrChange w:id="4435" w:author="Codex" w:date="2026-10-05T16:32:41.313017+00:00">
            <w:rPr>
              <w:rFonts w:eastAsia="SimSun" w:cs="Times New Roman"/>
              <w:szCs w:val="21"/>
            </w:rPr>
          </w:rPrChange>
        </w:rPr>
        <w:t>BH</w:t>
      </w:r>
      <w:r>
        <w:rPr>
          <w:rFonts w:ascii="Times New Roman" w:hAnsi="Times New Roman" w:cs="Times New Roman" w:eastAsia="SimSun"/>
          <w:sz w:val="21"/>
          <w:szCs w:val="21"/>
          <w:rPrChange w:id="4436" w:author="Codex" w:date="2026-10-05T16:32:41.313017+00:00">
            <w:rPr>
              <w:rFonts w:eastAsia="SimSun" w:cs="Times New Roman"/>
              <w:szCs w:val="21"/>
            </w:rPr>
          </w:rPrChange>
        </w:rPr>
        <w:t>校正结果，来源为</w:t>
      </w:r>
      <w:r>
        <w:rPr>
          <w:rFonts w:ascii="Times New Roman" w:hAnsi="Times New Roman" w:cs="Times New Roman" w:eastAsia="SimSun"/>
          <w:sz w:val="21"/>
          <w:szCs w:val="21"/>
          <w:rPrChange w:id="4437" w:author="Codex" w:date="2026-10-05T16:32:41.313017+00:00">
            <w:rPr>
              <w:rFonts w:eastAsia="SimSun" w:cs="Times New Roman"/>
              <w:szCs w:val="21"/>
            </w:rPr>
          </w:rPrChange>
        </w:rPr>
        <w:t>Delta</w:t>
      </w:r>
      <w:r>
        <w:rPr>
          <w:rFonts w:ascii="Times New Roman" w:hAnsi="Times New Roman" w:cs="Times New Roman" w:eastAsia="SimSun"/>
          <w:sz w:val="21"/>
          <w:szCs w:val="21"/>
          <w:rPrChange w:id="4438" w:author="Codex" w:date="2026-10-05T16:32:41.313017+00:00">
            <w:rPr>
              <w:rFonts w:eastAsia="SimSun" w:cs="Times New Roman"/>
              <w:szCs w:val="21"/>
            </w:rPr>
          </w:rPrChange>
        </w:rPr>
        <w:t>法</w:t>
      </w:r>
      <w:r>
        <w:rPr>
          <w:rFonts w:ascii="Times New Roman" w:hAnsi="Times New Roman" w:cs="Times New Roman" w:eastAsia="SimSun"/>
          <w:sz w:val="21"/>
          <w:szCs w:val="21"/>
          <w:rPrChange w:id="4439" w:author="Codex" w:date="2026-10-05T16:32:41.313017+00:00">
            <w:rPr>
              <w:rFonts w:eastAsia="SimSun" w:cs="Times New Roman"/>
              <w:szCs w:val="21"/>
            </w:rPr>
          </w:rPrChange>
        </w:rPr>
        <w:t>p</w:t>
      </w:r>
      <w:r>
        <w:rPr>
          <w:rFonts w:ascii="Times New Roman" w:hAnsi="Times New Roman" w:cs="Times New Roman" w:eastAsia="SimSun"/>
          <w:sz w:val="21"/>
          <w:szCs w:val="21"/>
          <w:rPrChange w:id="4440" w:author="Codex" w:date="2026-10-05T16:32:41.313017+00:00">
            <w:rPr>
              <w:rFonts w:eastAsia="SimSun" w:cs="Times New Roman"/>
              <w:szCs w:val="21"/>
            </w:rPr>
          </w:rPrChange>
        </w:rPr>
        <w:t>值，并非同时置信区间。</w:t>
      </w:r>
    </w:p>
    <w:p w14:paraId="742E857D" w14:textId="7FF68E3F"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509" w:author="Codex" w:date="2026-10-05T16:32:41.313017+00:00">
            <w:rPr>
              <w:sz w:val="21"/>
              <w:szCs w:val="21"/>
            </w:rPr>
          </w:rPrChange>
        </w:rPr>
        <w:pPrChange w:id="4441" w:author="Codex" w:date="2026-10-05T16:32:41.313017+00:00">
          <w:pPr>
            <w:pStyle w:val="af5"/>
            <w:snapToGrid w:val="0"/>
            <w:ind w:firstLine="420"/>
            <w:jc w:val="both"/>
          </w:pPr>
        </w:pPrChange>
      </w:pPr>
      <w:r>
        <w:rPr>
          <w:rFonts w:ascii="Times New Roman" w:hAnsi="Times New Roman" w:cs="Times New Roman" w:eastAsia="SimSun"/>
          <w:sz w:val="21"/>
          <w:szCs w:val="21"/>
          <w:rPrChange w:id="4442" w:author="Codex" w:date="2026-10-05T16:32:41.313017+00:00">
            <w:rPr>
              <w:sz w:val="21"/>
              <w:szCs w:val="21"/>
            </w:rPr>
          </w:rPrChange>
        </w:rPr>
        <w:t>这组结果并未显示一条清晰的</w:t>
      </w:r>
      <w:r>
        <w:rPr>
          <w:rFonts w:ascii="Times New Roman" w:hAnsi="Times New Roman" w:cs="Times New Roman" w:eastAsia="SimSun"/>
          <w:sz w:val="21"/>
          <w:szCs w:val="21"/>
          <w:rPrChange w:id="4443" w:author="Codex" w:date="2026-10-05T16:32:41.313017+00:00">
            <w:rPr>
              <w:sz w:val="21"/>
              <w:szCs w:val="21"/>
            </w:rPr>
          </w:rPrChange>
        </w:rPr>
        <w:t>“</w:t>
      </w:r>
      <w:r>
        <w:rPr>
          <w:rFonts w:ascii="Times New Roman" w:hAnsi="Times New Roman" w:cs="Times New Roman" w:eastAsia="SimSun"/>
          <w:sz w:val="21"/>
          <w:szCs w:val="21"/>
          <w:rPrChange w:id="4444" w:author="Codex" w:date="2026-10-05T16:32:41.313017+00:00">
            <w:rPr>
              <w:sz w:val="21"/>
              <w:szCs w:val="21"/>
            </w:rPr>
          </w:rPrChange>
        </w:rPr>
        <w:t>收入变化</w:t>
      </w:r>
      <w:r>
        <w:rPr>
          <w:rFonts w:ascii="Times New Roman" w:hAnsi="Times New Roman" w:cs="Times New Roman" w:eastAsia="SimSun"/>
          <w:sz w:val="21"/>
          <w:szCs w:val="21"/>
          <w:rPrChange w:id="4445" w:author="Codex" w:date="2026-10-05T16:32:41.313017+00:00">
            <w:rPr>
              <w:sz w:val="21"/>
              <w:szCs w:val="21"/>
            </w:rPr>
          </w:rPrChange>
        </w:rPr>
        <w:t>—</w:t>
      </w:r>
      <w:r>
        <w:rPr>
          <w:rFonts w:ascii="Times New Roman" w:hAnsi="Times New Roman" w:cs="Times New Roman" w:eastAsia="SimSun"/>
          <w:sz w:val="21"/>
          <w:szCs w:val="21"/>
          <w:rPrChange w:id="4446" w:author="Codex" w:date="2026-10-05T16:32:41.313017+00:00">
            <w:rPr>
              <w:sz w:val="21"/>
              <w:szCs w:val="21"/>
            </w:rPr>
          </w:rPrChange>
        </w:rPr>
        <w:t>满意度变化</w:t>
      </w:r>
      <w:r>
        <w:rPr>
          <w:rFonts w:ascii="Times New Roman" w:hAnsi="Times New Roman" w:cs="Times New Roman" w:eastAsia="SimSun"/>
          <w:sz w:val="21"/>
          <w:szCs w:val="21"/>
          <w:rPrChange w:id="4447" w:author="Codex" w:date="2026-10-05T16:32:41.313017+00:00">
            <w:rPr>
              <w:sz w:val="21"/>
              <w:szCs w:val="21"/>
            </w:rPr>
          </w:rPrChange>
        </w:rPr>
        <w:t>—</w:t>
      </w:r>
      <w:r>
        <w:rPr>
          <w:rFonts w:ascii="Times New Roman" w:hAnsi="Times New Roman" w:cs="Times New Roman" w:eastAsia="SimSun"/>
          <w:sz w:val="21"/>
          <w:szCs w:val="21"/>
          <w:rPrChange w:id="4448" w:author="Codex" w:date="2026-10-05T16:32:41.313017+00:00">
            <w:rPr>
              <w:sz w:val="21"/>
              <w:szCs w:val="21"/>
            </w:rPr>
          </w:rPrChange>
        </w:rPr>
        <w:t>支持变化</w:t>
      </w:r>
      <w:r>
        <w:rPr>
          <w:rFonts w:ascii="Times New Roman" w:hAnsi="Times New Roman" w:cs="Times New Roman" w:eastAsia="SimSun"/>
          <w:sz w:val="21"/>
          <w:szCs w:val="21"/>
          <w:rPrChange w:id="4449" w:author="Codex" w:date="2026-10-05T16:32:41.313017+00:00">
            <w:rPr>
              <w:sz w:val="21"/>
              <w:szCs w:val="21"/>
            </w:rPr>
          </w:rPrChange>
        </w:rPr>
        <w:t>”</w:t>
      </w:r>
      <w:r>
        <w:rPr>
          <w:rFonts w:ascii="Times New Roman" w:hAnsi="Times New Roman" w:cs="Times New Roman" w:eastAsia="SimSun"/>
          <w:sz w:val="21"/>
          <w:szCs w:val="21"/>
          <w:rPrChange w:id="4450" w:author="Codex" w:date="2026-10-05T16:32:41.313017+00:00">
            <w:rPr>
              <w:sz w:val="21"/>
              <w:szCs w:val="21"/>
            </w:rPr>
          </w:rPrChange>
        </w:rPr>
        <w:t>的平均传导关系。多重比较后，</w:t>
      </w:r>
      <w:r>
        <w:rPr>
          <w:rFonts w:ascii="Times New Roman" w:hAnsi="Times New Roman" w:cs="Times New Roman" w:eastAsia="SimSun"/>
          <w:sz w:val="21"/>
          <w:szCs w:val="21"/>
          <w:rPrChange w:id="4451" w:author="Codex" w:date="2026-10-05T16:32:41.313017+00:00">
            <w:rPr>
              <w:sz w:val="21"/>
              <w:szCs w:val="21"/>
            </w:rPr>
          </w:rPrChange>
        </w:rPr>
        <w:t>X—M</w:t>
      </w:r>
      <w:r>
        <w:rPr>
          <w:rFonts w:ascii="Times New Roman" w:hAnsi="Times New Roman" w:cs="Times New Roman" w:eastAsia="SimSun"/>
          <w:sz w:val="21"/>
          <w:szCs w:val="21"/>
          <w:rPrChange w:id="4452" w:author="Codex" w:date="2026-10-05T16:32:41.313017+00:00">
            <w:rPr>
              <w:sz w:val="21"/>
              <w:szCs w:val="21"/>
            </w:rPr>
          </w:rPrChange>
        </w:rPr>
        <w:t>与</w:t>
      </w:r>
      <w:r>
        <w:rPr>
          <w:rFonts w:ascii="Times New Roman" w:hAnsi="Times New Roman" w:cs="Times New Roman" w:eastAsia="SimSun"/>
          <w:sz w:val="21"/>
          <w:szCs w:val="21"/>
          <w:rPrChange w:id="4453" w:author="Codex" w:date="2026-10-05T16:32:41.313017+00:00">
            <w:rPr>
              <w:sz w:val="21"/>
              <w:szCs w:val="21"/>
            </w:rPr>
          </w:rPrChange>
        </w:rPr>
        <w:t>M—Y</w:t>
      </w:r>
      <w:r>
        <w:rPr>
          <w:rFonts w:ascii="Times New Roman" w:hAnsi="Times New Roman" w:cs="Times New Roman" w:eastAsia="SimSun"/>
          <w:sz w:val="21"/>
          <w:szCs w:val="21"/>
          <w:rPrChange w:id="4454" w:author="Codex" w:date="2026-10-05T16:32:41.313017+00:00">
            <w:rPr>
              <w:sz w:val="21"/>
              <w:szCs w:val="21"/>
            </w:rPr>
          </w:rPrChange>
        </w:rPr>
        <w:t>均无明确证据；</w:t>
      </w:r>
      <w:r>
        <w:rPr>
          <w:rFonts w:ascii="Times New Roman" w:hAnsi="Times New Roman" w:cs="Times New Roman" w:eastAsia="SimSun"/>
          <w:sz w:val="21"/>
          <w:szCs w:val="21"/>
          <w:rPrChange w:id="4455" w:author="Codex" w:date="2026-10-05T16:32:41.313017+00:00">
            <w:rPr>
              <w:sz w:val="21"/>
              <w:szCs w:val="21"/>
            </w:rPr>
          </w:rPrChange>
        </w:rPr>
        <w:t>X—Y</w:t>
      </w:r>
      <w:r>
        <w:rPr>
          <w:rFonts w:ascii="Times New Roman" w:hAnsi="Times New Roman" w:cs="Times New Roman" w:eastAsia="SimSun"/>
          <w:sz w:val="21"/>
          <w:szCs w:val="21"/>
          <w:rPrChange w:id="4456" w:author="Codex" w:date="2026-10-05T16:32:41.313017+00:00">
            <w:rPr>
              <w:sz w:val="21"/>
              <w:szCs w:val="21"/>
            </w:rPr>
          </w:rPrChange>
        </w:rPr>
        <w:t>中</w:t>
      </w:r>
      <w:r>
        <w:rPr>
          <w:rFonts w:ascii="Times New Roman" w:hAnsi="Times New Roman" w:cs="Times New Roman" w:eastAsia="SimSun"/>
          <w:sz w:val="21"/>
          <w:szCs w:val="21"/>
          <w:rPrChange w:id="4457" w:author="Codex" w:date="2026-10-05T16:32:41.313017+00:00">
            <w:rPr>
              <w:sz w:val="21"/>
              <w:szCs w:val="21"/>
            </w:rPr>
          </w:rPrChange>
        </w:rPr>
        <w:t>AA-S</w:t>
      </w:r>
      <w:r>
        <w:rPr>
          <w:rFonts w:ascii="Times New Roman" w:hAnsi="Times New Roman" w:cs="Times New Roman" w:eastAsia="SimSun"/>
          <w:sz w:val="21"/>
          <w:szCs w:val="21"/>
          <w:rPrChange w:id="4458" w:author="Codex" w:date="2026-10-05T16:32:41.313017+00:00">
            <w:rPr>
              <w:sz w:val="21"/>
              <w:szCs w:val="21"/>
            </w:rPr>
          </w:rPrChange>
        </w:rPr>
        <w:t>保留在</w:t>
      </w:r>
      <w:r>
        <w:rPr>
          <w:rFonts w:ascii="Times New Roman" w:hAnsi="Times New Roman" w:cs="Times New Roman" w:eastAsia="SimSun"/>
          <w:sz w:val="21"/>
          <w:szCs w:val="21"/>
          <w:rPrChange w:id="4459" w:author="Codex" w:date="2026-10-05T16:32:41.313017+00:00">
            <w:rPr>
              <w:sz w:val="21"/>
              <w:szCs w:val="21"/>
            </w:rPr>
          </w:rPrChange>
        </w:rPr>
        <w:t>5% FDR</w:t>
      </w:r>
      <w:r>
        <w:rPr>
          <w:rFonts w:ascii="Times New Roman" w:hAnsi="Times New Roman" w:cs="Times New Roman" w:eastAsia="SimSun"/>
          <w:sz w:val="21"/>
          <w:szCs w:val="21"/>
          <w:rPrChange w:id="4460" w:author="Codex" w:date="2026-10-05T16:32:41.313017+00:00">
            <w:rPr>
              <w:sz w:val="21"/>
              <w:szCs w:val="21"/>
            </w:rPr>
          </w:rPrChange>
        </w:rPr>
        <w:t>水平内，</w:t>
      </w:r>
      <w:r>
        <w:rPr>
          <w:rFonts w:ascii="Times New Roman" w:hAnsi="Times New Roman" w:cs="Times New Roman" w:eastAsia="SimSun"/>
          <w:sz w:val="21"/>
          <w:szCs w:val="21"/>
          <w:rPrChange w:id="4461" w:author="Codex" w:date="2026-10-05T16:32:41.313017+00:00">
            <w:rPr>
              <w:sz w:val="21"/>
              <w:szCs w:val="21"/>
            </w:rPr>
          </w:rPrChange>
        </w:rPr>
        <w:t>AR-S/P</w:t>
      </w:r>
      <w:r>
        <w:rPr>
          <w:rFonts w:ascii="Times New Roman" w:hAnsi="Times New Roman" w:cs="Times New Roman" w:eastAsia="SimSun"/>
          <w:sz w:val="21"/>
          <w:szCs w:val="21"/>
          <w:rPrChange w:id="4462" w:author="Codex" w:date="2026-10-05T16:32:41.313017+00:00">
            <w:rPr>
              <w:sz w:val="21"/>
              <w:szCs w:val="21"/>
            </w:rPr>
          </w:rPrChange>
        </w:rPr>
        <w:t>为边界性线索。不过，平均关联较弱并不排除不同满意度状态下存在差异。</w:t>
      </w:r>
    </w:p>
    <w:p w14:paraId="37C41468" w14:textId="7FF68E87"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510" w:author="Codex" w:date="2026-10-05T16:32:41.313017+00:00">
            <w:rPr>
              <w:sz w:val="21"/>
              <w:szCs w:val="21"/>
            </w:rPr>
          </w:rPrChange>
        </w:rPr>
        <w:pPrChange w:id="4463" w:author="Codex" w:date="2026-10-05T16:32:41.313017+00:00">
          <w:pPr>
            <w:pStyle w:val="af5"/>
            <w:snapToGrid w:val="0"/>
            <w:ind w:firstLine="420"/>
            <w:jc w:val="both"/>
          </w:pPr>
        </w:pPrChange>
      </w:pPr>
      <w:r>
        <w:rPr>
          <w:rFonts w:ascii="Times New Roman" w:hAnsi="Times New Roman" w:cs="Times New Roman" w:eastAsia="SimSun"/>
          <w:sz w:val="21"/>
          <w:szCs w:val="21"/>
          <w:rPrChange w:id="4464" w:author="Codex" w:date="2026-10-05T16:32:41.313017+00:00">
            <w:rPr>
              <w:sz w:val="21"/>
              <w:szCs w:val="21"/>
            </w:rPr>
          </w:rPrChange>
        </w:rPr>
        <w:t>在绝对收入与相对满意度组合中，本人位置升级对应较小的收入</w:t>
      </w:r>
      <w:r>
        <w:rPr>
          <w:rFonts w:ascii="Times New Roman" w:hAnsi="Times New Roman" w:cs="Times New Roman" w:eastAsia="SimSun"/>
          <w:sz w:val="21"/>
          <w:szCs w:val="21"/>
          <w:rPrChange w:id="4465" w:author="Codex" w:date="2026-10-05T16:32:41.313017+00:00">
            <w:rPr>
              <w:sz w:val="21"/>
              <w:szCs w:val="21"/>
            </w:rPr>
          </w:rPrChange>
        </w:rPr>
        <w:t>—</w:t>
      </w:r>
      <w:r>
        <w:rPr>
          <w:rFonts w:ascii="Times New Roman" w:hAnsi="Times New Roman" w:cs="Times New Roman" w:eastAsia="SimSun"/>
          <w:sz w:val="21"/>
          <w:szCs w:val="21"/>
          <w:rPrChange w:id="4466" w:author="Codex" w:date="2026-10-05T16:32:41.313017+00:00">
            <w:rPr>
              <w:sz w:val="21"/>
              <w:szCs w:val="21"/>
            </w:rPr>
          </w:rPrChange>
        </w:rPr>
        <w:t>支持风险差，配偶位置升级则对应较大的风险差。</w:t>
      </w:r>
      <w:r>
        <w:rPr>
          <w:rFonts w:ascii="Times New Roman" w:hAnsi="Times New Roman" w:cs="Times New Roman" w:eastAsia="SimSun"/>
          <w:sz w:val="21"/>
          <w:szCs w:val="21"/>
          <w:rPrChange w:id="4467" w:author="Codex" w:date="2026-10-05T16:32:41.313017+00:00">
            <w:rPr>
              <w:sz w:val="21"/>
              <w:szCs w:val="21"/>
            </w:rPr>
          </w:rPrChange>
        </w:rPr>
        <w:t>AR-S</w:t>
      </w:r>
      <w:r>
        <w:rPr>
          <w:rFonts w:ascii="Times New Roman" w:hAnsi="Times New Roman" w:cs="Times New Roman" w:eastAsia="SimSun"/>
          <w:sz w:val="21"/>
          <w:szCs w:val="21"/>
          <w:rPrChange w:id="4468" w:author="Codex" w:date="2026-10-05T16:32:41.313017+00:00">
            <w:rPr>
              <w:sz w:val="21"/>
              <w:szCs w:val="21"/>
            </w:rPr>
          </w:rPrChange>
        </w:rPr>
        <w:t>的加性交互为</w:t>
      </w:r>
      <w:r>
        <w:rPr>
          <w:rFonts w:ascii="Times New Roman" w:hAnsi="Times New Roman" w:cs="Times New Roman" w:eastAsia="SimSun"/>
          <w:sz w:val="21"/>
          <w:szCs w:val="21"/>
          <w:rPrChange w:id="4469" w:author="Codex" w:date="2026-10-05T16:32:41.313017+00:00">
            <w:rPr>
              <w:sz w:val="21"/>
              <w:szCs w:val="21"/>
            </w:rPr>
          </w:rPrChange>
        </w:rPr>
        <w:t>−8.76</w:t>
      </w:r>
      <w:r>
        <w:rPr>
          <w:rFonts w:ascii="Times New Roman" w:hAnsi="Times New Roman" w:cs="Times New Roman" w:eastAsia="SimSun"/>
          <w:sz w:val="21"/>
          <w:szCs w:val="21"/>
          <w:rPrChange w:id="4470" w:author="Codex" w:date="2026-10-05T16:32:41.313017+00:00">
            <w:rPr>
              <w:sz w:val="21"/>
              <w:szCs w:val="21"/>
            </w:rPr>
          </w:rPrChange>
        </w:rPr>
        <w:t>个百分点（</w:t>
      </w:r>
      <w:r>
        <w:rPr>
          <w:rFonts w:ascii="Times New Roman" w:hAnsi="Times New Roman" w:cs="Times New Roman" w:eastAsia="SimSun"/>
          <w:sz w:val="21"/>
          <w:szCs w:val="21"/>
          <w:rPrChange w:id="4471" w:author="Codex" w:date="2026-10-05T16:32:41.313017+00:00">
            <w:rPr>
              <w:sz w:val="21"/>
              <w:szCs w:val="21"/>
            </w:rPr>
          </w:rPrChange>
        </w:rPr>
        <w:t>95% CI</w:t>
      </w:r>
      <w:r>
        <w:rPr>
          <w:rFonts w:ascii="Times New Roman" w:hAnsi="Times New Roman" w:cs="Times New Roman" w:eastAsia="SimSun"/>
          <w:sz w:val="21"/>
          <w:szCs w:val="21"/>
          <w:rPrChange w:id="4472" w:author="Codex" w:date="2026-10-05T16:32:41.313017+00:00">
            <w:rPr>
              <w:sz w:val="21"/>
              <w:szCs w:val="21"/>
            </w:rPr>
          </w:rPrChange>
        </w:rPr>
        <w:t>：</w:t>
      </w:r>
      <w:r>
        <w:rPr>
          <w:rFonts w:ascii="Times New Roman" w:hAnsi="Times New Roman" w:cs="Times New Roman" w:eastAsia="SimSun"/>
          <w:sz w:val="21"/>
          <w:szCs w:val="21"/>
          <w:rPrChange w:id="4473" w:author="Codex" w:date="2026-10-05T16:32:41.313017+00:00">
            <w:rPr>
              <w:sz w:val="21"/>
              <w:szCs w:val="21"/>
            </w:rPr>
          </w:rPrChange>
        </w:rPr>
        <w:t>−14.79</w:t>
      </w:r>
      <w:r>
        <w:rPr>
          <w:rFonts w:ascii="Times New Roman" w:hAnsi="Times New Roman" w:cs="Times New Roman" w:eastAsia="SimSun"/>
          <w:sz w:val="21"/>
          <w:szCs w:val="21"/>
          <w:rPrChange w:id="4474" w:author="Codex" w:date="2026-10-05T16:32:41.313017+00:00">
            <w:rPr>
              <w:sz w:val="21"/>
              <w:szCs w:val="21"/>
            </w:rPr>
          </w:rPrChange>
        </w:rPr>
        <w:t>，</w:t>
      </w:r>
      <w:r>
        <w:rPr>
          <w:rFonts w:ascii="Times New Roman" w:hAnsi="Times New Roman" w:cs="Times New Roman" w:eastAsia="SimSun"/>
          <w:sz w:val="21"/>
          <w:szCs w:val="21"/>
          <w:rPrChange w:id="4475" w:author="Codex" w:date="2026-10-05T16:32:41.313017+00:00">
            <w:rPr>
              <w:sz w:val="21"/>
              <w:szCs w:val="21"/>
            </w:rPr>
          </w:rPrChange>
        </w:rPr>
        <w:t>−2.41</w:t>
      </w:r>
      <w:r>
        <w:rPr>
          <w:rFonts w:ascii="Times New Roman" w:hAnsi="Times New Roman" w:cs="Times New Roman" w:eastAsia="SimSun"/>
          <w:sz w:val="21"/>
          <w:szCs w:val="21"/>
          <w:rPrChange w:id="4476" w:author="Codex" w:date="2026-10-05T16:32:41.313017+00:00">
            <w:rPr>
              <w:sz w:val="21"/>
              <w:szCs w:val="21"/>
            </w:rPr>
          </w:rPrChange>
        </w:rPr>
        <w:t>；</w:t>
      </w:r>
      <w:r>
        <w:rPr>
          <w:rFonts w:ascii="Times New Roman" w:hAnsi="Times New Roman" w:cs="Times New Roman" w:eastAsia="SimSun"/>
          <w:sz w:val="21"/>
          <w:szCs w:val="21"/>
          <w:rPrChange w:id="4477" w:author="Codex" w:date="2026-10-05T16:32:41.313017+00:00">
            <w:rPr>
              <w:sz w:val="21"/>
              <w:szCs w:val="21"/>
            </w:rPr>
          </w:rPrChange>
        </w:rPr>
        <w:t>q=.032</w:t>
      </w:r>
      <w:r>
        <w:rPr>
          <w:rFonts w:ascii="Times New Roman" w:hAnsi="Times New Roman" w:cs="Times New Roman" w:eastAsia="SimSun"/>
          <w:sz w:val="21"/>
          <w:szCs w:val="21"/>
          <w:rPrChange w:id="4478" w:author="Codex" w:date="2026-10-05T16:32:41.313017+00:00">
            <w:rPr>
              <w:sz w:val="21"/>
              <w:szCs w:val="21"/>
            </w:rPr>
          </w:rPrChange>
        </w:rPr>
        <w:t>），</w:t>
      </w:r>
      <w:r>
        <w:rPr>
          <w:rFonts w:ascii="Times New Roman" w:hAnsi="Times New Roman" w:cs="Times New Roman" w:eastAsia="SimSun"/>
          <w:sz w:val="21"/>
          <w:szCs w:val="21"/>
          <w:rPrChange w:id="4479" w:author="Codex" w:date="2026-10-05T16:32:41.313017+00:00">
            <w:rPr>
              <w:sz w:val="21"/>
              <w:szCs w:val="21"/>
            </w:rPr>
          </w:rPrChange>
        </w:rPr>
        <w:t>AR-P</w:t>
      </w:r>
      <w:r>
        <w:rPr>
          <w:rFonts w:ascii="Times New Roman" w:hAnsi="Times New Roman" w:cs="Times New Roman" w:eastAsia="SimSun"/>
          <w:sz w:val="21"/>
          <w:szCs w:val="21"/>
          <w:rPrChange w:id="4480" w:author="Codex" w:date="2026-10-05T16:32:41.313017+00:00">
            <w:rPr>
              <w:sz w:val="21"/>
              <w:szCs w:val="21"/>
            </w:rPr>
          </w:rPrChange>
        </w:rPr>
        <w:t>为</w:t>
      </w:r>
      <w:r>
        <w:rPr>
          <w:rFonts w:ascii="Times New Roman" w:hAnsi="Times New Roman" w:cs="Times New Roman" w:eastAsia="SimSun"/>
          <w:sz w:val="21"/>
          <w:szCs w:val="21"/>
          <w:rPrChange w:id="4481" w:author="Codex" w:date="2026-10-05T16:32:41.313017+00:00">
            <w:rPr>
              <w:sz w:val="21"/>
              <w:szCs w:val="21"/>
            </w:rPr>
          </w:rPrChange>
        </w:rPr>
        <w:t>6.82</w:t>
      </w:r>
      <w:r>
        <w:rPr>
          <w:rFonts w:ascii="Times New Roman" w:hAnsi="Times New Roman" w:cs="Times New Roman" w:eastAsia="SimSun"/>
          <w:sz w:val="21"/>
          <w:szCs w:val="21"/>
          <w:rPrChange w:id="4482" w:author="Codex" w:date="2026-10-05T16:32:41.313017+00:00">
            <w:rPr>
              <w:sz w:val="21"/>
              <w:szCs w:val="21"/>
            </w:rPr>
          </w:rPrChange>
        </w:rPr>
        <w:t>个百分点（</w:t>
      </w:r>
      <w:r>
        <w:rPr>
          <w:rFonts w:ascii="Times New Roman" w:hAnsi="Times New Roman" w:cs="Times New Roman" w:eastAsia="SimSun"/>
          <w:sz w:val="21"/>
          <w:szCs w:val="21"/>
          <w:rPrChange w:id="4483" w:author="Codex" w:date="2026-10-05T16:32:41.313017+00:00">
            <w:rPr>
              <w:sz w:val="21"/>
              <w:szCs w:val="21"/>
            </w:rPr>
          </w:rPrChange>
        </w:rPr>
        <w:t>1.05</w:t>
      </w:r>
      <w:r>
        <w:rPr>
          <w:rFonts w:ascii="Times New Roman" w:hAnsi="Times New Roman" w:cs="Times New Roman" w:eastAsia="SimSun"/>
          <w:sz w:val="21"/>
          <w:szCs w:val="21"/>
          <w:rPrChange w:id="4484" w:author="Codex" w:date="2026-10-05T16:32:41.313017+00:00">
            <w:rPr>
              <w:sz w:val="21"/>
              <w:szCs w:val="21"/>
            </w:rPr>
          </w:rPrChange>
        </w:rPr>
        <w:t>，</w:t>
      </w:r>
      <w:r>
        <w:rPr>
          <w:rFonts w:ascii="Times New Roman" w:hAnsi="Times New Roman" w:cs="Times New Roman" w:eastAsia="SimSun"/>
          <w:sz w:val="21"/>
          <w:szCs w:val="21"/>
          <w:rPrChange w:id="4485" w:author="Codex" w:date="2026-10-05T16:32:41.313017+00:00">
            <w:rPr>
              <w:sz w:val="21"/>
              <w:szCs w:val="21"/>
            </w:rPr>
          </w:rPrChange>
        </w:rPr>
        <w:t>12.62</w:t>
      </w:r>
      <w:r>
        <w:rPr>
          <w:rFonts w:ascii="Times New Roman" w:hAnsi="Times New Roman" w:cs="Times New Roman" w:eastAsia="SimSun"/>
          <w:sz w:val="21"/>
          <w:szCs w:val="21"/>
          <w:rPrChange w:id="4486" w:author="Codex" w:date="2026-10-05T16:32:41.313017+00:00">
            <w:rPr>
              <w:sz w:val="21"/>
              <w:szCs w:val="21"/>
            </w:rPr>
          </w:rPrChange>
        </w:rPr>
        <w:t>；</w:t>
      </w:r>
      <w:r>
        <w:rPr>
          <w:rFonts w:ascii="Times New Roman" w:hAnsi="Times New Roman" w:cs="Times New Roman" w:eastAsia="SimSun"/>
          <w:sz w:val="21"/>
          <w:szCs w:val="21"/>
          <w:rPrChange w:id="4487" w:author="Codex" w:date="2026-10-05T16:32:41.313017+00:00">
            <w:rPr>
              <w:sz w:val="21"/>
              <w:szCs w:val="21"/>
            </w:rPr>
          </w:rPrChange>
        </w:rPr>
        <w:t>q=.094</w:t>
      </w:r>
      <w:r>
        <w:rPr>
          <w:rFonts w:ascii="Times New Roman" w:hAnsi="Times New Roman" w:cs="Times New Roman" w:eastAsia="SimSun"/>
          <w:sz w:val="21"/>
          <w:szCs w:val="21"/>
          <w:rPrChange w:id="4488" w:author="Codex" w:date="2026-10-05T16:32:41.313017+00:00">
            <w:rPr>
              <w:sz w:val="21"/>
              <w:szCs w:val="21"/>
            </w:rPr>
          </w:rPrChange>
        </w:rPr>
        <w:t>）。前者在八项</w:t>
      </w:r>
      <w:r>
        <w:rPr>
          <w:rFonts w:ascii="Times New Roman" w:hAnsi="Times New Roman" w:cs="Times New Roman" w:eastAsia="SimSun"/>
          <w:sz w:val="21"/>
          <w:szCs w:val="21"/>
          <w:rPrChange w:id="4489" w:author="Codex" w:date="2026-10-05T16:32:41.313017+00:00">
            <w:rPr>
              <w:sz w:val="21"/>
              <w:szCs w:val="21"/>
            </w:rPr>
          </w:rPrChange>
        </w:rPr>
        <w:t>FDR</w:t>
      </w:r>
      <w:r>
        <w:rPr>
          <w:rFonts w:ascii="Times New Roman" w:hAnsi="Times New Roman" w:cs="Times New Roman" w:eastAsia="SimSun"/>
          <w:sz w:val="21"/>
          <w:szCs w:val="21"/>
          <w:rPrChange w:id="4490" w:author="Codex" w:date="2026-10-05T16:32:41.313017+00:00">
            <w:rPr>
              <w:sz w:val="21"/>
              <w:szCs w:val="21"/>
            </w:rPr>
          </w:rPrChange>
        </w:rPr>
        <w:t>调整后仍保留，后者证据较弱。结果为关系位置可能影响资源分配提供了线索，但并未直接验证绝对满意度提升的全部</w:t>
      </w:r>
      <w:r>
        <w:rPr>
          <w:rFonts w:ascii="Times New Roman" w:hAnsi="Times New Roman" w:cs="Times New Roman" w:eastAsia="SimSun"/>
          <w:sz w:val="21"/>
          <w:szCs w:val="21"/>
          <w:rPrChange w:id="4491" w:author="Codex" w:date="2026-10-05T16:32:41.313017+00:00">
            <w:rPr>
              <w:sz w:val="21"/>
              <w:szCs w:val="21"/>
            </w:rPr>
          </w:rPrChange>
        </w:rPr>
        <w:t>“</w:t>
      </w:r>
      <w:r>
        <w:rPr>
          <w:rFonts w:ascii="Times New Roman" w:hAnsi="Times New Roman" w:cs="Times New Roman" w:eastAsia="SimSun"/>
          <w:sz w:val="21"/>
          <w:szCs w:val="21"/>
          <w:rPrChange w:id="4492" w:author="Codex" w:date="2026-10-05T16:32:41.313017+00:00">
            <w:rPr>
              <w:sz w:val="21"/>
              <w:szCs w:val="21"/>
            </w:rPr>
          </w:rPrChange>
        </w:rPr>
        <w:t>推力</w:t>
      </w:r>
      <w:r>
        <w:rPr>
          <w:rFonts w:ascii="Times New Roman" w:hAnsi="Times New Roman" w:cs="Times New Roman" w:eastAsia="SimSun"/>
          <w:sz w:val="21"/>
          <w:szCs w:val="21"/>
          <w:rPrChange w:id="4493" w:author="Codex" w:date="2026-10-05T16:32:41.313017+00:00">
            <w:rPr>
              <w:sz w:val="21"/>
              <w:szCs w:val="21"/>
            </w:rPr>
          </w:rPrChange>
        </w:rPr>
        <w:t>—</w:t>
      </w:r>
      <w:r>
        <w:rPr>
          <w:rFonts w:ascii="Times New Roman" w:hAnsi="Times New Roman" w:cs="Times New Roman" w:eastAsia="SimSun"/>
          <w:sz w:val="21"/>
          <w:szCs w:val="21"/>
          <w:rPrChange w:id="4494" w:author="Codex" w:date="2026-10-05T16:32:41.313017+00:00">
            <w:rPr>
              <w:sz w:val="21"/>
              <w:szCs w:val="21"/>
            </w:rPr>
          </w:rPrChange>
        </w:rPr>
        <w:t>拉力</w:t>
      </w:r>
      <w:r>
        <w:rPr>
          <w:rFonts w:ascii="Times New Roman" w:hAnsi="Times New Roman" w:cs="Times New Roman" w:eastAsia="SimSun"/>
          <w:sz w:val="21"/>
          <w:szCs w:val="21"/>
          <w:rPrChange w:id="4495" w:author="Codex" w:date="2026-10-05T16:32:41.313017+00:00">
            <w:rPr>
              <w:sz w:val="21"/>
              <w:szCs w:val="21"/>
            </w:rPr>
          </w:rPrChange>
        </w:rPr>
        <w:t>”</w:t>
      </w:r>
      <w:r>
        <w:rPr>
          <w:rFonts w:ascii="Times New Roman" w:hAnsi="Times New Roman" w:cs="Times New Roman" w:eastAsia="SimSun"/>
          <w:sz w:val="21"/>
          <w:szCs w:val="21"/>
          <w:rPrChange w:id="4496" w:author="Codex" w:date="2026-10-05T16:32:41.313017+00:00">
            <w:rPr>
              <w:sz w:val="21"/>
              <w:szCs w:val="21"/>
            </w:rPr>
          </w:rPrChange>
        </w:rPr>
        <w:t>预期。</w:t>
      </w:r>
    </w:p>
    <w:p w14:paraId="784FA754" w14:textId="7FF68EA7"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511" w:author="Codex" w:date="2026-10-05T16:32:41.313017+00:00">
            <w:rPr>
              <w:sz w:val="21"/>
              <w:szCs w:val="21"/>
            </w:rPr>
          </w:rPrChange>
        </w:rPr>
        <w:pPrChange w:id="4497" w:author="Codex" w:date="2026-10-05T16:32:41.313017+00:00">
          <w:pPr>
            <w:pStyle w:val="af5"/>
            <w:snapToGrid w:val="0"/>
            <w:ind w:firstLine="420"/>
            <w:jc w:val="both"/>
          </w:pPr>
        </w:pPrChange>
      </w:pPr>
      <w:r>
        <w:rPr>
          <w:rFonts w:ascii="Times New Roman" w:hAnsi="Times New Roman" w:cs="Times New Roman" w:eastAsia="SimSun"/>
          <w:sz w:val="21"/>
          <w:szCs w:val="21"/>
          <w:rPrChange w:id="4498" w:author="Codex" w:date="2026-10-05T16:32:41.313017+00:00">
            <w:rPr>
              <w:sz w:val="21"/>
              <w:szCs w:val="21"/>
            </w:rPr>
          </w:rPrChange>
        </w:rPr>
        <w:lastRenderedPageBreak/>
        <w:t>在基期夫妻满意度相等的共同资格样本中，两种二分类操作化的加性交互差为</w:t>
      </w:r>
      <w:r>
        <w:rPr>
          <w:rFonts w:ascii="Times New Roman" w:hAnsi="Times New Roman" w:cs="Times New Roman" w:eastAsia="SimSun"/>
          <w:sz w:val="21"/>
          <w:szCs w:val="21"/>
          <w:rPrChange w:id="4499" w:author="Codex" w:date="2026-10-05T16:32:41.313017+00:00">
            <w:rPr>
              <w:sz w:val="21"/>
              <w:szCs w:val="21"/>
            </w:rPr>
          </w:rPrChange>
        </w:rPr>
        <w:t>−16.40</w:t>
      </w:r>
      <w:r>
        <w:rPr>
          <w:rFonts w:ascii="Times New Roman" w:hAnsi="Times New Roman" w:cs="Times New Roman" w:eastAsia="SimSun"/>
          <w:sz w:val="21"/>
          <w:szCs w:val="21"/>
          <w:rPrChange w:id="4500" w:author="Codex" w:date="2026-10-05T16:32:41.313017+00:00">
            <w:rPr>
              <w:sz w:val="21"/>
              <w:szCs w:val="21"/>
            </w:rPr>
          </w:rPrChange>
        </w:rPr>
        <w:t>个百分点（</w:t>
      </w:r>
      <w:r>
        <w:rPr>
          <w:rFonts w:ascii="Times New Roman" w:hAnsi="Times New Roman" w:cs="Times New Roman" w:eastAsia="SimSun"/>
          <w:sz w:val="21"/>
          <w:szCs w:val="21"/>
          <w:rPrChange w:id="4501" w:author="Codex" w:date="2026-10-05T16:32:41.313017+00:00">
            <w:rPr>
              <w:sz w:val="21"/>
              <w:szCs w:val="21"/>
            </w:rPr>
          </w:rPrChange>
        </w:rPr>
        <w:t>95% CI</w:t>
      </w:r>
      <w:r>
        <w:rPr>
          <w:rFonts w:ascii="Times New Roman" w:hAnsi="Times New Roman" w:cs="Times New Roman" w:eastAsia="SimSun"/>
          <w:sz w:val="21"/>
          <w:szCs w:val="21"/>
          <w:rPrChange w:id="4502" w:author="Codex" w:date="2026-10-05T16:32:41.313017+00:00">
            <w:rPr>
              <w:sz w:val="21"/>
              <w:szCs w:val="21"/>
            </w:rPr>
          </w:rPrChange>
        </w:rPr>
        <w:t>：</w:t>
      </w:r>
      <w:r>
        <w:rPr>
          <w:rFonts w:ascii="Times New Roman" w:hAnsi="Times New Roman" w:cs="Times New Roman" w:eastAsia="SimSun"/>
          <w:sz w:val="21"/>
          <w:szCs w:val="21"/>
          <w:rPrChange w:id="4503" w:author="Codex" w:date="2026-10-05T16:32:41.313017+00:00">
            <w:rPr>
              <w:sz w:val="21"/>
              <w:szCs w:val="21"/>
            </w:rPr>
          </w:rPrChange>
        </w:rPr>
        <w:t>−26.96</w:t>
      </w:r>
      <w:r>
        <w:rPr>
          <w:rFonts w:ascii="Times New Roman" w:hAnsi="Times New Roman" w:cs="Times New Roman" w:eastAsia="SimSun"/>
          <w:sz w:val="21"/>
          <w:szCs w:val="21"/>
          <w:rPrChange w:id="4504" w:author="Codex" w:date="2026-10-05T16:32:41.313017+00:00">
            <w:rPr>
              <w:sz w:val="21"/>
              <w:szCs w:val="21"/>
            </w:rPr>
          </w:rPrChange>
        </w:rPr>
        <w:t>，</w:t>
      </w:r>
      <w:r>
        <w:rPr>
          <w:rFonts w:ascii="Times New Roman" w:hAnsi="Times New Roman" w:cs="Times New Roman" w:eastAsia="SimSun"/>
          <w:sz w:val="21"/>
          <w:szCs w:val="21"/>
          <w:rPrChange w:id="4505" w:author="Codex" w:date="2026-10-05T16:32:41.313017+00:00">
            <w:rPr>
              <w:sz w:val="21"/>
              <w:szCs w:val="21"/>
            </w:rPr>
          </w:rPrChange>
        </w:rPr>
        <w:t>−5.85</w:t>
      </w:r>
      <w:r>
        <w:rPr>
          <w:rFonts w:ascii="Times New Roman" w:hAnsi="Times New Roman" w:cs="Times New Roman" w:eastAsia="SimSun"/>
          <w:sz w:val="21"/>
          <w:szCs w:val="21"/>
          <w:rPrChange w:id="4506" w:author="Codex" w:date="2026-10-05T16:32:41.313017+00:00">
            <w:rPr>
              <w:sz w:val="21"/>
              <w:szCs w:val="21"/>
            </w:rPr>
          </w:rPrChange>
        </w:rPr>
        <w:t>）。这一结果与两种位置转移方向不同的模式一致。不过，两种指标的</w:t>
      </w:r>
      <w:r>
        <w:rPr>
          <w:rFonts w:ascii="Times New Roman" w:hAnsi="Times New Roman" w:cs="Times New Roman" w:eastAsia="SimSun"/>
          <w:sz w:val="21"/>
          <w:szCs w:val="21"/>
          <w:rPrChange w:id="4507" w:author="Codex" w:date="2026-10-05T16:32:41.313017+00:00">
            <w:rPr>
              <w:sz w:val="21"/>
              <w:szCs w:val="21"/>
            </w:rPr>
          </w:rPrChange>
        </w:rPr>
        <w:t>“</w:t>
      </w:r>
      <w:r>
        <w:rPr>
          <w:rFonts w:ascii="Times New Roman" w:hAnsi="Times New Roman" w:cs="Times New Roman" w:eastAsia="SimSun"/>
          <w:sz w:val="21"/>
          <w:szCs w:val="21"/>
          <w:rPrChange w:id="4508" w:author="Codex" w:date="2026-10-05T16:32:41.313017+00:00">
            <w:rPr>
              <w:sz w:val="21"/>
              <w:szCs w:val="21"/>
            </w:rPr>
          </w:rPrChange>
        </w:rPr>
        <w:t>未升级</w:t>
      </w:r>
      <w:r>
        <w:rPr>
          <w:rFonts w:ascii="Times New Roman" w:hAnsi="Times New Roman" w:cs="Times New Roman" w:eastAsia="SimSun"/>
          <w:sz w:val="21"/>
          <w:szCs w:val="21"/>
          <w:rPrChange w:id="4509" w:author="Codex" w:date="2026-10-05T16:32:41.313017+00:00">
            <w:rPr>
              <w:sz w:val="21"/>
              <w:szCs w:val="21"/>
            </w:rPr>
          </w:rPrChange>
        </w:rPr>
        <w:t>”</w:t>
      </w:r>
      <w:r>
        <w:rPr>
          <w:rFonts w:ascii="Times New Roman" w:hAnsi="Times New Roman" w:cs="Times New Roman" w:eastAsia="SimSun"/>
          <w:sz w:val="21"/>
          <w:szCs w:val="21"/>
          <w:rPrChange w:id="4510" w:author="Codex" w:date="2026-10-05T16:32:41.313017+00:00">
            <w:rPr>
              <w:sz w:val="21"/>
              <w:szCs w:val="21"/>
            </w:rPr>
          </w:rPrChange>
        </w:rPr>
        <w:t>组分别包含不同的另一种转移，因而它不是采用同一参照状态的普遍角色效应比较。在该共同资格样本中，两种升级事件互斥而不互补；若双方持续同分，则两者均未升级。</w:t>
      </w:r>
    </w:p>
    <w:p w14:paraId="22D341A5" w14:textId="7FF68EAB" w:rsidR="00FB24F4" w:rsidRDefault="00FB24F4">
      <w:pPr>
        <w:pStyle w:val="afffa"/>
        <w:keepNext/>
        <w:snapToGrid w:val="0"/>
        <w:spacing w:before="156" w:after="100" w:line="360" w:lineRule="exact"/>
        <w:ind w:firstLine="420"/>
      </w:pPr>
      <w:r>
        <w:t xml:space="preserve">2.4 </w:t>
      </w:r>
      <w:r>
        <w:t>时期差异</w:t>
      </w:r>
    </w:p>
    <w:p w14:paraId="1D8A21A6" w14:textId="7FF68EC5"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512" w:author="Codex" w:date="2026-10-05T16:32:41.313017+00:00">
            <w:rPr>
              <w:sz w:val="21"/>
              <w:szCs w:val="21"/>
            </w:rPr>
          </w:rPrChange>
        </w:rPr>
        <w:pPrChange w:id="4511" w:author="Codex" w:date="2026-10-05T16:32:41.313017+00:00">
          <w:pPr>
            <w:pStyle w:val="af5"/>
            <w:snapToGrid w:val="0"/>
            <w:ind w:firstLine="420"/>
            <w:jc w:val="both"/>
          </w:pPr>
        </w:pPrChange>
      </w:pPr>
      <w:r>
        <w:rPr>
          <w:rFonts w:ascii="Times New Roman" w:hAnsi="Times New Roman" w:cs="Times New Roman" w:eastAsia="SimSun"/>
          <w:sz w:val="21"/>
          <w:szCs w:val="21"/>
          <w:rPrChange w:id="4512" w:author="Codex" w:date="2026-10-05T16:32:41.313017+00:00">
            <w:rPr>
              <w:sz w:val="21"/>
              <w:szCs w:val="21"/>
            </w:rPr>
          </w:rPrChange>
        </w:rPr>
        <w:t>分时期分析未显示上述关系在</w:t>
      </w:r>
      <w:r>
        <w:rPr>
          <w:rFonts w:ascii="Times New Roman" w:hAnsi="Times New Roman" w:cs="Times New Roman" w:eastAsia="SimSun"/>
          <w:sz w:val="21"/>
          <w:szCs w:val="21"/>
          <w:rPrChange w:id="4513" w:author="Codex" w:date="2026-10-05T16:32:41.313017+00:00">
            <w:rPr>
              <w:sz w:val="21"/>
              <w:szCs w:val="21"/>
            </w:rPr>
          </w:rPrChange>
        </w:rPr>
        <w:t>2018—2020</w:t>
      </w:r>
      <w:r>
        <w:rPr>
          <w:rFonts w:ascii="Times New Roman" w:hAnsi="Times New Roman" w:cs="Times New Roman" w:eastAsia="SimSun"/>
          <w:sz w:val="21"/>
          <w:szCs w:val="21"/>
          <w:rPrChange w:id="4514" w:author="Codex" w:date="2026-10-05T16:32:41.313017+00:00">
            <w:rPr>
              <w:sz w:val="21"/>
              <w:szCs w:val="21"/>
            </w:rPr>
          </w:rPrChange>
        </w:rPr>
        <w:t>与</w:t>
      </w:r>
      <w:r>
        <w:rPr>
          <w:rFonts w:ascii="Times New Roman" w:hAnsi="Times New Roman" w:cs="Times New Roman" w:eastAsia="SimSun"/>
          <w:sz w:val="21"/>
          <w:szCs w:val="21"/>
          <w:rPrChange w:id="4515" w:author="Codex" w:date="2026-10-05T16:32:41.313017+00:00">
            <w:rPr>
              <w:sz w:val="21"/>
              <w:szCs w:val="21"/>
            </w:rPr>
          </w:rPrChange>
        </w:rPr>
        <w:t>2020—2022</w:t>
      </w:r>
      <w:r>
        <w:rPr>
          <w:rFonts w:ascii="Times New Roman" w:hAnsi="Times New Roman" w:cs="Times New Roman" w:eastAsia="SimSun"/>
          <w:sz w:val="21"/>
          <w:szCs w:val="21"/>
          <w:rPrChange w:id="4516" w:author="Codex" w:date="2026-10-05T16:32:41.313017+00:00">
            <w:rPr>
              <w:sz w:val="21"/>
              <w:szCs w:val="21"/>
            </w:rPr>
          </w:rPrChange>
        </w:rPr>
        <w:t>之间存在明确差异：</w:t>
      </w:r>
      <w:r>
        <w:rPr>
          <w:rFonts w:ascii="Times New Roman" w:hAnsi="Times New Roman" w:cs="Times New Roman" w:eastAsia="SimSun"/>
          <w:sz w:val="21"/>
          <w:szCs w:val="21"/>
          <w:rPrChange w:id="4517" w:author="Codex" w:date="2026-10-05T16:32:41.313017+00:00">
            <w:rPr>
              <w:sz w:val="21"/>
              <w:szCs w:val="21"/>
            </w:rPr>
          </w:rPrChange>
        </w:rPr>
        <w:t>X—M</w:t>
      </w:r>
      <w:r>
        <w:rPr>
          <w:rFonts w:ascii="Times New Roman" w:hAnsi="Times New Roman" w:cs="Times New Roman" w:eastAsia="SimSun"/>
          <w:sz w:val="21"/>
          <w:szCs w:val="21"/>
          <w:rPrChange w:id="4518" w:author="Codex" w:date="2026-10-05T16:32:41.313017+00:00">
            <w:rPr>
              <w:sz w:val="21"/>
              <w:szCs w:val="21"/>
            </w:rPr>
          </w:rPrChange>
        </w:rPr>
        <w:t>、</w:t>
      </w:r>
      <w:r>
        <w:rPr>
          <w:rFonts w:ascii="Times New Roman" w:hAnsi="Times New Roman" w:cs="Times New Roman" w:eastAsia="SimSun"/>
          <w:sz w:val="21"/>
          <w:szCs w:val="21"/>
          <w:rPrChange w:id="4519" w:author="Codex" w:date="2026-10-05T16:32:41.313017+00:00">
            <w:rPr>
              <w:sz w:val="21"/>
              <w:szCs w:val="21"/>
            </w:rPr>
          </w:rPrChange>
        </w:rPr>
        <w:t>X—Y</w:t>
      </w:r>
      <w:r>
        <w:rPr>
          <w:rFonts w:ascii="Times New Roman" w:hAnsi="Times New Roman" w:cs="Times New Roman" w:eastAsia="SimSun"/>
          <w:sz w:val="21"/>
          <w:szCs w:val="21"/>
          <w:rPrChange w:id="4520" w:author="Codex" w:date="2026-10-05T16:32:41.313017+00:00">
            <w:rPr>
              <w:sz w:val="21"/>
              <w:szCs w:val="21"/>
            </w:rPr>
          </w:rPrChange>
        </w:rPr>
        <w:t>和加性交互的</w:t>
      </w:r>
      <w:r>
        <w:rPr>
          <w:rFonts w:ascii="Times New Roman" w:hAnsi="Times New Roman" w:cs="Times New Roman" w:eastAsia="SimSun"/>
          <w:sz w:val="21"/>
          <w:szCs w:val="21"/>
          <w:rPrChange w:id="4521" w:author="Codex" w:date="2026-10-05T16:32:41.313017+00:00">
            <w:rPr>
              <w:sz w:val="21"/>
              <w:szCs w:val="21"/>
            </w:rPr>
          </w:rPrChange>
        </w:rPr>
        <w:t>24</w:t>
      </w:r>
      <w:r>
        <w:rPr>
          <w:rFonts w:ascii="Times New Roman" w:hAnsi="Times New Roman" w:cs="Times New Roman" w:eastAsia="SimSun"/>
          <w:sz w:val="21"/>
          <w:szCs w:val="21"/>
          <w:rPrChange w:id="4522" w:author="Codex" w:date="2026-10-05T16:32:41.313017+00:00">
            <w:rPr>
              <w:sz w:val="21"/>
              <w:szCs w:val="21"/>
            </w:rPr>
          </w:rPrChange>
        </w:rPr>
        <w:t>项直接时期差值，经各自检验家族的</w:t>
      </w:r>
      <w:r>
        <w:rPr>
          <w:rFonts w:ascii="Times New Roman" w:hAnsi="Times New Roman" w:cs="Times New Roman" w:eastAsia="SimSun"/>
          <w:sz w:val="21"/>
          <w:szCs w:val="21"/>
          <w:rPrChange w:id="4523" w:author="Codex" w:date="2026-10-05T16:32:41.313017+00:00">
            <w:rPr>
              <w:sz w:val="21"/>
              <w:szCs w:val="21"/>
            </w:rPr>
          </w:rPrChange>
        </w:rPr>
        <w:t>BH</w:t>
      </w:r>
      <w:r>
        <w:rPr>
          <w:rFonts w:ascii="Times New Roman" w:hAnsi="Times New Roman" w:cs="Times New Roman" w:eastAsia="SimSun"/>
          <w:sz w:val="21"/>
          <w:szCs w:val="21"/>
          <w:rPrChange w:id="4524" w:author="Codex" w:date="2026-10-05T16:32:41.313017+00:00">
            <w:rPr>
              <w:sz w:val="21"/>
              <w:szCs w:val="21"/>
            </w:rPr>
          </w:rPrChange>
        </w:rPr>
        <w:t>校正后均未保留。分时期估计见补充材料。</w:t>
      </w:r>
    </w:p>
    <w:p w14:paraId="57399473" w14:textId="5DE83EF0"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513" w:author="Codex" w:date="2026-10-05T16:32:41.313017+00:00">
            <w:rPr>
              <w:sz w:val="21"/>
              <w:szCs w:val="21"/>
            </w:rPr>
          </w:rPrChange>
        </w:rPr>
        <w:pPrChange w:id="4525" w:author="Codex" w:date="2026-10-05T16:32:41.313017+00:00">
          <w:pPr>
            <w:pStyle w:val="af5"/>
            <w:snapToGrid w:val="0"/>
            <w:ind w:firstLine="420"/>
            <w:jc w:val="both"/>
          </w:pPr>
        </w:pPrChange>
      </w:pPr>
      <w:r>
        <w:rPr>
          <w:rFonts w:ascii="Times New Roman" w:hAnsi="Times New Roman" w:cs="Times New Roman" w:eastAsia="SimSun"/>
          <w:sz w:val="21"/>
          <w:szCs w:val="21"/>
          <w:rPrChange w:id="4526" w:author="Codex" w:date="2026-10-05T16:32:41.313017+00:00">
            <w:rPr>
              <w:sz w:val="21"/>
              <w:szCs w:val="21"/>
            </w:rPr>
          </w:rPrChange>
        </w:rPr>
        <w:t>总体上，基础回归提示收入与支持存在一定正向联系，满意度的两两平均关联证据有限，夫妻相对位置呈现部分情境差异。两两关联不能证明或否定中介机制。下节保留既有直接、间接及固定满意度对比供历史模型核对，并说明其解释边界，不以显著性筛选链条。</w:t>
      </w:r>
    </w:p>
    <w:p w14:paraId="69914D17" w14:textId="32BCC1DD" w:rsidR="008F3C9C" w:rsidRDefault="005375B4" w:rsidP="005375B4">
      <w:pPr>
        <w:pStyle w:val="aff4"/>
        <w:keepNext/>
        <w:spacing w:before="156" w:after="156"/>
        <w:ind w:firstLine="428"/>
      </w:pPr>
      <w:r>
        <w:rPr>
          <w:rFonts w:hint="eastAsia"/>
        </w:rPr>
        <w:t>（</w:t>
      </w:r>
      <w:r w:rsidR="00BB6AD9">
        <w:rPr>
          <w:rFonts w:hint="eastAsia"/>
        </w:rPr>
        <w:t>三</w:t>
      </w:r>
      <w:r>
        <w:rPr>
          <w:rFonts w:hint="eastAsia"/>
        </w:rPr>
        <w:t>）历史</w:t>
      </w:r>
      <w:r>
        <w:rPr>
          <w:rFonts w:hint="eastAsia"/>
        </w:rPr>
        <w:t>CMAverse</w:t>
      </w:r>
      <w:r>
        <w:rPr>
          <w:rFonts w:hint="eastAsia"/>
        </w:rPr>
        <w:t>模型对比及其解释边界</w:t>
      </w:r>
    </w:p>
    <w:p w14:paraId="5A9D268C" w14:textId="7D567D84" w:rsidR="00FB24F4" w:rsidRDefault="00FB24F4">
      <w:pPr>
        <w:pStyle w:val="afffa"/>
        <w:keepNext/>
        <w:snapToGrid w:val="0"/>
        <w:spacing w:before="156" w:after="100" w:line="360" w:lineRule="exact"/>
        <w:ind w:firstLine="420"/>
      </w:pPr>
      <w:r>
        <w:t xml:space="preserve">3.1 </w:t>
      </w:r>
      <w:r>
        <w:t>既有总体、直接与间接对比</w:t>
      </w:r>
    </w:p>
    <w:p w14:paraId="59DCA971" w14:textId="1A6FEFD7"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514" w:author="Codex" w:date="2026-10-05T16:32:41.313017+00:00">
            <w:rPr>
              <w:sz w:val="21"/>
              <w:szCs w:val="21"/>
            </w:rPr>
          </w:rPrChange>
        </w:rPr>
        <w:pPrChange w:id="4527" w:author="Codex" w:date="2026-10-05T16:32:41.313017+00:00">
          <w:pPr>
            <w:pStyle w:val="af5"/>
            <w:snapToGrid w:val="0"/>
            <w:ind w:firstLine="420"/>
            <w:jc w:val="both"/>
          </w:pPr>
        </w:pPrChange>
      </w:pPr>
      <w:r>
        <w:rPr>
          <w:rFonts w:ascii="Times New Roman" w:hAnsi="Times New Roman" w:cs="Times New Roman" w:eastAsia="SimSun"/>
          <w:sz w:val="21"/>
          <w:szCs w:val="21"/>
          <w:rPrChange w:id="4528" w:author="Codex" w:date="2026-10-05T16:32:41.313017+00:00">
            <w:rPr>
              <w:sz w:val="21"/>
              <w:szCs w:val="21"/>
            </w:rPr>
          </w:rPrChange>
        </w:rPr>
        <w:t>为保留</w:t>
      </w:r>
      <w:r>
        <w:rPr>
          <w:rFonts w:ascii="Times New Roman" w:hAnsi="Times New Roman" w:cs="Times New Roman" w:eastAsia="SimSun"/>
          <w:sz w:val="21"/>
          <w:szCs w:val="21"/>
          <w:rPrChange w:id="4529" w:author="Codex" w:date="2026-10-05T16:32:41.313017+00:00">
            <w:rPr>
              <w:sz w:val="21"/>
              <w:szCs w:val="21"/>
            </w:rPr>
          </w:rPrChange>
        </w:rPr>
        <w:t>RQ1</w:t>
      </w:r>
      <w:r>
        <w:rPr>
          <w:rFonts w:ascii="Times New Roman" w:hAnsi="Times New Roman" w:cs="Times New Roman" w:eastAsia="SimSun"/>
          <w:sz w:val="21"/>
          <w:szCs w:val="21"/>
          <w:rPrChange w:id="4530" w:author="Codex" w:date="2026-10-05T16:32:41.313017+00:00">
            <w:rPr>
              <w:sz w:val="21"/>
              <w:szCs w:val="21"/>
            </w:rPr>
          </w:rPrChange>
        </w:rPr>
        <w:t>及</w:t>
      </w:r>
      <w:r>
        <w:rPr>
          <w:rFonts w:ascii="Times New Roman" w:hAnsi="Times New Roman" w:cs="Times New Roman" w:eastAsia="SimSun"/>
          <w:sz w:val="21"/>
          <w:szCs w:val="21"/>
          <w:rPrChange w:id="4531" w:author="Codex" w:date="2026-10-05T16:32:41.313017+00:00">
            <w:rPr>
              <w:sz w:val="21"/>
              <w:szCs w:val="21"/>
            </w:rPr>
          </w:rPrChange>
        </w:rPr>
        <w:t>RQ2.1—RQ2.2</w:t>
      </w:r>
      <w:r>
        <w:rPr>
          <w:rFonts w:ascii="Times New Roman" w:hAnsi="Times New Roman" w:cs="Times New Roman" w:eastAsia="SimSun"/>
          <w:sz w:val="21"/>
          <w:szCs w:val="21"/>
          <w:rPrChange w:id="4532" w:author="Codex" w:date="2026-10-05T16:32:41.313017+00:00">
            <w:rPr>
              <w:sz w:val="21"/>
              <w:szCs w:val="21"/>
            </w:rPr>
          </w:rPrChange>
        </w:rPr>
        <w:t>与历史模型的对应，表</w:t>
      </w:r>
      <w:del w:id="1001397" w:author="Codex" w:date="2026-10-06T05:40:41Z">
        <w:r>
          <w:rPr>
            <w:rFonts w:ascii="Times New Roman" w:hAnsi="Times New Roman" w:cs="Times New Roman" w:eastAsia="SimSun"/>
            <w:sz w:val="21"/>
            <w:szCs w:val="21"/>
            <w:rPrChange w:id="4533" w:author="Codex" w:date="2026-10-05T16:32:41.313017+00:00">
              <w:rPr>
                <w:sz w:val="21"/>
                <w:szCs w:val="21"/>
              </w:rPr>
            </w:rPrChange>
          </w:rPr>
          <w:delText>3.2</w:delText>
        </w:r>
      </w:del>
      <w:ins w:id="1001398" w:author="Codex" w:date="2026-10-06T05:40:41Z">
        <w:r>
          <w:rPr>
            <w:rFonts w:ascii="Times New Roman" w:hAnsi="Times New Roman" w:cs="Times New Roman" w:eastAsia="SimSun"/>
            <w:sz w:val="21"/>
            <w:szCs w:val="21"/>
          </w:rPr>
          <w:t>7</w:t>
        </w:r>
      </w:ins>
      <w:r>
        <w:rPr>
          <w:rFonts w:ascii="Times New Roman" w:hAnsi="Times New Roman" w:cs="Times New Roman" w:eastAsia="SimSun"/>
          <w:sz w:val="21"/>
          <w:szCs w:val="21"/>
          <w:rPrChange w:id="4534" w:author="Codex" w:date="2026-10-05T16:32:41.313017+00:00">
            <w:rPr>
              <w:sz w:val="21"/>
              <w:szCs w:val="21"/>
            </w:rPr>
          </w:rPrChange>
        </w:rPr>
        <w:t>列示既有八链的总、直接和总间接</w:t>
      </w:r>
      <w:r>
        <w:rPr>
          <w:rFonts w:ascii="Times New Roman" w:hAnsi="Times New Roman" w:cs="Times New Roman" w:eastAsia="SimSun"/>
          <w:sz w:val="21"/>
          <w:szCs w:val="21"/>
          <w:rPrChange w:id="4535" w:author="Codex" w:date="2026-10-05T16:32:41.313017+00:00">
            <w:rPr>
              <w:sz w:val="21"/>
              <w:szCs w:val="21"/>
            </w:rPr>
          </w:rPrChange>
        </w:rPr>
        <w:t>OR</w:t>
      </w:r>
      <w:r>
        <w:rPr>
          <w:rFonts w:ascii="Times New Roman" w:hAnsi="Times New Roman" w:cs="Times New Roman" w:eastAsia="SimSun"/>
          <w:sz w:val="21"/>
          <w:szCs w:val="21"/>
          <w:rPrChange w:id="4536" w:author="Codex" w:date="2026-10-05T16:32:41.313017+00:00">
            <w:rPr>
              <w:sz w:val="21"/>
              <w:szCs w:val="21"/>
            </w:rPr>
          </w:rPrChange>
        </w:rPr>
        <w:t>。这些数值可以核对原模型输出，但受处理后状态支持、干预定义、同期测量和逐记录区间的限制，不能据其接近程度量化满意度解释了多少收入作用。</w:t>
      </w:r>
    </w:p>
    <w:p w14:paraId="015D3310" w14:textId="7FF68F23"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515" w:author="Codex" w:date="2026-10-05T16:32:41.313017+00:00">
            <w:rPr>
              <w:sz w:val="21"/>
              <w:szCs w:val="21"/>
            </w:rPr>
          </w:rPrChange>
        </w:rPr>
        <w:pPrChange w:id="4537" w:author="Codex" w:date="2026-10-05T16:32:41.313017+00:00">
          <w:pPr>
            <w:pStyle w:val="af5"/>
            <w:snapToGrid w:val="0"/>
            <w:ind w:firstLine="420"/>
            <w:jc w:val="both"/>
          </w:pPr>
        </w:pPrChange>
      </w:pPr>
      <w:r>
        <w:rPr>
          <w:rFonts w:ascii="Times New Roman" w:hAnsi="Times New Roman" w:cs="Times New Roman" w:eastAsia="SimSun"/>
          <w:sz w:val="21"/>
          <w:szCs w:val="21"/>
          <w:rPrChange w:id="4538" w:author="Codex" w:date="2026-10-05T16:32:41.313017+00:00">
            <w:rPr>
              <w:sz w:val="21"/>
              <w:szCs w:val="21"/>
            </w:rPr>
          </w:rPrChange>
        </w:rPr>
        <w:t>在绝对收入增加链中，收入与支持增长的总对比总体为正。</w:t>
      </w:r>
      <w:r>
        <w:rPr>
          <w:rFonts w:ascii="Times New Roman" w:hAnsi="Times New Roman" w:cs="Times New Roman" w:eastAsia="SimSun"/>
          <w:sz w:val="21"/>
          <w:szCs w:val="21"/>
          <w:rPrChange w:id="4539" w:author="Codex" w:date="2026-10-05T16:32:41.313017+00:00">
            <w:rPr>
              <w:sz w:val="21"/>
              <w:szCs w:val="21"/>
            </w:rPr>
          </w:rPrChange>
        </w:rPr>
        <w:t>AA-S</w:t>
      </w:r>
      <w:r>
        <w:rPr>
          <w:rFonts w:ascii="Times New Roman" w:hAnsi="Times New Roman" w:cs="Times New Roman" w:eastAsia="SimSun"/>
          <w:sz w:val="21"/>
          <w:szCs w:val="21"/>
          <w:rPrChange w:id="4540" w:author="Codex" w:date="2026-10-05T16:32:41.313017+00:00">
            <w:rPr>
              <w:sz w:val="21"/>
              <w:szCs w:val="21"/>
            </w:rPr>
          </w:rPrChange>
        </w:rPr>
        <w:t>的总</w:t>
      </w:r>
      <w:r>
        <w:rPr>
          <w:rFonts w:ascii="Times New Roman" w:hAnsi="Times New Roman" w:cs="Times New Roman" w:eastAsia="SimSun"/>
          <w:sz w:val="21"/>
          <w:szCs w:val="21"/>
          <w:rPrChange w:id="4541" w:author="Codex" w:date="2026-10-05T16:32:41.313017+00:00">
            <w:rPr>
              <w:sz w:val="21"/>
              <w:szCs w:val="21"/>
            </w:rPr>
          </w:rPrChange>
        </w:rPr>
        <w:t>OR</w:t>
      </w:r>
      <w:r>
        <w:rPr>
          <w:rFonts w:ascii="Times New Roman" w:hAnsi="Times New Roman" w:cs="Times New Roman" w:eastAsia="SimSun"/>
          <w:sz w:val="21"/>
          <w:szCs w:val="21"/>
          <w:rPrChange w:id="4542" w:author="Codex" w:date="2026-10-05T16:32:41.313017+00:00">
            <w:rPr>
              <w:sz w:val="21"/>
              <w:szCs w:val="21"/>
            </w:rPr>
          </w:rPrChange>
        </w:rPr>
        <w:t>为</w:t>
      </w:r>
      <w:r>
        <w:rPr>
          <w:rFonts w:ascii="Times New Roman" w:hAnsi="Times New Roman" w:cs="Times New Roman" w:eastAsia="SimSun"/>
          <w:sz w:val="21"/>
          <w:szCs w:val="21"/>
          <w:rPrChange w:id="4543" w:author="Codex" w:date="2026-10-05T16:32:41.313017+00:00">
            <w:rPr>
              <w:sz w:val="21"/>
              <w:szCs w:val="21"/>
            </w:rPr>
          </w:rPrChange>
        </w:rPr>
        <w:t>1.250</w:t>
      </w:r>
      <w:r>
        <w:rPr>
          <w:rFonts w:ascii="Times New Roman" w:hAnsi="Times New Roman" w:cs="Times New Roman" w:eastAsia="SimSun"/>
          <w:sz w:val="21"/>
          <w:szCs w:val="21"/>
          <w:rPrChange w:id="4544" w:author="Codex" w:date="2026-10-05T16:32:41.313017+00:00">
            <w:rPr>
              <w:sz w:val="21"/>
              <w:szCs w:val="21"/>
            </w:rPr>
          </w:rPrChange>
        </w:rPr>
        <w:t>（</w:t>
      </w:r>
      <w:r>
        <w:rPr>
          <w:rFonts w:ascii="Times New Roman" w:hAnsi="Times New Roman" w:cs="Times New Roman" w:eastAsia="SimSun"/>
          <w:sz w:val="21"/>
          <w:szCs w:val="21"/>
          <w:rPrChange w:id="4545" w:author="Codex" w:date="2026-10-05T16:32:41.313017+00:00">
            <w:rPr>
              <w:sz w:val="21"/>
              <w:szCs w:val="21"/>
            </w:rPr>
          </w:rPrChange>
        </w:rPr>
        <w:t>95% CI</w:t>
      </w:r>
      <w:r>
        <w:rPr>
          <w:rFonts w:ascii="Times New Roman" w:hAnsi="Times New Roman" w:cs="Times New Roman" w:eastAsia="SimSun"/>
          <w:sz w:val="21"/>
          <w:szCs w:val="21"/>
          <w:rPrChange w:id="4546" w:author="Codex" w:date="2026-10-05T16:32:41.313017+00:00">
            <w:rPr>
              <w:sz w:val="21"/>
              <w:szCs w:val="21"/>
            </w:rPr>
          </w:rPrChange>
        </w:rPr>
        <w:t>：</w:t>
      </w:r>
      <w:r>
        <w:rPr>
          <w:rFonts w:ascii="Times New Roman" w:hAnsi="Times New Roman" w:cs="Times New Roman" w:eastAsia="SimSun"/>
          <w:sz w:val="21"/>
          <w:szCs w:val="21"/>
          <w:rPrChange w:id="4547" w:author="Codex" w:date="2026-10-05T16:32:41.313017+00:00">
            <w:rPr>
              <w:sz w:val="21"/>
              <w:szCs w:val="21"/>
            </w:rPr>
          </w:rPrChange>
        </w:rPr>
        <w:t>1.096</w:t>
      </w:r>
      <w:r>
        <w:rPr>
          <w:rFonts w:ascii="Times New Roman" w:hAnsi="Times New Roman" w:cs="Times New Roman" w:eastAsia="SimSun"/>
          <w:sz w:val="21"/>
          <w:szCs w:val="21"/>
          <w:rPrChange w:id="4548" w:author="Codex" w:date="2026-10-05T16:32:41.313017+00:00">
            <w:rPr>
              <w:sz w:val="21"/>
              <w:szCs w:val="21"/>
            </w:rPr>
          </w:rPrChange>
        </w:rPr>
        <w:t>，</w:t>
      </w:r>
      <w:r>
        <w:rPr>
          <w:rFonts w:ascii="Times New Roman" w:hAnsi="Times New Roman" w:cs="Times New Roman" w:eastAsia="SimSun"/>
          <w:sz w:val="21"/>
          <w:szCs w:val="21"/>
          <w:rPrChange w:id="4549" w:author="Codex" w:date="2026-10-05T16:32:41.313017+00:00">
            <w:rPr>
              <w:sz w:val="21"/>
              <w:szCs w:val="21"/>
            </w:rPr>
          </w:rPrChange>
        </w:rPr>
        <w:t>1.421</w:t>
      </w:r>
      <w:r>
        <w:rPr>
          <w:rFonts w:ascii="Times New Roman" w:hAnsi="Times New Roman" w:cs="Times New Roman" w:eastAsia="SimSun"/>
          <w:sz w:val="21"/>
          <w:szCs w:val="21"/>
          <w:rPrChange w:id="4550" w:author="Codex" w:date="2026-10-05T16:32:41.313017+00:00">
            <w:rPr>
              <w:sz w:val="21"/>
              <w:szCs w:val="21"/>
            </w:rPr>
          </w:rPrChange>
        </w:rPr>
        <w:t>），</w:t>
      </w:r>
      <w:r>
        <w:rPr>
          <w:rFonts w:ascii="Times New Roman" w:hAnsi="Times New Roman" w:cs="Times New Roman" w:eastAsia="SimSun"/>
          <w:sz w:val="21"/>
          <w:szCs w:val="21"/>
          <w:rPrChange w:id="4551" w:author="Codex" w:date="2026-10-05T16:32:41.313017+00:00">
            <w:rPr>
              <w:sz w:val="21"/>
              <w:szCs w:val="21"/>
            </w:rPr>
          </w:rPrChange>
        </w:rPr>
        <w:t>AA-P</w:t>
      </w:r>
      <w:r>
        <w:rPr>
          <w:rFonts w:ascii="Times New Roman" w:hAnsi="Times New Roman" w:cs="Times New Roman" w:eastAsia="SimSun"/>
          <w:sz w:val="21"/>
          <w:szCs w:val="21"/>
          <w:rPrChange w:id="4552" w:author="Codex" w:date="2026-10-05T16:32:41.313017+00:00">
            <w:rPr>
              <w:sz w:val="21"/>
              <w:szCs w:val="21"/>
            </w:rPr>
          </w:rPrChange>
        </w:rPr>
        <w:t>为</w:t>
      </w:r>
      <w:r>
        <w:rPr>
          <w:rFonts w:ascii="Times New Roman" w:hAnsi="Times New Roman" w:cs="Times New Roman" w:eastAsia="SimSun"/>
          <w:sz w:val="21"/>
          <w:szCs w:val="21"/>
          <w:rPrChange w:id="4553" w:author="Codex" w:date="2026-10-05T16:32:41.313017+00:00">
            <w:rPr>
              <w:sz w:val="21"/>
              <w:szCs w:val="21"/>
            </w:rPr>
          </w:rPrChange>
        </w:rPr>
        <w:t>1.139</w:t>
      </w:r>
      <w:r>
        <w:rPr>
          <w:rFonts w:ascii="Times New Roman" w:hAnsi="Times New Roman" w:cs="Times New Roman" w:eastAsia="SimSun"/>
          <w:sz w:val="21"/>
          <w:szCs w:val="21"/>
          <w:rPrChange w:id="4554" w:author="Codex" w:date="2026-10-05T16:32:41.313017+00:00">
            <w:rPr>
              <w:sz w:val="21"/>
              <w:szCs w:val="21"/>
            </w:rPr>
          </w:rPrChange>
        </w:rPr>
        <w:t>（</w:t>
      </w:r>
      <w:r>
        <w:rPr>
          <w:rFonts w:ascii="Times New Roman" w:hAnsi="Times New Roman" w:cs="Times New Roman" w:eastAsia="SimSun"/>
          <w:sz w:val="21"/>
          <w:szCs w:val="21"/>
          <w:rPrChange w:id="4555" w:author="Codex" w:date="2026-10-05T16:32:41.313017+00:00">
            <w:rPr>
              <w:sz w:val="21"/>
              <w:szCs w:val="21"/>
            </w:rPr>
          </w:rPrChange>
        </w:rPr>
        <w:t>1.001</w:t>
      </w:r>
      <w:r>
        <w:rPr>
          <w:rFonts w:ascii="Times New Roman" w:hAnsi="Times New Roman" w:cs="Times New Roman" w:eastAsia="SimSun"/>
          <w:sz w:val="21"/>
          <w:szCs w:val="21"/>
          <w:rPrChange w:id="4556" w:author="Codex" w:date="2026-10-05T16:32:41.313017+00:00">
            <w:rPr>
              <w:sz w:val="21"/>
              <w:szCs w:val="21"/>
            </w:rPr>
          </w:rPrChange>
        </w:rPr>
        <w:t>，</w:t>
      </w:r>
      <w:r>
        <w:rPr>
          <w:rFonts w:ascii="Times New Roman" w:hAnsi="Times New Roman" w:cs="Times New Roman" w:eastAsia="SimSun"/>
          <w:sz w:val="21"/>
          <w:szCs w:val="21"/>
          <w:rPrChange w:id="4557" w:author="Codex" w:date="2026-10-05T16:32:41.313017+00:00">
            <w:rPr>
              <w:sz w:val="21"/>
              <w:szCs w:val="21"/>
            </w:rPr>
          </w:rPrChange>
        </w:rPr>
        <w:t>1.293</w:t>
      </w:r>
      <w:r>
        <w:rPr>
          <w:rFonts w:ascii="Times New Roman" w:hAnsi="Times New Roman" w:cs="Times New Roman" w:eastAsia="SimSun"/>
          <w:sz w:val="21"/>
          <w:szCs w:val="21"/>
          <w:rPrChange w:id="4558" w:author="Codex" w:date="2026-10-05T16:32:41.313017+00:00">
            <w:rPr>
              <w:sz w:val="21"/>
              <w:szCs w:val="21"/>
            </w:rPr>
          </w:rPrChange>
        </w:rPr>
        <w:t>）；</w:t>
      </w:r>
      <w:r>
        <w:rPr>
          <w:rFonts w:ascii="Times New Roman" w:hAnsi="Times New Roman" w:cs="Times New Roman" w:eastAsia="SimSun"/>
          <w:sz w:val="21"/>
          <w:szCs w:val="21"/>
          <w:rPrChange w:id="4559" w:author="Codex" w:date="2026-10-05T16:32:41.313017+00:00">
            <w:rPr>
              <w:sz w:val="21"/>
              <w:szCs w:val="21"/>
            </w:rPr>
          </w:rPrChange>
        </w:rPr>
        <w:t>AR-S</w:t>
      </w:r>
      <w:r>
        <w:rPr>
          <w:rFonts w:ascii="Times New Roman" w:hAnsi="Times New Roman" w:cs="Times New Roman" w:eastAsia="SimSun"/>
          <w:sz w:val="21"/>
          <w:szCs w:val="21"/>
          <w:rPrChange w:id="4560" w:author="Codex" w:date="2026-10-05T16:32:41.313017+00:00">
            <w:rPr>
              <w:sz w:val="21"/>
              <w:szCs w:val="21"/>
            </w:rPr>
          </w:rPrChange>
        </w:rPr>
        <w:t>与</w:t>
      </w:r>
      <w:r>
        <w:rPr>
          <w:rFonts w:ascii="Times New Roman" w:hAnsi="Times New Roman" w:cs="Times New Roman" w:eastAsia="SimSun"/>
          <w:sz w:val="21"/>
          <w:szCs w:val="21"/>
          <w:rPrChange w:id="4561" w:author="Codex" w:date="2026-10-05T16:32:41.313017+00:00">
            <w:rPr>
              <w:sz w:val="21"/>
              <w:szCs w:val="21"/>
            </w:rPr>
          </w:rPrChange>
        </w:rPr>
        <w:t>AR-P</w:t>
      </w:r>
      <w:r>
        <w:rPr>
          <w:rFonts w:ascii="Times New Roman" w:hAnsi="Times New Roman" w:cs="Times New Roman" w:eastAsia="SimSun"/>
          <w:sz w:val="21"/>
          <w:szCs w:val="21"/>
          <w:rPrChange w:id="4562" w:author="Codex" w:date="2026-10-05T16:32:41.313017+00:00">
            <w:rPr>
              <w:sz w:val="21"/>
              <w:szCs w:val="21"/>
            </w:rPr>
          </w:rPrChange>
        </w:rPr>
        <w:t>分别为</w:t>
      </w:r>
      <w:r>
        <w:rPr>
          <w:rFonts w:ascii="Times New Roman" w:hAnsi="Times New Roman" w:cs="Times New Roman" w:eastAsia="SimSun"/>
          <w:sz w:val="21"/>
          <w:szCs w:val="21"/>
          <w:rPrChange w:id="4563" w:author="Codex" w:date="2026-10-05T16:32:41.313017+00:00">
            <w:rPr>
              <w:sz w:val="21"/>
              <w:szCs w:val="21"/>
            </w:rPr>
          </w:rPrChange>
        </w:rPr>
        <w:t>1.150</w:t>
      </w:r>
      <w:r>
        <w:rPr>
          <w:rFonts w:ascii="Times New Roman" w:hAnsi="Times New Roman" w:cs="Times New Roman" w:eastAsia="SimSun"/>
          <w:sz w:val="21"/>
          <w:szCs w:val="21"/>
          <w:rPrChange w:id="4564" w:author="Codex" w:date="2026-10-05T16:32:41.313017+00:00">
            <w:rPr>
              <w:sz w:val="21"/>
              <w:szCs w:val="21"/>
            </w:rPr>
          </w:rPrChange>
        </w:rPr>
        <w:t>（</w:t>
      </w:r>
      <w:r>
        <w:rPr>
          <w:rFonts w:ascii="Times New Roman" w:hAnsi="Times New Roman" w:cs="Times New Roman" w:eastAsia="SimSun"/>
          <w:sz w:val="21"/>
          <w:szCs w:val="21"/>
          <w:rPrChange w:id="4565" w:author="Codex" w:date="2026-10-05T16:32:41.313017+00:00">
            <w:rPr>
              <w:sz w:val="21"/>
              <w:szCs w:val="21"/>
            </w:rPr>
          </w:rPrChange>
        </w:rPr>
        <w:t>1.058</w:t>
      </w:r>
      <w:r>
        <w:rPr>
          <w:rFonts w:ascii="Times New Roman" w:hAnsi="Times New Roman" w:cs="Times New Roman" w:eastAsia="SimSun"/>
          <w:sz w:val="21"/>
          <w:szCs w:val="21"/>
          <w:rPrChange w:id="4566" w:author="Codex" w:date="2026-10-05T16:32:41.313017+00:00">
            <w:rPr>
              <w:sz w:val="21"/>
              <w:szCs w:val="21"/>
            </w:rPr>
          </w:rPrChange>
        </w:rPr>
        <w:t>，</w:t>
      </w:r>
      <w:r>
        <w:rPr>
          <w:rFonts w:ascii="Times New Roman" w:hAnsi="Times New Roman" w:cs="Times New Roman" w:eastAsia="SimSun"/>
          <w:sz w:val="21"/>
          <w:szCs w:val="21"/>
          <w:rPrChange w:id="4567" w:author="Codex" w:date="2026-10-05T16:32:41.313017+00:00">
            <w:rPr>
              <w:sz w:val="21"/>
              <w:szCs w:val="21"/>
            </w:rPr>
          </w:rPrChange>
        </w:rPr>
        <w:t>1.249</w:t>
      </w:r>
      <w:r>
        <w:rPr>
          <w:rFonts w:ascii="Times New Roman" w:hAnsi="Times New Roman" w:cs="Times New Roman" w:eastAsia="SimSun"/>
          <w:sz w:val="21"/>
          <w:szCs w:val="21"/>
          <w:rPrChange w:id="4568" w:author="Codex" w:date="2026-10-05T16:32:41.313017+00:00">
            <w:rPr>
              <w:sz w:val="21"/>
              <w:szCs w:val="21"/>
            </w:rPr>
          </w:rPrChange>
        </w:rPr>
        <w:t>）和</w:t>
      </w:r>
      <w:r>
        <w:rPr>
          <w:rFonts w:ascii="Times New Roman" w:hAnsi="Times New Roman" w:cs="Times New Roman" w:eastAsia="SimSun"/>
          <w:sz w:val="21"/>
          <w:szCs w:val="21"/>
          <w:rPrChange w:id="4569" w:author="Codex" w:date="2026-10-05T16:32:41.313017+00:00">
            <w:rPr>
              <w:sz w:val="21"/>
              <w:szCs w:val="21"/>
            </w:rPr>
          </w:rPrChange>
        </w:rPr>
        <w:t>1.143</w:t>
      </w:r>
      <w:r>
        <w:rPr>
          <w:rFonts w:ascii="Times New Roman" w:hAnsi="Times New Roman" w:cs="Times New Roman" w:eastAsia="SimSun"/>
          <w:sz w:val="21"/>
          <w:szCs w:val="21"/>
          <w:rPrChange w:id="4570" w:author="Codex" w:date="2026-10-05T16:32:41.313017+00:00">
            <w:rPr>
              <w:sz w:val="21"/>
              <w:szCs w:val="21"/>
            </w:rPr>
          </w:rPrChange>
        </w:rPr>
        <w:t>（</w:t>
      </w:r>
      <w:r>
        <w:rPr>
          <w:rFonts w:ascii="Times New Roman" w:hAnsi="Times New Roman" w:cs="Times New Roman" w:eastAsia="SimSun"/>
          <w:sz w:val="21"/>
          <w:szCs w:val="21"/>
          <w:rPrChange w:id="4571" w:author="Codex" w:date="2026-10-05T16:32:41.313017+00:00">
            <w:rPr>
              <w:sz w:val="21"/>
              <w:szCs w:val="21"/>
            </w:rPr>
          </w:rPrChange>
        </w:rPr>
        <w:t>1.051</w:t>
      </w:r>
      <w:r>
        <w:rPr>
          <w:rFonts w:ascii="Times New Roman" w:hAnsi="Times New Roman" w:cs="Times New Roman" w:eastAsia="SimSun"/>
          <w:sz w:val="21"/>
          <w:szCs w:val="21"/>
          <w:rPrChange w:id="4572" w:author="Codex" w:date="2026-10-05T16:32:41.313017+00:00">
            <w:rPr>
              <w:sz w:val="21"/>
              <w:szCs w:val="21"/>
            </w:rPr>
          </w:rPrChange>
        </w:rPr>
        <w:t>，</w:t>
      </w:r>
      <w:r>
        <w:rPr>
          <w:rFonts w:ascii="Times New Roman" w:hAnsi="Times New Roman" w:cs="Times New Roman" w:eastAsia="SimSun"/>
          <w:sz w:val="21"/>
          <w:szCs w:val="21"/>
          <w:rPrChange w:id="4573" w:author="Codex" w:date="2026-10-05T16:32:41.313017+00:00">
            <w:rPr>
              <w:sz w:val="21"/>
              <w:szCs w:val="21"/>
            </w:rPr>
          </w:rPrChange>
        </w:rPr>
        <w:t>1.254</w:t>
      </w:r>
      <w:r>
        <w:rPr>
          <w:rFonts w:ascii="Times New Roman" w:hAnsi="Times New Roman" w:cs="Times New Roman" w:eastAsia="SimSun"/>
          <w:sz w:val="21"/>
          <w:szCs w:val="21"/>
          <w:rPrChange w:id="4574" w:author="Codex" w:date="2026-10-05T16:32:41.313017+00:00">
            <w:rPr>
              <w:sz w:val="21"/>
              <w:szCs w:val="21"/>
            </w:rPr>
          </w:rPrChange>
        </w:rPr>
        <w:t>）。相对收入升级链的结果则不一致，部分区间较宽，说明不同资格总体中的估计精度和关联模式存在差别。</w:t>
      </w:r>
    </w:p>
    <w:p w14:paraId="6F7CAC93" w14:textId="36295B6F"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516" w:author="Codex" w:date="2026-10-05T16:32:41.313017+00:00">
            <w:rPr>
              <w:sz w:val="21"/>
              <w:szCs w:val="21"/>
            </w:rPr>
          </w:rPrChange>
        </w:rPr>
        <w:pPrChange w:id="4575" w:author="Codex" w:date="2026-10-05T16:32:41.313017+00:00">
          <w:pPr>
            <w:pStyle w:val="af5"/>
            <w:snapToGrid w:val="0"/>
            <w:ind w:firstLine="420"/>
            <w:jc w:val="both"/>
          </w:pPr>
        </w:pPrChange>
      </w:pPr>
      <w:r>
        <w:rPr>
          <w:rFonts w:ascii="Times New Roman" w:hAnsi="Times New Roman" w:cs="Times New Roman" w:eastAsia="SimSun"/>
          <w:sz w:val="21"/>
          <w:szCs w:val="21"/>
          <w:rPrChange w:id="4576" w:author="Codex" w:date="2026-10-05T16:32:41.313017+00:00">
            <w:rPr>
              <w:sz w:val="21"/>
              <w:szCs w:val="21"/>
            </w:rPr>
          </w:rPrChange>
        </w:rPr>
        <w:t>既有输出中，八链总间接</w:t>
      </w:r>
      <w:r>
        <w:rPr>
          <w:rFonts w:ascii="Times New Roman" w:hAnsi="Times New Roman" w:cs="Times New Roman" w:eastAsia="SimSun"/>
          <w:sz w:val="21"/>
          <w:szCs w:val="21"/>
          <w:rPrChange w:id="4577" w:author="Codex" w:date="2026-10-05T16:32:41.313017+00:00">
            <w:rPr>
              <w:sz w:val="21"/>
              <w:szCs w:val="21"/>
            </w:rPr>
          </w:rPrChange>
        </w:rPr>
        <w:t>OR</w:t>
      </w:r>
      <w:r>
        <w:rPr>
          <w:rFonts w:ascii="Times New Roman" w:hAnsi="Times New Roman" w:cs="Times New Roman" w:eastAsia="SimSun"/>
          <w:sz w:val="21"/>
          <w:szCs w:val="21"/>
          <w:rPrChange w:id="4578" w:author="Codex" w:date="2026-10-05T16:32:41.313017+00:00">
            <w:rPr>
              <w:sz w:val="21"/>
              <w:szCs w:val="21"/>
            </w:rPr>
          </w:rPrChange>
        </w:rPr>
        <w:t>介于</w:t>
      </w:r>
      <w:r>
        <w:rPr>
          <w:rFonts w:ascii="Times New Roman" w:hAnsi="Times New Roman" w:cs="Times New Roman" w:eastAsia="SimSun"/>
          <w:sz w:val="21"/>
          <w:szCs w:val="21"/>
          <w:rPrChange w:id="4579" w:author="Codex" w:date="2026-10-05T16:32:41.313017+00:00">
            <w:rPr>
              <w:sz w:val="21"/>
              <w:szCs w:val="21"/>
            </w:rPr>
          </w:rPrChange>
        </w:rPr>
        <w:t>0.986</w:t>
      </w:r>
      <w:r>
        <w:rPr>
          <w:rFonts w:ascii="Times New Roman" w:hAnsi="Times New Roman" w:cs="Times New Roman" w:eastAsia="SimSun"/>
          <w:sz w:val="21"/>
          <w:szCs w:val="21"/>
          <w:rPrChange w:id="4580" w:author="Codex" w:date="2026-10-05T16:32:41.313017+00:00">
            <w:rPr>
              <w:sz w:val="21"/>
              <w:szCs w:val="21"/>
            </w:rPr>
          </w:rPrChange>
        </w:rPr>
        <w:t>和</w:t>
      </w:r>
      <w:r>
        <w:rPr>
          <w:rFonts w:ascii="Times New Roman" w:hAnsi="Times New Roman" w:cs="Times New Roman" w:eastAsia="SimSun"/>
          <w:sz w:val="21"/>
          <w:szCs w:val="21"/>
          <w:rPrChange w:id="4581" w:author="Codex" w:date="2026-10-05T16:32:41.313017+00:00">
            <w:rPr>
              <w:sz w:val="21"/>
              <w:szCs w:val="21"/>
            </w:rPr>
          </w:rPrChange>
        </w:rPr>
        <w:t>1.004</w:t>
      </w:r>
      <w:r>
        <w:rPr>
          <w:rFonts w:ascii="Times New Roman" w:hAnsi="Times New Roman" w:cs="Times New Roman" w:eastAsia="SimSun"/>
          <w:sz w:val="21"/>
          <w:szCs w:val="21"/>
          <w:rPrChange w:id="4582" w:author="Codex" w:date="2026-10-05T16:32:41.313017+00:00">
            <w:rPr>
              <w:sz w:val="21"/>
              <w:szCs w:val="21"/>
            </w:rPr>
          </w:rPrChange>
        </w:rPr>
        <w:t>，置信区间均包含</w:t>
      </w:r>
      <w:r>
        <w:rPr>
          <w:rFonts w:ascii="Times New Roman" w:hAnsi="Times New Roman" w:cs="Times New Roman" w:eastAsia="SimSun"/>
          <w:sz w:val="21"/>
          <w:szCs w:val="21"/>
          <w:rPrChange w:id="4583" w:author="Codex" w:date="2026-10-05T16:32:41.313017+00:00">
            <w:rPr>
              <w:sz w:val="21"/>
              <w:szCs w:val="21"/>
            </w:rPr>
          </w:rPrChange>
        </w:rPr>
        <w:t>1</w:t>
      </w:r>
      <w:r>
        <w:rPr>
          <w:rFonts w:ascii="Times New Roman" w:hAnsi="Times New Roman" w:cs="Times New Roman" w:eastAsia="SimSun"/>
          <w:sz w:val="21"/>
          <w:szCs w:val="21"/>
          <w:rPrChange w:id="4584" w:author="Codex" w:date="2026-10-05T16:32:41.313017+00:00">
            <w:rPr>
              <w:sz w:val="21"/>
              <w:szCs w:val="21"/>
            </w:rPr>
          </w:rPrChange>
        </w:rPr>
        <w:t>；直接与总对比也较接近。例如，</w:t>
      </w:r>
      <w:r>
        <w:rPr>
          <w:rFonts w:ascii="Times New Roman" w:hAnsi="Times New Roman" w:cs="Times New Roman" w:eastAsia="SimSun"/>
          <w:sz w:val="21"/>
          <w:szCs w:val="21"/>
          <w:rPrChange w:id="4585" w:author="Codex" w:date="2026-10-05T16:32:41.313017+00:00">
            <w:rPr>
              <w:sz w:val="21"/>
              <w:szCs w:val="21"/>
            </w:rPr>
          </w:rPrChange>
        </w:rPr>
        <w:t>AA-S</w:t>
      </w:r>
      <w:r>
        <w:rPr>
          <w:rFonts w:ascii="Times New Roman" w:hAnsi="Times New Roman" w:cs="Times New Roman" w:eastAsia="SimSun"/>
          <w:sz w:val="21"/>
          <w:szCs w:val="21"/>
          <w:rPrChange w:id="4586" w:author="Codex" w:date="2026-10-05T16:32:41.313017+00:00">
            <w:rPr>
              <w:sz w:val="21"/>
              <w:szCs w:val="21"/>
            </w:rPr>
          </w:rPrChange>
        </w:rPr>
        <w:t>的总对比为</w:t>
      </w:r>
      <w:r>
        <w:rPr>
          <w:rFonts w:ascii="Times New Roman" w:hAnsi="Times New Roman" w:cs="Times New Roman" w:eastAsia="SimSun"/>
          <w:sz w:val="21"/>
          <w:szCs w:val="21"/>
          <w:rPrChange w:id="4587" w:author="Codex" w:date="2026-10-05T16:32:41.313017+00:00">
            <w:rPr>
              <w:sz w:val="21"/>
              <w:szCs w:val="21"/>
            </w:rPr>
          </w:rPrChange>
        </w:rPr>
        <w:t>1.250</w:t>
      </w:r>
      <w:r>
        <w:rPr>
          <w:rFonts w:ascii="Times New Roman" w:hAnsi="Times New Roman" w:cs="Times New Roman" w:eastAsia="SimSun"/>
          <w:sz w:val="21"/>
          <w:szCs w:val="21"/>
          <w:rPrChange w:id="4588" w:author="Codex" w:date="2026-10-05T16:32:41.313017+00:00">
            <w:rPr>
              <w:sz w:val="21"/>
              <w:szCs w:val="21"/>
            </w:rPr>
          </w:rPrChange>
        </w:rPr>
        <w:t>，直接对比为</w:t>
      </w:r>
      <w:r>
        <w:rPr>
          <w:rFonts w:ascii="Times New Roman" w:hAnsi="Times New Roman" w:cs="Times New Roman" w:eastAsia="SimSun"/>
          <w:sz w:val="21"/>
          <w:szCs w:val="21"/>
          <w:rPrChange w:id="4589" w:author="Codex" w:date="2026-10-05T16:32:41.313017+00:00">
            <w:rPr>
              <w:sz w:val="21"/>
              <w:szCs w:val="21"/>
            </w:rPr>
          </w:rPrChange>
        </w:rPr>
        <w:t>1.251</w:t>
      </w:r>
      <w:r>
        <w:rPr>
          <w:rFonts w:ascii="Times New Roman" w:hAnsi="Times New Roman" w:cs="Times New Roman" w:eastAsia="SimSun"/>
          <w:sz w:val="21"/>
          <w:szCs w:val="21"/>
          <w:rPrChange w:id="4590" w:author="Codex" w:date="2026-10-05T16:32:41.313017+00:00">
            <w:rPr>
              <w:sz w:val="21"/>
              <w:szCs w:val="21"/>
            </w:rPr>
          </w:rPrChange>
        </w:rPr>
        <w:t>，总间接</w:t>
      </w:r>
      <w:r>
        <w:rPr>
          <w:rFonts w:ascii="Times New Roman" w:hAnsi="Times New Roman" w:cs="Times New Roman" w:eastAsia="SimSun"/>
          <w:sz w:val="21"/>
          <w:szCs w:val="21"/>
          <w:rPrChange w:id="4591" w:author="Codex" w:date="2026-10-05T16:32:41.313017+00:00">
            <w:rPr>
              <w:sz w:val="21"/>
              <w:szCs w:val="21"/>
            </w:rPr>
          </w:rPrChange>
        </w:rPr>
        <w:t>OR</w:t>
      </w:r>
      <w:r>
        <w:rPr>
          <w:rFonts w:ascii="Times New Roman" w:hAnsi="Times New Roman" w:cs="Times New Roman" w:eastAsia="SimSun"/>
          <w:sz w:val="21"/>
          <w:szCs w:val="21"/>
          <w:rPrChange w:id="4592" w:author="Codex" w:date="2026-10-05T16:32:41.313017+00:00">
            <w:rPr>
              <w:sz w:val="21"/>
              <w:szCs w:val="21"/>
            </w:rPr>
          </w:rPrChange>
        </w:rPr>
        <w:t>为</w:t>
      </w:r>
      <w:r>
        <w:rPr>
          <w:rFonts w:ascii="Times New Roman" w:hAnsi="Times New Roman" w:cs="Times New Roman" w:eastAsia="SimSun"/>
          <w:sz w:val="21"/>
          <w:szCs w:val="21"/>
          <w:rPrChange w:id="4593" w:author="Codex" w:date="2026-10-05T16:32:41.313017+00:00">
            <w:rPr>
              <w:sz w:val="21"/>
              <w:szCs w:val="21"/>
            </w:rPr>
          </w:rPrChange>
        </w:rPr>
        <w:t>0.9994</w:t>
      </w:r>
      <w:r>
        <w:rPr>
          <w:rFonts w:ascii="Times New Roman" w:hAnsi="Times New Roman" w:cs="Times New Roman" w:eastAsia="SimSun"/>
          <w:sz w:val="21"/>
          <w:szCs w:val="21"/>
          <w:rPrChange w:id="4594" w:author="Codex" w:date="2026-10-05T16:32:41.313017+00:00">
            <w:rPr>
              <w:sz w:val="21"/>
              <w:szCs w:val="21"/>
            </w:rPr>
          </w:rPrChange>
        </w:rPr>
        <w:t>（</w:t>
      </w:r>
      <w:r>
        <w:rPr>
          <w:rFonts w:ascii="Times New Roman" w:hAnsi="Times New Roman" w:cs="Times New Roman" w:eastAsia="SimSun"/>
          <w:sz w:val="21"/>
          <w:szCs w:val="21"/>
          <w:rPrChange w:id="4595" w:author="Codex" w:date="2026-10-05T16:32:41.313017+00:00">
            <w:rPr>
              <w:sz w:val="21"/>
              <w:szCs w:val="21"/>
            </w:rPr>
          </w:rPrChange>
        </w:rPr>
        <w:t>95% CI</w:t>
      </w:r>
      <w:r>
        <w:rPr>
          <w:rFonts w:ascii="Times New Roman" w:hAnsi="Times New Roman" w:cs="Times New Roman" w:eastAsia="SimSun"/>
          <w:sz w:val="21"/>
          <w:szCs w:val="21"/>
          <w:rPrChange w:id="4596" w:author="Codex" w:date="2026-10-05T16:32:41.313017+00:00">
            <w:rPr>
              <w:sz w:val="21"/>
              <w:szCs w:val="21"/>
            </w:rPr>
          </w:rPrChange>
        </w:rPr>
        <w:t>：</w:t>
      </w:r>
      <w:r>
        <w:rPr>
          <w:rFonts w:ascii="Times New Roman" w:hAnsi="Times New Roman" w:cs="Times New Roman" w:eastAsia="SimSun"/>
          <w:sz w:val="21"/>
          <w:szCs w:val="21"/>
          <w:rPrChange w:id="4597" w:author="Codex" w:date="2026-10-05T16:32:41.313017+00:00">
            <w:rPr>
              <w:sz w:val="21"/>
              <w:szCs w:val="21"/>
            </w:rPr>
          </w:rPrChange>
        </w:rPr>
        <w:t>0.9969</w:t>
      </w:r>
      <w:r>
        <w:rPr>
          <w:rFonts w:ascii="Times New Roman" w:hAnsi="Times New Roman" w:cs="Times New Roman" w:eastAsia="SimSun"/>
          <w:sz w:val="21"/>
          <w:szCs w:val="21"/>
          <w:rPrChange w:id="4598" w:author="Codex" w:date="2026-10-05T16:32:41.313017+00:00">
            <w:rPr>
              <w:sz w:val="21"/>
              <w:szCs w:val="21"/>
            </w:rPr>
          </w:rPrChange>
        </w:rPr>
        <w:t>，</w:t>
      </w:r>
      <w:r>
        <w:rPr>
          <w:rFonts w:ascii="Times New Roman" w:hAnsi="Times New Roman" w:cs="Times New Roman" w:eastAsia="SimSun"/>
          <w:sz w:val="21"/>
          <w:szCs w:val="21"/>
          <w:rPrChange w:id="4599" w:author="Codex" w:date="2026-10-05T16:32:41.313017+00:00">
            <w:rPr>
              <w:sz w:val="21"/>
              <w:szCs w:val="21"/>
            </w:rPr>
          </w:rPrChange>
        </w:rPr>
        <w:t>1.0090</w:t>
      </w:r>
      <w:r>
        <w:rPr>
          <w:rFonts w:ascii="Times New Roman" w:hAnsi="Times New Roman" w:cs="Times New Roman" w:eastAsia="SimSun"/>
          <w:sz w:val="21"/>
          <w:szCs w:val="21"/>
          <w:rPrChange w:id="4600" w:author="Codex" w:date="2026-10-05T16:32:41.313017+00:00">
            <w:rPr>
              <w:sz w:val="21"/>
              <w:szCs w:val="21"/>
            </w:rPr>
          </w:rPrChange>
        </w:rPr>
        <w:t>）；</w:t>
      </w:r>
      <w:r>
        <w:rPr>
          <w:rFonts w:ascii="Times New Roman" w:hAnsi="Times New Roman" w:cs="Times New Roman" w:eastAsia="SimSun"/>
          <w:sz w:val="21"/>
          <w:szCs w:val="21"/>
          <w:rPrChange w:id="4601" w:author="Codex" w:date="2026-10-05T16:32:41.313017+00:00">
            <w:rPr>
              <w:sz w:val="21"/>
              <w:szCs w:val="21"/>
            </w:rPr>
          </w:rPrChange>
        </w:rPr>
        <w:t>AA-P</w:t>
      </w:r>
      <w:r>
        <w:rPr>
          <w:rFonts w:ascii="Times New Roman" w:hAnsi="Times New Roman" w:cs="Times New Roman" w:eastAsia="SimSun"/>
          <w:sz w:val="21"/>
          <w:szCs w:val="21"/>
          <w:rPrChange w:id="4602" w:author="Codex" w:date="2026-10-05T16:32:41.313017+00:00">
            <w:rPr>
              <w:sz w:val="21"/>
              <w:szCs w:val="21"/>
            </w:rPr>
          </w:rPrChange>
        </w:rPr>
        <w:t>的总间接</w:t>
      </w:r>
      <w:r>
        <w:rPr>
          <w:rFonts w:ascii="Times New Roman" w:hAnsi="Times New Roman" w:cs="Times New Roman" w:eastAsia="SimSun"/>
          <w:sz w:val="21"/>
          <w:szCs w:val="21"/>
          <w:rPrChange w:id="4603" w:author="Codex" w:date="2026-10-05T16:32:41.313017+00:00">
            <w:rPr>
              <w:sz w:val="21"/>
              <w:szCs w:val="21"/>
            </w:rPr>
          </w:rPrChange>
        </w:rPr>
        <w:t>OR</w:t>
      </w:r>
      <w:r>
        <w:rPr>
          <w:rFonts w:ascii="Times New Roman" w:hAnsi="Times New Roman" w:cs="Times New Roman" w:eastAsia="SimSun"/>
          <w:sz w:val="21"/>
          <w:szCs w:val="21"/>
          <w:rPrChange w:id="4604" w:author="Codex" w:date="2026-10-05T16:32:41.313017+00:00">
            <w:rPr>
              <w:sz w:val="21"/>
              <w:szCs w:val="21"/>
            </w:rPr>
          </w:rPrChange>
        </w:rPr>
        <w:t>为</w:t>
      </w:r>
      <w:r>
        <w:rPr>
          <w:rFonts w:ascii="Times New Roman" w:hAnsi="Times New Roman" w:cs="Times New Roman" w:eastAsia="SimSun"/>
          <w:sz w:val="21"/>
          <w:szCs w:val="21"/>
          <w:rPrChange w:id="4605" w:author="Codex" w:date="2026-10-05T16:32:41.313017+00:00">
            <w:rPr>
              <w:sz w:val="21"/>
              <w:szCs w:val="21"/>
            </w:rPr>
          </w:rPrChange>
        </w:rPr>
        <w:t>1.0041</w:t>
      </w:r>
      <w:r>
        <w:rPr>
          <w:rFonts w:ascii="Times New Roman" w:hAnsi="Times New Roman" w:cs="Times New Roman" w:eastAsia="SimSun"/>
          <w:sz w:val="21"/>
          <w:szCs w:val="21"/>
          <w:rPrChange w:id="4606" w:author="Codex" w:date="2026-10-05T16:32:41.313017+00:00">
            <w:rPr>
              <w:sz w:val="21"/>
              <w:szCs w:val="21"/>
            </w:rPr>
          </w:rPrChange>
        </w:rPr>
        <w:t>（</w:t>
      </w:r>
      <w:r>
        <w:rPr>
          <w:rFonts w:ascii="Times New Roman" w:hAnsi="Times New Roman" w:cs="Times New Roman" w:eastAsia="SimSun"/>
          <w:sz w:val="21"/>
          <w:szCs w:val="21"/>
          <w:rPrChange w:id="4607" w:author="Codex" w:date="2026-10-05T16:32:41.313017+00:00">
            <w:rPr>
              <w:sz w:val="21"/>
              <w:szCs w:val="21"/>
            </w:rPr>
          </w:rPrChange>
        </w:rPr>
        <w:t>0.9910</w:t>
      </w:r>
      <w:r>
        <w:rPr>
          <w:rFonts w:ascii="Times New Roman" w:hAnsi="Times New Roman" w:cs="Times New Roman" w:eastAsia="SimSun"/>
          <w:sz w:val="21"/>
          <w:szCs w:val="21"/>
          <w:rPrChange w:id="4608" w:author="Codex" w:date="2026-10-05T16:32:41.313017+00:00">
            <w:rPr>
              <w:sz w:val="21"/>
              <w:szCs w:val="21"/>
            </w:rPr>
          </w:rPrChange>
        </w:rPr>
        <w:t>，</w:t>
      </w:r>
      <w:r>
        <w:rPr>
          <w:rFonts w:ascii="Times New Roman" w:hAnsi="Times New Roman" w:cs="Times New Roman" w:eastAsia="SimSun"/>
          <w:sz w:val="21"/>
          <w:szCs w:val="21"/>
          <w:rPrChange w:id="4609" w:author="Codex" w:date="2026-10-05T16:32:41.313017+00:00">
            <w:rPr>
              <w:sz w:val="21"/>
              <w:szCs w:val="21"/>
            </w:rPr>
          </w:rPrChange>
        </w:rPr>
        <w:t>1.0130</w:t>
      </w:r>
      <w:r>
        <w:rPr>
          <w:rFonts w:ascii="Times New Roman" w:hAnsi="Times New Roman" w:cs="Times New Roman" w:eastAsia="SimSun"/>
          <w:sz w:val="21"/>
          <w:szCs w:val="21"/>
          <w:rPrChange w:id="4610" w:author="Codex" w:date="2026-10-05T16:32:41.313017+00:00">
            <w:rPr>
              <w:sz w:val="21"/>
              <w:szCs w:val="21"/>
            </w:rPr>
          </w:rPrChange>
        </w:rPr>
        <w:t>）。这些是当前算法与分配规则下的数值特征，不能据此认定满意度的真实传导贡献很小。</w:t>
      </w:r>
    </w:p>
    <w:p w14:paraId="1CF57359" w14:textId="19BDA9CE"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517" w:author="Codex" w:date="2026-10-05T16:32:41.313017+00:00">
            <w:rPr>
              <w:sz w:val="21"/>
              <w:szCs w:val="21"/>
            </w:rPr>
          </w:rPrChange>
        </w:rPr>
        <w:pPrChange w:id="4611" w:author="Codex" w:date="2026-10-05T16:32:41.313017+00:00">
          <w:pPr>
            <w:pStyle w:val="af5"/>
            <w:snapToGrid w:val="0"/>
            <w:ind w:firstLine="420"/>
            <w:jc w:val="both"/>
          </w:pPr>
        </w:pPrChange>
      </w:pPr>
      <w:r>
        <w:rPr>
          <w:rFonts w:ascii="Times New Roman" w:hAnsi="Times New Roman" w:cs="Times New Roman" w:eastAsia="SimSun"/>
          <w:sz w:val="21"/>
          <w:szCs w:val="21"/>
          <w:rPrChange w:id="4612" w:author="Codex" w:date="2026-10-05T16:32:41.313017+00:00">
            <w:rPr>
              <w:sz w:val="21"/>
              <w:szCs w:val="21"/>
            </w:rPr>
          </w:rPrChange>
        </w:rPr>
        <w:t>因此，历史输出没有提供可支持本人负向、配偶正向传导的可靠因果证据。这里既有估计不明确，也有支持范围与识别条件未满足的问题；不能统称为已检验并否定中介假设，亦不能把极小间接量的符号赋予实质方向。</w:t>
      </w:r>
    </w:p>
    <w:p w14:paraId="0F56EA96" w14:textId="1FAFB3E2"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518" w:author="Codex" w:date="2026-10-05T16:32:41.313017+00:00">
            <w:rPr>
              <w:sz w:val="21"/>
              <w:szCs w:val="21"/>
            </w:rPr>
          </w:rPrChange>
        </w:rPr>
        <w:pPrChange w:id="4613" w:author="Codex" w:date="2026-10-05T16:32:41.313017+00:00">
          <w:pPr>
            <w:pStyle w:val="af5"/>
            <w:snapToGrid w:val="0"/>
            <w:ind w:firstLine="420"/>
            <w:jc w:val="both"/>
          </w:pPr>
        </w:pPrChange>
      </w:pPr>
      <w:r>
        <w:rPr>
          <w:rFonts w:ascii="Times New Roman" w:hAnsi="Times New Roman" w:cs="Times New Roman" w:eastAsia="SimSun"/>
          <w:sz w:val="21"/>
          <w:szCs w:val="21"/>
          <w:rPrChange w:id="4614" w:author="Codex" w:date="2026-10-05T16:32:41.313017+00:00">
            <w:rPr>
              <w:sz w:val="21"/>
              <w:szCs w:val="21"/>
            </w:rPr>
          </w:rPrChange>
        </w:rPr>
        <w:t>直接与总对比接近，不证明剩余部分已经被识别为经济资源机制。纯间接与介导交互输出继续归档，但当前原生分量的风险尺度解释不一致，</w:t>
      </w:r>
      <w:r>
        <w:rPr>
          <w:rFonts w:ascii="Times New Roman" w:hAnsi="Times New Roman" w:cs="Times New Roman" w:eastAsia="SimSun"/>
          <w:sz w:val="21"/>
          <w:szCs w:val="21"/>
          <w:rPrChange w:id="4615" w:author="Codex" w:date="2026-10-05T16:32:41.313017+00:00">
            <w:rPr>
              <w:sz w:val="21"/>
              <w:szCs w:val="21"/>
            </w:rPr>
          </w:rPrChange>
        </w:rPr>
        <w:t>RQ2.3</w:t>
      </w:r>
      <w:r>
        <w:rPr>
          <w:rFonts w:ascii="Times New Roman" w:hAnsi="Times New Roman" w:cs="Times New Roman" w:eastAsia="SimSun"/>
          <w:sz w:val="21"/>
          <w:szCs w:val="21"/>
          <w:rPrChange w:id="4616" w:author="Codex" w:date="2026-10-05T16:32:41.313017+00:00">
            <w:rPr>
              <w:sz w:val="21"/>
              <w:szCs w:val="21"/>
            </w:rPr>
          </w:rPrChange>
        </w:rPr>
        <w:t>所问的贡献份额尚不能可靠回答。</w:t>
      </w:r>
    </w:p>
    <w:p w14:paraId="14723A63" w14:textId="7FF68F77"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9519" w:author="Codex" w:date="2026-10-05T16:32:41.313017+00:00">
            <w:rPr>
              <w:rFonts w:cs="Times New Roman"/>
              <w:szCs w:val="21"/>
            </w:rPr>
          </w:rPrChange>
        </w:rPr>
        <w:pPrChange w:id="4617" w:author="Codex" w:date="2026-10-05T16:32:41.313017+00:00">
          <w:pPr>
            <w:pStyle w:val="affa"/>
            <w:keepNext/>
            <w:keepLines/>
            <w:snapToGrid w:val="0"/>
            <w:spacing w:beforeLines="0" w:before="0" w:line="360" w:lineRule="exact"/>
            <w:ind w:firstLineChars="0" w:firstLine="0"/>
          </w:pPr>
        </w:pPrChange>
      </w:pPr>
      <w:r>
        <w:rPr>
          <w:rFonts w:ascii="Times New Roman" w:hAnsi="Times New Roman" w:cs="Times New Roman" w:eastAsia="KaiTi"/>
          <w:b w:val="0"/>
          <w:bCs w:val="0"/>
          <w:sz w:val="21"/>
          <w:szCs w:val="21"/>
          <w:rPrChange w:id="4618" w:author="Codex" w:date="2026-10-05T16:32:41.313017+00:00">
            <w:rPr>
              <w:rFonts w:cs="Times New Roman"/>
              <w:szCs w:val="21"/>
            </w:rPr>
          </w:rPrChange>
        </w:rPr>
        <w:lastRenderedPageBreak/>
        <w:t>表</w:t>
      </w:r>
      <w:del w:id="1001399" w:author="Codex" w:date="2026-10-06T05:40:41Z">
        <w:r>
          <w:rPr>
            <w:rFonts w:ascii="Times New Roman" w:hAnsi="Times New Roman" w:cs="Times New Roman" w:eastAsia="KaiTi"/>
            <w:b w:val="0"/>
            <w:bCs w:val="0"/>
            <w:sz w:val="21"/>
            <w:szCs w:val="21"/>
            <w:rPrChange w:id="4619" w:author="Codex" w:date="2026-10-05T16:32:41.313017+00:00">
              <w:rPr>
                <w:rFonts w:cs="Times New Roman"/>
                <w:szCs w:val="21"/>
              </w:rPr>
            </w:rPrChange>
          </w:rPr>
          <w:delText xml:space="preserve">3.2 </w:delText>
        </w:r>
      </w:del>
      <w:ins w:id="1001400" w:author="Codex" w:date="2026-10-06T05:40:41Z">
        <w:r>
          <w:rPr>
            <w:rFonts w:ascii="Times New Roman" w:hAnsi="Times New Roman" w:cs="Times New Roman" w:eastAsia="KaiTi"/>
            <w:b w:val="0"/>
            <w:bCs w:val="0"/>
            <w:sz w:val="21"/>
            <w:szCs w:val="21"/>
          </w:rPr>
          <w:t xml:space="preserve">7 </w:t>
        </w:r>
      </w:ins>
      <w:r>
        <w:rPr>
          <w:rFonts w:ascii="Times New Roman" w:hAnsi="Times New Roman" w:cs="Times New Roman" w:eastAsia="KaiTi"/>
          <w:b w:val="0"/>
          <w:bCs w:val="0"/>
          <w:sz w:val="21"/>
          <w:szCs w:val="21"/>
          <w:rPrChange w:id="4620" w:author="Codex" w:date="2026-10-05T16:32:41.313017+00:00">
            <w:rPr>
              <w:rFonts w:cs="Times New Roman"/>
              <w:szCs w:val="21"/>
            </w:rPr>
          </w:rPrChange>
        </w:rPr>
        <w:t>收入总对比及经由婚姻满意度的直接、间接对比</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4621" w:author="Codex" w:date="2026-10-05T16:32:41.313017+00:00">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1249"/>
        <w:gridCol w:w="2252"/>
        <w:gridCol w:w="2252"/>
        <w:gridCol w:w="2567"/>
      </w:tblGrid>
      <w:tr w:rsidR="007622EE" w14:paraId="520F8CEF"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vAlign w:val="center"/>
            <w:tcPrChange w:id="4622"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7D369CC9"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520" w:author="Codex" w:date="2026-10-05T16:32:41.313017+00:00">
                  <w:rPr>
                    <w:bCs w:val="0"/>
                    <w:sz w:val="21"/>
                    <w:szCs w:val="21"/>
                  </w:rPr>
                </w:rPrChange>
              </w:rPr>
              <w:pPrChange w:id="4623"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4624" w:author="Codex" w:date="2026-10-05T16:32:41.313017+00:00">
                  <w:rPr>
                    <w:bCs w:val="0"/>
                    <w:sz w:val="21"/>
                    <w:szCs w:val="21"/>
                  </w:rPr>
                </w:rPrChange>
              </w:rPr>
              <w:t>链条</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4625"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3329CD6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521" w:author="Codex" w:date="2026-10-05T16:32:41.313017+00:00">
                  <w:rPr>
                    <w:bCs w:val="0"/>
                    <w:sz w:val="21"/>
                    <w:szCs w:val="21"/>
                  </w:rPr>
                </w:rPrChange>
              </w:rPr>
              <w:pPrChange w:id="4626"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4627" w:author="Codex" w:date="2026-10-05T16:32:41.313017+00:00">
                  <w:rPr>
                    <w:bCs w:val="0"/>
                    <w:sz w:val="21"/>
                    <w:szCs w:val="21"/>
                  </w:rPr>
                </w:rPrChange>
              </w:rPr>
              <w:t>区间记录</w:t>
            </w:r>
            <w:r>
              <w:rPr>
                <w:rFonts w:ascii="Times New Roman" w:hAnsi="Times New Roman" w:cs="Times New Roman" w:eastAsia="SimSun"/>
                <w:b w:val="0"/>
                <w:bCs w:val="0"/>
                <w:sz w:val="21"/>
                <w:szCs w:val="21"/>
                <w:rPrChange w:id="4628" w:author="Codex" w:date="2026-10-05T16:32:41.313017+00:00">
                  <w:rPr>
                    <w:bCs w:val="0"/>
                    <w:sz w:val="21"/>
                    <w:szCs w:val="21"/>
                  </w:rPr>
                </w:rPrChange>
              </w:rPr>
              <w:t>N</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4629"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65B977A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522" w:author="Codex" w:date="2026-10-05T16:32:41.313017+00:00">
                  <w:rPr>
                    <w:bCs w:val="0"/>
                    <w:sz w:val="21"/>
                    <w:szCs w:val="21"/>
                  </w:rPr>
                </w:rPrChange>
              </w:rPr>
              <w:pPrChange w:id="4630"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4631" w:author="Codex" w:date="2026-10-05T16:32:41.313017+00:00">
                  <w:rPr>
                    <w:bCs w:val="0"/>
                    <w:sz w:val="21"/>
                    <w:szCs w:val="21"/>
                  </w:rPr>
                </w:rPrChange>
              </w:rPr>
              <w:t>总对比</w:t>
            </w:r>
            <w:r>
              <w:rPr>
                <w:rFonts w:ascii="Times New Roman" w:hAnsi="Times New Roman" w:cs="Times New Roman" w:eastAsia="SimSun"/>
                <w:b w:val="0"/>
                <w:bCs w:val="0"/>
                <w:sz w:val="21"/>
                <w:szCs w:val="21"/>
                <w:rPrChange w:id="4632" w:author="Codex" w:date="2026-10-05T16:32:41.313017+00:00">
                  <w:rPr>
                    <w:bCs w:val="0"/>
                    <w:sz w:val="21"/>
                    <w:szCs w:val="21"/>
                  </w:rPr>
                </w:rPrChange>
              </w:rPr>
              <w:t>OR</w:t>
            </w:r>
            <w:r>
              <w:rPr>
                <w:rFonts w:ascii="Times New Roman" w:hAnsi="Times New Roman" w:cs="Times New Roman" w:eastAsia="SimSun"/>
                <w:b w:val="0"/>
                <w:bCs w:val="0"/>
                <w:sz w:val="21"/>
                <w:szCs w:val="21"/>
                <w:rPrChange w:id="4633" w:author="Codex" w:date="2026-10-05T16:32:41.313017+00:00">
                  <w:rPr>
                    <w:bCs w:val="0"/>
                    <w:sz w:val="21"/>
                    <w:szCs w:val="21"/>
                  </w:rPr>
                </w:rPrChange>
              </w:rPr>
              <w:br/>
              <w:t>Rte</w:t>
            </w:r>
            <w:r>
              <w:rPr>
                <w:rFonts w:ascii="Times New Roman" w:hAnsi="Times New Roman" w:cs="Times New Roman" w:eastAsia="SimSun"/>
                <w:b w:val="0"/>
                <w:bCs w:val="0"/>
                <w:sz w:val="21"/>
                <w:szCs w:val="21"/>
                <w:rPrChange w:id="4634" w:author="Codex" w:date="2026-10-05T16:32:41.313017+00:00">
                  <w:rPr>
                    <w:bCs w:val="0"/>
                    <w:sz w:val="21"/>
                    <w:szCs w:val="21"/>
                  </w:rPr>
                </w:rPrChange>
              </w:rPr>
              <w:t>（</w:t>
            </w:r>
            <w:r>
              <w:rPr>
                <w:rFonts w:ascii="Times New Roman" w:hAnsi="Times New Roman" w:cs="Times New Roman" w:eastAsia="SimSun"/>
                <w:b w:val="0"/>
                <w:bCs w:val="0"/>
                <w:sz w:val="21"/>
                <w:szCs w:val="21"/>
                <w:rPrChange w:id="4635" w:author="Codex" w:date="2026-10-05T16:32:41.313017+00:00">
                  <w:rPr>
                    <w:bCs w:val="0"/>
                    <w:sz w:val="21"/>
                    <w:szCs w:val="21"/>
                  </w:rPr>
                </w:rPrChange>
              </w:rPr>
              <w:t>95% CI</w:t>
            </w:r>
            <w:r>
              <w:rPr>
                <w:rFonts w:ascii="Times New Roman" w:hAnsi="Times New Roman" w:cs="Times New Roman" w:eastAsia="SimSun"/>
                <w:b w:val="0"/>
                <w:bCs w:val="0"/>
                <w:sz w:val="21"/>
                <w:szCs w:val="21"/>
                <w:rPrChange w:id="4636"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4637"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172F307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523" w:author="Codex" w:date="2026-10-05T16:32:41.313017+00:00">
                  <w:rPr>
                    <w:bCs w:val="0"/>
                    <w:sz w:val="21"/>
                    <w:szCs w:val="21"/>
                  </w:rPr>
                </w:rPrChange>
              </w:rPr>
              <w:pPrChange w:id="4638"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4639" w:author="Codex" w:date="2026-10-05T16:32:41.313017+00:00">
                  <w:rPr>
                    <w:bCs w:val="0"/>
                    <w:sz w:val="21"/>
                    <w:szCs w:val="21"/>
                  </w:rPr>
                </w:rPrChange>
              </w:rPr>
              <w:t>直接对比</w:t>
            </w:r>
            <w:r>
              <w:rPr>
                <w:rFonts w:ascii="Times New Roman" w:hAnsi="Times New Roman" w:cs="Times New Roman" w:eastAsia="SimSun"/>
                <w:b w:val="0"/>
                <w:bCs w:val="0"/>
                <w:sz w:val="21"/>
                <w:szCs w:val="21"/>
                <w:rPrChange w:id="4640" w:author="Codex" w:date="2026-10-05T16:32:41.313017+00:00">
                  <w:rPr>
                    <w:bCs w:val="0"/>
                    <w:sz w:val="21"/>
                    <w:szCs w:val="21"/>
                  </w:rPr>
                </w:rPrChange>
              </w:rPr>
              <w:t>OR</w:t>
            </w:r>
            <w:r>
              <w:rPr>
                <w:rFonts w:ascii="Times New Roman" w:hAnsi="Times New Roman" w:cs="Times New Roman" w:eastAsia="SimSun"/>
                <w:b w:val="0"/>
                <w:bCs w:val="0"/>
                <w:sz w:val="21"/>
                <w:szCs w:val="21"/>
                <w:rPrChange w:id="4641" w:author="Codex" w:date="2026-10-05T16:32:41.313017+00:00">
                  <w:rPr>
                    <w:bCs w:val="0"/>
                    <w:sz w:val="21"/>
                    <w:szCs w:val="21"/>
                  </w:rPr>
                </w:rPrChange>
              </w:rPr>
              <w:br/>
              <w:t>rRpnde</w:t>
            </w:r>
            <w:r>
              <w:rPr>
                <w:rFonts w:ascii="Times New Roman" w:hAnsi="Times New Roman" w:cs="Times New Roman" w:eastAsia="SimSun"/>
                <w:b w:val="0"/>
                <w:bCs w:val="0"/>
                <w:sz w:val="21"/>
                <w:szCs w:val="21"/>
                <w:rPrChange w:id="4642" w:author="Codex" w:date="2026-10-05T16:32:41.313017+00:00">
                  <w:rPr>
                    <w:bCs w:val="0"/>
                    <w:sz w:val="21"/>
                    <w:szCs w:val="21"/>
                  </w:rPr>
                </w:rPrChange>
              </w:rPr>
              <w:t>（</w:t>
            </w:r>
            <w:r>
              <w:rPr>
                <w:rFonts w:ascii="Times New Roman" w:hAnsi="Times New Roman" w:cs="Times New Roman" w:eastAsia="SimSun"/>
                <w:b w:val="0"/>
                <w:bCs w:val="0"/>
                <w:sz w:val="21"/>
                <w:szCs w:val="21"/>
                <w:rPrChange w:id="4643" w:author="Codex" w:date="2026-10-05T16:32:41.313017+00:00">
                  <w:rPr>
                    <w:bCs w:val="0"/>
                    <w:sz w:val="21"/>
                    <w:szCs w:val="21"/>
                  </w:rPr>
                </w:rPrChange>
              </w:rPr>
              <w:t>95% CI</w:t>
            </w:r>
            <w:r>
              <w:rPr>
                <w:rFonts w:ascii="Times New Roman" w:hAnsi="Times New Roman" w:cs="Times New Roman" w:eastAsia="SimSun"/>
                <w:b w:val="0"/>
                <w:bCs w:val="0"/>
                <w:sz w:val="21"/>
                <w:szCs w:val="21"/>
                <w:rPrChange w:id="4644"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4645"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0862D199"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524" w:author="Codex" w:date="2026-10-05T16:32:41.313017+00:00">
                  <w:rPr>
                    <w:bCs w:val="0"/>
                    <w:sz w:val="21"/>
                    <w:szCs w:val="21"/>
                  </w:rPr>
                </w:rPrChange>
              </w:rPr>
              <w:pPrChange w:id="4646"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4647" w:author="Codex" w:date="2026-10-05T16:32:41.313017+00:00">
                  <w:rPr>
                    <w:bCs w:val="0"/>
                    <w:sz w:val="21"/>
                    <w:szCs w:val="21"/>
                  </w:rPr>
                </w:rPrChange>
              </w:rPr>
              <w:t>总间接对比</w:t>
            </w:r>
            <w:r>
              <w:rPr>
                <w:rFonts w:ascii="Times New Roman" w:hAnsi="Times New Roman" w:cs="Times New Roman" w:eastAsia="SimSun"/>
                <w:b w:val="0"/>
                <w:bCs w:val="0"/>
                <w:sz w:val="21"/>
                <w:szCs w:val="21"/>
                <w:rPrChange w:id="4648" w:author="Codex" w:date="2026-10-05T16:32:41.313017+00:00">
                  <w:rPr>
                    <w:bCs w:val="0"/>
                    <w:sz w:val="21"/>
                    <w:szCs w:val="21"/>
                  </w:rPr>
                </w:rPrChange>
              </w:rPr>
              <w:t>OR</w:t>
            </w:r>
            <w:r>
              <w:rPr>
                <w:rFonts w:ascii="Times New Roman" w:hAnsi="Times New Roman" w:cs="Times New Roman" w:eastAsia="SimSun"/>
                <w:b w:val="0"/>
                <w:bCs w:val="0"/>
                <w:sz w:val="21"/>
                <w:szCs w:val="21"/>
                <w:rPrChange w:id="4649" w:author="Codex" w:date="2026-10-05T16:32:41.313017+00:00">
                  <w:rPr>
                    <w:bCs w:val="0"/>
                    <w:sz w:val="21"/>
                    <w:szCs w:val="21"/>
                  </w:rPr>
                </w:rPrChange>
              </w:rPr>
              <w:br/>
              <w:t>rRtnie</w:t>
            </w:r>
            <w:r>
              <w:rPr>
                <w:rFonts w:ascii="Times New Roman" w:hAnsi="Times New Roman" w:cs="Times New Roman" w:eastAsia="SimSun"/>
                <w:b w:val="0"/>
                <w:bCs w:val="0"/>
                <w:sz w:val="21"/>
                <w:szCs w:val="21"/>
                <w:rPrChange w:id="4650" w:author="Codex" w:date="2026-10-05T16:32:41.313017+00:00">
                  <w:rPr>
                    <w:bCs w:val="0"/>
                    <w:sz w:val="21"/>
                    <w:szCs w:val="21"/>
                  </w:rPr>
                </w:rPrChange>
              </w:rPr>
              <w:t>（</w:t>
            </w:r>
            <w:r>
              <w:rPr>
                <w:rFonts w:ascii="Times New Roman" w:hAnsi="Times New Roman" w:cs="Times New Roman" w:eastAsia="SimSun"/>
                <w:b w:val="0"/>
                <w:bCs w:val="0"/>
                <w:sz w:val="21"/>
                <w:szCs w:val="21"/>
                <w:rPrChange w:id="4651" w:author="Codex" w:date="2026-10-05T16:32:41.313017+00:00">
                  <w:rPr>
                    <w:bCs w:val="0"/>
                    <w:sz w:val="21"/>
                    <w:szCs w:val="21"/>
                  </w:rPr>
                </w:rPrChange>
              </w:rPr>
              <w:t>95% CI</w:t>
            </w:r>
            <w:r>
              <w:rPr>
                <w:rFonts w:ascii="Times New Roman" w:hAnsi="Times New Roman" w:cs="Times New Roman" w:eastAsia="SimSun"/>
                <w:b w:val="0"/>
                <w:bCs w:val="0"/>
                <w:sz w:val="21"/>
                <w:szCs w:val="21"/>
                <w:rPrChange w:id="4652" w:author="Codex" w:date="2026-10-05T16:32:41.313017+00:00">
                  <w:rPr>
                    <w:bCs w:val="0"/>
                    <w:sz w:val="21"/>
                    <w:szCs w:val="21"/>
                  </w:rPr>
                </w:rPrChange>
              </w:rPr>
              <w:t>）</w:t>
            </w:r>
          </w:p>
        </w:tc>
      </w:tr>
      <w:tr w:rsidR="007622EE" w14:paraId="5E57D564"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Change w:id="4653" w:author="Codex" w:date="2026-10-05T16:32:41.313017+00:00">
              <w:tcPr>
                <w:tcW w:w="0" w:type="auto"/>
                <w:tcBorders>
                  <w:top w:val="nil"/>
                  <w:left w:val="nil"/>
                  <w:bottom w:val="nil"/>
                  <w:right w:val="nil"/>
                </w:tcBorders>
                <w:tcMar>
                  <w:left w:w="102" w:type="dxa"/>
                  <w:right w:w="102" w:type="dxa"/>
                </w:tcMar>
                <w:vAlign w:val="center"/>
              </w:tcPr>
            </w:tcPrChange>
          </w:tcPr>
          <w:p w14:paraId="399E891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25" w:author="Codex" w:date="2026-10-05T16:32:41.313017+00:00">
                  <w:rPr>
                    <w:bCs w:val="0"/>
                    <w:sz w:val="21"/>
                    <w:szCs w:val="21"/>
                  </w:rPr>
                </w:rPrChange>
              </w:rPr>
              <w:pPrChange w:id="465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655" w:author="Codex" w:date="2026-10-05T16:32:41.313017+00:00">
                  <w:rPr>
                    <w:bCs w:val="0"/>
                    <w:sz w:val="21"/>
                    <w:szCs w:val="21"/>
                  </w:rPr>
                </w:rPrChange>
              </w:rPr>
              <w:t>AA-S</w:t>
            </w:r>
          </w:p>
        </w:tc>
        <w:tc>
          <w:tcPr>
            <w:tcW w:w="0" w:type="auto"/>
            <w:tcBorders>
              <w:top w:val="nil"/>
              <w:left w:val="nil"/>
              <w:bottom w:val="nil"/>
              <w:right w:val="nil"/>
              <w:insideH w:val="nil"/>
              <w:insideV w:val="nil"/>
            </w:tcBorders>
            <w:tcMar>
              <w:left w:w="102" w:type="dxa"/>
              <w:right w:w="102" w:type="dxa"/>
            </w:tcMar>
            <w:vAlign w:val="center"/>
            <w:tcPrChange w:id="4656" w:author="Codex" w:date="2026-10-05T16:32:41.313017+00:00">
              <w:tcPr>
                <w:tcW w:w="0" w:type="auto"/>
                <w:tcBorders>
                  <w:top w:val="nil"/>
                  <w:left w:val="nil"/>
                  <w:bottom w:val="nil"/>
                  <w:right w:val="nil"/>
                </w:tcBorders>
                <w:tcMar>
                  <w:left w:w="102" w:type="dxa"/>
                  <w:right w:w="102" w:type="dxa"/>
                </w:tcMar>
                <w:vAlign w:val="center"/>
              </w:tcPr>
            </w:tcPrChange>
          </w:tcPr>
          <w:p w14:paraId="11FCF54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26" w:author="Codex" w:date="2026-10-05T16:32:41.313017+00:00">
                  <w:rPr>
                    <w:bCs w:val="0"/>
                    <w:sz w:val="21"/>
                    <w:szCs w:val="21"/>
                  </w:rPr>
                </w:rPrChange>
              </w:rPr>
              <w:pPrChange w:id="465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658" w:author="Codex" w:date="2026-10-05T16:32:41.313017+00:00">
                  <w:rPr>
                    <w:bCs w:val="0"/>
                    <w:sz w:val="21"/>
                    <w:szCs w:val="21"/>
                  </w:rPr>
                </w:rPrChange>
              </w:rPr>
              <w:t>4095</w:t>
            </w:r>
          </w:p>
        </w:tc>
        <w:tc>
          <w:tcPr>
            <w:tcW w:w="0" w:type="auto"/>
            <w:tcBorders>
              <w:top w:val="nil"/>
              <w:left w:val="nil"/>
              <w:bottom w:val="nil"/>
              <w:right w:val="nil"/>
              <w:insideH w:val="nil"/>
              <w:insideV w:val="nil"/>
            </w:tcBorders>
            <w:tcMar>
              <w:left w:w="102" w:type="dxa"/>
              <w:right w:w="102" w:type="dxa"/>
            </w:tcMar>
            <w:vAlign w:val="center"/>
            <w:tcPrChange w:id="4659" w:author="Codex" w:date="2026-10-05T16:32:41.313017+00:00">
              <w:tcPr>
                <w:tcW w:w="0" w:type="auto"/>
                <w:tcBorders>
                  <w:top w:val="nil"/>
                  <w:left w:val="nil"/>
                  <w:bottom w:val="nil"/>
                  <w:right w:val="nil"/>
                </w:tcBorders>
                <w:tcMar>
                  <w:left w:w="102" w:type="dxa"/>
                  <w:right w:w="102" w:type="dxa"/>
                </w:tcMar>
                <w:vAlign w:val="center"/>
              </w:tcPr>
            </w:tcPrChange>
          </w:tcPr>
          <w:p w14:paraId="305B06D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27" w:author="Codex" w:date="2026-10-05T16:32:41.313017+00:00">
                  <w:rPr>
                    <w:bCs w:val="0"/>
                    <w:sz w:val="21"/>
                    <w:szCs w:val="21"/>
                  </w:rPr>
                </w:rPrChange>
              </w:rPr>
              <w:pPrChange w:id="466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661" w:author="Codex" w:date="2026-10-05T16:32:41.313017+00:00">
                  <w:rPr>
                    <w:bCs w:val="0"/>
                    <w:sz w:val="21"/>
                    <w:szCs w:val="21"/>
                  </w:rPr>
                </w:rPrChange>
              </w:rPr>
              <w:t>1.250</w:t>
            </w:r>
            <w:r>
              <w:rPr>
                <w:rFonts w:ascii="Times New Roman" w:hAnsi="Times New Roman" w:cs="Times New Roman" w:eastAsia="SimSun"/>
                <w:b w:val="0"/>
                <w:bCs w:val="0"/>
                <w:sz w:val="21"/>
                <w:szCs w:val="21"/>
                <w:rPrChange w:id="4662" w:author="Codex" w:date="2026-10-05T16:32:41.313017+00:00">
                  <w:rPr>
                    <w:bCs w:val="0"/>
                    <w:sz w:val="21"/>
                    <w:szCs w:val="21"/>
                  </w:rPr>
                </w:rPrChange>
              </w:rPr>
              <w:t>（</w:t>
            </w:r>
            <w:r>
              <w:rPr>
                <w:rFonts w:ascii="Times New Roman" w:hAnsi="Times New Roman" w:cs="Times New Roman" w:eastAsia="SimSun"/>
                <w:b w:val="0"/>
                <w:bCs w:val="0"/>
                <w:sz w:val="21"/>
                <w:szCs w:val="21"/>
                <w:rPrChange w:id="4663" w:author="Codex" w:date="2026-10-05T16:32:41.313017+00:00">
                  <w:rPr>
                    <w:bCs w:val="0"/>
                    <w:sz w:val="21"/>
                    <w:szCs w:val="21"/>
                  </w:rPr>
                </w:rPrChange>
              </w:rPr>
              <w:t>1.096</w:t>
            </w:r>
            <w:r>
              <w:rPr>
                <w:rFonts w:ascii="Times New Roman" w:hAnsi="Times New Roman" w:cs="Times New Roman" w:eastAsia="SimSun"/>
                <w:b w:val="0"/>
                <w:bCs w:val="0"/>
                <w:sz w:val="21"/>
                <w:szCs w:val="21"/>
                <w:rPrChange w:id="4664" w:author="Codex" w:date="2026-10-05T16:32:41.313017+00:00">
                  <w:rPr>
                    <w:bCs w:val="0"/>
                    <w:sz w:val="21"/>
                    <w:szCs w:val="21"/>
                  </w:rPr>
                </w:rPrChange>
              </w:rPr>
              <w:t>，</w:t>
            </w:r>
            <w:r>
              <w:rPr>
                <w:rFonts w:ascii="Times New Roman" w:hAnsi="Times New Roman" w:cs="Times New Roman" w:eastAsia="SimSun"/>
                <w:b w:val="0"/>
                <w:bCs w:val="0"/>
                <w:sz w:val="21"/>
                <w:szCs w:val="21"/>
                <w:rPrChange w:id="4665" w:author="Codex" w:date="2026-10-05T16:32:41.313017+00:00">
                  <w:rPr>
                    <w:bCs w:val="0"/>
                    <w:sz w:val="21"/>
                    <w:szCs w:val="21"/>
                  </w:rPr>
                </w:rPrChange>
              </w:rPr>
              <w:t>1.421</w:t>
            </w:r>
            <w:r>
              <w:rPr>
                <w:rFonts w:ascii="Times New Roman" w:hAnsi="Times New Roman" w:cs="Times New Roman" w:eastAsia="SimSun"/>
                <w:b w:val="0"/>
                <w:bCs w:val="0"/>
                <w:sz w:val="21"/>
                <w:szCs w:val="21"/>
                <w:rPrChange w:id="466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667" w:author="Codex" w:date="2026-10-05T16:32:41.313017+00:00">
              <w:tcPr>
                <w:tcW w:w="0" w:type="auto"/>
                <w:tcBorders>
                  <w:top w:val="nil"/>
                  <w:left w:val="nil"/>
                  <w:bottom w:val="nil"/>
                  <w:right w:val="nil"/>
                </w:tcBorders>
                <w:tcMar>
                  <w:left w:w="102" w:type="dxa"/>
                  <w:right w:w="102" w:type="dxa"/>
                </w:tcMar>
                <w:vAlign w:val="center"/>
              </w:tcPr>
            </w:tcPrChange>
          </w:tcPr>
          <w:p w14:paraId="2F22B369"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28" w:author="Codex" w:date="2026-10-05T16:32:41.313017+00:00">
                  <w:rPr>
                    <w:bCs w:val="0"/>
                    <w:sz w:val="21"/>
                    <w:szCs w:val="21"/>
                  </w:rPr>
                </w:rPrChange>
              </w:rPr>
              <w:pPrChange w:id="466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669" w:author="Codex" w:date="2026-10-05T16:32:41.313017+00:00">
                  <w:rPr>
                    <w:bCs w:val="0"/>
                    <w:sz w:val="21"/>
                    <w:szCs w:val="21"/>
                  </w:rPr>
                </w:rPrChange>
              </w:rPr>
              <w:t>1.251</w:t>
            </w:r>
            <w:r>
              <w:rPr>
                <w:rFonts w:ascii="Times New Roman" w:hAnsi="Times New Roman" w:cs="Times New Roman" w:eastAsia="SimSun"/>
                <w:b w:val="0"/>
                <w:bCs w:val="0"/>
                <w:sz w:val="21"/>
                <w:szCs w:val="21"/>
                <w:rPrChange w:id="4670" w:author="Codex" w:date="2026-10-05T16:32:41.313017+00:00">
                  <w:rPr>
                    <w:bCs w:val="0"/>
                    <w:sz w:val="21"/>
                    <w:szCs w:val="21"/>
                  </w:rPr>
                </w:rPrChange>
              </w:rPr>
              <w:t>（</w:t>
            </w:r>
            <w:r>
              <w:rPr>
                <w:rFonts w:ascii="Times New Roman" w:hAnsi="Times New Roman" w:cs="Times New Roman" w:eastAsia="SimSun"/>
                <w:b w:val="0"/>
                <w:bCs w:val="0"/>
                <w:sz w:val="21"/>
                <w:szCs w:val="21"/>
                <w:rPrChange w:id="4671" w:author="Codex" w:date="2026-10-05T16:32:41.313017+00:00">
                  <w:rPr>
                    <w:bCs w:val="0"/>
                    <w:sz w:val="21"/>
                    <w:szCs w:val="21"/>
                  </w:rPr>
                </w:rPrChange>
              </w:rPr>
              <w:t>1.095</w:t>
            </w:r>
            <w:r>
              <w:rPr>
                <w:rFonts w:ascii="Times New Roman" w:hAnsi="Times New Roman" w:cs="Times New Roman" w:eastAsia="SimSun"/>
                <w:b w:val="0"/>
                <w:bCs w:val="0"/>
                <w:sz w:val="21"/>
                <w:szCs w:val="21"/>
                <w:rPrChange w:id="4672" w:author="Codex" w:date="2026-10-05T16:32:41.313017+00:00">
                  <w:rPr>
                    <w:bCs w:val="0"/>
                    <w:sz w:val="21"/>
                    <w:szCs w:val="21"/>
                  </w:rPr>
                </w:rPrChange>
              </w:rPr>
              <w:t>，</w:t>
            </w:r>
            <w:r>
              <w:rPr>
                <w:rFonts w:ascii="Times New Roman" w:hAnsi="Times New Roman" w:cs="Times New Roman" w:eastAsia="SimSun"/>
                <w:b w:val="0"/>
                <w:bCs w:val="0"/>
                <w:sz w:val="21"/>
                <w:szCs w:val="21"/>
                <w:rPrChange w:id="4673" w:author="Codex" w:date="2026-10-05T16:32:41.313017+00:00">
                  <w:rPr>
                    <w:bCs w:val="0"/>
                    <w:sz w:val="21"/>
                    <w:szCs w:val="21"/>
                  </w:rPr>
                </w:rPrChange>
              </w:rPr>
              <w:t>1.420</w:t>
            </w:r>
            <w:r>
              <w:rPr>
                <w:rFonts w:ascii="Times New Roman" w:hAnsi="Times New Roman" w:cs="Times New Roman" w:eastAsia="SimSun"/>
                <w:b w:val="0"/>
                <w:bCs w:val="0"/>
                <w:sz w:val="21"/>
                <w:szCs w:val="21"/>
                <w:rPrChange w:id="467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675" w:author="Codex" w:date="2026-10-05T16:32:41.313017+00:00">
              <w:tcPr>
                <w:tcW w:w="0" w:type="auto"/>
                <w:tcBorders>
                  <w:top w:val="nil"/>
                  <w:left w:val="nil"/>
                  <w:bottom w:val="nil"/>
                  <w:right w:val="nil"/>
                </w:tcBorders>
                <w:tcMar>
                  <w:left w:w="102" w:type="dxa"/>
                  <w:right w:w="102" w:type="dxa"/>
                </w:tcMar>
                <w:vAlign w:val="center"/>
              </w:tcPr>
            </w:tcPrChange>
          </w:tcPr>
          <w:p w14:paraId="6149914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29" w:author="Codex" w:date="2026-10-05T16:32:41.313017+00:00">
                  <w:rPr>
                    <w:bCs w:val="0"/>
                    <w:sz w:val="21"/>
                    <w:szCs w:val="21"/>
                  </w:rPr>
                </w:rPrChange>
              </w:rPr>
              <w:pPrChange w:id="467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677" w:author="Codex" w:date="2026-10-05T16:32:41.313017+00:00">
                  <w:rPr>
                    <w:bCs w:val="0"/>
                    <w:sz w:val="21"/>
                    <w:szCs w:val="21"/>
                  </w:rPr>
                </w:rPrChange>
              </w:rPr>
              <w:t>0.9994</w:t>
            </w:r>
            <w:r>
              <w:rPr>
                <w:rFonts w:ascii="Times New Roman" w:hAnsi="Times New Roman" w:cs="Times New Roman" w:eastAsia="SimSun"/>
                <w:b w:val="0"/>
                <w:bCs w:val="0"/>
                <w:sz w:val="21"/>
                <w:szCs w:val="21"/>
                <w:rPrChange w:id="4678" w:author="Codex" w:date="2026-10-05T16:32:41.313017+00:00">
                  <w:rPr>
                    <w:bCs w:val="0"/>
                    <w:sz w:val="21"/>
                    <w:szCs w:val="21"/>
                  </w:rPr>
                </w:rPrChange>
              </w:rPr>
              <w:t>（</w:t>
            </w:r>
            <w:r>
              <w:rPr>
                <w:rFonts w:ascii="Times New Roman" w:hAnsi="Times New Roman" w:cs="Times New Roman" w:eastAsia="SimSun"/>
                <w:b w:val="0"/>
                <w:bCs w:val="0"/>
                <w:sz w:val="21"/>
                <w:szCs w:val="21"/>
                <w:rPrChange w:id="4679" w:author="Codex" w:date="2026-10-05T16:32:41.313017+00:00">
                  <w:rPr>
                    <w:bCs w:val="0"/>
                    <w:sz w:val="21"/>
                    <w:szCs w:val="21"/>
                  </w:rPr>
                </w:rPrChange>
              </w:rPr>
              <w:t>0.9969</w:t>
            </w:r>
            <w:r>
              <w:rPr>
                <w:rFonts w:ascii="Times New Roman" w:hAnsi="Times New Roman" w:cs="Times New Roman" w:eastAsia="SimSun"/>
                <w:b w:val="0"/>
                <w:bCs w:val="0"/>
                <w:sz w:val="21"/>
                <w:szCs w:val="21"/>
                <w:rPrChange w:id="4680" w:author="Codex" w:date="2026-10-05T16:32:41.313017+00:00">
                  <w:rPr>
                    <w:bCs w:val="0"/>
                    <w:sz w:val="21"/>
                    <w:szCs w:val="21"/>
                  </w:rPr>
                </w:rPrChange>
              </w:rPr>
              <w:t>，</w:t>
            </w:r>
            <w:r>
              <w:rPr>
                <w:rFonts w:ascii="Times New Roman" w:hAnsi="Times New Roman" w:cs="Times New Roman" w:eastAsia="SimSun"/>
                <w:b w:val="0"/>
                <w:bCs w:val="0"/>
                <w:sz w:val="21"/>
                <w:szCs w:val="21"/>
                <w:rPrChange w:id="4681" w:author="Codex" w:date="2026-10-05T16:32:41.313017+00:00">
                  <w:rPr>
                    <w:bCs w:val="0"/>
                    <w:sz w:val="21"/>
                    <w:szCs w:val="21"/>
                  </w:rPr>
                </w:rPrChange>
              </w:rPr>
              <w:t>1.0090</w:t>
            </w:r>
            <w:r>
              <w:rPr>
                <w:rFonts w:ascii="Times New Roman" w:hAnsi="Times New Roman" w:cs="Times New Roman" w:eastAsia="SimSun"/>
                <w:b w:val="0"/>
                <w:bCs w:val="0"/>
                <w:sz w:val="21"/>
                <w:szCs w:val="21"/>
                <w:rPrChange w:id="4682" w:author="Codex" w:date="2026-10-05T16:32:41.313017+00:00">
                  <w:rPr>
                    <w:bCs w:val="0"/>
                    <w:sz w:val="21"/>
                    <w:szCs w:val="21"/>
                  </w:rPr>
                </w:rPrChange>
              </w:rPr>
              <w:t>）</w:t>
            </w:r>
          </w:p>
        </w:tc>
      </w:tr>
      <w:tr w:rsidR="007622EE" w14:paraId="1724DBF8"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Change w:id="4683" w:author="Codex" w:date="2026-10-05T16:32:41.313017+00:00">
              <w:tcPr>
                <w:tcW w:w="0" w:type="auto"/>
                <w:tcBorders>
                  <w:top w:val="nil"/>
                  <w:left w:val="nil"/>
                  <w:bottom w:val="nil"/>
                  <w:right w:val="nil"/>
                </w:tcBorders>
                <w:tcMar>
                  <w:left w:w="102" w:type="dxa"/>
                  <w:right w:w="102" w:type="dxa"/>
                </w:tcMar>
                <w:vAlign w:val="center"/>
              </w:tcPr>
            </w:tcPrChange>
          </w:tcPr>
          <w:p w14:paraId="6AA253C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30" w:author="Codex" w:date="2026-10-05T16:32:41.313017+00:00">
                  <w:rPr>
                    <w:bCs w:val="0"/>
                    <w:sz w:val="21"/>
                    <w:szCs w:val="21"/>
                  </w:rPr>
                </w:rPrChange>
              </w:rPr>
              <w:pPrChange w:id="468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685" w:author="Codex" w:date="2026-10-05T16:32:41.313017+00:00">
                  <w:rPr>
                    <w:bCs w:val="0"/>
                    <w:sz w:val="21"/>
                    <w:szCs w:val="21"/>
                  </w:rPr>
                </w:rPrChange>
              </w:rPr>
              <w:t>AA-P</w:t>
            </w:r>
          </w:p>
        </w:tc>
        <w:tc>
          <w:tcPr>
            <w:tcW w:w="0" w:type="auto"/>
            <w:tcBorders>
              <w:top w:val="nil"/>
              <w:left w:val="nil"/>
              <w:bottom w:val="nil"/>
              <w:right w:val="nil"/>
              <w:insideH w:val="nil"/>
              <w:insideV w:val="nil"/>
            </w:tcBorders>
            <w:tcMar>
              <w:left w:w="102" w:type="dxa"/>
              <w:right w:w="102" w:type="dxa"/>
            </w:tcMar>
            <w:vAlign w:val="center"/>
            <w:tcPrChange w:id="4686" w:author="Codex" w:date="2026-10-05T16:32:41.313017+00:00">
              <w:tcPr>
                <w:tcW w:w="0" w:type="auto"/>
                <w:tcBorders>
                  <w:top w:val="nil"/>
                  <w:left w:val="nil"/>
                  <w:bottom w:val="nil"/>
                  <w:right w:val="nil"/>
                </w:tcBorders>
                <w:tcMar>
                  <w:left w:w="102" w:type="dxa"/>
                  <w:right w:w="102" w:type="dxa"/>
                </w:tcMar>
                <w:vAlign w:val="center"/>
              </w:tcPr>
            </w:tcPrChange>
          </w:tcPr>
          <w:p w14:paraId="70754CE3"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31" w:author="Codex" w:date="2026-10-05T16:32:41.313017+00:00">
                  <w:rPr>
                    <w:bCs w:val="0"/>
                    <w:sz w:val="21"/>
                    <w:szCs w:val="21"/>
                  </w:rPr>
                </w:rPrChange>
              </w:rPr>
              <w:pPrChange w:id="468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688" w:author="Codex" w:date="2026-10-05T16:32:41.313017+00:00">
                  <w:rPr>
                    <w:bCs w:val="0"/>
                    <w:sz w:val="21"/>
                    <w:szCs w:val="21"/>
                  </w:rPr>
                </w:rPrChange>
              </w:rPr>
              <w:t>4028</w:t>
            </w:r>
          </w:p>
        </w:tc>
        <w:tc>
          <w:tcPr>
            <w:tcW w:w="0" w:type="auto"/>
            <w:tcBorders>
              <w:top w:val="nil"/>
              <w:left w:val="nil"/>
              <w:bottom w:val="nil"/>
              <w:right w:val="nil"/>
              <w:insideH w:val="nil"/>
              <w:insideV w:val="nil"/>
            </w:tcBorders>
            <w:tcMar>
              <w:left w:w="102" w:type="dxa"/>
              <w:right w:w="102" w:type="dxa"/>
            </w:tcMar>
            <w:vAlign w:val="center"/>
            <w:tcPrChange w:id="4689" w:author="Codex" w:date="2026-10-05T16:32:41.313017+00:00">
              <w:tcPr>
                <w:tcW w:w="0" w:type="auto"/>
                <w:tcBorders>
                  <w:top w:val="nil"/>
                  <w:left w:val="nil"/>
                  <w:bottom w:val="nil"/>
                  <w:right w:val="nil"/>
                </w:tcBorders>
                <w:tcMar>
                  <w:left w:w="102" w:type="dxa"/>
                  <w:right w:w="102" w:type="dxa"/>
                </w:tcMar>
                <w:vAlign w:val="center"/>
              </w:tcPr>
            </w:tcPrChange>
          </w:tcPr>
          <w:p w14:paraId="5F139ED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32" w:author="Codex" w:date="2026-10-05T16:32:41.313017+00:00">
                  <w:rPr>
                    <w:bCs w:val="0"/>
                    <w:sz w:val="21"/>
                    <w:szCs w:val="21"/>
                  </w:rPr>
                </w:rPrChange>
              </w:rPr>
              <w:pPrChange w:id="469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691" w:author="Codex" w:date="2026-10-05T16:32:41.313017+00:00">
                  <w:rPr>
                    <w:bCs w:val="0"/>
                    <w:sz w:val="21"/>
                    <w:szCs w:val="21"/>
                  </w:rPr>
                </w:rPrChange>
              </w:rPr>
              <w:t>1.139</w:t>
            </w:r>
            <w:r>
              <w:rPr>
                <w:rFonts w:ascii="Times New Roman" w:hAnsi="Times New Roman" w:cs="Times New Roman" w:eastAsia="SimSun"/>
                <w:b w:val="0"/>
                <w:bCs w:val="0"/>
                <w:sz w:val="21"/>
                <w:szCs w:val="21"/>
                <w:rPrChange w:id="4692" w:author="Codex" w:date="2026-10-05T16:32:41.313017+00:00">
                  <w:rPr>
                    <w:bCs w:val="0"/>
                    <w:sz w:val="21"/>
                    <w:szCs w:val="21"/>
                  </w:rPr>
                </w:rPrChange>
              </w:rPr>
              <w:t>（</w:t>
            </w:r>
            <w:r>
              <w:rPr>
                <w:rFonts w:ascii="Times New Roman" w:hAnsi="Times New Roman" w:cs="Times New Roman" w:eastAsia="SimSun"/>
                <w:b w:val="0"/>
                <w:bCs w:val="0"/>
                <w:sz w:val="21"/>
                <w:szCs w:val="21"/>
                <w:rPrChange w:id="4693" w:author="Codex" w:date="2026-10-05T16:32:41.313017+00:00">
                  <w:rPr>
                    <w:bCs w:val="0"/>
                    <w:sz w:val="21"/>
                    <w:szCs w:val="21"/>
                  </w:rPr>
                </w:rPrChange>
              </w:rPr>
              <w:t>1.001</w:t>
            </w:r>
            <w:r>
              <w:rPr>
                <w:rFonts w:ascii="Times New Roman" w:hAnsi="Times New Roman" w:cs="Times New Roman" w:eastAsia="SimSun"/>
                <w:b w:val="0"/>
                <w:bCs w:val="0"/>
                <w:sz w:val="21"/>
                <w:szCs w:val="21"/>
                <w:rPrChange w:id="4694" w:author="Codex" w:date="2026-10-05T16:32:41.313017+00:00">
                  <w:rPr>
                    <w:bCs w:val="0"/>
                    <w:sz w:val="21"/>
                    <w:szCs w:val="21"/>
                  </w:rPr>
                </w:rPrChange>
              </w:rPr>
              <w:t>，</w:t>
            </w:r>
            <w:r>
              <w:rPr>
                <w:rFonts w:ascii="Times New Roman" w:hAnsi="Times New Roman" w:cs="Times New Roman" w:eastAsia="SimSun"/>
                <w:b w:val="0"/>
                <w:bCs w:val="0"/>
                <w:sz w:val="21"/>
                <w:szCs w:val="21"/>
                <w:rPrChange w:id="4695" w:author="Codex" w:date="2026-10-05T16:32:41.313017+00:00">
                  <w:rPr>
                    <w:bCs w:val="0"/>
                    <w:sz w:val="21"/>
                    <w:szCs w:val="21"/>
                  </w:rPr>
                </w:rPrChange>
              </w:rPr>
              <w:t>1.293</w:t>
            </w:r>
            <w:r>
              <w:rPr>
                <w:rFonts w:ascii="Times New Roman" w:hAnsi="Times New Roman" w:cs="Times New Roman" w:eastAsia="SimSun"/>
                <w:b w:val="0"/>
                <w:bCs w:val="0"/>
                <w:sz w:val="21"/>
                <w:szCs w:val="21"/>
                <w:rPrChange w:id="469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697" w:author="Codex" w:date="2026-10-05T16:32:41.313017+00:00">
              <w:tcPr>
                <w:tcW w:w="0" w:type="auto"/>
                <w:tcBorders>
                  <w:top w:val="nil"/>
                  <w:left w:val="nil"/>
                  <w:bottom w:val="nil"/>
                  <w:right w:val="nil"/>
                </w:tcBorders>
                <w:tcMar>
                  <w:left w:w="102" w:type="dxa"/>
                  <w:right w:w="102" w:type="dxa"/>
                </w:tcMar>
                <w:vAlign w:val="center"/>
              </w:tcPr>
            </w:tcPrChange>
          </w:tcPr>
          <w:p w14:paraId="0EC294F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33" w:author="Codex" w:date="2026-10-05T16:32:41.313017+00:00">
                  <w:rPr>
                    <w:bCs w:val="0"/>
                    <w:sz w:val="21"/>
                    <w:szCs w:val="21"/>
                  </w:rPr>
                </w:rPrChange>
              </w:rPr>
              <w:pPrChange w:id="469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699" w:author="Codex" w:date="2026-10-05T16:32:41.313017+00:00">
                  <w:rPr>
                    <w:bCs w:val="0"/>
                    <w:sz w:val="21"/>
                    <w:szCs w:val="21"/>
                  </w:rPr>
                </w:rPrChange>
              </w:rPr>
              <w:t>1.134</w:t>
            </w:r>
            <w:r>
              <w:rPr>
                <w:rFonts w:ascii="Times New Roman" w:hAnsi="Times New Roman" w:cs="Times New Roman" w:eastAsia="SimSun"/>
                <w:b w:val="0"/>
                <w:bCs w:val="0"/>
                <w:sz w:val="21"/>
                <w:szCs w:val="21"/>
                <w:rPrChange w:id="4700" w:author="Codex" w:date="2026-10-05T16:32:41.313017+00:00">
                  <w:rPr>
                    <w:bCs w:val="0"/>
                    <w:sz w:val="21"/>
                    <w:szCs w:val="21"/>
                  </w:rPr>
                </w:rPrChange>
              </w:rPr>
              <w:t>（</w:t>
            </w:r>
            <w:r>
              <w:rPr>
                <w:rFonts w:ascii="Times New Roman" w:hAnsi="Times New Roman" w:cs="Times New Roman" w:eastAsia="SimSun"/>
                <w:b w:val="0"/>
                <w:bCs w:val="0"/>
                <w:sz w:val="21"/>
                <w:szCs w:val="21"/>
                <w:rPrChange w:id="4701" w:author="Codex" w:date="2026-10-05T16:32:41.313017+00:00">
                  <w:rPr>
                    <w:bCs w:val="0"/>
                    <w:sz w:val="21"/>
                    <w:szCs w:val="21"/>
                  </w:rPr>
                </w:rPrChange>
              </w:rPr>
              <w:t>0.997</w:t>
            </w:r>
            <w:r>
              <w:rPr>
                <w:rFonts w:ascii="Times New Roman" w:hAnsi="Times New Roman" w:cs="Times New Roman" w:eastAsia="SimSun"/>
                <w:b w:val="0"/>
                <w:bCs w:val="0"/>
                <w:sz w:val="21"/>
                <w:szCs w:val="21"/>
                <w:rPrChange w:id="4702" w:author="Codex" w:date="2026-10-05T16:32:41.313017+00:00">
                  <w:rPr>
                    <w:bCs w:val="0"/>
                    <w:sz w:val="21"/>
                    <w:szCs w:val="21"/>
                  </w:rPr>
                </w:rPrChange>
              </w:rPr>
              <w:t>，</w:t>
            </w:r>
            <w:r>
              <w:rPr>
                <w:rFonts w:ascii="Times New Roman" w:hAnsi="Times New Roman" w:cs="Times New Roman" w:eastAsia="SimSun"/>
                <w:b w:val="0"/>
                <w:bCs w:val="0"/>
                <w:sz w:val="21"/>
                <w:szCs w:val="21"/>
                <w:rPrChange w:id="4703" w:author="Codex" w:date="2026-10-05T16:32:41.313017+00:00">
                  <w:rPr>
                    <w:bCs w:val="0"/>
                    <w:sz w:val="21"/>
                    <w:szCs w:val="21"/>
                  </w:rPr>
                </w:rPrChange>
              </w:rPr>
              <w:t>1.291</w:t>
            </w:r>
            <w:r>
              <w:rPr>
                <w:rFonts w:ascii="Times New Roman" w:hAnsi="Times New Roman" w:cs="Times New Roman" w:eastAsia="SimSun"/>
                <w:b w:val="0"/>
                <w:bCs w:val="0"/>
                <w:sz w:val="21"/>
                <w:szCs w:val="21"/>
                <w:rPrChange w:id="470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705" w:author="Codex" w:date="2026-10-05T16:32:41.313017+00:00">
              <w:tcPr>
                <w:tcW w:w="0" w:type="auto"/>
                <w:tcBorders>
                  <w:top w:val="nil"/>
                  <w:left w:val="nil"/>
                  <w:bottom w:val="nil"/>
                  <w:right w:val="nil"/>
                </w:tcBorders>
                <w:tcMar>
                  <w:left w:w="102" w:type="dxa"/>
                  <w:right w:w="102" w:type="dxa"/>
                </w:tcMar>
                <w:vAlign w:val="center"/>
              </w:tcPr>
            </w:tcPrChange>
          </w:tcPr>
          <w:p w14:paraId="59D9E4A1"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34" w:author="Codex" w:date="2026-10-05T16:32:41.313017+00:00">
                  <w:rPr>
                    <w:bCs w:val="0"/>
                    <w:sz w:val="21"/>
                    <w:szCs w:val="21"/>
                  </w:rPr>
                </w:rPrChange>
              </w:rPr>
              <w:pPrChange w:id="470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07" w:author="Codex" w:date="2026-10-05T16:32:41.313017+00:00">
                  <w:rPr>
                    <w:bCs w:val="0"/>
                    <w:sz w:val="21"/>
                    <w:szCs w:val="21"/>
                  </w:rPr>
                </w:rPrChange>
              </w:rPr>
              <w:t>1.0041</w:t>
            </w:r>
            <w:r>
              <w:rPr>
                <w:rFonts w:ascii="Times New Roman" w:hAnsi="Times New Roman" w:cs="Times New Roman" w:eastAsia="SimSun"/>
                <w:b w:val="0"/>
                <w:bCs w:val="0"/>
                <w:sz w:val="21"/>
                <w:szCs w:val="21"/>
                <w:rPrChange w:id="4708" w:author="Codex" w:date="2026-10-05T16:32:41.313017+00:00">
                  <w:rPr>
                    <w:bCs w:val="0"/>
                    <w:sz w:val="21"/>
                    <w:szCs w:val="21"/>
                  </w:rPr>
                </w:rPrChange>
              </w:rPr>
              <w:t>（</w:t>
            </w:r>
            <w:r>
              <w:rPr>
                <w:rFonts w:ascii="Times New Roman" w:hAnsi="Times New Roman" w:cs="Times New Roman" w:eastAsia="SimSun"/>
                <w:b w:val="0"/>
                <w:bCs w:val="0"/>
                <w:sz w:val="21"/>
                <w:szCs w:val="21"/>
                <w:rPrChange w:id="4709" w:author="Codex" w:date="2026-10-05T16:32:41.313017+00:00">
                  <w:rPr>
                    <w:bCs w:val="0"/>
                    <w:sz w:val="21"/>
                    <w:szCs w:val="21"/>
                  </w:rPr>
                </w:rPrChange>
              </w:rPr>
              <w:t>0.9910</w:t>
            </w:r>
            <w:r>
              <w:rPr>
                <w:rFonts w:ascii="Times New Roman" w:hAnsi="Times New Roman" w:cs="Times New Roman" w:eastAsia="SimSun"/>
                <w:b w:val="0"/>
                <w:bCs w:val="0"/>
                <w:sz w:val="21"/>
                <w:szCs w:val="21"/>
                <w:rPrChange w:id="4710" w:author="Codex" w:date="2026-10-05T16:32:41.313017+00:00">
                  <w:rPr>
                    <w:bCs w:val="0"/>
                    <w:sz w:val="21"/>
                    <w:szCs w:val="21"/>
                  </w:rPr>
                </w:rPrChange>
              </w:rPr>
              <w:t>，</w:t>
            </w:r>
            <w:r>
              <w:rPr>
                <w:rFonts w:ascii="Times New Roman" w:hAnsi="Times New Roman" w:cs="Times New Roman" w:eastAsia="SimSun"/>
                <w:b w:val="0"/>
                <w:bCs w:val="0"/>
                <w:sz w:val="21"/>
                <w:szCs w:val="21"/>
                <w:rPrChange w:id="4711" w:author="Codex" w:date="2026-10-05T16:32:41.313017+00:00">
                  <w:rPr>
                    <w:bCs w:val="0"/>
                    <w:sz w:val="21"/>
                    <w:szCs w:val="21"/>
                  </w:rPr>
                </w:rPrChange>
              </w:rPr>
              <w:t>1.0130</w:t>
            </w:r>
            <w:r>
              <w:rPr>
                <w:rFonts w:ascii="Times New Roman" w:hAnsi="Times New Roman" w:cs="Times New Roman" w:eastAsia="SimSun"/>
                <w:b w:val="0"/>
                <w:bCs w:val="0"/>
                <w:sz w:val="21"/>
                <w:szCs w:val="21"/>
                <w:rPrChange w:id="4712" w:author="Codex" w:date="2026-10-05T16:32:41.313017+00:00">
                  <w:rPr>
                    <w:bCs w:val="0"/>
                    <w:sz w:val="21"/>
                    <w:szCs w:val="21"/>
                  </w:rPr>
                </w:rPrChange>
              </w:rPr>
              <w:t>）</w:t>
            </w:r>
          </w:p>
        </w:tc>
      </w:tr>
      <w:tr w:rsidR="007622EE" w14:paraId="7BC05AC2"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Change w:id="4713" w:author="Codex" w:date="2026-10-05T16:32:41.313017+00:00">
              <w:tcPr>
                <w:tcW w:w="0" w:type="auto"/>
                <w:tcBorders>
                  <w:top w:val="nil"/>
                  <w:left w:val="nil"/>
                  <w:bottom w:val="nil"/>
                  <w:right w:val="nil"/>
                </w:tcBorders>
                <w:tcMar>
                  <w:left w:w="102" w:type="dxa"/>
                  <w:right w:w="102" w:type="dxa"/>
                </w:tcMar>
                <w:vAlign w:val="center"/>
              </w:tcPr>
            </w:tcPrChange>
          </w:tcPr>
          <w:p w14:paraId="7C1766A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35" w:author="Codex" w:date="2026-10-05T16:32:41.313017+00:00">
                  <w:rPr>
                    <w:bCs w:val="0"/>
                    <w:sz w:val="21"/>
                    <w:szCs w:val="21"/>
                  </w:rPr>
                </w:rPrChange>
              </w:rPr>
              <w:pPrChange w:id="471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15" w:author="Codex" w:date="2026-10-05T16:32:41.313017+00:00">
                  <w:rPr>
                    <w:bCs w:val="0"/>
                    <w:sz w:val="21"/>
                    <w:szCs w:val="21"/>
                  </w:rPr>
                </w:rPrChange>
              </w:rPr>
              <w:t>AR-S</w:t>
            </w:r>
          </w:p>
        </w:tc>
        <w:tc>
          <w:tcPr>
            <w:tcW w:w="0" w:type="auto"/>
            <w:tcBorders>
              <w:top w:val="nil"/>
              <w:left w:val="nil"/>
              <w:bottom w:val="nil"/>
              <w:right w:val="nil"/>
              <w:insideH w:val="nil"/>
              <w:insideV w:val="nil"/>
            </w:tcBorders>
            <w:tcMar>
              <w:left w:w="102" w:type="dxa"/>
              <w:right w:w="102" w:type="dxa"/>
            </w:tcMar>
            <w:vAlign w:val="center"/>
            <w:tcPrChange w:id="4716" w:author="Codex" w:date="2026-10-05T16:32:41.313017+00:00">
              <w:tcPr>
                <w:tcW w:w="0" w:type="auto"/>
                <w:tcBorders>
                  <w:top w:val="nil"/>
                  <w:left w:val="nil"/>
                  <w:bottom w:val="nil"/>
                  <w:right w:val="nil"/>
                </w:tcBorders>
                <w:tcMar>
                  <w:left w:w="102" w:type="dxa"/>
                  <w:right w:w="102" w:type="dxa"/>
                </w:tcMar>
                <w:vAlign w:val="center"/>
              </w:tcPr>
            </w:tcPrChange>
          </w:tcPr>
          <w:p w14:paraId="28C9D8E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36" w:author="Codex" w:date="2026-10-05T16:32:41.313017+00:00">
                  <w:rPr>
                    <w:bCs w:val="0"/>
                    <w:sz w:val="21"/>
                    <w:szCs w:val="21"/>
                  </w:rPr>
                </w:rPrChange>
              </w:rPr>
              <w:pPrChange w:id="471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18" w:author="Codex" w:date="2026-10-05T16:32:41.313017+00:00">
                  <w:rPr>
                    <w:bCs w:val="0"/>
                    <w:sz w:val="21"/>
                    <w:szCs w:val="21"/>
                  </w:rPr>
                </w:rPrChange>
              </w:rPr>
              <w:t>9879</w:t>
            </w:r>
          </w:p>
        </w:tc>
        <w:tc>
          <w:tcPr>
            <w:tcW w:w="0" w:type="auto"/>
            <w:tcBorders>
              <w:top w:val="nil"/>
              <w:left w:val="nil"/>
              <w:bottom w:val="nil"/>
              <w:right w:val="nil"/>
              <w:insideH w:val="nil"/>
              <w:insideV w:val="nil"/>
            </w:tcBorders>
            <w:tcMar>
              <w:left w:w="102" w:type="dxa"/>
              <w:right w:w="102" w:type="dxa"/>
            </w:tcMar>
            <w:vAlign w:val="center"/>
            <w:tcPrChange w:id="4719" w:author="Codex" w:date="2026-10-05T16:32:41.313017+00:00">
              <w:tcPr>
                <w:tcW w:w="0" w:type="auto"/>
                <w:tcBorders>
                  <w:top w:val="nil"/>
                  <w:left w:val="nil"/>
                  <w:bottom w:val="nil"/>
                  <w:right w:val="nil"/>
                </w:tcBorders>
                <w:tcMar>
                  <w:left w:w="102" w:type="dxa"/>
                  <w:right w:w="102" w:type="dxa"/>
                </w:tcMar>
                <w:vAlign w:val="center"/>
              </w:tcPr>
            </w:tcPrChange>
          </w:tcPr>
          <w:p w14:paraId="6293E83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37" w:author="Codex" w:date="2026-10-05T16:32:41.313017+00:00">
                  <w:rPr>
                    <w:bCs w:val="0"/>
                    <w:sz w:val="21"/>
                    <w:szCs w:val="21"/>
                  </w:rPr>
                </w:rPrChange>
              </w:rPr>
              <w:pPrChange w:id="472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21" w:author="Codex" w:date="2026-10-05T16:32:41.313017+00:00">
                  <w:rPr>
                    <w:bCs w:val="0"/>
                    <w:sz w:val="21"/>
                    <w:szCs w:val="21"/>
                  </w:rPr>
                </w:rPrChange>
              </w:rPr>
              <w:t>1.150</w:t>
            </w:r>
            <w:r>
              <w:rPr>
                <w:rFonts w:ascii="Times New Roman" w:hAnsi="Times New Roman" w:cs="Times New Roman" w:eastAsia="SimSun"/>
                <w:b w:val="0"/>
                <w:bCs w:val="0"/>
                <w:sz w:val="21"/>
                <w:szCs w:val="21"/>
                <w:rPrChange w:id="4722" w:author="Codex" w:date="2026-10-05T16:32:41.313017+00:00">
                  <w:rPr>
                    <w:bCs w:val="0"/>
                    <w:sz w:val="21"/>
                    <w:szCs w:val="21"/>
                  </w:rPr>
                </w:rPrChange>
              </w:rPr>
              <w:t>（</w:t>
            </w:r>
            <w:r>
              <w:rPr>
                <w:rFonts w:ascii="Times New Roman" w:hAnsi="Times New Roman" w:cs="Times New Roman" w:eastAsia="SimSun"/>
                <w:b w:val="0"/>
                <w:bCs w:val="0"/>
                <w:sz w:val="21"/>
                <w:szCs w:val="21"/>
                <w:rPrChange w:id="4723" w:author="Codex" w:date="2026-10-05T16:32:41.313017+00:00">
                  <w:rPr>
                    <w:bCs w:val="0"/>
                    <w:sz w:val="21"/>
                    <w:szCs w:val="21"/>
                  </w:rPr>
                </w:rPrChange>
              </w:rPr>
              <w:t>1.058</w:t>
            </w:r>
            <w:r>
              <w:rPr>
                <w:rFonts w:ascii="Times New Roman" w:hAnsi="Times New Roman" w:cs="Times New Roman" w:eastAsia="SimSun"/>
                <w:b w:val="0"/>
                <w:bCs w:val="0"/>
                <w:sz w:val="21"/>
                <w:szCs w:val="21"/>
                <w:rPrChange w:id="4724" w:author="Codex" w:date="2026-10-05T16:32:41.313017+00:00">
                  <w:rPr>
                    <w:bCs w:val="0"/>
                    <w:sz w:val="21"/>
                    <w:szCs w:val="21"/>
                  </w:rPr>
                </w:rPrChange>
              </w:rPr>
              <w:t>，</w:t>
            </w:r>
            <w:r>
              <w:rPr>
                <w:rFonts w:ascii="Times New Roman" w:hAnsi="Times New Roman" w:cs="Times New Roman" w:eastAsia="SimSun"/>
                <w:b w:val="0"/>
                <w:bCs w:val="0"/>
                <w:sz w:val="21"/>
                <w:szCs w:val="21"/>
                <w:rPrChange w:id="4725" w:author="Codex" w:date="2026-10-05T16:32:41.313017+00:00">
                  <w:rPr>
                    <w:bCs w:val="0"/>
                    <w:sz w:val="21"/>
                    <w:szCs w:val="21"/>
                  </w:rPr>
                </w:rPrChange>
              </w:rPr>
              <w:t>1.249</w:t>
            </w:r>
            <w:r>
              <w:rPr>
                <w:rFonts w:ascii="Times New Roman" w:hAnsi="Times New Roman" w:cs="Times New Roman" w:eastAsia="SimSun"/>
                <w:b w:val="0"/>
                <w:bCs w:val="0"/>
                <w:sz w:val="21"/>
                <w:szCs w:val="21"/>
                <w:rPrChange w:id="472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727" w:author="Codex" w:date="2026-10-05T16:32:41.313017+00:00">
              <w:tcPr>
                <w:tcW w:w="0" w:type="auto"/>
                <w:tcBorders>
                  <w:top w:val="nil"/>
                  <w:left w:val="nil"/>
                  <w:bottom w:val="nil"/>
                  <w:right w:val="nil"/>
                </w:tcBorders>
                <w:tcMar>
                  <w:left w:w="102" w:type="dxa"/>
                  <w:right w:w="102" w:type="dxa"/>
                </w:tcMar>
                <w:vAlign w:val="center"/>
              </w:tcPr>
            </w:tcPrChange>
          </w:tcPr>
          <w:p w14:paraId="5F408A4D"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38" w:author="Codex" w:date="2026-10-05T16:32:41.313017+00:00">
                  <w:rPr>
                    <w:bCs w:val="0"/>
                    <w:sz w:val="21"/>
                    <w:szCs w:val="21"/>
                  </w:rPr>
                </w:rPrChange>
              </w:rPr>
              <w:pPrChange w:id="472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29" w:author="Codex" w:date="2026-10-05T16:32:41.313017+00:00">
                  <w:rPr>
                    <w:bCs w:val="0"/>
                    <w:sz w:val="21"/>
                    <w:szCs w:val="21"/>
                  </w:rPr>
                </w:rPrChange>
              </w:rPr>
              <w:t>1.148</w:t>
            </w:r>
            <w:r>
              <w:rPr>
                <w:rFonts w:ascii="Times New Roman" w:hAnsi="Times New Roman" w:cs="Times New Roman" w:eastAsia="SimSun"/>
                <w:b w:val="0"/>
                <w:bCs w:val="0"/>
                <w:sz w:val="21"/>
                <w:szCs w:val="21"/>
                <w:rPrChange w:id="4730" w:author="Codex" w:date="2026-10-05T16:32:41.313017+00:00">
                  <w:rPr>
                    <w:bCs w:val="0"/>
                    <w:sz w:val="21"/>
                    <w:szCs w:val="21"/>
                  </w:rPr>
                </w:rPrChange>
              </w:rPr>
              <w:t>（</w:t>
            </w:r>
            <w:r>
              <w:rPr>
                <w:rFonts w:ascii="Times New Roman" w:hAnsi="Times New Roman" w:cs="Times New Roman" w:eastAsia="SimSun"/>
                <w:b w:val="0"/>
                <w:bCs w:val="0"/>
                <w:sz w:val="21"/>
                <w:szCs w:val="21"/>
                <w:rPrChange w:id="4731" w:author="Codex" w:date="2026-10-05T16:32:41.313017+00:00">
                  <w:rPr>
                    <w:bCs w:val="0"/>
                    <w:sz w:val="21"/>
                    <w:szCs w:val="21"/>
                  </w:rPr>
                </w:rPrChange>
              </w:rPr>
              <w:t>1.057</w:t>
            </w:r>
            <w:r>
              <w:rPr>
                <w:rFonts w:ascii="Times New Roman" w:hAnsi="Times New Roman" w:cs="Times New Roman" w:eastAsia="SimSun"/>
                <w:b w:val="0"/>
                <w:bCs w:val="0"/>
                <w:sz w:val="21"/>
                <w:szCs w:val="21"/>
                <w:rPrChange w:id="4732" w:author="Codex" w:date="2026-10-05T16:32:41.313017+00:00">
                  <w:rPr>
                    <w:bCs w:val="0"/>
                    <w:sz w:val="21"/>
                    <w:szCs w:val="21"/>
                  </w:rPr>
                </w:rPrChange>
              </w:rPr>
              <w:t>，</w:t>
            </w:r>
            <w:r>
              <w:rPr>
                <w:rFonts w:ascii="Times New Roman" w:hAnsi="Times New Roman" w:cs="Times New Roman" w:eastAsia="SimSun"/>
                <w:b w:val="0"/>
                <w:bCs w:val="0"/>
                <w:sz w:val="21"/>
                <w:szCs w:val="21"/>
                <w:rPrChange w:id="4733" w:author="Codex" w:date="2026-10-05T16:32:41.313017+00:00">
                  <w:rPr>
                    <w:bCs w:val="0"/>
                    <w:sz w:val="21"/>
                    <w:szCs w:val="21"/>
                  </w:rPr>
                </w:rPrChange>
              </w:rPr>
              <w:t>1.249</w:t>
            </w:r>
            <w:r>
              <w:rPr>
                <w:rFonts w:ascii="Times New Roman" w:hAnsi="Times New Roman" w:cs="Times New Roman" w:eastAsia="SimSun"/>
                <w:b w:val="0"/>
                <w:bCs w:val="0"/>
                <w:sz w:val="21"/>
                <w:szCs w:val="21"/>
                <w:rPrChange w:id="473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735" w:author="Codex" w:date="2026-10-05T16:32:41.313017+00:00">
              <w:tcPr>
                <w:tcW w:w="0" w:type="auto"/>
                <w:tcBorders>
                  <w:top w:val="nil"/>
                  <w:left w:val="nil"/>
                  <w:bottom w:val="nil"/>
                  <w:right w:val="nil"/>
                </w:tcBorders>
                <w:tcMar>
                  <w:left w:w="102" w:type="dxa"/>
                  <w:right w:w="102" w:type="dxa"/>
                </w:tcMar>
                <w:vAlign w:val="center"/>
              </w:tcPr>
            </w:tcPrChange>
          </w:tcPr>
          <w:p w14:paraId="4A06A3A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39" w:author="Codex" w:date="2026-10-05T16:32:41.313017+00:00">
                  <w:rPr>
                    <w:bCs w:val="0"/>
                    <w:sz w:val="21"/>
                    <w:szCs w:val="21"/>
                  </w:rPr>
                </w:rPrChange>
              </w:rPr>
              <w:pPrChange w:id="473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37" w:author="Codex" w:date="2026-10-05T16:32:41.313017+00:00">
                  <w:rPr>
                    <w:bCs w:val="0"/>
                    <w:sz w:val="21"/>
                    <w:szCs w:val="21"/>
                  </w:rPr>
                </w:rPrChange>
              </w:rPr>
              <w:t>1.0017</w:t>
            </w:r>
            <w:r>
              <w:rPr>
                <w:rFonts w:ascii="Times New Roman" w:hAnsi="Times New Roman" w:cs="Times New Roman" w:eastAsia="SimSun"/>
                <w:b w:val="0"/>
                <w:bCs w:val="0"/>
                <w:sz w:val="21"/>
                <w:szCs w:val="21"/>
                <w:rPrChange w:id="4738" w:author="Codex" w:date="2026-10-05T16:32:41.313017+00:00">
                  <w:rPr>
                    <w:bCs w:val="0"/>
                    <w:sz w:val="21"/>
                    <w:szCs w:val="21"/>
                  </w:rPr>
                </w:rPrChange>
              </w:rPr>
              <w:t>（</w:t>
            </w:r>
            <w:r>
              <w:rPr>
                <w:rFonts w:ascii="Times New Roman" w:hAnsi="Times New Roman" w:cs="Times New Roman" w:eastAsia="SimSun"/>
                <w:b w:val="0"/>
                <w:bCs w:val="0"/>
                <w:sz w:val="21"/>
                <w:szCs w:val="21"/>
                <w:rPrChange w:id="4739" w:author="Codex" w:date="2026-10-05T16:32:41.313017+00:00">
                  <w:rPr>
                    <w:bCs w:val="0"/>
                    <w:sz w:val="21"/>
                    <w:szCs w:val="21"/>
                  </w:rPr>
                </w:rPrChange>
              </w:rPr>
              <w:t>0.9968</w:t>
            </w:r>
            <w:r>
              <w:rPr>
                <w:rFonts w:ascii="Times New Roman" w:hAnsi="Times New Roman" w:cs="Times New Roman" w:eastAsia="SimSun"/>
                <w:b w:val="0"/>
                <w:bCs w:val="0"/>
                <w:sz w:val="21"/>
                <w:szCs w:val="21"/>
                <w:rPrChange w:id="4740" w:author="Codex" w:date="2026-10-05T16:32:41.313017+00:00">
                  <w:rPr>
                    <w:bCs w:val="0"/>
                    <w:sz w:val="21"/>
                    <w:szCs w:val="21"/>
                  </w:rPr>
                </w:rPrChange>
              </w:rPr>
              <w:t>，</w:t>
            </w:r>
            <w:r>
              <w:rPr>
                <w:rFonts w:ascii="Times New Roman" w:hAnsi="Times New Roman" w:cs="Times New Roman" w:eastAsia="SimSun"/>
                <w:b w:val="0"/>
                <w:bCs w:val="0"/>
                <w:sz w:val="21"/>
                <w:szCs w:val="21"/>
                <w:rPrChange w:id="4741" w:author="Codex" w:date="2026-10-05T16:32:41.313017+00:00">
                  <w:rPr>
                    <w:bCs w:val="0"/>
                    <w:sz w:val="21"/>
                    <w:szCs w:val="21"/>
                  </w:rPr>
                </w:rPrChange>
              </w:rPr>
              <w:t>1.0047</w:t>
            </w:r>
            <w:r>
              <w:rPr>
                <w:rFonts w:ascii="Times New Roman" w:hAnsi="Times New Roman" w:cs="Times New Roman" w:eastAsia="SimSun"/>
                <w:b w:val="0"/>
                <w:bCs w:val="0"/>
                <w:sz w:val="21"/>
                <w:szCs w:val="21"/>
                <w:rPrChange w:id="4742" w:author="Codex" w:date="2026-10-05T16:32:41.313017+00:00">
                  <w:rPr>
                    <w:bCs w:val="0"/>
                    <w:sz w:val="21"/>
                    <w:szCs w:val="21"/>
                  </w:rPr>
                </w:rPrChange>
              </w:rPr>
              <w:t>）</w:t>
            </w:r>
          </w:p>
        </w:tc>
      </w:tr>
      <w:tr w:rsidR="007622EE" w14:paraId="60C4063B"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Change w:id="4743" w:author="Codex" w:date="2026-10-05T16:32:41.313017+00:00">
              <w:tcPr>
                <w:tcW w:w="0" w:type="auto"/>
                <w:tcBorders>
                  <w:top w:val="nil"/>
                  <w:left w:val="nil"/>
                  <w:bottom w:val="nil"/>
                  <w:right w:val="nil"/>
                </w:tcBorders>
                <w:tcMar>
                  <w:left w:w="102" w:type="dxa"/>
                  <w:right w:w="102" w:type="dxa"/>
                </w:tcMar>
                <w:vAlign w:val="center"/>
              </w:tcPr>
            </w:tcPrChange>
          </w:tcPr>
          <w:p w14:paraId="1D66CDA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40" w:author="Codex" w:date="2026-10-05T16:32:41.313017+00:00">
                  <w:rPr>
                    <w:bCs w:val="0"/>
                    <w:sz w:val="21"/>
                    <w:szCs w:val="21"/>
                  </w:rPr>
                </w:rPrChange>
              </w:rPr>
              <w:pPrChange w:id="474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45" w:author="Codex" w:date="2026-10-05T16:32:41.313017+00:00">
                  <w:rPr>
                    <w:bCs w:val="0"/>
                    <w:sz w:val="21"/>
                    <w:szCs w:val="21"/>
                  </w:rPr>
                </w:rPrChange>
              </w:rPr>
              <w:t>AR-P</w:t>
            </w:r>
          </w:p>
        </w:tc>
        <w:tc>
          <w:tcPr>
            <w:tcW w:w="0" w:type="auto"/>
            <w:tcBorders>
              <w:top w:val="nil"/>
              <w:left w:val="nil"/>
              <w:bottom w:val="nil"/>
              <w:right w:val="nil"/>
              <w:insideH w:val="nil"/>
              <w:insideV w:val="nil"/>
            </w:tcBorders>
            <w:tcMar>
              <w:left w:w="102" w:type="dxa"/>
              <w:right w:w="102" w:type="dxa"/>
            </w:tcMar>
            <w:vAlign w:val="center"/>
            <w:tcPrChange w:id="4746" w:author="Codex" w:date="2026-10-05T16:32:41.313017+00:00">
              <w:tcPr>
                <w:tcW w:w="0" w:type="auto"/>
                <w:tcBorders>
                  <w:top w:val="nil"/>
                  <w:left w:val="nil"/>
                  <w:bottom w:val="nil"/>
                  <w:right w:val="nil"/>
                </w:tcBorders>
                <w:tcMar>
                  <w:left w:w="102" w:type="dxa"/>
                  <w:right w:w="102" w:type="dxa"/>
                </w:tcMar>
                <w:vAlign w:val="center"/>
              </w:tcPr>
            </w:tcPrChange>
          </w:tcPr>
          <w:p w14:paraId="0BED0971"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41" w:author="Codex" w:date="2026-10-05T16:32:41.313017+00:00">
                  <w:rPr>
                    <w:bCs w:val="0"/>
                    <w:sz w:val="21"/>
                    <w:szCs w:val="21"/>
                  </w:rPr>
                </w:rPrChange>
              </w:rPr>
              <w:pPrChange w:id="474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48" w:author="Codex" w:date="2026-10-05T16:32:41.313017+00:00">
                  <w:rPr>
                    <w:bCs w:val="0"/>
                    <w:sz w:val="21"/>
                    <w:szCs w:val="21"/>
                  </w:rPr>
                </w:rPrChange>
              </w:rPr>
              <w:t>9804</w:t>
            </w:r>
          </w:p>
        </w:tc>
        <w:tc>
          <w:tcPr>
            <w:tcW w:w="0" w:type="auto"/>
            <w:tcBorders>
              <w:top w:val="nil"/>
              <w:left w:val="nil"/>
              <w:bottom w:val="nil"/>
              <w:right w:val="nil"/>
              <w:insideH w:val="nil"/>
              <w:insideV w:val="nil"/>
            </w:tcBorders>
            <w:tcMar>
              <w:left w:w="102" w:type="dxa"/>
              <w:right w:w="102" w:type="dxa"/>
            </w:tcMar>
            <w:vAlign w:val="center"/>
            <w:tcPrChange w:id="4749" w:author="Codex" w:date="2026-10-05T16:32:41.313017+00:00">
              <w:tcPr>
                <w:tcW w:w="0" w:type="auto"/>
                <w:tcBorders>
                  <w:top w:val="nil"/>
                  <w:left w:val="nil"/>
                  <w:bottom w:val="nil"/>
                  <w:right w:val="nil"/>
                </w:tcBorders>
                <w:tcMar>
                  <w:left w:w="102" w:type="dxa"/>
                  <w:right w:w="102" w:type="dxa"/>
                </w:tcMar>
                <w:vAlign w:val="center"/>
              </w:tcPr>
            </w:tcPrChange>
          </w:tcPr>
          <w:p w14:paraId="1F8FF23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42" w:author="Codex" w:date="2026-10-05T16:32:41.313017+00:00">
                  <w:rPr>
                    <w:bCs w:val="0"/>
                    <w:sz w:val="21"/>
                    <w:szCs w:val="21"/>
                  </w:rPr>
                </w:rPrChange>
              </w:rPr>
              <w:pPrChange w:id="475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51" w:author="Codex" w:date="2026-10-05T16:32:41.313017+00:00">
                  <w:rPr>
                    <w:bCs w:val="0"/>
                    <w:sz w:val="21"/>
                    <w:szCs w:val="21"/>
                  </w:rPr>
                </w:rPrChange>
              </w:rPr>
              <w:t>1.143</w:t>
            </w:r>
            <w:r>
              <w:rPr>
                <w:rFonts w:ascii="Times New Roman" w:hAnsi="Times New Roman" w:cs="Times New Roman" w:eastAsia="SimSun"/>
                <w:b w:val="0"/>
                <w:bCs w:val="0"/>
                <w:sz w:val="21"/>
                <w:szCs w:val="21"/>
                <w:rPrChange w:id="4752" w:author="Codex" w:date="2026-10-05T16:32:41.313017+00:00">
                  <w:rPr>
                    <w:bCs w:val="0"/>
                    <w:sz w:val="21"/>
                    <w:szCs w:val="21"/>
                  </w:rPr>
                </w:rPrChange>
              </w:rPr>
              <w:t>（</w:t>
            </w:r>
            <w:r>
              <w:rPr>
                <w:rFonts w:ascii="Times New Roman" w:hAnsi="Times New Roman" w:cs="Times New Roman" w:eastAsia="SimSun"/>
                <w:b w:val="0"/>
                <w:bCs w:val="0"/>
                <w:sz w:val="21"/>
                <w:szCs w:val="21"/>
                <w:rPrChange w:id="4753" w:author="Codex" w:date="2026-10-05T16:32:41.313017+00:00">
                  <w:rPr>
                    <w:bCs w:val="0"/>
                    <w:sz w:val="21"/>
                    <w:szCs w:val="21"/>
                  </w:rPr>
                </w:rPrChange>
              </w:rPr>
              <w:t>1.051</w:t>
            </w:r>
            <w:r>
              <w:rPr>
                <w:rFonts w:ascii="Times New Roman" w:hAnsi="Times New Roman" w:cs="Times New Roman" w:eastAsia="SimSun"/>
                <w:b w:val="0"/>
                <w:bCs w:val="0"/>
                <w:sz w:val="21"/>
                <w:szCs w:val="21"/>
                <w:rPrChange w:id="4754" w:author="Codex" w:date="2026-10-05T16:32:41.313017+00:00">
                  <w:rPr>
                    <w:bCs w:val="0"/>
                    <w:sz w:val="21"/>
                    <w:szCs w:val="21"/>
                  </w:rPr>
                </w:rPrChange>
              </w:rPr>
              <w:t>，</w:t>
            </w:r>
            <w:r>
              <w:rPr>
                <w:rFonts w:ascii="Times New Roman" w:hAnsi="Times New Roman" w:cs="Times New Roman" w:eastAsia="SimSun"/>
                <w:b w:val="0"/>
                <w:bCs w:val="0"/>
                <w:sz w:val="21"/>
                <w:szCs w:val="21"/>
                <w:rPrChange w:id="4755" w:author="Codex" w:date="2026-10-05T16:32:41.313017+00:00">
                  <w:rPr>
                    <w:bCs w:val="0"/>
                    <w:sz w:val="21"/>
                    <w:szCs w:val="21"/>
                  </w:rPr>
                </w:rPrChange>
              </w:rPr>
              <w:t>1.254</w:t>
            </w:r>
            <w:r>
              <w:rPr>
                <w:rFonts w:ascii="Times New Roman" w:hAnsi="Times New Roman" w:cs="Times New Roman" w:eastAsia="SimSun"/>
                <w:b w:val="0"/>
                <w:bCs w:val="0"/>
                <w:sz w:val="21"/>
                <w:szCs w:val="21"/>
                <w:rPrChange w:id="475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757" w:author="Codex" w:date="2026-10-05T16:32:41.313017+00:00">
              <w:tcPr>
                <w:tcW w:w="0" w:type="auto"/>
                <w:tcBorders>
                  <w:top w:val="nil"/>
                  <w:left w:val="nil"/>
                  <w:bottom w:val="nil"/>
                  <w:right w:val="nil"/>
                </w:tcBorders>
                <w:tcMar>
                  <w:left w:w="102" w:type="dxa"/>
                  <w:right w:w="102" w:type="dxa"/>
                </w:tcMar>
                <w:vAlign w:val="center"/>
              </w:tcPr>
            </w:tcPrChange>
          </w:tcPr>
          <w:p w14:paraId="704D053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43" w:author="Codex" w:date="2026-10-05T16:32:41.313017+00:00">
                  <w:rPr>
                    <w:bCs w:val="0"/>
                    <w:sz w:val="21"/>
                    <w:szCs w:val="21"/>
                  </w:rPr>
                </w:rPrChange>
              </w:rPr>
              <w:pPrChange w:id="475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59" w:author="Codex" w:date="2026-10-05T16:32:41.313017+00:00">
                  <w:rPr>
                    <w:bCs w:val="0"/>
                    <w:sz w:val="21"/>
                    <w:szCs w:val="21"/>
                  </w:rPr>
                </w:rPrChange>
              </w:rPr>
              <w:t>1.145</w:t>
            </w:r>
            <w:r>
              <w:rPr>
                <w:rFonts w:ascii="Times New Roman" w:hAnsi="Times New Roman" w:cs="Times New Roman" w:eastAsia="SimSun"/>
                <w:b w:val="0"/>
                <w:bCs w:val="0"/>
                <w:sz w:val="21"/>
                <w:szCs w:val="21"/>
                <w:rPrChange w:id="4760" w:author="Codex" w:date="2026-10-05T16:32:41.313017+00:00">
                  <w:rPr>
                    <w:bCs w:val="0"/>
                    <w:sz w:val="21"/>
                    <w:szCs w:val="21"/>
                  </w:rPr>
                </w:rPrChange>
              </w:rPr>
              <w:t>（</w:t>
            </w:r>
            <w:r>
              <w:rPr>
                <w:rFonts w:ascii="Times New Roman" w:hAnsi="Times New Roman" w:cs="Times New Roman" w:eastAsia="SimSun"/>
                <w:b w:val="0"/>
                <w:bCs w:val="0"/>
                <w:sz w:val="21"/>
                <w:szCs w:val="21"/>
                <w:rPrChange w:id="4761" w:author="Codex" w:date="2026-10-05T16:32:41.313017+00:00">
                  <w:rPr>
                    <w:bCs w:val="0"/>
                    <w:sz w:val="21"/>
                    <w:szCs w:val="21"/>
                  </w:rPr>
                </w:rPrChange>
              </w:rPr>
              <w:t>1.051</w:t>
            </w:r>
            <w:r>
              <w:rPr>
                <w:rFonts w:ascii="Times New Roman" w:hAnsi="Times New Roman" w:cs="Times New Roman" w:eastAsia="SimSun"/>
                <w:b w:val="0"/>
                <w:bCs w:val="0"/>
                <w:sz w:val="21"/>
                <w:szCs w:val="21"/>
                <w:rPrChange w:id="4762" w:author="Codex" w:date="2026-10-05T16:32:41.313017+00:00">
                  <w:rPr>
                    <w:bCs w:val="0"/>
                    <w:sz w:val="21"/>
                    <w:szCs w:val="21"/>
                  </w:rPr>
                </w:rPrChange>
              </w:rPr>
              <w:t>，</w:t>
            </w:r>
            <w:r>
              <w:rPr>
                <w:rFonts w:ascii="Times New Roman" w:hAnsi="Times New Roman" w:cs="Times New Roman" w:eastAsia="SimSun"/>
                <w:b w:val="0"/>
                <w:bCs w:val="0"/>
                <w:sz w:val="21"/>
                <w:szCs w:val="21"/>
                <w:rPrChange w:id="4763" w:author="Codex" w:date="2026-10-05T16:32:41.313017+00:00">
                  <w:rPr>
                    <w:bCs w:val="0"/>
                    <w:sz w:val="21"/>
                    <w:szCs w:val="21"/>
                  </w:rPr>
                </w:rPrChange>
              </w:rPr>
              <w:t>1.252</w:t>
            </w:r>
            <w:r>
              <w:rPr>
                <w:rFonts w:ascii="Times New Roman" w:hAnsi="Times New Roman" w:cs="Times New Roman" w:eastAsia="SimSun"/>
                <w:b w:val="0"/>
                <w:bCs w:val="0"/>
                <w:sz w:val="21"/>
                <w:szCs w:val="21"/>
                <w:rPrChange w:id="476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765" w:author="Codex" w:date="2026-10-05T16:32:41.313017+00:00">
              <w:tcPr>
                <w:tcW w:w="0" w:type="auto"/>
                <w:tcBorders>
                  <w:top w:val="nil"/>
                  <w:left w:val="nil"/>
                  <w:bottom w:val="nil"/>
                  <w:right w:val="nil"/>
                </w:tcBorders>
                <w:tcMar>
                  <w:left w:w="102" w:type="dxa"/>
                  <w:right w:w="102" w:type="dxa"/>
                </w:tcMar>
                <w:vAlign w:val="center"/>
              </w:tcPr>
            </w:tcPrChange>
          </w:tcPr>
          <w:p w14:paraId="55CE273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44" w:author="Codex" w:date="2026-10-05T16:32:41.313017+00:00">
                  <w:rPr>
                    <w:bCs w:val="0"/>
                    <w:sz w:val="21"/>
                    <w:szCs w:val="21"/>
                  </w:rPr>
                </w:rPrChange>
              </w:rPr>
              <w:pPrChange w:id="476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67" w:author="Codex" w:date="2026-10-05T16:32:41.313017+00:00">
                  <w:rPr>
                    <w:bCs w:val="0"/>
                    <w:sz w:val="21"/>
                    <w:szCs w:val="21"/>
                  </w:rPr>
                </w:rPrChange>
              </w:rPr>
              <w:t>0.9990</w:t>
            </w:r>
            <w:r>
              <w:rPr>
                <w:rFonts w:ascii="Times New Roman" w:hAnsi="Times New Roman" w:cs="Times New Roman" w:eastAsia="SimSun"/>
                <w:b w:val="0"/>
                <w:bCs w:val="0"/>
                <w:sz w:val="21"/>
                <w:szCs w:val="21"/>
                <w:rPrChange w:id="4768" w:author="Codex" w:date="2026-10-05T16:32:41.313017+00:00">
                  <w:rPr>
                    <w:bCs w:val="0"/>
                    <w:sz w:val="21"/>
                    <w:szCs w:val="21"/>
                  </w:rPr>
                </w:rPrChange>
              </w:rPr>
              <w:t>（</w:t>
            </w:r>
            <w:r>
              <w:rPr>
                <w:rFonts w:ascii="Times New Roman" w:hAnsi="Times New Roman" w:cs="Times New Roman" w:eastAsia="SimSun"/>
                <w:b w:val="0"/>
                <w:bCs w:val="0"/>
                <w:sz w:val="21"/>
                <w:szCs w:val="21"/>
                <w:rPrChange w:id="4769" w:author="Codex" w:date="2026-10-05T16:32:41.313017+00:00">
                  <w:rPr>
                    <w:bCs w:val="0"/>
                    <w:sz w:val="21"/>
                    <w:szCs w:val="21"/>
                  </w:rPr>
                </w:rPrChange>
              </w:rPr>
              <w:t>0.9963</w:t>
            </w:r>
            <w:r>
              <w:rPr>
                <w:rFonts w:ascii="Times New Roman" w:hAnsi="Times New Roman" w:cs="Times New Roman" w:eastAsia="SimSun"/>
                <w:b w:val="0"/>
                <w:bCs w:val="0"/>
                <w:sz w:val="21"/>
                <w:szCs w:val="21"/>
                <w:rPrChange w:id="4770" w:author="Codex" w:date="2026-10-05T16:32:41.313017+00:00">
                  <w:rPr>
                    <w:bCs w:val="0"/>
                    <w:sz w:val="21"/>
                    <w:szCs w:val="21"/>
                  </w:rPr>
                </w:rPrChange>
              </w:rPr>
              <w:t>，</w:t>
            </w:r>
            <w:r>
              <w:rPr>
                <w:rFonts w:ascii="Times New Roman" w:hAnsi="Times New Roman" w:cs="Times New Roman" w:eastAsia="SimSun"/>
                <w:b w:val="0"/>
                <w:bCs w:val="0"/>
                <w:sz w:val="21"/>
                <w:szCs w:val="21"/>
                <w:rPrChange w:id="4771" w:author="Codex" w:date="2026-10-05T16:32:41.313017+00:00">
                  <w:rPr>
                    <w:bCs w:val="0"/>
                    <w:sz w:val="21"/>
                    <w:szCs w:val="21"/>
                  </w:rPr>
                </w:rPrChange>
              </w:rPr>
              <w:t>1.0052</w:t>
            </w:r>
            <w:r>
              <w:rPr>
                <w:rFonts w:ascii="Times New Roman" w:hAnsi="Times New Roman" w:cs="Times New Roman" w:eastAsia="SimSun"/>
                <w:b w:val="0"/>
                <w:bCs w:val="0"/>
                <w:sz w:val="21"/>
                <w:szCs w:val="21"/>
                <w:rPrChange w:id="4772" w:author="Codex" w:date="2026-10-05T16:32:41.313017+00:00">
                  <w:rPr>
                    <w:bCs w:val="0"/>
                    <w:sz w:val="21"/>
                    <w:szCs w:val="21"/>
                  </w:rPr>
                </w:rPrChange>
              </w:rPr>
              <w:t>）</w:t>
            </w:r>
          </w:p>
        </w:tc>
      </w:tr>
      <w:tr w:rsidR="007622EE" w14:paraId="37AEC194"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Change w:id="4773" w:author="Codex" w:date="2026-10-05T16:32:41.313017+00:00">
              <w:tcPr>
                <w:tcW w:w="0" w:type="auto"/>
                <w:tcBorders>
                  <w:top w:val="nil"/>
                  <w:left w:val="nil"/>
                  <w:bottom w:val="nil"/>
                  <w:right w:val="nil"/>
                </w:tcBorders>
                <w:tcMar>
                  <w:left w:w="102" w:type="dxa"/>
                  <w:right w:w="102" w:type="dxa"/>
                </w:tcMar>
                <w:vAlign w:val="center"/>
              </w:tcPr>
            </w:tcPrChange>
          </w:tcPr>
          <w:p w14:paraId="5B2FF2AD"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45" w:author="Codex" w:date="2026-10-05T16:32:41.313017+00:00">
                  <w:rPr>
                    <w:bCs w:val="0"/>
                    <w:sz w:val="21"/>
                    <w:szCs w:val="21"/>
                  </w:rPr>
                </w:rPrChange>
              </w:rPr>
              <w:pPrChange w:id="477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75" w:author="Codex" w:date="2026-10-05T16:32:41.313017+00:00">
                  <w:rPr>
                    <w:bCs w:val="0"/>
                    <w:sz w:val="21"/>
                    <w:szCs w:val="21"/>
                  </w:rPr>
                </w:rPrChange>
              </w:rPr>
              <w:t>RA-S</w:t>
            </w:r>
          </w:p>
        </w:tc>
        <w:tc>
          <w:tcPr>
            <w:tcW w:w="0" w:type="auto"/>
            <w:tcBorders>
              <w:top w:val="nil"/>
              <w:left w:val="nil"/>
              <w:bottom w:val="nil"/>
              <w:right w:val="nil"/>
              <w:insideH w:val="nil"/>
              <w:insideV w:val="nil"/>
            </w:tcBorders>
            <w:tcMar>
              <w:left w:w="102" w:type="dxa"/>
              <w:right w:w="102" w:type="dxa"/>
            </w:tcMar>
            <w:vAlign w:val="center"/>
            <w:tcPrChange w:id="4776" w:author="Codex" w:date="2026-10-05T16:32:41.313017+00:00">
              <w:tcPr>
                <w:tcW w:w="0" w:type="auto"/>
                <w:tcBorders>
                  <w:top w:val="nil"/>
                  <w:left w:val="nil"/>
                  <w:bottom w:val="nil"/>
                  <w:right w:val="nil"/>
                </w:tcBorders>
                <w:tcMar>
                  <w:left w:w="102" w:type="dxa"/>
                  <w:right w:w="102" w:type="dxa"/>
                </w:tcMar>
                <w:vAlign w:val="center"/>
              </w:tcPr>
            </w:tcPrChange>
          </w:tcPr>
          <w:p w14:paraId="597DD09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46" w:author="Codex" w:date="2026-10-05T16:32:41.313017+00:00">
                  <w:rPr>
                    <w:bCs w:val="0"/>
                    <w:sz w:val="21"/>
                    <w:szCs w:val="21"/>
                  </w:rPr>
                </w:rPrChange>
              </w:rPr>
              <w:pPrChange w:id="477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78" w:author="Codex" w:date="2026-10-05T16:32:41.313017+00:00">
                  <w:rPr>
                    <w:bCs w:val="0"/>
                    <w:sz w:val="21"/>
                    <w:szCs w:val="21"/>
                  </w:rPr>
                </w:rPrChange>
              </w:rPr>
              <w:t>2654</w:t>
            </w:r>
          </w:p>
        </w:tc>
        <w:tc>
          <w:tcPr>
            <w:tcW w:w="0" w:type="auto"/>
            <w:tcBorders>
              <w:top w:val="nil"/>
              <w:left w:val="nil"/>
              <w:bottom w:val="nil"/>
              <w:right w:val="nil"/>
              <w:insideH w:val="nil"/>
              <w:insideV w:val="nil"/>
            </w:tcBorders>
            <w:tcMar>
              <w:left w:w="102" w:type="dxa"/>
              <w:right w:w="102" w:type="dxa"/>
            </w:tcMar>
            <w:vAlign w:val="center"/>
            <w:tcPrChange w:id="4779" w:author="Codex" w:date="2026-10-05T16:32:41.313017+00:00">
              <w:tcPr>
                <w:tcW w:w="0" w:type="auto"/>
                <w:tcBorders>
                  <w:top w:val="nil"/>
                  <w:left w:val="nil"/>
                  <w:bottom w:val="nil"/>
                  <w:right w:val="nil"/>
                </w:tcBorders>
                <w:tcMar>
                  <w:left w:w="102" w:type="dxa"/>
                  <w:right w:w="102" w:type="dxa"/>
                </w:tcMar>
                <w:vAlign w:val="center"/>
              </w:tcPr>
            </w:tcPrChange>
          </w:tcPr>
          <w:p w14:paraId="4AB8AA84"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47" w:author="Codex" w:date="2026-10-05T16:32:41.313017+00:00">
                  <w:rPr>
                    <w:bCs w:val="0"/>
                    <w:sz w:val="21"/>
                    <w:szCs w:val="21"/>
                  </w:rPr>
                </w:rPrChange>
              </w:rPr>
              <w:pPrChange w:id="478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81" w:author="Codex" w:date="2026-10-05T16:32:41.313017+00:00">
                  <w:rPr>
                    <w:bCs w:val="0"/>
                    <w:sz w:val="21"/>
                    <w:szCs w:val="21"/>
                  </w:rPr>
                </w:rPrChange>
              </w:rPr>
              <w:t>1.135</w:t>
            </w:r>
            <w:r>
              <w:rPr>
                <w:rFonts w:ascii="Times New Roman" w:hAnsi="Times New Roman" w:cs="Times New Roman" w:eastAsia="SimSun"/>
                <w:b w:val="0"/>
                <w:bCs w:val="0"/>
                <w:sz w:val="21"/>
                <w:szCs w:val="21"/>
                <w:rPrChange w:id="4782" w:author="Codex" w:date="2026-10-05T16:32:41.313017+00:00">
                  <w:rPr>
                    <w:bCs w:val="0"/>
                    <w:sz w:val="21"/>
                    <w:szCs w:val="21"/>
                  </w:rPr>
                </w:rPrChange>
              </w:rPr>
              <w:t>（</w:t>
            </w:r>
            <w:r>
              <w:rPr>
                <w:rFonts w:ascii="Times New Roman" w:hAnsi="Times New Roman" w:cs="Times New Roman" w:eastAsia="SimSun"/>
                <w:b w:val="0"/>
                <w:bCs w:val="0"/>
                <w:sz w:val="21"/>
                <w:szCs w:val="21"/>
                <w:rPrChange w:id="4783" w:author="Codex" w:date="2026-10-05T16:32:41.313017+00:00">
                  <w:rPr>
                    <w:bCs w:val="0"/>
                    <w:sz w:val="21"/>
                    <w:szCs w:val="21"/>
                  </w:rPr>
                </w:rPrChange>
              </w:rPr>
              <w:t>0.917</w:t>
            </w:r>
            <w:r>
              <w:rPr>
                <w:rFonts w:ascii="Times New Roman" w:hAnsi="Times New Roman" w:cs="Times New Roman" w:eastAsia="SimSun"/>
                <w:b w:val="0"/>
                <w:bCs w:val="0"/>
                <w:sz w:val="21"/>
                <w:szCs w:val="21"/>
                <w:rPrChange w:id="4784" w:author="Codex" w:date="2026-10-05T16:32:41.313017+00:00">
                  <w:rPr>
                    <w:bCs w:val="0"/>
                    <w:sz w:val="21"/>
                    <w:szCs w:val="21"/>
                  </w:rPr>
                </w:rPrChange>
              </w:rPr>
              <w:t>，</w:t>
            </w:r>
            <w:r>
              <w:rPr>
                <w:rFonts w:ascii="Times New Roman" w:hAnsi="Times New Roman" w:cs="Times New Roman" w:eastAsia="SimSun"/>
                <w:b w:val="0"/>
                <w:bCs w:val="0"/>
                <w:sz w:val="21"/>
                <w:szCs w:val="21"/>
                <w:rPrChange w:id="4785" w:author="Codex" w:date="2026-10-05T16:32:41.313017+00:00">
                  <w:rPr>
                    <w:bCs w:val="0"/>
                    <w:sz w:val="21"/>
                    <w:szCs w:val="21"/>
                  </w:rPr>
                </w:rPrChange>
              </w:rPr>
              <w:t>1.407</w:t>
            </w:r>
            <w:r>
              <w:rPr>
                <w:rFonts w:ascii="Times New Roman" w:hAnsi="Times New Roman" w:cs="Times New Roman" w:eastAsia="SimSun"/>
                <w:b w:val="0"/>
                <w:bCs w:val="0"/>
                <w:sz w:val="21"/>
                <w:szCs w:val="21"/>
                <w:rPrChange w:id="478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787" w:author="Codex" w:date="2026-10-05T16:32:41.313017+00:00">
              <w:tcPr>
                <w:tcW w:w="0" w:type="auto"/>
                <w:tcBorders>
                  <w:top w:val="nil"/>
                  <w:left w:val="nil"/>
                  <w:bottom w:val="nil"/>
                  <w:right w:val="nil"/>
                </w:tcBorders>
                <w:tcMar>
                  <w:left w:w="102" w:type="dxa"/>
                  <w:right w:w="102" w:type="dxa"/>
                </w:tcMar>
                <w:vAlign w:val="center"/>
              </w:tcPr>
            </w:tcPrChange>
          </w:tcPr>
          <w:p w14:paraId="29726C7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48" w:author="Codex" w:date="2026-10-05T16:32:41.313017+00:00">
                  <w:rPr>
                    <w:bCs w:val="0"/>
                    <w:sz w:val="21"/>
                    <w:szCs w:val="21"/>
                  </w:rPr>
                </w:rPrChange>
              </w:rPr>
              <w:pPrChange w:id="478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89" w:author="Codex" w:date="2026-10-05T16:32:41.313017+00:00">
                  <w:rPr>
                    <w:bCs w:val="0"/>
                    <w:sz w:val="21"/>
                    <w:szCs w:val="21"/>
                  </w:rPr>
                </w:rPrChange>
              </w:rPr>
              <w:t>1.151</w:t>
            </w:r>
            <w:r>
              <w:rPr>
                <w:rFonts w:ascii="Times New Roman" w:hAnsi="Times New Roman" w:cs="Times New Roman" w:eastAsia="SimSun"/>
                <w:b w:val="0"/>
                <w:bCs w:val="0"/>
                <w:sz w:val="21"/>
                <w:szCs w:val="21"/>
                <w:rPrChange w:id="4790" w:author="Codex" w:date="2026-10-05T16:32:41.313017+00:00">
                  <w:rPr>
                    <w:bCs w:val="0"/>
                    <w:sz w:val="21"/>
                    <w:szCs w:val="21"/>
                  </w:rPr>
                </w:rPrChange>
              </w:rPr>
              <w:t>（</w:t>
            </w:r>
            <w:r>
              <w:rPr>
                <w:rFonts w:ascii="Times New Roman" w:hAnsi="Times New Roman" w:cs="Times New Roman" w:eastAsia="SimSun"/>
                <w:b w:val="0"/>
                <w:bCs w:val="0"/>
                <w:sz w:val="21"/>
                <w:szCs w:val="21"/>
                <w:rPrChange w:id="4791" w:author="Codex" w:date="2026-10-05T16:32:41.313017+00:00">
                  <w:rPr>
                    <w:bCs w:val="0"/>
                    <w:sz w:val="21"/>
                    <w:szCs w:val="21"/>
                  </w:rPr>
                </w:rPrChange>
              </w:rPr>
              <w:t>0.925</w:t>
            </w:r>
            <w:r>
              <w:rPr>
                <w:rFonts w:ascii="Times New Roman" w:hAnsi="Times New Roman" w:cs="Times New Roman" w:eastAsia="SimSun"/>
                <w:b w:val="0"/>
                <w:bCs w:val="0"/>
                <w:sz w:val="21"/>
                <w:szCs w:val="21"/>
                <w:rPrChange w:id="4792" w:author="Codex" w:date="2026-10-05T16:32:41.313017+00:00">
                  <w:rPr>
                    <w:bCs w:val="0"/>
                    <w:sz w:val="21"/>
                    <w:szCs w:val="21"/>
                  </w:rPr>
                </w:rPrChange>
              </w:rPr>
              <w:t>，</w:t>
            </w:r>
            <w:r>
              <w:rPr>
                <w:rFonts w:ascii="Times New Roman" w:hAnsi="Times New Roman" w:cs="Times New Roman" w:eastAsia="SimSun"/>
                <w:b w:val="0"/>
                <w:bCs w:val="0"/>
                <w:sz w:val="21"/>
                <w:szCs w:val="21"/>
                <w:rPrChange w:id="4793" w:author="Codex" w:date="2026-10-05T16:32:41.313017+00:00">
                  <w:rPr>
                    <w:bCs w:val="0"/>
                    <w:sz w:val="21"/>
                    <w:szCs w:val="21"/>
                  </w:rPr>
                </w:rPrChange>
              </w:rPr>
              <w:t>1.424</w:t>
            </w:r>
            <w:r>
              <w:rPr>
                <w:rFonts w:ascii="Times New Roman" w:hAnsi="Times New Roman" w:cs="Times New Roman" w:eastAsia="SimSun"/>
                <w:b w:val="0"/>
                <w:bCs w:val="0"/>
                <w:sz w:val="21"/>
                <w:szCs w:val="21"/>
                <w:rPrChange w:id="479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795" w:author="Codex" w:date="2026-10-05T16:32:41.313017+00:00">
              <w:tcPr>
                <w:tcW w:w="0" w:type="auto"/>
                <w:tcBorders>
                  <w:top w:val="nil"/>
                  <w:left w:val="nil"/>
                  <w:bottom w:val="nil"/>
                  <w:right w:val="nil"/>
                </w:tcBorders>
                <w:tcMar>
                  <w:left w:w="102" w:type="dxa"/>
                  <w:right w:w="102" w:type="dxa"/>
                </w:tcMar>
                <w:vAlign w:val="center"/>
              </w:tcPr>
            </w:tcPrChange>
          </w:tcPr>
          <w:p w14:paraId="25B8A56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49" w:author="Codex" w:date="2026-10-05T16:32:41.313017+00:00">
                  <w:rPr>
                    <w:bCs w:val="0"/>
                    <w:sz w:val="21"/>
                    <w:szCs w:val="21"/>
                  </w:rPr>
                </w:rPrChange>
              </w:rPr>
              <w:pPrChange w:id="479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97" w:author="Codex" w:date="2026-10-05T16:32:41.313017+00:00">
                  <w:rPr>
                    <w:bCs w:val="0"/>
                    <w:sz w:val="21"/>
                    <w:szCs w:val="21"/>
                  </w:rPr>
                </w:rPrChange>
              </w:rPr>
              <w:t>0.9861</w:t>
            </w:r>
            <w:r>
              <w:rPr>
                <w:rFonts w:ascii="Times New Roman" w:hAnsi="Times New Roman" w:cs="Times New Roman" w:eastAsia="SimSun"/>
                <w:b w:val="0"/>
                <w:bCs w:val="0"/>
                <w:sz w:val="21"/>
                <w:szCs w:val="21"/>
                <w:rPrChange w:id="4798" w:author="Codex" w:date="2026-10-05T16:32:41.313017+00:00">
                  <w:rPr>
                    <w:bCs w:val="0"/>
                    <w:sz w:val="21"/>
                    <w:szCs w:val="21"/>
                  </w:rPr>
                </w:rPrChange>
              </w:rPr>
              <w:t>（</w:t>
            </w:r>
            <w:r>
              <w:rPr>
                <w:rFonts w:ascii="Times New Roman" w:hAnsi="Times New Roman" w:cs="Times New Roman" w:eastAsia="SimSun"/>
                <w:b w:val="0"/>
                <w:bCs w:val="0"/>
                <w:sz w:val="21"/>
                <w:szCs w:val="21"/>
                <w:rPrChange w:id="4799" w:author="Codex" w:date="2026-10-05T16:32:41.313017+00:00">
                  <w:rPr>
                    <w:bCs w:val="0"/>
                    <w:sz w:val="21"/>
                    <w:szCs w:val="21"/>
                  </w:rPr>
                </w:rPrChange>
              </w:rPr>
              <w:t>0.9604</w:t>
            </w:r>
            <w:r>
              <w:rPr>
                <w:rFonts w:ascii="Times New Roman" w:hAnsi="Times New Roman" w:cs="Times New Roman" w:eastAsia="SimSun"/>
                <w:b w:val="0"/>
                <w:bCs w:val="0"/>
                <w:sz w:val="21"/>
                <w:szCs w:val="21"/>
                <w:rPrChange w:id="4800" w:author="Codex" w:date="2026-10-05T16:32:41.313017+00:00">
                  <w:rPr>
                    <w:bCs w:val="0"/>
                    <w:sz w:val="21"/>
                    <w:szCs w:val="21"/>
                  </w:rPr>
                </w:rPrChange>
              </w:rPr>
              <w:t>，</w:t>
            </w:r>
            <w:r>
              <w:rPr>
                <w:rFonts w:ascii="Times New Roman" w:hAnsi="Times New Roman" w:cs="Times New Roman" w:eastAsia="SimSun"/>
                <w:b w:val="0"/>
                <w:bCs w:val="0"/>
                <w:sz w:val="21"/>
                <w:szCs w:val="21"/>
                <w:rPrChange w:id="4801" w:author="Codex" w:date="2026-10-05T16:32:41.313017+00:00">
                  <w:rPr>
                    <w:bCs w:val="0"/>
                    <w:sz w:val="21"/>
                    <w:szCs w:val="21"/>
                  </w:rPr>
                </w:rPrChange>
              </w:rPr>
              <w:t>1.0075</w:t>
            </w:r>
            <w:r>
              <w:rPr>
                <w:rFonts w:ascii="Times New Roman" w:hAnsi="Times New Roman" w:cs="Times New Roman" w:eastAsia="SimSun"/>
                <w:b w:val="0"/>
                <w:bCs w:val="0"/>
                <w:sz w:val="21"/>
                <w:szCs w:val="21"/>
                <w:rPrChange w:id="4802" w:author="Codex" w:date="2026-10-05T16:32:41.313017+00:00">
                  <w:rPr>
                    <w:bCs w:val="0"/>
                    <w:sz w:val="21"/>
                    <w:szCs w:val="21"/>
                  </w:rPr>
                </w:rPrChange>
              </w:rPr>
              <w:t>）</w:t>
            </w:r>
          </w:p>
        </w:tc>
      </w:tr>
      <w:tr w:rsidR="007622EE" w14:paraId="53DCCF83"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Change w:id="4803" w:author="Codex" w:date="2026-10-05T16:32:41.313017+00:00">
              <w:tcPr>
                <w:tcW w:w="0" w:type="auto"/>
                <w:tcBorders>
                  <w:top w:val="nil"/>
                  <w:left w:val="nil"/>
                  <w:bottom w:val="nil"/>
                  <w:right w:val="nil"/>
                </w:tcBorders>
                <w:tcMar>
                  <w:left w:w="102" w:type="dxa"/>
                  <w:right w:w="102" w:type="dxa"/>
                </w:tcMar>
                <w:vAlign w:val="center"/>
              </w:tcPr>
            </w:tcPrChange>
          </w:tcPr>
          <w:p w14:paraId="46451E1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50" w:author="Codex" w:date="2026-10-05T16:32:41.313017+00:00">
                  <w:rPr>
                    <w:bCs w:val="0"/>
                    <w:sz w:val="21"/>
                    <w:szCs w:val="21"/>
                  </w:rPr>
                </w:rPrChange>
              </w:rPr>
              <w:pPrChange w:id="480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05" w:author="Codex" w:date="2026-10-05T16:32:41.313017+00:00">
                  <w:rPr>
                    <w:bCs w:val="0"/>
                    <w:sz w:val="21"/>
                    <w:szCs w:val="21"/>
                  </w:rPr>
                </w:rPrChange>
              </w:rPr>
              <w:t>RA-P</w:t>
            </w:r>
          </w:p>
        </w:tc>
        <w:tc>
          <w:tcPr>
            <w:tcW w:w="0" w:type="auto"/>
            <w:tcBorders>
              <w:top w:val="nil"/>
              <w:left w:val="nil"/>
              <w:bottom w:val="nil"/>
              <w:right w:val="nil"/>
              <w:insideH w:val="nil"/>
              <w:insideV w:val="nil"/>
            </w:tcBorders>
            <w:tcMar>
              <w:left w:w="102" w:type="dxa"/>
              <w:right w:w="102" w:type="dxa"/>
            </w:tcMar>
            <w:vAlign w:val="center"/>
            <w:tcPrChange w:id="4806" w:author="Codex" w:date="2026-10-05T16:32:41.313017+00:00">
              <w:tcPr>
                <w:tcW w:w="0" w:type="auto"/>
                <w:tcBorders>
                  <w:top w:val="nil"/>
                  <w:left w:val="nil"/>
                  <w:bottom w:val="nil"/>
                  <w:right w:val="nil"/>
                </w:tcBorders>
                <w:tcMar>
                  <w:left w:w="102" w:type="dxa"/>
                  <w:right w:w="102" w:type="dxa"/>
                </w:tcMar>
                <w:vAlign w:val="center"/>
              </w:tcPr>
            </w:tcPrChange>
          </w:tcPr>
          <w:p w14:paraId="64A00B3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51" w:author="Codex" w:date="2026-10-05T16:32:41.313017+00:00">
                  <w:rPr>
                    <w:bCs w:val="0"/>
                    <w:sz w:val="21"/>
                    <w:szCs w:val="21"/>
                  </w:rPr>
                </w:rPrChange>
              </w:rPr>
              <w:pPrChange w:id="480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08" w:author="Codex" w:date="2026-10-05T16:32:41.313017+00:00">
                  <w:rPr>
                    <w:bCs w:val="0"/>
                    <w:sz w:val="21"/>
                    <w:szCs w:val="21"/>
                  </w:rPr>
                </w:rPrChange>
              </w:rPr>
              <w:t>2121</w:t>
            </w:r>
          </w:p>
        </w:tc>
        <w:tc>
          <w:tcPr>
            <w:tcW w:w="0" w:type="auto"/>
            <w:tcBorders>
              <w:top w:val="nil"/>
              <w:left w:val="nil"/>
              <w:bottom w:val="nil"/>
              <w:right w:val="nil"/>
              <w:insideH w:val="nil"/>
              <w:insideV w:val="nil"/>
            </w:tcBorders>
            <w:tcMar>
              <w:left w:w="102" w:type="dxa"/>
              <w:right w:w="102" w:type="dxa"/>
            </w:tcMar>
            <w:vAlign w:val="center"/>
            <w:tcPrChange w:id="4809" w:author="Codex" w:date="2026-10-05T16:32:41.313017+00:00">
              <w:tcPr>
                <w:tcW w:w="0" w:type="auto"/>
                <w:tcBorders>
                  <w:top w:val="nil"/>
                  <w:left w:val="nil"/>
                  <w:bottom w:val="nil"/>
                  <w:right w:val="nil"/>
                </w:tcBorders>
                <w:tcMar>
                  <w:left w:w="102" w:type="dxa"/>
                  <w:right w:w="102" w:type="dxa"/>
                </w:tcMar>
                <w:vAlign w:val="center"/>
              </w:tcPr>
            </w:tcPrChange>
          </w:tcPr>
          <w:p w14:paraId="6ADBBD1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52" w:author="Codex" w:date="2026-10-05T16:32:41.313017+00:00">
                  <w:rPr>
                    <w:bCs w:val="0"/>
                    <w:sz w:val="21"/>
                    <w:szCs w:val="21"/>
                  </w:rPr>
                </w:rPrChange>
              </w:rPr>
              <w:pPrChange w:id="481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11" w:author="Codex" w:date="2026-10-05T16:32:41.313017+00:00">
                  <w:rPr>
                    <w:bCs w:val="0"/>
                    <w:sz w:val="21"/>
                    <w:szCs w:val="21"/>
                  </w:rPr>
                </w:rPrChange>
              </w:rPr>
              <w:t>0.966</w:t>
            </w:r>
            <w:r>
              <w:rPr>
                <w:rFonts w:ascii="Times New Roman" w:hAnsi="Times New Roman" w:cs="Times New Roman" w:eastAsia="SimSun"/>
                <w:b w:val="0"/>
                <w:bCs w:val="0"/>
                <w:sz w:val="21"/>
                <w:szCs w:val="21"/>
                <w:rPrChange w:id="4812" w:author="Codex" w:date="2026-10-05T16:32:41.313017+00:00">
                  <w:rPr>
                    <w:bCs w:val="0"/>
                    <w:sz w:val="21"/>
                    <w:szCs w:val="21"/>
                  </w:rPr>
                </w:rPrChange>
              </w:rPr>
              <w:t>（</w:t>
            </w:r>
            <w:r>
              <w:rPr>
                <w:rFonts w:ascii="Times New Roman" w:hAnsi="Times New Roman" w:cs="Times New Roman" w:eastAsia="SimSun"/>
                <w:b w:val="0"/>
                <w:bCs w:val="0"/>
                <w:sz w:val="21"/>
                <w:szCs w:val="21"/>
                <w:rPrChange w:id="4813" w:author="Codex" w:date="2026-10-05T16:32:41.313017+00:00">
                  <w:rPr>
                    <w:bCs w:val="0"/>
                    <w:sz w:val="21"/>
                    <w:szCs w:val="21"/>
                  </w:rPr>
                </w:rPrChange>
              </w:rPr>
              <w:t>0.779</w:t>
            </w:r>
            <w:r>
              <w:rPr>
                <w:rFonts w:ascii="Times New Roman" w:hAnsi="Times New Roman" w:cs="Times New Roman" w:eastAsia="SimSun"/>
                <w:b w:val="0"/>
                <w:bCs w:val="0"/>
                <w:sz w:val="21"/>
                <w:szCs w:val="21"/>
                <w:rPrChange w:id="4814" w:author="Codex" w:date="2026-10-05T16:32:41.313017+00:00">
                  <w:rPr>
                    <w:bCs w:val="0"/>
                    <w:sz w:val="21"/>
                    <w:szCs w:val="21"/>
                  </w:rPr>
                </w:rPrChange>
              </w:rPr>
              <w:t>，</w:t>
            </w:r>
            <w:r>
              <w:rPr>
                <w:rFonts w:ascii="Times New Roman" w:hAnsi="Times New Roman" w:cs="Times New Roman" w:eastAsia="SimSun"/>
                <w:b w:val="0"/>
                <w:bCs w:val="0"/>
                <w:sz w:val="21"/>
                <w:szCs w:val="21"/>
                <w:rPrChange w:id="4815" w:author="Codex" w:date="2026-10-05T16:32:41.313017+00:00">
                  <w:rPr>
                    <w:bCs w:val="0"/>
                    <w:sz w:val="21"/>
                    <w:szCs w:val="21"/>
                  </w:rPr>
                </w:rPrChange>
              </w:rPr>
              <w:t>1.181</w:t>
            </w:r>
            <w:r>
              <w:rPr>
                <w:rFonts w:ascii="Times New Roman" w:hAnsi="Times New Roman" w:cs="Times New Roman" w:eastAsia="SimSun"/>
                <w:b w:val="0"/>
                <w:bCs w:val="0"/>
                <w:sz w:val="21"/>
                <w:szCs w:val="21"/>
                <w:rPrChange w:id="481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817" w:author="Codex" w:date="2026-10-05T16:32:41.313017+00:00">
              <w:tcPr>
                <w:tcW w:w="0" w:type="auto"/>
                <w:tcBorders>
                  <w:top w:val="nil"/>
                  <w:left w:val="nil"/>
                  <w:bottom w:val="nil"/>
                  <w:right w:val="nil"/>
                </w:tcBorders>
                <w:tcMar>
                  <w:left w:w="102" w:type="dxa"/>
                  <w:right w:w="102" w:type="dxa"/>
                </w:tcMar>
                <w:vAlign w:val="center"/>
              </w:tcPr>
            </w:tcPrChange>
          </w:tcPr>
          <w:p w14:paraId="0AF1C8F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53" w:author="Codex" w:date="2026-10-05T16:32:41.313017+00:00">
                  <w:rPr>
                    <w:bCs w:val="0"/>
                    <w:sz w:val="21"/>
                    <w:szCs w:val="21"/>
                  </w:rPr>
                </w:rPrChange>
              </w:rPr>
              <w:pPrChange w:id="481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19" w:author="Codex" w:date="2026-10-05T16:32:41.313017+00:00">
                  <w:rPr>
                    <w:bCs w:val="0"/>
                    <w:sz w:val="21"/>
                    <w:szCs w:val="21"/>
                  </w:rPr>
                </w:rPrChange>
              </w:rPr>
              <w:t>0.969</w:t>
            </w:r>
            <w:r>
              <w:rPr>
                <w:rFonts w:ascii="Times New Roman" w:hAnsi="Times New Roman" w:cs="Times New Roman" w:eastAsia="SimSun"/>
                <w:b w:val="0"/>
                <w:bCs w:val="0"/>
                <w:sz w:val="21"/>
                <w:szCs w:val="21"/>
                <w:rPrChange w:id="4820" w:author="Codex" w:date="2026-10-05T16:32:41.313017+00:00">
                  <w:rPr>
                    <w:bCs w:val="0"/>
                    <w:sz w:val="21"/>
                    <w:szCs w:val="21"/>
                  </w:rPr>
                </w:rPrChange>
              </w:rPr>
              <w:t>（</w:t>
            </w:r>
            <w:r>
              <w:rPr>
                <w:rFonts w:ascii="Times New Roman" w:hAnsi="Times New Roman" w:cs="Times New Roman" w:eastAsia="SimSun"/>
                <w:b w:val="0"/>
                <w:bCs w:val="0"/>
                <w:sz w:val="21"/>
                <w:szCs w:val="21"/>
                <w:rPrChange w:id="4821" w:author="Codex" w:date="2026-10-05T16:32:41.313017+00:00">
                  <w:rPr>
                    <w:bCs w:val="0"/>
                    <w:sz w:val="21"/>
                    <w:szCs w:val="21"/>
                  </w:rPr>
                </w:rPrChange>
              </w:rPr>
              <w:t>0.779</w:t>
            </w:r>
            <w:r>
              <w:rPr>
                <w:rFonts w:ascii="Times New Roman" w:hAnsi="Times New Roman" w:cs="Times New Roman" w:eastAsia="SimSun"/>
                <w:b w:val="0"/>
                <w:bCs w:val="0"/>
                <w:sz w:val="21"/>
                <w:szCs w:val="21"/>
                <w:rPrChange w:id="4822" w:author="Codex" w:date="2026-10-05T16:32:41.313017+00:00">
                  <w:rPr>
                    <w:bCs w:val="0"/>
                    <w:sz w:val="21"/>
                    <w:szCs w:val="21"/>
                  </w:rPr>
                </w:rPrChange>
              </w:rPr>
              <w:t>，</w:t>
            </w:r>
            <w:r>
              <w:rPr>
                <w:rFonts w:ascii="Times New Roman" w:hAnsi="Times New Roman" w:cs="Times New Roman" w:eastAsia="SimSun"/>
                <w:b w:val="0"/>
                <w:bCs w:val="0"/>
                <w:sz w:val="21"/>
                <w:szCs w:val="21"/>
                <w:rPrChange w:id="4823" w:author="Codex" w:date="2026-10-05T16:32:41.313017+00:00">
                  <w:rPr>
                    <w:bCs w:val="0"/>
                    <w:sz w:val="21"/>
                    <w:szCs w:val="21"/>
                  </w:rPr>
                </w:rPrChange>
              </w:rPr>
              <w:t>1.180</w:t>
            </w:r>
            <w:r>
              <w:rPr>
                <w:rFonts w:ascii="Times New Roman" w:hAnsi="Times New Roman" w:cs="Times New Roman" w:eastAsia="SimSun"/>
                <w:b w:val="0"/>
                <w:bCs w:val="0"/>
                <w:sz w:val="21"/>
                <w:szCs w:val="21"/>
                <w:rPrChange w:id="482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825" w:author="Codex" w:date="2026-10-05T16:32:41.313017+00:00">
              <w:tcPr>
                <w:tcW w:w="0" w:type="auto"/>
                <w:tcBorders>
                  <w:top w:val="nil"/>
                  <w:left w:val="nil"/>
                  <w:bottom w:val="nil"/>
                  <w:right w:val="nil"/>
                </w:tcBorders>
                <w:tcMar>
                  <w:left w:w="102" w:type="dxa"/>
                  <w:right w:w="102" w:type="dxa"/>
                </w:tcMar>
                <w:vAlign w:val="center"/>
              </w:tcPr>
            </w:tcPrChange>
          </w:tcPr>
          <w:p w14:paraId="78B85D3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54" w:author="Codex" w:date="2026-10-05T16:32:41.313017+00:00">
                  <w:rPr>
                    <w:bCs w:val="0"/>
                    <w:sz w:val="21"/>
                    <w:szCs w:val="21"/>
                  </w:rPr>
                </w:rPrChange>
              </w:rPr>
              <w:pPrChange w:id="482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27" w:author="Codex" w:date="2026-10-05T16:32:41.313017+00:00">
                  <w:rPr>
                    <w:bCs w:val="0"/>
                    <w:sz w:val="21"/>
                    <w:szCs w:val="21"/>
                  </w:rPr>
                </w:rPrChange>
              </w:rPr>
              <w:t>0.9968</w:t>
            </w:r>
            <w:r>
              <w:rPr>
                <w:rFonts w:ascii="Times New Roman" w:hAnsi="Times New Roman" w:cs="Times New Roman" w:eastAsia="SimSun"/>
                <w:b w:val="0"/>
                <w:bCs w:val="0"/>
                <w:sz w:val="21"/>
                <w:szCs w:val="21"/>
                <w:rPrChange w:id="4828" w:author="Codex" w:date="2026-10-05T16:32:41.313017+00:00">
                  <w:rPr>
                    <w:bCs w:val="0"/>
                    <w:sz w:val="21"/>
                    <w:szCs w:val="21"/>
                  </w:rPr>
                </w:rPrChange>
              </w:rPr>
              <w:t>（</w:t>
            </w:r>
            <w:r>
              <w:rPr>
                <w:rFonts w:ascii="Times New Roman" w:hAnsi="Times New Roman" w:cs="Times New Roman" w:eastAsia="SimSun"/>
                <w:b w:val="0"/>
                <w:bCs w:val="0"/>
                <w:sz w:val="21"/>
                <w:szCs w:val="21"/>
                <w:rPrChange w:id="4829" w:author="Codex" w:date="2026-10-05T16:32:41.313017+00:00">
                  <w:rPr>
                    <w:bCs w:val="0"/>
                    <w:sz w:val="21"/>
                    <w:szCs w:val="21"/>
                  </w:rPr>
                </w:rPrChange>
              </w:rPr>
              <w:t>0.9827</w:t>
            </w:r>
            <w:r>
              <w:rPr>
                <w:rFonts w:ascii="Times New Roman" w:hAnsi="Times New Roman" w:cs="Times New Roman" w:eastAsia="SimSun"/>
                <w:b w:val="0"/>
                <w:bCs w:val="0"/>
                <w:sz w:val="21"/>
                <w:szCs w:val="21"/>
                <w:rPrChange w:id="4830" w:author="Codex" w:date="2026-10-05T16:32:41.313017+00:00">
                  <w:rPr>
                    <w:bCs w:val="0"/>
                    <w:sz w:val="21"/>
                    <w:szCs w:val="21"/>
                  </w:rPr>
                </w:rPrChange>
              </w:rPr>
              <w:t>，</w:t>
            </w:r>
            <w:r>
              <w:rPr>
                <w:rFonts w:ascii="Times New Roman" w:hAnsi="Times New Roman" w:cs="Times New Roman" w:eastAsia="SimSun"/>
                <w:b w:val="0"/>
                <w:bCs w:val="0"/>
                <w:sz w:val="21"/>
                <w:szCs w:val="21"/>
                <w:rPrChange w:id="4831" w:author="Codex" w:date="2026-10-05T16:32:41.313017+00:00">
                  <w:rPr>
                    <w:bCs w:val="0"/>
                    <w:sz w:val="21"/>
                    <w:szCs w:val="21"/>
                  </w:rPr>
                </w:rPrChange>
              </w:rPr>
              <w:t>1.0200</w:t>
            </w:r>
            <w:r>
              <w:rPr>
                <w:rFonts w:ascii="Times New Roman" w:hAnsi="Times New Roman" w:cs="Times New Roman" w:eastAsia="SimSun"/>
                <w:b w:val="0"/>
                <w:bCs w:val="0"/>
                <w:sz w:val="21"/>
                <w:szCs w:val="21"/>
                <w:rPrChange w:id="4832" w:author="Codex" w:date="2026-10-05T16:32:41.313017+00:00">
                  <w:rPr>
                    <w:bCs w:val="0"/>
                    <w:sz w:val="21"/>
                    <w:szCs w:val="21"/>
                  </w:rPr>
                </w:rPrChange>
              </w:rPr>
              <w:t>）</w:t>
            </w:r>
          </w:p>
        </w:tc>
      </w:tr>
      <w:tr w:rsidR="007622EE" w14:paraId="68703912"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Change w:id="4833" w:author="Codex" w:date="2026-10-05T16:32:41.313017+00:00">
              <w:tcPr>
                <w:tcW w:w="0" w:type="auto"/>
                <w:tcBorders>
                  <w:top w:val="nil"/>
                  <w:left w:val="nil"/>
                  <w:bottom w:val="nil"/>
                  <w:right w:val="nil"/>
                </w:tcBorders>
                <w:tcMar>
                  <w:left w:w="102" w:type="dxa"/>
                  <w:right w:w="102" w:type="dxa"/>
                </w:tcMar>
                <w:vAlign w:val="center"/>
              </w:tcPr>
            </w:tcPrChange>
          </w:tcPr>
          <w:p w14:paraId="5911A7D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55" w:author="Codex" w:date="2026-10-05T16:32:41.313017+00:00">
                  <w:rPr>
                    <w:bCs w:val="0"/>
                    <w:sz w:val="21"/>
                    <w:szCs w:val="21"/>
                  </w:rPr>
                </w:rPrChange>
              </w:rPr>
              <w:pPrChange w:id="483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35" w:author="Codex" w:date="2026-10-05T16:32:41.313017+00:00">
                  <w:rPr>
                    <w:bCs w:val="0"/>
                    <w:sz w:val="21"/>
                    <w:szCs w:val="21"/>
                  </w:rPr>
                </w:rPrChange>
              </w:rPr>
              <w:t>RR-S</w:t>
            </w:r>
          </w:p>
        </w:tc>
        <w:tc>
          <w:tcPr>
            <w:tcW w:w="0" w:type="auto"/>
            <w:tcBorders>
              <w:top w:val="nil"/>
              <w:left w:val="nil"/>
              <w:bottom w:val="nil"/>
              <w:right w:val="nil"/>
              <w:insideH w:val="nil"/>
              <w:insideV w:val="nil"/>
            </w:tcBorders>
            <w:tcMar>
              <w:left w:w="102" w:type="dxa"/>
              <w:right w:w="102" w:type="dxa"/>
            </w:tcMar>
            <w:vAlign w:val="center"/>
            <w:tcPrChange w:id="4836" w:author="Codex" w:date="2026-10-05T16:32:41.313017+00:00">
              <w:tcPr>
                <w:tcW w:w="0" w:type="auto"/>
                <w:tcBorders>
                  <w:top w:val="nil"/>
                  <w:left w:val="nil"/>
                  <w:bottom w:val="nil"/>
                  <w:right w:val="nil"/>
                </w:tcBorders>
                <w:tcMar>
                  <w:left w:w="102" w:type="dxa"/>
                  <w:right w:w="102" w:type="dxa"/>
                </w:tcMar>
                <w:vAlign w:val="center"/>
              </w:tcPr>
            </w:tcPrChange>
          </w:tcPr>
          <w:p w14:paraId="15608F04"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56" w:author="Codex" w:date="2026-10-05T16:32:41.313017+00:00">
                  <w:rPr>
                    <w:bCs w:val="0"/>
                    <w:sz w:val="21"/>
                    <w:szCs w:val="21"/>
                  </w:rPr>
                </w:rPrChange>
              </w:rPr>
              <w:pPrChange w:id="483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38" w:author="Codex" w:date="2026-10-05T16:32:41.313017+00:00">
                  <w:rPr>
                    <w:bCs w:val="0"/>
                    <w:sz w:val="21"/>
                    <w:szCs w:val="21"/>
                  </w:rPr>
                </w:rPrChange>
              </w:rPr>
              <w:t>6331</w:t>
            </w:r>
          </w:p>
        </w:tc>
        <w:tc>
          <w:tcPr>
            <w:tcW w:w="0" w:type="auto"/>
            <w:tcBorders>
              <w:top w:val="nil"/>
              <w:left w:val="nil"/>
              <w:bottom w:val="nil"/>
              <w:right w:val="nil"/>
              <w:insideH w:val="nil"/>
              <w:insideV w:val="nil"/>
            </w:tcBorders>
            <w:tcMar>
              <w:left w:w="102" w:type="dxa"/>
              <w:right w:w="102" w:type="dxa"/>
            </w:tcMar>
            <w:vAlign w:val="center"/>
            <w:tcPrChange w:id="4839" w:author="Codex" w:date="2026-10-05T16:32:41.313017+00:00">
              <w:tcPr>
                <w:tcW w:w="0" w:type="auto"/>
                <w:tcBorders>
                  <w:top w:val="nil"/>
                  <w:left w:val="nil"/>
                  <w:bottom w:val="nil"/>
                  <w:right w:val="nil"/>
                </w:tcBorders>
                <w:tcMar>
                  <w:left w:w="102" w:type="dxa"/>
                  <w:right w:w="102" w:type="dxa"/>
                </w:tcMar>
                <w:vAlign w:val="center"/>
              </w:tcPr>
            </w:tcPrChange>
          </w:tcPr>
          <w:p w14:paraId="345B50DD"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57" w:author="Codex" w:date="2026-10-05T16:32:41.313017+00:00">
                  <w:rPr>
                    <w:bCs w:val="0"/>
                    <w:sz w:val="21"/>
                    <w:szCs w:val="21"/>
                  </w:rPr>
                </w:rPrChange>
              </w:rPr>
              <w:pPrChange w:id="484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41" w:author="Codex" w:date="2026-10-05T16:32:41.313017+00:00">
                  <w:rPr>
                    <w:bCs w:val="0"/>
                    <w:sz w:val="21"/>
                    <w:szCs w:val="21"/>
                  </w:rPr>
                </w:rPrChange>
              </w:rPr>
              <w:t>1.177</w:t>
            </w:r>
            <w:r>
              <w:rPr>
                <w:rFonts w:ascii="Times New Roman" w:hAnsi="Times New Roman" w:cs="Times New Roman" w:eastAsia="SimSun"/>
                <w:b w:val="0"/>
                <w:bCs w:val="0"/>
                <w:sz w:val="21"/>
                <w:szCs w:val="21"/>
                <w:rPrChange w:id="4842" w:author="Codex" w:date="2026-10-05T16:32:41.313017+00:00">
                  <w:rPr>
                    <w:bCs w:val="0"/>
                    <w:sz w:val="21"/>
                    <w:szCs w:val="21"/>
                  </w:rPr>
                </w:rPrChange>
              </w:rPr>
              <w:t>（</w:t>
            </w:r>
            <w:r>
              <w:rPr>
                <w:rFonts w:ascii="Times New Roman" w:hAnsi="Times New Roman" w:cs="Times New Roman" w:eastAsia="SimSun"/>
                <w:b w:val="0"/>
                <w:bCs w:val="0"/>
                <w:sz w:val="21"/>
                <w:szCs w:val="21"/>
                <w:rPrChange w:id="4843" w:author="Codex" w:date="2026-10-05T16:32:41.313017+00:00">
                  <w:rPr>
                    <w:bCs w:val="0"/>
                    <w:sz w:val="21"/>
                    <w:szCs w:val="21"/>
                  </w:rPr>
                </w:rPrChange>
              </w:rPr>
              <w:t>1.026</w:t>
            </w:r>
            <w:r>
              <w:rPr>
                <w:rFonts w:ascii="Times New Roman" w:hAnsi="Times New Roman" w:cs="Times New Roman" w:eastAsia="SimSun"/>
                <w:b w:val="0"/>
                <w:bCs w:val="0"/>
                <w:sz w:val="21"/>
                <w:szCs w:val="21"/>
                <w:rPrChange w:id="4844" w:author="Codex" w:date="2026-10-05T16:32:41.313017+00:00">
                  <w:rPr>
                    <w:bCs w:val="0"/>
                    <w:sz w:val="21"/>
                    <w:szCs w:val="21"/>
                  </w:rPr>
                </w:rPrChange>
              </w:rPr>
              <w:t>，</w:t>
            </w:r>
            <w:r>
              <w:rPr>
                <w:rFonts w:ascii="Times New Roman" w:hAnsi="Times New Roman" w:cs="Times New Roman" w:eastAsia="SimSun"/>
                <w:b w:val="0"/>
                <w:bCs w:val="0"/>
                <w:sz w:val="21"/>
                <w:szCs w:val="21"/>
                <w:rPrChange w:id="4845" w:author="Codex" w:date="2026-10-05T16:32:41.313017+00:00">
                  <w:rPr>
                    <w:bCs w:val="0"/>
                    <w:sz w:val="21"/>
                    <w:szCs w:val="21"/>
                  </w:rPr>
                </w:rPrChange>
              </w:rPr>
              <w:t>1.367</w:t>
            </w:r>
            <w:r>
              <w:rPr>
                <w:rFonts w:ascii="Times New Roman" w:hAnsi="Times New Roman" w:cs="Times New Roman" w:eastAsia="SimSun"/>
                <w:b w:val="0"/>
                <w:bCs w:val="0"/>
                <w:sz w:val="21"/>
                <w:szCs w:val="21"/>
                <w:rPrChange w:id="484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847" w:author="Codex" w:date="2026-10-05T16:32:41.313017+00:00">
              <w:tcPr>
                <w:tcW w:w="0" w:type="auto"/>
                <w:tcBorders>
                  <w:top w:val="nil"/>
                  <w:left w:val="nil"/>
                  <w:bottom w:val="nil"/>
                  <w:right w:val="nil"/>
                </w:tcBorders>
                <w:tcMar>
                  <w:left w:w="102" w:type="dxa"/>
                  <w:right w:w="102" w:type="dxa"/>
                </w:tcMar>
                <w:vAlign w:val="center"/>
              </w:tcPr>
            </w:tcPrChange>
          </w:tcPr>
          <w:p w14:paraId="2E3A01E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58" w:author="Codex" w:date="2026-10-05T16:32:41.313017+00:00">
                  <w:rPr>
                    <w:bCs w:val="0"/>
                    <w:sz w:val="21"/>
                    <w:szCs w:val="21"/>
                  </w:rPr>
                </w:rPrChange>
              </w:rPr>
              <w:pPrChange w:id="484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49" w:author="Codex" w:date="2026-10-05T16:32:41.313017+00:00">
                  <w:rPr>
                    <w:bCs w:val="0"/>
                    <w:sz w:val="21"/>
                    <w:szCs w:val="21"/>
                  </w:rPr>
                </w:rPrChange>
              </w:rPr>
              <w:t>1.179</w:t>
            </w:r>
            <w:r>
              <w:rPr>
                <w:rFonts w:ascii="Times New Roman" w:hAnsi="Times New Roman" w:cs="Times New Roman" w:eastAsia="SimSun"/>
                <w:b w:val="0"/>
                <w:bCs w:val="0"/>
                <w:sz w:val="21"/>
                <w:szCs w:val="21"/>
                <w:rPrChange w:id="4850" w:author="Codex" w:date="2026-10-05T16:32:41.313017+00:00">
                  <w:rPr>
                    <w:bCs w:val="0"/>
                    <w:sz w:val="21"/>
                    <w:szCs w:val="21"/>
                  </w:rPr>
                </w:rPrChange>
              </w:rPr>
              <w:t>（</w:t>
            </w:r>
            <w:r>
              <w:rPr>
                <w:rFonts w:ascii="Times New Roman" w:hAnsi="Times New Roman" w:cs="Times New Roman" w:eastAsia="SimSun"/>
                <w:b w:val="0"/>
                <w:bCs w:val="0"/>
                <w:sz w:val="21"/>
                <w:szCs w:val="21"/>
                <w:rPrChange w:id="4851" w:author="Codex" w:date="2026-10-05T16:32:41.313017+00:00">
                  <w:rPr>
                    <w:bCs w:val="0"/>
                    <w:sz w:val="21"/>
                    <w:szCs w:val="21"/>
                  </w:rPr>
                </w:rPrChange>
              </w:rPr>
              <w:t>1.027</w:t>
            </w:r>
            <w:r>
              <w:rPr>
                <w:rFonts w:ascii="Times New Roman" w:hAnsi="Times New Roman" w:cs="Times New Roman" w:eastAsia="SimSun"/>
                <w:b w:val="0"/>
                <w:bCs w:val="0"/>
                <w:sz w:val="21"/>
                <w:szCs w:val="21"/>
                <w:rPrChange w:id="4852" w:author="Codex" w:date="2026-10-05T16:32:41.313017+00:00">
                  <w:rPr>
                    <w:bCs w:val="0"/>
                    <w:sz w:val="21"/>
                    <w:szCs w:val="21"/>
                  </w:rPr>
                </w:rPrChange>
              </w:rPr>
              <w:t>，</w:t>
            </w:r>
            <w:r>
              <w:rPr>
                <w:rFonts w:ascii="Times New Roman" w:hAnsi="Times New Roman" w:cs="Times New Roman" w:eastAsia="SimSun"/>
                <w:b w:val="0"/>
                <w:bCs w:val="0"/>
                <w:sz w:val="21"/>
                <w:szCs w:val="21"/>
                <w:rPrChange w:id="4853" w:author="Codex" w:date="2026-10-05T16:32:41.313017+00:00">
                  <w:rPr>
                    <w:bCs w:val="0"/>
                    <w:sz w:val="21"/>
                    <w:szCs w:val="21"/>
                  </w:rPr>
                </w:rPrChange>
              </w:rPr>
              <w:t>1.371</w:t>
            </w:r>
            <w:r>
              <w:rPr>
                <w:rFonts w:ascii="Times New Roman" w:hAnsi="Times New Roman" w:cs="Times New Roman" w:eastAsia="SimSun"/>
                <w:b w:val="0"/>
                <w:bCs w:val="0"/>
                <w:sz w:val="21"/>
                <w:szCs w:val="21"/>
                <w:rPrChange w:id="485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855" w:author="Codex" w:date="2026-10-05T16:32:41.313017+00:00">
              <w:tcPr>
                <w:tcW w:w="0" w:type="auto"/>
                <w:tcBorders>
                  <w:top w:val="nil"/>
                  <w:left w:val="nil"/>
                  <w:bottom w:val="nil"/>
                  <w:right w:val="nil"/>
                </w:tcBorders>
                <w:tcMar>
                  <w:left w:w="102" w:type="dxa"/>
                  <w:right w:w="102" w:type="dxa"/>
                </w:tcMar>
                <w:vAlign w:val="center"/>
              </w:tcPr>
            </w:tcPrChange>
          </w:tcPr>
          <w:p w14:paraId="0267F009"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59" w:author="Codex" w:date="2026-10-05T16:32:41.313017+00:00">
                  <w:rPr>
                    <w:bCs w:val="0"/>
                    <w:sz w:val="21"/>
                    <w:szCs w:val="21"/>
                  </w:rPr>
                </w:rPrChange>
              </w:rPr>
              <w:pPrChange w:id="485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57" w:author="Codex" w:date="2026-10-05T16:32:41.313017+00:00">
                  <w:rPr>
                    <w:bCs w:val="0"/>
                    <w:sz w:val="21"/>
                    <w:szCs w:val="21"/>
                  </w:rPr>
                </w:rPrChange>
              </w:rPr>
              <w:t>0.9986</w:t>
            </w:r>
            <w:r>
              <w:rPr>
                <w:rFonts w:ascii="Times New Roman" w:hAnsi="Times New Roman" w:cs="Times New Roman" w:eastAsia="SimSun"/>
                <w:b w:val="0"/>
                <w:bCs w:val="0"/>
                <w:sz w:val="21"/>
                <w:szCs w:val="21"/>
                <w:rPrChange w:id="4858" w:author="Codex" w:date="2026-10-05T16:32:41.313017+00:00">
                  <w:rPr>
                    <w:bCs w:val="0"/>
                    <w:sz w:val="21"/>
                    <w:szCs w:val="21"/>
                  </w:rPr>
                </w:rPrChange>
              </w:rPr>
              <w:t>（</w:t>
            </w:r>
            <w:r>
              <w:rPr>
                <w:rFonts w:ascii="Times New Roman" w:hAnsi="Times New Roman" w:cs="Times New Roman" w:eastAsia="SimSun"/>
                <w:b w:val="0"/>
                <w:bCs w:val="0"/>
                <w:sz w:val="21"/>
                <w:szCs w:val="21"/>
                <w:rPrChange w:id="4859" w:author="Codex" w:date="2026-10-05T16:32:41.313017+00:00">
                  <w:rPr>
                    <w:bCs w:val="0"/>
                    <w:sz w:val="21"/>
                    <w:szCs w:val="21"/>
                  </w:rPr>
                </w:rPrChange>
              </w:rPr>
              <w:t>0.9931</w:t>
            </w:r>
            <w:r>
              <w:rPr>
                <w:rFonts w:ascii="Times New Roman" w:hAnsi="Times New Roman" w:cs="Times New Roman" w:eastAsia="SimSun"/>
                <w:b w:val="0"/>
                <w:bCs w:val="0"/>
                <w:sz w:val="21"/>
                <w:szCs w:val="21"/>
                <w:rPrChange w:id="4860" w:author="Codex" w:date="2026-10-05T16:32:41.313017+00:00">
                  <w:rPr>
                    <w:bCs w:val="0"/>
                    <w:sz w:val="21"/>
                    <w:szCs w:val="21"/>
                  </w:rPr>
                </w:rPrChange>
              </w:rPr>
              <w:t>，</w:t>
            </w:r>
            <w:r>
              <w:rPr>
                <w:rFonts w:ascii="Times New Roman" w:hAnsi="Times New Roman" w:cs="Times New Roman" w:eastAsia="SimSun"/>
                <w:b w:val="0"/>
                <w:bCs w:val="0"/>
                <w:sz w:val="21"/>
                <w:szCs w:val="21"/>
                <w:rPrChange w:id="4861" w:author="Codex" w:date="2026-10-05T16:32:41.313017+00:00">
                  <w:rPr>
                    <w:bCs w:val="0"/>
                    <w:sz w:val="21"/>
                    <w:szCs w:val="21"/>
                  </w:rPr>
                </w:rPrChange>
              </w:rPr>
              <w:t>1.0048</w:t>
            </w:r>
            <w:r>
              <w:rPr>
                <w:rFonts w:ascii="Times New Roman" w:hAnsi="Times New Roman" w:cs="Times New Roman" w:eastAsia="SimSun"/>
                <w:b w:val="0"/>
                <w:bCs w:val="0"/>
                <w:sz w:val="21"/>
                <w:szCs w:val="21"/>
                <w:rPrChange w:id="4862" w:author="Codex" w:date="2026-10-05T16:32:41.313017+00:00">
                  <w:rPr>
                    <w:bCs w:val="0"/>
                    <w:sz w:val="21"/>
                    <w:szCs w:val="21"/>
                  </w:rPr>
                </w:rPrChange>
              </w:rPr>
              <w:t>）</w:t>
            </w:r>
          </w:p>
        </w:tc>
      </w:tr>
      <w:tr w:rsidR="007622EE" w14:paraId="374B857C"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vAlign w:val="center"/>
            <w:tcPrChange w:id="4863"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344A636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60" w:author="Codex" w:date="2026-10-05T16:32:41.313017+00:00">
                  <w:rPr>
                    <w:bCs w:val="0"/>
                    <w:sz w:val="21"/>
                    <w:szCs w:val="21"/>
                  </w:rPr>
                </w:rPrChange>
              </w:rPr>
              <w:pPrChange w:id="486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65" w:author="Codex" w:date="2026-10-05T16:32:41.313017+00:00">
                  <w:rPr>
                    <w:bCs w:val="0"/>
                    <w:sz w:val="21"/>
                    <w:szCs w:val="21"/>
                  </w:rPr>
                </w:rPrChange>
              </w:rPr>
              <w:t>RR-P</w:t>
            </w:r>
          </w:p>
        </w:tc>
        <w:tc>
          <w:tcPr>
            <w:tcW w:w="0" w:type="auto"/>
            <w:tcBorders>
              <w:top w:val="nil"/>
              <w:left w:val="nil"/>
              <w:bottom w:val="single" w:sz="12" w:color="000000"/>
              <w:right w:val="nil"/>
              <w:insideH w:val="nil"/>
              <w:insideV w:val="nil"/>
            </w:tcBorders>
            <w:tcMar>
              <w:left w:w="102" w:type="dxa"/>
              <w:right w:w="102" w:type="dxa"/>
            </w:tcMar>
            <w:vAlign w:val="center"/>
            <w:tcPrChange w:id="4866"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24D41433"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61" w:author="Codex" w:date="2026-10-05T16:32:41.313017+00:00">
                  <w:rPr>
                    <w:bCs w:val="0"/>
                    <w:sz w:val="21"/>
                    <w:szCs w:val="21"/>
                  </w:rPr>
                </w:rPrChange>
              </w:rPr>
              <w:pPrChange w:id="486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68" w:author="Codex" w:date="2026-10-05T16:32:41.313017+00:00">
                  <w:rPr>
                    <w:bCs w:val="0"/>
                    <w:sz w:val="21"/>
                    <w:szCs w:val="21"/>
                  </w:rPr>
                </w:rPrChange>
              </w:rPr>
              <w:t>5757</w:t>
            </w:r>
          </w:p>
        </w:tc>
        <w:tc>
          <w:tcPr>
            <w:tcW w:w="0" w:type="auto"/>
            <w:tcBorders>
              <w:top w:val="nil"/>
              <w:left w:val="nil"/>
              <w:bottom w:val="single" w:sz="12" w:color="000000"/>
              <w:right w:val="nil"/>
              <w:insideH w:val="nil"/>
              <w:insideV w:val="nil"/>
            </w:tcBorders>
            <w:tcMar>
              <w:left w:w="102" w:type="dxa"/>
              <w:right w:w="102" w:type="dxa"/>
            </w:tcMar>
            <w:vAlign w:val="center"/>
            <w:tcPrChange w:id="4869"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7717C1B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62" w:author="Codex" w:date="2026-10-05T16:32:41.313017+00:00">
                  <w:rPr>
                    <w:bCs w:val="0"/>
                    <w:sz w:val="21"/>
                    <w:szCs w:val="21"/>
                  </w:rPr>
                </w:rPrChange>
              </w:rPr>
              <w:pPrChange w:id="487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71" w:author="Codex" w:date="2026-10-05T16:32:41.313017+00:00">
                  <w:rPr>
                    <w:bCs w:val="0"/>
                    <w:sz w:val="21"/>
                    <w:szCs w:val="21"/>
                  </w:rPr>
                </w:rPrChange>
              </w:rPr>
              <w:t>1.104</w:t>
            </w:r>
            <w:r>
              <w:rPr>
                <w:rFonts w:ascii="Times New Roman" w:hAnsi="Times New Roman" w:cs="Times New Roman" w:eastAsia="SimSun"/>
                <w:b w:val="0"/>
                <w:bCs w:val="0"/>
                <w:sz w:val="21"/>
                <w:szCs w:val="21"/>
                <w:rPrChange w:id="4872" w:author="Codex" w:date="2026-10-05T16:32:41.313017+00:00">
                  <w:rPr>
                    <w:bCs w:val="0"/>
                    <w:sz w:val="21"/>
                    <w:szCs w:val="21"/>
                  </w:rPr>
                </w:rPrChange>
              </w:rPr>
              <w:t>（</w:t>
            </w:r>
            <w:r>
              <w:rPr>
                <w:rFonts w:ascii="Times New Roman" w:hAnsi="Times New Roman" w:cs="Times New Roman" w:eastAsia="SimSun"/>
                <w:b w:val="0"/>
                <w:bCs w:val="0"/>
                <w:sz w:val="21"/>
                <w:szCs w:val="21"/>
                <w:rPrChange w:id="4873" w:author="Codex" w:date="2026-10-05T16:32:41.313017+00:00">
                  <w:rPr>
                    <w:bCs w:val="0"/>
                    <w:sz w:val="21"/>
                    <w:szCs w:val="21"/>
                  </w:rPr>
                </w:rPrChange>
              </w:rPr>
              <w:t>0.954</w:t>
            </w:r>
            <w:r>
              <w:rPr>
                <w:rFonts w:ascii="Times New Roman" w:hAnsi="Times New Roman" w:cs="Times New Roman" w:eastAsia="SimSun"/>
                <w:b w:val="0"/>
                <w:bCs w:val="0"/>
                <w:sz w:val="21"/>
                <w:szCs w:val="21"/>
                <w:rPrChange w:id="4874" w:author="Codex" w:date="2026-10-05T16:32:41.313017+00:00">
                  <w:rPr>
                    <w:bCs w:val="0"/>
                    <w:sz w:val="21"/>
                    <w:szCs w:val="21"/>
                  </w:rPr>
                </w:rPrChange>
              </w:rPr>
              <w:t>，</w:t>
            </w:r>
            <w:r>
              <w:rPr>
                <w:rFonts w:ascii="Times New Roman" w:hAnsi="Times New Roman" w:cs="Times New Roman" w:eastAsia="SimSun"/>
                <w:b w:val="0"/>
                <w:bCs w:val="0"/>
                <w:sz w:val="21"/>
                <w:szCs w:val="21"/>
                <w:rPrChange w:id="4875" w:author="Codex" w:date="2026-10-05T16:32:41.313017+00:00">
                  <w:rPr>
                    <w:bCs w:val="0"/>
                    <w:sz w:val="21"/>
                    <w:szCs w:val="21"/>
                  </w:rPr>
                </w:rPrChange>
              </w:rPr>
              <w:t>1.273</w:t>
            </w:r>
            <w:r>
              <w:rPr>
                <w:rFonts w:ascii="Times New Roman" w:hAnsi="Times New Roman" w:cs="Times New Roman" w:eastAsia="SimSun"/>
                <w:b w:val="0"/>
                <w:bCs w:val="0"/>
                <w:sz w:val="21"/>
                <w:szCs w:val="21"/>
                <w:rPrChange w:id="4876"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4877"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656E82F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63" w:author="Codex" w:date="2026-10-05T16:32:41.313017+00:00">
                  <w:rPr>
                    <w:bCs w:val="0"/>
                    <w:sz w:val="21"/>
                    <w:szCs w:val="21"/>
                  </w:rPr>
                </w:rPrChange>
              </w:rPr>
              <w:pPrChange w:id="487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79" w:author="Codex" w:date="2026-10-05T16:32:41.313017+00:00">
                  <w:rPr>
                    <w:bCs w:val="0"/>
                    <w:sz w:val="21"/>
                    <w:szCs w:val="21"/>
                  </w:rPr>
                </w:rPrChange>
              </w:rPr>
              <w:t>1.102</w:t>
            </w:r>
            <w:r>
              <w:rPr>
                <w:rFonts w:ascii="Times New Roman" w:hAnsi="Times New Roman" w:cs="Times New Roman" w:eastAsia="SimSun"/>
                <w:b w:val="0"/>
                <w:bCs w:val="0"/>
                <w:sz w:val="21"/>
                <w:szCs w:val="21"/>
                <w:rPrChange w:id="4880" w:author="Codex" w:date="2026-10-05T16:32:41.313017+00:00">
                  <w:rPr>
                    <w:bCs w:val="0"/>
                    <w:sz w:val="21"/>
                    <w:szCs w:val="21"/>
                  </w:rPr>
                </w:rPrChange>
              </w:rPr>
              <w:t>（</w:t>
            </w:r>
            <w:r>
              <w:rPr>
                <w:rFonts w:ascii="Times New Roman" w:hAnsi="Times New Roman" w:cs="Times New Roman" w:eastAsia="SimSun"/>
                <w:b w:val="0"/>
                <w:bCs w:val="0"/>
                <w:sz w:val="21"/>
                <w:szCs w:val="21"/>
                <w:rPrChange w:id="4881" w:author="Codex" w:date="2026-10-05T16:32:41.313017+00:00">
                  <w:rPr>
                    <w:bCs w:val="0"/>
                    <w:sz w:val="21"/>
                    <w:szCs w:val="21"/>
                  </w:rPr>
                </w:rPrChange>
              </w:rPr>
              <w:t>0.954</w:t>
            </w:r>
            <w:r>
              <w:rPr>
                <w:rFonts w:ascii="Times New Roman" w:hAnsi="Times New Roman" w:cs="Times New Roman" w:eastAsia="SimSun"/>
                <w:b w:val="0"/>
                <w:bCs w:val="0"/>
                <w:sz w:val="21"/>
                <w:szCs w:val="21"/>
                <w:rPrChange w:id="4882" w:author="Codex" w:date="2026-10-05T16:32:41.313017+00:00">
                  <w:rPr>
                    <w:bCs w:val="0"/>
                    <w:sz w:val="21"/>
                    <w:szCs w:val="21"/>
                  </w:rPr>
                </w:rPrChange>
              </w:rPr>
              <w:t>，</w:t>
            </w:r>
            <w:r>
              <w:rPr>
                <w:rFonts w:ascii="Times New Roman" w:hAnsi="Times New Roman" w:cs="Times New Roman" w:eastAsia="SimSun"/>
                <w:b w:val="0"/>
                <w:bCs w:val="0"/>
                <w:sz w:val="21"/>
                <w:szCs w:val="21"/>
                <w:rPrChange w:id="4883" w:author="Codex" w:date="2026-10-05T16:32:41.313017+00:00">
                  <w:rPr>
                    <w:bCs w:val="0"/>
                    <w:sz w:val="21"/>
                    <w:szCs w:val="21"/>
                  </w:rPr>
                </w:rPrChange>
              </w:rPr>
              <w:t>1.273</w:t>
            </w:r>
            <w:r>
              <w:rPr>
                <w:rFonts w:ascii="Times New Roman" w:hAnsi="Times New Roman" w:cs="Times New Roman" w:eastAsia="SimSun"/>
                <w:b w:val="0"/>
                <w:bCs w:val="0"/>
                <w:sz w:val="21"/>
                <w:szCs w:val="21"/>
                <w:rPrChange w:id="4884"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4885"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5BA3D5B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64" w:author="Codex" w:date="2026-10-05T16:32:41.313017+00:00">
                  <w:rPr>
                    <w:bCs w:val="0"/>
                    <w:sz w:val="21"/>
                    <w:szCs w:val="21"/>
                  </w:rPr>
                </w:rPrChange>
              </w:rPr>
              <w:pPrChange w:id="488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87" w:author="Codex" w:date="2026-10-05T16:32:41.313017+00:00">
                  <w:rPr>
                    <w:bCs w:val="0"/>
                    <w:sz w:val="21"/>
                    <w:szCs w:val="21"/>
                  </w:rPr>
                </w:rPrChange>
              </w:rPr>
              <w:t>1.0018</w:t>
            </w:r>
            <w:r>
              <w:rPr>
                <w:rFonts w:ascii="Times New Roman" w:hAnsi="Times New Roman" w:cs="Times New Roman" w:eastAsia="SimSun"/>
                <w:b w:val="0"/>
                <w:bCs w:val="0"/>
                <w:sz w:val="21"/>
                <w:szCs w:val="21"/>
                <w:rPrChange w:id="4888" w:author="Codex" w:date="2026-10-05T16:32:41.313017+00:00">
                  <w:rPr>
                    <w:bCs w:val="0"/>
                    <w:sz w:val="21"/>
                    <w:szCs w:val="21"/>
                  </w:rPr>
                </w:rPrChange>
              </w:rPr>
              <w:t>（</w:t>
            </w:r>
            <w:r>
              <w:rPr>
                <w:rFonts w:ascii="Times New Roman" w:hAnsi="Times New Roman" w:cs="Times New Roman" w:eastAsia="SimSun"/>
                <w:b w:val="0"/>
                <w:bCs w:val="0"/>
                <w:sz w:val="21"/>
                <w:szCs w:val="21"/>
                <w:rPrChange w:id="4889" w:author="Codex" w:date="2026-10-05T16:32:41.313017+00:00">
                  <w:rPr>
                    <w:bCs w:val="0"/>
                    <w:sz w:val="21"/>
                    <w:szCs w:val="21"/>
                  </w:rPr>
                </w:rPrChange>
              </w:rPr>
              <w:t>0.9927</w:t>
            </w:r>
            <w:r>
              <w:rPr>
                <w:rFonts w:ascii="Times New Roman" w:hAnsi="Times New Roman" w:cs="Times New Roman" w:eastAsia="SimSun"/>
                <w:b w:val="0"/>
                <w:bCs w:val="0"/>
                <w:sz w:val="21"/>
                <w:szCs w:val="21"/>
                <w:rPrChange w:id="4890" w:author="Codex" w:date="2026-10-05T16:32:41.313017+00:00">
                  <w:rPr>
                    <w:bCs w:val="0"/>
                    <w:sz w:val="21"/>
                    <w:szCs w:val="21"/>
                  </w:rPr>
                </w:rPrChange>
              </w:rPr>
              <w:t>，</w:t>
            </w:r>
            <w:r>
              <w:rPr>
                <w:rFonts w:ascii="Times New Roman" w:hAnsi="Times New Roman" w:cs="Times New Roman" w:eastAsia="SimSun"/>
                <w:b w:val="0"/>
                <w:bCs w:val="0"/>
                <w:sz w:val="21"/>
                <w:szCs w:val="21"/>
                <w:rPrChange w:id="4891" w:author="Codex" w:date="2026-10-05T16:32:41.313017+00:00">
                  <w:rPr>
                    <w:bCs w:val="0"/>
                    <w:sz w:val="21"/>
                    <w:szCs w:val="21"/>
                  </w:rPr>
                </w:rPrChange>
              </w:rPr>
              <w:t>1.0124</w:t>
            </w:r>
            <w:r>
              <w:rPr>
                <w:rFonts w:ascii="Times New Roman" w:hAnsi="Times New Roman" w:cs="Times New Roman" w:eastAsia="SimSun"/>
                <w:b w:val="0"/>
                <w:bCs w:val="0"/>
                <w:sz w:val="21"/>
                <w:szCs w:val="21"/>
                <w:rPrChange w:id="4892" w:author="Codex" w:date="2026-10-05T16:32:41.313017+00:00">
                  <w:rPr>
                    <w:bCs w:val="0"/>
                    <w:sz w:val="21"/>
                    <w:szCs w:val="21"/>
                  </w:rPr>
                </w:rPrChange>
              </w:rPr>
              <w:t>）</w:t>
            </w:r>
          </w:p>
        </w:tc>
      </w:tr>
    </w:tbl>
    <w:p w14:paraId="674CA702" w14:textId="7FF68F99"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9565" w:author="Codex" w:date="2026-10-05T16:32:41.313017+00:00">
            <w:rPr>
              <w:rFonts w:eastAsia="SimSun" w:cs="Times New Roman"/>
              <w:szCs w:val="21"/>
            </w:rPr>
          </w:rPrChange>
        </w:rPr>
        <w:pPrChange w:id="4893"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4894" w:author="Codex" w:date="2026-10-05T16:32:41.313017+00:00">
            <w:rPr>
              <w:rFonts w:eastAsia="SimSun" w:cs="Times New Roman"/>
              <w:szCs w:val="21"/>
            </w:rPr>
          </w:rPrChange>
        </w:rPr>
        <w:t>注：数值为边际</w:t>
      </w:r>
      <w:r>
        <w:rPr>
          <w:rFonts w:ascii="Times New Roman" w:hAnsi="Times New Roman" w:cs="Times New Roman" w:eastAsia="SimSun"/>
          <w:sz w:val="21"/>
          <w:szCs w:val="21"/>
          <w:rPrChange w:id="4895" w:author="Codex" w:date="2026-10-05T16:32:41.313017+00:00">
            <w:rPr>
              <w:rFonts w:eastAsia="SimSun" w:cs="Times New Roman"/>
              <w:szCs w:val="21"/>
            </w:rPr>
          </w:rPrChange>
        </w:rPr>
        <w:t>OR</w:t>
      </w:r>
      <w:r>
        <w:rPr>
          <w:rFonts w:ascii="Times New Roman" w:hAnsi="Times New Roman" w:cs="Times New Roman" w:eastAsia="SimSun"/>
          <w:sz w:val="21"/>
          <w:szCs w:val="21"/>
          <w:rPrChange w:id="4896" w:author="Codex" w:date="2026-10-05T16:32:41.313017+00:00">
            <w:rPr>
              <w:rFonts w:eastAsia="SimSun" w:cs="Times New Roman"/>
              <w:szCs w:val="21"/>
            </w:rPr>
          </w:rPrChange>
        </w:rPr>
        <w:t>及</w:t>
      </w:r>
      <w:r>
        <w:rPr>
          <w:rFonts w:ascii="Times New Roman" w:hAnsi="Times New Roman" w:cs="Times New Roman" w:eastAsia="SimSun"/>
          <w:sz w:val="21"/>
          <w:szCs w:val="21"/>
          <w:rPrChange w:id="4897" w:author="Codex" w:date="2026-10-05T16:32:41.313017+00:00">
            <w:rPr>
              <w:rFonts w:eastAsia="SimSun" w:cs="Times New Roman"/>
              <w:szCs w:val="21"/>
            </w:rPr>
          </w:rPrChange>
        </w:rPr>
        <w:t>95%</w:t>
      </w:r>
      <w:r>
        <w:rPr>
          <w:rFonts w:ascii="Times New Roman" w:hAnsi="Times New Roman" w:cs="Times New Roman" w:eastAsia="SimSun"/>
          <w:sz w:val="21"/>
          <w:szCs w:val="21"/>
          <w:rPrChange w:id="4898" w:author="Codex" w:date="2026-10-05T16:32:41.313017+00:00">
            <w:rPr>
              <w:rFonts w:eastAsia="SimSun" w:cs="Times New Roman"/>
              <w:szCs w:val="21"/>
            </w:rPr>
          </w:rPrChange>
        </w:rPr>
        <w:t>置信区间；总、直接和间接对比分别对应</w:t>
      </w:r>
      <w:r>
        <w:rPr>
          <w:rFonts w:ascii="Times New Roman" w:hAnsi="Times New Roman" w:cs="Times New Roman" w:eastAsia="SimSun"/>
          <w:sz w:val="21"/>
          <w:szCs w:val="21"/>
          <w:rPrChange w:id="4899" w:author="Codex" w:date="2026-10-05T16:32:41.313017+00:00">
            <w:rPr>
              <w:rFonts w:eastAsia="SimSun" w:cs="Times New Roman"/>
              <w:szCs w:val="21"/>
            </w:rPr>
          </w:rPrChange>
        </w:rPr>
        <w:t>Rte</w:t>
      </w:r>
      <w:r>
        <w:rPr>
          <w:rFonts w:ascii="Times New Roman" w:hAnsi="Times New Roman" w:cs="Times New Roman" w:eastAsia="SimSun"/>
          <w:sz w:val="21"/>
          <w:szCs w:val="21"/>
          <w:rPrChange w:id="4900" w:author="Codex" w:date="2026-10-05T16:32:41.313017+00:00">
            <w:rPr>
              <w:rFonts w:eastAsia="SimSun" w:cs="Times New Roman"/>
              <w:szCs w:val="21"/>
            </w:rPr>
          </w:rPrChange>
        </w:rPr>
        <w:t>、</w:t>
      </w:r>
      <w:r>
        <w:rPr>
          <w:rFonts w:ascii="Times New Roman" w:hAnsi="Times New Roman" w:cs="Times New Roman" w:eastAsia="SimSun"/>
          <w:sz w:val="21"/>
          <w:szCs w:val="21"/>
          <w:rPrChange w:id="4901" w:author="Codex" w:date="2026-10-05T16:32:41.313017+00:00">
            <w:rPr>
              <w:rFonts w:eastAsia="SimSun" w:cs="Times New Roman"/>
              <w:szCs w:val="21"/>
            </w:rPr>
          </w:rPrChange>
        </w:rPr>
        <w:t>rRpnde</w:t>
      </w:r>
      <w:r>
        <w:rPr>
          <w:rFonts w:ascii="Times New Roman" w:hAnsi="Times New Roman" w:cs="Times New Roman" w:eastAsia="SimSun"/>
          <w:sz w:val="21"/>
          <w:szCs w:val="21"/>
          <w:rPrChange w:id="4902" w:author="Codex" w:date="2026-10-05T16:32:41.313017+00:00">
            <w:rPr>
              <w:rFonts w:eastAsia="SimSun" w:cs="Times New Roman"/>
              <w:szCs w:val="21"/>
            </w:rPr>
          </w:rPrChange>
        </w:rPr>
        <w:t>、</w:t>
      </w:r>
      <w:r>
        <w:rPr>
          <w:rFonts w:ascii="Times New Roman" w:hAnsi="Times New Roman" w:cs="Times New Roman" w:eastAsia="SimSun"/>
          <w:sz w:val="21"/>
          <w:szCs w:val="21"/>
          <w:rPrChange w:id="4903" w:author="Codex" w:date="2026-10-05T16:32:41.313017+00:00">
            <w:rPr>
              <w:rFonts w:eastAsia="SimSun" w:cs="Times New Roman"/>
              <w:szCs w:val="21"/>
            </w:rPr>
          </w:rPrChange>
        </w:rPr>
        <w:t>rRtnie</w:t>
      </w:r>
      <w:r>
        <w:rPr>
          <w:rFonts w:ascii="Times New Roman" w:hAnsi="Times New Roman" w:cs="Times New Roman" w:eastAsia="SimSun"/>
          <w:sz w:val="21"/>
          <w:szCs w:val="21"/>
          <w:rPrChange w:id="4904" w:author="Codex" w:date="2026-10-05T16:32:41.313017+00:00">
            <w:rPr>
              <w:rFonts w:eastAsia="SimSun" w:cs="Times New Roman"/>
              <w:szCs w:val="21"/>
            </w:rPr>
          </w:rPrChange>
        </w:rPr>
        <w:t>。它们按当前随机中介分配定义计算，不等同于标准自然效应；区间采用逐记录</w:t>
      </w:r>
      <w:r>
        <w:rPr>
          <w:rFonts w:ascii="Times New Roman" w:hAnsi="Times New Roman" w:cs="Times New Roman" w:eastAsia="SimSun"/>
          <w:sz w:val="21"/>
          <w:szCs w:val="21"/>
          <w:rPrChange w:id="4905" w:author="Codex" w:date="2026-10-05T16:32:41.313017+00:00">
            <w:rPr>
              <w:rFonts w:eastAsia="SimSun" w:cs="Times New Roman"/>
              <w:szCs w:val="21"/>
            </w:rPr>
          </w:rPrChange>
        </w:rPr>
        <w:t>bootstrap</w:t>
      </w:r>
      <w:r>
        <w:rPr>
          <w:rFonts w:ascii="Times New Roman" w:hAnsi="Times New Roman" w:cs="Times New Roman" w:eastAsia="SimSun"/>
          <w:sz w:val="21"/>
          <w:szCs w:val="21"/>
          <w:rPrChange w:id="4906" w:author="Codex" w:date="2026-10-05T16:32:41.313017+00:00">
            <w:rPr>
              <w:rFonts w:eastAsia="SimSun" w:cs="Times New Roman"/>
              <w:szCs w:val="21"/>
            </w:rPr>
          </w:rPrChange>
        </w:rPr>
        <w:t>。</w:t>
      </w:r>
      <w:r>
        <w:rPr>
          <w:rFonts w:ascii="Times New Roman" w:hAnsi="Times New Roman" w:cs="Times New Roman" w:eastAsia="SimSun"/>
          <w:sz w:val="21"/>
          <w:szCs w:val="21"/>
          <w:rPrChange w:id="4907" w:author="Codex" w:date="2026-10-05T16:32:41.313017+00:00">
            <w:rPr>
              <w:rFonts w:eastAsia="SimSun" w:cs="Times New Roman"/>
              <w:szCs w:val="21"/>
            </w:rPr>
          </w:rPrChange>
        </w:rPr>
        <w:t>rRtnie</w:t>
      </w:r>
      <w:r>
        <w:rPr>
          <w:rFonts w:ascii="Times New Roman" w:hAnsi="Times New Roman" w:cs="Times New Roman" w:eastAsia="SimSun"/>
          <w:sz w:val="21"/>
          <w:szCs w:val="21"/>
          <w:rPrChange w:id="4908" w:author="Codex" w:date="2026-10-05T16:32:41.313017+00:00">
            <w:rPr>
              <w:rFonts w:eastAsia="SimSun" w:cs="Times New Roman"/>
              <w:szCs w:val="21"/>
            </w:rPr>
          </w:rPrChange>
        </w:rPr>
        <w:t>用四位小数展示，以避免近于</w:t>
      </w:r>
      <w:r>
        <w:rPr>
          <w:rFonts w:ascii="Times New Roman" w:hAnsi="Times New Roman" w:cs="Times New Roman" w:eastAsia="SimSun"/>
          <w:sz w:val="21"/>
          <w:szCs w:val="21"/>
          <w:rPrChange w:id="4909" w:author="Codex" w:date="2026-10-05T16:32:41.313017+00:00">
            <w:rPr>
              <w:rFonts w:eastAsia="SimSun" w:cs="Times New Roman"/>
              <w:szCs w:val="21"/>
            </w:rPr>
          </w:rPrChange>
        </w:rPr>
        <w:t>1</w:t>
      </w:r>
      <w:r>
        <w:rPr>
          <w:rFonts w:ascii="Times New Roman" w:hAnsi="Times New Roman" w:cs="Times New Roman" w:eastAsia="SimSun"/>
          <w:sz w:val="21"/>
          <w:szCs w:val="21"/>
          <w:rPrChange w:id="4910" w:author="Codex" w:date="2026-10-05T16:32:41.313017+00:00">
            <w:rPr>
              <w:rFonts w:eastAsia="SimSun" w:cs="Times New Roman"/>
              <w:szCs w:val="21"/>
            </w:rPr>
          </w:rPrChange>
        </w:rPr>
        <w:t>的数值被舍入成完全相同。</w:t>
      </w:r>
    </w:p>
    <w:p w14:paraId="02AFE414" w14:textId="7D596408" w:rsidR="00FB24F4" w:rsidRDefault="00FB24F4">
      <w:pPr>
        <w:pStyle w:val="afffa"/>
        <w:keepNext/>
        <w:snapToGrid w:val="0"/>
        <w:spacing w:before="156" w:after="100" w:line="360" w:lineRule="exact"/>
        <w:ind w:firstLine="420"/>
      </w:pPr>
      <w:r>
        <w:t xml:space="preserve">3.2 </w:t>
      </w:r>
      <w:r>
        <w:t>固定满意度状态的历史</w:t>
      </w:r>
      <w:r>
        <w:t>OR</w:t>
      </w:r>
      <w:r>
        <w:t>对比</w:t>
      </w:r>
    </w:p>
    <w:p w14:paraId="30CD7968" w14:textId="01EB1B28"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566" w:author="Codex" w:date="2026-10-05T16:32:41.313017+00:00">
            <w:rPr>
              <w:sz w:val="21"/>
              <w:szCs w:val="21"/>
            </w:rPr>
          </w:rPrChange>
        </w:rPr>
        <w:pPrChange w:id="4911" w:author="Codex" w:date="2026-10-05T16:32:41.313017+00:00">
          <w:pPr>
            <w:pStyle w:val="af5"/>
            <w:snapToGrid w:val="0"/>
            <w:ind w:firstLine="420"/>
            <w:jc w:val="both"/>
          </w:pPr>
        </w:pPrChange>
      </w:pPr>
      <w:r>
        <w:rPr>
          <w:rFonts w:ascii="Times New Roman" w:hAnsi="Times New Roman" w:cs="Times New Roman" w:eastAsia="SimSun"/>
          <w:sz w:val="21"/>
          <w:szCs w:val="21"/>
          <w:rPrChange w:id="4912" w:author="Codex" w:date="2026-10-05T16:32:41.313017+00:00">
            <w:rPr>
              <w:sz w:val="21"/>
              <w:szCs w:val="21"/>
            </w:rPr>
          </w:rPrChange>
        </w:rPr>
        <w:t>表</w:t>
      </w:r>
      <w:del w:id="1001401" w:author="Codex" w:date="2026-10-06T05:40:41Z">
        <w:r>
          <w:rPr>
            <w:rFonts w:ascii="Times New Roman" w:hAnsi="Times New Roman" w:cs="Times New Roman" w:eastAsia="SimSun"/>
            <w:sz w:val="21"/>
            <w:szCs w:val="21"/>
            <w:rPrChange w:id="4913" w:author="Codex" w:date="2026-10-05T16:32:41.313017+00:00">
              <w:rPr>
                <w:sz w:val="21"/>
                <w:szCs w:val="21"/>
              </w:rPr>
            </w:rPrChange>
          </w:rPr>
          <w:delText>3.3</w:delText>
        </w:r>
      </w:del>
      <w:ins w:id="1001402" w:author="Codex" w:date="2026-10-06T05:40:41Z">
        <w:r>
          <w:rPr>
            <w:rFonts w:ascii="Times New Roman" w:hAnsi="Times New Roman" w:cs="Times New Roman" w:eastAsia="SimSun"/>
            <w:sz w:val="21"/>
            <w:szCs w:val="21"/>
          </w:rPr>
          <w:t>8</w:t>
        </w:r>
      </w:ins>
      <w:r>
        <w:rPr>
          <w:rFonts w:ascii="Times New Roman" w:hAnsi="Times New Roman" w:cs="Times New Roman" w:eastAsia="SimSun"/>
          <w:sz w:val="21"/>
          <w:szCs w:val="21"/>
          <w:rPrChange w:id="4914" w:author="Codex" w:date="2026-10-05T16:32:41.313017+00:00">
            <w:rPr>
              <w:sz w:val="21"/>
              <w:szCs w:val="21"/>
            </w:rPr>
          </w:rPrChange>
        </w:rPr>
        <w:t>和图</w:t>
      </w:r>
      <w:del w:id="1001403" w:author="Codex" w:date="2026-10-06T05:40:41Z">
        <w:r>
          <w:rPr>
            <w:rFonts w:ascii="Times New Roman" w:hAnsi="Times New Roman" w:cs="Times New Roman" w:eastAsia="SimSun"/>
            <w:sz w:val="21"/>
            <w:szCs w:val="21"/>
            <w:rPrChange w:id="4915" w:author="Codex" w:date="2026-10-05T16:32:41.313017+00:00">
              <w:rPr>
                <w:sz w:val="21"/>
                <w:szCs w:val="21"/>
              </w:rPr>
            </w:rPrChange>
          </w:rPr>
          <w:delText>3.4</w:delText>
        </w:r>
      </w:del>
      <w:ins w:id="1001404" w:author="Codex" w:date="2026-10-06T05:40:41Z">
        <w:r>
          <w:rPr>
            <w:rFonts w:ascii="Times New Roman" w:hAnsi="Times New Roman" w:cs="Times New Roman" w:eastAsia="SimSun"/>
            <w:sz w:val="21"/>
            <w:szCs w:val="21"/>
          </w:rPr>
          <w:t>6</w:t>
        </w:r>
      </w:ins>
      <w:r>
        <w:rPr>
          <w:rFonts w:ascii="Times New Roman" w:hAnsi="Times New Roman" w:cs="Times New Roman" w:eastAsia="SimSun"/>
          <w:sz w:val="21"/>
          <w:szCs w:val="21"/>
          <w:rPrChange w:id="4916" w:author="Codex" w:date="2026-10-05T16:32:41.313017+00:00">
            <w:rPr>
              <w:sz w:val="21"/>
              <w:szCs w:val="21"/>
            </w:rPr>
          </w:rPrChange>
        </w:rPr>
        <w:t>保留同一链目标样本内固定</w:t>
      </w:r>
      <w:r>
        <w:rPr>
          <w:rFonts w:ascii="Times New Roman" w:hAnsi="Times New Roman" w:cs="Times New Roman" w:eastAsia="SimSun"/>
          <w:sz w:val="21"/>
          <w:szCs w:val="21"/>
          <w:rPrChange w:id="4917" w:author="Codex" w:date="2026-10-05T16:32:41.313017+00:00">
            <w:rPr>
              <w:sz w:val="21"/>
              <w:szCs w:val="21"/>
            </w:rPr>
          </w:rPrChange>
        </w:rPr>
        <w:t>M=0/1</w:t>
      </w:r>
      <w:r>
        <w:rPr>
          <w:rFonts w:ascii="Times New Roman" w:hAnsi="Times New Roman" w:cs="Times New Roman" w:eastAsia="SimSun"/>
          <w:sz w:val="21"/>
          <w:szCs w:val="21"/>
          <w:rPrChange w:id="4918" w:author="Codex" w:date="2026-10-05T16:32:41.313017+00:00">
            <w:rPr>
              <w:sz w:val="21"/>
              <w:szCs w:val="21"/>
            </w:rPr>
          </w:rPrChange>
        </w:rPr>
        <w:t>的历史</w:t>
      </w:r>
      <w:r>
        <w:rPr>
          <w:rFonts w:ascii="Times New Roman" w:hAnsi="Times New Roman" w:cs="Times New Roman" w:eastAsia="SimSun"/>
          <w:sz w:val="21"/>
          <w:szCs w:val="21"/>
          <w:rPrChange w:id="4919" w:author="Codex" w:date="2026-10-05T16:32:41.313017+00:00">
            <w:rPr>
              <w:sz w:val="21"/>
              <w:szCs w:val="21"/>
            </w:rPr>
          </w:rPrChange>
        </w:rPr>
        <w:t>CDE OR</w:t>
      </w:r>
      <w:r>
        <w:rPr>
          <w:rFonts w:ascii="Times New Roman" w:hAnsi="Times New Roman" w:cs="Times New Roman" w:eastAsia="SimSun"/>
          <w:sz w:val="21"/>
          <w:szCs w:val="21"/>
          <w:rPrChange w:id="4920" w:author="Codex" w:date="2026-10-05T16:32:41.313017+00:00">
            <w:rPr>
              <w:sz w:val="21"/>
              <w:szCs w:val="21"/>
            </w:rPr>
          </w:rPrChange>
        </w:rPr>
        <w:t>与配对差值。</w:t>
      </w:r>
      <w:r>
        <w:rPr>
          <w:rFonts w:ascii="Times New Roman" w:hAnsi="Times New Roman" w:cs="Times New Roman" w:eastAsia="SimSun"/>
          <w:sz w:val="21"/>
          <w:szCs w:val="21"/>
          <w:rPrChange w:id="4921" w:author="Codex" w:date="2026-10-05T16:32:41.313017+00:00">
            <w:rPr>
              <w:sz w:val="21"/>
              <w:szCs w:val="21"/>
            </w:rPr>
          </w:rPrChange>
        </w:rPr>
        <w:t>M=1</w:t>
      </w:r>
      <w:del w:id="1001486" w:author="Codex" w:date="2026-10-06T15:06:37Z">
        <w:r>
          <w:rPr>
            <w:rFonts w:ascii="Times New Roman" w:hAnsi="Times New Roman" w:cs="Times New Roman" w:eastAsia="SimSun"/>
            <w:sz w:val="21"/>
            <w:szCs w:val="21"/>
            <w:rPrChange w:id="4922" w:author="Codex" w:date="2026-10-05T16:32:41.313017+00:00">
              <w:rPr>
                <w:sz w:val="21"/>
                <w:szCs w:val="21"/>
              </w:rPr>
            </w:rPrChange>
          </w:rPr>
          <w:delText>在绝对链表示满意度提升，在相对链表示夫妻内部位置升级。相对链固定</w:delText>
        </w:r>
      </w:del>
      <w:ins w:id="1001487" w:author="Codex" w:date="2026-10-06T15:06:37Z">
        <w:r>
          <w:rPr>
            <w:rFonts w:ascii="Times New Roman" w:hAnsi="Times New Roman" w:cs="Times New Roman" w:eastAsia="SimSun"/>
            <w:sz w:val="21"/>
            <w:szCs w:val="21"/>
          </w:rPr>
          <w:t>在绝对链表示满意度提升，在相对链表示夫妻内部位置升级。历史相对链固定</w:t>
        </w:r>
      </w:ins>
      <w:r>
        <w:rPr>
          <w:rFonts w:ascii="Times New Roman" w:hAnsi="Times New Roman" w:cs="Times New Roman" w:eastAsia="SimSun"/>
          <w:sz w:val="21"/>
          <w:szCs w:val="21"/>
          <w:rPrChange w:id="4923" w:author="Codex" w:date="2026-10-05T16:32:41.313017+00:00">
            <w:rPr>
              <w:sz w:val="21"/>
              <w:szCs w:val="21"/>
            </w:rPr>
          </w:rPrChange>
        </w:rPr>
        <w:t>M</w:t>
      </w:r>
      <w:r>
        <w:rPr>
          <w:rFonts w:ascii="Times New Roman" w:hAnsi="Times New Roman" w:cs="Times New Roman" w:eastAsia="SimSun"/>
          <w:sz w:val="21"/>
          <w:szCs w:val="21"/>
          <w:rPrChange w:id="4924" w:author="Codex" w:date="2026-10-05T16:32:41.313017+00:00">
            <w:rPr>
              <w:sz w:val="21"/>
              <w:szCs w:val="21"/>
            </w:rPr>
          </w:rPrChange>
        </w:rPr>
        <w:t>存在确定性禁配，这些数值对比不再承担</w:t>
      </w:r>
      <w:r>
        <w:rPr>
          <w:rFonts w:ascii="Times New Roman" w:hAnsi="Times New Roman" w:cs="Times New Roman" w:eastAsia="SimSun"/>
          <w:sz w:val="21"/>
          <w:szCs w:val="21"/>
          <w:rPrChange w:id="4925" w:author="Codex" w:date="2026-10-05T16:32:41.313017+00:00">
            <w:rPr>
              <w:sz w:val="21"/>
              <w:szCs w:val="21"/>
            </w:rPr>
          </w:rPrChange>
        </w:rPr>
        <w:t>RQ2.4</w:t>
      </w:r>
      <w:del w:id="1001488" w:author="Codex" w:date="2026-10-06T15:06:37Z">
        <w:r>
          <w:rPr>
            <w:rFonts w:ascii="Times New Roman" w:hAnsi="Times New Roman" w:cs="Times New Roman" w:eastAsia="SimSun"/>
            <w:sz w:val="21"/>
            <w:szCs w:val="21"/>
            <w:rPrChange w:id="4926" w:author="Codex" w:date="2026-10-05T16:32:41.313017+00:00">
              <w:rPr>
                <w:sz w:val="21"/>
                <w:szCs w:val="21"/>
              </w:rPr>
            </w:rPrChange>
          </w:rPr>
          <w:delText>的因果调节判断；该问题目前主要由表</w:delText>
        </w:r>
      </w:del>
      <w:ins w:id="1001489" w:author="Codex" w:date="2026-10-06T15:06:37Z">
        <w:r>
          <w:rPr>
            <w:rFonts w:ascii="Times New Roman" w:hAnsi="Times New Roman" w:cs="Times New Roman" w:eastAsia="SimSun"/>
            <w:sz w:val="21"/>
            <w:szCs w:val="21"/>
          </w:rPr>
          <w:t>的因果调节判断；该问题由表</w:t>
        </w:r>
      </w:ins>
      <w:del w:id="1001405" w:author="Codex" w:date="2026-10-06T05:40:41Z">
        <w:r>
          <w:rPr>
            <w:rFonts w:ascii="Times New Roman" w:hAnsi="Times New Roman" w:cs="Times New Roman" w:eastAsia="SimSun"/>
            <w:sz w:val="21"/>
            <w:szCs w:val="21"/>
            <w:rPrChange w:id="4927" w:author="Codex" w:date="2026-10-05T16:32:41.313017+00:00">
              <w:rPr>
                <w:sz w:val="21"/>
                <w:szCs w:val="21"/>
              </w:rPr>
            </w:rPrChange>
          </w:rPr>
          <w:delText>2.3B</w:delText>
        </w:r>
      </w:del>
      <w:ins w:id="1001406" w:author="Codex" w:date="2026-10-06T05:40:41Z">
        <w:r>
          <w:rPr>
            <w:rFonts w:ascii="Times New Roman" w:hAnsi="Times New Roman" w:cs="Times New Roman" w:eastAsia="SimSun"/>
            <w:sz w:val="21"/>
            <w:szCs w:val="21"/>
          </w:rPr>
          <w:t>6</w:t>
        </w:r>
      </w:ins>
      <w:del w:id="1001490" w:author="Codex" w:date="2026-10-06T15:06:37Z">
        <w:r>
          <w:rPr>
            <w:rFonts w:ascii="Times New Roman" w:hAnsi="Times New Roman" w:cs="Times New Roman" w:eastAsia="SimSun"/>
            <w:sz w:val="21"/>
            <w:szCs w:val="21"/>
            <w:rPrChange w:id="4928" w:author="Codex" w:date="2026-10-05T16:32:41.313017+00:00">
              <w:rPr>
                <w:sz w:val="21"/>
                <w:szCs w:val="21"/>
              </w:rPr>
            </w:rPrChange>
          </w:rPr>
          <w:delText>的关联性情境对比提供线索。</w:delText>
        </w:r>
      </w:del>
      <w:ins w:id="1001491" w:author="Codex" w:date="2026-10-06T15:06:37Z">
        <w:r>
          <w:rPr>
            <w:rFonts w:ascii="Times New Roman" w:hAnsi="Times New Roman" w:cs="Times New Roman" w:eastAsia="SimSun"/>
            <w:sz w:val="21"/>
            <w:szCs w:val="21"/>
          </w:rPr>
          <w:t>的关联性情境对比及后文限定复核分别提供线索。</w:t>
        </w:r>
      </w:ins>
    </w:p>
    <w:p w14:paraId="55B74FB7" w14:textId="7FF68FBF"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9567" w:author="Codex" w:date="2026-10-05T16:32:41.313017+00:00">
            <w:rPr>
              <w:rFonts w:cs="Times New Roman"/>
              <w:szCs w:val="21"/>
            </w:rPr>
          </w:rPrChange>
        </w:rPr>
        <w:pPrChange w:id="4929" w:author="Codex" w:date="2026-10-05T16:32:41.313017+00:00">
          <w:pPr>
            <w:pStyle w:val="affa"/>
            <w:keepNext/>
            <w:keepLines/>
            <w:snapToGrid w:val="0"/>
            <w:spacing w:beforeLines="0" w:before="0" w:line="360" w:lineRule="exact"/>
            <w:ind w:firstLineChars="0" w:firstLine="0"/>
          </w:pPr>
        </w:pPrChange>
      </w:pPr>
      <w:r>
        <w:rPr>
          <w:rFonts w:ascii="Times New Roman" w:hAnsi="Times New Roman" w:cs="Times New Roman" w:eastAsia="KaiTi"/>
          <w:b w:val="0"/>
          <w:bCs w:val="0"/>
          <w:sz w:val="21"/>
          <w:szCs w:val="21"/>
          <w:rPrChange w:id="4930" w:author="Codex" w:date="2026-10-05T16:32:41.313017+00:00">
            <w:rPr>
              <w:rFonts w:cs="Times New Roman"/>
              <w:szCs w:val="21"/>
            </w:rPr>
          </w:rPrChange>
        </w:rPr>
        <w:t>表</w:t>
      </w:r>
      <w:del w:id="1001407" w:author="Codex" w:date="2026-10-06T05:40:41Z">
        <w:r>
          <w:rPr>
            <w:rFonts w:ascii="Times New Roman" w:hAnsi="Times New Roman" w:cs="Times New Roman" w:eastAsia="KaiTi"/>
            <w:b w:val="0"/>
            <w:bCs w:val="0"/>
            <w:sz w:val="21"/>
            <w:szCs w:val="21"/>
            <w:rPrChange w:id="4931" w:author="Codex" w:date="2026-10-05T16:32:41.313017+00:00">
              <w:rPr>
                <w:rFonts w:cs="Times New Roman"/>
                <w:szCs w:val="21"/>
              </w:rPr>
            </w:rPrChange>
          </w:rPr>
          <w:delText xml:space="preserve">3.3 </w:delText>
        </w:r>
      </w:del>
      <w:ins w:id="1001408" w:author="Codex" w:date="2026-10-06T05:40:41Z">
        <w:r>
          <w:rPr>
            <w:rFonts w:ascii="Times New Roman" w:hAnsi="Times New Roman" w:cs="Times New Roman" w:eastAsia="KaiTi"/>
            <w:b w:val="0"/>
            <w:bCs w:val="0"/>
            <w:sz w:val="21"/>
            <w:szCs w:val="21"/>
          </w:rPr>
          <w:t xml:space="preserve">8 </w:t>
        </w:r>
      </w:ins>
      <w:r>
        <w:rPr>
          <w:rFonts w:ascii="Times New Roman" w:hAnsi="Times New Roman" w:cs="Times New Roman" w:eastAsia="KaiTi"/>
          <w:b w:val="0"/>
          <w:bCs w:val="0"/>
          <w:sz w:val="21"/>
          <w:szCs w:val="21"/>
          <w:rPrChange w:id="4932" w:author="Codex" w:date="2026-10-05T16:32:41.313017+00:00">
            <w:rPr>
              <w:rFonts w:cs="Times New Roman"/>
              <w:szCs w:val="21"/>
            </w:rPr>
          </w:rPrChange>
        </w:rPr>
        <w:t>不同满意度状态下的受控直接效应及配对差值</w:t>
      </w:r>
    </w:p>
    <w:tbl>
      <w:tblPr>
        <w:tblStyle w:val="a3"/>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4933" w:author="Codex" w:date="2026-10-05T16:32:41.313017+00:00">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2252"/>
        <w:gridCol w:w="2252"/>
        <w:gridCol w:w="2462"/>
      </w:tblGrid>
      <w:tr w:rsidR="00011D10" w14:paraId="22D0A57B" w14:textId="77777777" w:rsidTr="00A40A8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color="000000"/>
              <w:left w:val="nil"/>
              <w:bottom w:val="single" w:sz="4" w:color="000000"/>
              <w:right w:val="nil"/>
              <w:insideH w:val="nil"/>
              <w:insideV w:val="nil"/>
            </w:tcBorders>
            <w:noWrap/>
            <w:tcMar>
              <w:left w:w="102" w:type="dxa"/>
              <w:right w:w="102" w:type="dxa"/>
            </w:tcMar>
            <w:tcPrChange w:id="4934"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747A148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568" w:author="Codex" w:date="2026-10-05T16:32:41.313017+00:00">
                  <w:rPr>
                    <w:rFonts w:cs="Times New Roman"/>
                    <w:szCs w:val="21"/>
                  </w:rPr>
                </w:rPrChange>
              </w:rPr>
              <w:pPrChange w:id="4935"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4936" w:author="Codex" w:date="2026-10-05T16:32:41.313017+00:00">
                  <w:rPr>
                    <w:rFonts w:cs="Times New Roman"/>
                    <w:szCs w:val="21"/>
                  </w:rPr>
                </w:rPrChange>
              </w:rPr>
              <w:t>链条</w:t>
            </w:r>
          </w:p>
        </w:tc>
        <w:tc>
          <w:tcPr>
            <w:tcW w:w="0" w:type="auto"/>
            <w:tcBorders>
              <w:top w:val="single" w:sz="12" w:color="000000"/>
              <w:left w:val="nil"/>
              <w:bottom w:val="single" w:sz="4" w:color="000000"/>
              <w:right w:val="nil"/>
              <w:insideH w:val="nil"/>
              <w:insideV w:val="nil"/>
            </w:tcBorders>
            <w:tcMar>
              <w:left w:w="102" w:type="dxa"/>
              <w:right w:w="102" w:type="dxa"/>
            </w:tcMar>
            <w:tcPrChange w:id="4937"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0A72018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569" w:author="Codex" w:date="2026-10-05T16:32:41.313017+00:00">
                  <w:rPr>
                    <w:rFonts w:cs="Times New Roman"/>
                    <w:szCs w:val="21"/>
                  </w:rPr>
                </w:rPrChange>
              </w:rPr>
              <w:pPrChange w:id="4938"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4939" w:author="Codex" w:date="2026-10-05T16:32:41.313017+00:00">
                  <w:rPr>
                    <w:rFonts w:cs="Times New Roman"/>
                    <w:szCs w:val="21"/>
                  </w:rPr>
                </w:rPrChange>
              </w:rPr>
              <w:t>固定</w:t>
            </w:r>
            <w:r>
              <w:rPr>
                <w:rFonts w:ascii="Times New Roman" w:hAnsi="Times New Roman" w:cs="Times New Roman" w:eastAsia="SimSun"/>
                <w:b w:val="0"/>
                <w:bCs w:val="0"/>
                <w:sz w:val="21"/>
                <w:szCs w:val="21"/>
                <w:rPrChange w:id="4940" w:author="Codex" w:date="2026-10-05T16:32:41.313017+00:00">
                  <w:rPr>
                    <w:rFonts w:cs="Times New Roman"/>
                    <w:szCs w:val="21"/>
                  </w:rPr>
                </w:rPrChange>
              </w:rPr>
              <w:t>M=0</w:t>
            </w:r>
            <w:r>
              <w:rPr>
                <w:rFonts w:ascii="Times New Roman" w:hAnsi="Times New Roman" w:cs="Times New Roman" w:eastAsia="SimSun"/>
                <w:b w:val="0"/>
                <w:bCs w:val="0"/>
                <w:sz w:val="21"/>
                <w:szCs w:val="21"/>
                <w:rPrChange w:id="4941" w:author="Codex" w:date="2026-10-05T16:32:41.313017+00:00">
                  <w:rPr>
                    <w:rFonts w:cs="Times New Roman"/>
                    <w:szCs w:val="21"/>
                  </w:rPr>
                </w:rPrChange>
              </w:rPr>
              <w:t>的</w:t>
            </w:r>
            <w:r>
              <w:rPr>
                <w:rFonts w:ascii="Times New Roman" w:hAnsi="Times New Roman" w:cs="Times New Roman" w:eastAsia="SimSun"/>
                <w:b w:val="0"/>
                <w:bCs w:val="0"/>
                <w:sz w:val="21"/>
                <w:szCs w:val="21"/>
                <w:rPrChange w:id="4942" w:author="Codex" w:date="2026-10-05T16:32:41.313017+00:00">
                  <w:rPr>
                    <w:rFonts w:cs="Times New Roman"/>
                    <w:szCs w:val="21"/>
                  </w:rPr>
                </w:rPrChange>
              </w:rPr>
              <w:t>CDE OR</w:t>
            </w:r>
          </w:p>
        </w:tc>
        <w:tc>
          <w:tcPr>
            <w:tcW w:w="0" w:type="auto"/>
            <w:tcBorders>
              <w:top w:val="single" w:sz="12" w:color="000000"/>
              <w:left w:val="nil"/>
              <w:bottom w:val="single" w:sz="4" w:color="000000"/>
              <w:right w:val="nil"/>
              <w:insideH w:val="nil"/>
              <w:insideV w:val="nil"/>
            </w:tcBorders>
            <w:tcMar>
              <w:left w:w="102" w:type="dxa"/>
              <w:right w:w="102" w:type="dxa"/>
            </w:tcMar>
            <w:tcPrChange w:id="4943"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52B0FEA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570" w:author="Codex" w:date="2026-10-05T16:32:41.313017+00:00">
                  <w:rPr>
                    <w:rFonts w:cs="Times New Roman"/>
                    <w:szCs w:val="21"/>
                  </w:rPr>
                </w:rPrChange>
              </w:rPr>
              <w:pPrChange w:id="4944"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4945" w:author="Codex" w:date="2026-10-05T16:32:41.313017+00:00">
                  <w:rPr>
                    <w:rFonts w:cs="Times New Roman"/>
                    <w:szCs w:val="21"/>
                  </w:rPr>
                </w:rPrChange>
              </w:rPr>
              <w:t>固定</w:t>
            </w:r>
            <w:r>
              <w:rPr>
                <w:rFonts w:ascii="Times New Roman" w:hAnsi="Times New Roman" w:cs="Times New Roman" w:eastAsia="SimSun"/>
                <w:b w:val="0"/>
                <w:bCs w:val="0"/>
                <w:sz w:val="21"/>
                <w:szCs w:val="21"/>
                <w:rPrChange w:id="4946" w:author="Codex" w:date="2026-10-05T16:32:41.313017+00:00">
                  <w:rPr>
                    <w:rFonts w:cs="Times New Roman"/>
                    <w:szCs w:val="21"/>
                  </w:rPr>
                </w:rPrChange>
              </w:rPr>
              <w:t>M=1</w:t>
            </w:r>
            <w:r>
              <w:rPr>
                <w:rFonts w:ascii="Times New Roman" w:hAnsi="Times New Roman" w:cs="Times New Roman" w:eastAsia="SimSun"/>
                <w:b w:val="0"/>
                <w:bCs w:val="0"/>
                <w:sz w:val="21"/>
                <w:szCs w:val="21"/>
                <w:rPrChange w:id="4947" w:author="Codex" w:date="2026-10-05T16:32:41.313017+00:00">
                  <w:rPr>
                    <w:rFonts w:cs="Times New Roman"/>
                    <w:szCs w:val="21"/>
                  </w:rPr>
                </w:rPrChange>
              </w:rPr>
              <w:t>的</w:t>
            </w:r>
            <w:r>
              <w:rPr>
                <w:rFonts w:ascii="Times New Roman" w:hAnsi="Times New Roman" w:cs="Times New Roman" w:eastAsia="SimSun"/>
                <w:b w:val="0"/>
                <w:bCs w:val="0"/>
                <w:sz w:val="21"/>
                <w:szCs w:val="21"/>
                <w:rPrChange w:id="4948" w:author="Codex" w:date="2026-10-05T16:32:41.313017+00:00">
                  <w:rPr>
                    <w:rFonts w:cs="Times New Roman"/>
                    <w:szCs w:val="21"/>
                  </w:rPr>
                </w:rPrChange>
              </w:rPr>
              <w:t>CDE OR</w:t>
            </w:r>
          </w:p>
        </w:tc>
        <w:tc>
          <w:tcPr>
            <w:tcW w:w="0" w:type="auto"/>
            <w:tcBorders>
              <w:top w:val="single" w:sz="12" w:color="000000"/>
              <w:left w:val="nil"/>
              <w:bottom w:val="single" w:sz="4" w:color="000000"/>
              <w:right w:val="nil"/>
              <w:insideH w:val="nil"/>
              <w:insideV w:val="nil"/>
            </w:tcBorders>
            <w:tcMar>
              <w:left w:w="102" w:type="dxa"/>
              <w:right w:w="102" w:type="dxa"/>
            </w:tcMar>
            <w:tcPrChange w:id="4949"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6B25C3A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571" w:author="Codex" w:date="2026-10-05T16:32:41.313017+00:00">
                  <w:rPr>
                    <w:rFonts w:cs="Times New Roman"/>
                    <w:szCs w:val="21"/>
                  </w:rPr>
                </w:rPrChange>
              </w:rPr>
              <w:pPrChange w:id="4950"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4951" w:author="Codex" w:date="2026-10-05T16:32:41.313017+00:00">
                  <w:rPr>
                    <w:rFonts w:cs="Times New Roman"/>
                    <w:szCs w:val="21"/>
                  </w:rPr>
                </w:rPrChange>
              </w:rPr>
              <w:t>配对</w:t>
            </w:r>
            <w:r>
              <w:rPr>
                <w:rFonts w:ascii="Times New Roman" w:hAnsi="Times New Roman" w:cs="Times New Roman" w:eastAsia="SimSun"/>
                <w:b w:val="0"/>
                <w:bCs w:val="0"/>
                <w:sz w:val="21"/>
                <w:szCs w:val="21"/>
                <w:rPrChange w:id="4952" w:author="Codex" w:date="2026-10-05T16:32:41.313017+00:00">
                  <w:rPr>
                    <w:rFonts w:cs="Times New Roman"/>
                    <w:szCs w:val="21"/>
                  </w:rPr>
                </w:rPrChange>
              </w:rPr>
              <w:t>OR</w:t>
            </w:r>
            <w:r>
              <w:rPr>
                <w:rFonts w:ascii="Times New Roman" w:hAnsi="Times New Roman" w:cs="Times New Roman" w:eastAsia="SimSun"/>
                <w:b w:val="0"/>
                <w:bCs w:val="0"/>
                <w:sz w:val="21"/>
                <w:szCs w:val="21"/>
                <w:rPrChange w:id="4953" w:author="Codex" w:date="2026-10-05T16:32:41.313017+00:00">
                  <w:rPr>
                    <w:rFonts w:cs="Times New Roman"/>
                    <w:szCs w:val="21"/>
                  </w:rPr>
                </w:rPrChange>
              </w:rPr>
              <w:t>之差</w:t>
            </w:r>
          </w:p>
        </w:tc>
      </w:tr>
      <w:tr w:rsidR="00011D10" w14:paraId="1A173695"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4954" w:author="Codex" w:date="2026-10-05T16:32:41.313017+00:00">
              <w:tcPr>
                <w:tcW w:w="0" w:type="auto"/>
                <w:tcBorders>
                  <w:top w:val="nil"/>
                  <w:left w:val="nil"/>
                  <w:bottom w:val="nil"/>
                  <w:right w:val="nil"/>
                </w:tcBorders>
                <w:noWrap/>
                <w:tcMar>
                  <w:left w:w="102" w:type="dxa"/>
                  <w:right w:w="102" w:type="dxa"/>
                </w:tcMar>
                <w:vAlign w:val="center"/>
              </w:tcPr>
            </w:tcPrChange>
          </w:tcPr>
          <w:p w14:paraId="39692D3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72" w:author="Codex" w:date="2026-10-05T16:32:41.313017+00:00">
                  <w:rPr>
                    <w:bCs w:val="0"/>
                    <w:sz w:val="21"/>
                    <w:szCs w:val="21"/>
                  </w:rPr>
                </w:rPrChange>
              </w:rPr>
              <w:pPrChange w:id="4955"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956" w:author="Codex" w:date="2026-10-05T16:32:41.313017+00:00">
                  <w:rPr>
                    <w:bCs w:val="0"/>
                    <w:sz w:val="21"/>
                    <w:szCs w:val="21"/>
                  </w:rPr>
                </w:rPrChange>
              </w:rPr>
              <w:t>AA-S</w:t>
            </w:r>
          </w:p>
        </w:tc>
        <w:tc>
          <w:tcPr>
            <w:tcW w:w="0" w:type="auto"/>
            <w:tcBorders>
              <w:top w:val="nil"/>
              <w:left w:val="nil"/>
              <w:bottom w:val="nil"/>
              <w:right w:val="nil"/>
              <w:insideH w:val="nil"/>
              <w:insideV w:val="nil"/>
            </w:tcBorders>
            <w:tcMar>
              <w:left w:w="102" w:type="dxa"/>
              <w:right w:w="102" w:type="dxa"/>
            </w:tcMar>
            <w:vAlign w:val="center"/>
            <w:tcPrChange w:id="4957" w:author="Codex" w:date="2026-10-05T16:32:41.313017+00:00">
              <w:tcPr>
                <w:tcW w:w="0" w:type="auto"/>
                <w:tcBorders>
                  <w:top w:val="nil"/>
                  <w:left w:val="nil"/>
                  <w:bottom w:val="nil"/>
                  <w:right w:val="nil"/>
                </w:tcBorders>
                <w:tcMar>
                  <w:left w:w="102" w:type="dxa"/>
                  <w:right w:w="102" w:type="dxa"/>
                </w:tcMar>
                <w:vAlign w:val="center"/>
              </w:tcPr>
            </w:tcPrChange>
          </w:tcPr>
          <w:p w14:paraId="12F9309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73" w:author="Codex" w:date="2026-10-05T16:32:41.313017+00:00">
                  <w:rPr>
                    <w:bCs w:val="0"/>
                    <w:sz w:val="21"/>
                    <w:szCs w:val="21"/>
                  </w:rPr>
                </w:rPrChange>
              </w:rPr>
              <w:pPrChange w:id="495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959" w:author="Codex" w:date="2026-10-05T16:32:41.313017+00:00">
                  <w:rPr>
                    <w:bCs w:val="0"/>
                    <w:sz w:val="21"/>
                    <w:szCs w:val="21"/>
                  </w:rPr>
                </w:rPrChange>
              </w:rPr>
              <w:t>1.269</w:t>
            </w:r>
            <w:r>
              <w:rPr>
                <w:rFonts w:ascii="Times New Roman" w:hAnsi="Times New Roman" w:cs="Times New Roman" w:eastAsia="SimSun"/>
                <w:b w:val="0"/>
                <w:bCs w:val="0"/>
                <w:sz w:val="21"/>
                <w:szCs w:val="21"/>
                <w:rPrChange w:id="4960" w:author="Codex" w:date="2026-10-05T16:32:41.313017+00:00">
                  <w:rPr>
                    <w:bCs w:val="0"/>
                    <w:sz w:val="21"/>
                    <w:szCs w:val="21"/>
                  </w:rPr>
                </w:rPrChange>
              </w:rPr>
              <w:t>（</w:t>
            </w:r>
            <w:r>
              <w:rPr>
                <w:rFonts w:ascii="Times New Roman" w:hAnsi="Times New Roman" w:cs="Times New Roman" w:eastAsia="SimSun"/>
                <w:b w:val="0"/>
                <w:bCs w:val="0"/>
                <w:sz w:val="21"/>
                <w:szCs w:val="21"/>
                <w:rPrChange w:id="4961" w:author="Codex" w:date="2026-10-05T16:32:41.313017+00:00">
                  <w:rPr>
                    <w:bCs w:val="0"/>
                    <w:sz w:val="21"/>
                    <w:szCs w:val="21"/>
                  </w:rPr>
                </w:rPrChange>
              </w:rPr>
              <w:t>1.038</w:t>
            </w:r>
            <w:r>
              <w:rPr>
                <w:rFonts w:ascii="Times New Roman" w:hAnsi="Times New Roman" w:cs="Times New Roman" w:eastAsia="SimSun"/>
                <w:b w:val="0"/>
                <w:bCs w:val="0"/>
                <w:sz w:val="21"/>
                <w:szCs w:val="21"/>
                <w:rPrChange w:id="4962" w:author="Codex" w:date="2026-10-05T16:32:41.313017+00:00">
                  <w:rPr>
                    <w:bCs w:val="0"/>
                    <w:sz w:val="21"/>
                    <w:szCs w:val="21"/>
                  </w:rPr>
                </w:rPrChange>
              </w:rPr>
              <w:t>，</w:t>
            </w:r>
            <w:r>
              <w:rPr>
                <w:rFonts w:ascii="Times New Roman" w:hAnsi="Times New Roman" w:cs="Times New Roman" w:eastAsia="SimSun"/>
                <w:b w:val="0"/>
                <w:bCs w:val="0"/>
                <w:sz w:val="21"/>
                <w:szCs w:val="21"/>
                <w:rPrChange w:id="4963" w:author="Codex" w:date="2026-10-05T16:32:41.313017+00:00">
                  <w:rPr>
                    <w:bCs w:val="0"/>
                    <w:sz w:val="21"/>
                    <w:szCs w:val="21"/>
                  </w:rPr>
                </w:rPrChange>
              </w:rPr>
              <w:t>1.503</w:t>
            </w:r>
            <w:r>
              <w:rPr>
                <w:rFonts w:ascii="Times New Roman" w:hAnsi="Times New Roman" w:cs="Times New Roman" w:eastAsia="SimSun"/>
                <w:b w:val="0"/>
                <w:bCs w:val="0"/>
                <w:sz w:val="21"/>
                <w:szCs w:val="21"/>
                <w:rPrChange w:id="496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965" w:author="Codex" w:date="2026-10-05T16:32:41.313017+00:00">
              <w:tcPr>
                <w:tcW w:w="0" w:type="auto"/>
                <w:tcBorders>
                  <w:top w:val="nil"/>
                  <w:left w:val="nil"/>
                  <w:bottom w:val="nil"/>
                  <w:right w:val="nil"/>
                </w:tcBorders>
                <w:tcMar>
                  <w:left w:w="102" w:type="dxa"/>
                  <w:right w:w="102" w:type="dxa"/>
                </w:tcMar>
                <w:vAlign w:val="center"/>
              </w:tcPr>
            </w:tcPrChange>
          </w:tcPr>
          <w:p w14:paraId="7CC8CF03"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74" w:author="Codex" w:date="2026-10-05T16:32:41.313017+00:00">
                  <w:rPr>
                    <w:bCs w:val="0"/>
                    <w:sz w:val="21"/>
                    <w:szCs w:val="21"/>
                  </w:rPr>
                </w:rPrChange>
              </w:rPr>
              <w:pPrChange w:id="496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967" w:author="Codex" w:date="2026-10-05T16:32:41.313017+00:00">
                  <w:rPr>
                    <w:bCs w:val="0"/>
                    <w:sz w:val="21"/>
                    <w:szCs w:val="21"/>
                  </w:rPr>
                </w:rPrChange>
              </w:rPr>
              <w:t>1.232</w:t>
            </w:r>
            <w:r>
              <w:rPr>
                <w:rFonts w:ascii="Times New Roman" w:hAnsi="Times New Roman" w:cs="Times New Roman" w:eastAsia="SimSun"/>
                <w:b w:val="0"/>
                <w:bCs w:val="0"/>
                <w:sz w:val="21"/>
                <w:szCs w:val="21"/>
                <w:rPrChange w:id="4968" w:author="Codex" w:date="2026-10-05T16:32:41.313017+00:00">
                  <w:rPr>
                    <w:bCs w:val="0"/>
                    <w:sz w:val="21"/>
                    <w:szCs w:val="21"/>
                  </w:rPr>
                </w:rPrChange>
              </w:rPr>
              <w:t>（</w:t>
            </w:r>
            <w:r>
              <w:rPr>
                <w:rFonts w:ascii="Times New Roman" w:hAnsi="Times New Roman" w:cs="Times New Roman" w:eastAsia="SimSun"/>
                <w:b w:val="0"/>
                <w:bCs w:val="0"/>
                <w:sz w:val="21"/>
                <w:szCs w:val="21"/>
                <w:rPrChange w:id="4969" w:author="Codex" w:date="2026-10-05T16:32:41.313017+00:00">
                  <w:rPr>
                    <w:bCs w:val="0"/>
                    <w:sz w:val="21"/>
                    <w:szCs w:val="21"/>
                  </w:rPr>
                </w:rPrChange>
              </w:rPr>
              <w:t>1.017</w:t>
            </w:r>
            <w:r>
              <w:rPr>
                <w:rFonts w:ascii="Times New Roman" w:hAnsi="Times New Roman" w:cs="Times New Roman" w:eastAsia="SimSun"/>
                <w:b w:val="0"/>
                <w:bCs w:val="0"/>
                <w:sz w:val="21"/>
                <w:szCs w:val="21"/>
                <w:rPrChange w:id="4970" w:author="Codex" w:date="2026-10-05T16:32:41.313017+00:00">
                  <w:rPr>
                    <w:bCs w:val="0"/>
                    <w:sz w:val="21"/>
                    <w:szCs w:val="21"/>
                  </w:rPr>
                </w:rPrChange>
              </w:rPr>
              <w:t>，</w:t>
            </w:r>
            <w:r>
              <w:rPr>
                <w:rFonts w:ascii="Times New Roman" w:hAnsi="Times New Roman" w:cs="Times New Roman" w:eastAsia="SimSun"/>
                <w:b w:val="0"/>
                <w:bCs w:val="0"/>
                <w:sz w:val="21"/>
                <w:szCs w:val="21"/>
                <w:rPrChange w:id="4971" w:author="Codex" w:date="2026-10-05T16:32:41.313017+00:00">
                  <w:rPr>
                    <w:bCs w:val="0"/>
                    <w:sz w:val="21"/>
                    <w:szCs w:val="21"/>
                  </w:rPr>
                </w:rPrChange>
              </w:rPr>
              <w:t>1.489</w:t>
            </w:r>
            <w:r>
              <w:rPr>
                <w:rFonts w:ascii="Times New Roman" w:hAnsi="Times New Roman" w:cs="Times New Roman" w:eastAsia="SimSun"/>
                <w:b w:val="0"/>
                <w:bCs w:val="0"/>
                <w:sz w:val="21"/>
                <w:szCs w:val="21"/>
                <w:rPrChange w:id="497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973" w:author="Codex" w:date="2026-10-05T16:32:41.313017+00:00">
              <w:tcPr>
                <w:tcW w:w="0" w:type="auto"/>
                <w:tcBorders>
                  <w:top w:val="nil"/>
                  <w:left w:val="nil"/>
                  <w:bottom w:val="nil"/>
                  <w:right w:val="nil"/>
                </w:tcBorders>
                <w:tcMar>
                  <w:left w:w="102" w:type="dxa"/>
                  <w:right w:w="102" w:type="dxa"/>
                </w:tcMar>
                <w:vAlign w:val="center"/>
              </w:tcPr>
            </w:tcPrChange>
          </w:tcPr>
          <w:p w14:paraId="3EBAA9F7"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75" w:author="Codex" w:date="2026-10-05T16:32:41.313017+00:00">
                  <w:rPr>
                    <w:bCs w:val="0"/>
                    <w:sz w:val="21"/>
                    <w:szCs w:val="21"/>
                  </w:rPr>
                </w:rPrChange>
              </w:rPr>
              <w:pPrChange w:id="497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975" w:author="Codex" w:date="2026-10-05T16:32:41.313017+00:00">
                  <w:rPr>
                    <w:bCs w:val="0"/>
                    <w:sz w:val="21"/>
                    <w:szCs w:val="21"/>
                  </w:rPr>
                </w:rPrChange>
              </w:rPr>
              <w:t>-0.037</w:t>
            </w:r>
            <w:r>
              <w:rPr>
                <w:rFonts w:ascii="Times New Roman" w:hAnsi="Times New Roman" w:cs="Times New Roman" w:eastAsia="SimSun"/>
                <w:b w:val="0"/>
                <w:bCs w:val="0"/>
                <w:sz w:val="21"/>
                <w:szCs w:val="21"/>
                <w:rPrChange w:id="4976" w:author="Codex" w:date="2026-10-05T16:32:41.313017+00:00">
                  <w:rPr>
                    <w:bCs w:val="0"/>
                    <w:sz w:val="21"/>
                    <w:szCs w:val="21"/>
                  </w:rPr>
                </w:rPrChange>
              </w:rPr>
              <w:t>（</w:t>
            </w:r>
            <w:r>
              <w:rPr>
                <w:rFonts w:ascii="Times New Roman" w:hAnsi="Times New Roman" w:cs="Times New Roman" w:eastAsia="SimSun"/>
                <w:b w:val="0"/>
                <w:bCs w:val="0"/>
                <w:sz w:val="21"/>
                <w:szCs w:val="21"/>
                <w:rPrChange w:id="4977" w:author="Codex" w:date="2026-10-05T16:32:41.313017+00:00">
                  <w:rPr>
                    <w:bCs w:val="0"/>
                    <w:sz w:val="21"/>
                    <w:szCs w:val="21"/>
                  </w:rPr>
                </w:rPrChange>
              </w:rPr>
              <w:t>-0.345</w:t>
            </w:r>
            <w:r>
              <w:rPr>
                <w:rFonts w:ascii="Times New Roman" w:hAnsi="Times New Roman" w:cs="Times New Roman" w:eastAsia="SimSun"/>
                <w:b w:val="0"/>
                <w:bCs w:val="0"/>
                <w:sz w:val="21"/>
                <w:szCs w:val="21"/>
                <w:rPrChange w:id="4978" w:author="Codex" w:date="2026-10-05T16:32:41.313017+00:00">
                  <w:rPr>
                    <w:bCs w:val="0"/>
                    <w:sz w:val="21"/>
                    <w:szCs w:val="21"/>
                  </w:rPr>
                </w:rPrChange>
              </w:rPr>
              <w:t>，</w:t>
            </w:r>
            <w:r>
              <w:rPr>
                <w:rFonts w:ascii="Times New Roman" w:hAnsi="Times New Roman" w:cs="Times New Roman" w:eastAsia="SimSun"/>
                <w:b w:val="0"/>
                <w:bCs w:val="0"/>
                <w:sz w:val="21"/>
                <w:szCs w:val="21"/>
                <w:rPrChange w:id="4979" w:author="Codex" w:date="2026-10-05T16:32:41.313017+00:00">
                  <w:rPr>
                    <w:bCs w:val="0"/>
                    <w:sz w:val="21"/>
                    <w:szCs w:val="21"/>
                  </w:rPr>
                </w:rPrChange>
              </w:rPr>
              <w:t>0.312</w:t>
            </w:r>
            <w:r>
              <w:rPr>
                <w:rFonts w:ascii="Times New Roman" w:hAnsi="Times New Roman" w:cs="Times New Roman" w:eastAsia="SimSun"/>
                <w:b w:val="0"/>
                <w:bCs w:val="0"/>
                <w:sz w:val="21"/>
                <w:szCs w:val="21"/>
                <w:rPrChange w:id="4980" w:author="Codex" w:date="2026-10-05T16:32:41.313017+00:00">
                  <w:rPr>
                    <w:bCs w:val="0"/>
                    <w:sz w:val="21"/>
                    <w:szCs w:val="21"/>
                  </w:rPr>
                </w:rPrChange>
              </w:rPr>
              <w:t>）</w:t>
            </w:r>
          </w:p>
        </w:tc>
      </w:tr>
      <w:tr w:rsidR="00011D10" w14:paraId="2B19FD24"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4981" w:author="Codex" w:date="2026-10-05T16:32:41.313017+00:00">
              <w:tcPr>
                <w:tcW w:w="0" w:type="auto"/>
                <w:tcBorders>
                  <w:top w:val="nil"/>
                  <w:left w:val="nil"/>
                  <w:bottom w:val="nil"/>
                  <w:right w:val="nil"/>
                </w:tcBorders>
                <w:noWrap/>
                <w:tcMar>
                  <w:left w:w="102" w:type="dxa"/>
                  <w:right w:w="102" w:type="dxa"/>
                </w:tcMar>
                <w:vAlign w:val="center"/>
              </w:tcPr>
            </w:tcPrChange>
          </w:tcPr>
          <w:p w14:paraId="0795C16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76" w:author="Codex" w:date="2026-10-05T16:32:41.313017+00:00">
                  <w:rPr>
                    <w:bCs w:val="0"/>
                    <w:sz w:val="21"/>
                    <w:szCs w:val="21"/>
                  </w:rPr>
                </w:rPrChange>
              </w:rPr>
              <w:pPrChange w:id="4982"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983" w:author="Codex" w:date="2026-10-05T16:32:41.313017+00:00">
                  <w:rPr>
                    <w:bCs w:val="0"/>
                    <w:sz w:val="21"/>
                    <w:szCs w:val="21"/>
                  </w:rPr>
                </w:rPrChange>
              </w:rPr>
              <w:t>AA-P</w:t>
            </w:r>
          </w:p>
        </w:tc>
        <w:tc>
          <w:tcPr>
            <w:tcW w:w="0" w:type="auto"/>
            <w:tcBorders>
              <w:top w:val="nil"/>
              <w:left w:val="nil"/>
              <w:bottom w:val="nil"/>
              <w:right w:val="nil"/>
              <w:insideH w:val="nil"/>
              <w:insideV w:val="nil"/>
            </w:tcBorders>
            <w:tcMar>
              <w:left w:w="102" w:type="dxa"/>
              <w:right w:w="102" w:type="dxa"/>
            </w:tcMar>
            <w:vAlign w:val="center"/>
            <w:tcPrChange w:id="4984" w:author="Codex" w:date="2026-10-05T16:32:41.313017+00:00">
              <w:tcPr>
                <w:tcW w:w="0" w:type="auto"/>
                <w:tcBorders>
                  <w:top w:val="nil"/>
                  <w:left w:val="nil"/>
                  <w:bottom w:val="nil"/>
                  <w:right w:val="nil"/>
                </w:tcBorders>
                <w:tcMar>
                  <w:left w:w="102" w:type="dxa"/>
                  <w:right w:w="102" w:type="dxa"/>
                </w:tcMar>
                <w:vAlign w:val="center"/>
              </w:tcPr>
            </w:tcPrChange>
          </w:tcPr>
          <w:p w14:paraId="17296D01"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77" w:author="Codex" w:date="2026-10-05T16:32:41.313017+00:00">
                  <w:rPr>
                    <w:bCs w:val="0"/>
                    <w:sz w:val="21"/>
                    <w:szCs w:val="21"/>
                  </w:rPr>
                </w:rPrChange>
              </w:rPr>
              <w:pPrChange w:id="4985"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986" w:author="Codex" w:date="2026-10-05T16:32:41.313017+00:00">
                  <w:rPr>
                    <w:bCs w:val="0"/>
                    <w:sz w:val="21"/>
                    <w:szCs w:val="21"/>
                  </w:rPr>
                </w:rPrChange>
              </w:rPr>
              <w:t>0.987</w:t>
            </w:r>
            <w:r>
              <w:rPr>
                <w:rFonts w:ascii="Times New Roman" w:hAnsi="Times New Roman" w:cs="Times New Roman" w:eastAsia="SimSun"/>
                <w:b w:val="0"/>
                <w:bCs w:val="0"/>
                <w:sz w:val="21"/>
                <w:szCs w:val="21"/>
                <w:rPrChange w:id="4987" w:author="Codex" w:date="2026-10-05T16:32:41.313017+00:00">
                  <w:rPr>
                    <w:bCs w:val="0"/>
                    <w:sz w:val="21"/>
                    <w:szCs w:val="21"/>
                  </w:rPr>
                </w:rPrChange>
              </w:rPr>
              <w:t>（</w:t>
            </w:r>
            <w:r>
              <w:rPr>
                <w:rFonts w:ascii="Times New Roman" w:hAnsi="Times New Roman" w:cs="Times New Roman" w:eastAsia="SimSun"/>
                <w:b w:val="0"/>
                <w:bCs w:val="0"/>
                <w:sz w:val="21"/>
                <w:szCs w:val="21"/>
                <w:rPrChange w:id="4988" w:author="Codex" w:date="2026-10-05T16:32:41.313017+00:00">
                  <w:rPr>
                    <w:bCs w:val="0"/>
                    <w:sz w:val="21"/>
                    <w:szCs w:val="21"/>
                  </w:rPr>
                </w:rPrChange>
              </w:rPr>
              <w:t>0.817</w:t>
            </w:r>
            <w:r>
              <w:rPr>
                <w:rFonts w:ascii="Times New Roman" w:hAnsi="Times New Roman" w:cs="Times New Roman" w:eastAsia="SimSun"/>
                <w:b w:val="0"/>
                <w:bCs w:val="0"/>
                <w:sz w:val="21"/>
                <w:szCs w:val="21"/>
                <w:rPrChange w:id="4989" w:author="Codex" w:date="2026-10-05T16:32:41.313017+00:00">
                  <w:rPr>
                    <w:bCs w:val="0"/>
                    <w:sz w:val="21"/>
                    <w:szCs w:val="21"/>
                  </w:rPr>
                </w:rPrChange>
              </w:rPr>
              <w:t>，</w:t>
            </w:r>
            <w:r>
              <w:rPr>
                <w:rFonts w:ascii="Times New Roman" w:hAnsi="Times New Roman" w:cs="Times New Roman" w:eastAsia="SimSun"/>
                <w:b w:val="0"/>
                <w:bCs w:val="0"/>
                <w:sz w:val="21"/>
                <w:szCs w:val="21"/>
                <w:rPrChange w:id="4990" w:author="Codex" w:date="2026-10-05T16:32:41.313017+00:00">
                  <w:rPr>
                    <w:bCs w:val="0"/>
                    <w:sz w:val="21"/>
                    <w:szCs w:val="21"/>
                  </w:rPr>
                </w:rPrChange>
              </w:rPr>
              <w:t>1.188</w:t>
            </w:r>
            <w:r>
              <w:rPr>
                <w:rFonts w:ascii="Times New Roman" w:hAnsi="Times New Roman" w:cs="Times New Roman" w:eastAsia="SimSun"/>
                <w:b w:val="0"/>
                <w:bCs w:val="0"/>
                <w:sz w:val="21"/>
                <w:szCs w:val="21"/>
                <w:rPrChange w:id="4991"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992" w:author="Codex" w:date="2026-10-05T16:32:41.313017+00:00">
              <w:tcPr>
                <w:tcW w:w="0" w:type="auto"/>
                <w:tcBorders>
                  <w:top w:val="nil"/>
                  <w:left w:val="nil"/>
                  <w:bottom w:val="nil"/>
                  <w:right w:val="nil"/>
                </w:tcBorders>
                <w:tcMar>
                  <w:left w:w="102" w:type="dxa"/>
                  <w:right w:w="102" w:type="dxa"/>
                </w:tcMar>
                <w:vAlign w:val="center"/>
              </w:tcPr>
            </w:tcPrChange>
          </w:tcPr>
          <w:p w14:paraId="2B477803"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78" w:author="Codex" w:date="2026-10-05T16:32:41.313017+00:00">
                  <w:rPr>
                    <w:bCs w:val="0"/>
                    <w:sz w:val="21"/>
                    <w:szCs w:val="21"/>
                  </w:rPr>
                </w:rPrChange>
              </w:rPr>
              <w:pPrChange w:id="4993"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994" w:author="Codex" w:date="2026-10-05T16:32:41.313017+00:00">
                  <w:rPr>
                    <w:bCs w:val="0"/>
                    <w:sz w:val="21"/>
                    <w:szCs w:val="21"/>
                  </w:rPr>
                </w:rPrChange>
              </w:rPr>
              <w:t>1.322</w:t>
            </w:r>
            <w:r>
              <w:rPr>
                <w:rFonts w:ascii="Times New Roman" w:hAnsi="Times New Roman" w:cs="Times New Roman" w:eastAsia="SimSun"/>
                <w:b w:val="0"/>
                <w:bCs w:val="0"/>
                <w:sz w:val="21"/>
                <w:szCs w:val="21"/>
                <w:rPrChange w:id="4995" w:author="Codex" w:date="2026-10-05T16:32:41.313017+00:00">
                  <w:rPr>
                    <w:bCs w:val="0"/>
                    <w:sz w:val="21"/>
                    <w:szCs w:val="21"/>
                  </w:rPr>
                </w:rPrChange>
              </w:rPr>
              <w:t>（</w:t>
            </w:r>
            <w:r>
              <w:rPr>
                <w:rFonts w:ascii="Times New Roman" w:hAnsi="Times New Roman" w:cs="Times New Roman" w:eastAsia="SimSun"/>
                <w:b w:val="0"/>
                <w:bCs w:val="0"/>
                <w:sz w:val="21"/>
                <w:szCs w:val="21"/>
                <w:rPrChange w:id="4996" w:author="Codex" w:date="2026-10-05T16:32:41.313017+00:00">
                  <w:rPr>
                    <w:bCs w:val="0"/>
                    <w:sz w:val="21"/>
                    <w:szCs w:val="21"/>
                  </w:rPr>
                </w:rPrChange>
              </w:rPr>
              <w:t>1.093</w:t>
            </w:r>
            <w:r>
              <w:rPr>
                <w:rFonts w:ascii="Times New Roman" w:hAnsi="Times New Roman" w:cs="Times New Roman" w:eastAsia="SimSun"/>
                <w:b w:val="0"/>
                <w:bCs w:val="0"/>
                <w:sz w:val="21"/>
                <w:szCs w:val="21"/>
                <w:rPrChange w:id="4997" w:author="Codex" w:date="2026-10-05T16:32:41.313017+00:00">
                  <w:rPr>
                    <w:bCs w:val="0"/>
                    <w:sz w:val="21"/>
                    <w:szCs w:val="21"/>
                  </w:rPr>
                </w:rPrChange>
              </w:rPr>
              <w:t>，</w:t>
            </w:r>
            <w:r>
              <w:rPr>
                <w:rFonts w:ascii="Times New Roman" w:hAnsi="Times New Roman" w:cs="Times New Roman" w:eastAsia="SimSun"/>
                <w:b w:val="0"/>
                <w:bCs w:val="0"/>
                <w:sz w:val="21"/>
                <w:szCs w:val="21"/>
                <w:rPrChange w:id="4998" w:author="Codex" w:date="2026-10-05T16:32:41.313017+00:00">
                  <w:rPr>
                    <w:bCs w:val="0"/>
                    <w:sz w:val="21"/>
                    <w:szCs w:val="21"/>
                  </w:rPr>
                </w:rPrChange>
              </w:rPr>
              <w:t>1.587</w:t>
            </w:r>
            <w:r>
              <w:rPr>
                <w:rFonts w:ascii="Times New Roman" w:hAnsi="Times New Roman" w:cs="Times New Roman" w:eastAsia="SimSun"/>
                <w:b w:val="0"/>
                <w:bCs w:val="0"/>
                <w:sz w:val="21"/>
                <w:szCs w:val="21"/>
                <w:rPrChange w:id="499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000" w:author="Codex" w:date="2026-10-05T16:32:41.313017+00:00">
              <w:tcPr>
                <w:tcW w:w="0" w:type="auto"/>
                <w:tcBorders>
                  <w:top w:val="nil"/>
                  <w:left w:val="nil"/>
                  <w:bottom w:val="nil"/>
                  <w:right w:val="nil"/>
                </w:tcBorders>
                <w:tcMar>
                  <w:left w:w="102" w:type="dxa"/>
                  <w:right w:w="102" w:type="dxa"/>
                </w:tcMar>
                <w:vAlign w:val="center"/>
              </w:tcPr>
            </w:tcPrChange>
          </w:tcPr>
          <w:p w14:paraId="6FD3CAD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79" w:author="Codex" w:date="2026-10-05T16:32:41.313017+00:00">
                  <w:rPr>
                    <w:bCs w:val="0"/>
                    <w:sz w:val="21"/>
                    <w:szCs w:val="21"/>
                  </w:rPr>
                </w:rPrChange>
              </w:rPr>
              <w:pPrChange w:id="5001"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02" w:author="Codex" w:date="2026-10-05T16:32:41.313017+00:00">
                  <w:rPr>
                    <w:bCs w:val="0"/>
                    <w:sz w:val="21"/>
                    <w:szCs w:val="21"/>
                  </w:rPr>
                </w:rPrChange>
              </w:rPr>
              <w:t>0.335</w:t>
            </w:r>
            <w:r>
              <w:rPr>
                <w:rFonts w:ascii="Times New Roman" w:hAnsi="Times New Roman" w:cs="Times New Roman" w:eastAsia="SimSun"/>
                <w:b w:val="0"/>
                <w:bCs w:val="0"/>
                <w:sz w:val="21"/>
                <w:szCs w:val="21"/>
                <w:rPrChange w:id="5003" w:author="Codex" w:date="2026-10-05T16:32:41.313017+00:00">
                  <w:rPr>
                    <w:bCs w:val="0"/>
                    <w:sz w:val="21"/>
                    <w:szCs w:val="21"/>
                  </w:rPr>
                </w:rPrChange>
              </w:rPr>
              <w:t>（</w:t>
            </w:r>
            <w:r>
              <w:rPr>
                <w:rFonts w:ascii="Times New Roman" w:hAnsi="Times New Roman" w:cs="Times New Roman" w:eastAsia="SimSun"/>
                <w:b w:val="0"/>
                <w:bCs w:val="0"/>
                <w:sz w:val="21"/>
                <w:szCs w:val="21"/>
                <w:rPrChange w:id="5004" w:author="Codex" w:date="2026-10-05T16:32:41.313017+00:00">
                  <w:rPr>
                    <w:bCs w:val="0"/>
                    <w:sz w:val="21"/>
                    <w:szCs w:val="21"/>
                  </w:rPr>
                </w:rPrChange>
              </w:rPr>
              <w:t>0.029</w:t>
            </w:r>
            <w:r>
              <w:rPr>
                <w:rFonts w:ascii="Times New Roman" w:hAnsi="Times New Roman" w:cs="Times New Roman" w:eastAsia="SimSun"/>
                <w:b w:val="0"/>
                <w:bCs w:val="0"/>
                <w:sz w:val="21"/>
                <w:szCs w:val="21"/>
                <w:rPrChange w:id="5005" w:author="Codex" w:date="2026-10-05T16:32:41.313017+00:00">
                  <w:rPr>
                    <w:bCs w:val="0"/>
                    <w:sz w:val="21"/>
                    <w:szCs w:val="21"/>
                  </w:rPr>
                </w:rPrChange>
              </w:rPr>
              <w:t>，</w:t>
            </w:r>
            <w:r>
              <w:rPr>
                <w:rFonts w:ascii="Times New Roman" w:hAnsi="Times New Roman" w:cs="Times New Roman" w:eastAsia="SimSun"/>
                <w:b w:val="0"/>
                <w:bCs w:val="0"/>
                <w:sz w:val="21"/>
                <w:szCs w:val="21"/>
                <w:rPrChange w:id="5006" w:author="Codex" w:date="2026-10-05T16:32:41.313017+00:00">
                  <w:rPr>
                    <w:bCs w:val="0"/>
                    <w:sz w:val="21"/>
                    <w:szCs w:val="21"/>
                  </w:rPr>
                </w:rPrChange>
              </w:rPr>
              <w:t>0.653</w:t>
            </w:r>
            <w:r>
              <w:rPr>
                <w:rFonts w:ascii="Times New Roman" w:hAnsi="Times New Roman" w:cs="Times New Roman" w:eastAsia="SimSun"/>
                <w:b w:val="0"/>
                <w:bCs w:val="0"/>
                <w:sz w:val="21"/>
                <w:szCs w:val="21"/>
                <w:rPrChange w:id="5007" w:author="Codex" w:date="2026-10-05T16:32:41.313017+00:00">
                  <w:rPr>
                    <w:bCs w:val="0"/>
                    <w:sz w:val="21"/>
                    <w:szCs w:val="21"/>
                  </w:rPr>
                </w:rPrChange>
              </w:rPr>
              <w:t>）</w:t>
            </w:r>
          </w:p>
        </w:tc>
      </w:tr>
      <w:tr w:rsidR="00011D10" w14:paraId="08F96D9C"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5008" w:author="Codex" w:date="2026-10-05T16:32:41.313017+00:00">
              <w:tcPr>
                <w:tcW w:w="0" w:type="auto"/>
                <w:tcBorders>
                  <w:top w:val="nil"/>
                  <w:left w:val="nil"/>
                  <w:bottom w:val="nil"/>
                  <w:right w:val="nil"/>
                </w:tcBorders>
                <w:noWrap/>
                <w:tcMar>
                  <w:left w:w="102" w:type="dxa"/>
                  <w:right w:w="102" w:type="dxa"/>
                </w:tcMar>
                <w:vAlign w:val="center"/>
              </w:tcPr>
            </w:tcPrChange>
          </w:tcPr>
          <w:p w14:paraId="1F110FC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80" w:author="Codex" w:date="2026-10-05T16:32:41.313017+00:00">
                  <w:rPr>
                    <w:bCs w:val="0"/>
                    <w:sz w:val="21"/>
                    <w:szCs w:val="21"/>
                  </w:rPr>
                </w:rPrChange>
              </w:rPr>
              <w:pPrChange w:id="5009"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10" w:author="Codex" w:date="2026-10-05T16:32:41.313017+00:00">
                  <w:rPr>
                    <w:bCs w:val="0"/>
                    <w:sz w:val="21"/>
                    <w:szCs w:val="21"/>
                  </w:rPr>
                </w:rPrChange>
              </w:rPr>
              <w:t>AR-S</w:t>
            </w:r>
          </w:p>
        </w:tc>
        <w:tc>
          <w:tcPr>
            <w:tcW w:w="0" w:type="auto"/>
            <w:tcBorders>
              <w:top w:val="nil"/>
              <w:left w:val="nil"/>
              <w:bottom w:val="nil"/>
              <w:right w:val="nil"/>
              <w:insideH w:val="nil"/>
              <w:insideV w:val="nil"/>
            </w:tcBorders>
            <w:tcMar>
              <w:left w:w="102" w:type="dxa"/>
              <w:right w:w="102" w:type="dxa"/>
            </w:tcMar>
            <w:vAlign w:val="center"/>
            <w:tcPrChange w:id="5011" w:author="Codex" w:date="2026-10-05T16:32:41.313017+00:00">
              <w:tcPr>
                <w:tcW w:w="0" w:type="auto"/>
                <w:tcBorders>
                  <w:top w:val="nil"/>
                  <w:left w:val="nil"/>
                  <w:bottom w:val="nil"/>
                  <w:right w:val="nil"/>
                </w:tcBorders>
                <w:tcMar>
                  <w:left w:w="102" w:type="dxa"/>
                  <w:right w:w="102" w:type="dxa"/>
                </w:tcMar>
                <w:vAlign w:val="center"/>
              </w:tcPr>
            </w:tcPrChange>
          </w:tcPr>
          <w:p w14:paraId="6C979DAF"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81" w:author="Codex" w:date="2026-10-05T16:32:41.313017+00:00">
                  <w:rPr>
                    <w:bCs w:val="0"/>
                    <w:sz w:val="21"/>
                    <w:szCs w:val="21"/>
                  </w:rPr>
                </w:rPrChange>
              </w:rPr>
              <w:pPrChange w:id="5012"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13" w:author="Codex" w:date="2026-10-05T16:32:41.313017+00:00">
                  <w:rPr>
                    <w:bCs w:val="0"/>
                    <w:sz w:val="21"/>
                    <w:szCs w:val="21"/>
                  </w:rPr>
                </w:rPrChange>
              </w:rPr>
              <w:t>1.226</w:t>
            </w:r>
            <w:r>
              <w:rPr>
                <w:rFonts w:ascii="Times New Roman" w:hAnsi="Times New Roman" w:cs="Times New Roman" w:eastAsia="SimSun"/>
                <w:b w:val="0"/>
                <w:bCs w:val="0"/>
                <w:sz w:val="21"/>
                <w:szCs w:val="21"/>
                <w:rPrChange w:id="5014" w:author="Codex" w:date="2026-10-05T16:32:41.313017+00:00">
                  <w:rPr>
                    <w:bCs w:val="0"/>
                    <w:sz w:val="21"/>
                    <w:szCs w:val="21"/>
                  </w:rPr>
                </w:rPrChange>
              </w:rPr>
              <w:t>（</w:t>
            </w:r>
            <w:r>
              <w:rPr>
                <w:rFonts w:ascii="Times New Roman" w:hAnsi="Times New Roman" w:cs="Times New Roman" w:eastAsia="SimSun"/>
                <w:b w:val="0"/>
                <w:bCs w:val="0"/>
                <w:sz w:val="21"/>
                <w:szCs w:val="21"/>
                <w:rPrChange w:id="5015" w:author="Codex" w:date="2026-10-05T16:32:41.313017+00:00">
                  <w:rPr>
                    <w:bCs w:val="0"/>
                    <w:sz w:val="21"/>
                    <w:szCs w:val="21"/>
                  </w:rPr>
                </w:rPrChange>
              </w:rPr>
              <w:t>1.123</w:t>
            </w:r>
            <w:r>
              <w:rPr>
                <w:rFonts w:ascii="Times New Roman" w:hAnsi="Times New Roman" w:cs="Times New Roman" w:eastAsia="SimSun"/>
                <w:b w:val="0"/>
                <w:bCs w:val="0"/>
                <w:sz w:val="21"/>
                <w:szCs w:val="21"/>
                <w:rPrChange w:id="5016" w:author="Codex" w:date="2026-10-05T16:32:41.313017+00:00">
                  <w:rPr>
                    <w:bCs w:val="0"/>
                    <w:sz w:val="21"/>
                    <w:szCs w:val="21"/>
                  </w:rPr>
                </w:rPrChange>
              </w:rPr>
              <w:t>，</w:t>
            </w:r>
            <w:r>
              <w:rPr>
                <w:rFonts w:ascii="Times New Roman" w:hAnsi="Times New Roman" w:cs="Times New Roman" w:eastAsia="SimSun"/>
                <w:b w:val="0"/>
                <w:bCs w:val="0"/>
                <w:sz w:val="21"/>
                <w:szCs w:val="21"/>
                <w:rPrChange w:id="5017" w:author="Codex" w:date="2026-10-05T16:32:41.313017+00:00">
                  <w:rPr>
                    <w:bCs w:val="0"/>
                    <w:sz w:val="21"/>
                    <w:szCs w:val="21"/>
                  </w:rPr>
                </w:rPrChange>
              </w:rPr>
              <w:t>1.346</w:t>
            </w:r>
            <w:r>
              <w:rPr>
                <w:rFonts w:ascii="Times New Roman" w:hAnsi="Times New Roman" w:cs="Times New Roman" w:eastAsia="SimSun"/>
                <w:b w:val="0"/>
                <w:bCs w:val="0"/>
                <w:sz w:val="21"/>
                <w:szCs w:val="21"/>
                <w:rPrChange w:id="501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019" w:author="Codex" w:date="2026-10-05T16:32:41.313017+00:00">
              <w:tcPr>
                <w:tcW w:w="0" w:type="auto"/>
                <w:tcBorders>
                  <w:top w:val="nil"/>
                  <w:left w:val="nil"/>
                  <w:bottom w:val="nil"/>
                  <w:right w:val="nil"/>
                </w:tcBorders>
                <w:tcMar>
                  <w:left w:w="102" w:type="dxa"/>
                  <w:right w:w="102" w:type="dxa"/>
                </w:tcMar>
                <w:vAlign w:val="center"/>
              </w:tcPr>
            </w:tcPrChange>
          </w:tcPr>
          <w:p w14:paraId="0F89329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82" w:author="Codex" w:date="2026-10-05T16:32:41.313017+00:00">
                  <w:rPr>
                    <w:bCs w:val="0"/>
                    <w:sz w:val="21"/>
                    <w:szCs w:val="21"/>
                  </w:rPr>
                </w:rPrChange>
              </w:rPr>
              <w:pPrChange w:id="502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21" w:author="Codex" w:date="2026-10-05T16:32:41.313017+00:00">
                  <w:rPr>
                    <w:bCs w:val="0"/>
                    <w:sz w:val="21"/>
                    <w:szCs w:val="21"/>
                  </w:rPr>
                </w:rPrChange>
              </w:rPr>
              <w:t>0.815</w:t>
            </w:r>
            <w:r>
              <w:rPr>
                <w:rFonts w:ascii="Times New Roman" w:hAnsi="Times New Roman" w:cs="Times New Roman" w:eastAsia="SimSun"/>
                <w:b w:val="0"/>
                <w:bCs w:val="0"/>
                <w:sz w:val="21"/>
                <w:szCs w:val="21"/>
                <w:rPrChange w:id="5022" w:author="Codex" w:date="2026-10-05T16:32:41.313017+00:00">
                  <w:rPr>
                    <w:bCs w:val="0"/>
                    <w:sz w:val="21"/>
                    <w:szCs w:val="21"/>
                  </w:rPr>
                </w:rPrChange>
              </w:rPr>
              <w:t>（</w:t>
            </w:r>
            <w:r>
              <w:rPr>
                <w:rFonts w:ascii="Times New Roman" w:hAnsi="Times New Roman" w:cs="Times New Roman" w:eastAsia="SimSun"/>
                <w:b w:val="0"/>
                <w:bCs w:val="0"/>
                <w:sz w:val="21"/>
                <w:szCs w:val="21"/>
                <w:rPrChange w:id="5023" w:author="Codex" w:date="2026-10-05T16:32:41.313017+00:00">
                  <w:rPr>
                    <w:bCs w:val="0"/>
                    <w:sz w:val="21"/>
                    <w:szCs w:val="21"/>
                  </w:rPr>
                </w:rPrChange>
              </w:rPr>
              <w:t>0.662</w:t>
            </w:r>
            <w:r>
              <w:rPr>
                <w:rFonts w:ascii="Times New Roman" w:hAnsi="Times New Roman" w:cs="Times New Roman" w:eastAsia="SimSun"/>
                <w:b w:val="0"/>
                <w:bCs w:val="0"/>
                <w:sz w:val="21"/>
                <w:szCs w:val="21"/>
                <w:rPrChange w:id="5024" w:author="Codex" w:date="2026-10-05T16:32:41.313017+00:00">
                  <w:rPr>
                    <w:bCs w:val="0"/>
                    <w:sz w:val="21"/>
                    <w:szCs w:val="21"/>
                  </w:rPr>
                </w:rPrChange>
              </w:rPr>
              <w:t>，</w:t>
            </w:r>
            <w:r>
              <w:rPr>
                <w:rFonts w:ascii="Times New Roman" w:hAnsi="Times New Roman" w:cs="Times New Roman" w:eastAsia="SimSun"/>
                <w:b w:val="0"/>
                <w:bCs w:val="0"/>
                <w:sz w:val="21"/>
                <w:szCs w:val="21"/>
                <w:rPrChange w:id="5025" w:author="Codex" w:date="2026-10-05T16:32:41.313017+00:00">
                  <w:rPr>
                    <w:bCs w:val="0"/>
                    <w:sz w:val="21"/>
                    <w:szCs w:val="21"/>
                  </w:rPr>
                </w:rPrChange>
              </w:rPr>
              <w:t>1.019</w:t>
            </w:r>
            <w:r>
              <w:rPr>
                <w:rFonts w:ascii="Times New Roman" w:hAnsi="Times New Roman" w:cs="Times New Roman" w:eastAsia="SimSun"/>
                <w:b w:val="0"/>
                <w:bCs w:val="0"/>
                <w:sz w:val="21"/>
                <w:szCs w:val="21"/>
                <w:rPrChange w:id="502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027" w:author="Codex" w:date="2026-10-05T16:32:41.313017+00:00">
              <w:tcPr>
                <w:tcW w:w="0" w:type="auto"/>
                <w:tcBorders>
                  <w:top w:val="nil"/>
                  <w:left w:val="nil"/>
                  <w:bottom w:val="nil"/>
                  <w:right w:val="nil"/>
                </w:tcBorders>
                <w:tcMar>
                  <w:left w:w="102" w:type="dxa"/>
                  <w:right w:w="102" w:type="dxa"/>
                </w:tcMar>
                <w:vAlign w:val="center"/>
              </w:tcPr>
            </w:tcPrChange>
          </w:tcPr>
          <w:p w14:paraId="1D66B9F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83" w:author="Codex" w:date="2026-10-05T16:32:41.313017+00:00">
                  <w:rPr>
                    <w:bCs w:val="0"/>
                    <w:sz w:val="21"/>
                    <w:szCs w:val="21"/>
                  </w:rPr>
                </w:rPrChange>
              </w:rPr>
              <w:pPrChange w:id="502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29" w:author="Codex" w:date="2026-10-05T16:32:41.313017+00:00">
                  <w:rPr>
                    <w:bCs w:val="0"/>
                    <w:sz w:val="21"/>
                    <w:szCs w:val="21"/>
                  </w:rPr>
                </w:rPrChange>
              </w:rPr>
              <w:t>-0.411</w:t>
            </w:r>
            <w:r>
              <w:rPr>
                <w:rFonts w:ascii="Times New Roman" w:hAnsi="Times New Roman" w:cs="Times New Roman" w:eastAsia="SimSun"/>
                <w:b w:val="0"/>
                <w:bCs w:val="0"/>
                <w:sz w:val="21"/>
                <w:szCs w:val="21"/>
                <w:rPrChange w:id="5030" w:author="Codex" w:date="2026-10-05T16:32:41.313017+00:00">
                  <w:rPr>
                    <w:bCs w:val="0"/>
                    <w:sz w:val="21"/>
                    <w:szCs w:val="21"/>
                  </w:rPr>
                </w:rPrChange>
              </w:rPr>
              <w:t>（</w:t>
            </w:r>
            <w:r>
              <w:rPr>
                <w:rFonts w:ascii="Times New Roman" w:hAnsi="Times New Roman" w:cs="Times New Roman" w:eastAsia="SimSun"/>
                <w:b w:val="0"/>
                <w:bCs w:val="0"/>
                <w:sz w:val="21"/>
                <w:szCs w:val="21"/>
                <w:rPrChange w:id="5031" w:author="Codex" w:date="2026-10-05T16:32:41.313017+00:00">
                  <w:rPr>
                    <w:bCs w:val="0"/>
                    <w:sz w:val="21"/>
                    <w:szCs w:val="21"/>
                  </w:rPr>
                </w:rPrChange>
              </w:rPr>
              <w:t>-0.614</w:t>
            </w:r>
            <w:r>
              <w:rPr>
                <w:rFonts w:ascii="Times New Roman" w:hAnsi="Times New Roman" w:cs="Times New Roman" w:eastAsia="SimSun"/>
                <w:b w:val="0"/>
                <w:bCs w:val="0"/>
                <w:sz w:val="21"/>
                <w:szCs w:val="21"/>
                <w:rPrChange w:id="5032" w:author="Codex" w:date="2026-10-05T16:32:41.313017+00:00">
                  <w:rPr>
                    <w:bCs w:val="0"/>
                    <w:sz w:val="21"/>
                    <w:szCs w:val="21"/>
                  </w:rPr>
                </w:rPrChange>
              </w:rPr>
              <w:t>，</w:t>
            </w:r>
            <w:r>
              <w:rPr>
                <w:rFonts w:ascii="Times New Roman" w:hAnsi="Times New Roman" w:cs="Times New Roman" w:eastAsia="SimSun"/>
                <w:b w:val="0"/>
                <w:bCs w:val="0"/>
                <w:sz w:val="21"/>
                <w:szCs w:val="21"/>
                <w:rPrChange w:id="5033" w:author="Codex" w:date="2026-10-05T16:32:41.313017+00:00">
                  <w:rPr>
                    <w:bCs w:val="0"/>
                    <w:sz w:val="21"/>
                    <w:szCs w:val="21"/>
                  </w:rPr>
                </w:rPrChange>
              </w:rPr>
              <w:t>-0.186</w:t>
            </w:r>
            <w:r>
              <w:rPr>
                <w:rFonts w:ascii="Times New Roman" w:hAnsi="Times New Roman" w:cs="Times New Roman" w:eastAsia="SimSun"/>
                <w:b w:val="0"/>
                <w:bCs w:val="0"/>
                <w:sz w:val="21"/>
                <w:szCs w:val="21"/>
                <w:rPrChange w:id="5034" w:author="Codex" w:date="2026-10-05T16:32:41.313017+00:00">
                  <w:rPr>
                    <w:bCs w:val="0"/>
                    <w:sz w:val="21"/>
                    <w:szCs w:val="21"/>
                  </w:rPr>
                </w:rPrChange>
              </w:rPr>
              <w:t>）</w:t>
            </w:r>
          </w:p>
        </w:tc>
      </w:tr>
      <w:tr w:rsidR="00011D10" w14:paraId="6428E97E"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5035" w:author="Codex" w:date="2026-10-05T16:32:41.313017+00:00">
              <w:tcPr>
                <w:tcW w:w="0" w:type="auto"/>
                <w:tcBorders>
                  <w:top w:val="nil"/>
                  <w:left w:val="nil"/>
                  <w:bottom w:val="nil"/>
                  <w:right w:val="nil"/>
                </w:tcBorders>
                <w:noWrap/>
                <w:tcMar>
                  <w:left w:w="102" w:type="dxa"/>
                  <w:right w:w="102" w:type="dxa"/>
                </w:tcMar>
                <w:vAlign w:val="center"/>
              </w:tcPr>
            </w:tcPrChange>
          </w:tcPr>
          <w:p w14:paraId="63EEBF94"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84" w:author="Codex" w:date="2026-10-05T16:32:41.313017+00:00">
                  <w:rPr>
                    <w:bCs w:val="0"/>
                    <w:sz w:val="21"/>
                    <w:szCs w:val="21"/>
                  </w:rPr>
                </w:rPrChange>
              </w:rPr>
              <w:pPrChange w:id="503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37" w:author="Codex" w:date="2026-10-05T16:32:41.313017+00:00">
                  <w:rPr>
                    <w:bCs w:val="0"/>
                    <w:sz w:val="21"/>
                    <w:szCs w:val="21"/>
                  </w:rPr>
                </w:rPrChange>
              </w:rPr>
              <w:t>AR-P</w:t>
            </w:r>
          </w:p>
        </w:tc>
        <w:tc>
          <w:tcPr>
            <w:tcW w:w="0" w:type="auto"/>
            <w:tcBorders>
              <w:top w:val="nil"/>
              <w:left w:val="nil"/>
              <w:bottom w:val="nil"/>
              <w:right w:val="nil"/>
              <w:insideH w:val="nil"/>
              <w:insideV w:val="nil"/>
            </w:tcBorders>
            <w:tcMar>
              <w:left w:w="102" w:type="dxa"/>
              <w:right w:w="102" w:type="dxa"/>
            </w:tcMar>
            <w:vAlign w:val="center"/>
            <w:tcPrChange w:id="5038" w:author="Codex" w:date="2026-10-05T16:32:41.313017+00:00">
              <w:tcPr>
                <w:tcW w:w="0" w:type="auto"/>
                <w:tcBorders>
                  <w:top w:val="nil"/>
                  <w:left w:val="nil"/>
                  <w:bottom w:val="nil"/>
                  <w:right w:val="nil"/>
                </w:tcBorders>
                <w:tcMar>
                  <w:left w:w="102" w:type="dxa"/>
                  <w:right w:w="102" w:type="dxa"/>
                </w:tcMar>
                <w:vAlign w:val="center"/>
              </w:tcPr>
            </w:tcPrChange>
          </w:tcPr>
          <w:p w14:paraId="59387CA9"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85" w:author="Codex" w:date="2026-10-05T16:32:41.313017+00:00">
                  <w:rPr>
                    <w:bCs w:val="0"/>
                    <w:sz w:val="21"/>
                    <w:szCs w:val="21"/>
                  </w:rPr>
                </w:rPrChange>
              </w:rPr>
              <w:pPrChange w:id="5039"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40" w:author="Codex" w:date="2026-10-05T16:32:41.313017+00:00">
                  <w:rPr>
                    <w:bCs w:val="0"/>
                    <w:sz w:val="21"/>
                    <w:szCs w:val="21"/>
                  </w:rPr>
                </w:rPrChange>
              </w:rPr>
              <w:t>1.092</w:t>
            </w:r>
            <w:r>
              <w:rPr>
                <w:rFonts w:ascii="Times New Roman" w:hAnsi="Times New Roman" w:cs="Times New Roman" w:eastAsia="SimSun"/>
                <w:b w:val="0"/>
                <w:bCs w:val="0"/>
                <w:sz w:val="21"/>
                <w:szCs w:val="21"/>
                <w:rPrChange w:id="5041" w:author="Codex" w:date="2026-10-05T16:32:41.313017+00:00">
                  <w:rPr>
                    <w:bCs w:val="0"/>
                    <w:sz w:val="21"/>
                    <w:szCs w:val="21"/>
                  </w:rPr>
                </w:rPrChange>
              </w:rPr>
              <w:t>（</w:t>
            </w:r>
            <w:r>
              <w:rPr>
                <w:rFonts w:ascii="Times New Roman" w:hAnsi="Times New Roman" w:cs="Times New Roman" w:eastAsia="SimSun"/>
                <w:b w:val="0"/>
                <w:bCs w:val="0"/>
                <w:sz w:val="21"/>
                <w:szCs w:val="21"/>
                <w:rPrChange w:id="5042" w:author="Codex" w:date="2026-10-05T16:32:41.313017+00:00">
                  <w:rPr>
                    <w:bCs w:val="0"/>
                    <w:sz w:val="21"/>
                    <w:szCs w:val="21"/>
                  </w:rPr>
                </w:rPrChange>
              </w:rPr>
              <w:t>0.998</w:t>
            </w:r>
            <w:r>
              <w:rPr>
                <w:rFonts w:ascii="Times New Roman" w:hAnsi="Times New Roman" w:cs="Times New Roman" w:eastAsia="SimSun"/>
                <w:b w:val="0"/>
                <w:bCs w:val="0"/>
                <w:sz w:val="21"/>
                <w:szCs w:val="21"/>
                <w:rPrChange w:id="5043" w:author="Codex" w:date="2026-10-05T16:32:41.313017+00:00">
                  <w:rPr>
                    <w:bCs w:val="0"/>
                    <w:sz w:val="21"/>
                    <w:szCs w:val="21"/>
                  </w:rPr>
                </w:rPrChange>
              </w:rPr>
              <w:t>，</w:t>
            </w:r>
            <w:r>
              <w:rPr>
                <w:rFonts w:ascii="Times New Roman" w:hAnsi="Times New Roman" w:cs="Times New Roman" w:eastAsia="SimSun"/>
                <w:b w:val="0"/>
                <w:bCs w:val="0"/>
                <w:sz w:val="21"/>
                <w:szCs w:val="21"/>
                <w:rPrChange w:id="5044" w:author="Codex" w:date="2026-10-05T16:32:41.313017+00:00">
                  <w:rPr>
                    <w:bCs w:val="0"/>
                    <w:sz w:val="21"/>
                    <w:szCs w:val="21"/>
                  </w:rPr>
                </w:rPrChange>
              </w:rPr>
              <w:t>1.205</w:t>
            </w:r>
            <w:r>
              <w:rPr>
                <w:rFonts w:ascii="Times New Roman" w:hAnsi="Times New Roman" w:cs="Times New Roman" w:eastAsia="SimSun"/>
                <w:b w:val="0"/>
                <w:bCs w:val="0"/>
                <w:sz w:val="21"/>
                <w:szCs w:val="21"/>
                <w:rPrChange w:id="5045"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046" w:author="Codex" w:date="2026-10-05T16:32:41.313017+00:00">
              <w:tcPr>
                <w:tcW w:w="0" w:type="auto"/>
                <w:tcBorders>
                  <w:top w:val="nil"/>
                  <w:left w:val="nil"/>
                  <w:bottom w:val="nil"/>
                  <w:right w:val="nil"/>
                </w:tcBorders>
                <w:tcMar>
                  <w:left w:w="102" w:type="dxa"/>
                  <w:right w:w="102" w:type="dxa"/>
                </w:tcMar>
                <w:vAlign w:val="center"/>
              </w:tcPr>
            </w:tcPrChange>
          </w:tcPr>
          <w:p w14:paraId="67134ED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86" w:author="Codex" w:date="2026-10-05T16:32:41.313017+00:00">
                  <w:rPr>
                    <w:bCs w:val="0"/>
                    <w:sz w:val="21"/>
                    <w:szCs w:val="21"/>
                  </w:rPr>
                </w:rPrChange>
              </w:rPr>
              <w:pPrChange w:id="504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48" w:author="Codex" w:date="2026-10-05T16:32:41.313017+00:00">
                  <w:rPr>
                    <w:bCs w:val="0"/>
                    <w:sz w:val="21"/>
                    <w:szCs w:val="21"/>
                  </w:rPr>
                </w:rPrChange>
              </w:rPr>
              <w:t>1.477</w:t>
            </w:r>
            <w:r>
              <w:rPr>
                <w:rFonts w:ascii="Times New Roman" w:hAnsi="Times New Roman" w:cs="Times New Roman" w:eastAsia="SimSun"/>
                <w:b w:val="0"/>
                <w:bCs w:val="0"/>
                <w:sz w:val="21"/>
                <w:szCs w:val="21"/>
                <w:rPrChange w:id="5049" w:author="Codex" w:date="2026-10-05T16:32:41.313017+00:00">
                  <w:rPr>
                    <w:bCs w:val="0"/>
                    <w:sz w:val="21"/>
                    <w:szCs w:val="21"/>
                  </w:rPr>
                </w:rPrChange>
              </w:rPr>
              <w:t>（</w:t>
            </w:r>
            <w:r>
              <w:rPr>
                <w:rFonts w:ascii="Times New Roman" w:hAnsi="Times New Roman" w:cs="Times New Roman" w:eastAsia="SimSun"/>
                <w:b w:val="0"/>
                <w:bCs w:val="0"/>
                <w:sz w:val="21"/>
                <w:szCs w:val="21"/>
                <w:rPrChange w:id="5050" w:author="Codex" w:date="2026-10-05T16:32:41.313017+00:00">
                  <w:rPr>
                    <w:bCs w:val="0"/>
                    <w:sz w:val="21"/>
                    <w:szCs w:val="21"/>
                  </w:rPr>
                </w:rPrChange>
              </w:rPr>
              <w:t>1.188</w:t>
            </w:r>
            <w:r>
              <w:rPr>
                <w:rFonts w:ascii="Times New Roman" w:hAnsi="Times New Roman" w:cs="Times New Roman" w:eastAsia="SimSun"/>
                <w:b w:val="0"/>
                <w:bCs w:val="0"/>
                <w:sz w:val="21"/>
                <w:szCs w:val="21"/>
                <w:rPrChange w:id="5051" w:author="Codex" w:date="2026-10-05T16:32:41.313017+00:00">
                  <w:rPr>
                    <w:bCs w:val="0"/>
                    <w:sz w:val="21"/>
                    <w:szCs w:val="21"/>
                  </w:rPr>
                </w:rPrChange>
              </w:rPr>
              <w:t>，</w:t>
            </w:r>
            <w:r>
              <w:rPr>
                <w:rFonts w:ascii="Times New Roman" w:hAnsi="Times New Roman" w:cs="Times New Roman" w:eastAsia="SimSun"/>
                <w:b w:val="0"/>
                <w:bCs w:val="0"/>
                <w:sz w:val="21"/>
                <w:szCs w:val="21"/>
                <w:rPrChange w:id="5052" w:author="Codex" w:date="2026-10-05T16:32:41.313017+00:00">
                  <w:rPr>
                    <w:bCs w:val="0"/>
                    <w:sz w:val="21"/>
                    <w:szCs w:val="21"/>
                  </w:rPr>
                </w:rPrChange>
              </w:rPr>
              <w:t>1.845</w:t>
            </w:r>
            <w:r>
              <w:rPr>
                <w:rFonts w:ascii="Times New Roman" w:hAnsi="Times New Roman" w:cs="Times New Roman" w:eastAsia="SimSun"/>
                <w:b w:val="0"/>
                <w:bCs w:val="0"/>
                <w:sz w:val="21"/>
                <w:szCs w:val="21"/>
                <w:rPrChange w:id="505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054" w:author="Codex" w:date="2026-10-05T16:32:41.313017+00:00">
              <w:tcPr>
                <w:tcW w:w="0" w:type="auto"/>
                <w:tcBorders>
                  <w:top w:val="nil"/>
                  <w:left w:val="nil"/>
                  <w:bottom w:val="nil"/>
                  <w:right w:val="nil"/>
                </w:tcBorders>
                <w:tcMar>
                  <w:left w:w="102" w:type="dxa"/>
                  <w:right w:w="102" w:type="dxa"/>
                </w:tcMar>
                <w:vAlign w:val="center"/>
              </w:tcPr>
            </w:tcPrChange>
          </w:tcPr>
          <w:p w14:paraId="6AC35F3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87" w:author="Codex" w:date="2026-10-05T16:32:41.313017+00:00">
                  <w:rPr>
                    <w:bCs w:val="0"/>
                    <w:sz w:val="21"/>
                    <w:szCs w:val="21"/>
                  </w:rPr>
                </w:rPrChange>
              </w:rPr>
              <w:pPrChange w:id="5055"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56" w:author="Codex" w:date="2026-10-05T16:32:41.313017+00:00">
                  <w:rPr>
                    <w:bCs w:val="0"/>
                    <w:sz w:val="21"/>
                    <w:szCs w:val="21"/>
                  </w:rPr>
                </w:rPrChange>
              </w:rPr>
              <w:t>0.385</w:t>
            </w:r>
            <w:r>
              <w:rPr>
                <w:rFonts w:ascii="Times New Roman" w:hAnsi="Times New Roman" w:cs="Times New Roman" w:eastAsia="SimSun"/>
                <w:b w:val="0"/>
                <w:bCs w:val="0"/>
                <w:sz w:val="21"/>
                <w:szCs w:val="21"/>
                <w:rPrChange w:id="5057" w:author="Codex" w:date="2026-10-05T16:32:41.313017+00:00">
                  <w:rPr>
                    <w:bCs w:val="0"/>
                    <w:sz w:val="21"/>
                    <w:szCs w:val="21"/>
                  </w:rPr>
                </w:rPrChange>
              </w:rPr>
              <w:t>（</w:t>
            </w:r>
            <w:r>
              <w:rPr>
                <w:rFonts w:ascii="Times New Roman" w:hAnsi="Times New Roman" w:cs="Times New Roman" w:eastAsia="SimSun"/>
                <w:b w:val="0"/>
                <w:bCs w:val="0"/>
                <w:sz w:val="21"/>
                <w:szCs w:val="21"/>
                <w:rPrChange w:id="5058" w:author="Codex" w:date="2026-10-05T16:32:41.313017+00:00">
                  <w:rPr>
                    <w:bCs w:val="0"/>
                    <w:sz w:val="21"/>
                    <w:szCs w:val="21"/>
                  </w:rPr>
                </w:rPrChange>
              </w:rPr>
              <w:t>0.072</w:t>
            </w:r>
            <w:r>
              <w:rPr>
                <w:rFonts w:ascii="Times New Roman" w:hAnsi="Times New Roman" w:cs="Times New Roman" w:eastAsia="SimSun"/>
                <w:b w:val="0"/>
                <w:bCs w:val="0"/>
                <w:sz w:val="21"/>
                <w:szCs w:val="21"/>
                <w:rPrChange w:id="5059" w:author="Codex" w:date="2026-10-05T16:32:41.313017+00:00">
                  <w:rPr>
                    <w:bCs w:val="0"/>
                    <w:sz w:val="21"/>
                    <w:szCs w:val="21"/>
                  </w:rPr>
                </w:rPrChange>
              </w:rPr>
              <w:t>，</w:t>
            </w:r>
            <w:r>
              <w:rPr>
                <w:rFonts w:ascii="Times New Roman" w:hAnsi="Times New Roman" w:cs="Times New Roman" w:eastAsia="SimSun"/>
                <w:b w:val="0"/>
                <w:bCs w:val="0"/>
                <w:sz w:val="21"/>
                <w:szCs w:val="21"/>
                <w:rPrChange w:id="5060" w:author="Codex" w:date="2026-10-05T16:32:41.313017+00:00">
                  <w:rPr>
                    <w:bCs w:val="0"/>
                    <w:sz w:val="21"/>
                    <w:szCs w:val="21"/>
                  </w:rPr>
                </w:rPrChange>
              </w:rPr>
              <w:t>0.759</w:t>
            </w:r>
            <w:r>
              <w:rPr>
                <w:rFonts w:ascii="Times New Roman" w:hAnsi="Times New Roman" w:cs="Times New Roman" w:eastAsia="SimSun"/>
                <w:b w:val="0"/>
                <w:bCs w:val="0"/>
                <w:sz w:val="21"/>
                <w:szCs w:val="21"/>
                <w:rPrChange w:id="5061" w:author="Codex" w:date="2026-10-05T16:32:41.313017+00:00">
                  <w:rPr>
                    <w:bCs w:val="0"/>
                    <w:sz w:val="21"/>
                    <w:szCs w:val="21"/>
                  </w:rPr>
                </w:rPrChange>
              </w:rPr>
              <w:t>）</w:t>
            </w:r>
          </w:p>
        </w:tc>
      </w:tr>
      <w:tr w:rsidR="00011D10" w14:paraId="68CFED41"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5062" w:author="Codex" w:date="2026-10-05T16:32:41.313017+00:00">
              <w:tcPr>
                <w:tcW w:w="0" w:type="auto"/>
                <w:tcBorders>
                  <w:top w:val="nil"/>
                  <w:left w:val="nil"/>
                  <w:bottom w:val="nil"/>
                  <w:right w:val="nil"/>
                </w:tcBorders>
                <w:noWrap/>
                <w:tcMar>
                  <w:left w:w="102" w:type="dxa"/>
                  <w:right w:w="102" w:type="dxa"/>
                </w:tcMar>
                <w:vAlign w:val="center"/>
              </w:tcPr>
            </w:tcPrChange>
          </w:tcPr>
          <w:p w14:paraId="1092742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88" w:author="Codex" w:date="2026-10-05T16:32:41.313017+00:00">
                  <w:rPr>
                    <w:bCs w:val="0"/>
                    <w:sz w:val="21"/>
                    <w:szCs w:val="21"/>
                  </w:rPr>
                </w:rPrChange>
              </w:rPr>
              <w:pPrChange w:id="5063"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64" w:author="Codex" w:date="2026-10-05T16:32:41.313017+00:00">
                  <w:rPr>
                    <w:bCs w:val="0"/>
                    <w:sz w:val="21"/>
                    <w:szCs w:val="21"/>
                  </w:rPr>
                </w:rPrChange>
              </w:rPr>
              <w:t>RA-S</w:t>
            </w:r>
          </w:p>
        </w:tc>
        <w:tc>
          <w:tcPr>
            <w:tcW w:w="0" w:type="auto"/>
            <w:tcBorders>
              <w:top w:val="nil"/>
              <w:left w:val="nil"/>
              <w:bottom w:val="nil"/>
              <w:right w:val="nil"/>
              <w:insideH w:val="nil"/>
              <w:insideV w:val="nil"/>
            </w:tcBorders>
            <w:tcMar>
              <w:left w:w="102" w:type="dxa"/>
              <w:right w:w="102" w:type="dxa"/>
            </w:tcMar>
            <w:vAlign w:val="center"/>
            <w:tcPrChange w:id="5065" w:author="Codex" w:date="2026-10-05T16:32:41.313017+00:00">
              <w:tcPr>
                <w:tcW w:w="0" w:type="auto"/>
                <w:tcBorders>
                  <w:top w:val="nil"/>
                  <w:left w:val="nil"/>
                  <w:bottom w:val="nil"/>
                  <w:right w:val="nil"/>
                </w:tcBorders>
                <w:tcMar>
                  <w:left w:w="102" w:type="dxa"/>
                  <w:right w:w="102" w:type="dxa"/>
                </w:tcMar>
                <w:vAlign w:val="center"/>
              </w:tcPr>
            </w:tcPrChange>
          </w:tcPr>
          <w:p w14:paraId="5D7F76F4"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89" w:author="Codex" w:date="2026-10-05T16:32:41.313017+00:00">
                  <w:rPr>
                    <w:bCs w:val="0"/>
                    <w:sz w:val="21"/>
                    <w:szCs w:val="21"/>
                  </w:rPr>
                </w:rPrChange>
              </w:rPr>
              <w:pPrChange w:id="506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67" w:author="Codex" w:date="2026-10-05T16:32:41.313017+00:00">
                  <w:rPr>
                    <w:bCs w:val="0"/>
                    <w:sz w:val="21"/>
                    <w:szCs w:val="21"/>
                  </w:rPr>
                </w:rPrChange>
              </w:rPr>
              <w:t>0.978</w:t>
            </w:r>
            <w:r>
              <w:rPr>
                <w:rFonts w:ascii="Times New Roman" w:hAnsi="Times New Roman" w:cs="Times New Roman" w:eastAsia="SimSun"/>
                <w:b w:val="0"/>
                <w:bCs w:val="0"/>
                <w:sz w:val="21"/>
                <w:szCs w:val="21"/>
                <w:rPrChange w:id="5068" w:author="Codex" w:date="2026-10-05T16:32:41.313017+00:00">
                  <w:rPr>
                    <w:bCs w:val="0"/>
                    <w:sz w:val="21"/>
                    <w:szCs w:val="21"/>
                  </w:rPr>
                </w:rPrChange>
              </w:rPr>
              <w:t>（</w:t>
            </w:r>
            <w:r>
              <w:rPr>
                <w:rFonts w:ascii="Times New Roman" w:hAnsi="Times New Roman" w:cs="Times New Roman" w:eastAsia="SimSun"/>
                <w:b w:val="0"/>
                <w:bCs w:val="0"/>
                <w:sz w:val="21"/>
                <w:szCs w:val="21"/>
                <w:rPrChange w:id="5069" w:author="Codex" w:date="2026-10-05T16:32:41.313017+00:00">
                  <w:rPr>
                    <w:bCs w:val="0"/>
                    <w:sz w:val="21"/>
                    <w:szCs w:val="21"/>
                  </w:rPr>
                </w:rPrChange>
              </w:rPr>
              <w:t>0.721</w:t>
            </w:r>
            <w:r>
              <w:rPr>
                <w:rFonts w:ascii="Times New Roman" w:hAnsi="Times New Roman" w:cs="Times New Roman" w:eastAsia="SimSun"/>
                <w:b w:val="0"/>
                <w:bCs w:val="0"/>
                <w:sz w:val="21"/>
                <w:szCs w:val="21"/>
                <w:rPrChange w:id="5070" w:author="Codex" w:date="2026-10-05T16:32:41.313017+00:00">
                  <w:rPr>
                    <w:bCs w:val="0"/>
                    <w:sz w:val="21"/>
                    <w:szCs w:val="21"/>
                  </w:rPr>
                </w:rPrChange>
              </w:rPr>
              <w:t>，</w:t>
            </w:r>
            <w:r>
              <w:rPr>
                <w:rFonts w:ascii="Times New Roman" w:hAnsi="Times New Roman" w:cs="Times New Roman" w:eastAsia="SimSun"/>
                <w:b w:val="0"/>
                <w:bCs w:val="0"/>
                <w:sz w:val="21"/>
                <w:szCs w:val="21"/>
                <w:rPrChange w:id="5071" w:author="Codex" w:date="2026-10-05T16:32:41.313017+00:00">
                  <w:rPr>
                    <w:bCs w:val="0"/>
                    <w:sz w:val="21"/>
                    <w:szCs w:val="21"/>
                  </w:rPr>
                </w:rPrChange>
              </w:rPr>
              <w:t>1.306</w:t>
            </w:r>
            <w:r>
              <w:rPr>
                <w:rFonts w:ascii="Times New Roman" w:hAnsi="Times New Roman" w:cs="Times New Roman" w:eastAsia="SimSun"/>
                <w:b w:val="0"/>
                <w:bCs w:val="0"/>
                <w:sz w:val="21"/>
                <w:szCs w:val="21"/>
                <w:rPrChange w:id="507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073" w:author="Codex" w:date="2026-10-05T16:32:41.313017+00:00">
              <w:tcPr>
                <w:tcW w:w="0" w:type="auto"/>
                <w:tcBorders>
                  <w:top w:val="nil"/>
                  <w:left w:val="nil"/>
                  <w:bottom w:val="nil"/>
                  <w:right w:val="nil"/>
                </w:tcBorders>
                <w:tcMar>
                  <w:left w:w="102" w:type="dxa"/>
                  <w:right w:w="102" w:type="dxa"/>
                </w:tcMar>
                <w:vAlign w:val="center"/>
              </w:tcPr>
            </w:tcPrChange>
          </w:tcPr>
          <w:p w14:paraId="7E03469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90" w:author="Codex" w:date="2026-10-05T16:32:41.313017+00:00">
                  <w:rPr>
                    <w:bCs w:val="0"/>
                    <w:sz w:val="21"/>
                    <w:szCs w:val="21"/>
                  </w:rPr>
                </w:rPrChange>
              </w:rPr>
              <w:pPrChange w:id="507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75" w:author="Codex" w:date="2026-10-05T16:32:41.313017+00:00">
                  <w:rPr>
                    <w:bCs w:val="0"/>
                    <w:sz w:val="21"/>
                    <w:szCs w:val="21"/>
                  </w:rPr>
                </w:rPrChange>
              </w:rPr>
              <w:t>1.363</w:t>
            </w:r>
            <w:r>
              <w:rPr>
                <w:rFonts w:ascii="Times New Roman" w:hAnsi="Times New Roman" w:cs="Times New Roman" w:eastAsia="SimSun"/>
                <w:b w:val="0"/>
                <w:bCs w:val="0"/>
                <w:sz w:val="21"/>
                <w:szCs w:val="21"/>
                <w:rPrChange w:id="5076" w:author="Codex" w:date="2026-10-05T16:32:41.313017+00:00">
                  <w:rPr>
                    <w:bCs w:val="0"/>
                    <w:sz w:val="21"/>
                    <w:szCs w:val="21"/>
                  </w:rPr>
                </w:rPrChange>
              </w:rPr>
              <w:t>（</w:t>
            </w:r>
            <w:r>
              <w:rPr>
                <w:rFonts w:ascii="Times New Roman" w:hAnsi="Times New Roman" w:cs="Times New Roman" w:eastAsia="SimSun"/>
                <w:b w:val="0"/>
                <w:bCs w:val="0"/>
                <w:sz w:val="21"/>
                <w:szCs w:val="21"/>
                <w:rPrChange w:id="5077" w:author="Codex" w:date="2026-10-05T16:32:41.313017+00:00">
                  <w:rPr>
                    <w:bCs w:val="0"/>
                    <w:sz w:val="21"/>
                    <w:szCs w:val="21"/>
                  </w:rPr>
                </w:rPrChange>
              </w:rPr>
              <w:t>1.015</w:t>
            </w:r>
            <w:r>
              <w:rPr>
                <w:rFonts w:ascii="Times New Roman" w:hAnsi="Times New Roman" w:cs="Times New Roman" w:eastAsia="SimSun"/>
                <w:b w:val="0"/>
                <w:bCs w:val="0"/>
                <w:sz w:val="21"/>
                <w:szCs w:val="21"/>
                <w:rPrChange w:id="5078" w:author="Codex" w:date="2026-10-05T16:32:41.313017+00:00">
                  <w:rPr>
                    <w:bCs w:val="0"/>
                    <w:sz w:val="21"/>
                    <w:szCs w:val="21"/>
                  </w:rPr>
                </w:rPrChange>
              </w:rPr>
              <w:t>，</w:t>
            </w:r>
            <w:r>
              <w:rPr>
                <w:rFonts w:ascii="Times New Roman" w:hAnsi="Times New Roman" w:cs="Times New Roman" w:eastAsia="SimSun"/>
                <w:b w:val="0"/>
                <w:bCs w:val="0"/>
                <w:sz w:val="21"/>
                <w:szCs w:val="21"/>
                <w:rPrChange w:id="5079" w:author="Codex" w:date="2026-10-05T16:32:41.313017+00:00">
                  <w:rPr>
                    <w:bCs w:val="0"/>
                    <w:sz w:val="21"/>
                    <w:szCs w:val="21"/>
                  </w:rPr>
                </w:rPrChange>
              </w:rPr>
              <w:t>1.825</w:t>
            </w:r>
            <w:r>
              <w:rPr>
                <w:rFonts w:ascii="Times New Roman" w:hAnsi="Times New Roman" w:cs="Times New Roman" w:eastAsia="SimSun"/>
                <w:b w:val="0"/>
                <w:bCs w:val="0"/>
                <w:sz w:val="21"/>
                <w:szCs w:val="21"/>
                <w:rPrChange w:id="508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081" w:author="Codex" w:date="2026-10-05T16:32:41.313017+00:00">
              <w:tcPr>
                <w:tcW w:w="0" w:type="auto"/>
                <w:tcBorders>
                  <w:top w:val="nil"/>
                  <w:left w:val="nil"/>
                  <w:bottom w:val="nil"/>
                  <w:right w:val="nil"/>
                </w:tcBorders>
                <w:tcMar>
                  <w:left w:w="102" w:type="dxa"/>
                  <w:right w:w="102" w:type="dxa"/>
                </w:tcMar>
                <w:vAlign w:val="center"/>
              </w:tcPr>
            </w:tcPrChange>
          </w:tcPr>
          <w:p w14:paraId="5EB88B9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91" w:author="Codex" w:date="2026-10-05T16:32:41.313017+00:00">
                  <w:rPr>
                    <w:bCs w:val="0"/>
                    <w:sz w:val="21"/>
                    <w:szCs w:val="21"/>
                  </w:rPr>
                </w:rPrChange>
              </w:rPr>
              <w:pPrChange w:id="5082"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83" w:author="Codex" w:date="2026-10-05T16:32:41.313017+00:00">
                  <w:rPr>
                    <w:bCs w:val="0"/>
                    <w:sz w:val="21"/>
                    <w:szCs w:val="21"/>
                  </w:rPr>
                </w:rPrChange>
              </w:rPr>
              <w:t>0.384</w:t>
            </w:r>
            <w:r>
              <w:rPr>
                <w:rFonts w:ascii="Times New Roman" w:hAnsi="Times New Roman" w:cs="Times New Roman" w:eastAsia="SimSun"/>
                <w:b w:val="0"/>
                <w:bCs w:val="0"/>
                <w:sz w:val="21"/>
                <w:szCs w:val="21"/>
                <w:rPrChange w:id="5084" w:author="Codex" w:date="2026-10-05T16:32:41.313017+00:00">
                  <w:rPr>
                    <w:bCs w:val="0"/>
                    <w:sz w:val="21"/>
                    <w:szCs w:val="21"/>
                  </w:rPr>
                </w:rPrChange>
              </w:rPr>
              <w:t>（</w:t>
            </w:r>
            <w:r>
              <w:rPr>
                <w:rFonts w:ascii="Times New Roman" w:hAnsi="Times New Roman" w:cs="Times New Roman" w:eastAsia="SimSun"/>
                <w:b w:val="0"/>
                <w:bCs w:val="0"/>
                <w:sz w:val="21"/>
                <w:szCs w:val="21"/>
                <w:rPrChange w:id="5085" w:author="Codex" w:date="2026-10-05T16:32:41.313017+00:00">
                  <w:rPr>
                    <w:bCs w:val="0"/>
                    <w:sz w:val="21"/>
                    <w:szCs w:val="21"/>
                  </w:rPr>
                </w:rPrChange>
              </w:rPr>
              <w:t>-0.096</w:t>
            </w:r>
            <w:r>
              <w:rPr>
                <w:rFonts w:ascii="Times New Roman" w:hAnsi="Times New Roman" w:cs="Times New Roman" w:eastAsia="SimSun"/>
                <w:b w:val="0"/>
                <w:bCs w:val="0"/>
                <w:sz w:val="21"/>
                <w:szCs w:val="21"/>
                <w:rPrChange w:id="5086" w:author="Codex" w:date="2026-10-05T16:32:41.313017+00:00">
                  <w:rPr>
                    <w:bCs w:val="0"/>
                    <w:sz w:val="21"/>
                    <w:szCs w:val="21"/>
                  </w:rPr>
                </w:rPrChange>
              </w:rPr>
              <w:t>，</w:t>
            </w:r>
            <w:r>
              <w:rPr>
                <w:rFonts w:ascii="Times New Roman" w:hAnsi="Times New Roman" w:cs="Times New Roman" w:eastAsia="SimSun"/>
                <w:b w:val="0"/>
                <w:bCs w:val="0"/>
                <w:sz w:val="21"/>
                <w:szCs w:val="21"/>
                <w:rPrChange w:id="5087" w:author="Codex" w:date="2026-10-05T16:32:41.313017+00:00">
                  <w:rPr>
                    <w:bCs w:val="0"/>
                    <w:sz w:val="21"/>
                    <w:szCs w:val="21"/>
                  </w:rPr>
                </w:rPrChange>
              </w:rPr>
              <w:t>0.904</w:t>
            </w:r>
            <w:r>
              <w:rPr>
                <w:rFonts w:ascii="Times New Roman" w:hAnsi="Times New Roman" w:cs="Times New Roman" w:eastAsia="SimSun"/>
                <w:b w:val="0"/>
                <w:bCs w:val="0"/>
                <w:sz w:val="21"/>
                <w:szCs w:val="21"/>
                <w:rPrChange w:id="5088" w:author="Codex" w:date="2026-10-05T16:32:41.313017+00:00">
                  <w:rPr>
                    <w:bCs w:val="0"/>
                    <w:sz w:val="21"/>
                    <w:szCs w:val="21"/>
                  </w:rPr>
                </w:rPrChange>
              </w:rPr>
              <w:t>）</w:t>
            </w:r>
          </w:p>
        </w:tc>
      </w:tr>
      <w:tr w:rsidR="00011D10" w14:paraId="17F17454"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5089" w:author="Codex" w:date="2026-10-05T16:32:41.313017+00:00">
              <w:tcPr>
                <w:tcW w:w="0" w:type="auto"/>
                <w:tcBorders>
                  <w:top w:val="nil"/>
                  <w:left w:val="nil"/>
                  <w:bottom w:val="nil"/>
                  <w:right w:val="nil"/>
                </w:tcBorders>
                <w:noWrap/>
                <w:tcMar>
                  <w:left w:w="102" w:type="dxa"/>
                  <w:right w:w="102" w:type="dxa"/>
                </w:tcMar>
                <w:vAlign w:val="center"/>
              </w:tcPr>
            </w:tcPrChange>
          </w:tcPr>
          <w:p w14:paraId="0BCDC8CF"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92" w:author="Codex" w:date="2026-10-05T16:32:41.313017+00:00">
                  <w:rPr>
                    <w:bCs w:val="0"/>
                    <w:sz w:val="21"/>
                    <w:szCs w:val="21"/>
                  </w:rPr>
                </w:rPrChange>
              </w:rPr>
              <w:pPrChange w:id="509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91" w:author="Codex" w:date="2026-10-05T16:32:41.313017+00:00">
                  <w:rPr>
                    <w:bCs w:val="0"/>
                    <w:sz w:val="21"/>
                    <w:szCs w:val="21"/>
                  </w:rPr>
                </w:rPrChange>
              </w:rPr>
              <w:t>RA-P</w:t>
            </w:r>
          </w:p>
        </w:tc>
        <w:tc>
          <w:tcPr>
            <w:tcW w:w="0" w:type="auto"/>
            <w:tcBorders>
              <w:top w:val="nil"/>
              <w:left w:val="nil"/>
              <w:bottom w:val="nil"/>
              <w:right w:val="nil"/>
              <w:insideH w:val="nil"/>
              <w:insideV w:val="nil"/>
            </w:tcBorders>
            <w:tcMar>
              <w:left w:w="102" w:type="dxa"/>
              <w:right w:w="102" w:type="dxa"/>
            </w:tcMar>
            <w:vAlign w:val="center"/>
            <w:tcPrChange w:id="5092" w:author="Codex" w:date="2026-10-05T16:32:41.313017+00:00">
              <w:tcPr>
                <w:tcW w:w="0" w:type="auto"/>
                <w:tcBorders>
                  <w:top w:val="nil"/>
                  <w:left w:val="nil"/>
                  <w:bottom w:val="nil"/>
                  <w:right w:val="nil"/>
                </w:tcBorders>
                <w:tcMar>
                  <w:left w:w="102" w:type="dxa"/>
                  <w:right w:w="102" w:type="dxa"/>
                </w:tcMar>
                <w:vAlign w:val="center"/>
              </w:tcPr>
            </w:tcPrChange>
          </w:tcPr>
          <w:p w14:paraId="709D59C7"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93" w:author="Codex" w:date="2026-10-05T16:32:41.313017+00:00">
                  <w:rPr>
                    <w:bCs w:val="0"/>
                    <w:sz w:val="21"/>
                    <w:szCs w:val="21"/>
                  </w:rPr>
                </w:rPrChange>
              </w:rPr>
              <w:pPrChange w:id="5093"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94" w:author="Codex" w:date="2026-10-05T16:32:41.313017+00:00">
                  <w:rPr>
                    <w:bCs w:val="0"/>
                    <w:sz w:val="21"/>
                    <w:szCs w:val="21"/>
                  </w:rPr>
                </w:rPrChange>
              </w:rPr>
              <w:t>0.893</w:t>
            </w:r>
            <w:r>
              <w:rPr>
                <w:rFonts w:ascii="Times New Roman" w:hAnsi="Times New Roman" w:cs="Times New Roman" w:eastAsia="SimSun"/>
                <w:b w:val="0"/>
                <w:bCs w:val="0"/>
                <w:sz w:val="21"/>
                <w:szCs w:val="21"/>
                <w:rPrChange w:id="5095" w:author="Codex" w:date="2026-10-05T16:32:41.313017+00:00">
                  <w:rPr>
                    <w:bCs w:val="0"/>
                    <w:sz w:val="21"/>
                    <w:szCs w:val="21"/>
                  </w:rPr>
                </w:rPrChange>
              </w:rPr>
              <w:t>（</w:t>
            </w:r>
            <w:r>
              <w:rPr>
                <w:rFonts w:ascii="Times New Roman" w:hAnsi="Times New Roman" w:cs="Times New Roman" w:eastAsia="SimSun"/>
                <w:b w:val="0"/>
                <w:bCs w:val="0"/>
                <w:sz w:val="21"/>
                <w:szCs w:val="21"/>
                <w:rPrChange w:id="5096" w:author="Codex" w:date="2026-10-05T16:32:41.313017+00:00">
                  <w:rPr>
                    <w:bCs w:val="0"/>
                    <w:sz w:val="21"/>
                    <w:szCs w:val="21"/>
                  </w:rPr>
                </w:rPrChange>
              </w:rPr>
              <w:t>0.641</w:t>
            </w:r>
            <w:r>
              <w:rPr>
                <w:rFonts w:ascii="Times New Roman" w:hAnsi="Times New Roman" w:cs="Times New Roman" w:eastAsia="SimSun"/>
                <w:b w:val="0"/>
                <w:bCs w:val="0"/>
                <w:sz w:val="21"/>
                <w:szCs w:val="21"/>
                <w:rPrChange w:id="5097" w:author="Codex" w:date="2026-10-05T16:32:41.313017+00:00">
                  <w:rPr>
                    <w:bCs w:val="0"/>
                    <w:sz w:val="21"/>
                    <w:szCs w:val="21"/>
                  </w:rPr>
                </w:rPrChange>
              </w:rPr>
              <w:t>，</w:t>
            </w:r>
            <w:r>
              <w:rPr>
                <w:rFonts w:ascii="Times New Roman" w:hAnsi="Times New Roman" w:cs="Times New Roman" w:eastAsia="SimSun"/>
                <w:b w:val="0"/>
                <w:bCs w:val="0"/>
                <w:sz w:val="21"/>
                <w:szCs w:val="21"/>
                <w:rPrChange w:id="5098" w:author="Codex" w:date="2026-10-05T16:32:41.313017+00:00">
                  <w:rPr>
                    <w:bCs w:val="0"/>
                    <w:sz w:val="21"/>
                    <w:szCs w:val="21"/>
                  </w:rPr>
                </w:rPrChange>
              </w:rPr>
              <w:t>1.180</w:t>
            </w:r>
            <w:r>
              <w:rPr>
                <w:rFonts w:ascii="Times New Roman" w:hAnsi="Times New Roman" w:cs="Times New Roman" w:eastAsia="SimSun"/>
                <w:b w:val="0"/>
                <w:bCs w:val="0"/>
                <w:sz w:val="21"/>
                <w:szCs w:val="21"/>
                <w:rPrChange w:id="509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100" w:author="Codex" w:date="2026-10-05T16:32:41.313017+00:00">
              <w:tcPr>
                <w:tcW w:w="0" w:type="auto"/>
                <w:tcBorders>
                  <w:top w:val="nil"/>
                  <w:left w:val="nil"/>
                  <w:bottom w:val="nil"/>
                  <w:right w:val="nil"/>
                </w:tcBorders>
                <w:tcMar>
                  <w:left w:w="102" w:type="dxa"/>
                  <w:right w:w="102" w:type="dxa"/>
                </w:tcMar>
                <w:vAlign w:val="center"/>
              </w:tcPr>
            </w:tcPrChange>
          </w:tcPr>
          <w:p w14:paraId="5F8A2A6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94" w:author="Codex" w:date="2026-10-05T16:32:41.313017+00:00">
                  <w:rPr>
                    <w:bCs w:val="0"/>
                    <w:sz w:val="21"/>
                    <w:szCs w:val="21"/>
                  </w:rPr>
                </w:rPrChange>
              </w:rPr>
              <w:pPrChange w:id="5101"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102" w:author="Codex" w:date="2026-10-05T16:32:41.313017+00:00">
                  <w:rPr>
                    <w:bCs w:val="0"/>
                    <w:sz w:val="21"/>
                    <w:szCs w:val="21"/>
                  </w:rPr>
                </w:rPrChange>
              </w:rPr>
              <w:t>1.041</w:t>
            </w:r>
            <w:r>
              <w:rPr>
                <w:rFonts w:ascii="Times New Roman" w:hAnsi="Times New Roman" w:cs="Times New Roman" w:eastAsia="SimSun"/>
                <w:b w:val="0"/>
                <w:bCs w:val="0"/>
                <w:sz w:val="21"/>
                <w:szCs w:val="21"/>
                <w:rPrChange w:id="5103" w:author="Codex" w:date="2026-10-05T16:32:41.313017+00:00">
                  <w:rPr>
                    <w:bCs w:val="0"/>
                    <w:sz w:val="21"/>
                    <w:szCs w:val="21"/>
                  </w:rPr>
                </w:rPrChange>
              </w:rPr>
              <w:t>（</w:t>
            </w:r>
            <w:r>
              <w:rPr>
                <w:rFonts w:ascii="Times New Roman" w:hAnsi="Times New Roman" w:cs="Times New Roman" w:eastAsia="SimSun"/>
                <w:b w:val="0"/>
                <w:bCs w:val="0"/>
                <w:sz w:val="21"/>
                <w:szCs w:val="21"/>
                <w:rPrChange w:id="5104" w:author="Codex" w:date="2026-10-05T16:32:41.313017+00:00">
                  <w:rPr>
                    <w:bCs w:val="0"/>
                    <w:sz w:val="21"/>
                    <w:szCs w:val="21"/>
                  </w:rPr>
                </w:rPrChange>
              </w:rPr>
              <w:t>0.775</w:t>
            </w:r>
            <w:r>
              <w:rPr>
                <w:rFonts w:ascii="Times New Roman" w:hAnsi="Times New Roman" w:cs="Times New Roman" w:eastAsia="SimSun"/>
                <w:b w:val="0"/>
                <w:bCs w:val="0"/>
                <w:sz w:val="21"/>
                <w:szCs w:val="21"/>
                <w:rPrChange w:id="5105" w:author="Codex" w:date="2026-10-05T16:32:41.313017+00:00">
                  <w:rPr>
                    <w:bCs w:val="0"/>
                    <w:sz w:val="21"/>
                    <w:szCs w:val="21"/>
                  </w:rPr>
                </w:rPrChange>
              </w:rPr>
              <w:t>，</w:t>
            </w:r>
            <w:r>
              <w:rPr>
                <w:rFonts w:ascii="Times New Roman" w:hAnsi="Times New Roman" w:cs="Times New Roman" w:eastAsia="SimSun"/>
                <w:b w:val="0"/>
                <w:bCs w:val="0"/>
                <w:sz w:val="21"/>
                <w:szCs w:val="21"/>
                <w:rPrChange w:id="5106" w:author="Codex" w:date="2026-10-05T16:32:41.313017+00:00">
                  <w:rPr>
                    <w:bCs w:val="0"/>
                    <w:sz w:val="21"/>
                    <w:szCs w:val="21"/>
                  </w:rPr>
                </w:rPrChange>
              </w:rPr>
              <w:t>1.371</w:t>
            </w:r>
            <w:r>
              <w:rPr>
                <w:rFonts w:ascii="Times New Roman" w:hAnsi="Times New Roman" w:cs="Times New Roman" w:eastAsia="SimSun"/>
                <w:b w:val="0"/>
                <w:bCs w:val="0"/>
                <w:sz w:val="21"/>
                <w:szCs w:val="21"/>
                <w:rPrChange w:id="5107"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108" w:author="Codex" w:date="2026-10-05T16:32:41.313017+00:00">
              <w:tcPr>
                <w:tcW w:w="0" w:type="auto"/>
                <w:tcBorders>
                  <w:top w:val="nil"/>
                  <w:left w:val="nil"/>
                  <w:bottom w:val="nil"/>
                  <w:right w:val="nil"/>
                </w:tcBorders>
                <w:tcMar>
                  <w:left w:w="102" w:type="dxa"/>
                  <w:right w:w="102" w:type="dxa"/>
                </w:tcMar>
                <w:vAlign w:val="center"/>
              </w:tcPr>
            </w:tcPrChange>
          </w:tcPr>
          <w:p w14:paraId="528A1FC4"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95" w:author="Codex" w:date="2026-10-05T16:32:41.313017+00:00">
                  <w:rPr>
                    <w:bCs w:val="0"/>
                    <w:sz w:val="21"/>
                    <w:szCs w:val="21"/>
                  </w:rPr>
                </w:rPrChange>
              </w:rPr>
              <w:pPrChange w:id="5109"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110" w:author="Codex" w:date="2026-10-05T16:32:41.313017+00:00">
                  <w:rPr>
                    <w:bCs w:val="0"/>
                    <w:sz w:val="21"/>
                    <w:szCs w:val="21"/>
                  </w:rPr>
                </w:rPrChange>
              </w:rPr>
              <w:t>0.147</w:t>
            </w:r>
            <w:r>
              <w:rPr>
                <w:rFonts w:ascii="Times New Roman" w:hAnsi="Times New Roman" w:cs="Times New Roman" w:eastAsia="SimSun"/>
                <w:b w:val="0"/>
                <w:bCs w:val="0"/>
                <w:sz w:val="21"/>
                <w:szCs w:val="21"/>
                <w:rPrChange w:id="5111" w:author="Codex" w:date="2026-10-05T16:32:41.313017+00:00">
                  <w:rPr>
                    <w:bCs w:val="0"/>
                    <w:sz w:val="21"/>
                    <w:szCs w:val="21"/>
                  </w:rPr>
                </w:rPrChange>
              </w:rPr>
              <w:t>（</w:t>
            </w:r>
            <w:r>
              <w:rPr>
                <w:rFonts w:ascii="Times New Roman" w:hAnsi="Times New Roman" w:cs="Times New Roman" w:eastAsia="SimSun"/>
                <w:b w:val="0"/>
                <w:bCs w:val="0"/>
                <w:sz w:val="21"/>
                <w:szCs w:val="21"/>
                <w:rPrChange w:id="5112" w:author="Codex" w:date="2026-10-05T16:32:41.313017+00:00">
                  <w:rPr>
                    <w:bCs w:val="0"/>
                    <w:sz w:val="21"/>
                    <w:szCs w:val="21"/>
                  </w:rPr>
                </w:rPrChange>
              </w:rPr>
              <w:t>-0.243</w:t>
            </w:r>
            <w:r>
              <w:rPr>
                <w:rFonts w:ascii="Times New Roman" w:hAnsi="Times New Roman" w:cs="Times New Roman" w:eastAsia="SimSun"/>
                <w:b w:val="0"/>
                <w:bCs w:val="0"/>
                <w:sz w:val="21"/>
                <w:szCs w:val="21"/>
                <w:rPrChange w:id="5113" w:author="Codex" w:date="2026-10-05T16:32:41.313017+00:00">
                  <w:rPr>
                    <w:bCs w:val="0"/>
                    <w:sz w:val="21"/>
                    <w:szCs w:val="21"/>
                  </w:rPr>
                </w:rPrChange>
              </w:rPr>
              <w:t>，</w:t>
            </w:r>
            <w:r>
              <w:rPr>
                <w:rFonts w:ascii="Times New Roman" w:hAnsi="Times New Roman" w:cs="Times New Roman" w:eastAsia="SimSun"/>
                <w:b w:val="0"/>
                <w:bCs w:val="0"/>
                <w:sz w:val="21"/>
                <w:szCs w:val="21"/>
                <w:rPrChange w:id="5114" w:author="Codex" w:date="2026-10-05T16:32:41.313017+00:00">
                  <w:rPr>
                    <w:bCs w:val="0"/>
                    <w:sz w:val="21"/>
                    <w:szCs w:val="21"/>
                  </w:rPr>
                </w:rPrChange>
              </w:rPr>
              <w:t>0.593</w:t>
            </w:r>
            <w:r>
              <w:rPr>
                <w:rFonts w:ascii="Times New Roman" w:hAnsi="Times New Roman" w:cs="Times New Roman" w:eastAsia="SimSun"/>
                <w:b w:val="0"/>
                <w:bCs w:val="0"/>
                <w:sz w:val="21"/>
                <w:szCs w:val="21"/>
                <w:rPrChange w:id="5115" w:author="Codex" w:date="2026-10-05T16:32:41.313017+00:00">
                  <w:rPr>
                    <w:bCs w:val="0"/>
                    <w:sz w:val="21"/>
                    <w:szCs w:val="21"/>
                  </w:rPr>
                </w:rPrChange>
              </w:rPr>
              <w:t>）</w:t>
            </w:r>
          </w:p>
        </w:tc>
      </w:tr>
      <w:tr w:rsidR="00011D10" w14:paraId="5858F3D3"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5116" w:author="Codex" w:date="2026-10-05T16:32:41.313017+00:00">
              <w:tcPr>
                <w:tcW w:w="0" w:type="auto"/>
                <w:tcBorders>
                  <w:top w:val="nil"/>
                  <w:left w:val="nil"/>
                  <w:bottom w:val="nil"/>
                  <w:right w:val="nil"/>
                </w:tcBorders>
                <w:noWrap/>
                <w:tcMar>
                  <w:left w:w="102" w:type="dxa"/>
                  <w:right w:w="102" w:type="dxa"/>
                </w:tcMar>
                <w:vAlign w:val="center"/>
              </w:tcPr>
            </w:tcPrChange>
          </w:tcPr>
          <w:p w14:paraId="250870F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96" w:author="Codex" w:date="2026-10-05T16:32:41.313017+00:00">
                  <w:rPr>
                    <w:bCs w:val="0"/>
                    <w:sz w:val="21"/>
                    <w:szCs w:val="21"/>
                  </w:rPr>
                </w:rPrChange>
              </w:rPr>
              <w:pPrChange w:id="511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118" w:author="Codex" w:date="2026-10-05T16:32:41.313017+00:00">
                  <w:rPr>
                    <w:bCs w:val="0"/>
                    <w:sz w:val="21"/>
                    <w:szCs w:val="21"/>
                  </w:rPr>
                </w:rPrChange>
              </w:rPr>
              <w:t>RR-S</w:t>
            </w:r>
          </w:p>
        </w:tc>
        <w:tc>
          <w:tcPr>
            <w:tcW w:w="0" w:type="auto"/>
            <w:tcBorders>
              <w:top w:val="nil"/>
              <w:left w:val="nil"/>
              <w:bottom w:val="nil"/>
              <w:right w:val="nil"/>
              <w:insideH w:val="nil"/>
              <w:insideV w:val="nil"/>
            </w:tcBorders>
            <w:tcMar>
              <w:left w:w="102" w:type="dxa"/>
              <w:right w:w="102" w:type="dxa"/>
            </w:tcMar>
            <w:vAlign w:val="center"/>
            <w:tcPrChange w:id="5119" w:author="Codex" w:date="2026-10-05T16:32:41.313017+00:00">
              <w:tcPr>
                <w:tcW w:w="0" w:type="auto"/>
                <w:tcBorders>
                  <w:top w:val="nil"/>
                  <w:left w:val="nil"/>
                  <w:bottom w:val="nil"/>
                  <w:right w:val="nil"/>
                </w:tcBorders>
                <w:tcMar>
                  <w:left w:w="102" w:type="dxa"/>
                  <w:right w:w="102" w:type="dxa"/>
                </w:tcMar>
                <w:vAlign w:val="center"/>
              </w:tcPr>
            </w:tcPrChange>
          </w:tcPr>
          <w:p w14:paraId="4FE375C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97" w:author="Codex" w:date="2026-10-05T16:32:41.313017+00:00">
                  <w:rPr>
                    <w:bCs w:val="0"/>
                    <w:sz w:val="21"/>
                    <w:szCs w:val="21"/>
                  </w:rPr>
                </w:rPrChange>
              </w:rPr>
              <w:pPrChange w:id="512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121" w:author="Codex" w:date="2026-10-05T16:32:41.313017+00:00">
                  <w:rPr>
                    <w:bCs w:val="0"/>
                    <w:sz w:val="21"/>
                    <w:szCs w:val="21"/>
                  </w:rPr>
                </w:rPrChange>
              </w:rPr>
              <w:t>1.217</w:t>
            </w:r>
            <w:r>
              <w:rPr>
                <w:rFonts w:ascii="Times New Roman" w:hAnsi="Times New Roman" w:cs="Times New Roman" w:eastAsia="SimSun"/>
                <w:b w:val="0"/>
                <w:bCs w:val="0"/>
                <w:sz w:val="21"/>
                <w:szCs w:val="21"/>
                <w:rPrChange w:id="5122" w:author="Codex" w:date="2026-10-05T16:32:41.313017+00:00">
                  <w:rPr>
                    <w:bCs w:val="0"/>
                    <w:sz w:val="21"/>
                    <w:szCs w:val="21"/>
                  </w:rPr>
                </w:rPrChange>
              </w:rPr>
              <w:t>（</w:t>
            </w:r>
            <w:r>
              <w:rPr>
                <w:rFonts w:ascii="Times New Roman" w:hAnsi="Times New Roman" w:cs="Times New Roman" w:eastAsia="SimSun"/>
                <w:b w:val="0"/>
                <w:bCs w:val="0"/>
                <w:sz w:val="21"/>
                <w:szCs w:val="21"/>
                <w:rPrChange w:id="5123" w:author="Codex" w:date="2026-10-05T16:32:41.313017+00:00">
                  <w:rPr>
                    <w:bCs w:val="0"/>
                    <w:sz w:val="21"/>
                    <w:szCs w:val="21"/>
                  </w:rPr>
                </w:rPrChange>
              </w:rPr>
              <w:t>1.052</w:t>
            </w:r>
            <w:r>
              <w:rPr>
                <w:rFonts w:ascii="Times New Roman" w:hAnsi="Times New Roman" w:cs="Times New Roman" w:eastAsia="SimSun"/>
                <w:b w:val="0"/>
                <w:bCs w:val="0"/>
                <w:sz w:val="21"/>
                <w:szCs w:val="21"/>
                <w:rPrChange w:id="5124" w:author="Codex" w:date="2026-10-05T16:32:41.313017+00:00">
                  <w:rPr>
                    <w:bCs w:val="0"/>
                    <w:sz w:val="21"/>
                    <w:szCs w:val="21"/>
                  </w:rPr>
                </w:rPrChange>
              </w:rPr>
              <w:t>，</w:t>
            </w:r>
            <w:r>
              <w:rPr>
                <w:rFonts w:ascii="Times New Roman" w:hAnsi="Times New Roman" w:cs="Times New Roman" w:eastAsia="SimSun"/>
                <w:b w:val="0"/>
                <w:bCs w:val="0"/>
                <w:sz w:val="21"/>
                <w:szCs w:val="21"/>
                <w:rPrChange w:id="5125" w:author="Codex" w:date="2026-10-05T16:32:41.313017+00:00">
                  <w:rPr>
                    <w:bCs w:val="0"/>
                    <w:sz w:val="21"/>
                    <w:szCs w:val="21"/>
                  </w:rPr>
                </w:rPrChange>
              </w:rPr>
              <w:t>1.433</w:t>
            </w:r>
            <w:r>
              <w:rPr>
                <w:rFonts w:ascii="Times New Roman" w:hAnsi="Times New Roman" w:cs="Times New Roman" w:eastAsia="SimSun"/>
                <w:b w:val="0"/>
                <w:bCs w:val="0"/>
                <w:sz w:val="21"/>
                <w:szCs w:val="21"/>
                <w:rPrChange w:id="512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127" w:author="Codex" w:date="2026-10-05T16:32:41.313017+00:00">
              <w:tcPr>
                <w:tcW w:w="0" w:type="auto"/>
                <w:tcBorders>
                  <w:top w:val="nil"/>
                  <w:left w:val="nil"/>
                  <w:bottom w:val="nil"/>
                  <w:right w:val="nil"/>
                </w:tcBorders>
                <w:tcMar>
                  <w:left w:w="102" w:type="dxa"/>
                  <w:right w:w="102" w:type="dxa"/>
                </w:tcMar>
                <w:vAlign w:val="center"/>
              </w:tcPr>
            </w:tcPrChange>
          </w:tcPr>
          <w:p w14:paraId="6429FAE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98" w:author="Codex" w:date="2026-10-05T16:32:41.313017+00:00">
                  <w:rPr>
                    <w:bCs w:val="0"/>
                    <w:sz w:val="21"/>
                    <w:szCs w:val="21"/>
                  </w:rPr>
                </w:rPrChange>
              </w:rPr>
              <w:pPrChange w:id="512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129" w:author="Codex" w:date="2026-10-05T16:32:41.313017+00:00">
                  <w:rPr>
                    <w:bCs w:val="0"/>
                    <w:sz w:val="21"/>
                    <w:szCs w:val="21"/>
                  </w:rPr>
                </w:rPrChange>
              </w:rPr>
              <w:t>0.939</w:t>
            </w:r>
            <w:r>
              <w:rPr>
                <w:rFonts w:ascii="Times New Roman" w:hAnsi="Times New Roman" w:cs="Times New Roman" w:eastAsia="SimSun"/>
                <w:b w:val="0"/>
                <w:bCs w:val="0"/>
                <w:sz w:val="21"/>
                <w:szCs w:val="21"/>
                <w:rPrChange w:id="5130" w:author="Codex" w:date="2026-10-05T16:32:41.313017+00:00">
                  <w:rPr>
                    <w:bCs w:val="0"/>
                    <w:sz w:val="21"/>
                    <w:szCs w:val="21"/>
                  </w:rPr>
                </w:rPrChange>
              </w:rPr>
              <w:t>（</w:t>
            </w:r>
            <w:r>
              <w:rPr>
                <w:rFonts w:ascii="Times New Roman" w:hAnsi="Times New Roman" w:cs="Times New Roman" w:eastAsia="SimSun"/>
                <w:b w:val="0"/>
                <w:bCs w:val="0"/>
                <w:sz w:val="21"/>
                <w:szCs w:val="21"/>
                <w:rPrChange w:id="5131" w:author="Codex" w:date="2026-10-05T16:32:41.313017+00:00">
                  <w:rPr>
                    <w:bCs w:val="0"/>
                    <w:sz w:val="21"/>
                    <w:szCs w:val="21"/>
                  </w:rPr>
                </w:rPrChange>
              </w:rPr>
              <w:t>0.660</w:t>
            </w:r>
            <w:r>
              <w:rPr>
                <w:rFonts w:ascii="Times New Roman" w:hAnsi="Times New Roman" w:cs="Times New Roman" w:eastAsia="SimSun"/>
                <w:b w:val="0"/>
                <w:bCs w:val="0"/>
                <w:sz w:val="21"/>
                <w:szCs w:val="21"/>
                <w:rPrChange w:id="5132" w:author="Codex" w:date="2026-10-05T16:32:41.313017+00:00">
                  <w:rPr>
                    <w:bCs w:val="0"/>
                    <w:sz w:val="21"/>
                    <w:szCs w:val="21"/>
                  </w:rPr>
                </w:rPrChange>
              </w:rPr>
              <w:t>，</w:t>
            </w:r>
            <w:r>
              <w:rPr>
                <w:rFonts w:ascii="Times New Roman" w:hAnsi="Times New Roman" w:cs="Times New Roman" w:eastAsia="SimSun"/>
                <w:b w:val="0"/>
                <w:bCs w:val="0"/>
                <w:sz w:val="21"/>
                <w:szCs w:val="21"/>
                <w:rPrChange w:id="5133" w:author="Codex" w:date="2026-10-05T16:32:41.313017+00:00">
                  <w:rPr>
                    <w:bCs w:val="0"/>
                    <w:sz w:val="21"/>
                    <w:szCs w:val="21"/>
                  </w:rPr>
                </w:rPrChange>
              </w:rPr>
              <w:t>1.312</w:t>
            </w:r>
            <w:r>
              <w:rPr>
                <w:rFonts w:ascii="Times New Roman" w:hAnsi="Times New Roman" w:cs="Times New Roman" w:eastAsia="SimSun"/>
                <w:b w:val="0"/>
                <w:bCs w:val="0"/>
                <w:sz w:val="21"/>
                <w:szCs w:val="21"/>
                <w:rPrChange w:id="513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135" w:author="Codex" w:date="2026-10-05T16:32:41.313017+00:00">
              <w:tcPr>
                <w:tcW w:w="0" w:type="auto"/>
                <w:tcBorders>
                  <w:top w:val="nil"/>
                  <w:left w:val="nil"/>
                  <w:bottom w:val="nil"/>
                  <w:right w:val="nil"/>
                </w:tcBorders>
                <w:tcMar>
                  <w:left w:w="102" w:type="dxa"/>
                  <w:right w:w="102" w:type="dxa"/>
                </w:tcMar>
                <w:vAlign w:val="center"/>
              </w:tcPr>
            </w:tcPrChange>
          </w:tcPr>
          <w:p w14:paraId="398C59A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99" w:author="Codex" w:date="2026-10-05T16:32:41.313017+00:00">
                  <w:rPr>
                    <w:bCs w:val="0"/>
                    <w:sz w:val="21"/>
                    <w:szCs w:val="21"/>
                  </w:rPr>
                </w:rPrChange>
              </w:rPr>
              <w:pPrChange w:id="513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137" w:author="Codex" w:date="2026-10-05T16:32:41.313017+00:00">
                  <w:rPr>
                    <w:bCs w:val="0"/>
                    <w:sz w:val="21"/>
                    <w:szCs w:val="21"/>
                  </w:rPr>
                </w:rPrChange>
              </w:rPr>
              <w:t>-0.279</w:t>
            </w:r>
            <w:r>
              <w:rPr>
                <w:rFonts w:ascii="Times New Roman" w:hAnsi="Times New Roman" w:cs="Times New Roman" w:eastAsia="SimSun"/>
                <w:b w:val="0"/>
                <w:bCs w:val="0"/>
                <w:sz w:val="21"/>
                <w:szCs w:val="21"/>
                <w:rPrChange w:id="5138" w:author="Codex" w:date="2026-10-05T16:32:41.313017+00:00">
                  <w:rPr>
                    <w:bCs w:val="0"/>
                    <w:sz w:val="21"/>
                    <w:szCs w:val="21"/>
                  </w:rPr>
                </w:rPrChange>
              </w:rPr>
              <w:t>（</w:t>
            </w:r>
            <w:r>
              <w:rPr>
                <w:rFonts w:ascii="Times New Roman" w:hAnsi="Times New Roman" w:cs="Times New Roman" w:eastAsia="SimSun"/>
                <w:b w:val="0"/>
                <w:bCs w:val="0"/>
                <w:sz w:val="21"/>
                <w:szCs w:val="21"/>
                <w:rPrChange w:id="5139" w:author="Codex" w:date="2026-10-05T16:32:41.313017+00:00">
                  <w:rPr>
                    <w:bCs w:val="0"/>
                    <w:sz w:val="21"/>
                    <w:szCs w:val="21"/>
                  </w:rPr>
                </w:rPrChange>
              </w:rPr>
              <w:t>-0.624</w:t>
            </w:r>
            <w:r>
              <w:rPr>
                <w:rFonts w:ascii="Times New Roman" w:hAnsi="Times New Roman" w:cs="Times New Roman" w:eastAsia="SimSun"/>
                <w:b w:val="0"/>
                <w:bCs w:val="0"/>
                <w:sz w:val="21"/>
                <w:szCs w:val="21"/>
                <w:rPrChange w:id="5140" w:author="Codex" w:date="2026-10-05T16:32:41.313017+00:00">
                  <w:rPr>
                    <w:bCs w:val="0"/>
                    <w:sz w:val="21"/>
                    <w:szCs w:val="21"/>
                  </w:rPr>
                </w:rPrChange>
              </w:rPr>
              <w:t>，</w:t>
            </w:r>
            <w:r>
              <w:rPr>
                <w:rFonts w:ascii="Times New Roman" w:hAnsi="Times New Roman" w:cs="Times New Roman" w:eastAsia="SimSun"/>
                <w:b w:val="0"/>
                <w:bCs w:val="0"/>
                <w:sz w:val="21"/>
                <w:szCs w:val="21"/>
                <w:rPrChange w:id="5141" w:author="Codex" w:date="2026-10-05T16:32:41.313017+00:00">
                  <w:rPr>
                    <w:bCs w:val="0"/>
                    <w:sz w:val="21"/>
                    <w:szCs w:val="21"/>
                  </w:rPr>
                </w:rPrChange>
              </w:rPr>
              <w:t>0.112</w:t>
            </w:r>
            <w:r>
              <w:rPr>
                <w:rFonts w:ascii="Times New Roman" w:hAnsi="Times New Roman" w:cs="Times New Roman" w:eastAsia="SimSun"/>
                <w:b w:val="0"/>
                <w:bCs w:val="0"/>
                <w:sz w:val="21"/>
                <w:szCs w:val="21"/>
                <w:rPrChange w:id="5142" w:author="Codex" w:date="2026-10-05T16:32:41.313017+00:00">
                  <w:rPr>
                    <w:bCs w:val="0"/>
                    <w:sz w:val="21"/>
                    <w:szCs w:val="21"/>
                  </w:rPr>
                </w:rPrChange>
              </w:rPr>
              <w:t>）</w:t>
            </w:r>
          </w:p>
        </w:tc>
      </w:tr>
      <w:tr w:rsidR="00011D10" w14:paraId="254CCCB8" w14:textId="77777777" w:rsidTr="00A40A87">
        <w:trPr>
          <w:cantSplit/>
          <w:jc w:val="center"/>
        </w:trPr>
        <w:tc>
          <w:tcPr>
            <w:tcW w:w="0" w:type="auto"/>
            <w:tcBorders>
              <w:top w:val="nil"/>
              <w:left w:val="nil"/>
              <w:bottom w:val="single" w:sz="12" w:color="000000"/>
              <w:right w:val="nil"/>
              <w:insideH w:val="nil"/>
              <w:insideV w:val="nil"/>
            </w:tcBorders>
            <w:noWrap/>
            <w:tcMar>
              <w:left w:w="102" w:type="dxa"/>
              <w:right w:w="102" w:type="dxa"/>
            </w:tcMar>
            <w:vAlign w:val="center"/>
            <w:tcPrChange w:id="5143"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678EC569"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00" w:author="Codex" w:date="2026-10-05T16:32:41.313017+00:00">
                  <w:rPr>
                    <w:bCs w:val="0"/>
                    <w:sz w:val="21"/>
                    <w:szCs w:val="21"/>
                  </w:rPr>
                </w:rPrChange>
              </w:rPr>
              <w:pPrChange w:id="514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145" w:author="Codex" w:date="2026-10-05T16:32:41.313017+00:00">
                  <w:rPr>
                    <w:bCs w:val="0"/>
                    <w:sz w:val="21"/>
                    <w:szCs w:val="21"/>
                  </w:rPr>
                </w:rPrChange>
              </w:rPr>
              <w:t>RR-P</w:t>
            </w:r>
          </w:p>
        </w:tc>
        <w:tc>
          <w:tcPr>
            <w:tcW w:w="0" w:type="auto"/>
            <w:tcBorders>
              <w:top w:val="nil"/>
              <w:left w:val="nil"/>
              <w:bottom w:val="single" w:sz="12" w:color="000000"/>
              <w:right w:val="nil"/>
              <w:insideH w:val="nil"/>
              <w:insideV w:val="nil"/>
            </w:tcBorders>
            <w:tcMar>
              <w:left w:w="102" w:type="dxa"/>
              <w:right w:w="102" w:type="dxa"/>
            </w:tcMar>
            <w:vAlign w:val="center"/>
            <w:tcPrChange w:id="5146"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6B382C3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01" w:author="Codex" w:date="2026-10-05T16:32:41.313017+00:00">
                  <w:rPr>
                    <w:bCs w:val="0"/>
                    <w:sz w:val="21"/>
                    <w:szCs w:val="21"/>
                  </w:rPr>
                </w:rPrChange>
              </w:rPr>
              <w:pPrChange w:id="514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148" w:author="Codex" w:date="2026-10-05T16:32:41.313017+00:00">
                  <w:rPr>
                    <w:bCs w:val="0"/>
                    <w:sz w:val="21"/>
                    <w:szCs w:val="21"/>
                  </w:rPr>
                </w:rPrChange>
              </w:rPr>
              <w:t>1.097</w:t>
            </w:r>
            <w:r>
              <w:rPr>
                <w:rFonts w:ascii="Times New Roman" w:hAnsi="Times New Roman" w:cs="Times New Roman" w:eastAsia="SimSun"/>
                <w:b w:val="0"/>
                <w:bCs w:val="0"/>
                <w:sz w:val="21"/>
                <w:szCs w:val="21"/>
                <w:rPrChange w:id="5149" w:author="Codex" w:date="2026-10-05T16:32:41.313017+00:00">
                  <w:rPr>
                    <w:bCs w:val="0"/>
                    <w:sz w:val="21"/>
                    <w:szCs w:val="21"/>
                  </w:rPr>
                </w:rPrChange>
              </w:rPr>
              <w:t>（</w:t>
            </w:r>
            <w:r>
              <w:rPr>
                <w:rFonts w:ascii="Times New Roman" w:hAnsi="Times New Roman" w:cs="Times New Roman" w:eastAsia="SimSun"/>
                <w:b w:val="0"/>
                <w:bCs w:val="0"/>
                <w:sz w:val="21"/>
                <w:szCs w:val="21"/>
                <w:rPrChange w:id="5150" w:author="Codex" w:date="2026-10-05T16:32:41.313017+00:00">
                  <w:rPr>
                    <w:bCs w:val="0"/>
                    <w:sz w:val="21"/>
                    <w:szCs w:val="21"/>
                  </w:rPr>
                </w:rPrChange>
              </w:rPr>
              <w:t>0.933</w:t>
            </w:r>
            <w:r>
              <w:rPr>
                <w:rFonts w:ascii="Times New Roman" w:hAnsi="Times New Roman" w:cs="Times New Roman" w:eastAsia="SimSun"/>
                <w:b w:val="0"/>
                <w:bCs w:val="0"/>
                <w:sz w:val="21"/>
                <w:szCs w:val="21"/>
                <w:rPrChange w:id="5151" w:author="Codex" w:date="2026-10-05T16:32:41.313017+00:00">
                  <w:rPr>
                    <w:bCs w:val="0"/>
                    <w:sz w:val="21"/>
                    <w:szCs w:val="21"/>
                  </w:rPr>
                </w:rPrChange>
              </w:rPr>
              <w:t>，</w:t>
            </w:r>
            <w:r>
              <w:rPr>
                <w:rFonts w:ascii="Times New Roman" w:hAnsi="Times New Roman" w:cs="Times New Roman" w:eastAsia="SimSun"/>
                <w:b w:val="0"/>
                <w:bCs w:val="0"/>
                <w:sz w:val="21"/>
                <w:szCs w:val="21"/>
                <w:rPrChange w:id="5152" w:author="Codex" w:date="2026-10-05T16:32:41.313017+00:00">
                  <w:rPr>
                    <w:bCs w:val="0"/>
                    <w:sz w:val="21"/>
                    <w:szCs w:val="21"/>
                  </w:rPr>
                </w:rPrChange>
              </w:rPr>
              <w:t>1.280</w:t>
            </w:r>
            <w:r>
              <w:rPr>
                <w:rFonts w:ascii="Times New Roman" w:hAnsi="Times New Roman" w:cs="Times New Roman" w:eastAsia="SimSun"/>
                <w:b w:val="0"/>
                <w:bCs w:val="0"/>
                <w:sz w:val="21"/>
                <w:szCs w:val="21"/>
                <w:rPrChange w:id="5153"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5154"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65059A2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02" w:author="Codex" w:date="2026-10-05T16:32:41.313017+00:00">
                  <w:rPr>
                    <w:bCs w:val="0"/>
                    <w:sz w:val="21"/>
                    <w:szCs w:val="21"/>
                  </w:rPr>
                </w:rPrChange>
              </w:rPr>
              <w:pPrChange w:id="5155"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156" w:author="Codex" w:date="2026-10-05T16:32:41.313017+00:00">
                  <w:rPr>
                    <w:bCs w:val="0"/>
                    <w:sz w:val="21"/>
                    <w:szCs w:val="21"/>
                  </w:rPr>
                </w:rPrChange>
              </w:rPr>
              <w:t>1.126</w:t>
            </w:r>
            <w:r>
              <w:rPr>
                <w:rFonts w:ascii="Times New Roman" w:hAnsi="Times New Roman" w:cs="Times New Roman" w:eastAsia="SimSun"/>
                <w:b w:val="0"/>
                <w:bCs w:val="0"/>
                <w:sz w:val="21"/>
                <w:szCs w:val="21"/>
                <w:rPrChange w:id="5157" w:author="Codex" w:date="2026-10-05T16:32:41.313017+00:00">
                  <w:rPr>
                    <w:bCs w:val="0"/>
                    <w:sz w:val="21"/>
                    <w:szCs w:val="21"/>
                  </w:rPr>
                </w:rPrChange>
              </w:rPr>
              <w:t>（</w:t>
            </w:r>
            <w:r>
              <w:rPr>
                <w:rFonts w:ascii="Times New Roman" w:hAnsi="Times New Roman" w:cs="Times New Roman" w:eastAsia="SimSun"/>
                <w:b w:val="0"/>
                <w:bCs w:val="0"/>
                <w:sz w:val="21"/>
                <w:szCs w:val="21"/>
                <w:rPrChange w:id="5158" w:author="Codex" w:date="2026-10-05T16:32:41.313017+00:00">
                  <w:rPr>
                    <w:bCs w:val="0"/>
                    <w:sz w:val="21"/>
                    <w:szCs w:val="21"/>
                  </w:rPr>
                </w:rPrChange>
              </w:rPr>
              <w:t>0.799</w:t>
            </w:r>
            <w:r>
              <w:rPr>
                <w:rFonts w:ascii="Times New Roman" w:hAnsi="Times New Roman" w:cs="Times New Roman" w:eastAsia="SimSun"/>
                <w:b w:val="0"/>
                <w:bCs w:val="0"/>
                <w:sz w:val="21"/>
                <w:szCs w:val="21"/>
                <w:rPrChange w:id="5159" w:author="Codex" w:date="2026-10-05T16:32:41.313017+00:00">
                  <w:rPr>
                    <w:bCs w:val="0"/>
                    <w:sz w:val="21"/>
                    <w:szCs w:val="21"/>
                  </w:rPr>
                </w:rPrChange>
              </w:rPr>
              <w:t>，</w:t>
            </w:r>
            <w:r>
              <w:rPr>
                <w:rFonts w:ascii="Times New Roman" w:hAnsi="Times New Roman" w:cs="Times New Roman" w:eastAsia="SimSun"/>
                <w:b w:val="0"/>
                <w:bCs w:val="0"/>
                <w:sz w:val="21"/>
                <w:szCs w:val="21"/>
                <w:rPrChange w:id="5160" w:author="Codex" w:date="2026-10-05T16:32:41.313017+00:00">
                  <w:rPr>
                    <w:bCs w:val="0"/>
                    <w:sz w:val="21"/>
                    <w:szCs w:val="21"/>
                  </w:rPr>
                </w:rPrChange>
              </w:rPr>
              <w:t>1.563</w:t>
            </w:r>
            <w:r>
              <w:rPr>
                <w:rFonts w:ascii="Times New Roman" w:hAnsi="Times New Roman" w:cs="Times New Roman" w:eastAsia="SimSun"/>
                <w:b w:val="0"/>
                <w:bCs w:val="0"/>
                <w:sz w:val="21"/>
                <w:szCs w:val="21"/>
                <w:rPrChange w:id="5161"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5162"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22F8291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03" w:author="Codex" w:date="2026-10-05T16:32:41.313017+00:00">
                  <w:rPr>
                    <w:bCs w:val="0"/>
                    <w:sz w:val="21"/>
                    <w:szCs w:val="21"/>
                  </w:rPr>
                </w:rPrChange>
              </w:rPr>
              <w:pPrChange w:id="5163"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164" w:author="Codex" w:date="2026-10-05T16:32:41.313017+00:00">
                  <w:rPr>
                    <w:bCs w:val="0"/>
                    <w:sz w:val="21"/>
                    <w:szCs w:val="21"/>
                  </w:rPr>
                </w:rPrChange>
              </w:rPr>
              <w:t>0.029</w:t>
            </w:r>
            <w:r>
              <w:rPr>
                <w:rFonts w:ascii="Times New Roman" w:hAnsi="Times New Roman" w:cs="Times New Roman" w:eastAsia="SimSun"/>
                <w:b w:val="0"/>
                <w:bCs w:val="0"/>
                <w:sz w:val="21"/>
                <w:szCs w:val="21"/>
                <w:rPrChange w:id="5165" w:author="Codex" w:date="2026-10-05T16:32:41.313017+00:00">
                  <w:rPr>
                    <w:bCs w:val="0"/>
                    <w:sz w:val="21"/>
                    <w:szCs w:val="21"/>
                  </w:rPr>
                </w:rPrChange>
              </w:rPr>
              <w:t>（</w:t>
            </w:r>
            <w:r>
              <w:rPr>
                <w:rFonts w:ascii="Times New Roman" w:hAnsi="Times New Roman" w:cs="Times New Roman" w:eastAsia="SimSun"/>
                <w:b w:val="0"/>
                <w:bCs w:val="0"/>
                <w:sz w:val="21"/>
                <w:szCs w:val="21"/>
                <w:rPrChange w:id="5166" w:author="Codex" w:date="2026-10-05T16:32:41.313017+00:00">
                  <w:rPr>
                    <w:bCs w:val="0"/>
                    <w:sz w:val="21"/>
                    <w:szCs w:val="21"/>
                  </w:rPr>
                </w:rPrChange>
              </w:rPr>
              <w:t>-0.314</w:t>
            </w:r>
            <w:r>
              <w:rPr>
                <w:rFonts w:ascii="Times New Roman" w:hAnsi="Times New Roman" w:cs="Times New Roman" w:eastAsia="SimSun"/>
                <w:b w:val="0"/>
                <w:bCs w:val="0"/>
                <w:sz w:val="21"/>
                <w:szCs w:val="21"/>
                <w:rPrChange w:id="5167" w:author="Codex" w:date="2026-10-05T16:32:41.313017+00:00">
                  <w:rPr>
                    <w:bCs w:val="0"/>
                    <w:sz w:val="21"/>
                    <w:szCs w:val="21"/>
                  </w:rPr>
                </w:rPrChange>
              </w:rPr>
              <w:t>，</w:t>
            </w:r>
            <w:r>
              <w:rPr>
                <w:rFonts w:ascii="Times New Roman" w:hAnsi="Times New Roman" w:cs="Times New Roman" w:eastAsia="SimSun"/>
                <w:b w:val="0"/>
                <w:bCs w:val="0"/>
                <w:sz w:val="21"/>
                <w:szCs w:val="21"/>
                <w:rPrChange w:id="5168" w:author="Codex" w:date="2026-10-05T16:32:41.313017+00:00">
                  <w:rPr>
                    <w:bCs w:val="0"/>
                    <w:sz w:val="21"/>
                    <w:szCs w:val="21"/>
                  </w:rPr>
                </w:rPrChange>
              </w:rPr>
              <w:t>0.495</w:t>
            </w:r>
            <w:r>
              <w:rPr>
                <w:rFonts w:ascii="Times New Roman" w:hAnsi="Times New Roman" w:cs="Times New Roman" w:eastAsia="SimSun"/>
                <w:b w:val="0"/>
                <w:bCs w:val="0"/>
                <w:sz w:val="21"/>
                <w:szCs w:val="21"/>
                <w:rPrChange w:id="5169" w:author="Codex" w:date="2026-10-05T16:32:41.313017+00:00">
                  <w:rPr>
                    <w:bCs w:val="0"/>
                    <w:sz w:val="21"/>
                    <w:szCs w:val="21"/>
                  </w:rPr>
                </w:rPrChange>
              </w:rPr>
              <w:t>）</w:t>
            </w:r>
          </w:p>
        </w:tc>
      </w:tr>
    </w:tbl>
    <w:p w14:paraId="0E566A44" w14:textId="7FF68FE1"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9604" w:author="Codex" w:date="2026-10-05T16:32:41.313017+00:00">
            <w:rPr>
              <w:rFonts w:eastAsia="SimSun" w:cs="Times New Roman"/>
              <w:szCs w:val="21"/>
            </w:rPr>
          </w:rPrChange>
        </w:rPr>
        <w:pPrChange w:id="5170"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5171" w:author="Codex" w:date="2026-10-05T16:32:41.313017+00:00">
            <w:rPr>
              <w:rFonts w:eastAsia="SimSun" w:cs="Times New Roman"/>
              <w:szCs w:val="21"/>
            </w:rPr>
          </w:rPrChange>
        </w:rPr>
        <w:t>注：两项</w:t>
      </w:r>
      <w:r>
        <w:rPr>
          <w:rFonts w:ascii="Times New Roman" w:hAnsi="Times New Roman" w:cs="Times New Roman" w:eastAsia="SimSun"/>
          <w:sz w:val="21"/>
          <w:szCs w:val="21"/>
          <w:rPrChange w:id="5172" w:author="Codex" w:date="2026-10-05T16:32:41.313017+00:00">
            <w:rPr>
              <w:rFonts w:eastAsia="SimSun" w:cs="Times New Roman"/>
              <w:szCs w:val="21"/>
            </w:rPr>
          </w:rPrChange>
        </w:rPr>
        <w:t>CDE</w:t>
      </w:r>
      <w:r>
        <w:rPr>
          <w:rFonts w:ascii="Times New Roman" w:hAnsi="Times New Roman" w:cs="Times New Roman" w:eastAsia="SimSun"/>
          <w:sz w:val="21"/>
          <w:szCs w:val="21"/>
          <w:rPrChange w:id="5173" w:author="Codex" w:date="2026-10-05T16:32:41.313017+00:00">
            <w:rPr>
              <w:rFonts w:eastAsia="SimSun" w:cs="Times New Roman"/>
              <w:szCs w:val="21"/>
            </w:rPr>
          </w:rPrChange>
        </w:rPr>
        <w:t>按</w:t>
      </w:r>
      <w:r>
        <w:rPr>
          <w:rFonts w:ascii="Times New Roman" w:hAnsi="Times New Roman" w:cs="Times New Roman" w:eastAsia="SimSun"/>
          <w:sz w:val="21"/>
          <w:szCs w:val="21"/>
          <w:rPrChange w:id="5174" w:author="Codex" w:date="2026-10-05T16:32:41.313017+00:00">
            <w:rPr>
              <w:rFonts w:eastAsia="SimSun" w:cs="Times New Roman"/>
              <w:szCs w:val="21"/>
            </w:rPr>
          </w:rPrChange>
        </w:rPr>
        <w:t>OR</w:t>
      </w:r>
      <w:r>
        <w:rPr>
          <w:rFonts w:ascii="Times New Roman" w:hAnsi="Times New Roman" w:cs="Times New Roman" w:eastAsia="SimSun"/>
          <w:sz w:val="21"/>
          <w:szCs w:val="21"/>
          <w:rPrChange w:id="5175" w:author="Codex" w:date="2026-10-05T16:32:41.313017+00:00">
            <w:rPr>
              <w:rFonts w:eastAsia="SimSun" w:cs="Times New Roman"/>
              <w:szCs w:val="21"/>
            </w:rPr>
          </w:rPrChange>
        </w:rPr>
        <w:t>报告；差值为</w:t>
      </w:r>
      <w:r>
        <w:rPr>
          <w:rFonts w:ascii="Times New Roman" w:hAnsi="Times New Roman" w:cs="Times New Roman" w:eastAsia="SimSun"/>
          <w:sz w:val="21"/>
          <w:szCs w:val="21"/>
          <w:rPrChange w:id="5176" w:author="Codex" w:date="2026-10-05T16:32:41.313017+00:00">
            <w:rPr>
              <w:rFonts w:eastAsia="SimSun" w:cs="Times New Roman"/>
              <w:szCs w:val="21"/>
            </w:rPr>
          </w:rPrChange>
        </w:rPr>
        <w:t>CDE OR(M=1)−CDE OR(M=0)</w:t>
      </w:r>
      <w:r>
        <w:rPr>
          <w:rFonts w:ascii="Times New Roman" w:hAnsi="Times New Roman" w:cs="Times New Roman" w:eastAsia="SimSun"/>
          <w:sz w:val="21"/>
          <w:szCs w:val="21"/>
          <w:rPrChange w:id="5177" w:author="Codex" w:date="2026-10-05T16:32:41.313017+00:00">
            <w:rPr>
              <w:rFonts w:eastAsia="SimSun" w:cs="Times New Roman"/>
              <w:szCs w:val="21"/>
            </w:rPr>
          </w:rPrChange>
        </w:rPr>
        <w:t>，不是概率百分点。括号为同批逐记录</w:t>
      </w:r>
      <w:r>
        <w:rPr>
          <w:rFonts w:ascii="Times New Roman" w:hAnsi="Times New Roman" w:cs="Times New Roman" w:eastAsia="SimSun"/>
          <w:sz w:val="21"/>
          <w:szCs w:val="21"/>
          <w:rPrChange w:id="5178" w:author="Codex" w:date="2026-10-05T16:32:41.313017+00:00">
            <w:rPr>
              <w:rFonts w:eastAsia="SimSun" w:cs="Times New Roman"/>
              <w:szCs w:val="21"/>
            </w:rPr>
          </w:rPrChange>
        </w:rPr>
        <w:t>bootstrap</w:t>
      </w:r>
      <w:r>
        <w:rPr>
          <w:rFonts w:ascii="Times New Roman" w:hAnsi="Times New Roman" w:cs="Times New Roman" w:eastAsia="SimSun"/>
          <w:sz w:val="21"/>
          <w:szCs w:val="21"/>
          <w:rPrChange w:id="5179" w:author="Codex" w:date="2026-10-05T16:32:41.313017+00:00">
            <w:rPr>
              <w:rFonts w:eastAsia="SimSun" w:cs="Times New Roman"/>
              <w:szCs w:val="21"/>
            </w:rPr>
          </w:rPrChange>
        </w:rPr>
        <w:t>的</w:t>
      </w:r>
      <w:r>
        <w:rPr>
          <w:rFonts w:ascii="Times New Roman" w:hAnsi="Times New Roman" w:cs="Times New Roman" w:eastAsia="SimSun"/>
          <w:sz w:val="21"/>
          <w:szCs w:val="21"/>
          <w:rPrChange w:id="5180" w:author="Codex" w:date="2026-10-05T16:32:41.313017+00:00">
            <w:rPr>
              <w:rFonts w:eastAsia="SimSun" w:cs="Times New Roman"/>
              <w:szCs w:val="21"/>
            </w:rPr>
          </w:rPrChange>
        </w:rPr>
        <w:t>95%</w:t>
      </w:r>
      <w:r>
        <w:rPr>
          <w:rFonts w:ascii="Times New Roman" w:hAnsi="Times New Roman" w:cs="Times New Roman" w:eastAsia="SimSun"/>
          <w:sz w:val="21"/>
          <w:szCs w:val="21"/>
          <w:rPrChange w:id="5181" w:author="Codex" w:date="2026-10-05T16:32:41.313017+00:00">
            <w:rPr>
              <w:rFonts w:eastAsia="SimSun" w:cs="Times New Roman"/>
              <w:szCs w:val="21"/>
            </w:rPr>
          </w:rPrChange>
        </w:rPr>
        <w:t>置信区间；</w:t>
      </w:r>
      <w:r>
        <w:rPr>
          <w:rFonts w:ascii="Times New Roman" w:hAnsi="Times New Roman" w:cs="Times New Roman" w:eastAsia="SimSun"/>
          <w:sz w:val="21"/>
          <w:szCs w:val="21"/>
          <w:rPrChange w:id="5182" w:author="Codex" w:date="2026-10-05T16:32:41.313017+00:00">
            <w:rPr>
              <w:rFonts w:eastAsia="SimSun" w:cs="Times New Roman"/>
              <w:szCs w:val="21"/>
            </w:rPr>
          </w:rPrChange>
        </w:rPr>
        <w:t>OR</w:t>
      </w:r>
      <w:r>
        <w:rPr>
          <w:rFonts w:ascii="Times New Roman" w:hAnsi="Times New Roman" w:cs="Times New Roman" w:eastAsia="SimSun"/>
          <w:sz w:val="21"/>
          <w:szCs w:val="21"/>
          <w:rPrChange w:id="5183" w:author="Codex" w:date="2026-10-05T16:32:41.313017+00:00">
            <w:rPr>
              <w:rFonts w:eastAsia="SimSun" w:cs="Times New Roman"/>
              <w:szCs w:val="21"/>
            </w:rPr>
          </w:rPrChange>
        </w:rPr>
        <w:t>和差值的无效值分别为</w:t>
      </w:r>
      <w:r>
        <w:rPr>
          <w:rFonts w:ascii="Times New Roman" w:hAnsi="Times New Roman" w:cs="Times New Roman" w:eastAsia="SimSun"/>
          <w:sz w:val="21"/>
          <w:szCs w:val="21"/>
          <w:rPrChange w:id="5184" w:author="Codex" w:date="2026-10-05T16:32:41.313017+00:00">
            <w:rPr>
              <w:rFonts w:eastAsia="SimSun" w:cs="Times New Roman"/>
              <w:szCs w:val="21"/>
            </w:rPr>
          </w:rPrChange>
        </w:rPr>
        <w:t>1</w:t>
      </w:r>
      <w:r>
        <w:rPr>
          <w:rFonts w:ascii="Times New Roman" w:hAnsi="Times New Roman" w:cs="Times New Roman" w:eastAsia="SimSun"/>
          <w:sz w:val="21"/>
          <w:szCs w:val="21"/>
          <w:rPrChange w:id="5185" w:author="Codex" w:date="2026-10-05T16:32:41.313017+00:00">
            <w:rPr>
              <w:rFonts w:eastAsia="SimSun" w:cs="Times New Roman"/>
              <w:szCs w:val="21"/>
            </w:rPr>
          </w:rPrChange>
        </w:rPr>
        <w:t>和</w:t>
      </w:r>
      <w:r>
        <w:rPr>
          <w:rFonts w:ascii="Times New Roman" w:hAnsi="Times New Roman" w:cs="Times New Roman" w:eastAsia="SimSun"/>
          <w:sz w:val="21"/>
          <w:szCs w:val="21"/>
          <w:rPrChange w:id="5186" w:author="Codex" w:date="2026-10-05T16:32:41.313017+00:00">
            <w:rPr>
              <w:rFonts w:eastAsia="SimSun" w:cs="Times New Roman"/>
              <w:szCs w:val="21"/>
            </w:rPr>
          </w:rPrChange>
        </w:rPr>
        <w:t>0</w:t>
      </w:r>
      <w:r>
        <w:rPr>
          <w:rFonts w:ascii="Times New Roman" w:hAnsi="Times New Roman" w:cs="Times New Roman" w:eastAsia="SimSun"/>
          <w:sz w:val="21"/>
          <w:szCs w:val="21"/>
          <w:rPrChange w:id="5187" w:author="Codex" w:date="2026-10-05T16:32:41.313017+00:00">
            <w:rPr>
              <w:rFonts w:eastAsia="SimSun" w:cs="Times New Roman"/>
              <w:szCs w:val="21"/>
            </w:rPr>
          </w:rPrChange>
        </w:rPr>
        <w:t>。</w:t>
      </w:r>
    </w:p>
    <w:p w14:paraId="243767C1" w14:textId="7E3245EF"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05" w:author="Codex" w:date="2026-10-05T16:32:41.313017+00:00">
            <w:rPr>
              <w:sz w:val="21"/>
              <w:szCs w:val="21"/>
            </w:rPr>
          </w:rPrChange>
        </w:rPr>
        <w:pPrChange w:id="5188" w:author="Codex" w:date="2026-10-05T16:32:41.313017+00:00">
          <w:pPr>
            <w:pStyle w:val="af5"/>
            <w:snapToGrid w:val="0"/>
            <w:ind w:firstLine="420"/>
            <w:jc w:val="both"/>
          </w:pPr>
        </w:pPrChange>
      </w:pPr>
      <w:r>
        <w:rPr>
          <w:rFonts w:ascii="Times New Roman" w:hAnsi="Times New Roman" w:cs="Times New Roman" w:eastAsia="SimSun"/>
          <w:sz w:val="21"/>
          <w:szCs w:val="21"/>
          <w:rPrChange w:id="5189" w:author="Codex" w:date="2026-10-05T16:32:41.313017+00:00">
            <w:rPr>
              <w:sz w:val="21"/>
              <w:szCs w:val="21"/>
            </w:rPr>
          </w:rPrChange>
        </w:rPr>
        <w:lastRenderedPageBreak/>
        <w:t>先看满意度本身提升的历史模型输出。</w:t>
      </w:r>
      <w:r>
        <w:rPr>
          <w:rFonts w:ascii="Times New Roman" w:hAnsi="Times New Roman" w:cs="Times New Roman" w:eastAsia="SimSun"/>
          <w:sz w:val="21"/>
          <w:szCs w:val="21"/>
          <w:rPrChange w:id="5190" w:author="Codex" w:date="2026-10-05T16:32:41.313017+00:00">
            <w:rPr>
              <w:sz w:val="21"/>
              <w:szCs w:val="21"/>
            </w:rPr>
          </w:rPrChange>
        </w:rPr>
        <w:t>AA-S</w:t>
      </w:r>
      <w:r>
        <w:rPr>
          <w:rFonts w:ascii="Times New Roman" w:hAnsi="Times New Roman" w:cs="Times New Roman" w:eastAsia="SimSun"/>
          <w:sz w:val="21"/>
          <w:szCs w:val="21"/>
          <w:rPrChange w:id="5191" w:author="Codex" w:date="2026-10-05T16:32:41.313017+00:00">
            <w:rPr>
              <w:sz w:val="21"/>
              <w:szCs w:val="21"/>
            </w:rPr>
          </w:rPrChange>
        </w:rPr>
        <w:t>中，本人满意度未提升与提升时的</w:t>
      </w:r>
      <w:r>
        <w:rPr>
          <w:rFonts w:ascii="Times New Roman" w:hAnsi="Times New Roman" w:cs="Times New Roman" w:eastAsia="SimSun"/>
          <w:sz w:val="21"/>
          <w:szCs w:val="21"/>
          <w:rPrChange w:id="5192" w:author="Codex" w:date="2026-10-05T16:32:41.313017+00:00">
            <w:rPr>
              <w:sz w:val="21"/>
              <w:szCs w:val="21"/>
            </w:rPr>
          </w:rPrChange>
        </w:rPr>
        <w:t>CDE OR</w:t>
      </w:r>
      <w:r>
        <w:rPr>
          <w:rFonts w:ascii="Times New Roman" w:hAnsi="Times New Roman" w:cs="Times New Roman" w:eastAsia="SimSun"/>
          <w:sz w:val="21"/>
          <w:szCs w:val="21"/>
          <w:rPrChange w:id="5193" w:author="Codex" w:date="2026-10-05T16:32:41.313017+00:00">
            <w:rPr>
              <w:sz w:val="21"/>
              <w:szCs w:val="21"/>
            </w:rPr>
          </w:rPrChange>
        </w:rPr>
        <w:t>分别为</w:t>
      </w:r>
      <w:r>
        <w:rPr>
          <w:rFonts w:ascii="Times New Roman" w:hAnsi="Times New Roman" w:cs="Times New Roman" w:eastAsia="SimSun"/>
          <w:sz w:val="21"/>
          <w:szCs w:val="21"/>
          <w:rPrChange w:id="5194" w:author="Codex" w:date="2026-10-05T16:32:41.313017+00:00">
            <w:rPr>
              <w:sz w:val="21"/>
              <w:szCs w:val="21"/>
            </w:rPr>
          </w:rPrChange>
        </w:rPr>
        <w:t>1.269</w:t>
      </w:r>
      <w:r>
        <w:rPr>
          <w:rFonts w:ascii="Times New Roman" w:hAnsi="Times New Roman" w:cs="Times New Roman" w:eastAsia="SimSun"/>
          <w:sz w:val="21"/>
          <w:szCs w:val="21"/>
          <w:rPrChange w:id="5195" w:author="Codex" w:date="2026-10-05T16:32:41.313017+00:00">
            <w:rPr>
              <w:sz w:val="21"/>
              <w:szCs w:val="21"/>
            </w:rPr>
          </w:rPrChange>
        </w:rPr>
        <w:t>和</w:t>
      </w:r>
      <w:r>
        <w:rPr>
          <w:rFonts w:ascii="Times New Roman" w:hAnsi="Times New Roman" w:cs="Times New Roman" w:eastAsia="SimSun"/>
          <w:sz w:val="21"/>
          <w:szCs w:val="21"/>
          <w:rPrChange w:id="5196" w:author="Codex" w:date="2026-10-05T16:32:41.313017+00:00">
            <w:rPr>
              <w:sz w:val="21"/>
              <w:szCs w:val="21"/>
            </w:rPr>
          </w:rPrChange>
        </w:rPr>
        <w:t>1.232</w:t>
      </w:r>
      <w:r>
        <w:rPr>
          <w:rFonts w:ascii="Times New Roman" w:hAnsi="Times New Roman" w:cs="Times New Roman" w:eastAsia="SimSun"/>
          <w:sz w:val="21"/>
          <w:szCs w:val="21"/>
          <w:rPrChange w:id="5197" w:author="Codex" w:date="2026-10-05T16:32:41.313017+00:00">
            <w:rPr>
              <w:sz w:val="21"/>
              <w:szCs w:val="21"/>
            </w:rPr>
          </w:rPrChange>
        </w:rPr>
        <w:t>，配对差为</w:t>
      </w:r>
      <w:r>
        <w:rPr>
          <w:rFonts w:ascii="Times New Roman" w:hAnsi="Times New Roman" w:cs="Times New Roman" w:eastAsia="SimSun"/>
          <w:sz w:val="21"/>
          <w:szCs w:val="21"/>
          <w:rPrChange w:id="5198" w:author="Codex" w:date="2026-10-05T16:32:41.313017+00:00">
            <w:rPr>
              <w:sz w:val="21"/>
              <w:szCs w:val="21"/>
            </w:rPr>
          </w:rPrChange>
        </w:rPr>
        <w:t>−0.037</w:t>
      </w:r>
      <w:r>
        <w:rPr>
          <w:rFonts w:ascii="Times New Roman" w:hAnsi="Times New Roman" w:cs="Times New Roman" w:eastAsia="SimSun"/>
          <w:sz w:val="21"/>
          <w:szCs w:val="21"/>
          <w:rPrChange w:id="5199" w:author="Codex" w:date="2026-10-05T16:32:41.313017+00:00">
            <w:rPr>
              <w:sz w:val="21"/>
              <w:szCs w:val="21"/>
            </w:rPr>
          </w:rPrChange>
        </w:rPr>
        <w:t>（</w:t>
      </w:r>
      <w:r>
        <w:rPr>
          <w:rFonts w:ascii="Times New Roman" w:hAnsi="Times New Roman" w:cs="Times New Roman" w:eastAsia="SimSun"/>
          <w:sz w:val="21"/>
          <w:szCs w:val="21"/>
          <w:rPrChange w:id="5200" w:author="Codex" w:date="2026-10-05T16:32:41.313017+00:00">
            <w:rPr>
              <w:sz w:val="21"/>
              <w:szCs w:val="21"/>
            </w:rPr>
          </w:rPrChange>
        </w:rPr>
        <w:t>95% CI</w:t>
      </w:r>
      <w:r>
        <w:rPr>
          <w:rFonts w:ascii="Times New Roman" w:hAnsi="Times New Roman" w:cs="Times New Roman" w:eastAsia="SimSun"/>
          <w:sz w:val="21"/>
          <w:szCs w:val="21"/>
          <w:rPrChange w:id="5201" w:author="Codex" w:date="2026-10-05T16:32:41.313017+00:00">
            <w:rPr>
              <w:sz w:val="21"/>
              <w:szCs w:val="21"/>
            </w:rPr>
          </w:rPrChange>
        </w:rPr>
        <w:t>：</w:t>
      </w:r>
      <w:r>
        <w:rPr>
          <w:rFonts w:ascii="Times New Roman" w:hAnsi="Times New Roman" w:cs="Times New Roman" w:eastAsia="SimSun"/>
          <w:sz w:val="21"/>
          <w:szCs w:val="21"/>
          <w:rPrChange w:id="5202" w:author="Codex" w:date="2026-10-05T16:32:41.313017+00:00">
            <w:rPr>
              <w:sz w:val="21"/>
              <w:szCs w:val="21"/>
            </w:rPr>
          </w:rPrChange>
        </w:rPr>
        <w:t>−0.345</w:t>
      </w:r>
      <w:r>
        <w:rPr>
          <w:rFonts w:ascii="Times New Roman" w:hAnsi="Times New Roman" w:cs="Times New Roman" w:eastAsia="SimSun"/>
          <w:sz w:val="21"/>
          <w:szCs w:val="21"/>
          <w:rPrChange w:id="5203" w:author="Codex" w:date="2026-10-05T16:32:41.313017+00:00">
            <w:rPr>
              <w:sz w:val="21"/>
              <w:szCs w:val="21"/>
            </w:rPr>
          </w:rPrChange>
        </w:rPr>
        <w:t>，</w:t>
      </w:r>
      <w:r>
        <w:rPr>
          <w:rFonts w:ascii="Times New Roman" w:hAnsi="Times New Roman" w:cs="Times New Roman" w:eastAsia="SimSun"/>
          <w:sz w:val="21"/>
          <w:szCs w:val="21"/>
          <w:rPrChange w:id="5204" w:author="Codex" w:date="2026-10-05T16:32:41.313017+00:00">
            <w:rPr>
              <w:sz w:val="21"/>
              <w:szCs w:val="21"/>
            </w:rPr>
          </w:rPrChange>
        </w:rPr>
        <w:t>0.312</w:t>
      </w:r>
      <w:r>
        <w:rPr>
          <w:rFonts w:ascii="Times New Roman" w:hAnsi="Times New Roman" w:cs="Times New Roman" w:eastAsia="SimSun"/>
          <w:sz w:val="21"/>
          <w:szCs w:val="21"/>
          <w:rPrChange w:id="5205" w:author="Codex" w:date="2026-10-05T16:32:41.313017+00:00">
            <w:rPr>
              <w:sz w:val="21"/>
              <w:szCs w:val="21"/>
            </w:rPr>
          </w:rPrChange>
        </w:rPr>
        <w:t>）；这一差值及其区间不足以识别抑制作用。</w:t>
      </w:r>
      <w:r>
        <w:rPr>
          <w:rFonts w:ascii="Times New Roman" w:hAnsi="Times New Roman" w:cs="Times New Roman" w:eastAsia="SimSun"/>
          <w:sz w:val="21"/>
          <w:szCs w:val="21"/>
          <w:rPrChange w:id="5206" w:author="Codex" w:date="2026-10-05T16:32:41.313017+00:00">
            <w:rPr>
              <w:sz w:val="21"/>
              <w:szCs w:val="21"/>
            </w:rPr>
          </w:rPrChange>
        </w:rPr>
        <w:t>AA-P</w:t>
      </w:r>
      <w:r>
        <w:rPr>
          <w:rFonts w:ascii="Times New Roman" w:hAnsi="Times New Roman" w:cs="Times New Roman" w:eastAsia="SimSun"/>
          <w:sz w:val="21"/>
          <w:szCs w:val="21"/>
          <w:rPrChange w:id="5207" w:author="Codex" w:date="2026-10-05T16:32:41.313017+00:00">
            <w:rPr>
              <w:sz w:val="21"/>
              <w:szCs w:val="21"/>
            </w:rPr>
          </w:rPrChange>
        </w:rPr>
        <w:t>则由</w:t>
      </w:r>
      <w:r>
        <w:rPr>
          <w:rFonts w:ascii="Times New Roman" w:hAnsi="Times New Roman" w:cs="Times New Roman" w:eastAsia="SimSun"/>
          <w:sz w:val="21"/>
          <w:szCs w:val="21"/>
          <w:rPrChange w:id="5208" w:author="Codex" w:date="2026-10-05T16:32:41.313017+00:00">
            <w:rPr>
              <w:sz w:val="21"/>
              <w:szCs w:val="21"/>
            </w:rPr>
          </w:rPrChange>
        </w:rPr>
        <w:t>0.987</w:t>
      </w:r>
      <w:r>
        <w:rPr>
          <w:rFonts w:ascii="Times New Roman" w:hAnsi="Times New Roman" w:cs="Times New Roman" w:eastAsia="SimSun"/>
          <w:sz w:val="21"/>
          <w:szCs w:val="21"/>
          <w:rPrChange w:id="5209" w:author="Codex" w:date="2026-10-05T16:32:41.313017+00:00">
            <w:rPr>
              <w:sz w:val="21"/>
              <w:szCs w:val="21"/>
            </w:rPr>
          </w:rPrChange>
        </w:rPr>
        <w:t>升至</w:t>
      </w:r>
      <w:r>
        <w:rPr>
          <w:rFonts w:ascii="Times New Roman" w:hAnsi="Times New Roman" w:cs="Times New Roman" w:eastAsia="SimSun"/>
          <w:sz w:val="21"/>
          <w:szCs w:val="21"/>
          <w:rPrChange w:id="5210" w:author="Codex" w:date="2026-10-05T16:32:41.313017+00:00">
            <w:rPr>
              <w:sz w:val="21"/>
              <w:szCs w:val="21"/>
            </w:rPr>
          </w:rPrChange>
        </w:rPr>
        <w:t>1.322</w:t>
      </w:r>
      <w:r>
        <w:rPr>
          <w:rFonts w:ascii="Times New Roman" w:hAnsi="Times New Roman" w:cs="Times New Roman" w:eastAsia="SimSun"/>
          <w:sz w:val="21"/>
          <w:szCs w:val="21"/>
          <w:rPrChange w:id="5211" w:author="Codex" w:date="2026-10-05T16:32:41.313017+00:00">
            <w:rPr>
              <w:sz w:val="21"/>
              <w:szCs w:val="21"/>
            </w:rPr>
          </w:rPrChange>
        </w:rPr>
        <w:t>，差值为</w:t>
      </w:r>
      <w:r>
        <w:rPr>
          <w:rFonts w:ascii="Times New Roman" w:hAnsi="Times New Roman" w:cs="Times New Roman" w:eastAsia="SimSun"/>
          <w:sz w:val="21"/>
          <w:szCs w:val="21"/>
          <w:rPrChange w:id="5212" w:author="Codex" w:date="2026-10-05T16:32:41.313017+00:00">
            <w:rPr>
              <w:sz w:val="21"/>
              <w:szCs w:val="21"/>
            </w:rPr>
          </w:rPrChange>
        </w:rPr>
        <w:t>0.335</w:t>
      </w:r>
      <w:r>
        <w:rPr>
          <w:rFonts w:ascii="Times New Roman" w:hAnsi="Times New Roman" w:cs="Times New Roman" w:eastAsia="SimSun"/>
          <w:sz w:val="21"/>
          <w:szCs w:val="21"/>
          <w:rPrChange w:id="5213" w:author="Codex" w:date="2026-10-05T16:32:41.313017+00:00">
            <w:rPr>
              <w:sz w:val="21"/>
              <w:szCs w:val="21"/>
            </w:rPr>
          </w:rPrChange>
        </w:rPr>
        <w:t>（</w:t>
      </w:r>
      <w:r>
        <w:rPr>
          <w:rFonts w:ascii="Times New Roman" w:hAnsi="Times New Roman" w:cs="Times New Roman" w:eastAsia="SimSun"/>
          <w:sz w:val="21"/>
          <w:szCs w:val="21"/>
          <w:rPrChange w:id="5214" w:author="Codex" w:date="2026-10-05T16:32:41.313017+00:00">
            <w:rPr>
              <w:sz w:val="21"/>
              <w:szCs w:val="21"/>
            </w:rPr>
          </w:rPrChange>
        </w:rPr>
        <w:t>0.029</w:t>
      </w:r>
      <w:r>
        <w:rPr>
          <w:rFonts w:ascii="Times New Roman" w:hAnsi="Times New Roman" w:cs="Times New Roman" w:eastAsia="SimSun"/>
          <w:sz w:val="21"/>
          <w:szCs w:val="21"/>
          <w:rPrChange w:id="5215" w:author="Codex" w:date="2026-10-05T16:32:41.313017+00:00">
            <w:rPr>
              <w:sz w:val="21"/>
              <w:szCs w:val="21"/>
            </w:rPr>
          </w:rPrChange>
        </w:rPr>
        <w:t>，</w:t>
      </w:r>
      <w:r>
        <w:rPr>
          <w:rFonts w:ascii="Times New Roman" w:hAnsi="Times New Roman" w:cs="Times New Roman" w:eastAsia="SimSun"/>
          <w:sz w:val="21"/>
          <w:szCs w:val="21"/>
          <w:rPrChange w:id="5216" w:author="Codex" w:date="2026-10-05T16:32:41.313017+00:00">
            <w:rPr>
              <w:sz w:val="21"/>
              <w:szCs w:val="21"/>
            </w:rPr>
          </w:rPrChange>
        </w:rPr>
        <w:t>0.653</w:t>
      </w:r>
      <w:r>
        <w:rPr>
          <w:rFonts w:ascii="Times New Roman" w:hAnsi="Times New Roman" w:cs="Times New Roman" w:eastAsia="SimSun"/>
          <w:sz w:val="21"/>
          <w:szCs w:val="21"/>
          <w:rPrChange w:id="5217" w:author="Codex" w:date="2026-10-05T16:32:41.313017+00:00">
            <w:rPr>
              <w:sz w:val="21"/>
              <w:szCs w:val="21"/>
            </w:rPr>
          </w:rPrChange>
        </w:rPr>
        <w:t>），八项差值检验的</w:t>
      </w:r>
      <w:r>
        <w:rPr>
          <w:rFonts w:ascii="Times New Roman" w:hAnsi="Times New Roman" w:cs="Times New Roman" w:eastAsia="SimSun"/>
          <w:sz w:val="21"/>
          <w:szCs w:val="21"/>
          <w:rPrChange w:id="5218" w:author="Codex" w:date="2026-10-05T16:32:41.313017+00:00">
            <w:rPr>
              <w:sz w:val="21"/>
              <w:szCs w:val="21"/>
            </w:rPr>
          </w:rPrChange>
        </w:rPr>
        <w:t>BH</w:t>
      </w:r>
      <w:r>
        <w:rPr>
          <w:rFonts w:ascii="Times New Roman" w:hAnsi="Times New Roman" w:cs="Times New Roman" w:eastAsia="SimSun"/>
          <w:sz w:val="21"/>
          <w:szCs w:val="21"/>
          <w:rPrChange w:id="5219" w:author="Codex" w:date="2026-10-05T16:32:41.313017+00:00">
            <w:rPr>
              <w:sz w:val="21"/>
              <w:szCs w:val="21"/>
            </w:rPr>
          </w:rPrChange>
        </w:rPr>
        <w:t>校正</w:t>
      </w:r>
      <w:r>
        <w:rPr>
          <w:rFonts w:ascii="Times New Roman" w:hAnsi="Times New Roman" w:cs="Times New Roman" w:eastAsia="SimSun"/>
          <w:sz w:val="21"/>
          <w:szCs w:val="21"/>
          <w:rPrChange w:id="5220" w:author="Codex" w:date="2026-10-05T16:32:41.313017+00:00">
            <w:rPr>
              <w:sz w:val="21"/>
              <w:szCs w:val="21"/>
            </w:rPr>
          </w:rPrChange>
        </w:rPr>
        <w:t>q</w:t>
      </w:r>
      <w:r>
        <w:rPr>
          <w:rFonts w:ascii="Times New Roman" w:hAnsi="Times New Roman" w:cs="Times New Roman" w:eastAsia="SimSun"/>
          <w:sz w:val="21"/>
          <w:szCs w:val="21"/>
          <w:rPrChange w:id="5221" w:author="Codex" w:date="2026-10-05T16:32:41.313017+00:00">
            <w:rPr>
              <w:sz w:val="21"/>
              <w:szCs w:val="21"/>
            </w:rPr>
          </w:rPrChange>
        </w:rPr>
        <w:t>值为</w:t>
      </w:r>
      <w:r>
        <w:rPr>
          <w:rFonts w:ascii="Times New Roman" w:hAnsi="Times New Roman" w:cs="Times New Roman" w:eastAsia="SimSun"/>
          <w:sz w:val="21"/>
          <w:szCs w:val="21"/>
          <w:rPrChange w:id="5222" w:author="Codex" w:date="2026-10-05T16:32:41.313017+00:00">
            <w:rPr>
              <w:sz w:val="21"/>
              <w:szCs w:val="21"/>
            </w:rPr>
          </w:rPrChange>
        </w:rPr>
        <w:t>.091</w:t>
      </w:r>
      <w:r>
        <w:rPr>
          <w:rFonts w:ascii="Times New Roman" w:hAnsi="Times New Roman" w:cs="Times New Roman" w:eastAsia="SimSun"/>
          <w:sz w:val="21"/>
          <w:szCs w:val="21"/>
          <w:rPrChange w:id="5223" w:author="Codex" w:date="2026-10-05T16:32:41.313017+00:00">
            <w:rPr>
              <w:sz w:val="21"/>
              <w:szCs w:val="21"/>
            </w:rPr>
          </w:rPrChange>
        </w:rPr>
        <w:t>，多重校正后的证据有限。两条链的方向仅供探索性比较，不能据此确认满意度提升的因果抑制或促进作用。</w:t>
      </w:r>
    </w:p>
    <w:p w14:paraId="7C9421AA" w14:textId="5537023A"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06" w:author="Codex" w:date="2026-10-05T16:32:41.313017+00:00">
            <w:rPr>
              <w:sz w:val="21"/>
              <w:szCs w:val="21"/>
            </w:rPr>
          </w:rPrChange>
        </w:rPr>
        <w:pPrChange w:id="5224" w:author="Codex" w:date="2026-10-05T16:32:41.313017+00:00">
          <w:pPr>
            <w:pStyle w:val="af5"/>
            <w:snapToGrid w:val="0"/>
            <w:ind w:firstLine="420"/>
            <w:jc w:val="both"/>
          </w:pPr>
        </w:pPrChange>
      </w:pPr>
      <w:r>
        <w:rPr>
          <w:rFonts w:ascii="Times New Roman" w:hAnsi="Times New Roman" w:cs="Times New Roman" w:eastAsia="SimSun"/>
          <w:sz w:val="21"/>
          <w:szCs w:val="21"/>
          <w:rPrChange w:id="5225" w:author="Codex" w:date="2026-10-05T16:32:41.313017+00:00">
            <w:rPr>
              <w:sz w:val="21"/>
              <w:szCs w:val="21"/>
            </w:rPr>
          </w:rPrChange>
        </w:rPr>
        <w:t>相对位置历史输出中，</w:t>
      </w:r>
      <w:r>
        <w:rPr>
          <w:rFonts w:ascii="Times New Roman" w:hAnsi="Times New Roman" w:cs="Times New Roman" w:eastAsia="SimSun"/>
          <w:sz w:val="21"/>
          <w:szCs w:val="21"/>
          <w:rPrChange w:id="5226" w:author="Codex" w:date="2026-10-05T16:32:41.313017+00:00">
            <w:rPr>
              <w:sz w:val="21"/>
              <w:szCs w:val="21"/>
            </w:rPr>
          </w:rPrChange>
        </w:rPr>
        <w:t>AR-S</w:t>
      </w:r>
      <w:r>
        <w:rPr>
          <w:rFonts w:ascii="Times New Roman" w:hAnsi="Times New Roman" w:cs="Times New Roman" w:eastAsia="SimSun"/>
          <w:sz w:val="21"/>
          <w:szCs w:val="21"/>
          <w:rPrChange w:id="5227" w:author="Codex" w:date="2026-10-05T16:32:41.313017+00:00">
            <w:rPr>
              <w:sz w:val="21"/>
              <w:szCs w:val="21"/>
            </w:rPr>
          </w:rPrChange>
        </w:rPr>
        <w:t>的</w:t>
      </w:r>
      <w:r>
        <w:rPr>
          <w:rFonts w:ascii="Times New Roman" w:hAnsi="Times New Roman" w:cs="Times New Roman" w:eastAsia="SimSun"/>
          <w:sz w:val="21"/>
          <w:szCs w:val="21"/>
          <w:rPrChange w:id="5228" w:author="Codex" w:date="2026-10-05T16:32:41.313017+00:00">
            <w:rPr>
              <w:sz w:val="21"/>
              <w:szCs w:val="21"/>
            </w:rPr>
          </w:rPrChange>
        </w:rPr>
        <w:t>CDE OR</w:t>
      </w:r>
      <w:r>
        <w:rPr>
          <w:rFonts w:ascii="Times New Roman" w:hAnsi="Times New Roman" w:cs="Times New Roman" w:eastAsia="SimSun"/>
          <w:sz w:val="21"/>
          <w:szCs w:val="21"/>
          <w:rPrChange w:id="5229" w:author="Codex" w:date="2026-10-05T16:32:41.313017+00:00">
            <w:rPr>
              <w:sz w:val="21"/>
              <w:szCs w:val="21"/>
            </w:rPr>
          </w:rPrChange>
        </w:rPr>
        <w:t>由</w:t>
      </w:r>
      <w:r>
        <w:rPr>
          <w:rFonts w:ascii="Times New Roman" w:hAnsi="Times New Roman" w:cs="Times New Roman" w:eastAsia="SimSun"/>
          <w:sz w:val="21"/>
          <w:szCs w:val="21"/>
          <w:rPrChange w:id="5230" w:author="Codex" w:date="2026-10-05T16:32:41.313017+00:00">
            <w:rPr>
              <w:sz w:val="21"/>
              <w:szCs w:val="21"/>
            </w:rPr>
          </w:rPrChange>
        </w:rPr>
        <w:t>1.226</w:t>
      </w:r>
      <w:r>
        <w:rPr>
          <w:rFonts w:ascii="Times New Roman" w:hAnsi="Times New Roman" w:cs="Times New Roman" w:eastAsia="SimSun"/>
          <w:sz w:val="21"/>
          <w:szCs w:val="21"/>
          <w:rPrChange w:id="5231" w:author="Codex" w:date="2026-10-05T16:32:41.313017+00:00">
            <w:rPr>
              <w:sz w:val="21"/>
              <w:szCs w:val="21"/>
            </w:rPr>
          </w:rPrChange>
        </w:rPr>
        <w:t>变为</w:t>
      </w:r>
      <w:r>
        <w:rPr>
          <w:rFonts w:ascii="Times New Roman" w:hAnsi="Times New Roman" w:cs="Times New Roman" w:eastAsia="SimSun"/>
          <w:sz w:val="21"/>
          <w:szCs w:val="21"/>
          <w:rPrChange w:id="5232" w:author="Codex" w:date="2026-10-05T16:32:41.313017+00:00">
            <w:rPr>
              <w:sz w:val="21"/>
              <w:szCs w:val="21"/>
            </w:rPr>
          </w:rPrChange>
        </w:rPr>
        <w:t>0.815</w:t>
      </w:r>
      <w:r>
        <w:rPr>
          <w:rFonts w:ascii="Times New Roman" w:hAnsi="Times New Roman" w:cs="Times New Roman" w:eastAsia="SimSun"/>
          <w:sz w:val="21"/>
          <w:szCs w:val="21"/>
          <w:rPrChange w:id="5233" w:author="Codex" w:date="2026-10-05T16:32:41.313017+00:00">
            <w:rPr>
              <w:sz w:val="21"/>
              <w:szCs w:val="21"/>
            </w:rPr>
          </w:rPrChange>
        </w:rPr>
        <w:t>，配对差为</w:t>
      </w:r>
      <w:r>
        <w:rPr>
          <w:rFonts w:ascii="Times New Roman" w:hAnsi="Times New Roman" w:cs="Times New Roman" w:eastAsia="SimSun"/>
          <w:sz w:val="21"/>
          <w:szCs w:val="21"/>
          <w:rPrChange w:id="5234" w:author="Codex" w:date="2026-10-05T16:32:41.313017+00:00">
            <w:rPr>
              <w:sz w:val="21"/>
              <w:szCs w:val="21"/>
            </w:rPr>
          </w:rPrChange>
        </w:rPr>
        <w:t>−0.411</w:t>
      </w:r>
      <w:r>
        <w:rPr>
          <w:rFonts w:ascii="Times New Roman" w:hAnsi="Times New Roman" w:cs="Times New Roman" w:eastAsia="SimSun"/>
          <w:sz w:val="21"/>
          <w:szCs w:val="21"/>
          <w:rPrChange w:id="5235" w:author="Codex" w:date="2026-10-05T16:32:41.313017+00:00">
            <w:rPr>
              <w:sz w:val="21"/>
              <w:szCs w:val="21"/>
            </w:rPr>
          </w:rPrChange>
        </w:rPr>
        <w:t>（</w:t>
      </w:r>
      <w:r>
        <w:rPr>
          <w:rFonts w:ascii="Times New Roman" w:hAnsi="Times New Roman" w:cs="Times New Roman" w:eastAsia="SimSun"/>
          <w:sz w:val="21"/>
          <w:szCs w:val="21"/>
          <w:rPrChange w:id="5236" w:author="Codex" w:date="2026-10-05T16:32:41.313017+00:00">
            <w:rPr>
              <w:sz w:val="21"/>
              <w:szCs w:val="21"/>
            </w:rPr>
          </w:rPrChange>
        </w:rPr>
        <w:t>95% CI</w:t>
      </w:r>
      <w:r>
        <w:rPr>
          <w:rFonts w:ascii="Times New Roman" w:hAnsi="Times New Roman" w:cs="Times New Roman" w:eastAsia="SimSun"/>
          <w:sz w:val="21"/>
          <w:szCs w:val="21"/>
          <w:rPrChange w:id="5237" w:author="Codex" w:date="2026-10-05T16:32:41.313017+00:00">
            <w:rPr>
              <w:sz w:val="21"/>
              <w:szCs w:val="21"/>
            </w:rPr>
          </w:rPrChange>
        </w:rPr>
        <w:t>：</w:t>
      </w:r>
      <w:r>
        <w:rPr>
          <w:rFonts w:ascii="Times New Roman" w:hAnsi="Times New Roman" w:cs="Times New Roman" w:eastAsia="SimSun"/>
          <w:sz w:val="21"/>
          <w:szCs w:val="21"/>
          <w:rPrChange w:id="5238" w:author="Codex" w:date="2026-10-05T16:32:41.313017+00:00">
            <w:rPr>
              <w:sz w:val="21"/>
              <w:szCs w:val="21"/>
            </w:rPr>
          </w:rPrChange>
        </w:rPr>
        <w:t>−0.614</w:t>
      </w:r>
      <w:r>
        <w:rPr>
          <w:rFonts w:ascii="Times New Roman" w:hAnsi="Times New Roman" w:cs="Times New Roman" w:eastAsia="SimSun"/>
          <w:sz w:val="21"/>
          <w:szCs w:val="21"/>
          <w:rPrChange w:id="5239" w:author="Codex" w:date="2026-10-05T16:32:41.313017+00:00">
            <w:rPr>
              <w:sz w:val="21"/>
              <w:szCs w:val="21"/>
            </w:rPr>
          </w:rPrChange>
        </w:rPr>
        <w:t>，</w:t>
      </w:r>
      <w:r>
        <w:rPr>
          <w:rFonts w:ascii="Times New Roman" w:hAnsi="Times New Roman" w:cs="Times New Roman" w:eastAsia="SimSun"/>
          <w:sz w:val="21"/>
          <w:szCs w:val="21"/>
          <w:rPrChange w:id="5240" w:author="Codex" w:date="2026-10-05T16:32:41.313017+00:00">
            <w:rPr>
              <w:sz w:val="21"/>
              <w:szCs w:val="21"/>
            </w:rPr>
          </w:rPrChange>
        </w:rPr>
        <w:t>−0.186</w:t>
      </w:r>
      <w:r>
        <w:rPr>
          <w:rFonts w:ascii="Times New Roman" w:hAnsi="Times New Roman" w:cs="Times New Roman" w:eastAsia="SimSun"/>
          <w:sz w:val="21"/>
          <w:szCs w:val="21"/>
          <w:rPrChange w:id="5241" w:author="Codex" w:date="2026-10-05T16:32:41.313017+00:00">
            <w:rPr>
              <w:sz w:val="21"/>
              <w:szCs w:val="21"/>
            </w:rPr>
          </w:rPrChange>
        </w:rPr>
        <w:t>）；</w:t>
      </w:r>
      <w:r>
        <w:rPr>
          <w:rFonts w:ascii="Times New Roman" w:hAnsi="Times New Roman" w:cs="Times New Roman" w:eastAsia="SimSun"/>
          <w:sz w:val="21"/>
          <w:szCs w:val="21"/>
          <w:rPrChange w:id="5242" w:author="Codex" w:date="2026-10-05T16:32:41.313017+00:00">
            <w:rPr>
              <w:sz w:val="21"/>
              <w:szCs w:val="21"/>
            </w:rPr>
          </w:rPrChange>
        </w:rPr>
        <w:t>AR-P</w:t>
      </w:r>
      <w:r>
        <w:rPr>
          <w:rFonts w:ascii="Times New Roman" w:hAnsi="Times New Roman" w:cs="Times New Roman" w:eastAsia="SimSun"/>
          <w:sz w:val="21"/>
          <w:szCs w:val="21"/>
          <w:rPrChange w:id="5243" w:author="Codex" w:date="2026-10-05T16:32:41.313017+00:00">
            <w:rPr>
              <w:sz w:val="21"/>
              <w:szCs w:val="21"/>
            </w:rPr>
          </w:rPrChange>
        </w:rPr>
        <w:t>由</w:t>
      </w:r>
      <w:r>
        <w:rPr>
          <w:rFonts w:ascii="Times New Roman" w:hAnsi="Times New Roman" w:cs="Times New Roman" w:eastAsia="SimSun"/>
          <w:sz w:val="21"/>
          <w:szCs w:val="21"/>
          <w:rPrChange w:id="5244" w:author="Codex" w:date="2026-10-05T16:32:41.313017+00:00">
            <w:rPr>
              <w:sz w:val="21"/>
              <w:szCs w:val="21"/>
            </w:rPr>
          </w:rPrChange>
        </w:rPr>
        <w:t>1.092</w:t>
      </w:r>
      <w:r>
        <w:rPr>
          <w:rFonts w:ascii="Times New Roman" w:hAnsi="Times New Roman" w:cs="Times New Roman" w:eastAsia="SimSun"/>
          <w:sz w:val="21"/>
          <w:szCs w:val="21"/>
          <w:rPrChange w:id="5245" w:author="Codex" w:date="2026-10-05T16:32:41.313017+00:00">
            <w:rPr>
              <w:sz w:val="21"/>
              <w:szCs w:val="21"/>
            </w:rPr>
          </w:rPrChange>
        </w:rPr>
        <w:t>变为</w:t>
      </w:r>
      <w:r>
        <w:rPr>
          <w:rFonts w:ascii="Times New Roman" w:hAnsi="Times New Roman" w:cs="Times New Roman" w:eastAsia="SimSun"/>
          <w:sz w:val="21"/>
          <w:szCs w:val="21"/>
          <w:rPrChange w:id="5246" w:author="Codex" w:date="2026-10-05T16:32:41.313017+00:00">
            <w:rPr>
              <w:sz w:val="21"/>
              <w:szCs w:val="21"/>
            </w:rPr>
          </w:rPrChange>
        </w:rPr>
        <w:t>1.477</w:t>
      </w:r>
      <w:r>
        <w:rPr>
          <w:rFonts w:ascii="Times New Roman" w:hAnsi="Times New Roman" w:cs="Times New Roman" w:eastAsia="SimSun"/>
          <w:sz w:val="21"/>
          <w:szCs w:val="21"/>
          <w:rPrChange w:id="5247" w:author="Codex" w:date="2026-10-05T16:32:41.313017+00:00">
            <w:rPr>
              <w:sz w:val="21"/>
              <w:szCs w:val="21"/>
            </w:rPr>
          </w:rPrChange>
        </w:rPr>
        <w:t>，配对差为</w:t>
      </w:r>
      <w:r>
        <w:rPr>
          <w:rFonts w:ascii="Times New Roman" w:hAnsi="Times New Roman" w:cs="Times New Roman" w:eastAsia="SimSun"/>
          <w:sz w:val="21"/>
          <w:szCs w:val="21"/>
          <w:rPrChange w:id="5248" w:author="Codex" w:date="2026-10-05T16:32:41.313017+00:00">
            <w:rPr>
              <w:sz w:val="21"/>
              <w:szCs w:val="21"/>
            </w:rPr>
          </w:rPrChange>
        </w:rPr>
        <w:t>0.385</w:t>
      </w:r>
      <w:r>
        <w:rPr>
          <w:rFonts w:ascii="Times New Roman" w:hAnsi="Times New Roman" w:cs="Times New Roman" w:eastAsia="SimSun"/>
          <w:sz w:val="21"/>
          <w:szCs w:val="21"/>
          <w:rPrChange w:id="5249" w:author="Codex" w:date="2026-10-05T16:32:41.313017+00:00">
            <w:rPr>
              <w:sz w:val="21"/>
              <w:szCs w:val="21"/>
            </w:rPr>
          </w:rPrChange>
        </w:rPr>
        <w:t>（</w:t>
      </w:r>
      <w:r>
        <w:rPr>
          <w:rFonts w:ascii="Times New Roman" w:hAnsi="Times New Roman" w:cs="Times New Roman" w:eastAsia="SimSun"/>
          <w:sz w:val="21"/>
          <w:szCs w:val="21"/>
          <w:rPrChange w:id="5250" w:author="Codex" w:date="2026-10-05T16:32:41.313017+00:00">
            <w:rPr>
              <w:sz w:val="21"/>
              <w:szCs w:val="21"/>
            </w:rPr>
          </w:rPrChange>
        </w:rPr>
        <w:t>0.072</w:t>
      </w:r>
      <w:r>
        <w:rPr>
          <w:rFonts w:ascii="Times New Roman" w:hAnsi="Times New Roman" w:cs="Times New Roman" w:eastAsia="SimSun"/>
          <w:sz w:val="21"/>
          <w:szCs w:val="21"/>
          <w:rPrChange w:id="5251" w:author="Codex" w:date="2026-10-05T16:32:41.313017+00:00">
            <w:rPr>
              <w:sz w:val="21"/>
              <w:szCs w:val="21"/>
            </w:rPr>
          </w:rPrChange>
        </w:rPr>
        <w:t>，</w:t>
      </w:r>
      <w:r>
        <w:rPr>
          <w:rFonts w:ascii="Times New Roman" w:hAnsi="Times New Roman" w:cs="Times New Roman" w:eastAsia="SimSun"/>
          <w:sz w:val="21"/>
          <w:szCs w:val="21"/>
          <w:rPrChange w:id="5252" w:author="Codex" w:date="2026-10-05T16:32:41.313017+00:00">
            <w:rPr>
              <w:sz w:val="21"/>
              <w:szCs w:val="21"/>
            </w:rPr>
          </w:rPrChange>
        </w:rPr>
        <w:t>0.759</w:t>
      </w:r>
      <w:r>
        <w:rPr>
          <w:rFonts w:ascii="Times New Roman" w:hAnsi="Times New Roman" w:cs="Times New Roman" w:eastAsia="SimSun"/>
          <w:sz w:val="21"/>
          <w:szCs w:val="21"/>
          <w:rPrChange w:id="5253" w:author="Codex" w:date="2026-10-05T16:32:41.313017+00:00">
            <w:rPr>
              <w:sz w:val="21"/>
              <w:szCs w:val="21"/>
            </w:rPr>
          </w:rPrChange>
        </w:rPr>
        <w:t>），</w:t>
      </w:r>
      <w:r>
        <w:rPr>
          <w:rFonts w:ascii="Times New Roman" w:hAnsi="Times New Roman" w:cs="Times New Roman" w:eastAsia="SimSun"/>
          <w:sz w:val="21"/>
          <w:szCs w:val="21"/>
          <w:rPrChange w:id="5254" w:author="Codex" w:date="2026-10-05T16:32:41.313017+00:00">
            <w:rPr>
              <w:sz w:val="21"/>
              <w:szCs w:val="21"/>
            </w:rPr>
          </w:rPrChange>
        </w:rPr>
        <w:t>BH q</w:t>
      </w:r>
      <w:r>
        <w:rPr>
          <w:rFonts w:ascii="Times New Roman" w:hAnsi="Times New Roman" w:cs="Times New Roman" w:eastAsia="SimSun"/>
          <w:sz w:val="21"/>
          <w:szCs w:val="21"/>
          <w:rPrChange w:id="5255" w:author="Codex" w:date="2026-10-05T16:32:41.313017+00:00">
            <w:rPr>
              <w:sz w:val="21"/>
              <w:szCs w:val="21"/>
            </w:rPr>
          </w:rPrChange>
        </w:rPr>
        <w:t>分别为</w:t>
      </w:r>
      <w:r>
        <w:rPr>
          <w:rFonts w:ascii="Times New Roman" w:hAnsi="Times New Roman" w:cs="Times New Roman" w:eastAsia="SimSun"/>
          <w:sz w:val="21"/>
          <w:szCs w:val="21"/>
          <w:rPrChange w:id="5256" w:author="Codex" w:date="2026-10-05T16:32:41.313017+00:00">
            <w:rPr>
              <w:sz w:val="21"/>
              <w:szCs w:val="21"/>
            </w:rPr>
          </w:rPrChange>
        </w:rPr>
        <w:t>.016</w:t>
      </w:r>
      <w:r>
        <w:rPr>
          <w:rFonts w:ascii="Times New Roman" w:hAnsi="Times New Roman" w:cs="Times New Roman" w:eastAsia="SimSun"/>
          <w:sz w:val="21"/>
          <w:szCs w:val="21"/>
          <w:rPrChange w:id="5257" w:author="Codex" w:date="2026-10-05T16:32:41.313017+00:00">
            <w:rPr>
              <w:sz w:val="21"/>
              <w:szCs w:val="21"/>
            </w:rPr>
          </w:rPrChange>
        </w:rPr>
        <w:t>与</w:t>
      </w:r>
      <w:r>
        <w:rPr>
          <w:rFonts w:ascii="Times New Roman" w:hAnsi="Times New Roman" w:cs="Times New Roman" w:eastAsia="SimSun"/>
          <w:sz w:val="21"/>
          <w:szCs w:val="21"/>
          <w:rPrChange w:id="5258" w:author="Codex" w:date="2026-10-05T16:32:41.313017+00:00">
            <w:rPr>
              <w:sz w:val="21"/>
              <w:szCs w:val="21"/>
            </w:rPr>
          </w:rPrChange>
        </w:rPr>
        <w:t>.040</w:t>
      </w:r>
      <w:r>
        <w:rPr>
          <w:rFonts w:ascii="Times New Roman" w:hAnsi="Times New Roman" w:cs="Times New Roman" w:eastAsia="SimSun"/>
          <w:sz w:val="21"/>
          <w:szCs w:val="21"/>
          <w:rPrChange w:id="5259" w:author="Codex" w:date="2026-10-05T16:32:41.313017+00:00">
            <w:rPr>
              <w:sz w:val="21"/>
              <w:szCs w:val="21"/>
            </w:rPr>
          </w:rPrChange>
        </w:rPr>
        <w:t>。数值方向与原角色预期相容，但相对满意度</w:t>
      </w:r>
      <w:r>
        <w:rPr>
          <w:rFonts w:ascii="Times New Roman" w:hAnsi="Times New Roman" w:cs="Times New Roman" w:eastAsia="SimSun"/>
          <w:sz w:val="21"/>
          <w:szCs w:val="21"/>
          <w:rPrChange w:id="5260" w:author="Codex" w:date="2026-10-05T16:32:41.313017+00:00">
            <w:rPr>
              <w:sz w:val="21"/>
              <w:szCs w:val="21"/>
            </w:rPr>
          </w:rPrChange>
        </w:rPr>
        <w:t>M</w:t>
      </w:r>
      <w:r>
        <w:rPr>
          <w:rFonts w:ascii="Times New Roman" w:hAnsi="Times New Roman" w:cs="Times New Roman" w:eastAsia="SimSun"/>
          <w:sz w:val="21"/>
          <w:szCs w:val="21"/>
          <w:rPrChange w:id="5261" w:author="Codex" w:date="2026-10-05T16:32:41.313017+00:00">
            <w:rPr>
              <w:sz w:val="21"/>
              <w:szCs w:val="21"/>
            </w:rPr>
          </w:rPrChange>
        </w:rPr>
        <w:t>与绝对满意度</w:t>
      </w:r>
      <w:r>
        <w:rPr>
          <w:rFonts w:ascii="Times New Roman" w:hAnsi="Times New Roman" w:cs="Times New Roman" w:eastAsia="SimSun"/>
          <w:sz w:val="21"/>
          <w:szCs w:val="21"/>
          <w:rPrChange w:id="5262" w:author="Codex" w:date="2026-10-05T16:32:41.313017+00:00">
            <w:rPr>
              <w:sz w:val="21"/>
              <w:szCs w:val="21"/>
            </w:rPr>
          </w:rPrChange>
        </w:rPr>
        <w:t>L</w:t>
      </w:r>
      <w:r>
        <w:rPr>
          <w:rFonts w:ascii="Times New Roman" w:hAnsi="Times New Roman" w:cs="Times New Roman" w:eastAsia="SimSun"/>
          <w:sz w:val="21"/>
          <w:szCs w:val="21"/>
          <w:rPrChange w:id="5263" w:author="Codex" w:date="2026-10-05T16:32:41.313017+00:00">
            <w:rPr>
              <w:sz w:val="21"/>
              <w:szCs w:val="21"/>
            </w:rPr>
          </w:rPrChange>
        </w:rPr>
        <w:t>共享端点，固定</w:t>
      </w:r>
      <w:r>
        <w:rPr>
          <w:rFonts w:ascii="Times New Roman" w:hAnsi="Times New Roman" w:cs="Times New Roman" w:eastAsia="SimSun"/>
          <w:sz w:val="21"/>
          <w:szCs w:val="21"/>
          <w:rPrChange w:id="5264" w:author="Codex" w:date="2026-10-05T16:32:41.313017+00:00">
            <w:rPr>
              <w:sz w:val="21"/>
              <w:szCs w:val="21"/>
            </w:rPr>
          </w:rPrChange>
        </w:rPr>
        <w:t>M</w:t>
      </w:r>
      <w:r>
        <w:rPr>
          <w:rFonts w:ascii="Times New Roman" w:hAnsi="Times New Roman" w:cs="Times New Roman" w:eastAsia="SimSun"/>
          <w:sz w:val="21"/>
          <w:szCs w:val="21"/>
          <w:rPrChange w:id="5265" w:author="Codex" w:date="2026-10-05T16:32:41.313017+00:00">
            <w:rPr>
              <w:sz w:val="21"/>
              <w:szCs w:val="21"/>
            </w:rPr>
          </w:rPrChange>
        </w:rPr>
        <w:t>可产生不可能的联合状态。较小</w:t>
      </w:r>
      <w:r>
        <w:rPr>
          <w:rFonts w:ascii="Times New Roman" w:hAnsi="Times New Roman" w:cs="Times New Roman" w:eastAsia="SimSun"/>
          <w:sz w:val="21"/>
          <w:szCs w:val="21"/>
          <w:rPrChange w:id="5266" w:author="Codex" w:date="2026-10-05T16:32:41.313017+00:00">
            <w:rPr>
              <w:sz w:val="21"/>
              <w:szCs w:val="21"/>
            </w:rPr>
          </w:rPrChange>
        </w:rPr>
        <w:t>q</w:t>
      </w:r>
      <w:r>
        <w:rPr>
          <w:rFonts w:ascii="Times New Roman" w:hAnsi="Times New Roman" w:cs="Times New Roman" w:eastAsia="SimSun"/>
          <w:sz w:val="21"/>
          <w:szCs w:val="21"/>
          <w:rPrChange w:id="5267" w:author="Codex" w:date="2026-10-05T16:32:41.313017+00:00">
            <w:rPr>
              <w:sz w:val="21"/>
              <w:szCs w:val="21"/>
            </w:rPr>
          </w:rPrChange>
        </w:rPr>
        <w:t>值不能解除这种结构矛盾，故不将上述历史信号作为因果调节证据。</w:t>
      </w:r>
    </w:p>
    <w:p w14:paraId="59DC6CB2" w14:textId="314204E4"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07" w:author="Codex" w:date="2026-10-05T16:32:41.313017+00:00">
            <w:rPr>
              <w:sz w:val="21"/>
              <w:szCs w:val="21"/>
            </w:rPr>
          </w:rPrChange>
        </w:rPr>
        <w:pPrChange w:id="5268" w:author="Codex" w:date="2026-10-05T16:32:41.313017+00:00">
          <w:pPr>
            <w:pStyle w:val="af5"/>
            <w:snapToGrid w:val="0"/>
            <w:ind w:firstLine="420"/>
            <w:jc w:val="both"/>
          </w:pPr>
        </w:pPrChange>
      </w:pPr>
      <w:r>
        <w:rPr>
          <w:rFonts w:ascii="Times New Roman" w:hAnsi="Times New Roman" w:cs="Times New Roman" w:eastAsia="SimSun"/>
          <w:sz w:val="21"/>
          <w:szCs w:val="21"/>
          <w:rPrChange w:id="5269" w:author="Codex" w:date="2026-10-05T16:32:41.313017+00:00">
            <w:rPr>
              <w:sz w:val="21"/>
              <w:szCs w:val="21"/>
            </w:rPr>
          </w:rPrChange>
        </w:rPr>
        <w:t>图</w:t>
      </w:r>
      <w:del w:id="1001409" w:author="Codex" w:date="2026-10-06T05:40:41Z">
        <w:r>
          <w:rPr>
            <w:rFonts w:ascii="Times New Roman" w:hAnsi="Times New Roman" w:cs="Times New Roman" w:eastAsia="SimSun"/>
            <w:sz w:val="21"/>
            <w:szCs w:val="21"/>
            <w:rPrChange w:id="5270" w:author="Codex" w:date="2026-10-05T16:32:41.313017+00:00">
              <w:rPr>
                <w:sz w:val="21"/>
                <w:szCs w:val="21"/>
              </w:rPr>
            </w:rPrChange>
          </w:rPr>
          <w:delText>3.4</w:delText>
        </w:r>
      </w:del>
      <w:ins w:id="1001410" w:author="Codex" w:date="2026-10-06T05:40:41Z">
        <w:r>
          <w:rPr>
            <w:rFonts w:ascii="Times New Roman" w:hAnsi="Times New Roman" w:cs="Times New Roman" w:eastAsia="SimSun"/>
            <w:sz w:val="21"/>
            <w:szCs w:val="21"/>
          </w:rPr>
          <w:t>6</w:t>
        </w:r>
      </w:ins>
      <w:r>
        <w:rPr>
          <w:rFonts w:ascii="Times New Roman" w:hAnsi="Times New Roman" w:cs="Times New Roman" w:eastAsia="SimSun"/>
          <w:sz w:val="21"/>
          <w:szCs w:val="21"/>
          <w:rPrChange w:id="5271" w:author="Codex" w:date="2026-10-05T16:32:41.313017+00:00">
            <w:rPr>
              <w:sz w:val="21"/>
              <w:szCs w:val="21"/>
            </w:rPr>
          </w:rPrChange>
        </w:rPr>
        <w:t>左侧为既有两种</w:t>
      </w:r>
      <w:r>
        <w:rPr>
          <w:rFonts w:ascii="Times New Roman" w:hAnsi="Times New Roman" w:cs="Times New Roman" w:eastAsia="SimSun"/>
          <w:sz w:val="21"/>
          <w:szCs w:val="21"/>
          <w:rPrChange w:id="5272" w:author="Codex" w:date="2026-10-05T16:32:41.313017+00:00">
            <w:rPr>
              <w:sz w:val="21"/>
              <w:szCs w:val="21"/>
            </w:rPr>
          </w:rPrChange>
        </w:rPr>
        <w:t>M</w:t>
      </w:r>
      <w:r>
        <w:rPr>
          <w:rFonts w:ascii="Times New Roman" w:hAnsi="Times New Roman" w:cs="Times New Roman" w:eastAsia="SimSun"/>
          <w:sz w:val="21"/>
          <w:szCs w:val="21"/>
          <w:rPrChange w:id="5273" w:author="Codex" w:date="2026-10-05T16:32:41.313017+00:00">
            <w:rPr>
              <w:sz w:val="21"/>
              <w:szCs w:val="21"/>
            </w:rPr>
          </w:rPrChange>
        </w:rPr>
        <w:t>设定的收入</w:t>
      </w:r>
      <w:r>
        <w:rPr>
          <w:rFonts w:ascii="Times New Roman" w:hAnsi="Times New Roman" w:cs="Times New Roman" w:eastAsia="SimSun"/>
          <w:sz w:val="21"/>
          <w:szCs w:val="21"/>
          <w:rPrChange w:id="5274" w:author="Codex" w:date="2026-10-05T16:32:41.313017+00:00">
            <w:rPr>
              <w:sz w:val="21"/>
              <w:szCs w:val="21"/>
            </w:rPr>
          </w:rPrChange>
        </w:rPr>
        <w:t>OR</w:t>
      </w:r>
      <w:r>
        <w:rPr>
          <w:rFonts w:ascii="Times New Roman" w:hAnsi="Times New Roman" w:cs="Times New Roman" w:eastAsia="SimSun"/>
          <w:sz w:val="21"/>
          <w:szCs w:val="21"/>
          <w:rPrChange w:id="5275" w:author="Codex" w:date="2026-10-05T16:32:41.313017+00:00">
            <w:rPr>
              <w:sz w:val="21"/>
              <w:szCs w:val="21"/>
            </w:rPr>
          </w:rPrChange>
        </w:rPr>
        <w:t>，右侧为带符号</w:t>
      </w:r>
      <w:r>
        <w:rPr>
          <w:rFonts w:ascii="Times New Roman" w:hAnsi="Times New Roman" w:cs="Times New Roman" w:eastAsia="SimSun"/>
          <w:sz w:val="21"/>
          <w:szCs w:val="21"/>
          <w:rPrChange w:id="5276" w:author="Codex" w:date="2026-10-05T16:32:41.313017+00:00">
            <w:rPr>
              <w:sz w:val="21"/>
              <w:szCs w:val="21"/>
            </w:rPr>
          </w:rPrChange>
        </w:rPr>
        <w:t>OR</w:t>
      </w:r>
      <w:r>
        <w:rPr>
          <w:rFonts w:ascii="Times New Roman" w:hAnsi="Times New Roman" w:cs="Times New Roman" w:eastAsia="SimSun"/>
          <w:sz w:val="21"/>
          <w:szCs w:val="21"/>
          <w:rPrChange w:id="5277" w:author="Codex" w:date="2026-10-05T16:32:41.313017+00:00">
            <w:rPr>
              <w:sz w:val="21"/>
              <w:szCs w:val="21"/>
            </w:rPr>
          </w:rPrChange>
        </w:rPr>
        <w:t>差及其旧区间。</w:t>
      </w:r>
      <w:r>
        <w:rPr>
          <w:rFonts w:ascii="Times New Roman" w:hAnsi="Times New Roman" w:cs="Times New Roman" w:eastAsia="SimSun"/>
          <w:sz w:val="21"/>
          <w:szCs w:val="21"/>
          <w:rPrChange w:id="5278" w:author="Codex" w:date="2026-10-05T16:32:41.313017+00:00">
            <w:rPr>
              <w:sz w:val="21"/>
              <w:szCs w:val="21"/>
            </w:rPr>
          </w:rPrChange>
        </w:rPr>
        <w:t>AR-P</w:t>
      </w:r>
      <w:r>
        <w:rPr>
          <w:rFonts w:ascii="Times New Roman" w:hAnsi="Times New Roman" w:cs="Times New Roman" w:eastAsia="SimSun"/>
          <w:sz w:val="21"/>
          <w:szCs w:val="21"/>
          <w:rPrChange w:id="5279" w:author="Codex" w:date="2026-10-05T16:32:41.313017+00:00">
            <w:rPr>
              <w:sz w:val="21"/>
              <w:szCs w:val="21"/>
            </w:rPr>
          </w:rPrChange>
        </w:rPr>
        <w:t>两项</w:t>
      </w:r>
      <w:r>
        <w:rPr>
          <w:rFonts w:ascii="Times New Roman" w:hAnsi="Times New Roman" w:cs="Times New Roman" w:eastAsia="SimSun"/>
          <w:sz w:val="21"/>
          <w:szCs w:val="21"/>
          <w:rPrChange w:id="5280" w:author="Codex" w:date="2026-10-05T16:32:41.313017+00:00">
            <w:rPr>
              <w:sz w:val="21"/>
              <w:szCs w:val="21"/>
            </w:rPr>
          </w:rPrChange>
        </w:rPr>
        <w:t>OR</w:t>
      </w:r>
      <w:r>
        <w:rPr>
          <w:rFonts w:ascii="Times New Roman" w:hAnsi="Times New Roman" w:cs="Times New Roman" w:eastAsia="SimSun"/>
          <w:sz w:val="21"/>
          <w:szCs w:val="21"/>
          <w:rPrChange w:id="5281" w:author="Codex" w:date="2026-10-05T16:32:41.313017+00:00">
            <w:rPr>
              <w:sz w:val="21"/>
              <w:szCs w:val="21"/>
            </w:rPr>
          </w:rPrChange>
        </w:rPr>
        <w:t>均大于</w:t>
      </w:r>
      <w:r>
        <w:rPr>
          <w:rFonts w:ascii="Times New Roman" w:hAnsi="Times New Roman" w:cs="Times New Roman" w:eastAsia="SimSun"/>
          <w:sz w:val="21"/>
          <w:szCs w:val="21"/>
          <w:rPrChange w:id="5282" w:author="Codex" w:date="2026-10-05T16:32:41.313017+00:00">
            <w:rPr>
              <w:sz w:val="21"/>
              <w:szCs w:val="21"/>
            </w:rPr>
          </w:rPrChange>
        </w:rPr>
        <w:t>1</w:t>
      </w:r>
      <w:r>
        <w:rPr>
          <w:rFonts w:ascii="Times New Roman" w:hAnsi="Times New Roman" w:cs="Times New Roman" w:eastAsia="SimSun"/>
          <w:sz w:val="21"/>
          <w:szCs w:val="21"/>
          <w:rPrChange w:id="5283" w:author="Codex" w:date="2026-10-05T16:32:41.313017+00:00">
            <w:rPr>
              <w:sz w:val="21"/>
              <w:szCs w:val="21"/>
            </w:rPr>
          </w:rPrChange>
        </w:rPr>
        <w:t>，不能称为效应方向反转；相对收入链的差值区间均包含</w:t>
      </w:r>
      <w:r>
        <w:rPr>
          <w:rFonts w:ascii="Times New Roman" w:hAnsi="Times New Roman" w:cs="Times New Roman" w:eastAsia="SimSun"/>
          <w:sz w:val="21"/>
          <w:szCs w:val="21"/>
          <w:rPrChange w:id="5284" w:author="Codex" w:date="2026-10-05T16:32:41.313017+00:00">
            <w:rPr>
              <w:sz w:val="21"/>
              <w:szCs w:val="21"/>
            </w:rPr>
          </w:rPrChange>
        </w:rPr>
        <w:t>0</w:t>
      </w:r>
      <w:r>
        <w:rPr>
          <w:rFonts w:ascii="Times New Roman" w:hAnsi="Times New Roman" w:cs="Times New Roman" w:eastAsia="SimSun"/>
          <w:sz w:val="21"/>
          <w:szCs w:val="21"/>
          <w:rPrChange w:id="5285" w:author="Codex" w:date="2026-10-05T16:32:41.313017+00:00">
            <w:rPr>
              <w:sz w:val="21"/>
              <w:szCs w:val="21"/>
            </w:rPr>
          </w:rPrChange>
        </w:rPr>
        <w:t>。图中方向和区间仅说明原模型的数值表现，不检验其联合反事实是否可实现。</w:t>
      </w:r>
    </w:p>
    <w:p w14:paraId="7842BEC1" w14:textId="3DEC0FD4"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08" w:author="Codex" w:date="2026-10-05T16:32:41.313017+00:00">
            <w:rPr>
              <w:sz w:val="21"/>
              <w:szCs w:val="21"/>
            </w:rPr>
          </w:rPrChange>
        </w:rPr>
        <w:pPrChange w:id="5286" w:author="Codex" w:date="2026-10-05T16:32:41.313017+00:00">
          <w:pPr>
            <w:pStyle w:val="af5"/>
            <w:snapToGrid w:val="0"/>
            <w:ind w:firstLine="420"/>
            <w:jc w:val="both"/>
          </w:pPr>
        </w:pPrChange>
      </w:pPr>
      <w:r>
        <w:rPr>
          <w:rFonts w:ascii="Times New Roman" w:hAnsi="Times New Roman" w:cs="Times New Roman" w:eastAsia="SimSun"/>
          <w:sz w:val="21"/>
          <w:szCs w:val="21"/>
          <w:rPrChange w:id="5287" w:author="Codex" w:date="2026-10-05T16:32:41.313017+00:00">
            <w:rPr>
              <w:sz w:val="21"/>
              <w:szCs w:val="21"/>
            </w:rPr>
          </w:rPrChange>
        </w:rPr>
        <w:t>现阶段的角色差异线索主要来自基础回归的标准化加性交互，并且依赖具体构念与资格总体。它们不确认普遍的本人抑制、配偶促进机制。历史</w:t>
      </w:r>
      <w:r>
        <w:rPr>
          <w:rFonts w:ascii="Times New Roman" w:hAnsi="Times New Roman" w:cs="Times New Roman" w:eastAsia="SimSun"/>
          <w:sz w:val="21"/>
          <w:szCs w:val="21"/>
          <w:rPrChange w:id="5288" w:author="Codex" w:date="2026-10-05T16:32:41.313017+00:00">
            <w:rPr>
              <w:sz w:val="21"/>
              <w:szCs w:val="21"/>
            </w:rPr>
          </w:rPrChange>
        </w:rPr>
        <w:t>CDE</w:t>
      </w:r>
      <w:r>
        <w:rPr>
          <w:rFonts w:ascii="Times New Roman" w:hAnsi="Times New Roman" w:cs="Times New Roman" w:eastAsia="SimSun"/>
          <w:sz w:val="21"/>
          <w:szCs w:val="21"/>
          <w:rPrChange w:id="5289" w:author="Codex" w:date="2026-10-05T16:32:41.313017+00:00">
            <w:rPr>
              <w:sz w:val="21"/>
              <w:szCs w:val="21"/>
            </w:rPr>
          </w:rPrChange>
        </w:rPr>
        <w:t>差值的结构与支持限制进一步说明，不能以相对位置的统计信号替代绝对满意度改善假设。</w:t>
      </w:r>
    </w:p>
    <w:p w14:paraId="339CE701" w14:textId="7FF690BD" w:rsidR="00FB24F4" w:rsidRDefault="00FB24F4">
      <w:pPr>
        <w:pStyle w:val="af5"/>
        <w:keepNext/>
        <w:keepLines/>
        <w:snapToGrid w:val="0"/>
        <w:spacing w:before="80" w:after="40" w:line="240" w:lineRule="auto"/>
        <w:ind w:firstLineChars="0" w:firstLine="0"/>
        <w:jc w:val="center"/>
      </w:pPr>
      <w:r>
        <w:rPr>
          <w:noProof/>
        </w:rPr>
        <w:lastRenderedPageBreak/>
        <w:drawing>
          <wp:inline distT="0" distB="0" distL="0" distR="0" wp14:anchorId="786E6512" wp14:editId="3E285834">
            <wp:extent cx="8100000" cy="3755455"/>
            <wp:effectExtent l="0" t="0" r="0" b="0"/>
            <wp:docPr id="2059794611" name="Picture 2059794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E_Delta_v751.png"/>
                    <pic:cNvPicPr/>
                  </pic:nvPicPr>
                  <pic:blipFill>
                    <a:blip r:embed="rId9"/>
                    <a:stretch>
                      <a:fillRect/>
                    </a:stretch>
                  </pic:blipFill>
                  <pic:spPr>
                    <a:xfrm>
                      <a:off x="0" y="0"/>
                      <a:ext cx="8100000" cy="3755455"/>
                    </a:xfrm>
                    <a:prstGeom prst="rect">
                      <a:avLst/>
                    </a:prstGeom>
                  </pic:spPr>
                </pic:pic>
              </a:graphicData>
            </a:graphic>
          </wp:inline>
        </w:drawing>
      </w:r>
    </w:p>
    <w:p w14:paraId="2556D2A1" w14:textId="7FF690C7" w:rsidR="00FB24F4" w:rsidRPr="00270697" w:rsidRDefault="00FB24F4">
      <w:pPr>
        <w:pStyle w:val="afffc"/>
        <w:keepNext/>
        <w:keepLines/>
        <w:snapToGrid w:val="0"/>
        <w:spacing w:line="280" w:lineRule="exact" w:before="0" w:after="0" w:beforeLines="0" w:afterLines="0" w:beforeAutospacing="0" w:afterAutospacing="0"/>
        <w:ind w:firstLine="0" w:hanging="0" w:left="0" w:right="0" w:start="0" w:end="0" w:firstLineChars="0" w:hangingChars="0" w:leftChars="0" w:rightChars="0" w:startChars="0" w:endChars="0"/>
        <w:jc w:val="center"/>
        <w:rPr>
          <w:rFonts w:ascii="Times New Roman" w:hAnsi="Times New Roman" w:cs="Times New Roman" w:eastAsia="KaiTi"/>
          <w:b w:val="0"/>
          <w:bCs w:val="0"/>
          <w:sz w:val="21"/>
          <w:szCs w:val="21"/>
          <w:rPrChange w:id="9609" w:author="Codex" w:date="2026-10-05T16:32:41.313017+00:00">
            <w:rPr>
              <w:rFonts w:cs="Times New Roman"/>
              <w:szCs w:val="21"/>
            </w:rPr>
          </w:rPrChange>
        </w:rPr>
        <w:pPrChange w:id="5290" w:author="Codex" w:date="2026-10-05T16:32:41.313017+00:00">
          <w:pPr>
            <w:pStyle w:val="afffc"/>
            <w:keepNext/>
            <w:keepLines/>
            <w:snapToGrid w:val="0"/>
            <w:spacing w:afterLines="0" w:after="0" w:line="360" w:lineRule="exact"/>
          </w:pPr>
        </w:pPrChange>
      </w:pPr>
      <w:r>
        <w:rPr>
          <w:rFonts w:ascii="Times New Roman" w:hAnsi="Times New Roman" w:cs="Times New Roman" w:eastAsia="KaiTi"/>
          <w:b w:val="0"/>
          <w:bCs w:val="0"/>
          <w:sz w:val="21"/>
          <w:szCs w:val="21"/>
          <w:rPrChange w:id="5291" w:author="Codex" w:date="2026-10-05T16:32:41.313017+00:00">
            <w:rPr>
              <w:rFonts w:cs="Times New Roman"/>
              <w:szCs w:val="21"/>
            </w:rPr>
          </w:rPrChange>
        </w:rPr>
        <w:t>图</w:t>
      </w:r>
      <w:del w:id="1001411" w:author="Codex" w:date="2026-10-06T05:40:41Z">
        <w:r>
          <w:rPr>
            <w:rFonts w:ascii="Times New Roman" w:hAnsi="Times New Roman" w:cs="Times New Roman" w:eastAsia="KaiTi"/>
            <w:b w:val="0"/>
            <w:bCs w:val="0"/>
            <w:sz w:val="21"/>
            <w:szCs w:val="21"/>
            <w:rPrChange w:id="5292" w:author="Codex" w:date="2026-10-05T16:32:41.313017+00:00">
              <w:rPr>
                <w:rFonts w:cs="Times New Roman"/>
                <w:szCs w:val="21"/>
              </w:rPr>
            </w:rPrChange>
          </w:rPr>
          <w:delText xml:space="preserve">3.4 </w:delText>
        </w:r>
      </w:del>
      <w:ins w:id="1001412" w:author="Codex" w:date="2026-10-06T05:40:41Z">
        <w:r>
          <w:rPr>
            <w:rFonts w:ascii="Times New Roman" w:hAnsi="Times New Roman" w:cs="Times New Roman" w:eastAsia="KaiTi"/>
            <w:b w:val="0"/>
            <w:bCs w:val="0"/>
            <w:sz w:val="21"/>
            <w:szCs w:val="21"/>
          </w:rPr>
          <w:t xml:space="preserve">6 </w:t>
        </w:r>
      </w:ins>
      <w:r>
        <w:rPr>
          <w:rFonts w:ascii="Times New Roman" w:hAnsi="Times New Roman" w:cs="Times New Roman" w:eastAsia="KaiTi"/>
          <w:b w:val="0"/>
          <w:bCs w:val="0"/>
          <w:sz w:val="21"/>
          <w:szCs w:val="21"/>
          <w:rPrChange w:id="5293" w:author="Codex" w:date="2026-10-05T16:32:41.313017+00:00">
            <w:rPr>
              <w:rFonts w:cs="Times New Roman"/>
              <w:szCs w:val="21"/>
            </w:rPr>
          </w:rPrChange>
        </w:rPr>
        <w:t>本人和配偶满意度状态下的收入作用：</w:t>
      </w:r>
      <w:r>
        <w:rPr>
          <w:rFonts w:ascii="Times New Roman" w:hAnsi="Times New Roman" w:cs="Times New Roman" w:eastAsia="KaiTi"/>
          <w:b w:val="0"/>
          <w:bCs w:val="0"/>
          <w:sz w:val="21"/>
          <w:szCs w:val="21"/>
          <w:rPrChange w:id="5294" w:author="Codex" w:date="2026-10-05T16:32:41.313017+00:00">
            <w:rPr>
              <w:rFonts w:cs="Times New Roman"/>
              <w:szCs w:val="21"/>
            </w:rPr>
          </w:rPrChange>
        </w:rPr>
        <w:t>CDE</w:t>
      </w:r>
      <w:r>
        <w:rPr>
          <w:rFonts w:ascii="Times New Roman" w:hAnsi="Times New Roman" w:cs="Times New Roman" w:eastAsia="KaiTi"/>
          <w:b w:val="0"/>
          <w:bCs w:val="0"/>
          <w:sz w:val="21"/>
          <w:szCs w:val="21"/>
          <w:rPrChange w:id="5295" w:author="Codex" w:date="2026-10-05T16:32:41.313017+00:00">
            <w:rPr>
              <w:rFonts w:cs="Times New Roman"/>
              <w:szCs w:val="21"/>
            </w:rPr>
          </w:rPrChange>
        </w:rPr>
        <w:t>与配对差值</w:t>
      </w:r>
    </w:p>
    <w:p w14:paraId="0EDB25FC" w14:textId="7FF690E5"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9610" w:author="Codex" w:date="2026-10-05T16:32:41.313017+00:00">
            <w:rPr>
              <w:rFonts w:eastAsia="SimSun" w:cs="Times New Roman"/>
              <w:szCs w:val="21"/>
            </w:rPr>
          </w:rPrChange>
        </w:rPr>
        <w:pPrChange w:id="5296"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5297" w:author="Codex" w:date="2026-10-05T16:32:41.313017+00:00">
            <w:rPr>
              <w:rFonts w:eastAsia="SimSun" w:cs="Times New Roman"/>
              <w:szCs w:val="21"/>
            </w:rPr>
          </w:rPrChange>
        </w:rPr>
        <w:t>注：左侧蓝、橙两点分别为固定</w:t>
      </w:r>
      <w:r>
        <w:rPr>
          <w:rFonts w:ascii="Times New Roman" w:hAnsi="Times New Roman" w:cs="Times New Roman" w:eastAsia="SimSun"/>
          <w:sz w:val="21"/>
          <w:szCs w:val="21"/>
          <w:rPrChange w:id="5298" w:author="Codex" w:date="2026-10-05T16:32:41.313017+00:00">
            <w:rPr>
              <w:rFonts w:eastAsia="SimSun" w:cs="Times New Roman"/>
              <w:szCs w:val="21"/>
            </w:rPr>
          </w:rPrChange>
        </w:rPr>
        <w:t>M=0</w:t>
      </w:r>
      <w:r>
        <w:rPr>
          <w:rFonts w:ascii="Times New Roman" w:hAnsi="Times New Roman" w:cs="Times New Roman" w:eastAsia="SimSun"/>
          <w:sz w:val="21"/>
          <w:szCs w:val="21"/>
          <w:rPrChange w:id="5299" w:author="Codex" w:date="2026-10-05T16:32:41.313017+00:00">
            <w:rPr>
              <w:rFonts w:eastAsia="SimSun" w:cs="Times New Roman"/>
              <w:szCs w:val="21"/>
            </w:rPr>
          </w:rPrChange>
        </w:rPr>
        <w:t>、</w:t>
      </w:r>
      <w:r>
        <w:rPr>
          <w:rFonts w:ascii="Times New Roman" w:hAnsi="Times New Roman" w:cs="Times New Roman" w:eastAsia="SimSun"/>
          <w:sz w:val="21"/>
          <w:szCs w:val="21"/>
          <w:rPrChange w:id="5300" w:author="Codex" w:date="2026-10-05T16:32:41.313017+00:00">
            <w:rPr>
              <w:rFonts w:eastAsia="SimSun" w:cs="Times New Roman"/>
              <w:szCs w:val="21"/>
            </w:rPr>
          </w:rPrChange>
        </w:rPr>
        <w:t>M=1</w:t>
      </w:r>
      <w:r>
        <w:rPr>
          <w:rFonts w:ascii="Times New Roman" w:hAnsi="Times New Roman" w:cs="Times New Roman" w:eastAsia="SimSun"/>
          <w:sz w:val="21"/>
          <w:szCs w:val="21"/>
          <w:rPrChange w:id="5301" w:author="Codex" w:date="2026-10-05T16:32:41.313017+00:00">
            <w:rPr>
              <w:rFonts w:eastAsia="SimSun" w:cs="Times New Roman"/>
              <w:szCs w:val="21"/>
            </w:rPr>
          </w:rPrChange>
        </w:rPr>
        <w:t>的</w:t>
      </w:r>
      <w:r>
        <w:rPr>
          <w:rFonts w:ascii="Times New Roman" w:hAnsi="Times New Roman" w:cs="Times New Roman" w:eastAsia="SimSun"/>
          <w:sz w:val="21"/>
          <w:szCs w:val="21"/>
          <w:rPrChange w:id="5302" w:author="Codex" w:date="2026-10-05T16:32:41.313017+00:00">
            <w:rPr>
              <w:rFonts w:eastAsia="SimSun" w:cs="Times New Roman"/>
              <w:szCs w:val="21"/>
            </w:rPr>
          </w:rPrChange>
        </w:rPr>
        <w:t>CDE OR</w:t>
      </w:r>
      <w:r>
        <w:rPr>
          <w:rFonts w:ascii="Times New Roman" w:hAnsi="Times New Roman" w:cs="Times New Roman" w:eastAsia="SimSun"/>
          <w:sz w:val="21"/>
          <w:szCs w:val="21"/>
          <w:rPrChange w:id="5303" w:author="Codex" w:date="2026-10-05T16:32:41.313017+00:00">
            <w:rPr>
              <w:rFonts w:eastAsia="SimSun" w:cs="Times New Roman"/>
              <w:szCs w:val="21"/>
            </w:rPr>
          </w:rPrChange>
        </w:rPr>
        <w:t>，参考线为</w:t>
      </w:r>
      <w:r>
        <w:rPr>
          <w:rFonts w:ascii="Times New Roman" w:hAnsi="Times New Roman" w:cs="Times New Roman" w:eastAsia="SimSun"/>
          <w:sz w:val="21"/>
          <w:szCs w:val="21"/>
          <w:rPrChange w:id="5304" w:author="Codex" w:date="2026-10-05T16:32:41.313017+00:00">
            <w:rPr>
              <w:rFonts w:eastAsia="SimSun" w:cs="Times New Roman"/>
              <w:szCs w:val="21"/>
            </w:rPr>
          </w:rPrChange>
        </w:rPr>
        <w:t>1</w:t>
      </w:r>
      <w:r>
        <w:rPr>
          <w:rFonts w:ascii="Times New Roman" w:hAnsi="Times New Roman" w:cs="Times New Roman" w:eastAsia="SimSun"/>
          <w:sz w:val="21"/>
          <w:szCs w:val="21"/>
          <w:rPrChange w:id="5305" w:author="Codex" w:date="2026-10-05T16:32:41.313017+00:00">
            <w:rPr>
              <w:rFonts w:eastAsia="SimSun" w:cs="Times New Roman"/>
              <w:szCs w:val="21"/>
            </w:rPr>
          </w:rPrChange>
        </w:rPr>
        <w:t>；右侧为同批抽样的两点差值，参考线为</w:t>
      </w:r>
      <w:r>
        <w:rPr>
          <w:rFonts w:ascii="Times New Roman" w:hAnsi="Times New Roman" w:cs="Times New Roman" w:eastAsia="SimSun"/>
          <w:sz w:val="21"/>
          <w:szCs w:val="21"/>
          <w:rPrChange w:id="5306" w:author="Codex" w:date="2026-10-05T16:32:41.313017+00:00">
            <w:rPr>
              <w:rFonts w:eastAsia="SimSun" w:cs="Times New Roman"/>
              <w:szCs w:val="21"/>
            </w:rPr>
          </w:rPrChange>
        </w:rPr>
        <w:t>0</w:t>
      </w:r>
      <w:r>
        <w:rPr>
          <w:rFonts w:ascii="Times New Roman" w:hAnsi="Times New Roman" w:cs="Times New Roman" w:eastAsia="SimSun"/>
          <w:sz w:val="21"/>
          <w:szCs w:val="21"/>
          <w:rPrChange w:id="5307" w:author="Codex" w:date="2026-10-05T16:32:41.313017+00:00">
            <w:rPr>
              <w:rFonts w:eastAsia="SimSun" w:cs="Times New Roman"/>
              <w:szCs w:val="21"/>
            </w:rPr>
          </w:rPrChange>
        </w:rPr>
        <w:t>。绝对链的</w:t>
      </w:r>
      <w:r>
        <w:rPr>
          <w:rFonts w:ascii="Times New Roman" w:hAnsi="Times New Roman" w:cs="Times New Roman" w:eastAsia="SimSun"/>
          <w:sz w:val="21"/>
          <w:szCs w:val="21"/>
          <w:rPrChange w:id="5308" w:author="Codex" w:date="2026-10-05T16:32:41.313017+00:00">
            <w:rPr>
              <w:rFonts w:eastAsia="SimSun" w:cs="Times New Roman"/>
              <w:szCs w:val="21"/>
            </w:rPr>
          </w:rPrChange>
        </w:rPr>
        <w:t>M=1</w:t>
      </w:r>
      <w:r>
        <w:rPr>
          <w:rFonts w:ascii="Times New Roman" w:hAnsi="Times New Roman" w:cs="Times New Roman" w:eastAsia="SimSun"/>
          <w:sz w:val="21"/>
          <w:szCs w:val="21"/>
          <w:rPrChange w:id="5309" w:author="Codex" w:date="2026-10-05T16:32:41.313017+00:00">
            <w:rPr>
              <w:rFonts w:eastAsia="SimSun" w:cs="Times New Roman"/>
              <w:szCs w:val="21"/>
            </w:rPr>
          </w:rPrChange>
        </w:rPr>
        <w:t>表示提升，相对链表示位置升级。各链总体不同；区间为逐记录</w:t>
      </w:r>
      <w:r>
        <w:rPr>
          <w:rFonts w:ascii="Times New Roman" w:hAnsi="Times New Roman" w:cs="Times New Roman" w:eastAsia="SimSun"/>
          <w:sz w:val="21"/>
          <w:szCs w:val="21"/>
          <w:rPrChange w:id="5310" w:author="Codex" w:date="2026-10-05T16:32:41.313017+00:00">
            <w:rPr>
              <w:rFonts w:eastAsia="SimSun" w:cs="Times New Roman"/>
              <w:szCs w:val="21"/>
            </w:rPr>
          </w:rPrChange>
        </w:rPr>
        <w:t>bootstrap</w:t>
      </w:r>
      <w:r>
        <w:rPr>
          <w:rFonts w:ascii="Times New Roman" w:hAnsi="Times New Roman" w:cs="Times New Roman" w:eastAsia="SimSun"/>
          <w:sz w:val="21"/>
          <w:szCs w:val="21"/>
          <w:rPrChange w:id="5311" w:author="Codex" w:date="2026-10-05T16:32:41.313017+00:00">
            <w:rPr>
              <w:rFonts w:eastAsia="SimSun" w:cs="Times New Roman"/>
              <w:szCs w:val="21"/>
            </w:rPr>
          </w:rPrChange>
        </w:rPr>
        <w:t>结果。</w:t>
      </w:r>
    </w:p>
    <w:p w14:paraId="084CF091" w14:textId="2F367C42" w:rsidR="00FB24F4" w:rsidRDefault="00FB24F4">
      <w:pPr>
        <w:pStyle w:val="afffa"/>
        <w:keepNext/>
        <w:snapToGrid w:val="0"/>
        <w:spacing w:before="156" w:after="100" w:line="360" w:lineRule="exact"/>
        <w:ind w:firstLine="420"/>
      </w:pPr>
      <w:r>
        <w:t xml:space="preserve">3.3 </w:t>
      </w:r>
      <w:r>
        <w:t>未解决的干预量化与历史预测情景</w:t>
      </w:r>
    </w:p>
    <w:p w14:paraId="0AB5B11D" w14:textId="46237405"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11" w:author="Codex" w:date="2026-10-05T16:32:41.313017+00:00">
            <w:rPr>
              <w:sz w:val="21"/>
              <w:szCs w:val="21"/>
            </w:rPr>
          </w:rPrChange>
        </w:rPr>
        <w:pPrChange w:id="5312" w:author="Codex" w:date="2026-10-05T16:32:41.313017+00:00">
          <w:pPr>
            <w:pStyle w:val="af5"/>
            <w:snapToGrid w:val="0"/>
            <w:ind w:firstLine="420"/>
            <w:jc w:val="both"/>
          </w:pPr>
        </w:pPrChange>
      </w:pPr>
      <w:r>
        <w:rPr>
          <w:rFonts w:ascii="Times New Roman" w:hAnsi="Times New Roman" w:cs="Times New Roman" w:eastAsia="SimSun"/>
          <w:sz w:val="21"/>
          <w:szCs w:val="21"/>
          <w:rPrChange w:id="5313" w:author="Codex" w:date="2026-10-05T16:32:41.313017+00:00">
            <w:rPr>
              <w:sz w:val="21"/>
              <w:szCs w:val="21"/>
            </w:rPr>
          </w:rPrChange>
        </w:rPr>
        <w:t>RQ2.5</w:t>
      </w:r>
      <w:r>
        <w:rPr>
          <w:rFonts w:ascii="Times New Roman" w:hAnsi="Times New Roman" w:cs="Times New Roman" w:eastAsia="SimSun"/>
          <w:sz w:val="21"/>
          <w:szCs w:val="21"/>
          <w:rPrChange w:id="5314" w:author="Codex" w:date="2026-10-05T16:32:41.313017+00:00">
            <w:rPr>
              <w:sz w:val="21"/>
              <w:szCs w:val="21"/>
            </w:rPr>
          </w:rPrChange>
        </w:rPr>
        <w:t>保留两个不同目标：固定</w:t>
      </w:r>
      <w:r>
        <w:rPr>
          <w:rFonts w:ascii="Times New Roman" w:hAnsi="Times New Roman" w:cs="Times New Roman" w:eastAsia="SimSun"/>
          <w:sz w:val="21"/>
          <w:szCs w:val="21"/>
          <w:rPrChange w:id="5315" w:author="Codex" w:date="2026-10-05T16:32:41.313017+00:00">
            <w:rPr>
              <w:sz w:val="21"/>
              <w:szCs w:val="21"/>
            </w:rPr>
          </w:rPrChange>
        </w:rPr>
        <w:t>M</w:t>
      </w:r>
      <w:r>
        <w:rPr>
          <w:rFonts w:ascii="Times New Roman" w:hAnsi="Times New Roman" w:cs="Times New Roman" w:eastAsia="SimSun"/>
          <w:sz w:val="21"/>
          <w:szCs w:val="21"/>
          <w:rPrChange w:id="5316" w:author="Codex" w:date="2026-10-05T16:32:41.313017+00:00">
            <w:rPr>
              <w:sz w:val="21"/>
              <w:szCs w:val="21"/>
            </w:rPr>
          </w:rPrChange>
        </w:rPr>
        <w:t>后收入效应的改变比例，以及设置</w:t>
      </w:r>
      <w:r>
        <w:rPr>
          <w:rFonts w:ascii="Times New Roman" w:hAnsi="Times New Roman" w:cs="Times New Roman" w:eastAsia="SimSun"/>
          <w:sz w:val="21"/>
          <w:szCs w:val="21"/>
          <w:rPrChange w:id="5317" w:author="Codex" w:date="2026-10-05T16:32:41.313017+00:00">
            <w:rPr>
              <w:sz w:val="21"/>
              <w:szCs w:val="21"/>
            </w:rPr>
          </w:rPrChange>
        </w:rPr>
        <w:t>M</w:t>
      </w:r>
      <w:r>
        <w:rPr>
          <w:rFonts w:ascii="Times New Roman" w:hAnsi="Times New Roman" w:cs="Times New Roman" w:eastAsia="SimSun"/>
          <w:sz w:val="21"/>
          <w:szCs w:val="21"/>
          <w:rPrChange w:id="5318" w:author="Codex" w:date="2026-10-05T16:32:41.313017+00:00">
            <w:rPr>
              <w:sz w:val="21"/>
              <w:szCs w:val="21"/>
            </w:rPr>
          </w:rPrChange>
        </w:rPr>
        <w:t>后支持增长概率的变化。前者由理论</w:t>
      </w:r>
      <w:r>
        <w:rPr>
          <w:rFonts w:ascii="Times New Roman" w:hAnsi="Times New Roman" w:cs="Times New Roman" w:eastAsia="SimSun"/>
          <w:sz w:val="21"/>
          <w:szCs w:val="21"/>
          <w:rPrChange w:id="5319" w:author="Codex" w:date="2026-10-05T16:32:41.313017+00:00">
            <w:rPr>
              <w:sz w:val="21"/>
              <w:szCs w:val="21"/>
            </w:rPr>
          </w:rPrChange>
        </w:rPr>
        <w:t>PE</w:t>
      </w:r>
      <w:r>
        <w:rPr>
          <w:rFonts w:ascii="Times New Roman" w:hAnsi="Times New Roman" w:cs="Times New Roman" w:eastAsia="SimSun"/>
          <w:sz w:val="21"/>
          <w:szCs w:val="21"/>
          <w:rPrChange w:id="5320" w:author="Codex" w:date="2026-10-05T16:32:41.313017+00:00">
            <w:rPr>
              <w:sz w:val="21"/>
              <w:szCs w:val="21"/>
            </w:rPr>
          </w:rPrChange>
        </w:rPr>
        <w:t>描述，后者需直接比较结果概率；当前两者均不能据此稿作可靠政策量化。</w:t>
      </w:r>
    </w:p>
    <w:p w14:paraId="77584F1E" w14:textId="7FF6910B"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12" w:author="Codex" w:date="2026-10-05T16:32:41.313017+00:00">
            <w:rPr>
              <w:sz w:val="21"/>
              <w:szCs w:val="21"/>
            </w:rPr>
          </w:rPrChange>
        </w:rPr>
        <w:pPrChange w:id="5321" w:author="Codex" w:date="2026-10-05T16:32:41.313017+00:00">
          <w:pPr>
            <w:pStyle w:val="af5"/>
            <w:snapToGrid w:val="0"/>
            <w:ind w:firstLine="420"/>
            <w:jc w:val="both"/>
          </w:pPr>
        </w:pPrChange>
      </w:pPr>
      <w:r>
        <w:rPr>
          <w:rFonts w:ascii="Times New Roman" w:hAnsi="Times New Roman" w:cs="Times New Roman" w:eastAsia="SimSun"/>
          <w:sz w:val="21"/>
          <w:szCs w:val="21"/>
          <w:rPrChange w:id="5322" w:author="Codex" w:date="2026-10-05T16:32:41.313017+00:00">
            <w:rPr>
              <w:sz w:val="21"/>
              <w:szCs w:val="21"/>
            </w:rPr>
          </w:rPrChange>
        </w:rPr>
        <w:t>对于第一项问题，当前不能提供可靠的消除比例。原生</w:t>
      </w:r>
      <w:r>
        <w:rPr>
          <w:rFonts w:ascii="Times New Roman" w:hAnsi="Times New Roman" w:cs="Times New Roman" w:eastAsia="SimSun"/>
          <w:sz w:val="21"/>
          <w:szCs w:val="21"/>
          <w:rPrChange w:id="5323" w:author="Codex" w:date="2026-10-05T16:32:41.313017+00:00">
            <w:rPr>
              <w:sz w:val="21"/>
              <w:szCs w:val="21"/>
            </w:rPr>
          </w:rPrChange>
        </w:rPr>
        <w:t>PE</w:t>
      </w:r>
      <w:r>
        <w:rPr>
          <w:rFonts w:ascii="Times New Roman" w:hAnsi="Times New Roman" w:cs="Times New Roman" w:eastAsia="SimSun"/>
          <w:sz w:val="21"/>
          <w:szCs w:val="21"/>
          <w:rPrChange w:id="5324" w:author="Codex" w:date="2026-10-05T16:32:41.313017+00:00">
            <w:rPr>
              <w:sz w:val="21"/>
              <w:szCs w:val="21"/>
            </w:rPr>
          </w:rPrChange>
        </w:rPr>
        <w:t>不仅受总对比接近无效值时分母不稳定的影响，还涉及当前</w:t>
      </w:r>
      <w:r>
        <w:rPr>
          <w:rFonts w:ascii="Times New Roman" w:hAnsi="Times New Roman" w:cs="Times New Roman" w:eastAsia="SimSun"/>
          <w:sz w:val="21"/>
          <w:szCs w:val="21"/>
          <w:rPrChange w:id="5325" w:author="Codex" w:date="2026-10-05T16:32:41.313017+00:00">
            <w:rPr>
              <w:sz w:val="21"/>
              <w:szCs w:val="21"/>
            </w:rPr>
          </w:rPrChange>
        </w:rPr>
        <w:t>Logistic</w:t>
      </w:r>
      <w:r>
        <w:rPr>
          <w:rFonts w:ascii="Times New Roman" w:hAnsi="Times New Roman" w:cs="Times New Roman" w:eastAsia="SimSun"/>
          <w:sz w:val="21"/>
          <w:szCs w:val="21"/>
          <w:rPrChange w:id="5326" w:author="Codex" w:date="2026-10-05T16:32:41.313017+00:00">
            <w:rPr>
              <w:sz w:val="21"/>
              <w:szCs w:val="21"/>
            </w:rPr>
          </w:rPrChange>
        </w:rPr>
        <w:t>分支的分解尺度问题。因此，本文保留</w:t>
      </w:r>
      <w:r>
        <w:rPr>
          <w:rFonts w:ascii="Times New Roman" w:hAnsi="Times New Roman" w:cs="Times New Roman" w:eastAsia="SimSun"/>
          <w:sz w:val="21"/>
          <w:szCs w:val="21"/>
          <w:rPrChange w:id="5327" w:author="Codex" w:date="2026-10-05T16:32:41.313017+00:00">
            <w:rPr>
              <w:sz w:val="21"/>
              <w:szCs w:val="21"/>
            </w:rPr>
          </w:rPrChange>
        </w:rPr>
        <w:t>PE</w:t>
      </w:r>
      <w:r>
        <w:rPr>
          <w:rFonts w:ascii="Times New Roman" w:hAnsi="Times New Roman" w:cs="Times New Roman" w:eastAsia="SimSun"/>
          <w:sz w:val="21"/>
          <w:szCs w:val="21"/>
          <w:rPrChange w:id="5328" w:author="Codex" w:date="2026-10-05T16:32:41.313017+00:00">
            <w:rPr>
              <w:sz w:val="21"/>
              <w:szCs w:val="21"/>
            </w:rPr>
          </w:rPrChange>
        </w:rPr>
        <w:t>的理论目标与附录记录，但不据其数值宣称满意度干预可消除某一比例的收入效应。这属于该研究问题尚未得到可靠回答，而非</w:t>
      </w:r>
      <w:r>
        <w:rPr>
          <w:rFonts w:ascii="Times New Roman" w:hAnsi="Times New Roman" w:cs="Times New Roman" w:eastAsia="SimSun"/>
          <w:sz w:val="21"/>
          <w:szCs w:val="21"/>
          <w:rPrChange w:id="5329" w:author="Codex" w:date="2026-10-05T16:32:41.313017+00:00">
            <w:rPr>
              <w:sz w:val="21"/>
              <w:szCs w:val="21"/>
            </w:rPr>
          </w:rPrChange>
        </w:rPr>
        <w:t>PE</w:t>
      </w:r>
      <w:r>
        <w:rPr>
          <w:rFonts w:ascii="Times New Roman" w:hAnsi="Times New Roman" w:cs="Times New Roman" w:eastAsia="SimSun"/>
          <w:sz w:val="21"/>
          <w:szCs w:val="21"/>
          <w:rPrChange w:id="5330" w:author="Codex" w:date="2026-10-05T16:32:41.313017+00:00">
            <w:rPr>
              <w:sz w:val="21"/>
              <w:szCs w:val="21"/>
            </w:rPr>
          </w:rPrChange>
        </w:rPr>
        <w:t>假设被统计否定。</w:t>
      </w:r>
    </w:p>
    <w:p w14:paraId="11E02AD6" w14:textId="2DDE0771"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13" w:author="Codex" w:date="2026-10-05T16:32:41.313017+00:00">
            <w:rPr>
              <w:sz w:val="21"/>
              <w:szCs w:val="21"/>
            </w:rPr>
          </w:rPrChange>
        </w:rPr>
        <w:pPrChange w:id="5331" w:author="Codex" w:date="2026-10-05T16:32:41.313017+00:00">
          <w:pPr>
            <w:pStyle w:val="af5"/>
            <w:snapToGrid w:val="0"/>
            <w:ind w:firstLine="420"/>
            <w:jc w:val="both"/>
          </w:pPr>
        </w:pPrChange>
      </w:pPr>
      <w:r>
        <w:rPr>
          <w:rFonts w:ascii="Times New Roman" w:hAnsi="Times New Roman" w:cs="Times New Roman" w:eastAsia="SimSun"/>
          <w:sz w:val="21"/>
          <w:szCs w:val="21"/>
          <w:rPrChange w:id="5332" w:author="Codex" w:date="2026-10-05T16:32:41.313017+00:00">
            <w:rPr>
              <w:sz w:val="21"/>
              <w:szCs w:val="21"/>
            </w:rPr>
          </w:rPrChange>
        </w:rPr>
        <w:lastRenderedPageBreak/>
        <w:t>表</w:t>
      </w:r>
      <w:del w:id="1001413" w:author="Codex" w:date="2026-10-06T05:40:41Z">
        <w:r>
          <w:rPr>
            <w:rFonts w:ascii="Times New Roman" w:hAnsi="Times New Roman" w:cs="Times New Roman" w:eastAsia="SimSun"/>
            <w:sz w:val="21"/>
            <w:szCs w:val="21"/>
            <w:rPrChange w:id="5333" w:author="Codex" w:date="2026-10-05T16:32:41.313017+00:00">
              <w:rPr>
                <w:sz w:val="21"/>
                <w:szCs w:val="21"/>
              </w:rPr>
            </w:rPrChange>
          </w:rPr>
          <w:delText>3.4</w:delText>
        </w:r>
      </w:del>
      <w:ins w:id="1001414" w:author="Codex" w:date="2026-10-06T05:40:41Z">
        <w:r>
          <w:rPr>
            <w:rFonts w:ascii="Times New Roman" w:hAnsi="Times New Roman" w:cs="Times New Roman" w:eastAsia="SimSun"/>
            <w:sz w:val="21"/>
            <w:szCs w:val="21"/>
          </w:rPr>
          <w:t>9</w:t>
        </w:r>
      </w:ins>
      <w:r>
        <w:rPr>
          <w:rFonts w:ascii="Times New Roman" w:hAnsi="Times New Roman" w:cs="Times New Roman" w:eastAsia="SimSun"/>
          <w:sz w:val="21"/>
          <w:szCs w:val="21"/>
          <w:rPrChange w:id="5334" w:author="Codex" w:date="2026-10-05T16:32:41.313017+00:00">
            <w:rPr>
              <w:sz w:val="21"/>
              <w:szCs w:val="21"/>
            </w:rPr>
          </w:rPrChange>
        </w:rPr>
        <w:t>保留四条绝对满意度链既有结局模型的条件预测：以观察状态的预测为基准，保持观察到的收入、其他变量及另一方满意度不变，仅将焦点</w:t>
      </w:r>
      <w:r>
        <w:rPr>
          <w:rFonts w:ascii="Times New Roman" w:hAnsi="Times New Roman" w:cs="Times New Roman" w:eastAsia="SimSun"/>
          <w:sz w:val="21"/>
          <w:szCs w:val="21"/>
          <w:rPrChange w:id="5335" w:author="Codex" w:date="2026-10-05T16:32:41.313017+00:00">
            <w:rPr>
              <w:sz w:val="21"/>
              <w:szCs w:val="21"/>
            </w:rPr>
          </w:rPrChange>
        </w:rPr>
        <w:t>M</w:t>
      </w:r>
      <w:r>
        <w:rPr>
          <w:rFonts w:ascii="Times New Roman" w:hAnsi="Times New Roman" w:cs="Times New Roman" w:eastAsia="SimSun"/>
          <w:sz w:val="21"/>
          <w:szCs w:val="21"/>
          <w:rPrChange w:id="5336" w:author="Codex" w:date="2026-10-05T16:32:41.313017+00:00">
            <w:rPr>
              <w:sz w:val="21"/>
              <w:szCs w:val="21"/>
            </w:rPr>
          </w:rPrChange>
        </w:rPr>
        <w:t>设为</w:t>
      </w:r>
      <w:r>
        <w:rPr>
          <w:rFonts w:ascii="Times New Roman" w:hAnsi="Times New Roman" w:cs="Times New Roman" w:eastAsia="SimSun"/>
          <w:sz w:val="21"/>
          <w:szCs w:val="21"/>
          <w:rPrChange w:id="5337" w:author="Codex" w:date="2026-10-05T16:32:41.313017+00:00">
            <w:rPr>
              <w:sz w:val="21"/>
              <w:szCs w:val="21"/>
            </w:rPr>
          </w:rPrChange>
        </w:rPr>
        <w:t>1</w:t>
      </w:r>
      <w:r>
        <w:rPr>
          <w:rFonts w:ascii="Times New Roman" w:hAnsi="Times New Roman" w:cs="Times New Roman" w:eastAsia="SimSun"/>
          <w:sz w:val="21"/>
          <w:szCs w:val="21"/>
          <w:rPrChange w:id="5338" w:author="Codex" w:date="2026-10-05T16:32:41.313017+00:00">
            <w:rPr>
              <w:sz w:val="21"/>
              <w:szCs w:val="21"/>
            </w:rPr>
          </w:rPrChange>
        </w:rPr>
        <w:t>。该操作不模拟实际婚姻服务的实施过程，也没有解决全部联合状态支持与时序问题。相对位置链未纳入，因为排序上移不等于双方婚姻质量共同改善。</w:t>
      </w:r>
    </w:p>
    <w:p w14:paraId="5FD80DA9" w14:textId="7FF6911F"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9614" w:author="Codex" w:date="2026-10-05T16:32:41.313017+00:00">
            <w:rPr>
              <w:rFonts w:cs="Times New Roman"/>
              <w:szCs w:val="21"/>
            </w:rPr>
          </w:rPrChange>
        </w:rPr>
        <w:pPrChange w:id="5339" w:author="Codex" w:date="2026-10-05T16:32:41.313017+00:00">
          <w:pPr>
            <w:pStyle w:val="affa"/>
            <w:keepNext/>
            <w:keepLines/>
            <w:snapToGrid w:val="0"/>
            <w:spacing w:beforeLines="0" w:before="0" w:line="360" w:lineRule="exact"/>
            <w:ind w:firstLineChars="0" w:firstLine="0"/>
          </w:pPr>
        </w:pPrChange>
      </w:pPr>
      <w:r>
        <w:rPr>
          <w:rFonts w:ascii="Times New Roman" w:hAnsi="Times New Roman" w:cs="Times New Roman" w:eastAsia="KaiTi"/>
          <w:b w:val="0"/>
          <w:bCs w:val="0"/>
          <w:sz w:val="21"/>
          <w:szCs w:val="21"/>
          <w:rPrChange w:id="5340" w:author="Codex" w:date="2026-10-05T16:32:41.313017+00:00">
            <w:rPr>
              <w:rFonts w:cs="Times New Roman"/>
              <w:szCs w:val="21"/>
            </w:rPr>
          </w:rPrChange>
        </w:rPr>
        <w:t>表</w:t>
      </w:r>
      <w:del w:id="1001415" w:author="Codex" w:date="2026-10-06T05:40:41Z">
        <w:r>
          <w:rPr>
            <w:rFonts w:ascii="Times New Roman" w:hAnsi="Times New Roman" w:cs="Times New Roman" w:eastAsia="KaiTi"/>
            <w:b w:val="0"/>
            <w:bCs w:val="0"/>
            <w:sz w:val="21"/>
            <w:szCs w:val="21"/>
            <w:rPrChange w:id="5341" w:author="Codex" w:date="2026-10-05T16:32:41.313017+00:00">
              <w:rPr>
                <w:rFonts w:cs="Times New Roman"/>
                <w:szCs w:val="21"/>
              </w:rPr>
            </w:rPrChange>
          </w:rPr>
          <w:delText xml:space="preserve">3.4 </w:delText>
        </w:r>
      </w:del>
      <w:ins w:id="1001416" w:author="Codex" w:date="2026-10-06T05:40:41Z">
        <w:r>
          <w:rPr>
            <w:rFonts w:ascii="Times New Roman" w:hAnsi="Times New Roman" w:cs="Times New Roman" w:eastAsia="KaiTi"/>
            <w:b w:val="0"/>
            <w:bCs w:val="0"/>
            <w:sz w:val="21"/>
            <w:szCs w:val="21"/>
          </w:rPr>
          <w:t xml:space="preserve">9 </w:t>
        </w:r>
      </w:ins>
      <w:r>
        <w:rPr>
          <w:rFonts w:ascii="Times New Roman" w:hAnsi="Times New Roman" w:cs="Times New Roman" w:eastAsia="KaiTi"/>
          <w:b w:val="0"/>
          <w:bCs w:val="0"/>
          <w:sz w:val="21"/>
          <w:szCs w:val="21"/>
          <w:rPrChange w:id="5342" w:author="Codex" w:date="2026-10-05T16:32:41.313017+00:00">
            <w:rPr>
              <w:rFonts w:cs="Times New Roman"/>
              <w:szCs w:val="21"/>
            </w:rPr>
          </w:rPrChange>
        </w:rPr>
        <w:t>满意度提升情景下的代际支持增长概率</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5343" w:author="Codex" w:date="2026-10-05T16:32:41.313017+00:00">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1746"/>
        <w:gridCol w:w="1674"/>
        <w:gridCol w:w="2007"/>
        <w:gridCol w:w="2252"/>
      </w:tblGrid>
      <w:tr w:rsidR="007622EE" w14:paraId="4A261A33"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vAlign w:val="center"/>
            <w:tcPrChange w:id="5344"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7E90F5E4"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15" w:author="Codex" w:date="2026-10-05T16:32:41.313017+00:00">
                  <w:rPr>
                    <w:bCs w:val="0"/>
                    <w:sz w:val="21"/>
                    <w:szCs w:val="21"/>
                  </w:rPr>
                </w:rPrChange>
              </w:rPr>
              <w:pPrChange w:id="5345"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346" w:author="Codex" w:date="2026-10-05T16:32:41.313017+00:00">
                  <w:rPr>
                    <w:bCs w:val="0"/>
                    <w:sz w:val="21"/>
                    <w:szCs w:val="21"/>
                  </w:rPr>
                </w:rPrChange>
              </w:rPr>
              <w:t>链条</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5347"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1A362271"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16" w:author="Codex" w:date="2026-10-05T16:32:41.313017+00:00">
                  <w:rPr>
                    <w:bCs w:val="0"/>
                    <w:sz w:val="21"/>
                    <w:szCs w:val="21"/>
                  </w:rPr>
                </w:rPrChange>
              </w:rPr>
              <w:pPrChange w:id="5348"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349" w:author="Codex" w:date="2026-10-05T16:32:41.313017+00:00">
                  <w:rPr>
                    <w:bCs w:val="0"/>
                    <w:sz w:val="21"/>
                    <w:szCs w:val="21"/>
                  </w:rPr>
                </w:rPrChange>
              </w:rPr>
              <w:t>维持观察</w:t>
            </w:r>
            <w:r>
              <w:rPr>
                <w:rFonts w:ascii="Times New Roman" w:hAnsi="Times New Roman" w:cs="Times New Roman" w:eastAsia="SimSun"/>
                <w:b w:val="0"/>
                <w:bCs w:val="0"/>
                <w:sz w:val="21"/>
                <w:szCs w:val="21"/>
                <w:rPrChange w:id="5350" w:author="Codex" w:date="2026-10-05T16:32:41.313017+00:00">
                  <w:rPr>
                    <w:bCs w:val="0"/>
                    <w:sz w:val="21"/>
                    <w:szCs w:val="21"/>
                  </w:rPr>
                </w:rPrChange>
              </w:rPr>
              <w:t>M</w:t>
            </w:r>
            <w:r>
              <w:rPr>
                <w:rFonts w:ascii="Times New Roman" w:hAnsi="Times New Roman" w:cs="Times New Roman" w:eastAsia="SimSun"/>
                <w:b w:val="0"/>
                <w:bCs w:val="0"/>
                <w:sz w:val="21"/>
                <w:szCs w:val="21"/>
                <w:rPrChange w:id="5351" w:author="Codex" w:date="2026-10-05T16:32:41.313017+00:00">
                  <w:rPr>
                    <w:bCs w:val="0"/>
                    <w:sz w:val="21"/>
                    <w:szCs w:val="21"/>
                  </w:rPr>
                </w:rPrChange>
              </w:rPr>
              <w:t>状态</w:t>
            </w:r>
            <w:r>
              <w:rPr>
                <w:rFonts w:ascii="Times New Roman" w:hAnsi="Times New Roman" w:cs="Times New Roman" w:eastAsia="SimSun"/>
                <w:b w:val="0"/>
                <w:bCs w:val="0"/>
                <w:sz w:val="21"/>
                <w:szCs w:val="21"/>
                <w:rPrChange w:id="5352" w:author="Codex" w:date="2026-10-05T16:32:41.313017+00:00">
                  <w:rPr>
                    <w:bCs w:val="0"/>
                    <w:sz w:val="21"/>
                    <w:szCs w:val="21"/>
                  </w:rPr>
                </w:rPrChange>
              </w:rPr>
              <w:br/>
              <w:t>Y=1</w:t>
            </w:r>
            <w:r>
              <w:rPr>
                <w:rFonts w:ascii="Times New Roman" w:hAnsi="Times New Roman" w:cs="Times New Roman" w:eastAsia="SimSun"/>
                <w:b w:val="0"/>
                <w:bCs w:val="0"/>
                <w:sz w:val="21"/>
                <w:szCs w:val="21"/>
                <w:rPrChange w:id="5353" w:author="Codex" w:date="2026-10-05T16:32:41.313017+00:00">
                  <w:rPr>
                    <w:bCs w:val="0"/>
                    <w:sz w:val="21"/>
                    <w:szCs w:val="21"/>
                  </w:rPr>
                </w:rPrChange>
              </w:rPr>
              <w:t>预测概率</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5354"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29D4113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17" w:author="Codex" w:date="2026-10-05T16:32:41.313017+00:00">
                  <w:rPr>
                    <w:bCs w:val="0"/>
                    <w:sz w:val="21"/>
                    <w:szCs w:val="21"/>
                  </w:rPr>
                </w:rPrChange>
              </w:rPr>
              <w:pPrChange w:id="5355"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356" w:author="Codex" w:date="2026-10-05T16:32:41.313017+00:00">
                  <w:rPr>
                    <w:bCs w:val="0"/>
                    <w:sz w:val="21"/>
                    <w:szCs w:val="21"/>
                  </w:rPr>
                </w:rPrChange>
              </w:rPr>
              <w:t>设为满意度提升</w:t>
            </w:r>
            <w:r>
              <w:rPr>
                <w:rFonts w:ascii="Times New Roman" w:hAnsi="Times New Roman" w:cs="Times New Roman" w:eastAsia="SimSun"/>
                <w:b w:val="0"/>
                <w:bCs w:val="0"/>
                <w:sz w:val="21"/>
                <w:szCs w:val="21"/>
                <w:rPrChange w:id="5357" w:author="Codex" w:date="2026-10-05T16:32:41.313017+00:00">
                  <w:rPr>
                    <w:bCs w:val="0"/>
                    <w:sz w:val="21"/>
                    <w:szCs w:val="21"/>
                  </w:rPr>
                </w:rPrChange>
              </w:rPr>
              <w:br/>
              <w:t>Y=1</w:t>
            </w:r>
            <w:r>
              <w:rPr>
                <w:rFonts w:ascii="Times New Roman" w:hAnsi="Times New Roman" w:cs="Times New Roman" w:eastAsia="SimSun"/>
                <w:b w:val="0"/>
                <w:bCs w:val="0"/>
                <w:sz w:val="21"/>
                <w:szCs w:val="21"/>
                <w:rPrChange w:id="5358" w:author="Codex" w:date="2026-10-05T16:32:41.313017+00:00">
                  <w:rPr>
                    <w:bCs w:val="0"/>
                    <w:sz w:val="21"/>
                    <w:szCs w:val="21"/>
                  </w:rPr>
                </w:rPrChange>
              </w:rPr>
              <w:t>预测概率</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5359"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47A4F50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18" w:author="Codex" w:date="2026-10-05T16:32:41.313017+00:00">
                  <w:rPr>
                    <w:bCs w:val="0"/>
                    <w:sz w:val="21"/>
                    <w:szCs w:val="21"/>
                  </w:rPr>
                </w:rPrChange>
              </w:rPr>
              <w:pPrChange w:id="5360"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361" w:author="Codex" w:date="2026-10-05T16:32:41.313017+00:00">
                  <w:rPr>
                    <w:bCs w:val="0"/>
                    <w:sz w:val="21"/>
                    <w:szCs w:val="21"/>
                  </w:rPr>
                </w:rPrChange>
              </w:rPr>
              <w:t>净变化（百分点）</w:t>
            </w:r>
            <w:r>
              <w:rPr>
                <w:rFonts w:ascii="Times New Roman" w:hAnsi="Times New Roman" w:cs="Times New Roman" w:eastAsia="SimSun"/>
                <w:b w:val="0"/>
                <w:bCs w:val="0"/>
                <w:sz w:val="21"/>
                <w:szCs w:val="21"/>
                <w:rPrChange w:id="5362" w:author="Codex" w:date="2026-10-05T16:32:41.313017+00:00">
                  <w:rPr>
                    <w:bCs w:val="0"/>
                    <w:sz w:val="21"/>
                    <w:szCs w:val="21"/>
                  </w:rPr>
                </w:rPrChange>
              </w:rPr>
              <w:br/>
              <w:t>μ₁−μobs</w:t>
            </w:r>
            <w:r>
              <w:rPr>
                <w:rFonts w:ascii="Times New Roman" w:hAnsi="Times New Roman" w:cs="Times New Roman" w:eastAsia="SimSun"/>
                <w:b w:val="0"/>
                <w:bCs w:val="0"/>
                <w:sz w:val="21"/>
                <w:szCs w:val="21"/>
                <w:rPrChange w:id="5363" w:author="Codex" w:date="2026-10-05T16:32:41.313017+00:00">
                  <w:rPr>
                    <w:bCs w:val="0"/>
                    <w:sz w:val="21"/>
                    <w:szCs w:val="21"/>
                  </w:rPr>
                </w:rPrChange>
              </w:rPr>
              <w:t>（</w:t>
            </w:r>
            <w:r>
              <w:rPr>
                <w:rFonts w:ascii="Times New Roman" w:hAnsi="Times New Roman" w:cs="Times New Roman" w:eastAsia="SimSun"/>
                <w:b w:val="0"/>
                <w:bCs w:val="0"/>
                <w:sz w:val="21"/>
                <w:szCs w:val="21"/>
                <w:rPrChange w:id="5364" w:author="Codex" w:date="2026-10-05T16:32:41.313017+00:00">
                  <w:rPr>
                    <w:bCs w:val="0"/>
                    <w:sz w:val="21"/>
                    <w:szCs w:val="21"/>
                  </w:rPr>
                </w:rPrChange>
              </w:rPr>
              <w:t>95% CI</w:t>
            </w:r>
            <w:r>
              <w:rPr>
                <w:rFonts w:ascii="Times New Roman" w:hAnsi="Times New Roman" w:cs="Times New Roman" w:eastAsia="SimSun"/>
                <w:b w:val="0"/>
                <w:bCs w:val="0"/>
                <w:sz w:val="21"/>
                <w:szCs w:val="21"/>
                <w:rPrChange w:id="5365"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5366"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1E58A7B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19" w:author="Codex" w:date="2026-10-05T16:32:41.313017+00:00">
                  <w:rPr>
                    <w:bCs w:val="0"/>
                    <w:sz w:val="21"/>
                    <w:szCs w:val="21"/>
                  </w:rPr>
                </w:rPrChange>
              </w:rPr>
              <w:pPrChange w:id="5367"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368" w:author="Codex" w:date="2026-10-05T16:32:41.313017+00:00">
                  <w:rPr>
                    <w:bCs w:val="0"/>
                    <w:sz w:val="21"/>
                    <w:szCs w:val="21"/>
                  </w:rPr>
                </w:rPrChange>
              </w:rPr>
              <w:t>概率比</w:t>
            </w:r>
            <w:r>
              <w:rPr>
                <w:rFonts w:ascii="Times New Roman" w:hAnsi="Times New Roman" w:cs="Times New Roman" w:eastAsia="SimSun"/>
                <w:b w:val="0"/>
                <w:bCs w:val="0"/>
                <w:sz w:val="21"/>
                <w:szCs w:val="21"/>
                <w:rPrChange w:id="5369" w:author="Codex" w:date="2026-10-05T16:32:41.313017+00:00">
                  <w:rPr>
                    <w:bCs w:val="0"/>
                    <w:sz w:val="21"/>
                    <w:szCs w:val="21"/>
                  </w:rPr>
                </w:rPrChange>
              </w:rPr>
              <w:br/>
              <w:t>μ₁/μobs</w:t>
            </w:r>
            <w:r>
              <w:rPr>
                <w:rFonts w:ascii="Times New Roman" w:hAnsi="Times New Roman" w:cs="Times New Roman" w:eastAsia="SimSun"/>
                <w:b w:val="0"/>
                <w:bCs w:val="0"/>
                <w:sz w:val="21"/>
                <w:szCs w:val="21"/>
                <w:rPrChange w:id="5370" w:author="Codex" w:date="2026-10-05T16:32:41.313017+00:00">
                  <w:rPr>
                    <w:bCs w:val="0"/>
                    <w:sz w:val="21"/>
                    <w:szCs w:val="21"/>
                  </w:rPr>
                </w:rPrChange>
              </w:rPr>
              <w:t>（</w:t>
            </w:r>
            <w:r>
              <w:rPr>
                <w:rFonts w:ascii="Times New Roman" w:hAnsi="Times New Roman" w:cs="Times New Roman" w:eastAsia="SimSun"/>
                <w:b w:val="0"/>
                <w:bCs w:val="0"/>
                <w:sz w:val="21"/>
                <w:szCs w:val="21"/>
                <w:rPrChange w:id="5371" w:author="Codex" w:date="2026-10-05T16:32:41.313017+00:00">
                  <w:rPr>
                    <w:bCs w:val="0"/>
                    <w:sz w:val="21"/>
                    <w:szCs w:val="21"/>
                  </w:rPr>
                </w:rPrChange>
              </w:rPr>
              <w:t>95% CI</w:t>
            </w:r>
            <w:r>
              <w:rPr>
                <w:rFonts w:ascii="Times New Roman" w:hAnsi="Times New Roman" w:cs="Times New Roman" w:eastAsia="SimSun"/>
                <w:b w:val="0"/>
                <w:bCs w:val="0"/>
                <w:sz w:val="21"/>
                <w:szCs w:val="21"/>
                <w:rPrChange w:id="5372" w:author="Codex" w:date="2026-10-05T16:32:41.313017+00:00">
                  <w:rPr>
                    <w:bCs w:val="0"/>
                    <w:sz w:val="21"/>
                    <w:szCs w:val="21"/>
                  </w:rPr>
                </w:rPrChange>
              </w:rPr>
              <w:t>）</w:t>
            </w:r>
          </w:p>
        </w:tc>
      </w:tr>
      <w:tr w:rsidR="007622EE" w14:paraId="6F963DCF"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Change w:id="5373" w:author="Codex" w:date="2026-10-05T16:32:41.313017+00:00">
              <w:tcPr>
                <w:tcW w:w="0" w:type="auto"/>
                <w:tcBorders>
                  <w:top w:val="nil"/>
                  <w:left w:val="nil"/>
                  <w:bottom w:val="nil"/>
                  <w:right w:val="nil"/>
                </w:tcBorders>
                <w:tcMar>
                  <w:left w:w="102" w:type="dxa"/>
                  <w:right w:w="102" w:type="dxa"/>
                </w:tcMar>
                <w:vAlign w:val="center"/>
              </w:tcPr>
            </w:tcPrChange>
          </w:tcPr>
          <w:p w14:paraId="32C7FBC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20" w:author="Codex" w:date="2026-10-05T16:32:41.313017+00:00">
                  <w:rPr>
                    <w:bCs w:val="0"/>
                    <w:sz w:val="21"/>
                    <w:szCs w:val="21"/>
                  </w:rPr>
                </w:rPrChange>
              </w:rPr>
              <w:pPrChange w:id="537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375" w:author="Codex" w:date="2026-10-05T16:32:41.313017+00:00">
                  <w:rPr>
                    <w:bCs w:val="0"/>
                    <w:sz w:val="21"/>
                    <w:szCs w:val="21"/>
                  </w:rPr>
                </w:rPrChange>
              </w:rPr>
              <w:t>AA-S</w:t>
            </w:r>
          </w:p>
        </w:tc>
        <w:tc>
          <w:tcPr>
            <w:tcW w:w="0" w:type="auto"/>
            <w:tcBorders>
              <w:top w:val="nil"/>
              <w:left w:val="nil"/>
              <w:bottom w:val="nil"/>
              <w:right w:val="nil"/>
              <w:insideH w:val="nil"/>
              <w:insideV w:val="nil"/>
            </w:tcBorders>
            <w:tcMar>
              <w:left w:w="102" w:type="dxa"/>
              <w:right w:w="102" w:type="dxa"/>
            </w:tcMar>
            <w:vAlign w:val="center"/>
            <w:tcPrChange w:id="5376" w:author="Codex" w:date="2026-10-05T16:32:41.313017+00:00">
              <w:tcPr>
                <w:tcW w:w="0" w:type="auto"/>
                <w:tcBorders>
                  <w:top w:val="nil"/>
                  <w:left w:val="nil"/>
                  <w:bottom w:val="nil"/>
                  <w:right w:val="nil"/>
                </w:tcBorders>
                <w:tcMar>
                  <w:left w:w="102" w:type="dxa"/>
                  <w:right w:w="102" w:type="dxa"/>
                </w:tcMar>
                <w:vAlign w:val="center"/>
              </w:tcPr>
            </w:tcPrChange>
          </w:tcPr>
          <w:p w14:paraId="3D12042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21" w:author="Codex" w:date="2026-10-05T16:32:41.313017+00:00">
                  <w:rPr>
                    <w:bCs w:val="0"/>
                    <w:sz w:val="21"/>
                    <w:szCs w:val="21"/>
                  </w:rPr>
                </w:rPrChange>
              </w:rPr>
              <w:pPrChange w:id="537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378" w:author="Codex" w:date="2026-10-05T16:32:41.313017+00:00">
                  <w:rPr>
                    <w:bCs w:val="0"/>
                    <w:sz w:val="21"/>
                    <w:szCs w:val="21"/>
                  </w:rPr>
                </w:rPrChange>
              </w:rPr>
              <w:t>30.89%</w:t>
            </w:r>
          </w:p>
        </w:tc>
        <w:tc>
          <w:tcPr>
            <w:tcW w:w="0" w:type="auto"/>
            <w:tcBorders>
              <w:top w:val="nil"/>
              <w:left w:val="nil"/>
              <w:bottom w:val="nil"/>
              <w:right w:val="nil"/>
              <w:insideH w:val="nil"/>
              <w:insideV w:val="nil"/>
            </w:tcBorders>
            <w:tcMar>
              <w:left w:w="102" w:type="dxa"/>
              <w:right w:w="102" w:type="dxa"/>
            </w:tcMar>
            <w:vAlign w:val="center"/>
            <w:tcPrChange w:id="5379" w:author="Codex" w:date="2026-10-05T16:32:41.313017+00:00">
              <w:tcPr>
                <w:tcW w:w="0" w:type="auto"/>
                <w:tcBorders>
                  <w:top w:val="nil"/>
                  <w:left w:val="nil"/>
                  <w:bottom w:val="nil"/>
                  <w:right w:val="nil"/>
                </w:tcBorders>
                <w:tcMar>
                  <w:left w:w="102" w:type="dxa"/>
                  <w:right w:w="102" w:type="dxa"/>
                </w:tcMar>
                <w:vAlign w:val="center"/>
              </w:tcPr>
            </w:tcPrChange>
          </w:tcPr>
          <w:p w14:paraId="77368C0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22" w:author="Codex" w:date="2026-10-05T16:32:41.313017+00:00">
                  <w:rPr>
                    <w:bCs w:val="0"/>
                    <w:sz w:val="21"/>
                    <w:szCs w:val="21"/>
                  </w:rPr>
                </w:rPrChange>
              </w:rPr>
              <w:pPrChange w:id="538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381" w:author="Codex" w:date="2026-10-05T16:32:41.313017+00:00">
                  <w:rPr>
                    <w:bCs w:val="0"/>
                    <w:sz w:val="21"/>
                    <w:szCs w:val="21"/>
                  </w:rPr>
                </w:rPrChange>
              </w:rPr>
              <w:t>32.23%</w:t>
            </w:r>
          </w:p>
        </w:tc>
        <w:tc>
          <w:tcPr>
            <w:tcW w:w="0" w:type="auto"/>
            <w:tcBorders>
              <w:top w:val="nil"/>
              <w:left w:val="nil"/>
              <w:bottom w:val="nil"/>
              <w:right w:val="nil"/>
              <w:insideH w:val="nil"/>
              <w:insideV w:val="nil"/>
            </w:tcBorders>
            <w:tcMar>
              <w:left w:w="102" w:type="dxa"/>
              <w:right w:w="102" w:type="dxa"/>
            </w:tcMar>
            <w:vAlign w:val="center"/>
            <w:tcPrChange w:id="5382" w:author="Codex" w:date="2026-10-05T16:32:41.313017+00:00">
              <w:tcPr>
                <w:tcW w:w="0" w:type="auto"/>
                <w:tcBorders>
                  <w:top w:val="nil"/>
                  <w:left w:val="nil"/>
                  <w:bottom w:val="nil"/>
                  <w:right w:val="nil"/>
                </w:tcBorders>
                <w:tcMar>
                  <w:left w:w="102" w:type="dxa"/>
                  <w:right w:w="102" w:type="dxa"/>
                </w:tcMar>
                <w:vAlign w:val="center"/>
              </w:tcPr>
            </w:tcPrChange>
          </w:tcPr>
          <w:p w14:paraId="02A7FC43"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23" w:author="Codex" w:date="2026-10-05T16:32:41.313017+00:00">
                  <w:rPr>
                    <w:bCs w:val="0"/>
                    <w:sz w:val="21"/>
                    <w:szCs w:val="21"/>
                  </w:rPr>
                </w:rPrChange>
              </w:rPr>
              <w:pPrChange w:id="5383"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384" w:author="Codex" w:date="2026-10-05T16:32:41.313017+00:00">
                  <w:rPr>
                    <w:bCs w:val="0"/>
                    <w:sz w:val="21"/>
                    <w:szCs w:val="21"/>
                  </w:rPr>
                </w:rPrChange>
              </w:rPr>
              <w:t>1.34</w:t>
            </w:r>
            <w:r>
              <w:rPr>
                <w:rFonts w:ascii="Times New Roman" w:hAnsi="Times New Roman" w:cs="Times New Roman" w:eastAsia="SimSun"/>
                <w:b w:val="0"/>
                <w:bCs w:val="0"/>
                <w:sz w:val="21"/>
                <w:szCs w:val="21"/>
                <w:rPrChange w:id="5385" w:author="Codex" w:date="2026-10-05T16:32:41.313017+00:00">
                  <w:rPr>
                    <w:bCs w:val="0"/>
                    <w:sz w:val="21"/>
                    <w:szCs w:val="21"/>
                  </w:rPr>
                </w:rPrChange>
              </w:rPr>
              <w:t>（</w:t>
            </w:r>
            <w:r>
              <w:rPr>
                <w:rFonts w:ascii="Times New Roman" w:hAnsi="Times New Roman" w:cs="Times New Roman" w:eastAsia="SimSun"/>
                <w:b w:val="0"/>
                <w:bCs w:val="0"/>
                <w:sz w:val="21"/>
                <w:szCs w:val="21"/>
                <w:rPrChange w:id="5386" w:author="Codex" w:date="2026-10-05T16:32:41.313017+00:00">
                  <w:rPr>
                    <w:bCs w:val="0"/>
                    <w:sz w:val="21"/>
                    <w:szCs w:val="21"/>
                  </w:rPr>
                </w:rPrChange>
              </w:rPr>
              <w:t>-0.30</w:t>
            </w:r>
            <w:r>
              <w:rPr>
                <w:rFonts w:ascii="Times New Roman" w:hAnsi="Times New Roman" w:cs="Times New Roman" w:eastAsia="SimSun"/>
                <w:b w:val="0"/>
                <w:bCs w:val="0"/>
                <w:sz w:val="21"/>
                <w:szCs w:val="21"/>
                <w:rPrChange w:id="5387" w:author="Codex" w:date="2026-10-05T16:32:41.313017+00:00">
                  <w:rPr>
                    <w:bCs w:val="0"/>
                    <w:sz w:val="21"/>
                    <w:szCs w:val="21"/>
                  </w:rPr>
                </w:rPrChange>
              </w:rPr>
              <w:t>，</w:t>
            </w:r>
            <w:r>
              <w:rPr>
                <w:rFonts w:ascii="Times New Roman" w:hAnsi="Times New Roman" w:cs="Times New Roman" w:eastAsia="SimSun"/>
                <w:b w:val="0"/>
                <w:bCs w:val="0"/>
                <w:sz w:val="21"/>
                <w:szCs w:val="21"/>
                <w:rPrChange w:id="5388" w:author="Codex" w:date="2026-10-05T16:32:41.313017+00:00">
                  <w:rPr>
                    <w:bCs w:val="0"/>
                    <w:sz w:val="21"/>
                    <w:szCs w:val="21"/>
                  </w:rPr>
                </w:rPrChange>
              </w:rPr>
              <w:t>2.91</w:t>
            </w:r>
            <w:r>
              <w:rPr>
                <w:rFonts w:ascii="Times New Roman" w:hAnsi="Times New Roman" w:cs="Times New Roman" w:eastAsia="SimSun"/>
                <w:b w:val="0"/>
                <w:bCs w:val="0"/>
                <w:sz w:val="21"/>
                <w:szCs w:val="21"/>
                <w:rPrChange w:id="538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390" w:author="Codex" w:date="2026-10-05T16:32:41.313017+00:00">
              <w:tcPr>
                <w:tcW w:w="0" w:type="auto"/>
                <w:tcBorders>
                  <w:top w:val="nil"/>
                  <w:left w:val="nil"/>
                  <w:bottom w:val="nil"/>
                  <w:right w:val="nil"/>
                </w:tcBorders>
                <w:tcMar>
                  <w:left w:w="102" w:type="dxa"/>
                  <w:right w:w="102" w:type="dxa"/>
                </w:tcMar>
                <w:vAlign w:val="center"/>
              </w:tcPr>
            </w:tcPrChange>
          </w:tcPr>
          <w:p w14:paraId="01853D8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24" w:author="Codex" w:date="2026-10-05T16:32:41.313017+00:00">
                  <w:rPr>
                    <w:bCs w:val="0"/>
                    <w:sz w:val="21"/>
                    <w:szCs w:val="21"/>
                  </w:rPr>
                </w:rPrChange>
              </w:rPr>
              <w:pPrChange w:id="5391"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392" w:author="Codex" w:date="2026-10-05T16:32:41.313017+00:00">
                  <w:rPr>
                    <w:bCs w:val="0"/>
                    <w:sz w:val="21"/>
                    <w:szCs w:val="21"/>
                  </w:rPr>
                </w:rPrChange>
              </w:rPr>
              <w:t>1.043</w:t>
            </w:r>
            <w:r>
              <w:rPr>
                <w:rFonts w:ascii="Times New Roman" w:hAnsi="Times New Roman" w:cs="Times New Roman" w:eastAsia="SimSun"/>
                <w:b w:val="0"/>
                <w:bCs w:val="0"/>
                <w:sz w:val="21"/>
                <w:szCs w:val="21"/>
                <w:rPrChange w:id="5393" w:author="Codex" w:date="2026-10-05T16:32:41.313017+00:00">
                  <w:rPr>
                    <w:bCs w:val="0"/>
                    <w:sz w:val="21"/>
                    <w:szCs w:val="21"/>
                  </w:rPr>
                </w:rPrChange>
              </w:rPr>
              <w:t>（</w:t>
            </w:r>
            <w:r>
              <w:rPr>
                <w:rFonts w:ascii="Times New Roman" w:hAnsi="Times New Roman" w:cs="Times New Roman" w:eastAsia="SimSun"/>
                <w:b w:val="0"/>
                <w:bCs w:val="0"/>
                <w:sz w:val="21"/>
                <w:szCs w:val="21"/>
                <w:rPrChange w:id="5394" w:author="Codex" w:date="2026-10-05T16:32:41.313017+00:00">
                  <w:rPr>
                    <w:bCs w:val="0"/>
                    <w:sz w:val="21"/>
                    <w:szCs w:val="21"/>
                  </w:rPr>
                </w:rPrChange>
              </w:rPr>
              <w:t>0.990</w:t>
            </w:r>
            <w:r>
              <w:rPr>
                <w:rFonts w:ascii="Times New Roman" w:hAnsi="Times New Roman" w:cs="Times New Roman" w:eastAsia="SimSun"/>
                <w:b w:val="0"/>
                <w:bCs w:val="0"/>
                <w:sz w:val="21"/>
                <w:szCs w:val="21"/>
                <w:rPrChange w:id="5395" w:author="Codex" w:date="2026-10-05T16:32:41.313017+00:00">
                  <w:rPr>
                    <w:bCs w:val="0"/>
                    <w:sz w:val="21"/>
                    <w:szCs w:val="21"/>
                  </w:rPr>
                </w:rPrChange>
              </w:rPr>
              <w:t>，</w:t>
            </w:r>
            <w:r>
              <w:rPr>
                <w:rFonts w:ascii="Times New Roman" w:hAnsi="Times New Roman" w:cs="Times New Roman" w:eastAsia="SimSun"/>
                <w:b w:val="0"/>
                <w:bCs w:val="0"/>
                <w:sz w:val="21"/>
                <w:szCs w:val="21"/>
                <w:rPrChange w:id="5396" w:author="Codex" w:date="2026-10-05T16:32:41.313017+00:00">
                  <w:rPr>
                    <w:bCs w:val="0"/>
                    <w:sz w:val="21"/>
                    <w:szCs w:val="21"/>
                  </w:rPr>
                </w:rPrChange>
              </w:rPr>
              <w:t>1.093</w:t>
            </w:r>
            <w:r>
              <w:rPr>
                <w:rFonts w:ascii="Times New Roman" w:hAnsi="Times New Roman" w:cs="Times New Roman" w:eastAsia="SimSun"/>
                <w:b w:val="0"/>
                <w:bCs w:val="0"/>
                <w:sz w:val="21"/>
                <w:szCs w:val="21"/>
                <w:rPrChange w:id="5397" w:author="Codex" w:date="2026-10-05T16:32:41.313017+00:00">
                  <w:rPr>
                    <w:bCs w:val="0"/>
                    <w:sz w:val="21"/>
                    <w:szCs w:val="21"/>
                  </w:rPr>
                </w:rPrChange>
              </w:rPr>
              <w:t>）</w:t>
            </w:r>
          </w:p>
        </w:tc>
      </w:tr>
      <w:tr w:rsidR="007622EE" w14:paraId="5A846440"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Change w:id="5398" w:author="Codex" w:date="2026-10-05T16:32:41.313017+00:00">
              <w:tcPr>
                <w:tcW w:w="0" w:type="auto"/>
                <w:tcBorders>
                  <w:top w:val="nil"/>
                  <w:left w:val="nil"/>
                  <w:bottom w:val="nil"/>
                  <w:right w:val="nil"/>
                </w:tcBorders>
                <w:tcMar>
                  <w:left w:w="102" w:type="dxa"/>
                  <w:right w:w="102" w:type="dxa"/>
                </w:tcMar>
                <w:vAlign w:val="center"/>
              </w:tcPr>
            </w:tcPrChange>
          </w:tcPr>
          <w:p w14:paraId="71CE0FE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25" w:author="Codex" w:date="2026-10-05T16:32:41.313017+00:00">
                  <w:rPr>
                    <w:bCs w:val="0"/>
                    <w:sz w:val="21"/>
                    <w:szCs w:val="21"/>
                  </w:rPr>
                </w:rPrChange>
              </w:rPr>
              <w:pPrChange w:id="5399"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00" w:author="Codex" w:date="2026-10-05T16:32:41.313017+00:00">
                  <w:rPr>
                    <w:bCs w:val="0"/>
                    <w:sz w:val="21"/>
                    <w:szCs w:val="21"/>
                  </w:rPr>
                </w:rPrChange>
              </w:rPr>
              <w:t>AA-P</w:t>
            </w:r>
          </w:p>
        </w:tc>
        <w:tc>
          <w:tcPr>
            <w:tcW w:w="0" w:type="auto"/>
            <w:tcBorders>
              <w:top w:val="nil"/>
              <w:left w:val="nil"/>
              <w:bottom w:val="nil"/>
              <w:right w:val="nil"/>
              <w:insideH w:val="nil"/>
              <w:insideV w:val="nil"/>
            </w:tcBorders>
            <w:tcMar>
              <w:left w:w="102" w:type="dxa"/>
              <w:right w:w="102" w:type="dxa"/>
            </w:tcMar>
            <w:vAlign w:val="center"/>
            <w:tcPrChange w:id="5401" w:author="Codex" w:date="2026-10-05T16:32:41.313017+00:00">
              <w:tcPr>
                <w:tcW w:w="0" w:type="auto"/>
                <w:tcBorders>
                  <w:top w:val="nil"/>
                  <w:left w:val="nil"/>
                  <w:bottom w:val="nil"/>
                  <w:right w:val="nil"/>
                </w:tcBorders>
                <w:tcMar>
                  <w:left w:w="102" w:type="dxa"/>
                  <w:right w:w="102" w:type="dxa"/>
                </w:tcMar>
                <w:vAlign w:val="center"/>
              </w:tcPr>
            </w:tcPrChange>
          </w:tcPr>
          <w:p w14:paraId="0944D22F"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26" w:author="Codex" w:date="2026-10-05T16:32:41.313017+00:00">
                  <w:rPr>
                    <w:bCs w:val="0"/>
                    <w:sz w:val="21"/>
                    <w:szCs w:val="21"/>
                  </w:rPr>
                </w:rPrChange>
              </w:rPr>
              <w:pPrChange w:id="5402"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03" w:author="Codex" w:date="2026-10-05T16:32:41.313017+00:00">
                  <w:rPr>
                    <w:bCs w:val="0"/>
                    <w:sz w:val="21"/>
                    <w:szCs w:val="21"/>
                  </w:rPr>
                </w:rPrChange>
              </w:rPr>
              <w:t>29.52%</w:t>
            </w:r>
          </w:p>
        </w:tc>
        <w:tc>
          <w:tcPr>
            <w:tcW w:w="0" w:type="auto"/>
            <w:tcBorders>
              <w:top w:val="nil"/>
              <w:left w:val="nil"/>
              <w:bottom w:val="nil"/>
              <w:right w:val="nil"/>
              <w:insideH w:val="nil"/>
              <w:insideV w:val="nil"/>
            </w:tcBorders>
            <w:tcMar>
              <w:left w:w="102" w:type="dxa"/>
              <w:right w:w="102" w:type="dxa"/>
            </w:tcMar>
            <w:vAlign w:val="center"/>
            <w:tcPrChange w:id="5404" w:author="Codex" w:date="2026-10-05T16:32:41.313017+00:00">
              <w:tcPr>
                <w:tcW w:w="0" w:type="auto"/>
                <w:tcBorders>
                  <w:top w:val="nil"/>
                  <w:left w:val="nil"/>
                  <w:bottom w:val="nil"/>
                  <w:right w:val="nil"/>
                </w:tcBorders>
                <w:tcMar>
                  <w:left w:w="102" w:type="dxa"/>
                  <w:right w:w="102" w:type="dxa"/>
                </w:tcMar>
                <w:vAlign w:val="center"/>
              </w:tcPr>
            </w:tcPrChange>
          </w:tcPr>
          <w:p w14:paraId="304010A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27" w:author="Codex" w:date="2026-10-05T16:32:41.313017+00:00">
                  <w:rPr>
                    <w:bCs w:val="0"/>
                    <w:sz w:val="21"/>
                    <w:szCs w:val="21"/>
                  </w:rPr>
                </w:rPrChange>
              </w:rPr>
              <w:pPrChange w:id="5405"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06" w:author="Codex" w:date="2026-10-05T16:32:41.313017+00:00">
                  <w:rPr>
                    <w:bCs w:val="0"/>
                    <w:sz w:val="21"/>
                    <w:szCs w:val="21"/>
                  </w:rPr>
                </w:rPrChange>
              </w:rPr>
              <w:t>30.92%</w:t>
            </w:r>
          </w:p>
        </w:tc>
        <w:tc>
          <w:tcPr>
            <w:tcW w:w="0" w:type="auto"/>
            <w:tcBorders>
              <w:top w:val="nil"/>
              <w:left w:val="nil"/>
              <w:bottom w:val="nil"/>
              <w:right w:val="nil"/>
              <w:insideH w:val="nil"/>
              <w:insideV w:val="nil"/>
            </w:tcBorders>
            <w:tcMar>
              <w:left w:w="102" w:type="dxa"/>
              <w:right w:w="102" w:type="dxa"/>
            </w:tcMar>
            <w:vAlign w:val="center"/>
            <w:tcPrChange w:id="5407" w:author="Codex" w:date="2026-10-05T16:32:41.313017+00:00">
              <w:tcPr>
                <w:tcW w:w="0" w:type="auto"/>
                <w:tcBorders>
                  <w:top w:val="nil"/>
                  <w:left w:val="nil"/>
                  <w:bottom w:val="nil"/>
                  <w:right w:val="nil"/>
                </w:tcBorders>
                <w:tcMar>
                  <w:left w:w="102" w:type="dxa"/>
                  <w:right w:w="102" w:type="dxa"/>
                </w:tcMar>
                <w:vAlign w:val="center"/>
              </w:tcPr>
            </w:tcPrChange>
          </w:tcPr>
          <w:p w14:paraId="24CB4CE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28" w:author="Codex" w:date="2026-10-05T16:32:41.313017+00:00">
                  <w:rPr>
                    <w:bCs w:val="0"/>
                    <w:sz w:val="21"/>
                    <w:szCs w:val="21"/>
                  </w:rPr>
                </w:rPrChange>
              </w:rPr>
              <w:pPrChange w:id="540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09" w:author="Codex" w:date="2026-10-05T16:32:41.313017+00:00">
                  <w:rPr>
                    <w:bCs w:val="0"/>
                    <w:sz w:val="21"/>
                    <w:szCs w:val="21"/>
                  </w:rPr>
                </w:rPrChange>
              </w:rPr>
              <w:t>1.40</w:t>
            </w:r>
            <w:r>
              <w:rPr>
                <w:rFonts w:ascii="Times New Roman" w:hAnsi="Times New Roman" w:cs="Times New Roman" w:eastAsia="SimSun"/>
                <w:b w:val="0"/>
                <w:bCs w:val="0"/>
                <w:sz w:val="21"/>
                <w:szCs w:val="21"/>
                <w:rPrChange w:id="5410" w:author="Codex" w:date="2026-10-05T16:32:41.313017+00:00">
                  <w:rPr>
                    <w:bCs w:val="0"/>
                    <w:sz w:val="21"/>
                    <w:szCs w:val="21"/>
                  </w:rPr>
                </w:rPrChange>
              </w:rPr>
              <w:t>（</w:t>
            </w:r>
            <w:r>
              <w:rPr>
                <w:rFonts w:ascii="Times New Roman" w:hAnsi="Times New Roman" w:cs="Times New Roman" w:eastAsia="SimSun"/>
                <w:b w:val="0"/>
                <w:bCs w:val="0"/>
                <w:sz w:val="21"/>
                <w:szCs w:val="21"/>
                <w:rPrChange w:id="5411" w:author="Codex" w:date="2026-10-05T16:32:41.313017+00:00">
                  <w:rPr>
                    <w:bCs w:val="0"/>
                    <w:sz w:val="21"/>
                    <w:szCs w:val="21"/>
                  </w:rPr>
                </w:rPrChange>
              </w:rPr>
              <w:t>-0.18</w:t>
            </w:r>
            <w:r>
              <w:rPr>
                <w:rFonts w:ascii="Times New Roman" w:hAnsi="Times New Roman" w:cs="Times New Roman" w:eastAsia="SimSun"/>
                <w:b w:val="0"/>
                <w:bCs w:val="0"/>
                <w:sz w:val="21"/>
                <w:szCs w:val="21"/>
                <w:rPrChange w:id="5412" w:author="Codex" w:date="2026-10-05T16:32:41.313017+00:00">
                  <w:rPr>
                    <w:bCs w:val="0"/>
                    <w:sz w:val="21"/>
                    <w:szCs w:val="21"/>
                  </w:rPr>
                </w:rPrChange>
              </w:rPr>
              <w:t>，</w:t>
            </w:r>
            <w:r>
              <w:rPr>
                <w:rFonts w:ascii="Times New Roman" w:hAnsi="Times New Roman" w:cs="Times New Roman" w:eastAsia="SimSun"/>
                <w:b w:val="0"/>
                <w:bCs w:val="0"/>
                <w:sz w:val="21"/>
                <w:szCs w:val="21"/>
                <w:rPrChange w:id="5413" w:author="Codex" w:date="2026-10-05T16:32:41.313017+00:00">
                  <w:rPr>
                    <w:bCs w:val="0"/>
                    <w:sz w:val="21"/>
                    <w:szCs w:val="21"/>
                  </w:rPr>
                </w:rPrChange>
              </w:rPr>
              <w:t>2.91</w:t>
            </w:r>
            <w:r>
              <w:rPr>
                <w:rFonts w:ascii="Times New Roman" w:hAnsi="Times New Roman" w:cs="Times New Roman" w:eastAsia="SimSun"/>
                <w:b w:val="0"/>
                <w:bCs w:val="0"/>
                <w:sz w:val="21"/>
                <w:szCs w:val="21"/>
                <w:rPrChange w:id="541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415" w:author="Codex" w:date="2026-10-05T16:32:41.313017+00:00">
              <w:tcPr>
                <w:tcW w:w="0" w:type="auto"/>
                <w:tcBorders>
                  <w:top w:val="nil"/>
                  <w:left w:val="nil"/>
                  <w:bottom w:val="nil"/>
                  <w:right w:val="nil"/>
                </w:tcBorders>
                <w:tcMar>
                  <w:left w:w="102" w:type="dxa"/>
                  <w:right w:w="102" w:type="dxa"/>
                </w:tcMar>
                <w:vAlign w:val="center"/>
              </w:tcPr>
            </w:tcPrChange>
          </w:tcPr>
          <w:p w14:paraId="265308C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29" w:author="Codex" w:date="2026-10-05T16:32:41.313017+00:00">
                  <w:rPr>
                    <w:bCs w:val="0"/>
                    <w:sz w:val="21"/>
                    <w:szCs w:val="21"/>
                  </w:rPr>
                </w:rPrChange>
              </w:rPr>
              <w:pPrChange w:id="541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17" w:author="Codex" w:date="2026-10-05T16:32:41.313017+00:00">
                  <w:rPr>
                    <w:bCs w:val="0"/>
                    <w:sz w:val="21"/>
                    <w:szCs w:val="21"/>
                  </w:rPr>
                </w:rPrChange>
              </w:rPr>
              <w:t>1.048</w:t>
            </w:r>
            <w:r>
              <w:rPr>
                <w:rFonts w:ascii="Times New Roman" w:hAnsi="Times New Roman" w:cs="Times New Roman" w:eastAsia="SimSun"/>
                <w:b w:val="0"/>
                <w:bCs w:val="0"/>
                <w:sz w:val="21"/>
                <w:szCs w:val="21"/>
                <w:rPrChange w:id="5418" w:author="Codex" w:date="2026-10-05T16:32:41.313017+00:00">
                  <w:rPr>
                    <w:bCs w:val="0"/>
                    <w:sz w:val="21"/>
                    <w:szCs w:val="21"/>
                  </w:rPr>
                </w:rPrChange>
              </w:rPr>
              <w:t>（</w:t>
            </w:r>
            <w:r>
              <w:rPr>
                <w:rFonts w:ascii="Times New Roman" w:hAnsi="Times New Roman" w:cs="Times New Roman" w:eastAsia="SimSun"/>
                <w:b w:val="0"/>
                <w:bCs w:val="0"/>
                <w:sz w:val="21"/>
                <w:szCs w:val="21"/>
                <w:rPrChange w:id="5419" w:author="Codex" w:date="2026-10-05T16:32:41.313017+00:00">
                  <w:rPr>
                    <w:bCs w:val="0"/>
                    <w:sz w:val="21"/>
                    <w:szCs w:val="21"/>
                  </w:rPr>
                </w:rPrChange>
              </w:rPr>
              <w:t>0.994</w:t>
            </w:r>
            <w:r>
              <w:rPr>
                <w:rFonts w:ascii="Times New Roman" w:hAnsi="Times New Roman" w:cs="Times New Roman" w:eastAsia="SimSun"/>
                <w:b w:val="0"/>
                <w:bCs w:val="0"/>
                <w:sz w:val="21"/>
                <w:szCs w:val="21"/>
                <w:rPrChange w:id="5420" w:author="Codex" w:date="2026-10-05T16:32:41.313017+00:00">
                  <w:rPr>
                    <w:bCs w:val="0"/>
                    <w:sz w:val="21"/>
                    <w:szCs w:val="21"/>
                  </w:rPr>
                </w:rPrChange>
              </w:rPr>
              <w:t>，</w:t>
            </w:r>
            <w:r>
              <w:rPr>
                <w:rFonts w:ascii="Times New Roman" w:hAnsi="Times New Roman" w:cs="Times New Roman" w:eastAsia="SimSun"/>
                <w:b w:val="0"/>
                <w:bCs w:val="0"/>
                <w:sz w:val="21"/>
                <w:szCs w:val="21"/>
                <w:rPrChange w:id="5421" w:author="Codex" w:date="2026-10-05T16:32:41.313017+00:00">
                  <w:rPr>
                    <w:bCs w:val="0"/>
                    <w:sz w:val="21"/>
                    <w:szCs w:val="21"/>
                  </w:rPr>
                </w:rPrChange>
              </w:rPr>
              <w:t>1.098</w:t>
            </w:r>
            <w:r>
              <w:rPr>
                <w:rFonts w:ascii="Times New Roman" w:hAnsi="Times New Roman" w:cs="Times New Roman" w:eastAsia="SimSun"/>
                <w:b w:val="0"/>
                <w:bCs w:val="0"/>
                <w:sz w:val="21"/>
                <w:szCs w:val="21"/>
                <w:rPrChange w:id="5422" w:author="Codex" w:date="2026-10-05T16:32:41.313017+00:00">
                  <w:rPr>
                    <w:bCs w:val="0"/>
                    <w:sz w:val="21"/>
                    <w:szCs w:val="21"/>
                  </w:rPr>
                </w:rPrChange>
              </w:rPr>
              <w:t>）</w:t>
            </w:r>
          </w:p>
        </w:tc>
      </w:tr>
      <w:tr w:rsidR="007622EE" w14:paraId="0FFF7CDF"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Change w:id="5423" w:author="Codex" w:date="2026-10-05T16:32:41.313017+00:00">
              <w:tcPr>
                <w:tcW w:w="0" w:type="auto"/>
                <w:tcBorders>
                  <w:top w:val="nil"/>
                  <w:left w:val="nil"/>
                  <w:bottom w:val="nil"/>
                  <w:right w:val="nil"/>
                </w:tcBorders>
                <w:tcMar>
                  <w:left w:w="102" w:type="dxa"/>
                  <w:right w:w="102" w:type="dxa"/>
                </w:tcMar>
                <w:vAlign w:val="center"/>
              </w:tcPr>
            </w:tcPrChange>
          </w:tcPr>
          <w:p w14:paraId="2406E0A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30" w:author="Codex" w:date="2026-10-05T16:32:41.313017+00:00">
                  <w:rPr>
                    <w:bCs w:val="0"/>
                    <w:sz w:val="21"/>
                    <w:szCs w:val="21"/>
                  </w:rPr>
                </w:rPrChange>
              </w:rPr>
              <w:pPrChange w:id="542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25" w:author="Codex" w:date="2026-10-05T16:32:41.313017+00:00">
                  <w:rPr>
                    <w:bCs w:val="0"/>
                    <w:sz w:val="21"/>
                    <w:szCs w:val="21"/>
                  </w:rPr>
                </w:rPrChange>
              </w:rPr>
              <w:t>RA-S</w:t>
            </w:r>
          </w:p>
        </w:tc>
        <w:tc>
          <w:tcPr>
            <w:tcW w:w="0" w:type="auto"/>
            <w:tcBorders>
              <w:top w:val="nil"/>
              <w:left w:val="nil"/>
              <w:bottom w:val="nil"/>
              <w:right w:val="nil"/>
              <w:insideH w:val="nil"/>
              <w:insideV w:val="nil"/>
            </w:tcBorders>
            <w:tcMar>
              <w:left w:w="102" w:type="dxa"/>
              <w:right w:w="102" w:type="dxa"/>
            </w:tcMar>
            <w:vAlign w:val="center"/>
            <w:tcPrChange w:id="5426" w:author="Codex" w:date="2026-10-05T16:32:41.313017+00:00">
              <w:tcPr>
                <w:tcW w:w="0" w:type="auto"/>
                <w:tcBorders>
                  <w:top w:val="nil"/>
                  <w:left w:val="nil"/>
                  <w:bottom w:val="nil"/>
                  <w:right w:val="nil"/>
                </w:tcBorders>
                <w:tcMar>
                  <w:left w:w="102" w:type="dxa"/>
                  <w:right w:w="102" w:type="dxa"/>
                </w:tcMar>
                <w:vAlign w:val="center"/>
              </w:tcPr>
            </w:tcPrChange>
          </w:tcPr>
          <w:p w14:paraId="36E5A57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31" w:author="Codex" w:date="2026-10-05T16:32:41.313017+00:00">
                  <w:rPr>
                    <w:bCs w:val="0"/>
                    <w:sz w:val="21"/>
                    <w:szCs w:val="21"/>
                  </w:rPr>
                </w:rPrChange>
              </w:rPr>
              <w:pPrChange w:id="542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28" w:author="Codex" w:date="2026-10-05T16:32:41.313017+00:00">
                  <w:rPr>
                    <w:bCs w:val="0"/>
                    <w:sz w:val="21"/>
                    <w:szCs w:val="21"/>
                  </w:rPr>
                </w:rPrChange>
              </w:rPr>
              <w:t>31.73%</w:t>
            </w:r>
          </w:p>
        </w:tc>
        <w:tc>
          <w:tcPr>
            <w:tcW w:w="0" w:type="auto"/>
            <w:tcBorders>
              <w:top w:val="nil"/>
              <w:left w:val="nil"/>
              <w:bottom w:val="nil"/>
              <w:right w:val="nil"/>
              <w:insideH w:val="nil"/>
              <w:insideV w:val="nil"/>
            </w:tcBorders>
            <w:tcMar>
              <w:left w:w="102" w:type="dxa"/>
              <w:right w:w="102" w:type="dxa"/>
            </w:tcMar>
            <w:vAlign w:val="center"/>
            <w:tcPrChange w:id="5429" w:author="Codex" w:date="2026-10-05T16:32:41.313017+00:00">
              <w:tcPr>
                <w:tcW w:w="0" w:type="auto"/>
                <w:tcBorders>
                  <w:top w:val="nil"/>
                  <w:left w:val="nil"/>
                  <w:bottom w:val="nil"/>
                  <w:right w:val="nil"/>
                </w:tcBorders>
                <w:tcMar>
                  <w:left w:w="102" w:type="dxa"/>
                  <w:right w:w="102" w:type="dxa"/>
                </w:tcMar>
                <w:vAlign w:val="center"/>
              </w:tcPr>
            </w:tcPrChange>
          </w:tcPr>
          <w:p w14:paraId="23087EB3"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32" w:author="Codex" w:date="2026-10-05T16:32:41.313017+00:00">
                  <w:rPr>
                    <w:bCs w:val="0"/>
                    <w:sz w:val="21"/>
                    <w:szCs w:val="21"/>
                  </w:rPr>
                </w:rPrChange>
              </w:rPr>
              <w:pPrChange w:id="543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31" w:author="Codex" w:date="2026-10-05T16:32:41.313017+00:00">
                  <w:rPr>
                    <w:bCs w:val="0"/>
                    <w:sz w:val="21"/>
                    <w:szCs w:val="21"/>
                  </w:rPr>
                </w:rPrChange>
              </w:rPr>
              <w:t>32.53%</w:t>
            </w:r>
          </w:p>
        </w:tc>
        <w:tc>
          <w:tcPr>
            <w:tcW w:w="0" w:type="auto"/>
            <w:tcBorders>
              <w:top w:val="nil"/>
              <w:left w:val="nil"/>
              <w:bottom w:val="nil"/>
              <w:right w:val="nil"/>
              <w:insideH w:val="nil"/>
              <w:insideV w:val="nil"/>
            </w:tcBorders>
            <w:tcMar>
              <w:left w:w="102" w:type="dxa"/>
              <w:right w:w="102" w:type="dxa"/>
            </w:tcMar>
            <w:vAlign w:val="center"/>
            <w:tcPrChange w:id="5432" w:author="Codex" w:date="2026-10-05T16:32:41.313017+00:00">
              <w:tcPr>
                <w:tcW w:w="0" w:type="auto"/>
                <w:tcBorders>
                  <w:top w:val="nil"/>
                  <w:left w:val="nil"/>
                  <w:bottom w:val="nil"/>
                  <w:right w:val="nil"/>
                </w:tcBorders>
                <w:tcMar>
                  <w:left w:w="102" w:type="dxa"/>
                  <w:right w:w="102" w:type="dxa"/>
                </w:tcMar>
                <w:vAlign w:val="center"/>
              </w:tcPr>
            </w:tcPrChange>
          </w:tcPr>
          <w:p w14:paraId="17F157A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33" w:author="Codex" w:date="2026-10-05T16:32:41.313017+00:00">
                  <w:rPr>
                    <w:bCs w:val="0"/>
                    <w:sz w:val="21"/>
                    <w:szCs w:val="21"/>
                  </w:rPr>
                </w:rPrChange>
              </w:rPr>
              <w:pPrChange w:id="5433"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34" w:author="Codex" w:date="2026-10-05T16:32:41.313017+00:00">
                  <w:rPr>
                    <w:bCs w:val="0"/>
                    <w:sz w:val="21"/>
                    <w:szCs w:val="21"/>
                  </w:rPr>
                </w:rPrChange>
              </w:rPr>
              <w:t>0.81</w:t>
            </w:r>
            <w:r>
              <w:rPr>
                <w:rFonts w:ascii="Times New Roman" w:hAnsi="Times New Roman" w:cs="Times New Roman" w:eastAsia="SimSun"/>
                <w:b w:val="0"/>
                <w:bCs w:val="0"/>
                <w:sz w:val="21"/>
                <w:szCs w:val="21"/>
                <w:rPrChange w:id="5435" w:author="Codex" w:date="2026-10-05T16:32:41.313017+00:00">
                  <w:rPr>
                    <w:bCs w:val="0"/>
                    <w:sz w:val="21"/>
                    <w:szCs w:val="21"/>
                  </w:rPr>
                </w:rPrChange>
              </w:rPr>
              <w:t>（</w:t>
            </w:r>
            <w:r>
              <w:rPr>
                <w:rFonts w:ascii="Times New Roman" w:hAnsi="Times New Roman" w:cs="Times New Roman" w:eastAsia="SimSun"/>
                <w:b w:val="0"/>
                <w:bCs w:val="0"/>
                <w:sz w:val="21"/>
                <w:szCs w:val="21"/>
                <w:rPrChange w:id="5436" w:author="Codex" w:date="2026-10-05T16:32:41.313017+00:00">
                  <w:rPr>
                    <w:bCs w:val="0"/>
                    <w:sz w:val="21"/>
                    <w:szCs w:val="21"/>
                  </w:rPr>
                </w:rPrChange>
              </w:rPr>
              <w:t>-1.28</w:t>
            </w:r>
            <w:r>
              <w:rPr>
                <w:rFonts w:ascii="Times New Roman" w:hAnsi="Times New Roman" w:cs="Times New Roman" w:eastAsia="SimSun"/>
                <w:b w:val="0"/>
                <w:bCs w:val="0"/>
                <w:sz w:val="21"/>
                <w:szCs w:val="21"/>
                <w:rPrChange w:id="5437" w:author="Codex" w:date="2026-10-05T16:32:41.313017+00:00">
                  <w:rPr>
                    <w:bCs w:val="0"/>
                    <w:sz w:val="21"/>
                    <w:szCs w:val="21"/>
                  </w:rPr>
                </w:rPrChange>
              </w:rPr>
              <w:t>，</w:t>
            </w:r>
            <w:r>
              <w:rPr>
                <w:rFonts w:ascii="Times New Roman" w:hAnsi="Times New Roman" w:cs="Times New Roman" w:eastAsia="SimSun"/>
                <w:b w:val="0"/>
                <w:bCs w:val="0"/>
                <w:sz w:val="21"/>
                <w:szCs w:val="21"/>
                <w:rPrChange w:id="5438" w:author="Codex" w:date="2026-10-05T16:32:41.313017+00:00">
                  <w:rPr>
                    <w:bCs w:val="0"/>
                    <w:sz w:val="21"/>
                    <w:szCs w:val="21"/>
                  </w:rPr>
                </w:rPrChange>
              </w:rPr>
              <w:t>2.94</w:t>
            </w:r>
            <w:r>
              <w:rPr>
                <w:rFonts w:ascii="Times New Roman" w:hAnsi="Times New Roman" w:cs="Times New Roman" w:eastAsia="SimSun"/>
                <w:b w:val="0"/>
                <w:bCs w:val="0"/>
                <w:sz w:val="21"/>
                <w:szCs w:val="21"/>
                <w:rPrChange w:id="543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440" w:author="Codex" w:date="2026-10-05T16:32:41.313017+00:00">
              <w:tcPr>
                <w:tcW w:w="0" w:type="auto"/>
                <w:tcBorders>
                  <w:top w:val="nil"/>
                  <w:left w:val="nil"/>
                  <w:bottom w:val="nil"/>
                  <w:right w:val="nil"/>
                </w:tcBorders>
                <w:tcMar>
                  <w:left w:w="102" w:type="dxa"/>
                  <w:right w:w="102" w:type="dxa"/>
                </w:tcMar>
                <w:vAlign w:val="center"/>
              </w:tcPr>
            </w:tcPrChange>
          </w:tcPr>
          <w:p w14:paraId="20BD0F4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34" w:author="Codex" w:date="2026-10-05T16:32:41.313017+00:00">
                  <w:rPr>
                    <w:bCs w:val="0"/>
                    <w:sz w:val="21"/>
                    <w:szCs w:val="21"/>
                  </w:rPr>
                </w:rPrChange>
              </w:rPr>
              <w:pPrChange w:id="5441"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42" w:author="Codex" w:date="2026-10-05T16:32:41.313017+00:00">
                  <w:rPr>
                    <w:bCs w:val="0"/>
                    <w:sz w:val="21"/>
                    <w:szCs w:val="21"/>
                  </w:rPr>
                </w:rPrChange>
              </w:rPr>
              <w:t>1.025</w:t>
            </w:r>
            <w:r>
              <w:rPr>
                <w:rFonts w:ascii="Times New Roman" w:hAnsi="Times New Roman" w:cs="Times New Roman" w:eastAsia="SimSun"/>
                <w:b w:val="0"/>
                <w:bCs w:val="0"/>
                <w:sz w:val="21"/>
                <w:szCs w:val="21"/>
                <w:rPrChange w:id="5443" w:author="Codex" w:date="2026-10-05T16:32:41.313017+00:00">
                  <w:rPr>
                    <w:bCs w:val="0"/>
                    <w:sz w:val="21"/>
                    <w:szCs w:val="21"/>
                  </w:rPr>
                </w:rPrChange>
              </w:rPr>
              <w:t>（</w:t>
            </w:r>
            <w:r>
              <w:rPr>
                <w:rFonts w:ascii="Times New Roman" w:hAnsi="Times New Roman" w:cs="Times New Roman" w:eastAsia="SimSun"/>
                <w:b w:val="0"/>
                <w:bCs w:val="0"/>
                <w:sz w:val="21"/>
                <w:szCs w:val="21"/>
                <w:rPrChange w:id="5444" w:author="Codex" w:date="2026-10-05T16:32:41.313017+00:00">
                  <w:rPr>
                    <w:bCs w:val="0"/>
                    <w:sz w:val="21"/>
                    <w:szCs w:val="21"/>
                  </w:rPr>
                </w:rPrChange>
              </w:rPr>
              <w:t>0.961</w:t>
            </w:r>
            <w:r>
              <w:rPr>
                <w:rFonts w:ascii="Times New Roman" w:hAnsi="Times New Roman" w:cs="Times New Roman" w:eastAsia="SimSun"/>
                <w:b w:val="0"/>
                <w:bCs w:val="0"/>
                <w:sz w:val="21"/>
                <w:szCs w:val="21"/>
                <w:rPrChange w:id="5445" w:author="Codex" w:date="2026-10-05T16:32:41.313017+00:00">
                  <w:rPr>
                    <w:bCs w:val="0"/>
                    <w:sz w:val="21"/>
                    <w:szCs w:val="21"/>
                  </w:rPr>
                </w:rPrChange>
              </w:rPr>
              <w:t>，</w:t>
            </w:r>
            <w:r>
              <w:rPr>
                <w:rFonts w:ascii="Times New Roman" w:hAnsi="Times New Roman" w:cs="Times New Roman" w:eastAsia="SimSun"/>
                <w:b w:val="0"/>
                <w:bCs w:val="0"/>
                <w:sz w:val="21"/>
                <w:szCs w:val="21"/>
                <w:rPrChange w:id="5446" w:author="Codex" w:date="2026-10-05T16:32:41.313017+00:00">
                  <w:rPr>
                    <w:bCs w:val="0"/>
                    <w:sz w:val="21"/>
                    <w:szCs w:val="21"/>
                  </w:rPr>
                </w:rPrChange>
              </w:rPr>
              <w:t>1.093</w:t>
            </w:r>
            <w:r>
              <w:rPr>
                <w:rFonts w:ascii="Times New Roman" w:hAnsi="Times New Roman" w:cs="Times New Roman" w:eastAsia="SimSun"/>
                <w:b w:val="0"/>
                <w:bCs w:val="0"/>
                <w:sz w:val="21"/>
                <w:szCs w:val="21"/>
                <w:rPrChange w:id="5447" w:author="Codex" w:date="2026-10-05T16:32:41.313017+00:00">
                  <w:rPr>
                    <w:bCs w:val="0"/>
                    <w:sz w:val="21"/>
                    <w:szCs w:val="21"/>
                  </w:rPr>
                </w:rPrChange>
              </w:rPr>
              <w:t>）</w:t>
            </w:r>
          </w:p>
        </w:tc>
      </w:tr>
      <w:tr w:rsidR="007622EE" w14:paraId="7B43796D"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vAlign w:val="center"/>
            <w:tcPrChange w:id="5448"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5766305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35" w:author="Codex" w:date="2026-10-05T16:32:41.313017+00:00">
                  <w:rPr>
                    <w:bCs w:val="0"/>
                    <w:sz w:val="21"/>
                    <w:szCs w:val="21"/>
                  </w:rPr>
                </w:rPrChange>
              </w:rPr>
              <w:pPrChange w:id="5449"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50" w:author="Codex" w:date="2026-10-05T16:32:41.313017+00:00">
                  <w:rPr>
                    <w:bCs w:val="0"/>
                    <w:sz w:val="21"/>
                    <w:szCs w:val="21"/>
                  </w:rPr>
                </w:rPrChange>
              </w:rPr>
              <w:t>RA-P</w:t>
            </w:r>
          </w:p>
        </w:tc>
        <w:tc>
          <w:tcPr>
            <w:tcW w:w="0" w:type="auto"/>
            <w:tcBorders>
              <w:top w:val="nil"/>
              <w:left w:val="nil"/>
              <w:bottom w:val="single" w:sz="12" w:color="000000"/>
              <w:right w:val="nil"/>
              <w:insideH w:val="nil"/>
              <w:insideV w:val="nil"/>
            </w:tcBorders>
            <w:tcMar>
              <w:left w:w="102" w:type="dxa"/>
              <w:right w:w="102" w:type="dxa"/>
            </w:tcMar>
            <w:vAlign w:val="center"/>
            <w:tcPrChange w:id="5451"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0659050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36" w:author="Codex" w:date="2026-10-05T16:32:41.313017+00:00">
                  <w:rPr>
                    <w:bCs w:val="0"/>
                    <w:sz w:val="21"/>
                    <w:szCs w:val="21"/>
                  </w:rPr>
                </w:rPrChange>
              </w:rPr>
              <w:pPrChange w:id="5452"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53" w:author="Codex" w:date="2026-10-05T16:32:41.313017+00:00">
                  <w:rPr>
                    <w:bCs w:val="0"/>
                    <w:sz w:val="21"/>
                    <w:szCs w:val="21"/>
                  </w:rPr>
                </w:rPrChange>
              </w:rPr>
              <w:t>30.83%</w:t>
            </w:r>
          </w:p>
        </w:tc>
        <w:tc>
          <w:tcPr>
            <w:tcW w:w="0" w:type="auto"/>
            <w:tcBorders>
              <w:top w:val="nil"/>
              <w:left w:val="nil"/>
              <w:bottom w:val="single" w:sz="12" w:color="000000"/>
              <w:right w:val="nil"/>
              <w:insideH w:val="nil"/>
              <w:insideV w:val="nil"/>
            </w:tcBorders>
            <w:tcMar>
              <w:left w:w="102" w:type="dxa"/>
              <w:right w:w="102" w:type="dxa"/>
            </w:tcMar>
            <w:vAlign w:val="center"/>
            <w:tcPrChange w:id="5454"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2021757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37" w:author="Codex" w:date="2026-10-05T16:32:41.313017+00:00">
                  <w:rPr>
                    <w:bCs w:val="0"/>
                    <w:sz w:val="21"/>
                    <w:szCs w:val="21"/>
                  </w:rPr>
                </w:rPrChange>
              </w:rPr>
              <w:pPrChange w:id="5455"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56" w:author="Codex" w:date="2026-10-05T16:32:41.313017+00:00">
                  <w:rPr>
                    <w:bCs w:val="0"/>
                    <w:sz w:val="21"/>
                    <w:szCs w:val="21"/>
                  </w:rPr>
                </w:rPrChange>
              </w:rPr>
              <w:t>32.16%</w:t>
            </w:r>
          </w:p>
        </w:tc>
        <w:tc>
          <w:tcPr>
            <w:tcW w:w="0" w:type="auto"/>
            <w:tcBorders>
              <w:top w:val="nil"/>
              <w:left w:val="nil"/>
              <w:bottom w:val="single" w:sz="12" w:color="000000"/>
              <w:right w:val="nil"/>
              <w:insideH w:val="nil"/>
              <w:insideV w:val="nil"/>
            </w:tcBorders>
            <w:tcMar>
              <w:left w:w="102" w:type="dxa"/>
              <w:right w:w="102" w:type="dxa"/>
            </w:tcMar>
            <w:vAlign w:val="center"/>
            <w:tcPrChange w:id="5457"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3EA527D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38" w:author="Codex" w:date="2026-10-05T16:32:41.313017+00:00">
                  <w:rPr>
                    <w:bCs w:val="0"/>
                    <w:sz w:val="21"/>
                    <w:szCs w:val="21"/>
                  </w:rPr>
                </w:rPrChange>
              </w:rPr>
              <w:pPrChange w:id="545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59" w:author="Codex" w:date="2026-10-05T16:32:41.313017+00:00">
                  <w:rPr>
                    <w:bCs w:val="0"/>
                    <w:sz w:val="21"/>
                    <w:szCs w:val="21"/>
                  </w:rPr>
                </w:rPrChange>
              </w:rPr>
              <w:t>1.32</w:t>
            </w:r>
            <w:r>
              <w:rPr>
                <w:rFonts w:ascii="Times New Roman" w:hAnsi="Times New Roman" w:cs="Times New Roman" w:eastAsia="SimSun"/>
                <w:b w:val="0"/>
                <w:bCs w:val="0"/>
                <w:sz w:val="21"/>
                <w:szCs w:val="21"/>
                <w:rPrChange w:id="5460" w:author="Codex" w:date="2026-10-05T16:32:41.313017+00:00">
                  <w:rPr>
                    <w:bCs w:val="0"/>
                    <w:sz w:val="21"/>
                    <w:szCs w:val="21"/>
                  </w:rPr>
                </w:rPrChange>
              </w:rPr>
              <w:t>（</w:t>
            </w:r>
            <w:r>
              <w:rPr>
                <w:rFonts w:ascii="Times New Roman" w:hAnsi="Times New Roman" w:cs="Times New Roman" w:eastAsia="SimSun"/>
                <w:b w:val="0"/>
                <w:bCs w:val="0"/>
                <w:sz w:val="21"/>
                <w:szCs w:val="21"/>
                <w:rPrChange w:id="5461" w:author="Codex" w:date="2026-10-05T16:32:41.313017+00:00">
                  <w:rPr>
                    <w:bCs w:val="0"/>
                    <w:sz w:val="21"/>
                    <w:szCs w:val="21"/>
                  </w:rPr>
                </w:rPrChange>
              </w:rPr>
              <w:t>-0.78</w:t>
            </w:r>
            <w:r>
              <w:rPr>
                <w:rFonts w:ascii="Times New Roman" w:hAnsi="Times New Roman" w:cs="Times New Roman" w:eastAsia="SimSun"/>
                <w:b w:val="0"/>
                <w:bCs w:val="0"/>
                <w:sz w:val="21"/>
                <w:szCs w:val="21"/>
                <w:rPrChange w:id="5462" w:author="Codex" w:date="2026-10-05T16:32:41.313017+00:00">
                  <w:rPr>
                    <w:bCs w:val="0"/>
                    <w:sz w:val="21"/>
                    <w:szCs w:val="21"/>
                  </w:rPr>
                </w:rPrChange>
              </w:rPr>
              <w:t>，</w:t>
            </w:r>
            <w:r>
              <w:rPr>
                <w:rFonts w:ascii="Times New Roman" w:hAnsi="Times New Roman" w:cs="Times New Roman" w:eastAsia="SimSun"/>
                <w:b w:val="0"/>
                <w:bCs w:val="0"/>
                <w:sz w:val="21"/>
                <w:szCs w:val="21"/>
                <w:rPrChange w:id="5463" w:author="Codex" w:date="2026-10-05T16:32:41.313017+00:00">
                  <w:rPr>
                    <w:bCs w:val="0"/>
                    <w:sz w:val="21"/>
                    <w:szCs w:val="21"/>
                  </w:rPr>
                </w:rPrChange>
              </w:rPr>
              <w:t>3.41</w:t>
            </w:r>
            <w:r>
              <w:rPr>
                <w:rFonts w:ascii="Times New Roman" w:hAnsi="Times New Roman" w:cs="Times New Roman" w:eastAsia="SimSun"/>
                <w:b w:val="0"/>
                <w:bCs w:val="0"/>
                <w:sz w:val="21"/>
                <w:szCs w:val="21"/>
                <w:rPrChange w:id="5464"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5465"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60F6E887"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39" w:author="Codex" w:date="2026-10-05T16:32:41.313017+00:00">
                  <w:rPr>
                    <w:bCs w:val="0"/>
                    <w:sz w:val="21"/>
                    <w:szCs w:val="21"/>
                  </w:rPr>
                </w:rPrChange>
              </w:rPr>
              <w:pPrChange w:id="546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67" w:author="Codex" w:date="2026-10-05T16:32:41.313017+00:00">
                  <w:rPr>
                    <w:bCs w:val="0"/>
                    <w:sz w:val="21"/>
                    <w:szCs w:val="21"/>
                  </w:rPr>
                </w:rPrChange>
              </w:rPr>
              <w:t>1.043</w:t>
            </w:r>
            <w:r>
              <w:rPr>
                <w:rFonts w:ascii="Times New Roman" w:hAnsi="Times New Roman" w:cs="Times New Roman" w:eastAsia="SimSun"/>
                <w:b w:val="0"/>
                <w:bCs w:val="0"/>
                <w:sz w:val="21"/>
                <w:szCs w:val="21"/>
                <w:rPrChange w:id="5468" w:author="Codex" w:date="2026-10-05T16:32:41.313017+00:00">
                  <w:rPr>
                    <w:bCs w:val="0"/>
                    <w:sz w:val="21"/>
                    <w:szCs w:val="21"/>
                  </w:rPr>
                </w:rPrChange>
              </w:rPr>
              <w:t>（</w:t>
            </w:r>
            <w:r>
              <w:rPr>
                <w:rFonts w:ascii="Times New Roman" w:hAnsi="Times New Roman" w:cs="Times New Roman" w:eastAsia="SimSun"/>
                <w:b w:val="0"/>
                <w:bCs w:val="0"/>
                <w:sz w:val="21"/>
                <w:szCs w:val="21"/>
                <w:rPrChange w:id="5469" w:author="Codex" w:date="2026-10-05T16:32:41.313017+00:00">
                  <w:rPr>
                    <w:bCs w:val="0"/>
                    <w:sz w:val="21"/>
                    <w:szCs w:val="21"/>
                  </w:rPr>
                </w:rPrChange>
              </w:rPr>
              <w:t>0.975</w:t>
            </w:r>
            <w:r>
              <w:rPr>
                <w:rFonts w:ascii="Times New Roman" w:hAnsi="Times New Roman" w:cs="Times New Roman" w:eastAsia="SimSun"/>
                <w:b w:val="0"/>
                <w:bCs w:val="0"/>
                <w:sz w:val="21"/>
                <w:szCs w:val="21"/>
                <w:rPrChange w:id="5470" w:author="Codex" w:date="2026-10-05T16:32:41.313017+00:00">
                  <w:rPr>
                    <w:bCs w:val="0"/>
                    <w:sz w:val="21"/>
                    <w:szCs w:val="21"/>
                  </w:rPr>
                </w:rPrChange>
              </w:rPr>
              <w:t>，</w:t>
            </w:r>
            <w:r>
              <w:rPr>
                <w:rFonts w:ascii="Times New Roman" w:hAnsi="Times New Roman" w:cs="Times New Roman" w:eastAsia="SimSun"/>
                <w:b w:val="0"/>
                <w:bCs w:val="0"/>
                <w:sz w:val="21"/>
                <w:szCs w:val="21"/>
                <w:rPrChange w:id="5471" w:author="Codex" w:date="2026-10-05T16:32:41.313017+00:00">
                  <w:rPr>
                    <w:bCs w:val="0"/>
                    <w:sz w:val="21"/>
                    <w:szCs w:val="21"/>
                  </w:rPr>
                </w:rPrChange>
              </w:rPr>
              <w:t>1.111</w:t>
            </w:r>
            <w:r>
              <w:rPr>
                <w:rFonts w:ascii="Times New Roman" w:hAnsi="Times New Roman" w:cs="Times New Roman" w:eastAsia="SimSun"/>
                <w:b w:val="0"/>
                <w:bCs w:val="0"/>
                <w:sz w:val="21"/>
                <w:szCs w:val="21"/>
                <w:rPrChange w:id="5472" w:author="Codex" w:date="2026-10-05T16:32:41.313017+00:00">
                  <w:rPr>
                    <w:bCs w:val="0"/>
                    <w:sz w:val="21"/>
                    <w:szCs w:val="21"/>
                  </w:rPr>
                </w:rPrChange>
              </w:rPr>
              <w:t>）</w:t>
            </w:r>
          </w:p>
        </w:tc>
      </w:tr>
    </w:tbl>
    <w:p w14:paraId="66964A80" w14:textId="7FF6913D"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9640" w:author="Codex" w:date="2026-10-05T16:32:41.313017+00:00">
            <w:rPr>
              <w:rFonts w:eastAsia="SimSun" w:cs="Times New Roman"/>
              <w:szCs w:val="21"/>
            </w:rPr>
          </w:rPrChange>
        </w:rPr>
        <w:pPrChange w:id="5473"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5474" w:author="Codex" w:date="2026-10-05T16:32:41.313017+00:00">
            <w:rPr>
              <w:rFonts w:eastAsia="SimSun" w:cs="Times New Roman"/>
              <w:szCs w:val="21"/>
            </w:rPr>
          </w:rPrChange>
        </w:rPr>
        <w:t>注：前两列为</w:t>
      </w:r>
      <w:r>
        <w:rPr>
          <w:rFonts w:ascii="Times New Roman" w:hAnsi="Times New Roman" w:cs="Times New Roman" w:eastAsia="SimSun"/>
          <w:sz w:val="21"/>
          <w:szCs w:val="21"/>
          <w:rPrChange w:id="5475" w:author="Codex" w:date="2026-10-05T16:32:41.313017+00:00">
            <w:rPr>
              <w:rFonts w:eastAsia="SimSun" w:cs="Times New Roman"/>
              <w:szCs w:val="21"/>
            </w:rPr>
          </w:rPrChange>
        </w:rPr>
        <w:t>Y=1</w:t>
      </w:r>
      <w:r>
        <w:rPr>
          <w:rFonts w:ascii="Times New Roman" w:hAnsi="Times New Roman" w:cs="Times New Roman" w:eastAsia="SimSun"/>
          <w:sz w:val="21"/>
          <w:szCs w:val="21"/>
          <w:rPrChange w:id="5476" w:author="Codex" w:date="2026-10-05T16:32:41.313017+00:00">
            <w:rPr>
              <w:rFonts w:eastAsia="SimSun" w:cs="Times New Roman"/>
              <w:szCs w:val="21"/>
            </w:rPr>
          </w:rPrChange>
        </w:rPr>
        <w:t>的模型平均预测概率，不是</w:t>
      </w:r>
      <w:r>
        <w:rPr>
          <w:rFonts w:ascii="Times New Roman" w:hAnsi="Times New Roman" w:cs="Times New Roman" w:eastAsia="SimSun"/>
          <w:sz w:val="21"/>
          <w:szCs w:val="21"/>
          <w:rPrChange w:id="5477" w:author="Codex" w:date="2026-10-05T16:32:41.313017+00:00">
            <w:rPr>
              <w:rFonts w:eastAsia="SimSun" w:cs="Times New Roman"/>
              <w:szCs w:val="21"/>
            </w:rPr>
          </w:rPrChange>
        </w:rPr>
        <w:t>M</w:t>
      </w:r>
      <w:r>
        <w:rPr>
          <w:rFonts w:ascii="Times New Roman" w:hAnsi="Times New Roman" w:cs="Times New Roman" w:eastAsia="SimSun"/>
          <w:sz w:val="21"/>
          <w:szCs w:val="21"/>
          <w:rPrChange w:id="5478" w:author="Codex" w:date="2026-10-05T16:32:41.313017+00:00">
            <w:rPr>
              <w:rFonts w:eastAsia="SimSun" w:cs="Times New Roman"/>
              <w:szCs w:val="21"/>
            </w:rPr>
          </w:rPrChange>
        </w:rPr>
        <w:t>的发生率。情景保持观察到的收入、其他协变量及另一方满意度状态，仅将焦点</w:t>
      </w:r>
      <w:r>
        <w:rPr>
          <w:rFonts w:ascii="Times New Roman" w:hAnsi="Times New Roman" w:cs="Times New Roman" w:eastAsia="SimSun"/>
          <w:sz w:val="21"/>
          <w:szCs w:val="21"/>
          <w:rPrChange w:id="5479" w:author="Codex" w:date="2026-10-05T16:32:41.313017+00:00">
            <w:rPr>
              <w:rFonts w:eastAsia="SimSun" w:cs="Times New Roman"/>
              <w:szCs w:val="21"/>
            </w:rPr>
          </w:rPrChange>
        </w:rPr>
        <w:t>M</w:t>
      </w:r>
      <w:r>
        <w:rPr>
          <w:rFonts w:ascii="Times New Roman" w:hAnsi="Times New Roman" w:cs="Times New Roman" w:eastAsia="SimSun"/>
          <w:sz w:val="21"/>
          <w:szCs w:val="21"/>
          <w:rPrChange w:id="5480" w:author="Codex" w:date="2026-10-05T16:32:41.313017+00:00">
            <w:rPr>
              <w:rFonts w:eastAsia="SimSun" w:cs="Times New Roman"/>
              <w:szCs w:val="21"/>
            </w:rPr>
          </w:rPrChange>
        </w:rPr>
        <w:t>设为</w:t>
      </w:r>
      <w:r>
        <w:rPr>
          <w:rFonts w:ascii="Times New Roman" w:hAnsi="Times New Roman" w:cs="Times New Roman" w:eastAsia="SimSun"/>
          <w:sz w:val="21"/>
          <w:szCs w:val="21"/>
          <w:rPrChange w:id="5481" w:author="Codex" w:date="2026-10-05T16:32:41.313017+00:00">
            <w:rPr>
              <w:rFonts w:eastAsia="SimSun" w:cs="Times New Roman"/>
              <w:szCs w:val="21"/>
            </w:rPr>
          </w:rPrChange>
        </w:rPr>
        <w:t>1</w:t>
      </w:r>
      <w:r>
        <w:rPr>
          <w:rFonts w:ascii="Times New Roman" w:hAnsi="Times New Roman" w:cs="Times New Roman" w:eastAsia="SimSun"/>
          <w:sz w:val="21"/>
          <w:szCs w:val="21"/>
          <w:rPrChange w:id="5482" w:author="Codex" w:date="2026-10-05T16:32:41.313017+00:00">
            <w:rPr>
              <w:rFonts w:eastAsia="SimSun" w:cs="Times New Roman"/>
              <w:szCs w:val="21"/>
            </w:rPr>
          </w:rPrChange>
        </w:rPr>
        <w:t>。净变化</w:t>
      </w:r>
      <w:r>
        <w:rPr>
          <w:rFonts w:ascii="Times New Roman" w:hAnsi="Times New Roman" w:cs="Times New Roman" w:eastAsia="SimSun"/>
          <w:sz w:val="21"/>
          <w:szCs w:val="21"/>
          <w:rPrChange w:id="5483" w:author="Codex" w:date="2026-10-05T16:32:41.313017+00:00">
            <w:rPr>
              <w:rFonts w:eastAsia="SimSun" w:cs="Times New Roman"/>
              <w:szCs w:val="21"/>
            </w:rPr>
          </w:rPrChange>
        </w:rPr>
        <w:t>=μ₁−μobs</w:t>
      </w:r>
      <w:r>
        <w:rPr>
          <w:rFonts w:ascii="Times New Roman" w:hAnsi="Times New Roman" w:cs="Times New Roman" w:eastAsia="SimSun"/>
          <w:sz w:val="21"/>
          <w:szCs w:val="21"/>
          <w:rPrChange w:id="5484" w:author="Codex" w:date="2026-10-05T16:32:41.313017+00:00">
            <w:rPr>
              <w:rFonts w:eastAsia="SimSun" w:cs="Times New Roman"/>
              <w:szCs w:val="21"/>
            </w:rPr>
          </w:rPrChange>
        </w:rPr>
        <w:t>，以百分点表示；概率比</w:t>
      </w:r>
      <w:r>
        <w:rPr>
          <w:rFonts w:ascii="Times New Roman" w:hAnsi="Times New Roman" w:cs="Times New Roman" w:eastAsia="SimSun"/>
          <w:sz w:val="21"/>
          <w:szCs w:val="21"/>
          <w:rPrChange w:id="5485" w:author="Codex" w:date="2026-10-05T16:32:41.313017+00:00">
            <w:rPr>
              <w:rFonts w:eastAsia="SimSun" w:cs="Times New Roman"/>
              <w:szCs w:val="21"/>
            </w:rPr>
          </w:rPrChange>
        </w:rPr>
        <w:t>=μ₁/μobs</w:t>
      </w:r>
      <w:r>
        <w:rPr>
          <w:rFonts w:ascii="Times New Roman" w:hAnsi="Times New Roman" w:cs="Times New Roman" w:eastAsia="SimSun"/>
          <w:sz w:val="21"/>
          <w:szCs w:val="21"/>
          <w:rPrChange w:id="5486" w:author="Codex" w:date="2026-10-05T16:32:41.313017+00:00">
            <w:rPr>
              <w:rFonts w:eastAsia="SimSun" w:cs="Times New Roman"/>
              <w:szCs w:val="21"/>
            </w:rPr>
          </w:rPrChange>
        </w:rPr>
        <w:t>。区间为同批逐记录</w:t>
      </w:r>
      <w:r>
        <w:rPr>
          <w:rFonts w:ascii="Times New Roman" w:hAnsi="Times New Roman" w:cs="Times New Roman" w:eastAsia="SimSun"/>
          <w:sz w:val="21"/>
          <w:szCs w:val="21"/>
          <w:rPrChange w:id="5487" w:author="Codex" w:date="2026-10-05T16:32:41.313017+00:00">
            <w:rPr>
              <w:rFonts w:eastAsia="SimSun" w:cs="Times New Roman"/>
              <w:szCs w:val="21"/>
            </w:rPr>
          </w:rPrChange>
        </w:rPr>
        <w:t>bootstrap</w:t>
      </w:r>
      <w:r>
        <w:rPr>
          <w:rFonts w:ascii="Times New Roman" w:hAnsi="Times New Roman" w:cs="Times New Roman" w:eastAsia="SimSun"/>
          <w:sz w:val="21"/>
          <w:szCs w:val="21"/>
          <w:rPrChange w:id="5488" w:author="Codex" w:date="2026-10-05T16:32:41.313017+00:00">
            <w:rPr>
              <w:rFonts w:eastAsia="SimSun" w:cs="Times New Roman"/>
              <w:szCs w:val="21"/>
            </w:rPr>
          </w:rPrChange>
        </w:rPr>
        <w:t>结果。</w:t>
      </w:r>
    </w:p>
    <w:p w14:paraId="2EB4ECBD" w14:textId="040696F1"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41" w:author="Codex" w:date="2026-10-05T16:32:41.313017+00:00">
            <w:rPr>
              <w:sz w:val="21"/>
              <w:szCs w:val="21"/>
            </w:rPr>
          </w:rPrChange>
        </w:rPr>
        <w:pPrChange w:id="5489" w:author="Codex" w:date="2026-10-05T16:32:41.313017+00:00">
          <w:pPr>
            <w:pStyle w:val="af5"/>
            <w:snapToGrid w:val="0"/>
            <w:ind w:firstLine="420"/>
            <w:jc w:val="both"/>
          </w:pPr>
        </w:pPrChange>
      </w:pPr>
      <w:r>
        <w:rPr>
          <w:rFonts w:ascii="Times New Roman" w:hAnsi="Times New Roman" w:cs="Times New Roman" w:eastAsia="SimSun"/>
          <w:sz w:val="21"/>
          <w:szCs w:val="21"/>
          <w:rPrChange w:id="5490" w:author="Codex" w:date="2026-10-05T16:32:41.313017+00:00">
            <w:rPr>
              <w:sz w:val="21"/>
              <w:szCs w:val="21"/>
            </w:rPr>
          </w:rPrChange>
        </w:rPr>
        <w:t>四条历史情景的预测净变化均为小幅正值，区间均包含</w:t>
      </w:r>
      <w:r>
        <w:rPr>
          <w:rFonts w:ascii="Times New Roman" w:hAnsi="Times New Roman" w:cs="Times New Roman" w:eastAsia="SimSun"/>
          <w:sz w:val="21"/>
          <w:szCs w:val="21"/>
          <w:rPrChange w:id="5491" w:author="Codex" w:date="2026-10-05T16:32:41.313017+00:00">
            <w:rPr>
              <w:sz w:val="21"/>
              <w:szCs w:val="21"/>
            </w:rPr>
          </w:rPrChange>
        </w:rPr>
        <w:t>0</w:t>
      </w:r>
      <w:r>
        <w:rPr>
          <w:rFonts w:ascii="Times New Roman" w:hAnsi="Times New Roman" w:cs="Times New Roman" w:eastAsia="SimSun"/>
          <w:sz w:val="21"/>
          <w:szCs w:val="21"/>
          <w:rPrChange w:id="5492" w:author="Codex" w:date="2026-10-05T16:32:41.313017+00:00">
            <w:rPr>
              <w:sz w:val="21"/>
              <w:szCs w:val="21"/>
            </w:rPr>
          </w:rPrChange>
        </w:rPr>
        <w:t>：</w:t>
      </w:r>
      <w:r>
        <w:rPr>
          <w:rFonts w:ascii="Times New Roman" w:hAnsi="Times New Roman" w:cs="Times New Roman" w:eastAsia="SimSun"/>
          <w:sz w:val="21"/>
          <w:szCs w:val="21"/>
          <w:rPrChange w:id="5493" w:author="Codex" w:date="2026-10-05T16:32:41.313017+00:00">
            <w:rPr>
              <w:sz w:val="21"/>
              <w:szCs w:val="21"/>
            </w:rPr>
          </w:rPrChange>
        </w:rPr>
        <w:t>AA-S</w:t>
      </w:r>
      <w:r>
        <w:rPr>
          <w:rFonts w:ascii="Times New Roman" w:hAnsi="Times New Roman" w:cs="Times New Roman" w:eastAsia="SimSun"/>
          <w:sz w:val="21"/>
          <w:szCs w:val="21"/>
          <w:rPrChange w:id="5494" w:author="Codex" w:date="2026-10-05T16:32:41.313017+00:00">
            <w:rPr>
              <w:sz w:val="21"/>
              <w:szCs w:val="21"/>
            </w:rPr>
          </w:rPrChange>
        </w:rPr>
        <w:t>为</w:t>
      </w:r>
      <w:r>
        <w:rPr>
          <w:rFonts w:ascii="Times New Roman" w:hAnsi="Times New Roman" w:cs="Times New Roman" w:eastAsia="SimSun"/>
          <w:sz w:val="21"/>
          <w:szCs w:val="21"/>
          <w:rPrChange w:id="5495" w:author="Codex" w:date="2026-10-05T16:32:41.313017+00:00">
            <w:rPr>
              <w:sz w:val="21"/>
              <w:szCs w:val="21"/>
            </w:rPr>
          </w:rPrChange>
        </w:rPr>
        <w:t>1.34</w:t>
      </w:r>
      <w:r>
        <w:rPr>
          <w:rFonts w:ascii="Times New Roman" w:hAnsi="Times New Roman" w:cs="Times New Roman" w:eastAsia="SimSun"/>
          <w:sz w:val="21"/>
          <w:szCs w:val="21"/>
          <w:rPrChange w:id="5496" w:author="Codex" w:date="2026-10-05T16:32:41.313017+00:00">
            <w:rPr>
              <w:sz w:val="21"/>
              <w:szCs w:val="21"/>
            </w:rPr>
          </w:rPrChange>
        </w:rPr>
        <w:t>个百分点（</w:t>
      </w:r>
      <w:r>
        <w:rPr>
          <w:rFonts w:ascii="Times New Roman" w:hAnsi="Times New Roman" w:cs="Times New Roman" w:eastAsia="SimSun"/>
          <w:sz w:val="21"/>
          <w:szCs w:val="21"/>
          <w:rPrChange w:id="5497" w:author="Codex" w:date="2026-10-05T16:32:41.313017+00:00">
            <w:rPr>
              <w:sz w:val="21"/>
              <w:szCs w:val="21"/>
            </w:rPr>
          </w:rPrChange>
        </w:rPr>
        <w:t>95% CI</w:t>
      </w:r>
      <w:r>
        <w:rPr>
          <w:rFonts w:ascii="Times New Roman" w:hAnsi="Times New Roman" w:cs="Times New Roman" w:eastAsia="SimSun"/>
          <w:sz w:val="21"/>
          <w:szCs w:val="21"/>
          <w:rPrChange w:id="5498" w:author="Codex" w:date="2026-10-05T16:32:41.313017+00:00">
            <w:rPr>
              <w:sz w:val="21"/>
              <w:szCs w:val="21"/>
            </w:rPr>
          </w:rPrChange>
        </w:rPr>
        <w:t>：</w:t>
      </w:r>
      <w:r>
        <w:rPr>
          <w:rFonts w:ascii="Times New Roman" w:hAnsi="Times New Roman" w:cs="Times New Roman" w:eastAsia="SimSun"/>
          <w:sz w:val="21"/>
          <w:szCs w:val="21"/>
          <w:rPrChange w:id="5499" w:author="Codex" w:date="2026-10-05T16:32:41.313017+00:00">
            <w:rPr>
              <w:sz w:val="21"/>
              <w:szCs w:val="21"/>
            </w:rPr>
          </w:rPrChange>
        </w:rPr>
        <w:t>−0.30</w:t>
      </w:r>
      <w:r>
        <w:rPr>
          <w:rFonts w:ascii="Times New Roman" w:hAnsi="Times New Roman" w:cs="Times New Roman" w:eastAsia="SimSun"/>
          <w:sz w:val="21"/>
          <w:szCs w:val="21"/>
          <w:rPrChange w:id="5500" w:author="Codex" w:date="2026-10-05T16:32:41.313017+00:00">
            <w:rPr>
              <w:sz w:val="21"/>
              <w:szCs w:val="21"/>
            </w:rPr>
          </w:rPrChange>
        </w:rPr>
        <w:t>，</w:t>
      </w:r>
      <w:r>
        <w:rPr>
          <w:rFonts w:ascii="Times New Roman" w:hAnsi="Times New Roman" w:cs="Times New Roman" w:eastAsia="SimSun"/>
          <w:sz w:val="21"/>
          <w:szCs w:val="21"/>
          <w:rPrChange w:id="5501" w:author="Codex" w:date="2026-10-05T16:32:41.313017+00:00">
            <w:rPr>
              <w:sz w:val="21"/>
              <w:szCs w:val="21"/>
            </w:rPr>
          </w:rPrChange>
        </w:rPr>
        <w:t>2.91</w:t>
      </w:r>
      <w:r>
        <w:rPr>
          <w:rFonts w:ascii="Times New Roman" w:hAnsi="Times New Roman" w:cs="Times New Roman" w:eastAsia="SimSun"/>
          <w:sz w:val="21"/>
          <w:szCs w:val="21"/>
          <w:rPrChange w:id="5502" w:author="Codex" w:date="2026-10-05T16:32:41.313017+00:00">
            <w:rPr>
              <w:sz w:val="21"/>
              <w:szCs w:val="21"/>
            </w:rPr>
          </w:rPrChange>
        </w:rPr>
        <w:t>），</w:t>
      </w:r>
      <w:r>
        <w:rPr>
          <w:rFonts w:ascii="Times New Roman" w:hAnsi="Times New Roman" w:cs="Times New Roman" w:eastAsia="SimSun"/>
          <w:sz w:val="21"/>
          <w:szCs w:val="21"/>
          <w:rPrChange w:id="5503" w:author="Codex" w:date="2026-10-05T16:32:41.313017+00:00">
            <w:rPr>
              <w:sz w:val="21"/>
              <w:szCs w:val="21"/>
            </w:rPr>
          </w:rPrChange>
        </w:rPr>
        <w:t>AA-P</w:t>
      </w:r>
      <w:r>
        <w:rPr>
          <w:rFonts w:ascii="Times New Roman" w:hAnsi="Times New Roman" w:cs="Times New Roman" w:eastAsia="SimSun"/>
          <w:sz w:val="21"/>
          <w:szCs w:val="21"/>
          <w:rPrChange w:id="5504" w:author="Codex" w:date="2026-10-05T16:32:41.313017+00:00">
            <w:rPr>
              <w:sz w:val="21"/>
              <w:szCs w:val="21"/>
            </w:rPr>
          </w:rPrChange>
        </w:rPr>
        <w:t>为</w:t>
      </w:r>
      <w:r>
        <w:rPr>
          <w:rFonts w:ascii="Times New Roman" w:hAnsi="Times New Roman" w:cs="Times New Roman" w:eastAsia="SimSun"/>
          <w:sz w:val="21"/>
          <w:szCs w:val="21"/>
          <w:rPrChange w:id="5505" w:author="Codex" w:date="2026-10-05T16:32:41.313017+00:00">
            <w:rPr>
              <w:sz w:val="21"/>
              <w:szCs w:val="21"/>
            </w:rPr>
          </w:rPrChange>
        </w:rPr>
        <w:t>1.40</w:t>
      </w:r>
      <w:r>
        <w:rPr>
          <w:rFonts w:ascii="Times New Roman" w:hAnsi="Times New Roman" w:cs="Times New Roman" w:eastAsia="SimSun"/>
          <w:sz w:val="21"/>
          <w:szCs w:val="21"/>
          <w:rPrChange w:id="5506" w:author="Codex" w:date="2026-10-05T16:32:41.313017+00:00">
            <w:rPr>
              <w:sz w:val="21"/>
              <w:szCs w:val="21"/>
            </w:rPr>
          </w:rPrChange>
        </w:rPr>
        <w:t>个百分点（</w:t>
      </w:r>
      <w:r>
        <w:rPr>
          <w:rFonts w:ascii="Times New Roman" w:hAnsi="Times New Roman" w:cs="Times New Roman" w:eastAsia="SimSun"/>
          <w:sz w:val="21"/>
          <w:szCs w:val="21"/>
          <w:rPrChange w:id="5507" w:author="Codex" w:date="2026-10-05T16:32:41.313017+00:00">
            <w:rPr>
              <w:sz w:val="21"/>
              <w:szCs w:val="21"/>
            </w:rPr>
          </w:rPrChange>
        </w:rPr>
        <w:t>−0.18</w:t>
      </w:r>
      <w:r>
        <w:rPr>
          <w:rFonts w:ascii="Times New Roman" w:hAnsi="Times New Roman" w:cs="Times New Roman" w:eastAsia="SimSun"/>
          <w:sz w:val="21"/>
          <w:szCs w:val="21"/>
          <w:rPrChange w:id="5508" w:author="Codex" w:date="2026-10-05T16:32:41.313017+00:00">
            <w:rPr>
              <w:sz w:val="21"/>
              <w:szCs w:val="21"/>
            </w:rPr>
          </w:rPrChange>
        </w:rPr>
        <w:t>，</w:t>
      </w:r>
      <w:r>
        <w:rPr>
          <w:rFonts w:ascii="Times New Roman" w:hAnsi="Times New Roman" w:cs="Times New Roman" w:eastAsia="SimSun"/>
          <w:sz w:val="21"/>
          <w:szCs w:val="21"/>
          <w:rPrChange w:id="5509" w:author="Codex" w:date="2026-10-05T16:32:41.313017+00:00">
            <w:rPr>
              <w:sz w:val="21"/>
              <w:szCs w:val="21"/>
            </w:rPr>
          </w:rPrChange>
        </w:rPr>
        <w:t>2.91</w:t>
      </w:r>
      <w:r>
        <w:rPr>
          <w:rFonts w:ascii="Times New Roman" w:hAnsi="Times New Roman" w:cs="Times New Roman" w:eastAsia="SimSun"/>
          <w:sz w:val="21"/>
          <w:szCs w:val="21"/>
          <w:rPrChange w:id="5510" w:author="Codex" w:date="2026-10-05T16:32:41.313017+00:00">
            <w:rPr>
              <w:sz w:val="21"/>
              <w:szCs w:val="21"/>
            </w:rPr>
          </w:rPrChange>
        </w:rPr>
        <w:t>），</w:t>
      </w:r>
      <w:r>
        <w:rPr>
          <w:rFonts w:ascii="Times New Roman" w:hAnsi="Times New Roman" w:cs="Times New Roman" w:eastAsia="SimSun"/>
          <w:sz w:val="21"/>
          <w:szCs w:val="21"/>
          <w:rPrChange w:id="5511" w:author="Codex" w:date="2026-10-05T16:32:41.313017+00:00">
            <w:rPr>
              <w:sz w:val="21"/>
              <w:szCs w:val="21"/>
            </w:rPr>
          </w:rPrChange>
        </w:rPr>
        <w:t>RA-S</w:t>
      </w:r>
      <w:r>
        <w:rPr>
          <w:rFonts w:ascii="Times New Roman" w:hAnsi="Times New Roman" w:cs="Times New Roman" w:eastAsia="SimSun"/>
          <w:sz w:val="21"/>
          <w:szCs w:val="21"/>
          <w:rPrChange w:id="5512" w:author="Codex" w:date="2026-10-05T16:32:41.313017+00:00">
            <w:rPr>
              <w:sz w:val="21"/>
              <w:szCs w:val="21"/>
            </w:rPr>
          </w:rPrChange>
        </w:rPr>
        <w:t>为</w:t>
      </w:r>
      <w:r>
        <w:rPr>
          <w:rFonts w:ascii="Times New Roman" w:hAnsi="Times New Roman" w:cs="Times New Roman" w:eastAsia="SimSun"/>
          <w:sz w:val="21"/>
          <w:szCs w:val="21"/>
          <w:rPrChange w:id="5513" w:author="Codex" w:date="2026-10-05T16:32:41.313017+00:00">
            <w:rPr>
              <w:sz w:val="21"/>
              <w:szCs w:val="21"/>
            </w:rPr>
          </w:rPrChange>
        </w:rPr>
        <w:t>0.81</w:t>
      </w:r>
      <w:r>
        <w:rPr>
          <w:rFonts w:ascii="Times New Roman" w:hAnsi="Times New Roman" w:cs="Times New Roman" w:eastAsia="SimSun"/>
          <w:sz w:val="21"/>
          <w:szCs w:val="21"/>
          <w:rPrChange w:id="5514" w:author="Codex" w:date="2026-10-05T16:32:41.313017+00:00">
            <w:rPr>
              <w:sz w:val="21"/>
              <w:szCs w:val="21"/>
            </w:rPr>
          </w:rPrChange>
        </w:rPr>
        <w:t>个百分点（</w:t>
      </w:r>
      <w:r>
        <w:rPr>
          <w:rFonts w:ascii="Times New Roman" w:hAnsi="Times New Roman" w:cs="Times New Roman" w:eastAsia="SimSun"/>
          <w:sz w:val="21"/>
          <w:szCs w:val="21"/>
          <w:rPrChange w:id="5515" w:author="Codex" w:date="2026-10-05T16:32:41.313017+00:00">
            <w:rPr>
              <w:sz w:val="21"/>
              <w:szCs w:val="21"/>
            </w:rPr>
          </w:rPrChange>
        </w:rPr>
        <w:t>−1.28</w:t>
      </w:r>
      <w:r>
        <w:rPr>
          <w:rFonts w:ascii="Times New Roman" w:hAnsi="Times New Roman" w:cs="Times New Roman" w:eastAsia="SimSun"/>
          <w:sz w:val="21"/>
          <w:szCs w:val="21"/>
          <w:rPrChange w:id="5516" w:author="Codex" w:date="2026-10-05T16:32:41.313017+00:00">
            <w:rPr>
              <w:sz w:val="21"/>
              <w:szCs w:val="21"/>
            </w:rPr>
          </w:rPrChange>
        </w:rPr>
        <w:t>，</w:t>
      </w:r>
      <w:r>
        <w:rPr>
          <w:rFonts w:ascii="Times New Roman" w:hAnsi="Times New Roman" w:cs="Times New Roman" w:eastAsia="SimSun"/>
          <w:sz w:val="21"/>
          <w:szCs w:val="21"/>
          <w:rPrChange w:id="5517" w:author="Codex" w:date="2026-10-05T16:32:41.313017+00:00">
            <w:rPr>
              <w:sz w:val="21"/>
              <w:szCs w:val="21"/>
            </w:rPr>
          </w:rPrChange>
        </w:rPr>
        <w:t>2.94</w:t>
      </w:r>
      <w:r>
        <w:rPr>
          <w:rFonts w:ascii="Times New Roman" w:hAnsi="Times New Roman" w:cs="Times New Roman" w:eastAsia="SimSun"/>
          <w:sz w:val="21"/>
          <w:szCs w:val="21"/>
          <w:rPrChange w:id="5518" w:author="Codex" w:date="2026-10-05T16:32:41.313017+00:00">
            <w:rPr>
              <w:sz w:val="21"/>
              <w:szCs w:val="21"/>
            </w:rPr>
          </w:rPrChange>
        </w:rPr>
        <w:t>），</w:t>
      </w:r>
      <w:r>
        <w:rPr>
          <w:rFonts w:ascii="Times New Roman" w:hAnsi="Times New Roman" w:cs="Times New Roman" w:eastAsia="SimSun"/>
          <w:sz w:val="21"/>
          <w:szCs w:val="21"/>
          <w:rPrChange w:id="5519" w:author="Codex" w:date="2026-10-05T16:32:41.313017+00:00">
            <w:rPr>
              <w:sz w:val="21"/>
              <w:szCs w:val="21"/>
            </w:rPr>
          </w:rPrChange>
        </w:rPr>
        <w:t>RA-P</w:t>
      </w:r>
      <w:r>
        <w:rPr>
          <w:rFonts w:ascii="Times New Roman" w:hAnsi="Times New Roman" w:cs="Times New Roman" w:eastAsia="SimSun"/>
          <w:sz w:val="21"/>
          <w:szCs w:val="21"/>
          <w:rPrChange w:id="5520" w:author="Codex" w:date="2026-10-05T16:32:41.313017+00:00">
            <w:rPr>
              <w:sz w:val="21"/>
              <w:szCs w:val="21"/>
            </w:rPr>
          </w:rPrChange>
        </w:rPr>
        <w:t>为</w:t>
      </w:r>
      <w:r>
        <w:rPr>
          <w:rFonts w:ascii="Times New Roman" w:hAnsi="Times New Roman" w:cs="Times New Roman" w:eastAsia="SimSun"/>
          <w:sz w:val="21"/>
          <w:szCs w:val="21"/>
          <w:rPrChange w:id="5521" w:author="Codex" w:date="2026-10-05T16:32:41.313017+00:00">
            <w:rPr>
              <w:sz w:val="21"/>
              <w:szCs w:val="21"/>
            </w:rPr>
          </w:rPrChange>
        </w:rPr>
        <w:t>1.32</w:t>
      </w:r>
      <w:r>
        <w:rPr>
          <w:rFonts w:ascii="Times New Roman" w:hAnsi="Times New Roman" w:cs="Times New Roman" w:eastAsia="SimSun"/>
          <w:sz w:val="21"/>
          <w:szCs w:val="21"/>
          <w:rPrChange w:id="5522" w:author="Codex" w:date="2026-10-05T16:32:41.313017+00:00">
            <w:rPr>
              <w:sz w:val="21"/>
              <w:szCs w:val="21"/>
            </w:rPr>
          </w:rPrChange>
        </w:rPr>
        <w:t>个百分点（</w:t>
      </w:r>
      <w:r>
        <w:rPr>
          <w:rFonts w:ascii="Times New Roman" w:hAnsi="Times New Roman" w:cs="Times New Roman" w:eastAsia="SimSun"/>
          <w:sz w:val="21"/>
          <w:szCs w:val="21"/>
          <w:rPrChange w:id="5523" w:author="Codex" w:date="2026-10-05T16:32:41.313017+00:00">
            <w:rPr>
              <w:sz w:val="21"/>
              <w:szCs w:val="21"/>
            </w:rPr>
          </w:rPrChange>
        </w:rPr>
        <w:t>−0.78</w:t>
      </w:r>
      <w:r>
        <w:rPr>
          <w:rFonts w:ascii="Times New Roman" w:hAnsi="Times New Roman" w:cs="Times New Roman" w:eastAsia="SimSun"/>
          <w:sz w:val="21"/>
          <w:szCs w:val="21"/>
          <w:rPrChange w:id="5524" w:author="Codex" w:date="2026-10-05T16:32:41.313017+00:00">
            <w:rPr>
              <w:sz w:val="21"/>
              <w:szCs w:val="21"/>
            </w:rPr>
          </w:rPrChange>
        </w:rPr>
        <w:t>，</w:t>
      </w:r>
      <w:r>
        <w:rPr>
          <w:rFonts w:ascii="Times New Roman" w:hAnsi="Times New Roman" w:cs="Times New Roman" w:eastAsia="SimSun"/>
          <w:sz w:val="21"/>
          <w:szCs w:val="21"/>
          <w:rPrChange w:id="5525" w:author="Codex" w:date="2026-10-05T16:32:41.313017+00:00">
            <w:rPr>
              <w:sz w:val="21"/>
              <w:szCs w:val="21"/>
            </w:rPr>
          </w:rPrChange>
        </w:rPr>
        <w:t>3.41</w:t>
      </w:r>
      <w:r>
        <w:rPr>
          <w:rFonts w:ascii="Times New Roman" w:hAnsi="Times New Roman" w:cs="Times New Roman" w:eastAsia="SimSun"/>
          <w:sz w:val="21"/>
          <w:szCs w:val="21"/>
          <w:rPrChange w:id="5526" w:author="Codex" w:date="2026-10-05T16:32:41.313017+00:00">
            <w:rPr>
              <w:sz w:val="21"/>
              <w:szCs w:val="21"/>
            </w:rPr>
          </w:rPrChange>
        </w:rPr>
        <w:t>）。这些条件预测不构成可识别的政策收益；不能据正点估计主张有效，也不能据区间包含</w:t>
      </w:r>
      <w:r>
        <w:rPr>
          <w:rFonts w:ascii="Times New Roman" w:hAnsi="Times New Roman" w:cs="Times New Roman" w:eastAsia="SimSun"/>
          <w:sz w:val="21"/>
          <w:szCs w:val="21"/>
          <w:rPrChange w:id="5527" w:author="Codex" w:date="2026-10-05T16:32:41.313017+00:00">
            <w:rPr>
              <w:sz w:val="21"/>
              <w:szCs w:val="21"/>
            </w:rPr>
          </w:rPrChange>
        </w:rPr>
        <w:t>0</w:t>
      </w:r>
      <w:r>
        <w:rPr>
          <w:rFonts w:ascii="Times New Roman" w:hAnsi="Times New Roman" w:cs="Times New Roman" w:eastAsia="SimSun"/>
          <w:sz w:val="21"/>
          <w:szCs w:val="21"/>
          <w:rPrChange w:id="5528" w:author="Codex" w:date="2026-10-05T16:32:41.313017+00:00">
            <w:rPr>
              <w:sz w:val="21"/>
              <w:szCs w:val="21"/>
            </w:rPr>
          </w:rPrChange>
        </w:rPr>
        <w:t>判断婚姻服务无效。</w:t>
      </w:r>
    </w:p>
    <w:p w14:paraId="6DEAD923" w14:textId="2985FF0E" w:rsidR="00FB24F4" w:rsidRDefault="00FB24F4">
      <w:pPr>
        <w:pStyle w:val="afffa"/>
        <w:keepNext/>
        <w:spacing w:before="156"/>
        <w:ind w:firstLine="420"/>
      </w:pPr>
      <w:r>
        <w:t xml:space="preserve">3.4 </w:t>
      </w:r>
      <w:r>
        <w:t>历史模型中的探索性分组对比</w:t>
      </w:r>
    </w:p>
    <w:p w14:paraId="659902AF" w14:textId="23BC6B9C" w:rsidR="00FB24F4" w:rsidRDefault="00FB24F4">
      <w:pPr>
        <w:pStyle w:val="af5"/>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42" w:author="Codex" w:date="2026-10-05T16:32:41.313017+00:00">
            <w:rPr>
              <w:sz w:val="21"/>
              <w:szCs w:val="21"/>
            </w:rPr>
          </w:rPrChange>
        </w:rPr>
        <w:pPrChange w:id="5529" w:author="Codex" w:date="2026-10-05T16:32:41.313017+00:00">
          <w:pPr>
            <w:pStyle w:val="af5"/>
            <w:ind w:firstLine="420"/>
            <w:jc w:val="both"/>
          </w:pPr>
        </w:pPrChange>
      </w:pPr>
      <w:r>
        <w:rPr>
          <w:rFonts w:ascii="Times New Roman" w:hAnsi="Times New Roman" w:cs="Times New Roman" w:eastAsia="SimSun"/>
          <w:sz w:val="21"/>
          <w:szCs w:val="21"/>
          <w:rPrChange w:id="5530" w:author="Codex" w:date="2026-10-05T16:32:41.313017+00:00">
            <w:rPr>
              <w:sz w:val="21"/>
              <w:szCs w:val="21"/>
            </w:rPr>
          </w:rPrChange>
        </w:rPr>
        <w:t>为考察平均结果是否掩盖群体差异，本文按基期性别、</w:t>
      </w:r>
      <w:r>
        <w:rPr>
          <w:rFonts w:ascii="Times New Roman" w:hAnsi="Times New Roman" w:cs="Times New Roman" w:eastAsia="SimSun"/>
          <w:sz w:val="21"/>
          <w:szCs w:val="21"/>
          <w:rPrChange w:id="5531" w:author="Codex" w:date="2026-10-05T16:32:41.313017+00:00">
            <w:rPr>
              <w:sz w:val="21"/>
              <w:szCs w:val="21"/>
            </w:rPr>
          </w:rPrChange>
        </w:rPr>
        <w:t>2016</w:t>
      </w:r>
      <w:r>
        <w:rPr>
          <w:rFonts w:ascii="Times New Roman" w:hAnsi="Times New Roman" w:cs="Times New Roman" w:eastAsia="SimSun"/>
          <w:sz w:val="21"/>
          <w:szCs w:val="21"/>
          <w:rPrChange w:id="5532" w:author="Codex" w:date="2026-10-05T16:32:41.313017+00:00">
            <w:rPr>
              <w:sz w:val="21"/>
              <w:szCs w:val="21"/>
            </w:rPr>
          </w:rPrChange>
        </w:rPr>
        <w:t>年年龄分组和基期城乡编码分组分别估计八条链。年龄分组沿用原稿的</w:t>
      </w:r>
      <w:r>
        <w:rPr>
          <w:rFonts w:ascii="Times New Roman" w:hAnsi="Times New Roman" w:cs="Times New Roman" w:eastAsia="SimSun"/>
          <w:sz w:val="21"/>
          <w:szCs w:val="21"/>
          <w:rPrChange w:id="5533" w:author="Codex" w:date="2026-10-05T16:32:41.313017+00:00">
            <w:rPr>
              <w:sz w:val="21"/>
              <w:szCs w:val="21"/>
            </w:rPr>
          </w:rPrChange>
        </w:rPr>
        <w:t>40</w:t>
      </w:r>
      <w:r>
        <w:rPr>
          <w:rFonts w:ascii="Times New Roman" w:hAnsi="Times New Roman" w:cs="Times New Roman" w:eastAsia="SimSun"/>
          <w:sz w:val="21"/>
          <w:szCs w:val="21"/>
          <w:rPrChange w:id="5534" w:author="Codex" w:date="2026-10-05T16:32:41.313017+00:00">
            <w:rPr>
              <w:sz w:val="21"/>
              <w:szCs w:val="21"/>
            </w:rPr>
          </w:rPrChange>
        </w:rPr>
        <w:t>岁界限，表示</w:t>
      </w:r>
      <w:r>
        <w:rPr>
          <w:rFonts w:ascii="Times New Roman" w:hAnsi="Times New Roman" w:cs="Times New Roman" w:eastAsia="SimSun"/>
          <w:sz w:val="21"/>
          <w:szCs w:val="21"/>
          <w:rPrChange w:id="5535" w:author="Codex" w:date="2026-10-05T16:32:41.313017+00:00">
            <w:rPr>
              <w:sz w:val="21"/>
              <w:szCs w:val="21"/>
            </w:rPr>
          </w:rPrChange>
        </w:rPr>
        <w:t>2016</w:t>
      </w:r>
      <w:r>
        <w:rPr>
          <w:rFonts w:ascii="Times New Roman" w:hAnsi="Times New Roman" w:cs="Times New Roman" w:eastAsia="SimSun"/>
          <w:sz w:val="21"/>
          <w:szCs w:val="21"/>
          <w:rPrChange w:id="5536" w:author="Codex" w:date="2026-10-05T16:32:41.313017+00:00">
            <w:rPr>
              <w:sz w:val="21"/>
              <w:szCs w:val="21"/>
            </w:rPr>
          </w:rPrChange>
        </w:rPr>
        <w:t>年年龄所划分的阶段代理，不等同于访谈时年龄或实际照料责任。城乡来自居住环境而非户籍：原城镇编码为</w:t>
      </w:r>
      <w:r>
        <w:rPr>
          <w:rFonts w:ascii="Times New Roman" w:hAnsi="Times New Roman" w:cs="Times New Roman" w:eastAsia="SimSun"/>
          <w:sz w:val="21"/>
          <w:szCs w:val="21"/>
          <w:rPrChange w:id="5537" w:author="Codex" w:date="2026-10-05T16:32:41.313017+00:00">
            <w:rPr>
              <w:sz w:val="21"/>
              <w:szCs w:val="21"/>
            </w:rPr>
          </w:rPrChange>
        </w:rPr>
        <w:t>1</w:t>
      </w:r>
      <w:r>
        <w:rPr>
          <w:rFonts w:ascii="Times New Roman" w:hAnsi="Times New Roman" w:cs="Times New Roman" w:eastAsia="SimSun"/>
          <w:sz w:val="21"/>
          <w:szCs w:val="21"/>
          <w:rPrChange w:id="5538" w:author="Codex" w:date="2026-10-05T16:32:41.313017+00:00">
            <w:rPr>
              <w:sz w:val="21"/>
              <w:szCs w:val="21"/>
            </w:rPr>
          </w:rPrChange>
        </w:rPr>
        <w:t>、乡村为</w:t>
      </w:r>
      <w:r>
        <w:rPr>
          <w:rFonts w:ascii="Times New Roman" w:hAnsi="Times New Roman" w:cs="Times New Roman" w:eastAsia="SimSun"/>
          <w:sz w:val="21"/>
          <w:szCs w:val="21"/>
          <w:rPrChange w:id="5539" w:author="Codex" w:date="2026-10-05T16:32:41.313017+00:00">
            <w:rPr>
              <w:sz w:val="21"/>
              <w:szCs w:val="21"/>
            </w:rPr>
          </w:rPrChange>
        </w:rPr>
        <w:t>0</w:t>
      </w:r>
      <w:r>
        <w:rPr>
          <w:rFonts w:ascii="Times New Roman" w:hAnsi="Times New Roman" w:cs="Times New Roman" w:eastAsia="SimSun"/>
          <w:sz w:val="21"/>
          <w:szCs w:val="21"/>
          <w:rPrChange w:id="5540" w:author="Codex" w:date="2026-10-05T16:32:41.313017+00:00">
            <w:rPr>
              <w:sz w:val="21"/>
              <w:szCs w:val="21"/>
            </w:rPr>
          </w:rPrChange>
        </w:rPr>
        <w:t>、源缺失为</w:t>
      </w:r>
      <w:r>
        <w:rPr>
          <w:rFonts w:ascii="Times New Roman" w:hAnsi="Times New Roman" w:cs="Times New Roman" w:eastAsia="SimSun"/>
          <w:sz w:val="21"/>
          <w:szCs w:val="21"/>
          <w:rPrChange w:id="5541" w:author="Codex" w:date="2026-10-05T16:32:41.313017+00:00">
            <w:rPr>
              <w:sz w:val="21"/>
              <w:szCs w:val="21"/>
            </w:rPr>
          </w:rPrChange>
        </w:rPr>
        <w:t>−9</w:t>
      </w:r>
      <w:r>
        <w:rPr>
          <w:rFonts w:ascii="Times New Roman" w:hAnsi="Times New Roman" w:cs="Times New Roman" w:eastAsia="SimSun"/>
          <w:sz w:val="21"/>
          <w:szCs w:val="21"/>
          <w:rPrChange w:id="5542" w:author="Codex" w:date="2026-10-05T16:32:41.313017+00:00">
            <w:rPr>
              <w:sz w:val="21"/>
              <w:szCs w:val="21"/>
            </w:rPr>
          </w:rPrChange>
        </w:rPr>
        <w:t>，历史转换后城镇记为组</w:t>
      </w:r>
      <w:r>
        <w:rPr>
          <w:rFonts w:ascii="Times New Roman" w:hAnsi="Times New Roman" w:cs="Times New Roman" w:eastAsia="SimSun"/>
          <w:sz w:val="21"/>
          <w:szCs w:val="21"/>
          <w:rPrChange w:id="5543" w:author="Codex" w:date="2026-10-05T16:32:41.313017+00:00">
            <w:rPr>
              <w:sz w:val="21"/>
              <w:szCs w:val="21"/>
            </w:rPr>
          </w:rPrChange>
        </w:rPr>
        <w:t>0</w:t>
      </w:r>
      <w:r>
        <w:rPr>
          <w:rFonts w:ascii="Times New Roman" w:hAnsi="Times New Roman" w:cs="Times New Roman" w:eastAsia="SimSun"/>
          <w:sz w:val="21"/>
          <w:szCs w:val="21"/>
          <w:rPrChange w:id="5544" w:author="Codex" w:date="2026-10-05T16:32:41.313017+00:00">
            <w:rPr>
              <w:sz w:val="21"/>
              <w:szCs w:val="21"/>
            </w:rPr>
          </w:rPrChange>
        </w:rPr>
        <w:t>，乡村与源缺失合并记为组</w:t>
      </w:r>
      <w:r>
        <w:rPr>
          <w:rFonts w:ascii="Times New Roman" w:hAnsi="Times New Roman" w:cs="Times New Roman" w:eastAsia="SimSun"/>
          <w:sz w:val="21"/>
          <w:szCs w:val="21"/>
          <w:rPrChange w:id="5545" w:author="Codex" w:date="2026-10-05T16:32:41.313017+00:00">
            <w:rPr>
              <w:sz w:val="21"/>
              <w:szCs w:val="21"/>
            </w:rPr>
          </w:rPrChange>
        </w:rPr>
        <w:t>1</w:t>
      </w:r>
      <w:r>
        <w:rPr>
          <w:rFonts w:ascii="Times New Roman" w:hAnsi="Times New Roman" w:cs="Times New Roman" w:eastAsia="SimSun"/>
          <w:sz w:val="21"/>
          <w:szCs w:val="21"/>
          <w:rPrChange w:id="5546" w:author="Codex" w:date="2026-10-05T16:32:41.313017+00:00">
            <w:rPr>
              <w:sz w:val="21"/>
              <w:szCs w:val="21"/>
            </w:rPr>
          </w:rPrChange>
        </w:rPr>
        <w:t>。因此，这一比较是城镇组与乡村及源缺失合并组的探索性比较，不能解释为纯粹的城乡差异。本文保留原分组及数值；每个维度只比较两组，不再进行交叉细分。</w:t>
      </w:r>
    </w:p>
    <w:p w14:paraId="3A08CDDD" w14:textId="15381F68" w:rsidR="00FB24F4" w:rsidRDefault="00FB24F4">
      <w:pPr>
        <w:pStyle w:val="af5"/>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43" w:author="Codex" w:date="2026-10-05T16:32:41.313017+00:00">
            <w:rPr>
              <w:sz w:val="21"/>
              <w:szCs w:val="21"/>
            </w:rPr>
          </w:rPrChange>
        </w:rPr>
        <w:pPrChange w:id="5547" w:author="Codex" w:date="2026-10-05T16:32:41.313017+00:00">
          <w:pPr>
            <w:pStyle w:val="af5"/>
            <w:ind w:firstLine="420"/>
            <w:jc w:val="both"/>
          </w:pPr>
        </w:pPrChange>
      </w:pPr>
      <w:r>
        <w:rPr>
          <w:rFonts w:ascii="Times New Roman" w:hAnsi="Times New Roman" w:cs="Times New Roman" w:eastAsia="SimSun"/>
          <w:sz w:val="21"/>
          <w:szCs w:val="21"/>
          <w:rPrChange w:id="5548" w:author="Codex" w:date="2026-10-05T16:32:41.313017+00:00">
            <w:rPr>
              <w:sz w:val="21"/>
              <w:szCs w:val="21"/>
            </w:rPr>
          </w:rPrChange>
        </w:rPr>
        <w:t>三个预设维度合计形成</w:t>
      </w:r>
      <w:r>
        <w:rPr>
          <w:rFonts w:ascii="Times New Roman" w:hAnsi="Times New Roman" w:cs="Times New Roman" w:eastAsia="SimSun"/>
          <w:sz w:val="21"/>
          <w:szCs w:val="21"/>
          <w:rPrChange w:id="5549" w:author="Codex" w:date="2026-10-05T16:32:41.313017+00:00">
            <w:rPr>
              <w:sz w:val="21"/>
              <w:szCs w:val="21"/>
            </w:rPr>
          </w:rPrChange>
        </w:rPr>
        <w:t>48</w:t>
      </w:r>
      <w:r>
        <w:rPr>
          <w:rFonts w:ascii="Times New Roman" w:hAnsi="Times New Roman" w:cs="Times New Roman" w:eastAsia="SimSun"/>
          <w:sz w:val="21"/>
          <w:szCs w:val="21"/>
          <w:rPrChange w:id="5550" w:author="Codex" w:date="2026-10-05T16:32:41.313017+00:00">
            <w:rPr>
              <w:sz w:val="21"/>
              <w:szCs w:val="21"/>
            </w:rPr>
          </w:rPrChange>
        </w:rPr>
        <w:t>个分组估计，其中</w:t>
      </w:r>
      <w:r>
        <w:rPr>
          <w:rFonts w:ascii="Times New Roman" w:hAnsi="Times New Roman" w:cs="Times New Roman" w:eastAsia="SimSun"/>
          <w:sz w:val="21"/>
          <w:szCs w:val="21"/>
          <w:rPrChange w:id="5551" w:author="Codex" w:date="2026-10-05T16:32:41.313017+00:00">
            <w:rPr>
              <w:sz w:val="21"/>
              <w:szCs w:val="21"/>
            </w:rPr>
          </w:rPrChange>
        </w:rPr>
        <w:t>44</w:t>
      </w:r>
      <w:r>
        <w:rPr>
          <w:rFonts w:ascii="Times New Roman" w:hAnsi="Times New Roman" w:cs="Times New Roman" w:eastAsia="SimSun"/>
          <w:sz w:val="21"/>
          <w:szCs w:val="21"/>
          <w:rPrChange w:id="5552" w:author="Codex" w:date="2026-10-05T16:32:41.313017+00:00">
            <w:rPr>
              <w:sz w:val="21"/>
              <w:szCs w:val="21"/>
            </w:rPr>
          </w:rPrChange>
        </w:rPr>
        <w:t>个通过既定逐次拟合和有限值检查；其总间接</w:t>
      </w:r>
      <w:r>
        <w:rPr>
          <w:rFonts w:ascii="Times New Roman" w:hAnsi="Times New Roman" w:cs="Times New Roman" w:eastAsia="SimSun"/>
          <w:sz w:val="21"/>
          <w:szCs w:val="21"/>
          <w:rPrChange w:id="5553" w:author="Codex" w:date="2026-10-05T16:32:41.313017+00:00">
            <w:rPr>
              <w:sz w:val="21"/>
              <w:szCs w:val="21"/>
            </w:rPr>
          </w:rPrChange>
        </w:rPr>
        <w:t>OR</w:t>
      </w:r>
      <w:r>
        <w:rPr>
          <w:rFonts w:ascii="Times New Roman" w:hAnsi="Times New Roman" w:cs="Times New Roman" w:eastAsia="SimSun"/>
          <w:sz w:val="21"/>
          <w:szCs w:val="21"/>
          <w:rPrChange w:id="5554" w:author="Codex" w:date="2026-10-05T16:32:41.313017+00:00">
            <w:rPr>
              <w:sz w:val="21"/>
              <w:szCs w:val="21"/>
            </w:rPr>
          </w:rPrChange>
        </w:rPr>
        <w:t>区间均包含</w:t>
      </w:r>
      <w:r>
        <w:rPr>
          <w:rFonts w:ascii="Times New Roman" w:hAnsi="Times New Roman" w:cs="Times New Roman" w:eastAsia="SimSun"/>
          <w:sz w:val="21"/>
          <w:szCs w:val="21"/>
          <w:rPrChange w:id="5555" w:author="Codex" w:date="2026-10-05T16:32:41.313017+00:00">
            <w:rPr>
              <w:sz w:val="21"/>
              <w:szCs w:val="21"/>
            </w:rPr>
          </w:rPrChange>
        </w:rPr>
        <w:t>1</w:t>
      </w:r>
      <w:r>
        <w:rPr>
          <w:rFonts w:ascii="Times New Roman" w:hAnsi="Times New Roman" w:cs="Times New Roman" w:eastAsia="SimSun"/>
          <w:sz w:val="21"/>
          <w:szCs w:val="21"/>
          <w:rPrChange w:id="5556" w:author="Codex" w:date="2026-10-05T16:32:41.313017+00:00">
            <w:rPr>
              <w:sz w:val="21"/>
              <w:szCs w:val="21"/>
            </w:rPr>
          </w:rPrChange>
        </w:rPr>
        <w:t>。</w:t>
      </w:r>
      <w:r>
        <w:rPr>
          <w:rFonts w:ascii="Times New Roman" w:hAnsi="Times New Roman" w:cs="Times New Roman" w:eastAsia="SimSun"/>
          <w:sz w:val="21"/>
          <w:szCs w:val="21"/>
          <w:rPrChange w:id="5557" w:author="Codex" w:date="2026-10-05T16:32:41.313017+00:00">
            <w:rPr>
              <w:sz w:val="21"/>
              <w:szCs w:val="21"/>
            </w:rPr>
          </w:rPrChange>
        </w:rPr>
        <w:t>5</w:t>
      </w:r>
      <w:r>
        <w:rPr>
          <w:rFonts w:ascii="Times New Roman" w:hAnsi="Times New Roman" w:cs="Times New Roman" w:eastAsia="SimSun"/>
          <w:sz w:val="21"/>
          <w:szCs w:val="21"/>
          <w:rPrChange w:id="5558" w:author="Codex" w:date="2026-10-05T16:32:41.313017+00:00">
            <w:rPr>
              <w:sz w:val="21"/>
              <w:szCs w:val="21"/>
            </w:rPr>
          </w:rPrChange>
        </w:rPr>
        <w:t>个分组的配对</w:t>
      </w:r>
      <w:r>
        <w:rPr>
          <w:rFonts w:ascii="Times New Roman" w:hAnsi="Times New Roman" w:cs="Times New Roman" w:eastAsia="SimSun"/>
          <w:sz w:val="21"/>
          <w:szCs w:val="21"/>
          <w:rPrChange w:id="5559" w:author="Codex" w:date="2026-10-05T16:32:41.313017+00:00">
            <w:rPr>
              <w:sz w:val="21"/>
              <w:szCs w:val="21"/>
            </w:rPr>
          </w:rPrChange>
        </w:rPr>
        <w:t>CDE</w:t>
      </w:r>
      <w:r>
        <w:rPr>
          <w:rFonts w:ascii="Times New Roman" w:hAnsi="Times New Roman" w:cs="Times New Roman" w:eastAsia="SimSun"/>
          <w:sz w:val="21"/>
          <w:szCs w:val="21"/>
          <w:rPrChange w:id="5560" w:author="Codex" w:date="2026-10-05T16:32:41.313017+00:00">
            <w:rPr>
              <w:sz w:val="21"/>
              <w:szCs w:val="21"/>
            </w:rPr>
          </w:rPrChange>
        </w:rPr>
        <w:t>差值普通区间排除</w:t>
      </w:r>
      <w:r>
        <w:rPr>
          <w:rFonts w:ascii="Times New Roman" w:hAnsi="Times New Roman" w:cs="Times New Roman" w:eastAsia="SimSun"/>
          <w:sz w:val="21"/>
          <w:szCs w:val="21"/>
          <w:rPrChange w:id="5561" w:author="Codex" w:date="2026-10-05T16:32:41.313017+00:00">
            <w:rPr>
              <w:sz w:val="21"/>
              <w:szCs w:val="21"/>
            </w:rPr>
          </w:rPrChange>
        </w:rPr>
        <w:t>0</w:t>
      </w:r>
      <w:r>
        <w:rPr>
          <w:rFonts w:ascii="Times New Roman" w:hAnsi="Times New Roman" w:cs="Times New Roman" w:eastAsia="SimSun"/>
          <w:sz w:val="21"/>
          <w:szCs w:val="21"/>
          <w:rPrChange w:id="5562" w:author="Codex" w:date="2026-10-05T16:32:41.313017+00:00">
            <w:rPr>
              <w:sz w:val="21"/>
              <w:szCs w:val="21"/>
            </w:rPr>
          </w:rPrChange>
        </w:rPr>
        <w:t>，但这并不意味着组间存在差异。</w:t>
      </w:r>
      <w:r>
        <w:rPr>
          <w:rFonts w:ascii="Times New Roman" w:hAnsi="Times New Roman" w:cs="Times New Roman" w:eastAsia="SimSun"/>
          <w:sz w:val="21"/>
          <w:szCs w:val="21"/>
          <w:rPrChange w:id="5563" w:author="Codex" w:date="2026-10-05T16:32:41.313017+00:00">
            <w:rPr>
              <w:sz w:val="21"/>
              <w:szCs w:val="21"/>
            </w:rPr>
          </w:rPrChange>
        </w:rPr>
        <w:t>48</w:t>
      </w:r>
      <w:r>
        <w:rPr>
          <w:rFonts w:ascii="Times New Roman" w:hAnsi="Times New Roman" w:cs="Times New Roman" w:eastAsia="SimSun"/>
          <w:sz w:val="21"/>
          <w:szCs w:val="21"/>
          <w:rPrChange w:id="5564" w:author="Codex" w:date="2026-10-05T16:32:41.313017+00:00">
            <w:rPr>
              <w:sz w:val="21"/>
              <w:szCs w:val="21"/>
            </w:rPr>
          </w:rPrChange>
        </w:rPr>
        <w:t>项预定组间直接比较中，</w:t>
      </w:r>
      <w:r>
        <w:rPr>
          <w:rFonts w:ascii="Times New Roman" w:hAnsi="Times New Roman" w:cs="Times New Roman" w:eastAsia="SimSun"/>
          <w:sz w:val="21"/>
          <w:szCs w:val="21"/>
          <w:rPrChange w:id="5565" w:author="Codex" w:date="2026-10-05T16:32:41.313017+00:00">
            <w:rPr>
              <w:sz w:val="21"/>
              <w:szCs w:val="21"/>
            </w:rPr>
          </w:rPrChange>
        </w:rPr>
        <w:t>40</w:t>
      </w:r>
      <w:r>
        <w:rPr>
          <w:rFonts w:ascii="Times New Roman" w:hAnsi="Times New Roman" w:cs="Times New Roman" w:eastAsia="SimSun"/>
          <w:sz w:val="21"/>
          <w:szCs w:val="21"/>
          <w:rPrChange w:id="5566" w:author="Codex" w:date="2026-10-05T16:32:41.313017+00:00">
            <w:rPr>
              <w:sz w:val="21"/>
              <w:szCs w:val="21"/>
            </w:rPr>
          </w:rPrChange>
        </w:rPr>
        <w:t>项可进行推断，其普通</w:t>
      </w:r>
      <w:r>
        <w:rPr>
          <w:rFonts w:ascii="Times New Roman" w:hAnsi="Times New Roman" w:cs="Times New Roman" w:eastAsia="SimSun"/>
          <w:sz w:val="21"/>
          <w:szCs w:val="21"/>
          <w:rPrChange w:id="5567" w:author="Codex" w:date="2026-10-05T16:32:41.313017+00:00">
            <w:rPr>
              <w:sz w:val="21"/>
              <w:szCs w:val="21"/>
            </w:rPr>
          </w:rPrChange>
        </w:rPr>
        <w:t>95%</w:t>
      </w:r>
      <w:r>
        <w:rPr>
          <w:rFonts w:ascii="Times New Roman" w:hAnsi="Times New Roman" w:cs="Times New Roman" w:eastAsia="SimSun"/>
          <w:sz w:val="21"/>
          <w:szCs w:val="21"/>
          <w:rPrChange w:id="5568" w:author="Codex" w:date="2026-10-05T16:32:41.313017+00:00">
            <w:rPr>
              <w:sz w:val="21"/>
              <w:szCs w:val="21"/>
            </w:rPr>
          </w:rPrChange>
        </w:rPr>
        <w:t>区间均包含</w:t>
      </w:r>
      <w:r>
        <w:rPr>
          <w:rFonts w:ascii="Times New Roman" w:hAnsi="Times New Roman" w:cs="Times New Roman" w:eastAsia="SimSun"/>
          <w:sz w:val="21"/>
          <w:szCs w:val="21"/>
          <w:rPrChange w:id="5569" w:author="Codex" w:date="2026-10-05T16:32:41.313017+00:00">
            <w:rPr>
              <w:sz w:val="21"/>
              <w:szCs w:val="21"/>
            </w:rPr>
          </w:rPrChange>
        </w:rPr>
        <w:t>0</w:t>
      </w:r>
      <w:r>
        <w:rPr>
          <w:rFonts w:ascii="Times New Roman" w:hAnsi="Times New Roman" w:cs="Times New Roman" w:eastAsia="SimSun"/>
          <w:sz w:val="21"/>
          <w:szCs w:val="21"/>
          <w:rPrChange w:id="5570" w:author="Codex" w:date="2026-10-05T16:32:41.313017+00:00">
            <w:rPr>
              <w:sz w:val="21"/>
              <w:szCs w:val="21"/>
            </w:rPr>
          </w:rPrChange>
        </w:rPr>
        <w:t>，按预定家族校正后的</w:t>
      </w:r>
      <w:r>
        <w:rPr>
          <w:rFonts w:ascii="Times New Roman" w:hAnsi="Times New Roman" w:cs="Times New Roman" w:eastAsia="SimSun"/>
          <w:sz w:val="21"/>
          <w:szCs w:val="21"/>
          <w:rPrChange w:id="5571" w:author="Codex" w:date="2026-10-05T16:32:41.313017+00:00">
            <w:rPr>
              <w:sz w:val="21"/>
              <w:szCs w:val="21"/>
            </w:rPr>
          </w:rPrChange>
        </w:rPr>
        <w:t>BH q</w:t>
      </w:r>
      <w:r>
        <w:rPr>
          <w:rFonts w:ascii="Times New Roman" w:hAnsi="Times New Roman" w:cs="Times New Roman" w:eastAsia="SimSun"/>
          <w:sz w:val="21"/>
          <w:szCs w:val="21"/>
          <w:rPrChange w:id="5572" w:author="Codex" w:date="2026-10-05T16:32:41.313017+00:00">
            <w:rPr>
              <w:sz w:val="21"/>
              <w:szCs w:val="21"/>
            </w:rPr>
          </w:rPrChange>
        </w:rPr>
        <w:t>值均为</w:t>
      </w:r>
      <w:r>
        <w:rPr>
          <w:rFonts w:ascii="Times New Roman" w:hAnsi="Times New Roman" w:cs="Times New Roman" w:eastAsia="SimSun"/>
          <w:sz w:val="21"/>
          <w:szCs w:val="21"/>
          <w:rPrChange w:id="5573" w:author="Codex" w:date="2026-10-05T16:32:41.313017+00:00">
            <w:rPr>
              <w:sz w:val="21"/>
              <w:szCs w:val="21"/>
            </w:rPr>
          </w:rPrChange>
        </w:rPr>
        <w:t>1</w:t>
      </w:r>
      <w:r>
        <w:rPr>
          <w:rFonts w:ascii="Times New Roman" w:hAnsi="Times New Roman" w:cs="Times New Roman" w:eastAsia="SimSun"/>
          <w:sz w:val="21"/>
          <w:szCs w:val="21"/>
          <w:rPrChange w:id="5574" w:author="Codex" w:date="2026-10-05T16:32:41.313017+00:00">
            <w:rPr>
              <w:sz w:val="21"/>
              <w:szCs w:val="21"/>
            </w:rPr>
          </w:rPrChange>
        </w:rPr>
        <w:t>；其余</w:t>
      </w:r>
      <w:r>
        <w:rPr>
          <w:rFonts w:ascii="Times New Roman" w:hAnsi="Times New Roman" w:cs="Times New Roman" w:eastAsia="SimSun"/>
          <w:sz w:val="21"/>
          <w:szCs w:val="21"/>
          <w:rPrChange w:id="5575" w:author="Codex" w:date="2026-10-05T16:32:41.313017+00:00">
            <w:rPr>
              <w:sz w:val="21"/>
              <w:szCs w:val="21"/>
            </w:rPr>
          </w:rPrChange>
        </w:rPr>
        <w:t>8</w:t>
      </w:r>
      <w:r>
        <w:rPr>
          <w:rFonts w:ascii="Times New Roman" w:hAnsi="Times New Roman" w:cs="Times New Roman" w:eastAsia="SimSun"/>
          <w:sz w:val="21"/>
          <w:szCs w:val="21"/>
          <w:rPrChange w:id="5576" w:author="Codex" w:date="2026-10-05T16:32:41.313017+00:00">
            <w:rPr>
              <w:sz w:val="21"/>
              <w:szCs w:val="21"/>
            </w:rPr>
          </w:rPrChange>
        </w:rPr>
        <w:t>项因涉及受限分组暂缓推断。在既有受限模型内，当前比较未显示明确的组间差异；这既不证明各群体同质，也不解除中介和调节解释所受的支持、尺度及时间顺序限制。完整结果及受限原因见附录</w:t>
      </w:r>
      <w:r>
        <w:rPr>
          <w:rFonts w:ascii="Times New Roman" w:hAnsi="Times New Roman" w:cs="Times New Roman" w:eastAsia="SimSun"/>
          <w:sz w:val="21"/>
          <w:szCs w:val="21"/>
          <w:rPrChange w:id="5577" w:author="Codex" w:date="2026-10-05T16:32:41.313017+00:00">
            <w:rPr>
              <w:sz w:val="21"/>
              <w:szCs w:val="21"/>
            </w:rPr>
          </w:rPrChange>
        </w:rPr>
        <w:t>C</w:t>
      </w:r>
      <w:r>
        <w:rPr>
          <w:rFonts w:ascii="Times New Roman" w:hAnsi="Times New Roman" w:cs="Times New Roman" w:eastAsia="SimSun"/>
          <w:sz w:val="21"/>
          <w:szCs w:val="21"/>
          <w:rPrChange w:id="5578" w:author="Codex" w:date="2026-10-05T16:32:41.313017+00:00">
            <w:rPr>
              <w:sz w:val="21"/>
              <w:szCs w:val="21"/>
            </w:rPr>
          </w:rPrChange>
        </w:rPr>
        <w:t>。</w:t>
      </w:r>
    </w:p>
    <w:p w14:paraId="7FF6703F" w14:textId="7FF691AD" w:rsidR="00302B7A" w:rsidRDefault="00FB24F4">
      <w:pPr>
        <w:pStyle w:val="af5"/>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44" w:author="Codex" w:date="2026-10-05T16:32:41.313017+00:00">
            <w:rPr>
              <w:sz w:val="21"/>
              <w:szCs w:val="21"/>
            </w:rPr>
          </w:rPrChange>
        </w:rPr>
        <w:pPrChange w:id="5579" w:author="Codex" w:date="2026-10-05T16:32:41.313017+00:00">
          <w:pPr>
            <w:pStyle w:val="af5"/>
            <w:ind w:firstLine="420"/>
            <w:jc w:val="both"/>
          </w:pPr>
        </w:pPrChange>
      </w:pPr>
      <w:r>
        <w:rPr>
          <w:rFonts w:ascii="Times New Roman" w:hAnsi="Times New Roman" w:cs="Times New Roman" w:eastAsia="SimSun"/>
          <w:sz w:val="21"/>
          <w:szCs w:val="21"/>
          <w:rPrChange w:id="5580" w:author="Codex" w:date="2026-10-05T16:32:41.313017+00:00">
            <w:rPr>
              <w:sz w:val="21"/>
              <w:szCs w:val="21"/>
            </w:rPr>
          </w:rPrChange>
        </w:rPr>
        <w:t>以</w:t>
      </w:r>
      <w:r>
        <w:rPr>
          <w:rFonts w:ascii="Times New Roman" w:hAnsi="Times New Roman" w:cs="Times New Roman" w:eastAsia="SimSun"/>
          <w:sz w:val="21"/>
          <w:szCs w:val="21"/>
          <w:rPrChange w:id="5581" w:author="Codex" w:date="2026-10-05T16:32:41.313017+00:00">
            <w:rPr>
              <w:sz w:val="21"/>
              <w:szCs w:val="21"/>
            </w:rPr>
          </w:rPrChange>
        </w:rPr>
        <w:t>AR-S</w:t>
      </w:r>
      <w:r>
        <w:rPr>
          <w:rFonts w:ascii="Times New Roman" w:hAnsi="Times New Roman" w:cs="Times New Roman" w:eastAsia="SimSun"/>
          <w:sz w:val="21"/>
          <w:szCs w:val="21"/>
          <w:rPrChange w:id="5582" w:author="Codex" w:date="2026-10-05T16:32:41.313017+00:00">
            <w:rPr>
              <w:sz w:val="21"/>
              <w:szCs w:val="21"/>
            </w:rPr>
          </w:rPrChange>
        </w:rPr>
        <w:t>为例，男性与女性的配对</w:t>
      </w:r>
      <w:r>
        <w:rPr>
          <w:rFonts w:ascii="Times New Roman" w:hAnsi="Times New Roman" w:cs="Times New Roman" w:eastAsia="SimSun"/>
          <w:sz w:val="21"/>
          <w:szCs w:val="21"/>
          <w:rPrChange w:id="5583" w:author="Codex" w:date="2026-10-05T16:32:41.313017+00:00">
            <w:rPr>
              <w:sz w:val="21"/>
              <w:szCs w:val="21"/>
            </w:rPr>
          </w:rPrChange>
        </w:rPr>
        <w:t>CDE</w:t>
      </w:r>
      <w:r>
        <w:rPr>
          <w:rFonts w:ascii="Times New Roman" w:hAnsi="Times New Roman" w:cs="Times New Roman" w:eastAsia="SimSun"/>
          <w:sz w:val="21"/>
          <w:szCs w:val="21"/>
          <w:rPrChange w:id="5584" w:author="Codex" w:date="2026-10-05T16:32:41.313017+00:00">
            <w:rPr>
              <w:sz w:val="21"/>
              <w:szCs w:val="21"/>
            </w:rPr>
          </w:rPrChange>
        </w:rPr>
        <w:t>差值方向和大小接近。虽然男性组的普通区间排除</w:t>
      </w:r>
      <w:r>
        <w:rPr>
          <w:rFonts w:ascii="Times New Roman" w:hAnsi="Times New Roman" w:cs="Times New Roman" w:eastAsia="SimSun"/>
          <w:sz w:val="21"/>
          <w:szCs w:val="21"/>
          <w:rPrChange w:id="5585" w:author="Codex" w:date="2026-10-05T16:32:41.313017+00:00">
            <w:rPr>
              <w:sz w:val="21"/>
              <w:szCs w:val="21"/>
            </w:rPr>
          </w:rPrChange>
        </w:rPr>
        <w:t>0</w:t>
      </w:r>
      <w:r>
        <w:rPr>
          <w:rFonts w:ascii="Times New Roman" w:hAnsi="Times New Roman" w:cs="Times New Roman" w:eastAsia="SimSun"/>
          <w:sz w:val="21"/>
          <w:szCs w:val="21"/>
          <w:rPrChange w:id="5586" w:author="Codex" w:date="2026-10-05T16:32:41.313017+00:00">
            <w:rPr>
              <w:sz w:val="21"/>
              <w:szCs w:val="21"/>
            </w:rPr>
          </w:rPrChange>
        </w:rPr>
        <w:t>，女性组的区间包含</w:t>
      </w:r>
      <w:r>
        <w:rPr>
          <w:rFonts w:ascii="Times New Roman" w:hAnsi="Times New Roman" w:cs="Times New Roman" w:eastAsia="SimSun"/>
          <w:sz w:val="21"/>
          <w:szCs w:val="21"/>
          <w:rPrChange w:id="5587" w:author="Codex" w:date="2026-10-05T16:32:41.313017+00:00">
            <w:rPr>
              <w:sz w:val="21"/>
              <w:szCs w:val="21"/>
            </w:rPr>
          </w:rPrChange>
        </w:rPr>
        <w:t>0</w:t>
      </w:r>
      <w:r>
        <w:rPr>
          <w:rFonts w:ascii="Times New Roman" w:hAnsi="Times New Roman" w:cs="Times New Roman" w:eastAsia="SimSun"/>
          <w:sz w:val="21"/>
          <w:szCs w:val="21"/>
          <w:rPrChange w:id="5588" w:author="Codex" w:date="2026-10-05T16:32:41.313017+00:00">
            <w:rPr>
              <w:sz w:val="21"/>
              <w:szCs w:val="21"/>
            </w:rPr>
          </w:rPrChange>
        </w:rPr>
        <w:t>，但男性减女性的直接差值仅为</w:t>
      </w:r>
      <w:r>
        <w:rPr>
          <w:rFonts w:ascii="Times New Roman" w:hAnsi="Times New Roman" w:cs="Times New Roman" w:eastAsia="SimSun"/>
          <w:sz w:val="21"/>
          <w:szCs w:val="21"/>
          <w:rPrChange w:id="5589" w:author="Codex" w:date="2026-10-05T16:32:41.313017+00:00">
            <w:rPr>
              <w:sz w:val="21"/>
              <w:szCs w:val="21"/>
            </w:rPr>
          </w:rPrChange>
        </w:rPr>
        <w:t>-0.006</w:t>
      </w:r>
      <w:r>
        <w:rPr>
          <w:rFonts w:ascii="Times New Roman" w:hAnsi="Times New Roman" w:cs="Times New Roman" w:eastAsia="SimSun"/>
          <w:sz w:val="21"/>
          <w:szCs w:val="21"/>
          <w:rPrChange w:id="5590" w:author="Codex" w:date="2026-10-05T16:32:41.313017+00:00">
            <w:rPr>
              <w:sz w:val="21"/>
              <w:szCs w:val="21"/>
            </w:rPr>
          </w:rPrChange>
        </w:rPr>
        <w:t>（</w:t>
      </w:r>
      <w:r>
        <w:rPr>
          <w:rFonts w:ascii="Times New Roman" w:hAnsi="Times New Roman" w:cs="Times New Roman" w:eastAsia="SimSun"/>
          <w:sz w:val="21"/>
          <w:szCs w:val="21"/>
          <w:rPrChange w:id="5591" w:author="Codex" w:date="2026-10-05T16:32:41.313017+00:00">
            <w:rPr>
              <w:sz w:val="21"/>
              <w:szCs w:val="21"/>
            </w:rPr>
          </w:rPrChange>
        </w:rPr>
        <w:t>95% CI</w:t>
      </w:r>
      <w:r>
        <w:rPr>
          <w:rFonts w:ascii="Times New Roman" w:hAnsi="Times New Roman" w:cs="Times New Roman" w:eastAsia="SimSun"/>
          <w:sz w:val="21"/>
          <w:szCs w:val="21"/>
          <w:rPrChange w:id="5592" w:author="Codex" w:date="2026-10-05T16:32:41.313017+00:00">
            <w:rPr>
              <w:sz w:val="21"/>
              <w:szCs w:val="21"/>
            </w:rPr>
          </w:rPrChange>
        </w:rPr>
        <w:t>：</w:t>
      </w:r>
      <w:r>
        <w:rPr>
          <w:rFonts w:ascii="Times New Roman" w:hAnsi="Times New Roman" w:cs="Times New Roman" w:eastAsia="SimSun"/>
          <w:sz w:val="21"/>
          <w:szCs w:val="21"/>
          <w:rPrChange w:id="5593" w:author="Codex" w:date="2026-10-05T16:32:41.313017+00:00">
            <w:rPr>
              <w:sz w:val="21"/>
              <w:szCs w:val="21"/>
            </w:rPr>
          </w:rPrChange>
        </w:rPr>
        <w:t>-0.680</w:t>
      </w:r>
      <w:r>
        <w:rPr>
          <w:rFonts w:ascii="Times New Roman" w:hAnsi="Times New Roman" w:cs="Times New Roman" w:eastAsia="SimSun"/>
          <w:sz w:val="21"/>
          <w:szCs w:val="21"/>
          <w:rPrChange w:id="5594" w:author="Codex" w:date="2026-10-05T16:32:41.313017+00:00">
            <w:rPr>
              <w:sz w:val="21"/>
              <w:szCs w:val="21"/>
            </w:rPr>
          </w:rPrChange>
        </w:rPr>
        <w:t>，</w:t>
      </w:r>
      <w:r>
        <w:rPr>
          <w:rFonts w:ascii="Times New Roman" w:hAnsi="Times New Roman" w:cs="Times New Roman" w:eastAsia="SimSun"/>
          <w:sz w:val="21"/>
          <w:szCs w:val="21"/>
          <w:rPrChange w:id="5595" w:author="Codex" w:date="2026-10-05T16:32:41.313017+00:00">
            <w:rPr>
              <w:sz w:val="21"/>
              <w:szCs w:val="21"/>
            </w:rPr>
          </w:rPrChange>
        </w:rPr>
        <w:t>0.513</w:t>
      </w:r>
      <w:r>
        <w:rPr>
          <w:rFonts w:ascii="Times New Roman" w:hAnsi="Times New Roman" w:cs="Times New Roman" w:eastAsia="SimSun"/>
          <w:sz w:val="21"/>
          <w:szCs w:val="21"/>
          <w:rPrChange w:id="5596" w:author="Codex" w:date="2026-10-05T16:32:41.313017+00:00">
            <w:rPr>
              <w:sz w:val="21"/>
              <w:szCs w:val="21"/>
            </w:rPr>
          </w:rPrChange>
        </w:rPr>
        <w:t>）。因此，一组显著而另一组不显著不能作为性别差异的证据。这也说明，附录中的分组信号应与直接差值一并阅读，不能据其显著性重新筛选总体假设。</w:t>
      </w:r>
    </w:p>
    <w:p w14:paraId="7ECE6C66" w14:textId="7FF691B1" w:rsidR="00FB24F4" w:rsidRDefault="00FB24F4">
      <w:pPr>
        <w:pStyle w:val="afffa"/>
        <w:keepNext/>
        <w:snapToGrid w:val="0"/>
        <w:spacing w:before="156" w:after="100" w:line="360" w:lineRule="exact"/>
        <w:ind w:firstLine="420"/>
      </w:pPr>
      <w:r>
        <w:t xml:space="preserve">3.5 </w:t>
      </w:r>
      <w:r>
        <w:t>研究问题的综合判断</w:t>
      </w:r>
    </w:p>
    <w:p w14:paraId="50219272" w14:textId="523CDC2B"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45" w:author="Codex" w:date="2026-10-05T16:32:41.313017+00:00">
            <w:rPr>
              <w:sz w:val="21"/>
              <w:szCs w:val="21"/>
            </w:rPr>
          </w:rPrChange>
        </w:rPr>
        <w:pPrChange w:id="5597" w:author="Codex" w:date="2026-10-05T16:32:41.313017+00:00">
          <w:pPr>
            <w:pStyle w:val="af5"/>
            <w:snapToGrid w:val="0"/>
            <w:ind w:firstLine="420"/>
            <w:jc w:val="both"/>
          </w:pPr>
        </w:pPrChange>
      </w:pPr>
      <w:del w:id="1001695" w:author="Codex" w:date="2026-10-06T19:52:27Z">
        <w:r>
          <w:rPr>
            <w:sz w:val="21"/>
            <w:szCs w:val="21"/>
          </w:rPr>
          <w:delText>基础回归提供收入</w:delText>
        </w:r>
        <w:r>
          <w:rPr>
            <w:sz w:val="21"/>
            <w:szCs w:val="21"/>
          </w:rPr>
          <w:delText>—</w:delText>
        </w:r>
        <w:r>
          <w:rPr>
            <w:sz w:val="21"/>
            <w:szCs w:val="21"/>
          </w:rPr>
          <w:delText>支持关联及部分关系情境差异；历史</w:delText>
        </w:r>
        <w:r>
          <w:rPr>
            <w:sz w:val="21"/>
            <w:szCs w:val="21"/>
          </w:rPr>
          <w:delText>CMAverse</w:delText>
        </w:r>
        <w:r>
          <w:rPr>
            <w:sz w:val="21"/>
            <w:szCs w:val="21"/>
          </w:rPr>
          <w:delText>则保留了与原研究问题对应的计算记录，但未解决干预支持、时序及尺度限制。表</w:delText>
        </w:r>
        <w:r>
          <w:rPr>
            <w:sz w:val="21"/>
            <w:szCs w:val="21"/>
          </w:rPr>
          <w:delText>3.5</w:delText>
        </w:r>
        <w:r>
          <w:rPr>
            <w:sz w:val="21"/>
            <w:szCs w:val="21"/>
          </w:rPr>
          <w:delText>据此区分关联性线索、未获明确估计证据与当前无法可靠识别的问题，不将三者统称为机制不存在。</w:delText>
        </w:r>
      </w:del>
      <w:ins w:id="1001696" w:author="Codex" w:date="2026-10-06T19:52:27Z">
        <w:r>
          <w:rPr>
            <w:rFonts w:ascii="Times New Roman" w:hAnsi="Times New Roman" w:cs="Times New Roman" w:eastAsia="SimSun"/>
            <w:sz w:val="21"/>
            <w:szCs w:val="21"/>
          </w:rPr>
          <w:t>表10汇总基础回归、历史八链、系统探索及选择后限定复核，分别回答收入</w:t>
        </w:r>
        <w:r>
          <w:rPr>
            <w:rFonts w:ascii="Times New Roman" w:hAnsi="Times New Roman" w:cs="Times New Roman" w:eastAsia="SimSun"/>
            <w:sz w:val="21"/>
            <w:szCs w:val="21"/>
          </w:rPr>
          <w:t/>
        </w:r>
        <w:r>
          <w:rPr>
            <w:rFonts w:ascii="Times New Roman" w:hAnsi="Times New Roman" w:cs="Times New Roman" w:eastAsia="SimSun"/>
            <w:sz w:val="21"/>
            <w:szCs w:val="21"/>
          </w:rPr>
          <w:t>关联、完整中介、收入联系的修饰、效应消除比例和政策情景</w:t>
        </w:r>
        <w:r>
          <w:rPr>
            <w:rFonts w:ascii="Times New Roman" w:hAnsi="Times New Roman" w:cs="Times New Roman" w:eastAsia="SimSun"/>
            <w:sz w:val="21"/>
            <w:szCs w:val="21"/>
          </w:rPr>
          <w:t/>
        </w:r>
        <w:r>
          <w:rPr>
            <w:rFonts w:ascii="Times New Roman" w:hAnsi="Times New Roman" w:cs="Times New Roman" w:eastAsia="SimSun"/>
            <w:sz w:val="21"/>
            <w:szCs w:val="21"/>
          </w:rPr>
          <w:t>问题。</w:t>
        </w:r>
        <w:r>
          <w:rPr>
            <w:rFonts w:ascii="Times New Roman" w:hAnsi="Times New Roman" w:cs="Times New Roman" w:eastAsia="SimSun"/>
            <w:sz w:val="21"/>
            <w:szCs w:val="21"/>
          </w:rPr>
          <w:t/>
        </w:r>
        <w:r>
          <w:rPr>
            <w:rFonts w:ascii="Times New Roman" w:hAnsi="Times New Roman" w:cs="Times New Roman" w:eastAsia="SimSun"/>
            <w:sz w:val="21"/>
            <w:szCs w:val="21"/>
          </w:rPr>
          <w:t>未获明确证据、仍属探索性线索与目前无法可靠量化，代表不同的证据状态。其中选择后复核的完整结果见本章（四）。</w:t>
        </w:r>
      </w:ins>
    </w:p>
    <w:p w14:paraId="32FBEFF7" w14:textId="7FF691C1" w:rsidR="00FB24F4" w:rsidRDefault="00FB24F4">
      <w:pPr>
        <w:pStyle w:val="affa"/>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9646" w:author="Codex" w:date="2026-10-05T16:32:41.313017+00:00">
            <w:rPr>
              <w:rFonts w:cs="Times New Roman"/>
              <w:szCs w:val="21"/>
            </w:rPr>
          </w:rPrChange>
        </w:rPr>
        <w:pPrChange w:id="5605" w:author="Codex" w:date="2026-10-05T16:32:41.313017+00:00">
          <w:pPr>
            <w:pStyle w:val="affa"/>
            <w:keepNext/>
            <w:snapToGrid w:val="0"/>
            <w:spacing w:beforeLines="0" w:before="0" w:line="360" w:lineRule="exact"/>
            <w:ind w:firstLineChars="0" w:firstLine="0"/>
          </w:pPr>
        </w:pPrChange>
      </w:pPr>
      <w:r>
        <w:rPr>
          <w:rFonts w:ascii="Times New Roman" w:hAnsi="Times New Roman" w:cs="Times New Roman" w:eastAsia="KaiTi"/>
          <w:b w:val="0"/>
          <w:bCs w:val="0"/>
          <w:sz w:val="21"/>
          <w:szCs w:val="21"/>
          <w:rPrChange w:id="5606" w:author="Codex" w:date="2026-10-05T16:32:41.313017+00:00">
            <w:rPr>
              <w:rFonts w:cs="Times New Roman"/>
              <w:szCs w:val="21"/>
            </w:rPr>
          </w:rPrChange>
        </w:rPr>
        <w:lastRenderedPageBreak/>
        <w:t>表</w:t>
      </w:r>
      <w:del w:id="1001419" w:author="Codex" w:date="2026-10-06T05:40:41Z">
        <w:r>
          <w:rPr>
            <w:rFonts w:ascii="Times New Roman" w:hAnsi="Times New Roman" w:cs="Times New Roman" w:eastAsia="KaiTi"/>
            <w:b w:val="0"/>
            <w:bCs w:val="0"/>
            <w:sz w:val="21"/>
            <w:szCs w:val="21"/>
            <w:rPrChange w:id="5607" w:author="Codex" w:date="2026-10-05T16:32:41.313017+00:00">
              <w:rPr>
                <w:rFonts w:cs="Times New Roman"/>
                <w:szCs w:val="21"/>
              </w:rPr>
            </w:rPrChange>
          </w:rPr>
          <w:delText xml:space="preserve">3.5 </w:delText>
        </w:r>
      </w:del>
      <w:ins w:id="1001420" w:author="Codex" w:date="2026-10-06T05:40:41Z">
        <w:r>
          <w:rPr>
            <w:rFonts w:ascii="Times New Roman" w:hAnsi="Times New Roman" w:cs="Times New Roman" w:eastAsia="KaiTi"/>
            <w:b w:val="0"/>
            <w:bCs w:val="0"/>
            <w:sz w:val="21"/>
            <w:szCs w:val="21"/>
          </w:rPr>
          <w:t xml:space="preserve">10 </w:t>
        </w:r>
      </w:ins>
      <w:r>
        <w:rPr>
          <w:rFonts w:ascii="Times New Roman" w:hAnsi="Times New Roman" w:cs="Times New Roman" w:eastAsia="KaiTi"/>
          <w:b w:val="0"/>
          <w:bCs w:val="0"/>
          <w:sz w:val="21"/>
          <w:szCs w:val="21"/>
          <w:rPrChange w:id="5608" w:author="Codex" w:date="2026-10-05T16:32:41.313017+00:00">
            <w:rPr>
              <w:rFonts w:cs="Times New Roman"/>
              <w:szCs w:val="21"/>
            </w:rPr>
          </w:rPrChange>
        </w:rPr>
        <w:t>研究问题、现有证据与结论范围</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5609" w:author="Codex" w:date="2026-10-05T16:32:41.313017+00:00">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1747"/>
        <w:gridCol w:w="3698"/>
        <w:gridCol w:w="5185"/>
        <w:gridCol w:w="5844"/>
      </w:tblGrid>
      <w:tr w:rsidR="007622EE" w14:paraId="755309C7" w14:textId="77777777" w:rsidTr="00A40A87">
        <w:trPr>
          <w:cantSplit/>
          <w:tblHeader/>
          <w:jc w:val="center"/>
          <w:del w:id="1001504" w:author="Codex" w:date="2026-10-06T15:06:37Z"/>
        </w:trPr>
        <w:tc>
          <w:tcPr>
            <w:tcW w:w="0" w:type="auto"/>
            <w:tcBorders>
              <w:top w:val="single" w:sz="12" w:color="000000"/>
              <w:left w:val="nil"/>
              <w:bottom w:val="single" w:sz="4" w:color="000000"/>
              <w:right w:val="nil"/>
              <w:insideH w:val="nil"/>
              <w:insideV w:val="nil"/>
            </w:tcBorders>
            <w:tcMar>
              <w:left w:w="102" w:type="dxa"/>
              <w:right w:w="102" w:type="dxa"/>
            </w:tcMar>
            <w:vAlign w:val="center"/>
            <w:tcPrChange w:id="5610"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06319453"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47" w:author="Codex" w:date="2026-10-05T16:32:41.313017+00:00">
                  <w:rPr>
                    <w:bCs w:val="0"/>
                    <w:sz w:val="21"/>
                    <w:szCs w:val="21"/>
                  </w:rPr>
                </w:rPrChange>
              </w:rPr>
              <w:pPrChange w:id="5611"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12" w:author="Codex" w:date="2026-10-05T16:32:41.313017+00:00">
                  <w:rPr>
                    <w:bCs w:val="0"/>
                    <w:sz w:val="21"/>
                    <w:szCs w:val="21"/>
                  </w:rPr>
                </w:rPrChange>
              </w:rPr>
              <w:t>对应问题</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5613"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3713F37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48" w:author="Codex" w:date="2026-10-05T16:32:41.313017+00:00">
                  <w:rPr>
                    <w:bCs w:val="0"/>
                    <w:sz w:val="21"/>
                    <w:szCs w:val="21"/>
                  </w:rPr>
                </w:rPrChange>
              </w:rPr>
              <w:pPrChange w:id="5614"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15" w:author="Codex" w:date="2026-10-05T16:32:41.313017+00:00">
                  <w:rPr>
                    <w:bCs w:val="0"/>
                    <w:sz w:val="21"/>
                    <w:szCs w:val="21"/>
                  </w:rPr>
                </w:rPrChange>
              </w:rPr>
              <w:t>待检验预期／量化目标</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5616"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137008B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49" w:author="Codex" w:date="2026-10-05T16:32:41.313017+00:00">
                  <w:rPr>
                    <w:bCs w:val="0"/>
                    <w:sz w:val="21"/>
                    <w:szCs w:val="21"/>
                  </w:rPr>
                </w:rPrChange>
              </w:rPr>
              <w:pPrChange w:id="5617"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18" w:author="Codex" w:date="2026-10-05T16:32:41.313017+00:00">
                  <w:rPr>
                    <w:bCs w:val="0"/>
                    <w:sz w:val="21"/>
                    <w:szCs w:val="21"/>
                  </w:rPr>
                </w:rPrChange>
              </w:rPr>
              <w:t>现有证据</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5619"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4C0BA20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50" w:author="Codex" w:date="2026-10-05T16:32:41.313017+00:00">
                  <w:rPr>
                    <w:bCs w:val="0"/>
                    <w:sz w:val="21"/>
                    <w:szCs w:val="21"/>
                  </w:rPr>
                </w:rPrChange>
              </w:rPr>
              <w:pPrChange w:id="5620"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21" w:author="Codex" w:date="2026-10-05T16:32:41.313017+00:00">
                  <w:rPr>
                    <w:bCs w:val="0"/>
                    <w:sz w:val="21"/>
                    <w:szCs w:val="21"/>
                  </w:rPr>
                </w:rPrChange>
              </w:rPr>
              <w:t>结论</w:t>
            </w:r>
          </w:p>
        </w:tc>
      </w:tr>
      <w:tr w:rsidR="007622EE" w14:paraId="6F9A6CEF" w14:textId="77777777" w:rsidTr="00A40A87">
        <w:trPr>
          <w:cantSplit/>
          <w:jc w:val="center"/>
          <w:del w:id="1001505" w:author="Codex" w:date="2026-10-06T15:06:37Z"/>
        </w:trPr>
        <w:tc>
          <w:tcPr>
            <w:tcW w:w="0" w:type="auto"/>
            <w:tcBorders>
              <w:top w:val="nil"/>
              <w:left w:val="nil"/>
              <w:bottom w:val="nil"/>
              <w:right w:val="nil"/>
              <w:insideH w:val="nil"/>
              <w:insideV w:val="nil"/>
            </w:tcBorders>
            <w:tcMar>
              <w:left w:w="102" w:type="dxa"/>
              <w:right w:w="102" w:type="dxa"/>
            </w:tcMar>
            <w:vAlign w:val="center"/>
            <w:tcPrChange w:id="5622" w:author="Codex" w:date="2026-10-05T16:32:41.313017+00:00">
              <w:tcPr>
                <w:tcW w:w="0" w:type="auto"/>
                <w:tcBorders>
                  <w:top w:val="nil"/>
                  <w:left w:val="nil"/>
                  <w:bottom w:val="nil"/>
                  <w:right w:val="nil"/>
                </w:tcBorders>
                <w:tcMar>
                  <w:left w:w="102" w:type="dxa"/>
                  <w:right w:w="102" w:type="dxa"/>
                </w:tcMar>
                <w:vAlign w:val="center"/>
              </w:tcPr>
            </w:tcPrChange>
          </w:tcPr>
          <w:p w14:paraId="0DAB1C7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51" w:author="Codex" w:date="2026-10-05T16:32:41.313017+00:00">
                  <w:rPr>
                    <w:bCs w:val="0"/>
                    <w:sz w:val="21"/>
                    <w:szCs w:val="21"/>
                  </w:rPr>
                </w:rPrChange>
              </w:rPr>
              <w:pPrChange w:id="5623"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624" w:author="Codex" w:date="2026-10-05T16:32:41.313017+00:00">
                  <w:rPr>
                    <w:bCs w:val="0"/>
                    <w:sz w:val="21"/>
                    <w:szCs w:val="21"/>
                  </w:rPr>
                </w:rPrChange>
              </w:rPr>
              <w:t>RQ1</w:t>
            </w:r>
            <w:r>
              <w:rPr>
                <w:rFonts w:ascii="Times New Roman" w:hAnsi="Times New Roman" w:cs="Times New Roman" w:eastAsia="SimSun"/>
                <w:b w:val="0"/>
                <w:bCs w:val="0"/>
                <w:sz w:val="21"/>
                <w:szCs w:val="21"/>
                <w:rPrChange w:id="5625" w:author="Codex" w:date="2026-10-05T16:32:41.313017+00:00">
                  <w:rPr>
                    <w:bCs w:val="0"/>
                    <w:sz w:val="21"/>
                    <w:szCs w:val="21"/>
                  </w:rPr>
                </w:rPrChange>
              </w:rPr>
              <w:t>、</w:t>
            </w:r>
            <w:r>
              <w:rPr>
                <w:rFonts w:ascii="Times New Roman" w:hAnsi="Times New Roman" w:cs="Times New Roman" w:eastAsia="SimSun"/>
                <w:b w:val="0"/>
                <w:bCs w:val="0"/>
                <w:sz w:val="21"/>
                <w:szCs w:val="21"/>
                <w:rPrChange w:id="5626" w:author="Codex" w:date="2026-10-05T16:32:41.313017+00:00">
                  <w:rPr>
                    <w:bCs w:val="0"/>
                    <w:sz w:val="21"/>
                    <w:szCs w:val="21"/>
                  </w:rPr>
                </w:rPrChange>
              </w:rPr>
              <w:t>RQ2.1</w:t>
            </w:r>
          </w:p>
        </w:tc>
        <w:tc>
          <w:tcPr>
            <w:tcW w:w="0" w:type="auto"/>
            <w:tcBorders>
              <w:top w:val="nil"/>
              <w:left w:val="nil"/>
              <w:bottom w:val="nil"/>
              <w:right w:val="nil"/>
              <w:insideH w:val="nil"/>
              <w:insideV w:val="nil"/>
            </w:tcBorders>
            <w:tcMar>
              <w:left w:w="102" w:type="dxa"/>
              <w:right w:w="102" w:type="dxa"/>
            </w:tcMar>
            <w:vAlign w:val="center"/>
            <w:tcPrChange w:id="5627" w:author="Codex" w:date="2026-10-05T16:32:41.313017+00:00">
              <w:tcPr>
                <w:tcW w:w="0" w:type="auto"/>
                <w:tcBorders>
                  <w:top w:val="nil"/>
                  <w:left w:val="nil"/>
                  <w:bottom w:val="nil"/>
                  <w:right w:val="nil"/>
                </w:tcBorders>
                <w:tcMar>
                  <w:left w:w="102" w:type="dxa"/>
                  <w:right w:w="102" w:type="dxa"/>
                </w:tcMar>
                <w:vAlign w:val="center"/>
              </w:tcPr>
            </w:tcPrChange>
          </w:tcPr>
          <w:p w14:paraId="786EEC5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52" w:author="Codex" w:date="2026-10-05T16:32:41.313017+00:00">
                  <w:rPr>
                    <w:bCs w:val="0"/>
                    <w:sz w:val="21"/>
                    <w:szCs w:val="21"/>
                  </w:rPr>
                </w:rPrChange>
              </w:rPr>
              <w:pPrChange w:id="5628"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29" w:author="Codex" w:date="2026-10-05T16:32:41.313017+00:00">
                  <w:rPr>
                    <w:bCs w:val="0"/>
                    <w:sz w:val="21"/>
                    <w:szCs w:val="21"/>
                  </w:rPr>
                </w:rPrChange>
              </w:rPr>
              <w:t>收入作用与不经焦点</w:t>
            </w:r>
            <w:r>
              <w:rPr>
                <w:rFonts w:ascii="Times New Roman" w:hAnsi="Times New Roman" w:cs="Times New Roman" w:eastAsia="SimSun"/>
                <w:b w:val="0"/>
                <w:bCs w:val="0"/>
                <w:sz w:val="21"/>
                <w:szCs w:val="21"/>
                <w:rPrChange w:id="5630" w:author="Codex" w:date="2026-10-05T16:32:41.313017+00:00">
                  <w:rPr>
                    <w:bCs w:val="0"/>
                    <w:sz w:val="21"/>
                    <w:szCs w:val="21"/>
                  </w:rPr>
                </w:rPrChange>
              </w:rPr>
              <w:t>M</w:t>
            </w:r>
            <w:r>
              <w:rPr>
                <w:rFonts w:ascii="Times New Roman" w:hAnsi="Times New Roman" w:cs="Times New Roman" w:eastAsia="SimSun"/>
                <w:b w:val="0"/>
                <w:bCs w:val="0"/>
                <w:sz w:val="21"/>
                <w:szCs w:val="21"/>
                <w:rPrChange w:id="5631" w:author="Codex" w:date="2026-10-05T16:32:41.313017+00:00">
                  <w:rPr>
                    <w:bCs w:val="0"/>
                    <w:sz w:val="21"/>
                    <w:szCs w:val="21"/>
                  </w:rPr>
                </w:rPrChange>
              </w:rPr>
              <w:t>的部分</w:t>
            </w:r>
          </w:p>
        </w:tc>
        <w:tc>
          <w:tcPr>
            <w:tcW w:w="0" w:type="auto"/>
            <w:tcBorders>
              <w:top w:val="nil"/>
              <w:left w:val="nil"/>
              <w:bottom w:val="nil"/>
              <w:right w:val="nil"/>
              <w:insideH w:val="nil"/>
              <w:insideV w:val="nil"/>
            </w:tcBorders>
            <w:tcMar>
              <w:left w:w="102" w:type="dxa"/>
              <w:right w:w="102" w:type="dxa"/>
            </w:tcMar>
            <w:vAlign w:val="center"/>
            <w:tcPrChange w:id="5632" w:author="Codex" w:date="2026-10-05T16:32:41.313017+00:00">
              <w:tcPr>
                <w:tcW w:w="0" w:type="auto"/>
                <w:tcBorders>
                  <w:top w:val="nil"/>
                  <w:left w:val="nil"/>
                  <w:bottom w:val="nil"/>
                  <w:right w:val="nil"/>
                </w:tcBorders>
                <w:tcMar>
                  <w:left w:w="102" w:type="dxa"/>
                  <w:right w:w="102" w:type="dxa"/>
                </w:tcMar>
                <w:vAlign w:val="center"/>
              </w:tcPr>
            </w:tcPrChange>
          </w:tcPr>
          <w:p w14:paraId="526DEF3E" w14:textId="6C2FA4FC"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53" w:author="Codex" w:date="2026-10-05T16:32:41.313017+00:00">
                  <w:rPr>
                    <w:bCs w:val="0"/>
                    <w:sz w:val="21"/>
                    <w:szCs w:val="21"/>
                  </w:rPr>
                </w:rPrChange>
              </w:rPr>
              <w:pPrChange w:id="5633"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34" w:author="Codex" w:date="2026-10-05T16:32:41.313017+00:00">
                  <w:rPr>
                    <w:bCs w:val="0"/>
                    <w:sz w:val="21"/>
                    <w:szCs w:val="21"/>
                  </w:rPr>
                </w:rPrChange>
              </w:rPr>
              <w:t>基础回归部分资格总体呈正向关联；历史直接与总对比接近</w:t>
            </w:r>
          </w:p>
        </w:tc>
        <w:tc>
          <w:tcPr>
            <w:tcW w:w="0" w:type="auto"/>
            <w:tcBorders>
              <w:top w:val="nil"/>
              <w:left w:val="nil"/>
              <w:bottom w:val="nil"/>
              <w:right w:val="nil"/>
              <w:insideH w:val="nil"/>
              <w:insideV w:val="nil"/>
            </w:tcBorders>
            <w:tcMar>
              <w:left w:w="102" w:type="dxa"/>
              <w:right w:w="102" w:type="dxa"/>
            </w:tcMar>
            <w:vAlign w:val="center"/>
            <w:tcPrChange w:id="5635" w:author="Codex" w:date="2026-10-05T16:32:41.313017+00:00">
              <w:tcPr>
                <w:tcW w:w="0" w:type="auto"/>
                <w:tcBorders>
                  <w:top w:val="nil"/>
                  <w:left w:val="nil"/>
                  <w:bottom w:val="nil"/>
                  <w:right w:val="nil"/>
                </w:tcBorders>
                <w:tcMar>
                  <w:left w:w="102" w:type="dxa"/>
                  <w:right w:w="102" w:type="dxa"/>
                </w:tcMar>
                <w:vAlign w:val="center"/>
              </w:tcPr>
            </w:tcPrChange>
          </w:tcPr>
          <w:p w14:paraId="5E80005A" w14:textId="7AD952CD"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54" w:author="Codex" w:date="2026-10-05T16:32:41.313017+00:00">
                  <w:rPr>
                    <w:bCs w:val="0"/>
                    <w:sz w:val="21"/>
                    <w:szCs w:val="21"/>
                  </w:rPr>
                </w:rPrChange>
              </w:rPr>
              <w:pPrChange w:id="5636"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37" w:author="Codex" w:date="2026-10-05T16:32:41.313017+00:00">
                  <w:rPr>
                    <w:bCs w:val="0"/>
                    <w:sz w:val="21"/>
                    <w:szCs w:val="21"/>
                  </w:rPr>
                </w:rPrChange>
              </w:rPr>
              <w:t>收入</w:t>
            </w:r>
            <w:r>
              <w:rPr>
                <w:rFonts w:ascii="Times New Roman" w:hAnsi="Times New Roman" w:cs="Times New Roman" w:eastAsia="SimSun"/>
                <w:b w:val="0"/>
                <w:bCs w:val="0"/>
                <w:sz w:val="21"/>
                <w:szCs w:val="21"/>
                <w:rPrChange w:id="5638" w:author="Codex" w:date="2026-10-05T16:32:41.313017+00:00">
                  <w:rPr>
                    <w:bCs w:val="0"/>
                    <w:sz w:val="21"/>
                    <w:szCs w:val="21"/>
                  </w:rPr>
                </w:rPrChange>
              </w:rPr>
              <w:t>—</w:t>
            </w:r>
            <w:r>
              <w:rPr>
                <w:rFonts w:ascii="Times New Roman" w:hAnsi="Times New Roman" w:cs="Times New Roman" w:eastAsia="SimSun"/>
                <w:b w:val="0"/>
                <w:bCs w:val="0"/>
                <w:sz w:val="21"/>
                <w:szCs w:val="21"/>
                <w:rPrChange w:id="5639" w:author="Codex" w:date="2026-10-05T16:32:41.313017+00:00">
                  <w:rPr>
                    <w:bCs w:val="0"/>
                    <w:sz w:val="21"/>
                    <w:szCs w:val="21"/>
                  </w:rPr>
                </w:rPrChange>
              </w:rPr>
              <w:t>支持联系仅有有限关联性证据；未获可靠因果分解，不等于识别了单一资源机制</w:t>
            </w:r>
          </w:p>
        </w:tc>
      </w:tr>
      <w:tr w:rsidR="007622EE" w14:paraId="33A52311" w14:textId="77777777" w:rsidTr="00A40A87">
        <w:trPr>
          <w:cantSplit/>
          <w:jc w:val="center"/>
          <w:del w:id="1001506" w:author="Codex" w:date="2026-10-06T15:06:37Z"/>
        </w:trPr>
        <w:tc>
          <w:tcPr>
            <w:tcW w:w="0" w:type="auto"/>
            <w:tcBorders>
              <w:top w:val="nil"/>
              <w:left w:val="nil"/>
              <w:bottom w:val="nil"/>
              <w:right w:val="nil"/>
              <w:insideH w:val="nil"/>
              <w:insideV w:val="nil"/>
            </w:tcBorders>
            <w:tcMar>
              <w:left w:w="102" w:type="dxa"/>
              <w:right w:w="102" w:type="dxa"/>
            </w:tcMar>
            <w:vAlign w:val="center"/>
            <w:tcPrChange w:id="5640" w:author="Codex" w:date="2026-10-05T16:32:41.313017+00:00">
              <w:tcPr>
                <w:tcW w:w="0" w:type="auto"/>
                <w:tcBorders>
                  <w:top w:val="nil"/>
                  <w:left w:val="nil"/>
                  <w:bottom w:val="nil"/>
                  <w:right w:val="nil"/>
                </w:tcBorders>
                <w:tcMar>
                  <w:left w:w="102" w:type="dxa"/>
                  <w:right w:w="102" w:type="dxa"/>
                </w:tcMar>
                <w:vAlign w:val="center"/>
              </w:tcPr>
            </w:tcPrChange>
          </w:tcPr>
          <w:p w14:paraId="125210C7"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55" w:author="Codex" w:date="2026-10-05T16:32:41.313017+00:00">
                  <w:rPr>
                    <w:bCs w:val="0"/>
                    <w:sz w:val="21"/>
                    <w:szCs w:val="21"/>
                  </w:rPr>
                </w:rPrChange>
              </w:rPr>
              <w:pPrChange w:id="5641"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642" w:author="Codex" w:date="2026-10-05T16:32:41.313017+00:00">
                  <w:rPr>
                    <w:bCs w:val="0"/>
                    <w:sz w:val="21"/>
                    <w:szCs w:val="21"/>
                  </w:rPr>
                </w:rPrChange>
              </w:rPr>
              <w:t>RQ2.2</w:t>
            </w:r>
          </w:p>
        </w:tc>
        <w:tc>
          <w:tcPr>
            <w:tcW w:w="0" w:type="auto"/>
            <w:tcBorders>
              <w:top w:val="nil"/>
              <w:left w:val="nil"/>
              <w:bottom w:val="nil"/>
              <w:right w:val="nil"/>
              <w:insideH w:val="nil"/>
              <w:insideV w:val="nil"/>
            </w:tcBorders>
            <w:tcMar>
              <w:left w:w="102" w:type="dxa"/>
              <w:right w:w="102" w:type="dxa"/>
            </w:tcMar>
            <w:vAlign w:val="center"/>
            <w:tcPrChange w:id="5643" w:author="Codex" w:date="2026-10-05T16:32:41.313017+00:00">
              <w:tcPr>
                <w:tcW w:w="0" w:type="auto"/>
                <w:tcBorders>
                  <w:top w:val="nil"/>
                  <w:left w:val="nil"/>
                  <w:bottom w:val="nil"/>
                  <w:right w:val="nil"/>
                </w:tcBorders>
                <w:tcMar>
                  <w:left w:w="102" w:type="dxa"/>
                  <w:right w:w="102" w:type="dxa"/>
                </w:tcMar>
                <w:vAlign w:val="center"/>
              </w:tcPr>
            </w:tcPrChange>
          </w:tcPr>
          <w:p w14:paraId="715A50D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56" w:author="Codex" w:date="2026-10-05T16:32:41.313017+00:00">
                  <w:rPr>
                    <w:bCs w:val="0"/>
                    <w:sz w:val="21"/>
                    <w:szCs w:val="21"/>
                  </w:rPr>
                </w:rPrChange>
              </w:rPr>
              <w:pPrChange w:id="5644"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45" w:author="Codex" w:date="2026-10-05T16:32:41.313017+00:00">
                  <w:rPr>
                    <w:bCs w:val="0"/>
                    <w:sz w:val="21"/>
                    <w:szCs w:val="21"/>
                  </w:rPr>
                </w:rPrChange>
              </w:rPr>
              <w:t>本人负向、配偶正向中介</w:t>
            </w:r>
          </w:p>
        </w:tc>
        <w:tc>
          <w:tcPr>
            <w:tcW w:w="0" w:type="auto"/>
            <w:tcBorders>
              <w:top w:val="nil"/>
              <w:left w:val="nil"/>
              <w:bottom w:val="nil"/>
              <w:right w:val="nil"/>
              <w:insideH w:val="nil"/>
              <w:insideV w:val="nil"/>
            </w:tcBorders>
            <w:tcMar>
              <w:left w:w="102" w:type="dxa"/>
              <w:right w:w="102" w:type="dxa"/>
            </w:tcMar>
            <w:vAlign w:val="center"/>
            <w:tcPrChange w:id="5646" w:author="Codex" w:date="2026-10-05T16:32:41.313017+00:00">
              <w:tcPr>
                <w:tcW w:w="0" w:type="auto"/>
                <w:tcBorders>
                  <w:top w:val="nil"/>
                  <w:left w:val="nil"/>
                  <w:bottom w:val="nil"/>
                  <w:right w:val="nil"/>
                </w:tcBorders>
                <w:tcMar>
                  <w:left w:w="102" w:type="dxa"/>
                  <w:right w:w="102" w:type="dxa"/>
                </w:tcMar>
                <w:vAlign w:val="center"/>
              </w:tcPr>
            </w:tcPrChange>
          </w:tcPr>
          <w:p w14:paraId="30DB80C6" w14:textId="70D68ECD"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57" w:author="Codex" w:date="2026-10-05T16:32:41.313017+00:00">
                  <w:rPr>
                    <w:bCs w:val="0"/>
                    <w:sz w:val="21"/>
                    <w:szCs w:val="21"/>
                  </w:rPr>
                </w:rPrChange>
              </w:rPr>
              <w:pPrChange w:id="5647"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48" w:author="Codex" w:date="2026-10-05T16:32:41.313017+00:00">
                  <w:rPr>
                    <w:bCs w:val="0"/>
                    <w:sz w:val="21"/>
                    <w:szCs w:val="21"/>
                  </w:rPr>
                </w:rPrChange>
              </w:rPr>
              <w:t>历史八链间接</w:t>
            </w:r>
            <w:r>
              <w:rPr>
                <w:rFonts w:ascii="Times New Roman" w:hAnsi="Times New Roman" w:cs="Times New Roman" w:eastAsia="SimSun"/>
                <w:b w:val="0"/>
                <w:bCs w:val="0"/>
                <w:sz w:val="21"/>
                <w:szCs w:val="21"/>
                <w:rPrChange w:id="5649" w:author="Codex" w:date="2026-10-05T16:32:41.313017+00:00">
                  <w:rPr>
                    <w:bCs w:val="0"/>
                    <w:sz w:val="21"/>
                    <w:szCs w:val="21"/>
                  </w:rPr>
                </w:rPrChange>
              </w:rPr>
              <w:t>OR</w:t>
            </w:r>
            <w:r>
              <w:rPr>
                <w:rFonts w:ascii="Times New Roman" w:hAnsi="Times New Roman" w:cs="Times New Roman" w:eastAsia="SimSun"/>
                <w:b w:val="0"/>
                <w:bCs w:val="0"/>
                <w:sz w:val="21"/>
                <w:szCs w:val="21"/>
                <w:rPrChange w:id="5650" w:author="Codex" w:date="2026-10-05T16:32:41.313017+00:00">
                  <w:rPr>
                    <w:bCs w:val="0"/>
                    <w:sz w:val="21"/>
                    <w:szCs w:val="21"/>
                  </w:rPr>
                </w:rPrChange>
              </w:rPr>
              <w:t>区间均含</w:t>
            </w:r>
            <w:r>
              <w:rPr>
                <w:rFonts w:ascii="Times New Roman" w:hAnsi="Times New Roman" w:cs="Times New Roman" w:eastAsia="SimSun"/>
                <w:b w:val="0"/>
                <w:bCs w:val="0"/>
                <w:sz w:val="21"/>
                <w:szCs w:val="21"/>
                <w:rPrChange w:id="5651" w:author="Codex" w:date="2026-10-05T16:32:41.313017+00:00">
                  <w:rPr>
                    <w:bCs w:val="0"/>
                    <w:sz w:val="21"/>
                    <w:szCs w:val="21"/>
                  </w:rPr>
                </w:rPrChange>
              </w:rPr>
              <w:t>1</w:t>
            </w:r>
            <w:r>
              <w:rPr>
                <w:rFonts w:ascii="Times New Roman" w:hAnsi="Times New Roman" w:cs="Times New Roman" w:eastAsia="SimSun"/>
                <w:b w:val="0"/>
                <w:bCs w:val="0"/>
                <w:sz w:val="21"/>
                <w:szCs w:val="21"/>
                <w:rPrChange w:id="5652" w:author="Codex" w:date="2026-10-05T16:32:41.313017+00:00">
                  <w:rPr>
                    <w:bCs w:val="0"/>
                    <w:sz w:val="21"/>
                    <w:szCs w:val="21"/>
                  </w:rPr>
                </w:rPrChange>
              </w:rPr>
              <w:t>，且支持范围与时序识别受限</w:t>
            </w:r>
          </w:p>
        </w:tc>
        <w:tc>
          <w:tcPr>
            <w:tcW w:w="0" w:type="auto"/>
            <w:tcBorders>
              <w:top w:val="nil"/>
              <w:left w:val="nil"/>
              <w:bottom w:val="nil"/>
              <w:right w:val="nil"/>
              <w:insideH w:val="nil"/>
              <w:insideV w:val="nil"/>
            </w:tcBorders>
            <w:tcMar>
              <w:left w:w="102" w:type="dxa"/>
              <w:right w:w="102" w:type="dxa"/>
            </w:tcMar>
            <w:vAlign w:val="center"/>
            <w:tcPrChange w:id="5653" w:author="Codex" w:date="2026-10-05T16:32:41.313017+00:00">
              <w:tcPr>
                <w:tcW w:w="0" w:type="auto"/>
                <w:tcBorders>
                  <w:top w:val="nil"/>
                  <w:left w:val="nil"/>
                  <w:bottom w:val="nil"/>
                  <w:right w:val="nil"/>
                </w:tcBorders>
                <w:tcMar>
                  <w:left w:w="102" w:type="dxa"/>
                  <w:right w:w="102" w:type="dxa"/>
                </w:tcMar>
                <w:vAlign w:val="center"/>
              </w:tcPr>
            </w:tcPrChange>
          </w:tcPr>
          <w:p w14:paraId="6FE808C3" w14:textId="67598364"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58" w:author="Codex" w:date="2026-10-05T16:32:41.313017+00:00">
                  <w:rPr>
                    <w:bCs w:val="0"/>
                    <w:sz w:val="21"/>
                    <w:szCs w:val="21"/>
                  </w:rPr>
                </w:rPrChange>
              </w:rPr>
              <w:pPrChange w:id="5654"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55" w:author="Codex" w:date="2026-10-05T16:32:41.313017+00:00">
                  <w:rPr>
                    <w:bCs w:val="0"/>
                    <w:sz w:val="21"/>
                    <w:szCs w:val="21"/>
                  </w:rPr>
                </w:rPrChange>
              </w:rPr>
              <w:t>尚不能可靠判断中介机制；既不证明传导为零，也不以模型输出替代识别</w:t>
            </w:r>
          </w:p>
        </w:tc>
      </w:tr>
      <w:tr w:rsidR="007622EE" w14:paraId="54C2AEA9" w14:textId="77777777" w:rsidTr="00A40A87">
        <w:trPr>
          <w:cantSplit/>
          <w:jc w:val="center"/>
          <w:del w:id="1001507" w:author="Codex" w:date="2026-10-06T15:06:37Z"/>
        </w:trPr>
        <w:tc>
          <w:tcPr>
            <w:tcW w:w="0" w:type="auto"/>
            <w:tcBorders>
              <w:top w:val="nil"/>
              <w:left w:val="nil"/>
              <w:bottom w:val="nil"/>
              <w:right w:val="nil"/>
              <w:insideH w:val="nil"/>
              <w:insideV w:val="nil"/>
            </w:tcBorders>
            <w:tcMar>
              <w:left w:w="102" w:type="dxa"/>
              <w:right w:w="102" w:type="dxa"/>
            </w:tcMar>
            <w:vAlign w:val="center"/>
            <w:tcPrChange w:id="5656" w:author="Codex" w:date="2026-10-05T16:32:41.313017+00:00">
              <w:tcPr>
                <w:tcW w:w="0" w:type="auto"/>
                <w:tcBorders>
                  <w:top w:val="nil"/>
                  <w:left w:val="nil"/>
                  <w:bottom w:val="nil"/>
                  <w:right w:val="nil"/>
                </w:tcBorders>
                <w:tcMar>
                  <w:left w:w="102" w:type="dxa"/>
                  <w:right w:w="102" w:type="dxa"/>
                </w:tcMar>
                <w:vAlign w:val="center"/>
              </w:tcPr>
            </w:tcPrChange>
          </w:tcPr>
          <w:p w14:paraId="613F112D"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59" w:author="Codex" w:date="2026-10-05T16:32:41.313017+00:00">
                  <w:rPr>
                    <w:bCs w:val="0"/>
                    <w:sz w:val="21"/>
                    <w:szCs w:val="21"/>
                  </w:rPr>
                </w:rPrChange>
              </w:rPr>
              <w:pPrChange w:id="565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658" w:author="Codex" w:date="2026-10-05T16:32:41.313017+00:00">
                  <w:rPr>
                    <w:bCs w:val="0"/>
                    <w:sz w:val="21"/>
                    <w:szCs w:val="21"/>
                  </w:rPr>
                </w:rPrChange>
              </w:rPr>
              <w:t>RQ2.4</w:t>
            </w:r>
          </w:p>
        </w:tc>
        <w:tc>
          <w:tcPr>
            <w:tcW w:w="0" w:type="auto"/>
            <w:tcBorders>
              <w:top w:val="nil"/>
              <w:left w:val="nil"/>
              <w:bottom w:val="nil"/>
              <w:right w:val="nil"/>
              <w:insideH w:val="nil"/>
              <w:insideV w:val="nil"/>
            </w:tcBorders>
            <w:tcMar>
              <w:left w:w="102" w:type="dxa"/>
              <w:right w:w="102" w:type="dxa"/>
            </w:tcMar>
            <w:vAlign w:val="center"/>
            <w:tcPrChange w:id="5659" w:author="Codex" w:date="2026-10-05T16:32:41.313017+00:00">
              <w:tcPr>
                <w:tcW w:w="0" w:type="auto"/>
                <w:tcBorders>
                  <w:top w:val="nil"/>
                  <w:left w:val="nil"/>
                  <w:bottom w:val="nil"/>
                  <w:right w:val="nil"/>
                </w:tcBorders>
                <w:tcMar>
                  <w:left w:w="102" w:type="dxa"/>
                  <w:right w:w="102" w:type="dxa"/>
                </w:tcMar>
                <w:vAlign w:val="center"/>
              </w:tcPr>
            </w:tcPrChange>
          </w:tcPr>
          <w:p w14:paraId="4B82C88F"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60" w:author="Codex" w:date="2026-10-05T16:32:41.313017+00:00">
                  <w:rPr>
                    <w:bCs w:val="0"/>
                    <w:sz w:val="21"/>
                    <w:szCs w:val="21"/>
                  </w:rPr>
                </w:rPrChange>
              </w:rPr>
              <w:pPrChange w:id="5660"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61" w:author="Codex" w:date="2026-10-05T16:32:41.313017+00:00">
                  <w:rPr>
                    <w:bCs w:val="0"/>
                    <w:sz w:val="21"/>
                    <w:szCs w:val="21"/>
                  </w:rPr>
                </w:rPrChange>
              </w:rPr>
              <w:t>本人抑制、配偶促进的调节</w:t>
            </w:r>
          </w:p>
        </w:tc>
        <w:tc>
          <w:tcPr>
            <w:tcW w:w="0" w:type="auto"/>
            <w:tcBorders>
              <w:top w:val="nil"/>
              <w:left w:val="nil"/>
              <w:bottom w:val="nil"/>
              <w:right w:val="nil"/>
              <w:insideH w:val="nil"/>
              <w:insideV w:val="nil"/>
            </w:tcBorders>
            <w:tcMar>
              <w:left w:w="102" w:type="dxa"/>
              <w:right w:w="102" w:type="dxa"/>
            </w:tcMar>
            <w:vAlign w:val="center"/>
            <w:tcPrChange w:id="5662" w:author="Codex" w:date="2026-10-05T16:32:41.313017+00:00">
              <w:tcPr>
                <w:tcW w:w="0" w:type="auto"/>
                <w:tcBorders>
                  <w:top w:val="nil"/>
                  <w:left w:val="nil"/>
                  <w:bottom w:val="nil"/>
                  <w:right w:val="nil"/>
                </w:tcBorders>
                <w:tcMar>
                  <w:left w:w="102" w:type="dxa"/>
                  <w:right w:w="102" w:type="dxa"/>
                </w:tcMar>
                <w:vAlign w:val="center"/>
              </w:tcPr>
            </w:tcPrChange>
          </w:tcPr>
          <w:p w14:paraId="7354EE49" w14:textId="2EBB1921"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61" w:author="Codex" w:date="2026-10-05T16:32:41.313017+00:00">
                  <w:rPr>
                    <w:bCs w:val="0"/>
                    <w:sz w:val="21"/>
                    <w:szCs w:val="21"/>
                  </w:rPr>
                </w:rPrChange>
              </w:rPr>
              <w:pPrChange w:id="5663"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64" w:author="Codex" w:date="2026-10-05T16:32:41.313017+00:00">
                  <w:rPr>
                    <w:bCs w:val="0"/>
                    <w:sz w:val="21"/>
                    <w:szCs w:val="21"/>
                  </w:rPr>
                </w:rPrChange>
              </w:rPr>
              <w:t>基础加性交互显示部分相对位置差异；历史固定</w:t>
            </w:r>
            <w:r>
              <w:rPr>
                <w:rFonts w:ascii="Times New Roman" w:hAnsi="Times New Roman" w:cs="Times New Roman" w:eastAsia="SimSun"/>
                <w:b w:val="0"/>
                <w:bCs w:val="0"/>
                <w:sz w:val="21"/>
                <w:szCs w:val="21"/>
                <w:rPrChange w:id="5665" w:author="Codex" w:date="2026-10-05T16:32:41.313017+00:00">
                  <w:rPr>
                    <w:bCs w:val="0"/>
                    <w:sz w:val="21"/>
                    <w:szCs w:val="21"/>
                  </w:rPr>
                </w:rPrChange>
              </w:rPr>
              <w:t>M</w:t>
            </w:r>
            <w:r>
              <w:rPr>
                <w:rFonts w:ascii="Times New Roman" w:hAnsi="Times New Roman" w:cs="Times New Roman" w:eastAsia="SimSun"/>
                <w:b w:val="0"/>
                <w:bCs w:val="0"/>
                <w:sz w:val="21"/>
                <w:szCs w:val="21"/>
                <w:rPrChange w:id="5666" w:author="Codex" w:date="2026-10-05T16:32:41.313017+00:00">
                  <w:rPr>
                    <w:bCs w:val="0"/>
                    <w:sz w:val="21"/>
                    <w:szCs w:val="21"/>
                  </w:rPr>
                </w:rPrChange>
              </w:rPr>
              <w:t>对比存在结构或支持限制</w:t>
            </w:r>
          </w:p>
        </w:tc>
        <w:tc>
          <w:tcPr>
            <w:tcW w:w="0" w:type="auto"/>
            <w:tcBorders>
              <w:top w:val="nil"/>
              <w:left w:val="nil"/>
              <w:bottom w:val="nil"/>
              <w:right w:val="nil"/>
              <w:insideH w:val="nil"/>
              <w:insideV w:val="nil"/>
            </w:tcBorders>
            <w:tcMar>
              <w:left w:w="102" w:type="dxa"/>
              <w:right w:w="102" w:type="dxa"/>
            </w:tcMar>
            <w:vAlign w:val="center"/>
            <w:tcPrChange w:id="5667" w:author="Codex" w:date="2026-10-05T16:32:41.313017+00:00">
              <w:tcPr>
                <w:tcW w:w="0" w:type="auto"/>
                <w:tcBorders>
                  <w:top w:val="nil"/>
                  <w:left w:val="nil"/>
                  <w:bottom w:val="nil"/>
                  <w:right w:val="nil"/>
                </w:tcBorders>
                <w:tcMar>
                  <w:left w:w="102" w:type="dxa"/>
                  <w:right w:w="102" w:type="dxa"/>
                </w:tcMar>
                <w:vAlign w:val="center"/>
              </w:tcPr>
            </w:tcPrChange>
          </w:tcPr>
          <w:p w14:paraId="1C466CA5" w14:textId="2FEDBCA1"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62" w:author="Codex" w:date="2026-10-05T16:32:41.313017+00:00">
                  <w:rPr>
                    <w:bCs w:val="0"/>
                    <w:sz w:val="21"/>
                    <w:szCs w:val="21"/>
                  </w:rPr>
                </w:rPrChange>
              </w:rPr>
              <w:pPrChange w:id="5668"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69" w:author="Codex" w:date="2026-10-05T16:32:41.313017+00:00">
                  <w:rPr>
                    <w:bCs w:val="0"/>
                    <w:sz w:val="21"/>
                    <w:szCs w:val="21"/>
                  </w:rPr>
                </w:rPrChange>
              </w:rPr>
              <w:t>仅保留关联性的情境线索，未确认普遍本人／配偶因果调节角色</w:t>
            </w:r>
          </w:p>
        </w:tc>
      </w:tr>
      <w:tr w:rsidR="007622EE" w14:paraId="67ADAC83" w14:textId="77777777" w:rsidTr="00A40A87">
        <w:trPr>
          <w:cantSplit/>
          <w:jc w:val="center"/>
          <w:del w:id="1001508" w:author="Codex" w:date="2026-10-06T15:06:37Z"/>
        </w:trPr>
        <w:tc>
          <w:tcPr>
            <w:tcW w:w="0" w:type="auto"/>
            <w:tcBorders>
              <w:top w:val="nil"/>
              <w:left w:val="nil"/>
              <w:bottom w:val="nil"/>
              <w:right w:val="nil"/>
              <w:insideH w:val="nil"/>
              <w:insideV w:val="nil"/>
            </w:tcBorders>
            <w:tcMar>
              <w:left w:w="102" w:type="dxa"/>
              <w:right w:w="102" w:type="dxa"/>
            </w:tcMar>
            <w:vAlign w:val="center"/>
            <w:tcPrChange w:id="5670" w:author="Codex" w:date="2026-10-05T16:32:41.313017+00:00">
              <w:tcPr>
                <w:tcW w:w="0" w:type="auto"/>
                <w:tcBorders>
                  <w:top w:val="nil"/>
                  <w:left w:val="nil"/>
                  <w:bottom w:val="nil"/>
                  <w:right w:val="nil"/>
                </w:tcBorders>
                <w:tcMar>
                  <w:left w:w="102" w:type="dxa"/>
                  <w:right w:w="102" w:type="dxa"/>
                </w:tcMar>
                <w:vAlign w:val="center"/>
              </w:tcPr>
            </w:tcPrChange>
          </w:tcPr>
          <w:p w14:paraId="4BB3767D"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63" w:author="Codex" w:date="2026-10-05T16:32:41.313017+00:00">
                  <w:rPr>
                    <w:bCs w:val="0"/>
                    <w:sz w:val="21"/>
                    <w:szCs w:val="21"/>
                  </w:rPr>
                </w:rPrChange>
              </w:rPr>
              <w:pPrChange w:id="5671"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72" w:author="Codex" w:date="2026-10-05T16:32:41.313017+00:00">
                  <w:rPr>
                    <w:bCs w:val="0"/>
                    <w:sz w:val="21"/>
                    <w:szCs w:val="21"/>
                  </w:rPr>
                </w:rPrChange>
              </w:rPr>
              <w:t>RQ2.3</w:t>
            </w:r>
            <w:r>
              <w:rPr>
                <w:rFonts w:ascii="Times New Roman" w:hAnsi="Times New Roman" w:cs="Times New Roman" w:eastAsia="SimSun"/>
                <w:b w:val="0"/>
                <w:bCs w:val="0"/>
                <w:sz w:val="21"/>
                <w:szCs w:val="21"/>
                <w:rPrChange w:id="5673" w:author="Codex" w:date="2026-10-05T16:32:41.313017+00:00">
                  <w:rPr>
                    <w:bCs w:val="0"/>
                    <w:sz w:val="21"/>
                    <w:szCs w:val="21"/>
                  </w:rPr>
                </w:rPrChange>
              </w:rPr>
              <w:t>及</w:t>
            </w:r>
            <w:r>
              <w:rPr>
                <w:rFonts w:ascii="Times New Roman" w:hAnsi="Times New Roman" w:cs="Times New Roman" w:eastAsia="SimSun"/>
                <w:b w:val="0"/>
                <w:bCs w:val="0"/>
                <w:sz w:val="21"/>
                <w:szCs w:val="21"/>
                <w:rPrChange w:id="5674" w:author="Codex" w:date="2026-10-05T16:32:41.313017+00:00">
                  <w:rPr>
                    <w:bCs w:val="0"/>
                    <w:sz w:val="21"/>
                    <w:szCs w:val="21"/>
                  </w:rPr>
                </w:rPrChange>
              </w:rPr>
              <w:t>RQ2.5</w:t>
            </w:r>
            <w:r>
              <w:rPr>
                <w:rFonts w:ascii="Times New Roman" w:hAnsi="Times New Roman" w:cs="Times New Roman" w:eastAsia="SimSun"/>
                <w:b w:val="0"/>
                <w:bCs w:val="0"/>
                <w:sz w:val="21"/>
                <w:szCs w:val="21"/>
                <w:rPrChange w:id="5675" w:author="Codex" w:date="2026-10-05T16:32:41.313017+00:00">
                  <w:rPr>
                    <w:bCs w:val="0"/>
                    <w:sz w:val="21"/>
                    <w:szCs w:val="21"/>
                  </w:rPr>
                </w:rPrChange>
              </w:rPr>
              <w:t>的</w:t>
            </w:r>
            <w:r>
              <w:rPr>
                <w:rFonts w:ascii="Times New Roman" w:hAnsi="Times New Roman" w:cs="Times New Roman" w:eastAsia="SimSun"/>
                <w:b w:val="0"/>
                <w:bCs w:val="0"/>
                <w:sz w:val="21"/>
                <w:szCs w:val="21"/>
                <w:rPrChange w:id="5676" w:author="Codex" w:date="2026-10-05T16:32:41.313017+00:00">
                  <w:rPr>
                    <w:bCs w:val="0"/>
                    <w:sz w:val="21"/>
                    <w:szCs w:val="21"/>
                  </w:rPr>
                </w:rPrChange>
              </w:rPr>
              <w:t>PE</w:t>
            </w:r>
          </w:p>
        </w:tc>
        <w:tc>
          <w:tcPr>
            <w:tcW w:w="0" w:type="auto"/>
            <w:tcBorders>
              <w:top w:val="nil"/>
              <w:left w:val="nil"/>
              <w:bottom w:val="nil"/>
              <w:right w:val="nil"/>
              <w:insideH w:val="nil"/>
              <w:insideV w:val="nil"/>
            </w:tcBorders>
            <w:tcMar>
              <w:left w:w="102" w:type="dxa"/>
              <w:right w:w="102" w:type="dxa"/>
            </w:tcMar>
            <w:vAlign w:val="center"/>
            <w:tcPrChange w:id="5677" w:author="Codex" w:date="2026-10-05T16:32:41.313017+00:00">
              <w:tcPr>
                <w:tcW w:w="0" w:type="auto"/>
                <w:tcBorders>
                  <w:top w:val="nil"/>
                  <w:left w:val="nil"/>
                  <w:bottom w:val="nil"/>
                  <w:right w:val="nil"/>
                </w:tcBorders>
                <w:tcMar>
                  <w:left w:w="102" w:type="dxa"/>
                  <w:right w:w="102" w:type="dxa"/>
                </w:tcMar>
                <w:vAlign w:val="center"/>
              </w:tcPr>
            </w:tcPrChange>
          </w:tcPr>
          <w:p w14:paraId="3ED5853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64" w:author="Codex" w:date="2026-10-05T16:32:41.313017+00:00">
                  <w:rPr>
                    <w:bCs w:val="0"/>
                    <w:sz w:val="21"/>
                    <w:szCs w:val="21"/>
                  </w:rPr>
                </w:rPrChange>
              </w:rPr>
              <w:pPrChange w:id="5678"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79" w:author="Codex" w:date="2026-10-05T16:32:41.313017+00:00">
                  <w:rPr>
                    <w:bCs w:val="0"/>
                    <w:sz w:val="21"/>
                    <w:szCs w:val="21"/>
                  </w:rPr>
                </w:rPrChange>
              </w:rPr>
              <w:t>中介／交互贡献与效应消除比例</w:t>
            </w:r>
          </w:p>
        </w:tc>
        <w:tc>
          <w:tcPr>
            <w:tcW w:w="0" w:type="auto"/>
            <w:tcBorders>
              <w:top w:val="nil"/>
              <w:left w:val="nil"/>
              <w:bottom w:val="nil"/>
              <w:right w:val="nil"/>
              <w:insideH w:val="nil"/>
              <w:insideV w:val="nil"/>
            </w:tcBorders>
            <w:tcMar>
              <w:left w:w="102" w:type="dxa"/>
              <w:right w:w="102" w:type="dxa"/>
            </w:tcMar>
            <w:vAlign w:val="center"/>
            <w:tcPrChange w:id="5680" w:author="Codex" w:date="2026-10-05T16:32:41.313017+00:00">
              <w:tcPr>
                <w:tcW w:w="0" w:type="auto"/>
                <w:tcBorders>
                  <w:top w:val="nil"/>
                  <w:left w:val="nil"/>
                  <w:bottom w:val="nil"/>
                  <w:right w:val="nil"/>
                </w:tcBorders>
                <w:tcMar>
                  <w:left w:w="102" w:type="dxa"/>
                  <w:right w:w="102" w:type="dxa"/>
                </w:tcMar>
                <w:vAlign w:val="center"/>
              </w:tcPr>
            </w:tcPrChange>
          </w:tcPr>
          <w:p w14:paraId="206510E3" w14:textId="2324BE59"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65" w:author="Codex" w:date="2026-10-05T16:32:41.313017+00:00">
                  <w:rPr>
                    <w:bCs w:val="0"/>
                    <w:sz w:val="21"/>
                    <w:szCs w:val="21"/>
                  </w:rPr>
                </w:rPrChange>
              </w:rPr>
              <w:pPrChange w:id="5681"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82" w:author="Codex" w:date="2026-10-05T16:32:41.313017+00:00">
                  <w:rPr>
                    <w:bCs w:val="0"/>
                    <w:sz w:val="21"/>
                    <w:szCs w:val="21"/>
                  </w:rPr>
                </w:rPrChange>
              </w:rPr>
              <w:t>原生</w:t>
            </w:r>
            <w:r>
              <w:rPr>
                <w:rFonts w:ascii="Times New Roman" w:hAnsi="Times New Roman" w:cs="Times New Roman" w:eastAsia="SimSun"/>
                <w:b w:val="0"/>
                <w:bCs w:val="0"/>
                <w:sz w:val="21"/>
                <w:szCs w:val="21"/>
                <w:rPrChange w:id="5683" w:author="Codex" w:date="2026-10-05T16:32:41.313017+00:00">
                  <w:rPr>
                    <w:bCs w:val="0"/>
                    <w:sz w:val="21"/>
                    <w:szCs w:val="21"/>
                  </w:rPr>
                </w:rPrChange>
              </w:rPr>
              <w:t>ER</w:t>
            </w:r>
            <w:r>
              <w:rPr>
                <w:rFonts w:ascii="Times New Roman" w:hAnsi="Times New Roman" w:cs="Times New Roman" w:eastAsia="SimSun"/>
                <w:b w:val="0"/>
                <w:bCs w:val="0"/>
                <w:sz w:val="21"/>
                <w:szCs w:val="21"/>
                <w:rPrChange w:id="5684" w:author="Codex" w:date="2026-10-05T16:32:41.313017+00:00">
                  <w:rPr>
                    <w:bCs w:val="0"/>
                    <w:sz w:val="21"/>
                    <w:szCs w:val="21"/>
                  </w:rPr>
                </w:rPrChange>
              </w:rPr>
              <w:t>／比例风险尺度不一致，候选实际适用性未通过</w:t>
            </w:r>
          </w:p>
        </w:tc>
        <w:tc>
          <w:tcPr>
            <w:tcW w:w="0" w:type="auto"/>
            <w:tcBorders>
              <w:top w:val="nil"/>
              <w:left w:val="nil"/>
              <w:bottom w:val="nil"/>
              <w:right w:val="nil"/>
              <w:insideH w:val="nil"/>
              <w:insideV w:val="nil"/>
            </w:tcBorders>
            <w:tcMar>
              <w:left w:w="102" w:type="dxa"/>
              <w:right w:w="102" w:type="dxa"/>
            </w:tcMar>
            <w:vAlign w:val="center"/>
            <w:tcPrChange w:id="5685" w:author="Codex" w:date="2026-10-05T16:32:41.313017+00:00">
              <w:tcPr>
                <w:tcW w:w="0" w:type="auto"/>
                <w:tcBorders>
                  <w:top w:val="nil"/>
                  <w:left w:val="nil"/>
                  <w:bottom w:val="nil"/>
                  <w:right w:val="nil"/>
                </w:tcBorders>
                <w:tcMar>
                  <w:left w:w="102" w:type="dxa"/>
                  <w:right w:w="102" w:type="dxa"/>
                </w:tcMar>
                <w:vAlign w:val="center"/>
              </w:tcPr>
            </w:tcPrChange>
          </w:tcPr>
          <w:p w14:paraId="60458FE2" w14:textId="5D4EECC8"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66" w:author="Codex" w:date="2026-10-05T16:32:41.313017+00:00">
                  <w:rPr>
                    <w:bCs w:val="0"/>
                    <w:sz w:val="21"/>
                    <w:szCs w:val="21"/>
                  </w:rPr>
                </w:rPrChange>
              </w:rPr>
              <w:pPrChange w:id="5686"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87" w:author="Codex" w:date="2026-10-05T16:32:41.313017+00:00">
                  <w:rPr>
                    <w:bCs w:val="0"/>
                    <w:sz w:val="21"/>
                    <w:szCs w:val="21"/>
                  </w:rPr>
                </w:rPrChange>
              </w:rPr>
              <w:t>贡献份额与</w:t>
            </w:r>
            <w:r>
              <w:rPr>
                <w:rFonts w:ascii="Times New Roman" w:hAnsi="Times New Roman" w:cs="Times New Roman" w:eastAsia="SimSun"/>
                <w:b w:val="0"/>
                <w:bCs w:val="0"/>
                <w:sz w:val="21"/>
                <w:szCs w:val="21"/>
                <w:rPrChange w:id="5688" w:author="Codex" w:date="2026-10-05T16:32:41.313017+00:00">
                  <w:rPr>
                    <w:bCs w:val="0"/>
                    <w:sz w:val="21"/>
                    <w:szCs w:val="21"/>
                  </w:rPr>
                </w:rPrChange>
              </w:rPr>
              <w:t>PE</w:t>
            </w:r>
            <w:r>
              <w:rPr>
                <w:rFonts w:ascii="Times New Roman" w:hAnsi="Times New Roman" w:cs="Times New Roman" w:eastAsia="SimSun"/>
                <w:b w:val="0"/>
                <w:bCs w:val="0"/>
                <w:sz w:val="21"/>
                <w:szCs w:val="21"/>
                <w:rPrChange w:id="5689" w:author="Codex" w:date="2026-10-05T16:32:41.313017+00:00">
                  <w:rPr>
                    <w:bCs w:val="0"/>
                    <w:sz w:val="21"/>
                    <w:szCs w:val="21"/>
                  </w:rPr>
                </w:rPrChange>
              </w:rPr>
              <w:t>目前不可可靠量化；不是相关理论假设遭否定</w:t>
            </w:r>
          </w:p>
        </w:tc>
      </w:tr>
      <w:tr w:rsidR="007622EE" w14:paraId="33DDAF28" w14:textId="77777777" w:rsidTr="00A40A87">
        <w:trPr>
          <w:cantSplit/>
          <w:jc w:val="center"/>
          <w:del w:id="1001509" w:author="Codex" w:date="2026-10-06T15:06:37Z"/>
        </w:trPr>
        <w:tc>
          <w:tcPr>
            <w:tcW w:w="0" w:type="auto"/>
            <w:tcBorders>
              <w:top w:val="nil"/>
              <w:left w:val="nil"/>
              <w:bottom w:val="nil"/>
              <w:right w:val="nil"/>
              <w:insideH w:val="nil"/>
              <w:insideV w:val="nil"/>
            </w:tcBorders>
            <w:tcMar>
              <w:left w:w="102" w:type="dxa"/>
              <w:right w:w="102" w:type="dxa"/>
            </w:tcMar>
            <w:vAlign w:val="center"/>
            <w:tcPrChange w:id="5690" w:author="Codex" w:date="2026-10-05T16:32:41.313017+00:00">
              <w:tcPr>
                <w:tcW w:w="0" w:type="auto"/>
                <w:tcBorders>
                  <w:top w:val="nil"/>
                  <w:left w:val="nil"/>
                  <w:bottom w:val="nil"/>
                  <w:right w:val="nil"/>
                </w:tcBorders>
                <w:tcMar>
                  <w:left w:w="102" w:type="dxa"/>
                  <w:right w:w="102" w:type="dxa"/>
                </w:tcMar>
                <w:vAlign w:val="center"/>
              </w:tcPr>
            </w:tcPrChange>
          </w:tcPr>
          <w:p w14:paraId="0CC00E83"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67" w:author="Codex" w:date="2026-10-05T16:32:41.313017+00:00">
                  <w:rPr>
                    <w:bCs w:val="0"/>
                    <w:sz w:val="21"/>
                    <w:szCs w:val="21"/>
                  </w:rPr>
                </w:rPrChange>
              </w:rPr>
              <w:pPrChange w:id="5691"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92" w:author="Codex" w:date="2026-10-05T16:32:41.313017+00:00">
                  <w:rPr>
                    <w:bCs w:val="0"/>
                    <w:sz w:val="21"/>
                    <w:szCs w:val="21"/>
                  </w:rPr>
                </w:rPrChange>
              </w:rPr>
              <w:t>RQ2.5</w:t>
            </w:r>
            <w:r>
              <w:rPr>
                <w:rFonts w:ascii="Times New Roman" w:hAnsi="Times New Roman" w:cs="Times New Roman" w:eastAsia="SimSun"/>
                <w:b w:val="0"/>
                <w:bCs w:val="0"/>
                <w:sz w:val="21"/>
                <w:szCs w:val="21"/>
                <w:rPrChange w:id="5693" w:author="Codex" w:date="2026-10-05T16:32:41.313017+00:00">
                  <w:rPr>
                    <w:bCs w:val="0"/>
                    <w:sz w:val="21"/>
                    <w:szCs w:val="21"/>
                  </w:rPr>
                </w:rPrChange>
              </w:rPr>
              <w:t>情景</w:t>
            </w:r>
          </w:p>
        </w:tc>
        <w:tc>
          <w:tcPr>
            <w:tcW w:w="0" w:type="auto"/>
            <w:tcBorders>
              <w:top w:val="nil"/>
              <w:left w:val="nil"/>
              <w:bottom w:val="nil"/>
              <w:right w:val="nil"/>
              <w:insideH w:val="nil"/>
              <w:insideV w:val="nil"/>
            </w:tcBorders>
            <w:tcMar>
              <w:left w:w="102" w:type="dxa"/>
              <w:right w:w="102" w:type="dxa"/>
            </w:tcMar>
            <w:vAlign w:val="center"/>
            <w:tcPrChange w:id="5694" w:author="Codex" w:date="2026-10-05T16:32:41.313017+00:00">
              <w:tcPr>
                <w:tcW w:w="0" w:type="auto"/>
                <w:tcBorders>
                  <w:top w:val="nil"/>
                  <w:left w:val="nil"/>
                  <w:bottom w:val="nil"/>
                  <w:right w:val="nil"/>
                </w:tcBorders>
                <w:tcMar>
                  <w:left w:w="102" w:type="dxa"/>
                  <w:right w:w="102" w:type="dxa"/>
                </w:tcMar>
                <w:vAlign w:val="center"/>
              </w:tcPr>
            </w:tcPrChange>
          </w:tcPr>
          <w:p w14:paraId="3EF960CD"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68" w:author="Codex" w:date="2026-10-05T16:32:41.313017+00:00">
                  <w:rPr>
                    <w:bCs w:val="0"/>
                    <w:sz w:val="21"/>
                    <w:szCs w:val="21"/>
                  </w:rPr>
                </w:rPrChange>
              </w:rPr>
              <w:pPrChange w:id="5695"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96" w:author="Codex" w:date="2026-10-05T16:32:41.313017+00:00">
                  <w:rPr>
                    <w:bCs w:val="0"/>
                    <w:sz w:val="21"/>
                    <w:szCs w:val="21"/>
                  </w:rPr>
                </w:rPrChange>
              </w:rPr>
              <w:t>满意度提升促进支持增长</w:t>
            </w:r>
          </w:p>
        </w:tc>
        <w:tc>
          <w:tcPr>
            <w:tcW w:w="0" w:type="auto"/>
            <w:tcBorders>
              <w:top w:val="nil"/>
              <w:left w:val="nil"/>
              <w:bottom w:val="nil"/>
              <w:right w:val="nil"/>
              <w:insideH w:val="nil"/>
              <w:insideV w:val="nil"/>
            </w:tcBorders>
            <w:tcMar>
              <w:left w:w="102" w:type="dxa"/>
              <w:right w:w="102" w:type="dxa"/>
            </w:tcMar>
            <w:vAlign w:val="center"/>
            <w:tcPrChange w:id="5697" w:author="Codex" w:date="2026-10-05T16:32:41.313017+00:00">
              <w:tcPr>
                <w:tcW w:w="0" w:type="auto"/>
                <w:tcBorders>
                  <w:top w:val="nil"/>
                  <w:left w:val="nil"/>
                  <w:bottom w:val="nil"/>
                  <w:right w:val="nil"/>
                </w:tcBorders>
                <w:tcMar>
                  <w:left w:w="102" w:type="dxa"/>
                  <w:right w:w="102" w:type="dxa"/>
                </w:tcMar>
                <w:vAlign w:val="center"/>
              </w:tcPr>
            </w:tcPrChange>
          </w:tcPr>
          <w:p w14:paraId="00036E9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69" w:author="Codex" w:date="2026-10-05T16:32:41.313017+00:00">
                  <w:rPr>
                    <w:bCs w:val="0"/>
                    <w:sz w:val="21"/>
                    <w:szCs w:val="21"/>
                  </w:rPr>
                </w:rPrChange>
              </w:rPr>
              <w:pPrChange w:id="5698"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99" w:author="Codex" w:date="2026-10-05T16:32:41.313017+00:00">
                  <w:rPr>
                    <w:bCs w:val="0"/>
                    <w:sz w:val="21"/>
                    <w:szCs w:val="21"/>
                  </w:rPr>
                </w:rPrChange>
              </w:rPr>
              <w:t>四项净变化约</w:t>
            </w:r>
            <w:r>
              <w:rPr>
                <w:rFonts w:ascii="Times New Roman" w:hAnsi="Times New Roman" w:cs="Times New Roman" w:eastAsia="SimSun"/>
                <w:b w:val="0"/>
                <w:bCs w:val="0"/>
                <w:sz w:val="21"/>
                <w:szCs w:val="21"/>
                <w:rPrChange w:id="5700" w:author="Codex" w:date="2026-10-05T16:32:41.313017+00:00">
                  <w:rPr>
                    <w:bCs w:val="0"/>
                    <w:sz w:val="21"/>
                    <w:szCs w:val="21"/>
                  </w:rPr>
                </w:rPrChange>
              </w:rPr>
              <w:t>0.8—1.4</w:t>
            </w:r>
            <w:r>
              <w:rPr>
                <w:rFonts w:ascii="Times New Roman" w:hAnsi="Times New Roman" w:cs="Times New Roman" w:eastAsia="SimSun"/>
                <w:b w:val="0"/>
                <w:bCs w:val="0"/>
                <w:sz w:val="21"/>
                <w:szCs w:val="21"/>
                <w:rPrChange w:id="5701" w:author="Codex" w:date="2026-10-05T16:32:41.313017+00:00">
                  <w:rPr>
                    <w:bCs w:val="0"/>
                    <w:sz w:val="21"/>
                    <w:szCs w:val="21"/>
                  </w:rPr>
                </w:rPrChange>
              </w:rPr>
              <w:t>个百分点，区间均包含</w:t>
            </w:r>
            <w:r>
              <w:rPr>
                <w:rFonts w:ascii="Times New Roman" w:hAnsi="Times New Roman" w:cs="Times New Roman" w:eastAsia="SimSun"/>
                <w:b w:val="0"/>
                <w:bCs w:val="0"/>
                <w:sz w:val="21"/>
                <w:szCs w:val="21"/>
                <w:rPrChange w:id="5702" w:author="Codex" w:date="2026-10-05T16:32:41.313017+00:00">
                  <w:rPr>
                    <w:bCs w:val="0"/>
                    <w:sz w:val="21"/>
                    <w:szCs w:val="21"/>
                  </w:rPr>
                </w:rPrChange>
              </w:rPr>
              <w:t>0</w:t>
            </w:r>
          </w:p>
        </w:tc>
        <w:tc>
          <w:tcPr>
            <w:tcW w:w="0" w:type="auto"/>
            <w:tcBorders>
              <w:top w:val="nil"/>
              <w:left w:val="nil"/>
              <w:bottom w:val="nil"/>
              <w:right w:val="nil"/>
              <w:insideH w:val="nil"/>
              <w:insideV w:val="nil"/>
            </w:tcBorders>
            <w:tcMar>
              <w:left w:w="102" w:type="dxa"/>
              <w:right w:w="102" w:type="dxa"/>
            </w:tcMar>
            <w:vAlign w:val="center"/>
            <w:tcPrChange w:id="5703" w:author="Codex" w:date="2026-10-05T16:32:41.313017+00:00">
              <w:tcPr>
                <w:tcW w:w="0" w:type="auto"/>
                <w:tcBorders>
                  <w:top w:val="nil"/>
                  <w:left w:val="nil"/>
                  <w:bottom w:val="nil"/>
                  <w:right w:val="nil"/>
                </w:tcBorders>
                <w:tcMar>
                  <w:left w:w="102" w:type="dxa"/>
                  <w:right w:w="102" w:type="dxa"/>
                </w:tcMar>
                <w:vAlign w:val="center"/>
              </w:tcPr>
            </w:tcPrChange>
          </w:tcPr>
          <w:p w14:paraId="1EB57F34" w14:textId="704CACF6"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70" w:author="Codex" w:date="2026-10-05T16:32:41.313017+00:00">
                  <w:rPr>
                    <w:bCs w:val="0"/>
                    <w:sz w:val="21"/>
                    <w:szCs w:val="21"/>
                  </w:rPr>
                </w:rPrChange>
              </w:rPr>
              <w:pPrChange w:id="5704"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705" w:author="Codex" w:date="2026-10-05T16:32:41.313017+00:00">
                  <w:rPr>
                    <w:bCs w:val="0"/>
                    <w:sz w:val="21"/>
                    <w:szCs w:val="21"/>
                  </w:rPr>
                </w:rPrChange>
              </w:rPr>
              <w:t>历史条件预测不支持政策量化；既不确认净收益，也不说明实际政策无效</w:t>
            </w:r>
          </w:p>
        </w:tc>
      </w:tr>
      <w:tr w:rsidR="007622EE" w14:paraId="377DE457" w14:textId="77777777" w:rsidTr="00A40A87">
        <w:trPr>
          <w:cantSplit/>
          <w:jc w:val="center"/>
          <w:del w:id="1001510" w:author="Codex" w:date="2026-10-06T15:06:37Z"/>
        </w:trPr>
        <w:tc>
          <w:tcPr>
            <w:tcW w:w="0" w:type="auto"/>
            <w:tcBorders>
              <w:top w:val="nil"/>
              <w:left w:val="nil"/>
              <w:bottom w:val="single" w:sz="12" w:color="000000"/>
              <w:right w:val="nil"/>
              <w:insideH w:val="nil"/>
              <w:insideV w:val="nil"/>
            </w:tcBorders>
            <w:tcMar>
              <w:left w:w="102" w:type="dxa"/>
              <w:right w:w="102" w:type="dxa"/>
            </w:tcMar>
            <w:tcPrChange w:id="5706" w:author="Codex" w:date="2026-10-05T16:32:41.313017+00:00">
              <w:tcPr>
                <w:tcW w:w="0" w:type="auto"/>
                <w:tcBorders>
                  <w:top w:val="nil"/>
                  <w:left w:val="nil"/>
                  <w:bottom w:val="single" w:sz="12" w:space="0" w:color="000000"/>
                  <w:right w:val="nil"/>
                </w:tcBorders>
                <w:tcMar>
                  <w:left w:w="102" w:type="dxa"/>
                  <w:right w:w="102" w:type="dxa"/>
                </w:tcMar>
              </w:tcPr>
            </w:tcPrChange>
          </w:tcPr>
          <w:p w14:paraId="5A955AD9" w14:textId="77777777" w:rsidR="00FB24F4" w:rsidRDefault="00FB24F4">
            <w:pPr>
              <w:pStyle w:val="af5"/>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71" w:author="Codex" w:date="2026-10-05T16:32:41.313017+00:00">
                  <w:rPr>
                    <w:bCs w:val="0"/>
                    <w:sz w:val="21"/>
                    <w:szCs w:val="21"/>
                  </w:rPr>
                </w:rPrChange>
              </w:rPr>
              <w:pPrChange w:id="5707" w:author="Codex" w:date="2026-10-05T16:32:41.313017+00:00">
                <w:pPr>
                  <w:pStyle w:val="af5"/>
                  <w:spacing w:line="280" w:lineRule="exact"/>
                  <w:ind w:firstLineChars="0" w:firstLine="0"/>
                </w:pPr>
              </w:pPrChange>
            </w:pPr>
            <w:r>
              <w:rPr>
                <w:rFonts w:ascii="Times New Roman" w:hAnsi="Times New Roman" w:cs="Times New Roman" w:eastAsia="SimSun"/>
                <w:b w:val="0"/>
                <w:bCs w:val="0"/>
                <w:sz w:val="21"/>
                <w:szCs w:val="21"/>
                <w:rPrChange w:id="5708" w:author="Codex" w:date="2026-10-05T16:32:41.313017+00:00">
                  <w:rPr>
                    <w:bCs w:val="0"/>
                    <w:sz w:val="21"/>
                    <w:szCs w:val="21"/>
                  </w:rPr>
                </w:rPrChange>
              </w:rPr>
              <w:t>探索性边界</w:t>
            </w:r>
          </w:p>
        </w:tc>
        <w:tc>
          <w:tcPr>
            <w:tcW w:w="0" w:type="auto"/>
            <w:tcBorders>
              <w:top w:val="nil"/>
              <w:left w:val="nil"/>
              <w:bottom w:val="single" w:sz="12" w:color="000000"/>
              <w:right w:val="nil"/>
              <w:insideH w:val="nil"/>
              <w:insideV w:val="nil"/>
            </w:tcBorders>
            <w:tcMar>
              <w:left w:w="102" w:type="dxa"/>
              <w:right w:w="102" w:type="dxa"/>
            </w:tcMar>
            <w:tcPrChange w:id="5709" w:author="Codex" w:date="2026-10-05T16:32:41.313017+00:00">
              <w:tcPr>
                <w:tcW w:w="0" w:type="auto"/>
                <w:tcBorders>
                  <w:top w:val="nil"/>
                  <w:left w:val="nil"/>
                  <w:bottom w:val="single" w:sz="12" w:space="0" w:color="000000"/>
                  <w:right w:val="nil"/>
                </w:tcBorders>
                <w:tcMar>
                  <w:left w:w="102" w:type="dxa"/>
                  <w:right w:w="102" w:type="dxa"/>
                </w:tcMar>
              </w:tcPr>
            </w:tcPrChange>
          </w:tcPr>
          <w:p w14:paraId="2ECB19B4" w14:textId="77777777" w:rsidR="00FB24F4" w:rsidRDefault="00FB24F4">
            <w:pPr>
              <w:pStyle w:val="af5"/>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72" w:author="Codex" w:date="2026-10-05T16:32:41.313017+00:00">
                  <w:rPr>
                    <w:bCs w:val="0"/>
                    <w:sz w:val="21"/>
                    <w:szCs w:val="21"/>
                  </w:rPr>
                </w:rPrChange>
              </w:rPr>
              <w:pPrChange w:id="5710" w:author="Codex" w:date="2026-10-05T16:32:41.313017+00:00">
                <w:pPr>
                  <w:pStyle w:val="af5"/>
                  <w:spacing w:line="280" w:lineRule="exact"/>
                  <w:ind w:firstLineChars="0" w:firstLine="0"/>
                </w:pPr>
              </w:pPrChange>
            </w:pPr>
            <w:r>
              <w:rPr>
                <w:rFonts w:ascii="Times New Roman" w:hAnsi="Times New Roman" w:cs="Times New Roman" w:eastAsia="SimSun"/>
                <w:b w:val="0"/>
                <w:bCs w:val="0"/>
                <w:sz w:val="21"/>
                <w:szCs w:val="21"/>
                <w:rPrChange w:id="5711" w:author="Codex" w:date="2026-10-05T16:32:41.313017+00:00">
                  <w:rPr>
                    <w:bCs w:val="0"/>
                    <w:sz w:val="21"/>
                    <w:szCs w:val="21"/>
                  </w:rPr>
                </w:rPrChange>
              </w:rPr>
              <w:t>性别、</w:t>
            </w:r>
            <w:r>
              <w:rPr>
                <w:rFonts w:ascii="Times New Roman" w:hAnsi="Times New Roman" w:cs="Times New Roman" w:eastAsia="SimSun"/>
                <w:b w:val="0"/>
                <w:bCs w:val="0"/>
                <w:sz w:val="21"/>
                <w:szCs w:val="21"/>
                <w:rPrChange w:id="5712" w:author="Codex" w:date="2026-10-05T16:32:41.313017+00:00">
                  <w:rPr>
                    <w:bCs w:val="0"/>
                    <w:sz w:val="21"/>
                    <w:szCs w:val="21"/>
                  </w:rPr>
                </w:rPrChange>
              </w:rPr>
              <w:t>2016</w:t>
            </w:r>
            <w:r>
              <w:rPr>
                <w:rFonts w:ascii="Times New Roman" w:hAnsi="Times New Roman" w:cs="Times New Roman" w:eastAsia="SimSun"/>
                <w:b w:val="0"/>
                <w:bCs w:val="0"/>
                <w:sz w:val="21"/>
                <w:szCs w:val="21"/>
                <w:rPrChange w:id="5713" w:author="Codex" w:date="2026-10-05T16:32:41.313017+00:00">
                  <w:rPr>
                    <w:bCs w:val="0"/>
                    <w:sz w:val="21"/>
                    <w:szCs w:val="21"/>
                  </w:rPr>
                </w:rPrChange>
              </w:rPr>
              <w:t>年年龄及基期城乡编码分组的单维度差异</w:t>
            </w:r>
          </w:p>
        </w:tc>
        <w:tc>
          <w:tcPr>
            <w:tcW w:w="0" w:type="auto"/>
            <w:tcBorders>
              <w:top w:val="nil"/>
              <w:left w:val="nil"/>
              <w:bottom w:val="single" w:sz="12" w:color="000000"/>
              <w:right w:val="nil"/>
              <w:insideH w:val="nil"/>
              <w:insideV w:val="nil"/>
            </w:tcBorders>
            <w:tcMar>
              <w:left w:w="102" w:type="dxa"/>
              <w:right w:w="102" w:type="dxa"/>
            </w:tcMar>
            <w:tcPrChange w:id="5714" w:author="Codex" w:date="2026-10-05T16:32:41.313017+00:00">
              <w:tcPr>
                <w:tcW w:w="0" w:type="auto"/>
                <w:tcBorders>
                  <w:top w:val="nil"/>
                  <w:left w:val="nil"/>
                  <w:bottom w:val="single" w:sz="12" w:space="0" w:color="000000"/>
                  <w:right w:val="nil"/>
                </w:tcBorders>
                <w:tcMar>
                  <w:left w:w="102" w:type="dxa"/>
                  <w:right w:w="102" w:type="dxa"/>
                </w:tcMar>
              </w:tcPr>
            </w:tcPrChange>
          </w:tcPr>
          <w:p w14:paraId="40A5C89C" w14:textId="77777777" w:rsidR="00FB24F4" w:rsidRDefault="00FB24F4">
            <w:pPr>
              <w:pStyle w:val="af5"/>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73" w:author="Codex" w:date="2026-10-05T16:32:41.313017+00:00">
                  <w:rPr>
                    <w:bCs w:val="0"/>
                    <w:sz w:val="21"/>
                    <w:szCs w:val="21"/>
                  </w:rPr>
                </w:rPrChange>
              </w:rPr>
              <w:pPrChange w:id="5715" w:author="Codex" w:date="2026-10-05T16:32:41.313017+00:00">
                <w:pPr>
                  <w:pStyle w:val="af5"/>
                  <w:spacing w:line="280" w:lineRule="exact"/>
                  <w:ind w:firstLineChars="0" w:firstLine="0"/>
                </w:pPr>
              </w:pPrChange>
            </w:pPr>
            <w:r>
              <w:rPr>
                <w:rFonts w:ascii="Times New Roman" w:hAnsi="Times New Roman" w:cs="Times New Roman" w:eastAsia="SimSun"/>
                <w:b w:val="0"/>
                <w:bCs w:val="0"/>
                <w:sz w:val="21"/>
                <w:szCs w:val="21"/>
                <w:rPrChange w:id="5716" w:author="Codex" w:date="2026-10-05T16:32:41.313017+00:00">
                  <w:rPr>
                    <w:bCs w:val="0"/>
                    <w:sz w:val="21"/>
                    <w:szCs w:val="21"/>
                  </w:rPr>
                </w:rPrChange>
              </w:rPr>
              <w:t>40</w:t>
            </w:r>
            <w:r>
              <w:rPr>
                <w:rFonts w:ascii="Times New Roman" w:hAnsi="Times New Roman" w:cs="Times New Roman" w:eastAsia="SimSun"/>
                <w:b w:val="0"/>
                <w:bCs w:val="0"/>
                <w:sz w:val="21"/>
                <w:szCs w:val="21"/>
                <w:rPrChange w:id="5717" w:author="Codex" w:date="2026-10-05T16:32:41.313017+00:00">
                  <w:rPr>
                    <w:bCs w:val="0"/>
                    <w:sz w:val="21"/>
                    <w:szCs w:val="21"/>
                  </w:rPr>
                </w:rPrChange>
              </w:rPr>
              <w:t>项有效直接比较的普通区间均包含</w:t>
            </w:r>
            <w:r>
              <w:rPr>
                <w:rFonts w:ascii="Times New Roman" w:hAnsi="Times New Roman" w:cs="Times New Roman" w:eastAsia="SimSun"/>
                <w:b w:val="0"/>
                <w:bCs w:val="0"/>
                <w:sz w:val="21"/>
                <w:szCs w:val="21"/>
                <w:rPrChange w:id="5718" w:author="Codex" w:date="2026-10-05T16:32:41.313017+00:00">
                  <w:rPr>
                    <w:bCs w:val="0"/>
                    <w:sz w:val="21"/>
                    <w:szCs w:val="21"/>
                  </w:rPr>
                </w:rPrChange>
              </w:rPr>
              <w:t>0</w:t>
            </w:r>
            <w:r>
              <w:rPr>
                <w:rFonts w:ascii="Times New Roman" w:hAnsi="Times New Roman" w:cs="Times New Roman" w:eastAsia="SimSun"/>
                <w:b w:val="0"/>
                <w:bCs w:val="0"/>
                <w:sz w:val="21"/>
                <w:szCs w:val="21"/>
                <w:rPrChange w:id="5719" w:author="Codex" w:date="2026-10-05T16:32:41.313017+00:00">
                  <w:rPr>
                    <w:bCs w:val="0"/>
                    <w:sz w:val="21"/>
                    <w:szCs w:val="21"/>
                  </w:rPr>
                </w:rPrChange>
              </w:rPr>
              <w:t>，</w:t>
            </w:r>
            <w:r>
              <w:rPr>
                <w:rFonts w:ascii="Times New Roman" w:hAnsi="Times New Roman" w:cs="Times New Roman" w:eastAsia="SimSun"/>
                <w:b w:val="0"/>
                <w:bCs w:val="0"/>
                <w:sz w:val="21"/>
                <w:szCs w:val="21"/>
                <w:rPrChange w:id="5720" w:author="Codex" w:date="2026-10-05T16:32:41.313017+00:00">
                  <w:rPr>
                    <w:bCs w:val="0"/>
                    <w:sz w:val="21"/>
                    <w:szCs w:val="21"/>
                  </w:rPr>
                </w:rPrChange>
              </w:rPr>
              <w:t>BH q</w:t>
            </w:r>
            <w:r>
              <w:rPr>
                <w:rFonts w:ascii="Times New Roman" w:hAnsi="Times New Roman" w:cs="Times New Roman" w:eastAsia="SimSun"/>
                <w:b w:val="0"/>
                <w:bCs w:val="0"/>
                <w:sz w:val="21"/>
                <w:szCs w:val="21"/>
                <w:rPrChange w:id="5721" w:author="Codex" w:date="2026-10-05T16:32:41.313017+00:00">
                  <w:rPr>
                    <w:bCs w:val="0"/>
                    <w:sz w:val="21"/>
                    <w:szCs w:val="21"/>
                  </w:rPr>
                </w:rPrChange>
              </w:rPr>
              <w:t>均为</w:t>
            </w:r>
            <w:r>
              <w:rPr>
                <w:rFonts w:ascii="Times New Roman" w:hAnsi="Times New Roman" w:cs="Times New Roman" w:eastAsia="SimSun"/>
                <w:b w:val="0"/>
                <w:bCs w:val="0"/>
                <w:sz w:val="21"/>
                <w:szCs w:val="21"/>
                <w:rPrChange w:id="5722" w:author="Codex" w:date="2026-10-05T16:32:41.313017+00:00">
                  <w:rPr>
                    <w:bCs w:val="0"/>
                    <w:sz w:val="21"/>
                    <w:szCs w:val="21"/>
                  </w:rPr>
                </w:rPrChange>
              </w:rPr>
              <w:t>1</w:t>
            </w:r>
            <w:r>
              <w:rPr>
                <w:rFonts w:ascii="Times New Roman" w:hAnsi="Times New Roman" w:cs="Times New Roman" w:eastAsia="SimSun"/>
                <w:b w:val="0"/>
                <w:bCs w:val="0"/>
                <w:sz w:val="21"/>
                <w:szCs w:val="21"/>
                <w:rPrChange w:id="5723" w:author="Codex" w:date="2026-10-05T16:32:41.313017+00:00">
                  <w:rPr>
                    <w:bCs w:val="0"/>
                    <w:sz w:val="21"/>
                    <w:szCs w:val="21"/>
                  </w:rPr>
                </w:rPrChange>
              </w:rPr>
              <w:t>；</w:t>
            </w:r>
            <w:r>
              <w:rPr>
                <w:rFonts w:ascii="Times New Roman" w:hAnsi="Times New Roman" w:cs="Times New Roman" w:eastAsia="SimSun"/>
                <w:b w:val="0"/>
                <w:bCs w:val="0"/>
                <w:sz w:val="21"/>
                <w:szCs w:val="21"/>
                <w:rPrChange w:id="5724" w:author="Codex" w:date="2026-10-05T16:32:41.313017+00:00">
                  <w:rPr>
                    <w:bCs w:val="0"/>
                    <w:sz w:val="21"/>
                    <w:szCs w:val="21"/>
                  </w:rPr>
                </w:rPrChange>
              </w:rPr>
              <w:t>8</w:t>
            </w:r>
            <w:r>
              <w:rPr>
                <w:rFonts w:ascii="Times New Roman" w:hAnsi="Times New Roman" w:cs="Times New Roman" w:eastAsia="SimSun"/>
                <w:b w:val="0"/>
                <w:bCs w:val="0"/>
                <w:sz w:val="21"/>
                <w:szCs w:val="21"/>
                <w:rPrChange w:id="5725" w:author="Codex" w:date="2026-10-05T16:32:41.313017+00:00">
                  <w:rPr>
                    <w:bCs w:val="0"/>
                    <w:sz w:val="21"/>
                    <w:szCs w:val="21"/>
                  </w:rPr>
                </w:rPrChange>
              </w:rPr>
              <w:t>项暂缓推断</w:t>
            </w:r>
          </w:p>
        </w:tc>
        <w:tc>
          <w:tcPr>
            <w:tcW w:w="0" w:type="auto"/>
            <w:tcBorders>
              <w:top w:val="nil"/>
              <w:left w:val="nil"/>
              <w:bottom w:val="single" w:sz="12" w:color="000000"/>
              <w:right w:val="nil"/>
              <w:insideH w:val="nil"/>
              <w:insideV w:val="nil"/>
            </w:tcBorders>
            <w:tcMar>
              <w:left w:w="102" w:type="dxa"/>
              <w:right w:w="102" w:type="dxa"/>
            </w:tcMar>
            <w:tcPrChange w:id="5726" w:author="Codex" w:date="2026-10-05T16:32:41.313017+00:00">
              <w:tcPr>
                <w:tcW w:w="0" w:type="auto"/>
                <w:tcBorders>
                  <w:top w:val="nil"/>
                  <w:left w:val="nil"/>
                  <w:bottom w:val="single" w:sz="12" w:space="0" w:color="000000"/>
                  <w:right w:val="nil"/>
                </w:tcBorders>
                <w:tcMar>
                  <w:left w:w="102" w:type="dxa"/>
                  <w:right w:w="102" w:type="dxa"/>
                </w:tcMar>
              </w:tcPr>
            </w:tcPrChange>
          </w:tcPr>
          <w:p w14:paraId="330DE7AF" w14:textId="476D4E69" w:rsidR="00FB24F4" w:rsidRDefault="00FB24F4">
            <w:pPr>
              <w:pStyle w:val="af5"/>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74" w:author="Codex" w:date="2026-10-05T16:32:41.313017+00:00">
                  <w:rPr>
                    <w:bCs w:val="0"/>
                    <w:sz w:val="21"/>
                    <w:szCs w:val="21"/>
                  </w:rPr>
                </w:rPrChange>
              </w:rPr>
              <w:pPrChange w:id="5727" w:author="Codex" w:date="2026-10-05T16:32:41.313017+00:00">
                <w:pPr>
                  <w:pStyle w:val="af5"/>
                  <w:spacing w:line="280" w:lineRule="exact"/>
                  <w:ind w:firstLineChars="0" w:firstLine="0"/>
                </w:pPr>
              </w:pPrChange>
            </w:pPr>
            <w:r>
              <w:rPr>
                <w:rFonts w:ascii="Times New Roman" w:hAnsi="Times New Roman" w:cs="Times New Roman" w:eastAsia="SimSun"/>
                <w:b w:val="0"/>
                <w:bCs w:val="0"/>
                <w:sz w:val="21"/>
                <w:szCs w:val="21"/>
                <w:rPrChange w:id="5728" w:author="Codex" w:date="2026-10-05T16:32:41.313017+00:00">
                  <w:rPr>
                    <w:bCs w:val="0"/>
                    <w:sz w:val="21"/>
                    <w:szCs w:val="21"/>
                  </w:rPr>
                </w:rPrChange>
              </w:rPr>
              <w:t>未见明确模型内组间差异；仍受共同识别限制，不能作为新候选的稳健性验证</w:t>
            </w:r>
          </w:p>
        </w:tc>
      </w:tr>
      <w:tr>
        <w:trPr>
          <w:tblHeader/>
          <w:ins w:id="1001511" w:author="Codex" w:date="2026-10-06T15:06:37Z"/>
        </w:trPr>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对应问题</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待检验预期／量化目标</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现有证据</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结论</w:t>
            </w:r>
          </w:p>
        </w:tc>
      </w:tr>
      <w:tr>
        <w:trPr>
          <w:ins w:id="1001512"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RQ1、RQ2.1</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收入作用与不经焦点M的部分</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基础回归部分资格总体呈正向关联；历史直接与总对比接近</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保留收入—支持关联；尚未可靠识别因果分解或单一资源机制</w:t>
            </w:r>
          </w:p>
        </w:tc>
      </w:tr>
      <w:tr>
        <w:trPr>
          <w:ins w:id="1001513"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RQ2.2</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本人负向、配偶正向中介</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历史间接OR区间含1；系统探索及限定复核未发现明确完整中介</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完整中介尚未获支持，不证明传导为零；支持范围与时序限制仍在</w:t>
            </w:r>
          </w:p>
        </w:tc>
      </w:tr>
      <w:tr>
        <w:trPr>
          <w:ins w:id="1001514"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RQ2.4</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本人抑制、配偶促进的修饰</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031／041去dwm后未调整区间不含0，历史搜索校正未显著；P3整体p为0.132／0.080</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相对评价变化保留探索性修饰线索，未确认普遍满意度机制</w:t>
            </w:r>
          </w:p>
        </w:tc>
      </w:tr>
      <w:tr>
        <w:trPr>
          <w:ins w:id="1001515"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RQ2.3及RQ2.5的PE</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中介／交互贡献与效应消除比例</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历史ER／比例尺度不一致，部分总对比分母接近无效值</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贡献份额与PE不可可靠量化；不等于理论假设已遭否定</w:t>
            </w:r>
          </w:p>
        </w:tc>
      </w:tr>
      <w:tr>
        <w:trPr>
          <w:ins w:id="1001516"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RQ2.5情景</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满意度提升促进支持增长</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历史四项净变化约0.8—1.4个百分点，区间均含0</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条件预测不支持政策收益量化，不能说明实际政策无效</w:t>
            </w:r>
          </w:p>
        </w:tc>
      </w:tr>
      <w:tr>
        <w:trPr>
          <w:ins w:id="1001517"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辅助关联</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本人／配偶满意度的人际及个人内关联</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N1两项人际关联原始p&lt;0.05，固定六项调整后均未显著</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可作婚姻关系背景关联，不能替代中介／修饰，也不是完整个人固定效应</w:t>
            </w:r>
          </w:p>
        </w:tc>
      </w:tr>
      <w:tr>
        <w:trPr>
          <w:ins w:id="1001518"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探索性边界</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组间差异、追加规格与分期稳定性</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历史40项有效直接比较未见明确差异、8项暂缓；新14项零晋级；女儿差异主要见于前期</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保留搜索与失败记录；分期点方向或单簇稳定不等于独立复制</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9" w:author="Codex" w:date="2026-10-05T14:02:24Z"/>
          <w:rFonts w:ascii="Times New Roman" w:hAnsi="Times New Roman" w:cs="Times New Roman" w:eastAsia="SimSun"/>
          <w:sz w:val="21"/>
          <w:szCs w:val="21"/>
        </w:rPr>
      </w:pPr>
      <w:ins w:id="1001725" w:author="Codex" w:date="2026-10-07T12:00:00Z">
        <w:r>
          <w:rPr>
            <w:rFonts w:ascii="Times New Roman" w:hAnsi="Times New Roman" w:cs="Times New Roman" w:eastAsia="SimSun"/>
            <w:sz w:val="21"/>
            <w:szCs w:val="21"/>
          </w:rPr>
          <w:t>新增14项均已完成B=200初筛，没有合格规格达到预设精化条件。其中C3/C4的中介变量为配偶对本人收入（经济贡献）的满意度，取期末原始1—5分，不能解释为配偶对婚姻的总体满意度。历史11项B=1,000、次级和登记敏感性结果另列于附录D。早期R6_B1的5分对4分金额差异保留为辅助结果；最终金额修饰结论见本章（四）及表13的原金额与封顶金额三状态整体检验。</w:t>
        </w:r>
      </w:ins>
    </w:p>
    <w:p>
      <w:pPr>
        <w:pStyle w:val="aff4"/>
        <w:keepNext/>
        <w:spacing w:before="156" w:after="156"/>
        <w:ind w:firstLine="428"/>
        <w:rPr>
          <w:ins w:id="1001437" w:author="Codex" w:date="2026-10-06T05:40:41Z"/>
        </w:rPr>
      </w:pPr>
      <w:ins w:id="1001438" w:author="Codex" w:date="2026-10-06T05:40:41Z">
        <w:r>
          <w:rPr>
            <w:rFonts w:ascii="Times New Roman" w:hAnsi="Times New Roman" w:eastAsia="SimSun" w:cs="Times New Roman"/>
            <w:sz w:val="21"/>
            <w:szCs w:val="21"/>
          </w:rPr>
          <w:t>（四）选择后的限定复核结果</w:t>
        </w:r>
      </w:ins>
    </w:p>
    <w:p>
      <w:pPr>
        <w:pStyle w:val="af5"/>
        <w:snapToGrid w:val="0"/>
        <w:ind w:firstLine="420"/>
        <w:jc w:val="both"/>
        <w:rPr>
          <w:ins w:id="1001519" w:author="Codex" w:date="2026-10-06T15:06:37Z"/>
          <w:sz w:val="21"/>
          <w:szCs w:val="21"/>
        </w:rPr>
      </w:pPr>
      <w:ins w:id="1001698" w:author="Codex" w:date="2026-10-06T19:52:27Z">
        <w:r>
          <w:rPr>
            <w:rFonts w:ascii="Times New Roman" w:hAnsi="Times New Roman" w:eastAsia="SimSun" w:cs="Times New Roman"/>
            <w:sz w:val="21"/>
            <w:szCs w:val="21"/>
          </w:rPr>
          <w:t>限定复核保留了两条与夫妻相对婚姻评价有关的探索性线索。删除跨波累计的父辈支持变量后，相对位置跃迁候选与分差变化候选的固定状态CDE差分别为−0.409和−0.085，未调整95%区间均不含零（表11）。这些差值处于边际OR尺度，不能解释为支持概率下降的百分点。两项模型化自然间接对比以标准化边际OR表示，031为0.999 [0.994，1.004]，041为1.000 [0.998，1.003]；两者95%区间均包含无效值1，未提供明确的完整中介证据。</w:t>
        </w:r>
      </w:ins>
    </w:p>
    <w:p>
      <w:pPr>
        <w:pStyle w:val="affa"/>
        <w:keepNext/>
        <w:snapToGrid w:val="0"/>
        <w:spacing w:beforeLines="0" w:before="0" w:line="280" w:lineRule="exact"/>
        <w:ind w:firstLineChars="0" w:firstLine="0"/>
        <w:rPr>
          <w:ins w:id="1001521" w:author="Codex" w:date="2026-10-06T15:06:37Z"/>
          <w:rFonts w:cs="Times New Roman"/>
          <w:szCs w:val="21"/>
        </w:rPr>
      </w:pPr>
      <w:ins w:id="1001522" w:author="Codex" w:date="2026-10-06T15:06:37Z">
        <w:r>
          <w:rPr>
            <w:rFonts w:cs="Times New Roman" w:hint="eastAsia"/>
            <w:szCs w:val="21"/>
          </w:rPr>
          <w:t>表11 两项探索性候选的实际定义与去dwm后结果</w:t>
        </w:r>
        <w:r>
          <w:rPr>
            <w:rFonts w:cs="Times New Roman"/>
            <w:szCs w:val="21"/>
          </w:rPr>
          <w:t xml:space="preserve"/>
        </w:r>
        <w:r>
          <w:rPr>
            <w:rFonts w:cs="Times New Roman" w:hint="eastAsia"/>
            <w:szCs w:val="21"/>
          </w:rPr>
          <w:t/>
        </w:r>
      </w:ins>
    </w:p>
    <w:tbl>
      <w:tblPr>
        <w:tblW w:w="0" w:type="auto"/>
        <w:tblInd w:w="0" w:type="dxa"/>
        <w:tblBorders>
          <w:top w:val="single" w:sz="8" w:color="auto"/>
          <w:bottom w:val="single" w:sz="8" w:color="auto"/>
        </w:tblBorders>
        <w:tblLayout w:type="autofit"/>
        <w:tblPrChange w:id="1001740" w:author="Codex" w:date="2026-10-07T12:00:00Z">
          <w:tblPr>
            <w:tblW w:w="0" w:type="auto"/>
            <w:tblInd w:w="0" w:type="dxa"/>
            <w:tblBorders>
              <w:top w:val="single" w:sz="8" w:color="auto"/>
              <w:bottom w:val="single" w:sz="8" w:color="auto"/>
            </w:tblBorders>
            <w:tblLayout w:type="autofit"/>
          </w:tblPr>
        </w:tblPrChange>
      </w:tblPr>
      <w:tblGrid>
        <w:gridCol w:w="1400"/>
        <w:gridCol w:w="3800"/>
        <w:gridCol w:w="3800"/>
      </w:tblGrid>
      <w:tr>
        <w:trPr>
          <w:tblHeader/>
          <w:ins w:id="1001523" w:author="Codex" w:date="2026-10-06T15:06:37Z"/>
        </w:trPr>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项目</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相对位置跃迁（FEAS_031）</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分差变化（FEAS_041）</w:t>
            </w:r>
          </w:p>
        </w:tc>
      </w:tr>
      <w:tr>
        <w:trPr>
          <w:ins w:id="1001524"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收入X及支持Y</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X：本人实际收入增加；Y：向特定父／母实际月均支持增加</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X、Y同031</w:t>
            </w:r>
          </w:p>
        </w:tc>
      </w:tr>
      <w:tr>
        <w:trPr>
          <w:ins w:id="1001525"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相对评价M</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基期本人≤配偶，期末本人&gt;配偶记1，否则0；固定0→1</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本人减配偶满意度分差的两期变化；固定0→1分</w:t>
            </w:r>
          </w:p>
        </w:tc>
      </w:tr>
      <w:tr>
        <w:trPr>
          <w:ins w:id="1001526"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资格总体</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基期本人不高于配偶，且双方两期评分可用</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完整案例且基期分差加0和1均在[−4，4]；排除61条端点不合法记录</w:t>
            </w:r>
          </w:p>
        </w:tc>
      </w:tr>
      <w:tr>
        <w:trPr>
          <w:ins w:id="1001527"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记录／簇</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9879／2939</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12564／3149</w:t>
            </w:r>
          </w:p>
        </w:tc>
      </w:tr>
      <w:tr>
        <w:trPr>
          <w:ins w:id="1001528"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去dwm后ΔOR</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−0.409</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−0.085</w:t>
            </w:r>
          </w:p>
        </w:tc>
      </w:tr>
      <w:tr>
        <w:trPr>
          <w:ins w:id="1001529"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未调整95%区间</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[−0.669，−0.150]</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[−0.163，−0.008]</w:t>
            </w:r>
          </w:p>
        </w:tc>
      </w:tr>
    </w:tbl>
    <w:p>
      <w:pPr>
        <w:pStyle w:val="af5"/>
        <w:snapToGrid w:val="0"/>
        <w:ind w:firstLine="420"/>
        <w:jc w:val="both"/>
        <w:rPr>
          <w:ins w:id="1001530" w:author="Codex" w:date="2026-10-06T15:06:37Z"/>
          <w:sz w:val="21"/>
          <w:szCs w:val="21"/>
        </w:rPr>
      </w:pPr>
      <w:ins w:id="1001531" w:author="Codex" w:date="2026-10-06T15:06:37Z">
        <w:r>
          <w:rPr>
            <w:rFonts w:ascii="Times New Roman" w:hAnsi="Times New Roman" w:eastAsia="SimSun" w:cs="Times New Roman"/>
            <w:sz w:val="21"/>
            <w:szCs w:val="21"/>
          </w:rPr>
          <w:t>注：记录为亲子二元组—区间。两个候选的资格总体不同，不能按ΔOR绝对大小比较社会作用强弱。区间采用B=1,000的中心化绝对偏差规则；本版本未计算新p或搜索校正。</w:t>
        </w:r>
      </w:ins>
    </w:p>
    <w:p>
      <w:pPr>
        <w:pStyle w:val="af5"/>
        <w:snapToGrid w:val="0"/>
        <w:ind w:firstLine="420"/>
        <w:jc w:val="both"/>
        <w:rPr>
          <w:ins w:id="1001532" w:author="Codex" w:date="2026-10-06T15:06:37Z"/>
          <w:sz w:val="21"/>
          <w:szCs w:val="21"/>
        </w:rPr>
      </w:pPr>
      <w:ins w:id="1001533" w:author="Codex" w:date="2026-10-06T15:06:37Z">
        <w:r>
          <w:rPr>
            <w:rFonts w:ascii="Times New Roman" w:hAnsi="Times New Roman" w:eastAsia="SimSun" w:cs="Times New Roman"/>
            <w:sz w:val="21"/>
            <w:szCs w:val="21"/>
          </w:rPr>
          <w:t>两个时期的点估计均为负，逐簇删除也未显示某一个簇主导结果；这些检查检验点估计的稳定性，不表示每个时期或每次删簇后均显著。两种操作化使用同一资料，不能视为两个独立复制。</w:t>
        </w:r>
      </w:ins>
    </w:p>
    <w:p>
      <w:pPr>
        <w:pStyle w:val="af5"/>
        <w:snapToGrid w:val="0"/>
        <w:ind w:firstLine="420"/>
        <w:jc w:val="both"/>
        <w:rPr>
          <w:ins w:id="1001534" w:author="Codex" w:date="2026-10-06T15:06:37Z"/>
          <w:sz w:val="21"/>
          <w:szCs w:val="21"/>
        </w:rPr>
      </w:pPr>
      <w:ins w:id="1001535" w:author="Codex" w:date="2026-10-06T15:06:37Z">
        <w:r>
          <w:rPr>
            <w:rFonts w:ascii="Times New Roman" w:hAnsi="Times New Roman" w:eastAsia="SimSun" w:cs="Times New Roman"/>
            <w:sz w:val="21"/>
            <w:szCs w:val="21"/>
          </w:rPr>
          <w:t>候选均来自系统搜索。在历史B=200版本中，考虑120项同指标对比后，031与041的调整p分别为0.134和0.632；合并两种目标后进一步增大（表12）。这项补充核查利用保存重复之间的相关性，但不涵盖全部后续自适应分析。历史校正与去dwm后的模型分开报告，不拼接为同一套推断。</w:t>
        </w:r>
      </w:ins>
    </w:p>
    <w:p>
      <w:pPr>
        <w:pStyle w:val="affa"/>
        <w:keepNext/>
        <w:snapToGrid w:val="0"/>
        <w:spacing w:beforeLines="0" w:before="0" w:line="280" w:lineRule="exact"/>
        <w:ind w:firstLineChars="0" w:firstLine="0"/>
        <w:rPr>
          <w:ins w:id="1001536" w:author="Codex" w:date="2026-10-06T15:06:37Z"/>
          <w:rFonts w:cs="Times New Roman"/>
          <w:szCs w:val="21"/>
        </w:rPr>
      </w:pPr>
      <w:ins w:id="1001537" w:author="Codex" w:date="2026-10-06T15:06:37Z">
        <w:r>
          <w:rPr>
            <w:rFonts w:cs="Times New Roman" w:hint="eastAsia"/>
            <w:szCs w:val="21"/>
          </w:rPr>
          <w:t>表12 候选的历史原始p与历史搜索校正（ΔCDE）</w:t>
        </w:r>
        <w:r>
          <w:rPr>
            <w:rFonts w:cs="Times New Roman"/>
            <w:szCs w:val="21"/>
          </w:rPr>
          <w:t xml:space="preserve"/>
        </w:r>
        <w:r>
          <w:rPr>
            <w:rFonts w:cs="Times New Roman" w:hint="eastAsia"/>
            <w:szCs w:val="21"/>
          </w:rPr>
          <w:t/>
        </w:r>
      </w:ins>
    </w:p>
    <w:tbl>
      <w:tblPr>
        <w:tblW w:w="0" w:type="auto"/>
        <w:tblInd w:w="0" w:type="dxa"/>
        <w:tblBorders>
          <w:top w:val="single" w:sz="8" w:color="auto"/>
          <w:bottom w:val="single" w:sz="8" w:color="auto"/>
        </w:tblBorders>
        <w:tblLayout w:type="autofit"/>
        <w:tblPrChange w:id="1001741" w:author="Codex" w:date="2026-10-07T12:00:00Z">
          <w:tblPr>
            <w:tblW w:w="0" w:type="auto"/>
            <w:tblInd w:w="0" w:type="dxa"/>
            <w:tblBorders>
              <w:top w:val="single" w:sz="8" w:color="auto"/>
              <w:bottom w:val="single" w:sz="8" w:color="auto"/>
            </w:tblBorders>
            <w:tblLayout w:type="autofit"/>
          </w:tblPr>
        </w:tblPrChange>
      </w:tblPr>
      <w:tblGrid>
        <w:gridCol w:w="2250"/>
        <w:gridCol w:w="2250"/>
        <w:gridCol w:w="2250"/>
        <w:gridCol w:w="2250"/>
      </w:tblGrid>
      <w:tr>
        <w:trPr>
          <w:tblHeader/>
          <w:ins w:id="1001538" w:author="Codex" w:date="2026-10-06T15:06:37Z"/>
        </w:trPr>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版本／候选</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原始p</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同指标120项调整p</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合并240项目标调整p</w:t>
            </w:r>
          </w:p>
        </w:tc>
      </w:tr>
      <w:tr>
        <w:trPr>
          <w:ins w:id="1001539"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历史B=200／031</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0.004975</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0.134328</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0.542289</w:t>
            </w:r>
          </w:p>
        </w:tc>
      </w:tr>
      <w:tr>
        <w:trPr>
          <w:ins w:id="1001540"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历史B=200／041</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0.039801</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0.631841</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0.915423</w:t>
            </w:r>
          </w:p>
        </w:tc>
      </w:tr>
      <w:tr>
        <w:trPr>
          <w:ins w:id="1001541"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旧B=1,000／031</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0.002997</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未计算</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未计算</w:t>
            </w:r>
          </w:p>
        </w:tc>
      </w:tr>
      <w:tr>
        <w:trPr>
          <w:ins w:id="1001542"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旧B=1,000／041</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0.032967</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未计算</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未计算</w:t>
            </w:r>
          </w:p>
        </w:tc>
      </w:tr>
    </w:tbl>
    <w:p>
      <w:pPr>
        <w:pStyle w:val="af5"/>
        <w:snapToGrid w:val="0"/>
        <w:ind w:firstLine="420"/>
        <w:jc w:val="both"/>
        <w:rPr>
          <w:ins w:id="1001543" w:author="Codex" w:date="2026-10-06T15:06:37Z"/>
          <w:sz w:val="21"/>
          <w:szCs w:val="21"/>
        </w:rPr>
      </w:pPr>
      <w:ins w:id="1001544" w:author="Codex" w:date="2026-10-06T15:06:37Z">
        <w:r>
          <w:rPr>
            <w:rFonts w:ascii="Times New Roman" w:hAnsi="Times New Roman" w:eastAsia="SimSun" w:cs="Times New Roman"/>
            <w:sz w:val="21"/>
            <w:szCs w:val="21"/>
          </w:rPr>
          <w:t>注：历史B=200对应150个登记规格中的120个可估规格，每项有间接效应和ΔCDE两个目标；240个目标不等于240个独立检验。旧B=1,000来自筛选后精化，未另作搜索校正。此表所有模型均保留原dwm调整；其p值不适用于表11的修订模型。</w:t>
        </w:r>
      </w:ins>
    </w:p>
    <w:p>
      <w:pPr>
        <w:pStyle w:val="af5"/>
        <w:snapToGrid w:val="0"/>
        <w:ind w:firstLine="420"/>
        <w:jc w:val="both"/>
        <w:rPr>
          <w:ins w:id="1001545" w:author="Codex" w:date="2026-10-06T15:06:37Z"/>
          <w:sz w:val="21"/>
          <w:szCs w:val="21"/>
        </w:rPr>
      </w:pPr>
      <w:ins w:id="1001546" w:author="Codex" w:date="2026-10-06T15:06:37Z">
        <w:r>
          <w:rPr>
            <w:rFonts w:ascii="Times New Roman" w:hAnsi="Times New Roman" w:eastAsia="SimSun" w:cs="Times New Roman"/>
            <w:sz w:val="21"/>
            <w:szCs w:val="21"/>
          </w:rPr>
          <w:t>三状态金额复核恢复了原金额的可估计性，但没有提供预设5%水平下的整体修饰证据。基期本人满意度为5分时，收入增加对应的支持金额对比低于4分及≤3分状态；原金额与预定99%封顶口径的整体p分别为0.132和0.080（表13）。两者各有2,000次有效重复，固定六项家族调整后亦未显著。该结果描述不同满意度状态下的收入联系，不能解读为提高满意度使支持金额减少。</w:t>
        </w:r>
      </w:ins>
    </w:p>
    <w:p>
      <w:pPr>
        <w:pStyle w:val="affa"/>
        <w:keepNext/>
        <w:snapToGrid w:val="0"/>
        <w:spacing w:beforeLines="0" w:before="0" w:line="280" w:lineRule="exact"/>
        <w:ind w:firstLineChars="0" w:firstLine="0"/>
        <w:rPr>
          <w:ins w:id="1001547" w:author="Codex" w:date="2026-10-06T15:06:37Z"/>
          <w:rFonts w:cs="Times New Roman"/>
          <w:szCs w:val="21"/>
        </w:rPr>
      </w:pPr>
      <w:ins w:id="1001548" w:author="Codex" w:date="2026-10-06T15:06:37Z">
        <w:r>
          <w:rPr>
            <w:rFonts w:cs="Times New Roman" w:hint="eastAsia"/>
            <w:szCs w:val="21"/>
          </w:rPr>
          <w:t>表13 三种基期满意度状态下的收入金额对比与整体检验</w:t>
        </w:r>
        <w:r>
          <w:rPr>
            <w:rFonts w:cs="Times New Roman"/>
            <w:szCs w:val="21"/>
          </w:rPr>
          <w:t xml:space="preserve"/>
        </w:r>
        <w:r>
          <w:rPr>
            <w:rFonts w:cs="Times New Roman" w:hint="eastAsia"/>
            <w:szCs w:val="21"/>
          </w:rPr>
          <w:t/>
        </w:r>
      </w:ins>
    </w:p>
    <w:tbl>
      <w:tblPr>
        <w:tblW w:w="0" w:type="auto"/>
        <w:tblInd w:w="0" w:type="dxa"/>
        <w:tblBorders>
          <w:top w:val="single" w:sz="8" w:color="auto"/>
          <w:bottom w:val="single" w:sz="8" w:color="auto"/>
        </w:tblBorders>
        <w:tblLayout w:type="autofit"/>
        <w:tblPrChange w:id="1001738" w:author="Codex" w:date="2026-10-07T12:00:00Z">
          <w:tblPr>
            <w:tblW w:w="0" w:type="auto"/>
            <w:tblInd w:w="0" w:type="dxa"/>
            <w:tblBorders>
              <w:top w:val="single" w:sz="8" w:color="auto"/>
              <w:bottom w:val="single" w:sz="8" w:color="auto"/>
            </w:tblBorders>
            <w:tblLayout w:type="autofit"/>
          </w:tblPr>
        </w:tblPrChange>
      </w:tblPr>
      <w:tblGrid>
        <w:gridCol w:w="1285"/>
        <w:gridCol w:w="1285"/>
        <w:gridCol w:w="1285"/>
        <w:gridCol w:w="1285"/>
        <w:gridCol w:w="1285"/>
        <w:gridCol w:w="1285"/>
        <w:gridCol w:w="1285"/>
      </w:tblGrid>
      <w:tr>
        <w:trPr>
          <w:tblHeader/>
          <w:ins w:id="1001549" w:author="Codex" w:date="2026-10-06T15:06:37Z"/>
        </w:trPr>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金额口径</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≤3分</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4分</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5分</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5分减≤3分</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5分减4分</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整体p</w:t>
            </w:r>
          </w:p>
        </w:tc>
      </w:tr>
      <w:tr>
        <w:trPr>
          <w:ins w:id="1001550"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原金额</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38.28</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44.66</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14.24</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−24.03</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−30.42</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0.132</w:t>
            </w:r>
          </w:p>
        </w:tc>
      </w:tr>
      <w:tr>
        <w:trPr>
          <w:ins w:id="1001551"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预定99%封顶</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36.67</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41.41</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11.06</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−25.61</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−30.36</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0.080</w:t>
            </w:r>
          </w:p>
        </w:tc>
      </w:tr>
    </w:tbl>
    <w:p>
      <w:pPr>
        <w:pStyle w:val="af5"/>
        <w:snapToGrid w:val="0"/>
        <w:ind w:firstLine="420"/>
        <w:jc w:val="both"/>
        <w:rPr>
          <w:ins w:id="1001552" w:author="Codex" w:date="2026-10-06T15:06:37Z"/>
          <w:sz w:val="21"/>
          <w:szCs w:val="21"/>
        </w:rPr>
      </w:pPr>
      <w:ins w:id="1001553" w:author="Codex" w:date="2026-10-06T15:06:37Z">
        <w:r>
          <w:rPr>
            <w:rFonts w:ascii="Times New Roman" w:hAnsi="Times New Roman" w:eastAsia="SimSun" w:cs="Times New Roman"/>
            <w:sz w:val="21"/>
            <w:szCs w:val="21"/>
          </w:rPr>
          <w:t>注：金额单位为元／月。各状态的数值为收入增加与未增加的标准化总体金额对比；两个差值共同构成预先登记的整体检验，不另加局部显著性星号。封顶用固定阈值pmin处理，没有删除大额记录。</w:t>
        </w:r>
      </w:ins>
    </w:p>
    <w:p>
      <w:pPr>
        <w:pStyle w:val="af5"/>
        <w:snapToGrid w:val="0"/>
        <w:ind w:firstLine="420"/>
        <w:jc w:val="both"/>
        <w:rPr>
          <w:ins w:id="1001554" w:author="Codex" w:date="2026-10-06T15:06:37Z"/>
          <w:sz w:val="21"/>
          <w:szCs w:val="21"/>
        </w:rPr>
      </w:pPr>
      <w:ins w:id="1001555" w:author="Codex" w:date="2026-10-06T15:06:37Z">
        <w:r>
          <w:rPr>
            <w:rFonts w:ascii="Times New Roman" w:hAnsi="Times New Roman" w:eastAsia="SimSun" w:cs="Times New Roman"/>
            <w:sz w:val="21"/>
            <w:szCs w:val="21"/>
          </w:rPr>
          <w:t>本人—波次辅助分析使用13,293条记录，涉及5,249名成年子女和3,186簇。本人及配偶满意度的人际均值每高1分，支持发生概率分别高1.66和1.84个百分点，原始p分别为0.046和0.031；两项个人内偏差未达到5%水平。固定六项家族调整后，四项满意度关联均未显著（附录E表E.1）。人际均值差异不表示同一个人满意度提高后的作用，也不能替代中介或修饰检验。</w:t>
        </w:r>
      </w:ins>
    </w:p>
    <w:p>
      <w:pPr>
        <w:pStyle w:val="af5"/>
        <w:snapToGrid w:val="0"/>
        <w:ind w:firstLine="420"/>
        <w:jc w:val="both"/>
        <w:rPr>
          <w:ins w:id="1001556" w:author="Codex" w:date="2026-10-06T15:06:37Z"/>
          <w:sz w:val="21"/>
          <w:szCs w:val="21"/>
        </w:rPr>
      </w:pPr>
      <w:ins w:id="1001557" w:author="Codex" w:date="2026-10-06T15:06:37Z">
        <w:r>
          <w:rPr>
            <w:rFonts w:ascii="Times New Roman" w:hAnsi="Times New Roman" w:eastAsia="SimSun" w:cs="Times New Roman"/>
            <w:sz w:val="21"/>
            <w:szCs w:val="21"/>
          </w:rPr>
          <w:t>既有分期结果中，女儿减儿子的收入概率对比点差，在2018—2020年和2020—2022年分别为9.23和0.17个百分点。这些结果仅作描述，没有新增跨期差异检验。综合结果保留了相对评价变化的有限修饰线索，尚不足以确认完整中介或普遍修饰机制。</w:t>
        </w:r>
      </w:ins>
    </w:p>
    <w:p w14:paraId="73ADA72F" w14:textId="7FF691C3" w:rsidR="008B4A32" w:rsidRDefault="00DF30F9" w:rsidP="00624EAE">
      <w:pPr>
        <w:pStyle w:val="aff2"/>
        <w:keepNext/>
        <w:pageBreakBefore/>
        <w:snapToGrid w:val="0"/>
        <w:spacing w:before="312" w:after="312" w:line="360" w:lineRule="exact"/>
      </w:pPr>
      <w:r>
        <w:lastRenderedPageBreak/>
        <w:t>四、讨论与结论</w:t>
      </w:r>
    </w:p>
    <w:p w14:paraId="67F39E26" w14:textId="4F3B76E6" w:rsidR="00FB24F4" w:rsidRPr="00270697" w:rsidRDefault="00FB24F4">
      <w:pPr>
        <w:pStyle w:val="af5"/>
        <w:snapToGrid w:val="0"/>
        <w:ind w:firstLine="420"/>
        <w:jc w:val="both"/>
        <w:rPr>
          <w:del w:id="11" w:author="Codex" w:date="2026-10-05T14:02:24Z"/>
          <w:sz w:val="21"/>
          <w:szCs w:val="21"/>
        </w:rPr>
      </w:pPr>
      <w:del w:id="12" w:author="Codex" w:date="2026-10-05T14:02:24Z">
        <w:r>
          <w:rPr>
            <w:sz w:val="21"/>
            <w:szCs w:val="21"/>
          </w:rPr>
          <w:delText>本文以收入正向转移、本人／配偶婚姻评价和父母特定经济支持的变化记录，考察经济资源与家庭关系的联系。基础回归显示，部分资格总体中的收入</w:delText>
        </w:r>
        <w:r>
          <w:rPr>
            <w:sz w:val="21"/>
            <w:szCs w:val="21"/>
          </w:rPr>
          <w:delText>—</w:delText>
        </w:r>
        <w:r>
          <w:rPr>
            <w:sz w:val="21"/>
            <w:szCs w:val="21"/>
          </w:rPr>
          <w:delText>支持正向关联较为清楚，</w:delText>
        </w:r>
        <w:r>
          <w:rPr>
            <w:sz w:val="21"/>
            <w:szCs w:val="21"/>
          </w:rPr>
          <w:delText>X—M</w:delText>
        </w:r>
        <w:r>
          <w:rPr>
            <w:sz w:val="21"/>
            <w:szCs w:val="21"/>
          </w:rPr>
          <w:delText>与</w:delText>
        </w:r>
        <w:r>
          <w:rPr>
            <w:sz w:val="21"/>
            <w:szCs w:val="21"/>
          </w:rPr>
          <w:delText>M—Y</w:delText>
        </w:r>
        <w:r>
          <w:rPr>
            <w:sz w:val="21"/>
            <w:szCs w:val="21"/>
          </w:rPr>
          <w:delText>平均关联则不明确。由两两关联不能推断完整传导机制；历史分解的近零间接量也不能补足尚未满足的支持和时序条件。</w:delText>
        </w:r>
      </w:del>
    </w:p>
    <w:p w14:paraId="0806FD30" w14:textId="7DAD6801" w:rsidR="00FB24F4" w:rsidRPr="00270697" w:rsidRDefault="00FB24F4">
      <w:pPr>
        <w:pStyle w:val="af5"/>
        <w:snapToGrid w:val="0"/>
        <w:ind w:firstLine="420"/>
        <w:jc w:val="both"/>
        <w:rPr>
          <w:del w:id="13" w:author="Codex" w:date="2026-10-05T14:02:24Z"/>
          <w:sz w:val="21"/>
          <w:szCs w:val="21"/>
        </w:rPr>
      </w:pPr>
      <w:del w:id="14" w:author="Codex" w:date="2026-10-05T14:02:24Z">
        <w:r>
          <w:rPr>
            <w:sz w:val="21"/>
            <w:szCs w:val="21"/>
          </w:rPr>
          <w:delText>标准化加性交互提示，绝对收入与相对满意度位置组合中存在本人负向、配偶正向的部分情境模式，其中配偶方向的多重校正证据较弱。这些关联与资源分配受到夫妻关系位置影响的解释相容，却没有在所有构念与角色中重复出现。本文的经验贡献因而是明确关联模式、目标人群和可检验边界，并揭示将关系机制进一步量化为因果份额所面临的限制。</w:delText>
        </w:r>
      </w:del>
    </w:p>
    <w:p w14:paraId="0F2BC4B3" w14:textId="44DA742C" w:rsidR="00FB24F4" w:rsidRDefault="00FB24F4">
      <w:pPr>
        <w:pStyle w:val="af5"/>
        <w:snapToGrid w:val="0"/>
        <w:ind w:firstLine="420"/>
        <w:jc w:val="both"/>
        <w:rPr>
          <w:del w:id="15" w:author="Codex" w:date="2026-10-05T14:02:24Z"/>
          <w:sz w:val="21"/>
          <w:szCs w:val="21"/>
        </w:rPr>
      </w:pPr>
      <w:del w:id="16" w:author="Codex" w:date="2026-10-05T14:02:24Z">
        <w:r>
          <w:rPr>
            <w:sz w:val="21"/>
            <w:szCs w:val="21"/>
          </w:rPr>
          <w:delText>在政策讨论中，应区分增加经济资源、改善婚姻体验与提高对父母支持三项目标。本研究的关联和条件预测尚不能判断具体婚姻服务能产生多少支持收益，也不能从</w:delText>
        </w:r>
        <w:r>
          <w:rPr>
            <w:sz w:val="21"/>
            <w:szCs w:val="21"/>
          </w:rPr>
          <w:delText>CDE</w:delText>
        </w:r>
        <w:r>
          <w:rPr>
            <w:sz w:val="21"/>
            <w:szCs w:val="21"/>
          </w:rPr>
          <w:delText>差或</w:delText>
        </w:r>
        <w:r>
          <w:rPr>
            <w:sz w:val="21"/>
            <w:szCs w:val="21"/>
          </w:rPr>
          <w:delText>PE</w:delText>
        </w:r>
        <w:r>
          <w:rPr>
            <w:sz w:val="21"/>
            <w:szCs w:val="21"/>
          </w:rPr>
          <w:delText>推导治理贡献。夫妻关系可作为理解家庭支持安排的背景，但其能否成为改善老年人经济支持的干预手段仍需独立设计与评估。</w:delText>
        </w:r>
      </w:del>
    </w:p>
    <w:p w14:paraId="1D25CB97" w14:textId="55813DEE" w:rsidR="00FB24F4" w:rsidRPr="00270697" w:rsidRDefault="00FB24F4">
      <w:pPr>
        <w:pStyle w:val="af5"/>
        <w:snapToGrid w:val="0"/>
        <w:ind w:firstLine="420"/>
        <w:jc w:val="both"/>
        <w:rPr>
          <w:del w:id="17" w:author="Codex" w:date="2026-10-05T14:02:24Z"/>
          <w:sz w:val="21"/>
          <w:szCs w:val="21"/>
        </w:rPr>
      </w:pPr>
      <w:del w:id="18" w:author="Codex" w:date="2026-10-05T14:02:24Z">
        <w:r>
          <w:rPr>
            <w:sz w:val="21"/>
            <w:szCs w:val="21"/>
          </w:rPr>
          <w:delText>当前结论至少有四项边界。第一，同期变化与回溯窗口重叠，</w:delText>
        </w:r>
        <w:r>
          <w:rPr>
            <w:sz w:val="21"/>
            <w:szCs w:val="21"/>
          </w:rPr>
          <w:delText>X</w:delText>
        </w:r>
        <w:r>
          <w:rPr>
            <w:sz w:val="21"/>
            <w:szCs w:val="21"/>
          </w:rPr>
          <w:delText>、</w:delText>
        </w:r>
        <w:r>
          <w:rPr>
            <w:sz w:val="21"/>
            <w:szCs w:val="21"/>
          </w:rPr>
          <w:delText>L</w:delText>
        </w:r>
        <w:r>
          <w:rPr>
            <w:sz w:val="21"/>
            <w:szCs w:val="21"/>
          </w:rPr>
          <w:delText>、</w:delText>
        </w:r>
        <w:r>
          <w:rPr>
            <w:sz w:val="21"/>
            <w:szCs w:val="21"/>
          </w:rPr>
          <w:delText>M</w:delText>
        </w:r>
        <w:r>
          <w:rPr>
            <w:sz w:val="21"/>
            <w:szCs w:val="21"/>
          </w:rPr>
          <w:delText>、</w:delText>
        </w:r>
        <w:r>
          <w:rPr>
            <w:sz w:val="21"/>
            <w:szCs w:val="21"/>
          </w:rPr>
          <w:delText>Y</w:delText>
        </w:r>
        <w:r>
          <w:rPr>
            <w:sz w:val="21"/>
            <w:szCs w:val="21"/>
          </w:rPr>
          <w:delText>的先后尚未确立；第二，资格限定、完整案例与稳定配偶选择限制外推，成年子女聚类亦未完全涵盖家庭依赖；第三，历史模型的</w:delText>
        </w:r>
        <w:r>
          <w:rPr>
            <w:sz w:val="21"/>
            <w:szCs w:val="21"/>
          </w:rPr>
          <w:delText>Gaussian</w:delText>
        </w:r>
        <w:r>
          <w:rPr>
            <w:sz w:val="21"/>
            <w:szCs w:val="21"/>
          </w:rPr>
          <w:delText>处理后状态支持不匹配，原生部分分解与比例的风险尺度解释不一致；第四，后续候选在相对链中出现固定</w:delText>
        </w:r>
        <w:r>
          <w:rPr>
            <w:sz w:val="21"/>
            <w:szCs w:val="21"/>
          </w:rPr>
          <w:delText>M</w:delText>
        </w:r>
        <w:r>
          <w:rPr>
            <w:sz w:val="21"/>
            <w:szCs w:val="21"/>
          </w:rPr>
          <w:delText>的定义禁配，在绝对链</w:delText>
        </w:r>
        <w:r>
          <w:rPr>
            <w:sz w:val="21"/>
            <w:szCs w:val="21"/>
          </w:rPr>
          <w:delText>40</w:delText>
        </w:r>
        <w:r>
          <w:rPr>
            <w:sz w:val="21"/>
            <w:szCs w:val="21"/>
          </w:rPr>
          <w:delText>次诊断中有</w:delText>
        </w:r>
        <w:r>
          <w:rPr>
            <w:sz w:val="21"/>
            <w:szCs w:val="21"/>
          </w:rPr>
          <w:delText>23</w:delText>
        </w:r>
        <w:r>
          <w:rPr>
            <w:sz w:val="21"/>
            <w:szCs w:val="21"/>
          </w:rPr>
          <w:delText>次产生非法概率，未达到正式重估条件。后续若以因果份额为核心，须另行确定可行联合干预、有界结局概率及时间设计，不能以增大</w:delText>
        </w:r>
        <w:r>
          <w:rPr>
            <w:sz w:val="21"/>
            <w:szCs w:val="21"/>
          </w:rPr>
          <w:delText>bootstrap</w:delText>
        </w:r>
        <w:r>
          <w:rPr>
            <w:sz w:val="21"/>
            <w:szCs w:val="21"/>
          </w:rPr>
          <w:delText>次数或追加分组替代这些工作。</w:delText>
        </w:r>
      </w:del>
    </w:p>
    <w:p w14:paraId="25492147" w14:textId="77777777" w:rsidR="006B7537" w:rsidRDefault="00107537">
      <w:pPr>
        <w:pStyle w:val="af5"/>
        <w:snapToGrid w:val="0"/>
        <w:ind w:firstLine="420"/>
        <w:jc w:val="both"/>
        <w:rPr>
          <w:ins w:id="1001558" w:author="Codex" w:date="2026-10-06T15:06:37Z"/>
          <w:sz w:val="21"/>
          <w:szCs w:val="21"/>
        </w:rPr>
      </w:pPr>
      <w:ins w:id="1001559" w:author="Codex" w:date="2026-10-06T15:06:37Z">
        <w:r>
          <w:rPr>
            <w:sz w:val="21"/>
            <w:szCs w:val="21"/>
          </w:rPr>
          <w:t>本文考察收入变化、本人及配偶婚姻评价与向上代际经济支持之间的联系。基础回归在部分资格总体中呈现收入—支持的正向关联，但两两关联不能证明完整传导机制。系统探索与限定复核没有提供明确的完整中介证据；相对婚姻评价的两种操作化保留了负向修饰线索，历史搜索校正后均未显著。新14项没有合格规格达到预设精化条件。现有结果未支持普遍的婚姻满意度机制，也不能解释为夫妻关系与代际支持完全无关。</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ins>
    </w:p>
    <w:p w14:paraId="018E58EB" w14:textId="77777777" w:rsidR="006B7537" w:rsidRDefault="00107537">
      <w:pPr>
        <w:pStyle w:val="af5"/>
        <w:snapToGrid w:val="0"/>
        <w:ind w:firstLine="420"/>
        <w:jc w:val="both"/>
        <w:rPr>
          <w:ins w:id="1001560" w:author="Codex" w:date="2026-10-06T15:06:37Z"/>
          <w:sz w:val="21"/>
          <w:szCs w:val="21"/>
        </w:rPr>
      </w:pPr>
      <w:ins w:id="1001561" w:author="Codex" w:date="2026-10-06T15:06:37Z">
        <w:r>
          <w:rPr>
            <w:sz w:val="21"/>
            <w:szCs w:val="21"/>
          </w:rPr>
          <w:t>收入关联、满意度关联和机制检验应分别回答。女儿与儿子的收入—支持关联曾在次级分析中出现差异，但调整后及分期结果不足以支持稳定的性别差异。早期封顶金额模型在5分对4分的辅助对比中得到原始p=0.036；最终原金额与封顶金额的三状态整体p分别为0.132和0.080，均未达到预设5%水平。因此，辅助局部结果不能替代整体结论，也不能作为搜索校正后的确认性发现。各历史对比及其区间保留于附录D。</w:t>
        </w:r>
        <w:r>
          <w:rPr>
            <w:sz w:val="21"/>
            <w:szCs w:val="21"/>
          </w:rPr>
          <w:t xml:space="preserve"/>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xml:space="preserve"/>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ins>
    </w:p>
    <w:p>
      <w:pPr>
        <w:pStyle w:val="af5"/>
        <w:snapToGrid w:val="0"/>
        <w:ind w:firstLine="420"/>
        <w:jc w:val="both"/>
        <w:rPr>
          <w:ins w:id="1001562" w:author="Codex" w:date="2026-10-06T15:06:37Z"/>
          <w:sz w:val="21"/>
          <w:szCs w:val="21"/>
        </w:rPr>
      </w:pPr>
      <w:ins w:id="1001726" w:author="Codex" w:date="2026-10-07T12:00:00Z">
        <w:r>
          <w:rPr>
            <w:rFonts w:ascii="Times New Roman" w:hAnsi="Times New Roman" w:eastAsia="SimSun" w:cs="Times New Roman"/>
            <w:sz w:val="21"/>
            <w:szCs w:val="21"/>
          </w:rPr>
          <w:t>相对婚姻评价与婚姻质量改善是不同构念。相对位置跃迁记录中，约28.35%伴随本人评分提高、88.01%伴随配偶评分下降，两类可以重叠。约71.65%的相对位置跃迁记录中，配偶评分均下降，本人评分持平或亦下降，因此不能将这一候选作为本人婚姻评价改善所产生“推力”的直接证据。负向修饰也不能直接写成“婚姻越幸福越不支持父母”。根据探索结果形成的一种待检验解释是，夫妻关系评价的不对称变化与核心家庭、父代家庭之间的资源配置取向有关。本研究没有直接测量资源协商与控制过程，不能由相对评分差确认权力或谈判机制。关联、收入联系的修饰和完整中介回答不同问题，也不要求同时出现。</w:t>
        </w:r>
      </w:ins>
    </w:p>
    <w:p>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ins w:id="23" w:author="Codex" w:date="2026-10-05T14:02:24Z"/>
          <w:rFonts w:ascii="Times New Roman" w:hAnsi="Times New Roman" w:cs="Times New Roman" w:eastAsia="SimSun"/>
          <w:sz w:val="21"/>
          <w:szCs w:val="21"/>
        </w:rPr>
      </w:pPr>
      <w:ins w:id="24" w:author="Codex" w:date="2026-10-05T14:02:24Z">
        <w:r>
          <w:rPr>
            <w:rFonts w:ascii="Times New Roman" w:hAnsi="Times New Roman" w:cs="Times New Roman" w:eastAsia="SimSun"/>
            <w:sz w:val="21"/>
            <w:szCs w:val="21"/>
          </w:rPr>
          <w:t>在政策讨论中，应区分增加经济资源、改善婚姻体验与提高对父母支持三项目标。本研究的关联和条件预测尚不能判断具体婚姻服务能产生多少支持收益，也不能从历史CDE差或比例分解推导治理贡献。夫妻关系可以作为理解家庭支持安排的背景，其能否成为改善老年人经济支持的干预手段，仍需独立设计与评估。</w:t>
        </w:r>
      </w:ins>
    </w:p>
    <w:p w14:paraId="10544D46" w14:textId="77777777" w:rsidR="006B7537" w:rsidRDefault="00107537">
      <w:pPr>
        <w:pStyle w:val="af5"/>
        <w:snapToGrid w:val="0"/>
        <w:ind w:firstLine="420"/>
        <w:jc w:val="both"/>
        <w:rPr>
          <w:ins w:id="1001564" w:author="Codex" w:date="2026-10-06T15:06:37Z"/>
          <w:sz w:val="21"/>
          <w:szCs w:val="21"/>
        </w:rPr>
      </w:pPr>
      <w:ins w:id="1001565" w:author="Codex" w:date="2026-10-06T15:06:37Z">
        <w:r>
          <w:rPr>
            <w:sz w:val="21"/>
            <w:szCs w:val="21"/>
          </w:rPr>
          <w:t>当前结论有四项边界。第一，同期变化与回溯窗口重叠，收入、婚姻评价和支持行为的完整时序尚未确立。第二，资格限定、完整案例与稳定配偶选择限制外推；家庭关联簇也未必涵盖全部依赖。第三，历史模型的联合支持和尺度问题须按具体设定判断；当前031／041没有采用旧八链的处理后变量模型，但仍依赖其自身的支持和混杂控制假设。P3原金额的49次数值失败已在同一模型与抽样下修复，其他历史失败状态仍按附录记录保留。第四，系统搜索及后续复核反复使用同一资料，稳定性检查与批内多重校正不能提供独立样本确认。</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ins>
    </w:p>
    <w:p>
      <w:pPr>
        <w:pStyle w:val="af5"/>
        <w:snapToGrid w:val="0"/>
        <w:ind w:firstLine="420"/>
        <w:jc w:val="both"/>
        <w:rPr>
          <w:ins w:id="1001566" w:author="Codex" w:date="2026-10-06T15:06:37Z"/>
          <w:sz w:val="21"/>
          <w:szCs w:val="21"/>
        </w:rPr>
      </w:pPr>
      <w:ins w:id="1001567" w:author="Codex" w:date="2026-10-06T15:06:37Z">
        <w:r>
          <w:rPr>
            <w:rFonts w:ascii="Times New Roman" w:hAnsi="Times New Roman" w:eastAsia="SimSun" w:cs="Times New Roman"/>
            <w:sz w:val="21"/>
            <w:szCs w:val="21"/>
          </w:rPr>
          <w:t>本研究未发现经本次搜索背景核查后可确认的完整婚姻满意度中介或普遍修饰机制。少数相对评价变化组合保留了方向一致的探索性线索，但它们不等同于绝对婚姻质量改善，也不足以支持一般性的治理收益。当前结果未支持“收入改善普遍通过满意度提升促进父母支持”的强命题；夫妻关系与代际资源配置是否存在更广泛或长期的联系，仍需其他证据检验。</w:t>
        </w:r>
      </w:ins>
    </w:p>
    <w:p w14:paraId="4E001B0C" w14:textId="7FF691F5" w:rsidR="00FB24F4" w:rsidRDefault="00FB24F4">
      <w:pPr>
        <w:pStyle w:val="aff4"/>
        <w:keepNext/>
        <w:snapToGrid w:val="0"/>
        <w:spacing w:before="156" w:after="156" w:line="360" w:lineRule="exact"/>
        <w:ind w:firstLine="428"/>
      </w:pPr>
      <w:r>
        <w:t>附录</w:t>
      </w:r>
      <w:r>
        <w:t xml:space="preserve">A </w:t>
      </w:r>
      <w:r>
        <w:t>效应消除比例的原生输出</w:t>
      </w:r>
    </w:p>
    <w:p w14:paraId="751A883A" w14:textId="5C83A842"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75" w:author="Codex" w:date="2026-10-05T16:32:41.313017+00:00">
            <w:rPr>
              <w:sz w:val="21"/>
              <w:szCs w:val="21"/>
            </w:rPr>
          </w:rPrChange>
        </w:rPr>
        <w:pPrChange w:id="5729" w:author="Codex" w:date="2026-10-05T16:32:41.313017+00:00">
          <w:pPr>
            <w:pStyle w:val="af5"/>
            <w:snapToGrid w:val="0"/>
            <w:ind w:firstLine="420"/>
            <w:jc w:val="both"/>
          </w:pPr>
        </w:pPrChange>
      </w:pPr>
      <w:r>
        <w:rPr>
          <w:rFonts w:ascii="Times New Roman" w:hAnsi="Times New Roman" w:cs="Times New Roman" w:eastAsia="SimSun"/>
          <w:sz w:val="21"/>
          <w:szCs w:val="21"/>
          <w:rPrChange w:id="5730" w:author="Codex" w:date="2026-10-05T16:32:41.313017+00:00">
            <w:rPr>
              <w:sz w:val="21"/>
              <w:szCs w:val="21"/>
            </w:rPr>
          </w:rPrChange>
        </w:rPr>
        <w:t>表</w:t>
      </w:r>
      <w:r>
        <w:rPr>
          <w:rFonts w:ascii="Times New Roman" w:hAnsi="Times New Roman" w:cs="Times New Roman" w:eastAsia="SimSun"/>
          <w:sz w:val="21"/>
          <w:szCs w:val="21"/>
          <w:rPrChange w:id="5731" w:author="Codex" w:date="2026-10-05T16:32:41.313017+00:00">
            <w:rPr>
              <w:sz w:val="21"/>
              <w:szCs w:val="21"/>
            </w:rPr>
          </w:rPrChange>
        </w:rPr>
        <w:t>A.1</w:t>
      </w:r>
      <w:r>
        <w:rPr>
          <w:rFonts w:ascii="Times New Roman" w:hAnsi="Times New Roman" w:cs="Times New Roman" w:eastAsia="SimSun"/>
          <w:sz w:val="21"/>
          <w:szCs w:val="21"/>
          <w:rPrChange w:id="5732" w:author="Codex" w:date="2026-10-05T16:32:41.313017+00:00">
            <w:rPr>
              <w:sz w:val="21"/>
              <w:szCs w:val="21"/>
            </w:rPr>
          </w:rPrChange>
        </w:rPr>
        <w:t>及图</w:t>
      </w:r>
      <w:r>
        <w:rPr>
          <w:rFonts w:ascii="Times New Roman" w:hAnsi="Times New Roman" w:cs="Times New Roman" w:eastAsia="SimSun"/>
          <w:sz w:val="21"/>
          <w:szCs w:val="21"/>
          <w:rPrChange w:id="5733" w:author="Codex" w:date="2026-10-05T16:32:41.313017+00:00">
            <w:rPr>
              <w:sz w:val="21"/>
              <w:szCs w:val="21"/>
            </w:rPr>
          </w:rPrChange>
        </w:rPr>
        <w:t>A.1</w:t>
      </w:r>
      <w:r>
        <w:rPr>
          <w:rFonts w:ascii="Times New Roman" w:hAnsi="Times New Roman" w:cs="Times New Roman" w:eastAsia="SimSun"/>
          <w:sz w:val="21"/>
          <w:szCs w:val="21"/>
          <w:rPrChange w:id="5734" w:author="Codex" w:date="2026-10-05T16:32:41.313017+00:00">
            <w:rPr>
              <w:sz w:val="21"/>
              <w:szCs w:val="21"/>
            </w:rPr>
          </w:rPrChange>
        </w:rPr>
        <w:t>保留两种</w:t>
      </w:r>
      <w:r>
        <w:rPr>
          <w:rFonts w:ascii="Times New Roman" w:hAnsi="Times New Roman" w:cs="Times New Roman" w:eastAsia="SimSun"/>
          <w:sz w:val="21"/>
          <w:szCs w:val="21"/>
          <w:rPrChange w:id="5735" w:author="Codex" w:date="2026-10-05T16:32:41.313017+00:00">
            <w:rPr>
              <w:sz w:val="21"/>
              <w:szCs w:val="21"/>
            </w:rPr>
          </w:rPrChange>
        </w:rPr>
        <w:t>M</w:t>
      </w:r>
      <w:r>
        <w:rPr>
          <w:rFonts w:ascii="Times New Roman" w:hAnsi="Times New Roman" w:cs="Times New Roman" w:eastAsia="SimSun"/>
          <w:sz w:val="21"/>
          <w:szCs w:val="21"/>
          <w:rPrChange w:id="5736" w:author="Codex" w:date="2026-10-05T16:32:41.313017+00:00">
            <w:rPr>
              <w:sz w:val="21"/>
              <w:szCs w:val="21"/>
            </w:rPr>
          </w:rPrChange>
        </w:rPr>
        <w:t>状态下的历史原生</w:t>
      </w:r>
      <w:r>
        <w:rPr>
          <w:rFonts w:ascii="Times New Roman" w:hAnsi="Times New Roman" w:cs="Times New Roman" w:eastAsia="SimSun"/>
          <w:sz w:val="21"/>
          <w:szCs w:val="21"/>
          <w:rPrChange w:id="5737" w:author="Codex" w:date="2026-10-05T16:32:41.313017+00:00">
            <w:rPr>
              <w:sz w:val="21"/>
              <w:szCs w:val="21"/>
            </w:rPr>
          </w:rPrChange>
        </w:rPr>
        <w:t>rpe</w:t>
      </w:r>
      <w:r>
        <w:rPr>
          <w:rFonts w:ascii="Times New Roman" w:hAnsi="Times New Roman" w:cs="Times New Roman" w:eastAsia="SimSun"/>
          <w:sz w:val="21"/>
          <w:szCs w:val="21"/>
          <w:rPrChange w:id="5738" w:author="Codex" w:date="2026-10-05T16:32:41.313017+00:00">
            <w:rPr>
              <w:sz w:val="21"/>
              <w:szCs w:val="21"/>
            </w:rPr>
          </w:rPrChange>
        </w:rPr>
        <w:t>。核查已确认当前部分</w:t>
      </w:r>
      <w:r>
        <w:rPr>
          <w:rFonts w:ascii="Times New Roman" w:hAnsi="Times New Roman" w:cs="Times New Roman" w:eastAsia="SimSun"/>
          <w:sz w:val="21"/>
          <w:szCs w:val="21"/>
          <w:rPrChange w:id="5739" w:author="Codex" w:date="2026-10-05T16:32:41.313017+00:00">
            <w:rPr>
              <w:sz w:val="21"/>
              <w:szCs w:val="21"/>
            </w:rPr>
          </w:rPrChange>
        </w:rPr>
        <w:t>ER</w:t>
      </w:r>
      <w:r>
        <w:rPr>
          <w:rFonts w:ascii="Times New Roman" w:hAnsi="Times New Roman" w:cs="Times New Roman" w:eastAsia="SimSun"/>
          <w:sz w:val="21"/>
          <w:szCs w:val="21"/>
          <w:rPrChange w:id="5740" w:author="Codex" w:date="2026-10-05T16:32:41.313017+00:00">
            <w:rPr>
              <w:sz w:val="21"/>
              <w:szCs w:val="21"/>
            </w:rPr>
          </w:rPrChange>
        </w:rPr>
        <w:t>与比例输出的风险尺度解释不一致，部分总对比分母还接近无效值，因此这些数值仅供历史计算核对，不用于政策份额或假设支持判断。</w:t>
      </w:r>
    </w:p>
    <w:p w14:paraId="15E9165A" w14:textId="7FF69215"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9676" w:author="Codex" w:date="2026-10-05T16:32:41.313017+00:00">
            <w:rPr>
              <w:rFonts w:cs="Times New Roman"/>
              <w:szCs w:val="21"/>
            </w:rPr>
          </w:rPrChange>
        </w:rPr>
        <w:pPrChange w:id="5741" w:author="Codex" w:date="2026-10-05T16:32:41.313017+00:00">
          <w:pPr>
            <w:pStyle w:val="affa"/>
            <w:keepNext/>
            <w:keepLines/>
            <w:snapToGrid w:val="0"/>
            <w:spacing w:beforeLines="0" w:before="0" w:line="360" w:lineRule="exact"/>
            <w:ind w:firstLineChars="0" w:firstLine="0"/>
          </w:pPr>
        </w:pPrChange>
      </w:pPr>
      <w:r>
        <w:rPr>
          <w:rFonts w:ascii="Times New Roman" w:hAnsi="Times New Roman" w:cs="Times New Roman" w:eastAsia="KaiTi"/>
          <w:b w:val="0"/>
          <w:bCs w:val="0"/>
          <w:sz w:val="21"/>
          <w:szCs w:val="21"/>
          <w:rPrChange w:id="5742" w:author="Codex" w:date="2026-10-05T16:32:41.313017+00:00">
            <w:rPr>
              <w:rFonts w:cs="Times New Roman"/>
              <w:szCs w:val="21"/>
            </w:rPr>
          </w:rPrChange>
        </w:rPr>
        <w:t>表</w:t>
      </w:r>
      <w:r>
        <w:rPr>
          <w:rFonts w:ascii="Times New Roman" w:hAnsi="Times New Roman" w:cs="Times New Roman" w:eastAsia="KaiTi"/>
          <w:b w:val="0"/>
          <w:bCs w:val="0"/>
          <w:sz w:val="21"/>
          <w:szCs w:val="21"/>
          <w:rPrChange w:id="5743" w:author="Codex" w:date="2026-10-05T16:32:41.313017+00:00">
            <w:rPr>
              <w:rFonts w:cs="Times New Roman"/>
              <w:szCs w:val="21"/>
            </w:rPr>
          </w:rPrChange>
        </w:rPr>
        <w:t xml:space="preserve">A.1 </w:t>
      </w:r>
      <w:r>
        <w:rPr>
          <w:rFonts w:ascii="Times New Roman" w:hAnsi="Times New Roman" w:cs="Times New Roman" w:eastAsia="KaiTi"/>
          <w:b w:val="0"/>
          <w:bCs w:val="0"/>
          <w:sz w:val="21"/>
          <w:szCs w:val="21"/>
          <w:rPrChange w:id="5744" w:author="Codex" w:date="2026-10-05T16:32:41.313017+00:00">
            <w:rPr>
              <w:rFonts w:cs="Times New Roman"/>
              <w:szCs w:val="21"/>
            </w:rPr>
          </w:rPrChange>
        </w:rPr>
        <w:t>两种满意度状态下的原生</w:t>
      </w:r>
      <w:r>
        <w:rPr>
          <w:rFonts w:ascii="Times New Roman" w:hAnsi="Times New Roman" w:cs="Times New Roman" w:eastAsia="KaiTi"/>
          <w:b w:val="0"/>
          <w:bCs w:val="0"/>
          <w:sz w:val="21"/>
          <w:szCs w:val="21"/>
          <w:rPrChange w:id="5745" w:author="Codex" w:date="2026-10-05T16:32:41.313017+00:00">
            <w:rPr>
              <w:rFonts w:cs="Times New Roman"/>
              <w:szCs w:val="21"/>
            </w:rPr>
          </w:rPrChange>
        </w:rPr>
        <w:t>rpe</w:t>
      </w:r>
      <w:r>
        <w:rPr>
          <w:rFonts w:ascii="Times New Roman" w:hAnsi="Times New Roman" w:cs="Times New Roman" w:eastAsia="KaiTi"/>
          <w:b w:val="0"/>
          <w:bCs w:val="0"/>
          <w:sz w:val="21"/>
          <w:szCs w:val="21"/>
          <w:rPrChange w:id="5746" w:author="Codex" w:date="2026-10-05T16:32:41.313017+00:00">
            <w:rPr>
              <w:rFonts w:cs="Times New Roman"/>
              <w:szCs w:val="21"/>
            </w:rPr>
          </w:rPrChange>
        </w:rPr>
        <w:t>记录</w:t>
      </w:r>
    </w:p>
    <w:tbl>
      <w:tblPr>
        <w:tblStyle w:val="a3"/>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5747" w:author="Codex" w:date="2026-10-05T16:32:41.313017+00:00">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2497"/>
        <w:gridCol w:w="2497"/>
        <w:gridCol w:w="1044"/>
      </w:tblGrid>
      <w:tr w:rsidR="00011D10" w14:paraId="40B79175" w14:textId="77777777" w:rsidTr="00A40A8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color="000000"/>
              <w:left w:val="nil"/>
              <w:bottom w:val="single" w:sz="4" w:color="000000"/>
              <w:right w:val="nil"/>
              <w:insideH w:val="nil"/>
              <w:insideV w:val="nil"/>
            </w:tcBorders>
            <w:noWrap/>
            <w:tcMar>
              <w:left w:w="102" w:type="dxa"/>
              <w:right w:w="102" w:type="dxa"/>
            </w:tcMar>
            <w:tcPrChange w:id="5748"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2A0B492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77" w:author="Codex" w:date="2026-10-05T16:32:41.313017+00:00">
                  <w:rPr>
                    <w:rFonts w:cs="Times New Roman"/>
                    <w:szCs w:val="21"/>
                  </w:rPr>
                </w:rPrChange>
              </w:rPr>
              <w:pPrChange w:id="5749"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5750" w:author="Codex" w:date="2026-10-05T16:32:41.313017+00:00">
                  <w:rPr>
                    <w:rFonts w:cs="Times New Roman"/>
                    <w:szCs w:val="21"/>
                  </w:rPr>
                </w:rPrChange>
              </w:rPr>
              <w:t>链条</w:t>
            </w:r>
          </w:p>
        </w:tc>
        <w:tc>
          <w:tcPr>
            <w:tcW w:w="0" w:type="auto"/>
            <w:tcBorders>
              <w:top w:val="single" w:sz="12" w:color="000000"/>
              <w:left w:val="nil"/>
              <w:bottom w:val="single" w:sz="4" w:color="000000"/>
              <w:right w:val="nil"/>
              <w:insideH w:val="nil"/>
              <w:insideV w:val="nil"/>
            </w:tcBorders>
            <w:tcMar>
              <w:left w:w="102" w:type="dxa"/>
              <w:right w:w="102" w:type="dxa"/>
            </w:tcMar>
            <w:tcPrChange w:id="5751"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0E01F11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78" w:author="Codex" w:date="2026-10-05T16:32:41.313017+00:00">
                  <w:rPr>
                    <w:rFonts w:cs="Times New Roman"/>
                    <w:szCs w:val="21"/>
                  </w:rPr>
                </w:rPrChange>
              </w:rPr>
              <w:pPrChange w:id="5752"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5753" w:author="Codex" w:date="2026-10-05T16:32:41.313017+00:00">
                  <w:rPr>
                    <w:rFonts w:cs="Times New Roman"/>
                    <w:szCs w:val="21"/>
                  </w:rPr>
                </w:rPrChange>
              </w:rPr>
              <w:t>原生</w:t>
            </w:r>
            <w:r>
              <w:rPr>
                <w:rFonts w:ascii="Times New Roman" w:hAnsi="Times New Roman" w:cs="Times New Roman" w:eastAsia="SimSun"/>
                <w:b w:val="0"/>
                <w:bCs w:val="0"/>
                <w:sz w:val="21"/>
                <w:szCs w:val="21"/>
                <w:rPrChange w:id="5754" w:author="Codex" w:date="2026-10-05T16:32:41.313017+00:00">
                  <w:rPr>
                    <w:rFonts w:cs="Times New Roman"/>
                    <w:szCs w:val="21"/>
                  </w:rPr>
                </w:rPrChange>
              </w:rPr>
              <w:t>rpe(M=0)</w:t>
            </w:r>
          </w:p>
        </w:tc>
        <w:tc>
          <w:tcPr>
            <w:tcW w:w="0" w:type="auto"/>
            <w:tcBorders>
              <w:top w:val="single" w:sz="12" w:color="000000"/>
              <w:left w:val="nil"/>
              <w:bottom w:val="single" w:sz="4" w:color="000000"/>
              <w:right w:val="nil"/>
              <w:insideH w:val="nil"/>
              <w:insideV w:val="nil"/>
            </w:tcBorders>
            <w:tcMar>
              <w:left w:w="102" w:type="dxa"/>
              <w:right w:w="102" w:type="dxa"/>
            </w:tcMar>
            <w:tcPrChange w:id="5755"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7B8B320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79" w:author="Codex" w:date="2026-10-05T16:32:41.313017+00:00">
                  <w:rPr>
                    <w:rFonts w:cs="Times New Roman"/>
                    <w:szCs w:val="21"/>
                  </w:rPr>
                </w:rPrChange>
              </w:rPr>
              <w:pPrChange w:id="5756"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5757" w:author="Codex" w:date="2026-10-05T16:32:41.313017+00:00">
                  <w:rPr>
                    <w:rFonts w:cs="Times New Roman"/>
                    <w:szCs w:val="21"/>
                  </w:rPr>
                </w:rPrChange>
              </w:rPr>
              <w:t>原生</w:t>
            </w:r>
            <w:r>
              <w:rPr>
                <w:rFonts w:ascii="Times New Roman" w:hAnsi="Times New Roman" w:cs="Times New Roman" w:eastAsia="SimSun"/>
                <w:b w:val="0"/>
                <w:bCs w:val="0"/>
                <w:sz w:val="21"/>
                <w:szCs w:val="21"/>
                <w:rPrChange w:id="5758" w:author="Codex" w:date="2026-10-05T16:32:41.313017+00:00">
                  <w:rPr>
                    <w:rFonts w:cs="Times New Roman"/>
                    <w:szCs w:val="21"/>
                  </w:rPr>
                </w:rPrChange>
              </w:rPr>
              <w:t>rpe(M=1)</w:t>
            </w:r>
          </w:p>
        </w:tc>
        <w:tc>
          <w:tcPr>
            <w:tcW w:w="0" w:type="auto"/>
            <w:tcBorders>
              <w:top w:val="single" w:sz="12" w:color="000000"/>
              <w:left w:val="nil"/>
              <w:bottom w:val="single" w:sz="4" w:color="000000"/>
              <w:right w:val="nil"/>
              <w:insideH w:val="nil"/>
              <w:insideV w:val="nil"/>
            </w:tcBorders>
            <w:tcMar>
              <w:left w:w="102" w:type="dxa"/>
              <w:right w:w="102" w:type="dxa"/>
            </w:tcMar>
            <w:tcPrChange w:id="5759"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260C4B7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80" w:author="Codex" w:date="2026-10-05T16:32:41.313017+00:00">
                  <w:rPr>
                    <w:rFonts w:cs="Times New Roman"/>
                    <w:szCs w:val="21"/>
                  </w:rPr>
                </w:rPrChange>
              </w:rPr>
              <w:pPrChange w:id="5760"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5761" w:author="Codex" w:date="2026-10-05T16:32:41.313017+00:00">
                  <w:rPr>
                    <w:rFonts w:cs="Times New Roman"/>
                    <w:szCs w:val="21"/>
                  </w:rPr>
                </w:rPrChange>
              </w:rPr>
              <w:t>解释状态</w:t>
            </w:r>
          </w:p>
        </w:tc>
      </w:tr>
      <w:tr w:rsidR="00011D10" w14:paraId="2EF98B62"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5762" w:author="Codex" w:date="2026-10-05T16:32:41.313017+00:00">
              <w:tcPr>
                <w:tcW w:w="0" w:type="auto"/>
                <w:tcBorders>
                  <w:top w:val="nil"/>
                  <w:left w:val="nil"/>
                  <w:bottom w:val="nil"/>
                  <w:right w:val="nil"/>
                </w:tcBorders>
                <w:noWrap/>
                <w:tcMar>
                  <w:left w:w="102" w:type="dxa"/>
                  <w:right w:w="102" w:type="dxa"/>
                </w:tcMar>
                <w:vAlign w:val="center"/>
              </w:tcPr>
            </w:tcPrChange>
          </w:tcPr>
          <w:p w14:paraId="5D541A0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81" w:author="Codex" w:date="2026-10-05T16:32:41.313017+00:00">
                  <w:rPr>
                    <w:rFonts w:cs="Times New Roman"/>
                    <w:szCs w:val="21"/>
                  </w:rPr>
                </w:rPrChange>
              </w:rPr>
              <w:pPrChange w:id="576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764" w:author="Codex" w:date="2026-10-05T16:32:41.313017+00:00">
                  <w:rPr>
                    <w:rFonts w:cs="Times New Roman"/>
                    <w:szCs w:val="21"/>
                  </w:rPr>
                </w:rPrChange>
              </w:rPr>
              <w:t>AA-S</w:t>
            </w:r>
          </w:p>
        </w:tc>
        <w:tc>
          <w:tcPr>
            <w:tcW w:w="0" w:type="auto"/>
            <w:tcBorders>
              <w:top w:val="nil"/>
              <w:left w:val="nil"/>
              <w:bottom w:val="nil"/>
              <w:right w:val="nil"/>
              <w:insideH w:val="nil"/>
              <w:insideV w:val="nil"/>
            </w:tcBorders>
            <w:tcMar>
              <w:left w:w="102" w:type="dxa"/>
              <w:right w:w="102" w:type="dxa"/>
            </w:tcMar>
            <w:vAlign w:val="center"/>
            <w:tcPrChange w:id="5765" w:author="Codex" w:date="2026-10-05T16:32:41.313017+00:00">
              <w:tcPr>
                <w:tcW w:w="0" w:type="auto"/>
                <w:tcBorders>
                  <w:top w:val="nil"/>
                  <w:left w:val="nil"/>
                  <w:bottom w:val="nil"/>
                  <w:right w:val="nil"/>
                </w:tcBorders>
                <w:tcMar>
                  <w:left w:w="102" w:type="dxa"/>
                  <w:right w:w="102" w:type="dxa"/>
                </w:tcMar>
                <w:vAlign w:val="center"/>
              </w:tcPr>
            </w:tcPrChange>
          </w:tcPr>
          <w:p w14:paraId="7E788225"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82" w:author="Codex" w:date="2026-10-05T16:32:41.313017+00:00">
                  <w:rPr>
                    <w:bCs w:val="0"/>
                    <w:sz w:val="21"/>
                    <w:szCs w:val="21"/>
                  </w:rPr>
                </w:rPrChange>
              </w:rPr>
              <w:pPrChange w:id="576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767" w:author="Codex" w:date="2026-10-05T16:32:41.313017+00:00">
                  <w:rPr>
                    <w:bCs w:val="0"/>
                    <w:sz w:val="21"/>
                    <w:szCs w:val="21"/>
                  </w:rPr>
                </w:rPrChange>
              </w:rPr>
              <w:t>0.303</w:t>
            </w:r>
            <w:r>
              <w:rPr>
                <w:rFonts w:ascii="Times New Roman" w:hAnsi="Times New Roman" w:cs="Times New Roman" w:eastAsia="SimSun"/>
                <w:b w:val="0"/>
                <w:bCs w:val="0"/>
                <w:sz w:val="21"/>
                <w:szCs w:val="21"/>
                <w:rPrChange w:id="5768" w:author="Codex" w:date="2026-10-05T16:32:41.313017+00:00">
                  <w:rPr>
                    <w:bCs w:val="0"/>
                    <w:sz w:val="21"/>
                    <w:szCs w:val="21"/>
                  </w:rPr>
                </w:rPrChange>
              </w:rPr>
              <w:t>（</w:t>
            </w:r>
            <w:r>
              <w:rPr>
                <w:rFonts w:ascii="Times New Roman" w:hAnsi="Times New Roman" w:cs="Times New Roman" w:eastAsia="SimSun"/>
                <w:b w:val="0"/>
                <w:bCs w:val="0"/>
                <w:sz w:val="21"/>
                <w:szCs w:val="21"/>
                <w:rPrChange w:id="5769" w:author="Codex" w:date="2026-10-05T16:32:41.313017+00:00">
                  <w:rPr>
                    <w:bCs w:val="0"/>
                    <w:sz w:val="21"/>
                    <w:szCs w:val="21"/>
                  </w:rPr>
                </w:rPrChange>
              </w:rPr>
              <w:t>-0.190</w:t>
            </w:r>
            <w:r>
              <w:rPr>
                <w:rFonts w:ascii="Times New Roman" w:hAnsi="Times New Roman" w:cs="Times New Roman" w:eastAsia="SimSun"/>
                <w:b w:val="0"/>
                <w:bCs w:val="0"/>
                <w:sz w:val="21"/>
                <w:szCs w:val="21"/>
                <w:rPrChange w:id="5770" w:author="Codex" w:date="2026-10-05T16:32:41.313017+00:00">
                  <w:rPr>
                    <w:bCs w:val="0"/>
                    <w:sz w:val="21"/>
                    <w:szCs w:val="21"/>
                  </w:rPr>
                </w:rPrChange>
              </w:rPr>
              <w:t>，</w:t>
            </w:r>
            <w:r>
              <w:rPr>
                <w:rFonts w:ascii="Times New Roman" w:hAnsi="Times New Roman" w:cs="Times New Roman" w:eastAsia="SimSun"/>
                <w:b w:val="0"/>
                <w:bCs w:val="0"/>
                <w:sz w:val="21"/>
                <w:szCs w:val="21"/>
                <w:rPrChange w:id="5771" w:author="Codex" w:date="2026-10-05T16:32:41.313017+00:00">
                  <w:rPr>
                    <w:bCs w:val="0"/>
                    <w:sz w:val="21"/>
                    <w:szCs w:val="21"/>
                  </w:rPr>
                </w:rPrChange>
              </w:rPr>
              <w:t>0.811</w:t>
            </w:r>
            <w:r>
              <w:rPr>
                <w:rFonts w:ascii="Times New Roman" w:hAnsi="Times New Roman" w:cs="Times New Roman" w:eastAsia="SimSun"/>
                <w:b w:val="0"/>
                <w:bCs w:val="0"/>
                <w:sz w:val="21"/>
                <w:szCs w:val="21"/>
                <w:rPrChange w:id="577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773" w:author="Codex" w:date="2026-10-05T16:32:41.313017+00:00">
              <w:tcPr>
                <w:tcW w:w="0" w:type="auto"/>
                <w:tcBorders>
                  <w:top w:val="nil"/>
                  <w:left w:val="nil"/>
                  <w:bottom w:val="nil"/>
                  <w:right w:val="nil"/>
                </w:tcBorders>
                <w:tcMar>
                  <w:left w:w="102" w:type="dxa"/>
                  <w:right w:w="102" w:type="dxa"/>
                </w:tcMar>
                <w:vAlign w:val="center"/>
              </w:tcPr>
            </w:tcPrChange>
          </w:tcPr>
          <w:p w14:paraId="7025B754"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83" w:author="Codex" w:date="2026-10-05T16:32:41.313017+00:00">
                  <w:rPr>
                    <w:bCs w:val="0"/>
                    <w:sz w:val="21"/>
                    <w:szCs w:val="21"/>
                  </w:rPr>
                </w:rPrChange>
              </w:rPr>
              <w:pPrChange w:id="577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775" w:author="Codex" w:date="2026-10-05T16:32:41.313017+00:00">
                  <w:rPr>
                    <w:bCs w:val="0"/>
                    <w:sz w:val="21"/>
                    <w:szCs w:val="21"/>
                  </w:rPr>
                </w:rPrChange>
              </w:rPr>
              <w:t>0.361</w:t>
            </w:r>
            <w:r>
              <w:rPr>
                <w:rFonts w:ascii="Times New Roman" w:hAnsi="Times New Roman" w:cs="Times New Roman" w:eastAsia="SimSun"/>
                <w:b w:val="0"/>
                <w:bCs w:val="0"/>
                <w:sz w:val="21"/>
                <w:szCs w:val="21"/>
                <w:rPrChange w:id="5776" w:author="Codex" w:date="2026-10-05T16:32:41.313017+00:00">
                  <w:rPr>
                    <w:bCs w:val="0"/>
                    <w:sz w:val="21"/>
                    <w:szCs w:val="21"/>
                  </w:rPr>
                </w:rPrChange>
              </w:rPr>
              <w:t>（</w:t>
            </w:r>
            <w:r>
              <w:rPr>
                <w:rFonts w:ascii="Times New Roman" w:hAnsi="Times New Roman" w:cs="Times New Roman" w:eastAsia="SimSun"/>
                <w:b w:val="0"/>
                <w:bCs w:val="0"/>
                <w:sz w:val="21"/>
                <w:szCs w:val="21"/>
                <w:rPrChange w:id="5777" w:author="Codex" w:date="2026-10-05T16:32:41.313017+00:00">
                  <w:rPr>
                    <w:bCs w:val="0"/>
                    <w:sz w:val="21"/>
                    <w:szCs w:val="21"/>
                  </w:rPr>
                </w:rPrChange>
              </w:rPr>
              <w:t>-0.199</w:t>
            </w:r>
            <w:r>
              <w:rPr>
                <w:rFonts w:ascii="Times New Roman" w:hAnsi="Times New Roman" w:cs="Times New Roman" w:eastAsia="SimSun"/>
                <w:b w:val="0"/>
                <w:bCs w:val="0"/>
                <w:sz w:val="21"/>
                <w:szCs w:val="21"/>
                <w:rPrChange w:id="5778" w:author="Codex" w:date="2026-10-05T16:32:41.313017+00:00">
                  <w:rPr>
                    <w:bCs w:val="0"/>
                    <w:sz w:val="21"/>
                    <w:szCs w:val="21"/>
                  </w:rPr>
                </w:rPrChange>
              </w:rPr>
              <w:t>，</w:t>
            </w:r>
            <w:r>
              <w:rPr>
                <w:rFonts w:ascii="Times New Roman" w:hAnsi="Times New Roman" w:cs="Times New Roman" w:eastAsia="SimSun"/>
                <w:b w:val="0"/>
                <w:bCs w:val="0"/>
                <w:sz w:val="21"/>
                <w:szCs w:val="21"/>
                <w:rPrChange w:id="5779" w:author="Codex" w:date="2026-10-05T16:32:41.313017+00:00">
                  <w:rPr>
                    <w:bCs w:val="0"/>
                    <w:sz w:val="21"/>
                    <w:szCs w:val="21"/>
                  </w:rPr>
                </w:rPrChange>
              </w:rPr>
              <w:t>0.919</w:t>
            </w:r>
            <w:r>
              <w:rPr>
                <w:rFonts w:ascii="Times New Roman" w:hAnsi="Times New Roman" w:cs="Times New Roman" w:eastAsia="SimSun"/>
                <w:b w:val="0"/>
                <w:bCs w:val="0"/>
                <w:sz w:val="21"/>
                <w:szCs w:val="21"/>
                <w:rPrChange w:id="578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781" w:author="Codex" w:date="2026-10-05T16:32:41.313017+00:00">
              <w:tcPr>
                <w:tcW w:w="0" w:type="auto"/>
                <w:tcBorders>
                  <w:top w:val="nil"/>
                  <w:left w:val="nil"/>
                  <w:bottom w:val="nil"/>
                  <w:right w:val="nil"/>
                </w:tcBorders>
                <w:tcMar>
                  <w:left w:w="102" w:type="dxa"/>
                  <w:right w:w="102" w:type="dxa"/>
                </w:tcMar>
                <w:vAlign w:val="center"/>
              </w:tcPr>
            </w:tcPrChange>
          </w:tcPr>
          <w:p w14:paraId="71F7155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84" w:author="Codex" w:date="2026-10-05T16:32:41.313017+00:00">
                  <w:rPr>
                    <w:rFonts w:cs="Times New Roman"/>
                    <w:szCs w:val="21"/>
                  </w:rPr>
                </w:rPrChange>
              </w:rPr>
              <w:pPrChange w:id="5782"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5783" w:author="Codex" w:date="2026-10-05T16:32:41.313017+00:00">
                  <w:rPr>
                    <w:rFonts w:cs="Times New Roman"/>
                    <w:szCs w:val="21"/>
                  </w:rPr>
                </w:rPrChange>
              </w:rPr>
              <w:t>解释暂缓</w:t>
            </w:r>
          </w:p>
        </w:tc>
      </w:tr>
      <w:tr w:rsidR="00011D10" w14:paraId="42DC64E7"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5784" w:author="Codex" w:date="2026-10-05T16:32:41.313017+00:00">
              <w:tcPr>
                <w:tcW w:w="0" w:type="auto"/>
                <w:tcBorders>
                  <w:top w:val="nil"/>
                  <w:left w:val="nil"/>
                  <w:bottom w:val="nil"/>
                  <w:right w:val="nil"/>
                </w:tcBorders>
                <w:noWrap/>
                <w:tcMar>
                  <w:left w:w="102" w:type="dxa"/>
                  <w:right w:w="102" w:type="dxa"/>
                </w:tcMar>
                <w:vAlign w:val="center"/>
              </w:tcPr>
            </w:tcPrChange>
          </w:tcPr>
          <w:p w14:paraId="3665090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85" w:author="Codex" w:date="2026-10-05T16:32:41.313017+00:00">
                  <w:rPr>
                    <w:rFonts w:cs="Times New Roman"/>
                    <w:szCs w:val="21"/>
                  </w:rPr>
                </w:rPrChange>
              </w:rPr>
              <w:pPrChange w:id="578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786" w:author="Codex" w:date="2026-10-05T16:32:41.313017+00:00">
                  <w:rPr>
                    <w:rFonts w:cs="Times New Roman"/>
                    <w:szCs w:val="21"/>
                  </w:rPr>
                </w:rPrChange>
              </w:rPr>
              <w:t>AA-P</w:t>
            </w:r>
          </w:p>
        </w:tc>
        <w:tc>
          <w:tcPr>
            <w:tcW w:w="0" w:type="auto"/>
            <w:tcBorders>
              <w:top w:val="nil"/>
              <w:left w:val="nil"/>
              <w:bottom w:val="nil"/>
              <w:right w:val="nil"/>
              <w:insideH w:val="nil"/>
              <w:insideV w:val="nil"/>
            </w:tcBorders>
            <w:tcMar>
              <w:left w:w="102" w:type="dxa"/>
              <w:right w:w="102" w:type="dxa"/>
            </w:tcMar>
            <w:vAlign w:val="center"/>
            <w:tcPrChange w:id="5787" w:author="Codex" w:date="2026-10-05T16:32:41.313017+00:00">
              <w:tcPr>
                <w:tcW w:w="0" w:type="auto"/>
                <w:tcBorders>
                  <w:top w:val="nil"/>
                  <w:left w:val="nil"/>
                  <w:bottom w:val="nil"/>
                  <w:right w:val="nil"/>
                </w:tcBorders>
                <w:tcMar>
                  <w:left w:w="102" w:type="dxa"/>
                  <w:right w:w="102" w:type="dxa"/>
                </w:tcMar>
                <w:vAlign w:val="center"/>
              </w:tcPr>
            </w:tcPrChange>
          </w:tcPr>
          <w:p w14:paraId="5D18A7B0"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86" w:author="Codex" w:date="2026-10-05T16:32:41.313017+00:00">
                  <w:rPr>
                    <w:bCs w:val="0"/>
                    <w:sz w:val="21"/>
                    <w:szCs w:val="21"/>
                  </w:rPr>
                </w:rPrChange>
              </w:rPr>
              <w:pPrChange w:id="578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789" w:author="Codex" w:date="2026-10-05T16:32:41.313017+00:00">
                  <w:rPr>
                    <w:bCs w:val="0"/>
                    <w:sz w:val="21"/>
                    <w:szCs w:val="21"/>
                  </w:rPr>
                </w:rPrChange>
              </w:rPr>
              <w:t>1.068</w:t>
            </w:r>
            <w:r>
              <w:rPr>
                <w:rFonts w:ascii="Times New Roman" w:hAnsi="Times New Roman" w:cs="Times New Roman" w:eastAsia="SimSun"/>
                <w:b w:val="0"/>
                <w:bCs w:val="0"/>
                <w:sz w:val="21"/>
                <w:szCs w:val="21"/>
                <w:rPrChange w:id="5790" w:author="Codex" w:date="2026-10-05T16:32:41.313017+00:00">
                  <w:rPr>
                    <w:bCs w:val="0"/>
                    <w:sz w:val="21"/>
                    <w:szCs w:val="21"/>
                  </w:rPr>
                </w:rPrChange>
              </w:rPr>
              <w:t>（</w:t>
            </w:r>
            <w:r>
              <w:rPr>
                <w:rFonts w:ascii="Times New Roman" w:hAnsi="Times New Roman" w:cs="Times New Roman" w:eastAsia="SimSun"/>
                <w:b w:val="0"/>
                <w:bCs w:val="0"/>
                <w:sz w:val="21"/>
                <w:szCs w:val="21"/>
                <w:rPrChange w:id="5791" w:author="Codex" w:date="2026-10-05T16:32:41.313017+00:00">
                  <w:rPr>
                    <w:bCs w:val="0"/>
                    <w:sz w:val="21"/>
                    <w:szCs w:val="21"/>
                  </w:rPr>
                </w:rPrChange>
              </w:rPr>
              <w:t>0.230</w:t>
            </w:r>
            <w:r>
              <w:rPr>
                <w:rFonts w:ascii="Times New Roman" w:hAnsi="Times New Roman" w:cs="Times New Roman" w:eastAsia="SimSun"/>
                <w:b w:val="0"/>
                <w:bCs w:val="0"/>
                <w:sz w:val="21"/>
                <w:szCs w:val="21"/>
                <w:rPrChange w:id="5792" w:author="Codex" w:date="2026-10-05T16:32:41.313017+00:00">
                  <w:rPr>
                    <w:bCs w:val="0"/>
                    <w:sz w:val="21"/>
                    <w:szCs w:val="21"/>
                  </w:rPr>
                </w:rPrChange>
              </w:rPr>
              <w:t>，</w:t>
            </w:r>
            <w:r>
              <w:rPr>
                <w:rFonts w:ascii="Times New Roman" w:hAnsi="Times New Roman" w:cs="Times New Roman" w:eastAsia="SimSun"/>
                <w:b w:val="0"/>
                <w:bCs w:val="0"/>
                <w:sz w:val="21"/>
                <w:szCs w:val="21"/>
                <w:rPrChange w:id="5793" w:author="Codex" w:date="2026-10-05T16:32:41.313017+00:00">
                  <w:rPr>
                    <w:bCs w:val="0"/>
                    <w:sz w:val="21"/>
                    <w:szCs w:val="21"/>
                  </w:rPr>
                </w:rPrChange>
              </w:rPr>
              <w:t>5.773</w:t>
            </w:r>
            <w:r>
              <w:rPr>
                <w:rFonts w:ascii="Times New Roman" w:hAnsi="Times New Roman" w:cs="Times New Roman" w:eastAsia="SimSun"/>
                <w:b w:val="0"/>
                <w:bCs w:val="0"/>
                <w:sz w:val="21"/>
                <w:szCs w:val="21"/>
                <w:rPrChange w:id="579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795" w:author="Codex" w:date="2026-10-05T16:32:41.313017+00:00">
              <w:tcPr>
                <w:tcW w:w="0" w:type="auto"/>
                <w:tcBorders>
                  <w:top w:val="nil"/>
                  <w:left w:val="nil"/>
                  <w:bottom w:val="nil"/>
                  <w:right w:val="nil"/>
                </w:tcBorders>
                <w:tcMar>
                  <w:left w:w="102" w:type="dxa"/>
                  <w:right w:w="102" w:type="dxa"/>
                </w:tcMar>
                <w:vAlign w:val="center"/>
              </w:tcPr>
            </w:tcPrChange>
          </w:tcPr>
          <w:p w14:paraId="15E5E9BA"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87" w:author="Codex" w:date="2026-10-05T16:32:41.313017+00:00">
                  <w:rPr>
                    <w:bCs w:val="0"/>
                    <w:sz w:val="21"/>
                    <w:szCs w:val="21"/>
                  </w:rPr>
                </w:rPrChange>
              </w:rPr>
              <w:pPrChange w:id="579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797" w:author="Codex" w:date="2026-10-05T16:32:41.313017+00:00">
                  <w:rPr>
                    <w:bCs w:val="0"/>
                    <w:sz w:val="21"/>
                    <w:szCs w:val="21"/>
                  </w:rPr>
                </w:rPrChange>
              </w:rPr>
              <w:t>-0.516</w:t>
            </w:r>
            <w:r>
              <w:rPr>
                <w:rFonts w:ascii="Times New Roman" w:hAnsi="Times New Roman" w:cs="Times New Roman" w:eastAsia="SimSun"/>
                <w:b w:val="0"/>
                <w:bCs w:val="0"/>
                <w:sz w:val="21"/>
                <w:szCs w:val="21"/>
                <w:rPrChange w:id="5798" w:author="Codex" w:date="2026-10-05T16:32:41.313017+00:00">
                  <w:rPr>
                    <w:bCs w:val="0"/>
                    <w:sz w:val="21"/>
                    <w:szCs w:val="21"/>
                  </w:rPr>
                </w:rPrChange>
              </w:rPr>
              <w:t>（</w:t>
            </w:r>
            <w:r>
              <w:rPr>
                <w:rFonts w:ascii="Times New Roman" w:hAnsi="Times New Roman" w:cs="Times New Roman" w:eastAsia="SimSun"/>
                <w:b w:val="0"/>
                <w:bCs w:val="0"/>
                <w:sz w:val="21"/>
                <w:szCs w:val="21"/>
                <w:rPrChange w:id="5799" w:author="Codex" w:date="2026-10-05T16:32:41.313017+00:00">
                  <w:rPr>
                    <w:bCs w:val="0"/>
                    <w:sz w:val="21"/>
                    <w:szCs w:val="21"/>
                  </w:rPr>
                </w:rPrChange>
              </w:rPr>
              <w:t>-5.853</w:t>
            </w:r>
            <w:r>
              <w:rPr>
                <w:rFonts w:ascii="Times New Roman" w:hAnsi="Times New Roman" w:cs="Times New Roman" w:eastAsia="SimSun"/>
                <w:b w:val="0"/>
                <w:bCs w:val="0"/>
                <w:sz w:val="21"/>
                <w:szCs w:val="21"/>
                <w:rPrChange w:id="5800" w:author="Codex" w:date="2026-10-05T16:32:41.313017+00:00">
                  <w:rPr>
                    <w:bCs w:val="0"/>
                    <w:sz w:val="21"/>
                    <w:szCs w:val="21"/>
                  </w:rPr>
                </w:rPrChange>
              </w:rPr>
              <w:t>，</w:t>
            </w:r>
            <w:r>
              <w:rPr>
                <w:rFonts w:ascii="Times New Roman" w:hAnsi="Times New Roman" w:cs="Times New Roman" w:eastAsia="SimSun"/>
                <w:b w:val="0"/>
                <w:bCs w:val="0"/>
                <w:sz w:val="21"/>
                <w:szCs w:val="21"/>
                <w:rPrChange w:id="5801" w:author="Codex" w:date="2026-10-05T16:32:41.313017+00:00">
                  <w:rPr>
                    <w:bCs w:val="0"/>
                    <w:sz w:val="21"/>
                    <w:szCs w:val="21"/>
                  </w:rPr>
                </w:rPrChange>
              </w:rPr>
              <w:t>0.397</w:t>
            </w:r>
            <w:r>
              <w:rPr>
                <w:rFonts w:ascii="Times New Roman" w:hAnsi="Times New Roman" w:cs="Times New Roman" w:eastAsia="SimSun"/>
                <w:b w:val="0"/>
                <w:bCs w:val="0"/>
                <w:sz w:val="21"/>
                <w:szCs w:val="21"/>
                <w:rPrChange w:id="580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803" w:author="Codex" w:date="2026-10-05T16:32:41.313017+00:00">
              <w:tcPr>
                <w:tcW w:w="0" w:type="auto"/>
                <w:tcBorders>
                  <w:top w:val="nil"/>
                  <w:left w:val="nil"/>
                  <w:bottom w:val="nil"/>
                  <w:right w:val="nil"/>
                </w:tcBorders>
                <w:tcMar>
                  <w:left w:w="102" w:type="dxa"/>
                  <w:right w:w="102" w:type="dxa"/>
                </w:tcMar>
                <w:vAlign w:val="center"/>
              </w:tcPr>
            </w:tcPrChange>
          </w:tcPr>
          <w:p w14:paraId="30442F6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88" w:author="Codex" w:date="2026-10-05T16:32:41.313017+00:00">
                  <w:rPr>
                    <w:rFonts w:cs="Times New Roman"/>
                    <w:szCs w:val="21"/>
                  </w:rPr>
                </w:rPrChange>
              </w:rPr>
              <w:pPrChange w:id="5804"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5805" w:author="Codex" w:date="2026-10-05T16:32:41.313017+00:00">
                  <w:rPr>
                    <w:rFonts w:cs="Times New Roman"/>
                    <w:szCs w:val="21"/>
                  </w:rPr>
                </w:rPrChange>
              </w:rPr>
              <w:t>解释暂缓</w:t>
            </w:r>
          </w:p>
        </w:tc>
      </w:tr>
      <w:tr w:rsidR="00011D10" w14:paraId="33EFEFA8"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5806" w:author="Codex" w:date="2026-10-05T16:32:41.313017+00:00">
              <w:tcPr>
                <w:tcW w:w="0" w:type="auto"/>
                <w:tcBorders>
                  <w:top w:val="nil"/>
                  <w:left w:val="nil"/>
                  <w:bottom w:val="nil"/>
                  <w:right w:val="nil"/>
                </w:tcBorders>
                <w:noWrap/>
                <w:tcMar>
                  <w:left w:w="102" w:type="dxa"/>
                  <w:right w:w="102" w:type="dxa"/>
                </w:tcMar>
                <w:vAlign w:val="center"/>
              </w:tcPr>
            </w:tcPrChange>
          </w:tcPr>
          <w:p w14:paraId="1C17D8D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89" w:author="Codex" w:date="2026-10-05T16:32:41.313017+00:00">
                  <w:rPr>
                    <w:rFonts w:cs="Times New Roman"/>
                    <w:szCs w:val="21"/>
                  </w:rPr>
                </w:rPrChange>
              </w:rPr>
              <w:pPrChange w:id="580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08" w:author="Codex" w:date="2026-10-05T16:32:41.313017+00:00">
                  <w:rPr>
                    <w:rFonts w:cs="Times New Roman"/>
                    <w:szCs w:val="21"/>
                  </w:rPr>
                </w:rPrChange>
              </w:rPr>
              <w:t>AR-S</w:t>
            </w:r>
          </w:p>
        </w:tc>
        <w:tc>
          <w:tcPr>
            <w:tcW w:w="0" w:type="auto"/>
            <w:tcBorders>
              <w:top w:val="nil"/>
              <w:left w:val="nil"/>
              <w:bottom w:val="nil"/>
              <w:right w:val="nil"/>
              <w:insideH w:val="nil"/>
              <w:insideV w:val="nil"/>
            </w:tcBorders>
            <w:tcMar>
              <w:left w:w="102" w:type="dxa"/>
              <w:right w:w="102" w:type="dxa"/>
            </w:tcMar>
            <w:vAlign w:val="center"/>
            <w:tcPrChange w:id="5809" w:author="Codex" w:date="2026-10-05T16:32:41.313017+00:00">
              <w:tcPr>
                <w:tcW w:w="0" w:type="auto"/>
                <w:tcBorders>
                  <w:top w:val="nil"/>
                  <w:left w:val="nil"/>
                  <w:bottom w:val="nil"/>
                  <w:right w:val="nil"/>
                </w:tcBorders>
                <w:tcMar>
                  <w:left w:w="102" w:type="dxa"/>
                  <w:right w:w="102" w:type="dxa"/>
                </w:tcMar>
                <w:vAlign w:val="center"/>
              </w:tcPr>
            </w:tcPrChange>
          </w:tcPr>
          <w:p w14:paraId="59E7AC84"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90" w:author="Codex" w:date="2026-10-05T16:32:41.313017+00:00">
                  <w:rPr>
                    <w:bCs w:val="0"/>
                    <w:sz w:val="21"/>
                    <w:szCs w:val="21"/>
                  </w:rPr>
                </w:rPrChange>
              </w:rPr>
              <w:pPrChange w:id="581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11" w:author="Codex" w:date="2026-10-05T16:32:41.313017+00:00">
                  <w:rPr>
                    <w:bCs w:val="0"/>
                    <w:sz w:val="21"/>
                    <w:szCs w:val="21"/>
                  </w:rPr>
                </w:rPrChange>
              </w:rPr>
              <w:t>0.016</w:t>
            </w:r>
            <w:r>
              <w:rPr>
                <w:rFonts w:ascii="Times New Roman" w:hAnsi="Times New Roman" w:cs="Times New Roman" w:eastAsia="SimSun"/>
                <w:b w:val="0"/>
                <w:bCs w:val="0"/>
                <w:sz w:val="21"/>
                <w:szCs w:val="21"/>
                <w:rPrChange w:id="5812" w:author="Codex" w:date="2026-10-05T16:32:41.313017+00:00">
                  <w:rPr>
                    <w:bCs w:val="0"/>
                    <w:sz w:val="21"/>
                    <w:szCs w:val="21"/>
                  </w:rPr>
                </w:rPrChange>
              </w:rPr>
              <w:t>（</w:t>
            </w:r>
            <w:r>
              <w:rPr>
                <w:rFonts w:ascii="Times New Roman" w:hAnsi="Times New Roman" w:cs="Times New Roman" w:eastAsia="SimSun"/>
                <w:b w:val="0"/>
                <w:bCs w:val="0"/>
                <w:sz w:val="21"/>
                <w:szCs w:val="21"/>
                <w:rPrChange w:id="5813" w:author="Codex" w:date="2026-10-05T16:32:41.313017+00:00">
                  <w:rPr>
                    <w:bCs w:val="0"/>
                    <w:sz w:val="21"/>
                    <w:szCs w:val="21"/>
                  </w:rPr>
                </w:rPrChange>
              </w:rPr>
              <w:t>-0.552</w:t>
            </w:r>
            <w:r>
              <w:rPr>
                <w:rFonts w:ascii="Times New Roman" w:hAnsi="Times New Roman" w:cs="Times New Roman" w:eastAsia="SimSun"/>
                <w:b w:val="0"/>
                <w:bCs w:val="0"/>
                <w:sz w:val="21"/>
                <w:szCs w:val="21"/>
                <w:rPrChange w:id="5814" w:author="Codex" w:date="2026-10-05T16:32:41.313017+00:00">
                  <w:rPr>
                    <w:bCs w:val="0"/>
                    <w:sz w:val="21"/>
                    <w:szCs w:val="21"/>
                  </w:rPr>
                </w:rPrChange>
              </w:rPr>
              <w:t>，</w:t>
            </w:r>
            <w:r>
              <w:rPr>
                <w:rFonts w:ascii="Times New Roman" w:hAnsi="Times New Roman" w:cs="Times New Roman" w:eastAsia="SimSun"/>
                <w:b w:val="0"/>
                <w:bCs w:val="0"/>
                <w:sz w:val="21"/>
                <w:szCs w:val="21"/>
                <w:rPrChange w:id="5815" w:author="Codex" w:date="2026-10-05T16:32:41.313017+00:00">
                  <w:rPr>
                    <w:bCs w:val="0"/>
                    <w:sz w:val="21"/>
                    <w:szCs w:val="21"/>
                  </w:rPr>
                </w:rPrChange>
              </w:rPr>
              <w:t>0.220</w:t>
            </w:r>
            <w:r>
              <w:rPr>
                <w:rFonts w:ascii="Times New Roman" w:hAnsi="Times New Roman" w:cs="Times New Roman" w:eastAsia="SimSun"/>
                <w:b w:val="0"/>
                <w:bCs w:val="0"/>
                <w:sz w:val="21"/>
                <w:szCs w:val="21"/>
                <w:rPrChange w:id="581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817" w:author="Codex" w:date="2026-10-05T16:32:41.313017+00:00">
              <w:tcPr>
                <w:tcW w:w="0" w:type="auto"/>
                <w:tcBorders>
                  <w:top w:val="nil"/>
                  <w:left w:val="nil"/>
                  <w:bottom w:val="nil"/>
                  <w:right w:val="nil"/>
                </w:tcBorders>
                <w:tcMar>
                  <w:left w:w="102" w:type="dxa"/>
                  <w:right w:w="102" w:type="dxa"/>
                </w:tcMar>
                <w:vAlign w:val="center"/>
              </w:tcPr>
            </w:tcPrChange>
          </w:tcPr>
          <w:p w14:paraId="27D22510"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91" w:author="Codex" w:date="2026-10-05T16:32:41.313017+00:00">
                  <w:rPr>
                    <w:bCs w:val="0"/>
                    <w:sz w:val="21"/>
                    <w:szCs w:val="21"/>
                  </w:rPr>
                </w:rPrChange>
              </w:rPr>
              <w:pPrChange w:id="581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19" w:author="Codex" w:date="2026-10-05T16:32:41.313017+00:00">
                  <w:rPr>
                    <w:bCs w:val="0"/>
                    <w:sz w:val="21"/>
                    <w:szCs w:val="21"/>
                  </w:rPr>
                </w:rPrChange>
              </w:rPr>
              <w:t>1.992</w:t>
            </w:r>
            <w:r>
              <w:rPr>
                <w:rFonts w:ascii="Times New Roman" w:hAnsi="Times New Roman" w:cs="Times New Roman" w:eastAsia="SimSun"/>
                <w:b w:val="0"/>
                <w:bCs w:val="0"/>
                <w:sz w:val="21"/>
                <w:szCs w:val="21"/>
                <w:rPrChange w:id="5820" w:author="Codex" w:date="2026-10-05T16:32:41.313017+00:00">
                  <w:rPr>
                    <w:bCs w:val="0"/>
                    <w:sz w:val="21"/>
                    <w:szCs w:val="21"/>
                  </w:rPr>
                </w:rPrChange>
              </w:rPr>
              <w:t>（</w:t>
            </w:r>
            <w:r>
              <w:rPr>
                <w:rFonts w:ascii="Times New Roman" w:hAnsi="Times New Roman" w:cs="Times New Roman" w:eastAsia="SimSun"/>
                <w:b w:val="0"/>
                <w:bCs w:val="0"/>
                <w:sz w:val="21"/>
                <w:szCs w:val="21"/>
                <w:rPrChange w:id="5821" w:author="Codex" w:date="2026-10-05T16:32:41.313017+00:00">
                  <w:rPr>
                    <w:bCs w:val="0"/>
                    <w:sz w:val="21"/>
                    <w:szCs w:val="21"/>
                  </w:rPr>
                </w:rPrChange>
              </w:rPr>
              <w:t>0.919</w:t>
            </w:r>
            <w:r>
              <w:rPr>
                <w:rFonts w:ascii="Times New Roman" w:hAnsi="Times New Roman" w:cs="Times New Roman" w:eastAsia="SimSun"/>
                <w:b w:val="0"/>
                <w:bCs w:val="0"/>
                <w:sz w:val="21"/>
                <w:szCs w:val="21"/>
                <w:rPrChange w:id="5822" w:author="Codex" w:date="2026-10-05T16:32:41.313017+00:00">
                  <w:rPr>
                    <w:bCs w:val="0"/>
                    <w:sz w:val="21"/>
                    <w:szCs w:val="21"/>
                  </w:rPr>
                </w:rPrChange>
              </w:rPr>
              <w:t>，</w:t>
            </w:r>
            <w:r>
              <w:rPr>
                <w:rFonts w:ascii="Times New Roman" w:hAnsi="Times New Roman" w:cs="Times New Roman" w:eastAsia="SimSun"/>
                <w:b w:val="0"/>
                <w:bCs w:val="0"/>
                <w:sz w:val="21"/>
                <w:szCs w:val="21"/>
                <w:rPrChange w:id="5823" w:author="Codex" w:date="2026-10-05T16:32:41.313017+00:00">
                  <w:rPr>
                    <w:bCs w:val="0"/>
                    <w:sz w:val="21"/>
                    <w:szCs w:val="21"/>
                  </w:rPr>
                </w:rPrChange>
              </w:rPr>
              <w:t>5.047</w:t>
            </w:r>
            <w:r>
              <w:rPr>
                <w:rFonts w:ascii="Times New Roman" w:hAnsi="Times New Roman" w:cs="Times New Roman" w:eastAsia="SimSun"/>
                <w:b w:val="0"/>
                <w:bCs w:val="0"/>
                <w:sz w:val="21"/>
                <w:szCs w:val="21"/>
                <w:rPrChange w:id="582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825" w:author="Codex" w:date="2026-10-05T16:32:41.313017+00:00">
              <w:tcPr>
                <w:tcW w:w="0" w:type="auto"/>
                <w:tcBorders>
                  <w:top w:val="nil"/>
                  <w:left w:val="nil"/>
                  <w:bottom w:val="nil"/>
                  <w:right w:val="nil"/>
                </w:tcBorders>
                <w:tcMar>
                  <w:left w:w="102" w:type="dxa"/>
                  <w:right w:w="102" w:type="dxa"/>
                </w:tcMar>
                <w:vAlign w:val="center"/>
              </w:tcPr>
            </w:tcPrChange>
          </w:tcPr>
          <w:p w14:paraId="43E499E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92" w:author="Codex" w:date="2026-10-05T16:32:41.313017+00:00">
                  <w:rPr>
                    <w:rFonts w:cs="Times New Roman"/>
                    <w:szCs w:val="21"/>
                  </w:rPr>
                </w:rPrChange>
              </w:rPr>
              <w:pPrChange w:id="5826"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5827" w:author="Codex" w:date="2026-10-05T16:32:41.313017+00:00">
                  <w:rPr>
                    <w:rFonts w:cs="Times New Roman"/>
                    <w:szCs w:val="21"/>
                  </w:rPr>
                </w:rPrChange>
              </w:rPr>
              <w:t>解释暂缓</w:t>
            </w:r>
          </w:p>
        </w:tc>
      </w:tr>
      <w:tr w:rsidR="00011D10" w14:paraId="4ECEC999"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5828" w:author="Codex" w:date="2026-10-05T16:32:41.313017+00:00">
              <w:tcPr>
                <w:tcW w:w="0" w:type="auto"/>
                <w:tcBorders>
                  <w:top w:val="nil"/>
                  <w:left w:val="nil"/>
                  <w:bottom w:val="nil"/>
                  <w:right w:val="nil"/>
                </w:tcBorders>
                <w:noWrap/>
                <w:tcMar>
                  <w:left w:w="102" w:type="dxa"/>
                  <w:right w:w="102" w:type="dxa"/>
                </w:tcMar>
                <w:vAlign w:val="center"/>
              </w:tcPr>
            </w:tcPrChange>
          </w:tcPr>
          <w:p w14:paraId="16C9CC3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93" w:author="Codex" w:date="2026-10-05T16:32:41.313017+00:00">
                  <w:rPr>
                    <w:rFonts w:cs="Times New Roman"/>
                    <w:szCs w:val="21"/>
                  </w:rPr>
                </w:rPrChange>
              </w:rPr>
              <w:pPrChange w:id="582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30" w:author="Codex" w:date="2026-10-05T16:32:41.313017+00:00">
                  <w:rPr>
                    <w:rFonts w:cs="Times New Roman"/>
                    <w:szCs w:val="21"/>
                  </w:rPr>
                </w:rPrChange>
              </w:rPr>
              <w:t>AR-P</w:t>
            </w:r>
          </w:p>
        </w:tc>
        <w:tc>
          <w:tcPr>
            <w:tcW w:w="0" w:type="auto"/>
            <w:tcBorders>
              <w:top w:val="nil"/>
              <w:left w:val="nil"/>
              <w:bottom w:val="nil"/>
              <w:right w:val="nil"/>
              <w:insideH w:val="nil"/>
              <w:insideV w:val="nil"/>
            </w:tcBorders>
            <w:tcMar>
              <w:left w:w="102" w:type="dxa"/>
              <w:right w:w="102" w:type="dxa"/>
            </w:tcMar>
            <w:vAlign w:val="center"/>
            <w:tcPrChange w:id="5831" w:author="Codex" w:date="2026-10-05T16:32:41.313017+00:00">
              <w:tcPr>
                <w:tcW w:w="0" w:type="auto"/>
                <w:tcBorders>
                  <w:top w:val="nil"/>
                  <w:left w:val="nil"/>
                  <w:bottom w:val="nil"/>
                  <w:right w:val="nil"/>
                </w:tcBorders>
                <w:tcMar>
                  <w:left w:w="102" w:type="dxa"/>
                  <w:right w:w="102" w:type="dxa"/>
                </w:tcMar>
                <w:vAlign w:val="center"/>
              </w:tcPr>
            </w:tcPrChange>
          </w:tcPr>
          <w:p w14:paraId="56ACE938"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94" w:author="Codex" w:date="2026-10-05T16:32:41.313017+00:00">
                  <w:rPr>
                    <w:bCs w:val="0"/>
                    <w:sz w:val="21"/>
                    <w:szCs w:val="21"/>
                  </w:rPr>
                </w:rPrChange>
              </w:rPr>
              <w:pPrChange w:id="5832"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33" w:author="Codex" w:date="2026-10-05T16:32:41.313017+00:00">
                  <w:rPr>
                    <w:bCs w:val="0"/>
                    <w:sz w:val="21"/>
                    <w:szCs w:val="21"/>
                  </w:rPr>
                </w:rPrChange>
              </w:rPr>
              <w:t>0.551</w:t>
            </w:r>
            <w:r>
              <w:rPr>
                <w:rFonts w:ascii="Times New Roman" w:hAnsi="Times New Roman" w:cs="Times New Roman" w:eastAsia="SimSun"/>
                <w:b w:val="0"/>
                <w:bCs w:val="0"/>
                <w:sz w:val="21"/>
                <w:szCs w:val="21"/>
                <w:rPrChange w:id="5834" w:author="Codex" w:date="2026-10-05T16:32:41.313017+00:00">
                  <w:rPr>
                    <w:bCs w:val="0"/>
                    <w:sz w:val="21"/>
                    <w:szCs w:val="21"/>
                  </w:rPr>
                </w:rPrChange>
              </w:rPr>
              <w:t>（</w:t>
            </w:r>
            <w:r>
              <w:rPr>
                <w:rFonts w:ascii="Times New Roman" w:hAnsi="Times New Roman" w:cs="Times New Roman" w:eastAsia="SimSun"/>
                <w:b w:val="0"/>
                <w:bCs w:val="0"/>
                <w:sz w:val="21"/>
                <w:szCs w:val="21"/>
                <w:rPrChange w:id="5835" w:author="Codex" w:date="2026-10-05T16:32:41.313017+00:00">
                  <w:rPr>
                    <w:bCs w:val="0"/>
                    <w:sz w:val="21"/>
                    <w:szCs w:val="21"/>
                  </w:rPr>
                </w:rPrChange>
              </w:rPr>
              <w:t>0.363</w:t>
            </w:r>
            <w:r>
              <w:rPr>
                <w:rFonts w:ascii="Times New Roman" w:hAnsi="Times New Roman" w:cs="Times New Roman" w:eastAsia="SimSun"/>
                <w:b w:val="0"/>
                <w:bCs w:val="0"/>
                <w:sz w:val="21"/>
                <w:szCs w:val="21"/>
                <w:rPrChange w:id="5836" w:author="Codex" w:date="2026-10-05T16:32:41.313017+00:00">
                  <w:rPr>
                    <w:bCs w:val="0"/>
                    <w:sz w:val="21"/>
                    <w:szCs w:val="21"/>
                  </w:rPr>
                </w:rPrChange>
              </w:rPr>
              <w:t>，</w:t>
            </w:r>
            <w:r>
              <w:rPr>
                <w:rFonts w:ascii="Times New Roman" w:hAnsi="Times New Roman" w:cs="Times New Roman" w:eastAsia="SimSun"/>
                <w:b w:val="0"/>
                <w:bCs w:val="0"/>
                <w:sz w:val="21"/>
                <w:szCs w:val="21"/>
                <w:rPrChange w:id="5837" w:author="Codex" w:date="2026-10-05T16:32:41.313017+00:00">
                  <w:rPr>
                    <w:bCs w:val="0"/>
                    <w:sz w:val="21"/>
                    <w:szCs w:val="21"/>
                  </w:rPr>
                </w:rPrChange>
              </w:rPr>
              <w:t>1.007</w:t>
            </w:r>
            <w:r>
              <w:rPr>
                <w:rFonts w:ascii="Times New Roman" w:hAnsi="Times New Roman" w:cs="Times New Roman" w:eastAsia="SimSun"/>
                <w:b w:val="0"/>
                <w:bCs w:val="0"/>
                <w:sz w:val="21"/>
                <w:szCs w:val="21"/>
                <w:rPrChange w:id="583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839" w:author="Codex" w:date="2026-10-05T16:32:41.313017+00:00">
              <w:tcPr>
                <w:tcW w:w="0" w:type="auto"/>
                <w:tcBorders>
                  <w:top w:val="nil"/>
                  <w:left w:val="nil"/>
                  <w:bottom w:val="nil"/>
                  <w:right w:val="nil"/>
                </w:tcBorders>
                <w:tcMar>
                  <w:left w:w="102" w:type="dxa"/>
                  <w:right w:w="102" w:type="dxa"/>
                </w:tcMar>
                <w:vAlign w:val="center"/>
              </w:tcPr>
            </w:tcPrChange>
          </w:tcPr>
          <w:p w14:paraId="427BF7DD"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95" w:author="Codex" w:date="2026-10-05T16:32:41.313017+00:00">
                  <w:rPr>
                    <w:bCs w:val="0"/>
                    <w:sz w:val="21"/>
                    <w:szCs w:val="21"/>
                  </w:rPr>
                </w:rPrChange>
              </w:rPr>
              <w:pPrChange w:id="584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41" w:author="Codex" w:date="2026-10-05T16:32:41.313017+00:00">
                  <w:rPr>
                    <w:bCs w:val="0"/>
                    <w:sz w:val="21"/>
                    <w:szCs w:val="21"/>
                  </w:rPr>
                </w:rPrChange>
              </w:rPr>
              <w:t>-1.045</w:t>
            </w:r>
            <w:r>
              <w:rPr>
                <w:rFonts w:ascii="Times New Roman" w:hAnsi="Times New Roman" w:cs="Times New Roman" w:eastAsia="SimSun"/>
                <w:b w:val="0"/>
                <w:bCs w:val="0"/>
                <w:sz w:val="21"/>
                <w:szCs w:val="21"/>
                <w:rPrChange w:id="5842" w:author="Codex" w:date="2026-10-05T16:32:41.313017+00:00">
                  <w:rPr>
                    <w:bCs w:val="0"/>
                    <w:sz w:val="21"/>
                    <w:szCs w:val="21"/>
                  </w:rPr>
                </w:rPrChange>
              </w:rPr>
              <w:t>（</w:t>
            </w:r>
            <w:r>
              <w:rPr>
                <w:rFonts w:ascii="Times New Roman" w:hAnsi="Times New Roman" w:cs="Times New Roman" w:eastAsia="SimSun"/>
                <w:b w:val="0"/>
                <w:bCs w:val="0"/>
                <w:sz w:val="21"/>
                <w:szCs w:val="21"/>
                <w:rPrChange w:id="5843" w:author="Codex" w:date="2026-10-05T16:32:41.313017+00:00">
                  <w:rPr>
                    <w:bCs w:val="0"/>
                    <w:sz w:val="21"/>
                    <w:szCs w:val="21"/>
                  </w:rPr>
                </w:rPrChange>
              </w:rPr>
              <w:t>-3.716</w:t>
            </w:r>
            <w:r>
              <w:rPr>
                <w:rFonts w:ascii="Times New Roman" w:hAnsi="Times New Roman" w:cs="Times New Roman" w:eastAsia="SimSun"/>
                <w:b w:val="0"/>
                <w:bCs w:val="0"/>
                <w:sz w:val="21"/>
                <w:szCs w:val="21"/>
                <w:rPrChange w:id="5844" w:author="Codex" w:date="2026-10-05T16:32:41.313017+00:00">
                  <w:rPr>
                    <w:bCs w:val="0"/>
                    <w:sz w:val="21"/>
                    <w:szCs w:val="21"/>
                  </w:rPr>
                </w:rPrChange>
              </w:rPr>
              <w:t>，</w:t>
            </w:r>
            <w:r>
              <w:rPr>
                <w:rFonts w:ascii="Times New Roman" w:hAnsi="Times New Roman" w:cs="Times New Roman" w:eastAsia="SimSun"/>
                <w:b w:val="0"/>
                <w:bCs w:val="0"/>
                <w:sz w:val="21"/>
                <w:szCs w:val="21"/>
                <w:rPrChange w:id="5845" w:author="Codex" w:date="2026-10-05T16:32:41.313017+00:00">
                  <w:rPr>
                    <w:bCs w:val="0"/>
                    <w:sz w:val="21"/>
                    <w:szCs w:val="21"/>
                  </w:rPr>
                </w:rPrChange>
              </w:rPr>
              <w:t>0.034</w:t>
            </w:r>
            <w:r>
              <w:rPr>
                <w:rFonts w:ascii="Times New Roman" w:hAnsi="Times New Roman" w:cs="Times New Roman" w:eastAsia="SimSun"/>
                <w:b w:val="0"/>
                <w:bCs w:val="0"/>
                <w:sz w:val="21"/>
                <w:szCs w:val="21"/>
                <w:rPrChange w:id="584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847" w:author="Codex" w:date="2026-10-05T16:32:41.313017+00:00">
              <w:tcPr>
                <w:tcW w:w="0" w:type="auto"/>
                <w:tcBorders>
                  <w:top w:val="nil"/>
                  <w:left w:val="nil"/>
                  <w:bottom w:val="nil"/>
                  <w:right w:val="nil"/>
                </w:tcBorders>
                <w:tcMar>
                  <w:left w:w="102" w:type="dxa"/>
                  <w:right w:w="102" w:type="dxa"/>
                </w:tcMar>
                <w:vAlign w:val="center"/>
              </w:tcPr>
            </w:tcPrChange>
          </w:tcPr>
          <w:p w14:paraId="28E0B00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96" w:author="Codex" w:date="2026-10-05T16:32:41.313017+00:00">
                  <w:rPr>
                    <w:rFonts w:cs="Times New Roman"/>
                    <w:szCs w:val="21"/>
                  </w:rPr>
                </w:rPrChange>
              </w:rPr>
              <w:pPrChange w:id="5848"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5849" w:author="Codex" w:date="2026-10-05T16:32:41.313017+00:00">
                  <w:rPr>
                    <w:rFonts w:cs="Times New Roman"/>
                    <w:szCs w:val="21"/>
                  </w:rPr>
                </w:rPrChange>
              </w:rPr>
              <w:t>解释暂缓</w:t>
            </w:r>
          </w:p>
        </w:tc>
      </w:tr>
      <w:tr w:rsidR="00011D10" w14:paraId="02E229EF"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5850" w:author="Codex" w:date="2026-10-05T16:32:41.313017+00:00">
              <w:tcPr>
                <w:tcW w:w="0" w:type="auto"/>
                <w:tcBorders>
                  <w:top w:val="nil"/>
                  <w:left w:val="nil"/>
                  <w:bottom w:val="nil"/>
                  <w:right w:val="nil"/>
                </w:tcBorders>
                <w:noWrap/>
                <w:tcMar>
                  <w:left w:w="102" w:type="dxa"/>
                  <w:right w:w="102" w:type="dxa"/>
                </w:tcMar>
                <w:vAlign w:val="center"/>
              </w:tcPr>
            </w:tcPrChange>
          </w:tcPr>
          <w:p w14:paraId="6E18DB7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97" w:author="Codex" w:date="2026-10-05T16:32:41.313017+00:00">
                  <w:rPr>
                    <w:rFonts w:cs="Times New Roman"/>
                    <w:szCs w:val="21"/>
                  </w:rPr>
                </w:rPrChange>
              </w:rPr>
              <w:pPrChange w:id="585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52" w:author="Codex" w:date="2026-10-05T16:32:41.313017+00:00">
                  <w:rPr>
                    <w:rFonts w:cs="Times New Roman"/>
                    <w:szCs w:val="21"/>
                  </w:rPr>
                </w:rPrChange>
              </w:rPr>
              <w:t>RA-S</w:t>
            </w:r>
          </w:p>
        </w:tc>
        <w:tc>
          <w:tcPr>
            <w:tcW w:w="0" w:type="auto"/>
            <w:tcBorders>
              <w:top w:val="nil"/>
              <w:left w:val="nil"/>
              <w:bottom w:val="nil"/>
              <w:right w:val="nil"/>
              <w:insideH w:val="nil"/>
              <w:insideV w:val="nil"/>
            </w:tcBorders>
            <w:tcMar>
              <w:left w:w="102" w:type="dxa"/>
              <w:right w:w="102" w:type="dxa"/>
            </w:tcMar>
            <w:vAlign w:val="center"/>
            <w:tcPrChange w:id="5853" w:author="Codex" w:date="2026-10-05T16:32:41.313017+00:00">
              <w:tcPr>
                <w:tcW w:w="0" w:type="auto"/>
                <w:tcBorders>
                  <w:top w:val="nil"/>
                  <w:left w:val="nil"/>
                  <w:bottom w:val="nil"/>
                  <w:right w:val="nil"/>
                </w:tcBorders>
                <w:tcMar>
                  <w:left w:w="102" w:type="dxa"/>
                  <w:right w:w="102" w:type="dxa"/>
                </w:tcMar>
                <w:vAlign w:val="center"/>
              </w:tcPr>
            </w:tcPrChange>
          </w:tcPr>
          <w:p w14:paraId="4AA8E2E9"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98" w:author="Codex" w:date="2026-10-05T16:32:41.313017+00:00">
                  <w:rPr>
                    <w:bCs w:val="0"/>
                    <w:sz w:val="21"/>
                    <w:szCs w:val="21"/>
                  </w:rPr>
                </w:rPrChange>
              </w:rPr>
              <w:pPrChange w:id="585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55" w:author="Codex" w:date="2026-10-05T16:32:41.313017+00:00">
                  <w:rPr>
                    <w:bCs w:val="0"/>
                    <w:sz w:val="21"/>
                    <w:szCs w:val="21"/>
                  </w:rPr>
                </w:rPrChange>
              </w:rPr>
              <w:t>1.110</w:t>
            </w:r>
            <w:r>
              <w:rPr>
                <w:rFonts w:ascii="Times New Roman" w:hAnsi="Times New Roman" w:cs="Times New Roman" w:eastAsia="SimSun"/>
                <w:b w:val="0"/>
                <w:bCs w:val="0"/>
                <w:sz w:val="21"/>
                <w:szCs w:val="21"/>
                <w:rPrChange w:id="5856" w:author="Codex" w:date="2026-10-05T16:32:41.313017+00:00">
                  <w:rPr>
                    <w:bCs w:val="0"/>
                    <w:sz w:val="21"/>
                    <w:szCs w:val="21"/>
                  </w:rPr>
                </w:rPrChange>
              </w:rPr>
              <w:t>（</w:t>
            </w:r>
            <w:r>
              <w:rPr>
                <w:rFonts w:ascii="Times New Roman" w:hAnsi="Times New Roman" w:cs="Times New Roman" w:eastAsia="SimSun"/>
                <w:b w:val="0"/>
                <w:bCs w:val="0"/>
                <w:sz w:val="21"/>
                <w:szCs w:val="21"/>
                <w:rPrChange w:id="5857" w:author="Codex" w:date="2026-10-05T16:32:41.313017+00:00">
                  <w:rPr>
                    <w:bCs w:val="0"/>
                    <w:sz w:val="21"/>
                    <w:szCs w:val="21"/>
                  </w:rPr>
                </w:rPrChange>
              </w:rPr>
              <w:t>-3.865</w:t>
            </w:r>
            <w:r>
              <w:rPr>
                <w:rFonts w:ascii="Times New Roman" w:hAnsi="Times New Roman" w:cs="Times New Roman" w:eastAsia="SimSun"/>
                <w:b w:val="0"/>
                <w:bCs w:val="0"/>
                <w:sz w:val="21"/>
                <w:szCs w:val="21"/>
                <w:rPrChange w:id="5858" w:author="Codex" w:date="2026-10-05T16:32:41.313017+00:00">
                  <w:rPr>
                    <w:bCs w:val="0"/>
                    <w:sz w:val="21"/>
                    <w:szCs w:val="21"/>
                  </w:rPr>
                </w:rPrChange>
              </w:rPr>
              <w:t>，</w:t>
            </w:r>
            <w:r>
              <w:rPr>
                <w:rFonts w:ascii="Times New Roman" w:hAnsi="Times New Roman" w:cs="Times New Roman" w:eastAsia="SimSun"/>
                <w:b w:val="0"/>
                <w:bCs w:val="0"/>
                <w:sz w:val="21"/>
                <w:szCs w:val="21"/>
                <w:rPrChange w:id="5859" w:author="Codex" w:date="2026-10-05T16:32:41.313017+00:00">
                  <w:rPr>
                    <w:bCs w:val="0"/>
                    <w:sz w:val="21"/>
                    <w:szCs w:val="21"/>
                  </w:rPr>
                </w:rPrChange>
              </w:rPr>
              <w:t>10.376</w:t>
            </w:r>
            <w:r>
              <w:rPr>
                <w:rFonts w:ascii="Times New Roman" w:hAnsi="Times New Roman" w:cs="Times New Roman" w:eastAsia="SimSun"/>
                <w:b w:val="0"/>
                <w:bCs w:val="0"/>
                <w:sz w:val="21"/>
                <w:szCs w:val="21"/>
                <w:rPrChange w:id="586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861" w:author="Codex" w:date="2026-10-05T16:32:41.313017+00:00">
              <w:tcPr>
                <w:tcW w:w="0" w:type="auto"/>
                <w:tcBorders>
                  <w:top w:val="nil"/>
                  <w:left w:val="nil"/>
                  <w:bottom w:val="nil"/>
                  <w:right w:val="nil"/>
                </w:tcBorders>
                <w:tcMar>
                  <w:left w:w="102" w:type="dxa"/>
                  <w:right w:w="102" w:type="dxa"/>
                </w:tcMar>
                <w:vAlign w:val="center"/>
              </w:tcPr>
            </w:tcPrChange>
          </w:tcPr>
          <w:p w14:paraId="4C15EDC5"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99" w:author="Codex" w:date="2026-10-05T16:32:41.313017+00:00">
                  <w:rPr>
                    <w:bCs w:val="0"/>
                    <w:sz w:val="21"/>
                    <w:szCs w:val="21"/>
                  </w:rPr>
                </w:rPrChange>
              </w:rPr>
              <w:pPrChange w:id="5862"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63" w:author="Codex" w:date="2026-10-05T16:32:41.313017+00:00">
                  <w:rPr>
                    <w:bCs w:val="0"/>
                    <w:sz w:val="21"/>
                    <w:szCs w:val="21"/>
                  </w:rPr>
                </w:rPrChange>
              </w:rPr>
              <w:t>-0.661</w:t>
            </w:r>
            <w:r>
              <w:rPr>
                <w:rFonts w:ascii="Times New Roman" w:hAnsi="Times New Roman" w:cs="Times New Roman" w:eastAsia="SimSun"/>
                <w:b w:val="0"/>
                <w:bCs w:val="0"/>
                <w:sz w:val="21"/>
                <w:szCs w:val="21"/>
                <w:rPrChange w:id="5864" w:author="Codex" w:date="2026-10-05T16:32:41.313017+00:00">
                  <w:rPr>
                    <w:bCs w:val="0"/>
                    <w:sz w:val="21"/>
                    <w:szCs w:val="21"/>
                  </w:rPr>
                </w:rPrChange>
              </w:rPr>
              <w:t>（</w:t>
            </w:r>
            <w:r>
              <w:rPr>
                <w:rFonts w:ascii="Times New Roman" w:hAnsi="Times New Roman" w:cs="Times New Roman" w:eastAsia="SimSun"/>
                <w:b w:val="0"/>
                <w:bCs w:val="0"/>
                <w:sz w:val="21"/>
                <w:szCs w:val="21"/>
                <w:rPrChange w:id="5865" w:author="Codex" w:date="2026-10-05T16:32:41.313017+00:00">
                  <w:rPr>
                    <w:bCs w:val="0"/>
                    <w:sz w:val="21"/>
                    <w:szCs w:val="21"/>
                  </w:rPr>
                </w:rPrChange>
              </w:rPr>
              <w:t>-12.130</w:t>
            </w:r>
            <w:r>
              <w:rPr>
                <w:rFonts w:ascii="Times New Roman" w:hAnsi="Times New Roman" w:cs="Times New Roman" w:eastAsia="SimSun"/>
                <w:b w:val="0"/>
                <w:bCs w:val="0"/>
                <w:sz w:val="21"/>
                <w:szCs w:val="21"/>
                <w:rPrChange w:id="5866" w:author="Codex" w:date="2026-10-05T16:32:41.313017+00:00">
                  <w:rPr>
                    <w:bCs w:val="0"/>
                    <w:sz w:val="21"/>
                    <w:szCs w:val="21"/>
                  </w:rPr>
                </w:rPrChange>
              </w:rPr>
              <w:t>，</w:t>
            </w:r>
            <w:r>
              <w:rPr>
                <w:rFonts w:ascii="Times New Roman" w:hAnsi="Times New Roman" w:cs="Times New Roman" w:eastAsia="SimSun"/>
                <w:b w:val="0"/>
                <w:bCs w:val="0"/>
                <w:sz w:val="21"/>
                <w:szCs w:val="21"/>
                <w:rPrChange w:id="5867" w:author="Codex" w:date="2026-10-05T16:32:41.313017+00:00">
                  <w:rPr>
                    <w:bCs w:val="0"/>
                    <w:sz w:val="21"/>
                    <w:szCs w:val="21"/>
                  </w:rPr>
                </w:rPrChange>
              </w:rPr>
              <w:t>5.392</w:t>
            </w:r>
            <w:r>
              <w:rPr>
                <w:rFonts w:ascii="Times New Roman" w:hAnsi="Times New Roman" w:cs="Times New Roman" w:eastAsia="SimSun"/>
                <w:b w:val="0"/>
                <w:bCs w:val="0"/>
                <w:sz w:val="21"/>
                <w:szCs w:val="21"/>
                <w:rPrChange w:id="586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869" w:author="Codex" w:date="2026-10-05T16:32:41.313017+00:00">
              <w:tcPr>
                <w:tcW w:w="0" w:type="auto"/>
                <w:tcBorders>
                  <w:top w:val="nil"/>
                  <w:left w:val="nil"/>
                  <w:bottom w:val="nil"/>
                  <w:right w:val="nil"/>
                </w:tcBorders>
                <w:tcMar>
                  <w:left w:w="102" w:type="dxa"/>
                  <w:right w:w="102" w:type="dxa"/>
                </w:tcMar>
                <w:vAlign w:val="center"/>
              </w:tcPr>
            </w:tcPrChange>
          </w:tcPr>
          <w:p w14:paraId="004F725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00" w:author="Codex" w:date="2026-10-05T16:32:41.313017+00:00">
                  <w:rPr>
                    <w:rFonts w:cs="Times New Roman"/>
                    <w:szCs w:val="21"/>
                  </w:rPr>
                </w:rPrChange>
              </w:rPr>
              <w:pPrChange w:id="5870"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5871" w:author="Codex" w:date="2026-10-05T16:32:41.313017+00:00">
                  <w:rPr>
                    <w:rFonts w:cs="Times New Roman"/>
                    <w:szCs w:val="21"/>
                  </w:rPr>
                </w:rPrChange>
              </w:rPr>
              <w:t>解释暂缓</w:t>
            </w:r>
          </w:p>
        </w:tc>
      </w:tr>
      <w:tr w:rsidR="00011D10" w14:paraId="02E8C50B"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5872" w:author="Codex" w:date="2026-10-05T16:32:41.313017+00:00">
              <w:tcPr>
                <w:tcW w:w="0" w:type="auto"/>
                <w:tcBorders>
                  <w:top w:val="nil"/>
                  <w:left w:val="nil"/>
                  <w:bottom w:val="nil"/>
                  <w:right w:val="nil"/>
                </w:tcBorders>
                <w:noWrap/>
                <w:tcMar>
                  <w:left w:w="102" w:type="dxa"/>
                  <w:right w:w="102" w:type="dxa"/>
                </w:tcMar>
                <w:vAlign w:val="center"/>
              </w:tcPr>
            </w:tcPrChange>
          </w:tcPr>
          <w:p w14:paraId="396F5D6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01" w:author="Codex" w:date="2026-10-05T16:32:41.313017+00:00">
                  <w:rPr>
                    <w:rFonts w:cs="Times New Roman"/>
                    <w:szCs w:val="21"/>
                  </w:rPr>
                </w:rPrChange>
              </w:rPr>
              <w:pPrChange w:id="587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74" w:author="Codex" w:date="2026-10-05T16:32:41.313017+00:00">
                  <w:rPr>
                    <w:rFonts w:cs="Times New Roman"/>
                    <w:szCs w:val="21"/>
                  </w:rPr>
                </w:rPrChange>
              </w:rPr>
              <w:t>RA-P</w:t>
            </w:r>
          </w:p>
        </w:tc>
        <w:tc>
          <w:tcPr>
            <w:tcW w:w="0" w:type="auto"/>
            <w:tcBorders>
              <w:top w:val="nil"/>
              <w:left w:val="nil"/>
              <w:bottom w:val="nil"/>
              <w:right w:val="nil"/>
              <w:insideH w:val="nil"/>
              <w:insideV w:val="nil"/>
            </w:tcBorders>
            <w:tcMar>
              <w:left w:w="102" w:type="dxa"/>
              <w:right w:w="102" w:type="dxa"/>
            </w:tcMar>
            <w:vAlign w:val="center"/>
            <w:tcPrChange w:id="5875" w:author="Codex" w:date="2026-10-05T16:32:41.313017+00:00">
              <w:tcPr>
                <w:tcW w:w="0" w:type="auto"/>
                <w:tcBorders>
                  <w:top w:val="nil"/>
                  <w:left w:val="nil"/>
                  <w:bottom w:val="nil"/>
                  <w:right w:val="nil"/>
                </w:tcBorders>
                <w:tcMar>
                  <w:left w:w="102" w:type="dxa"/>
                  <w:right w:w="102" w:type="dxa"/>
                </w:tcMar>
                <w:vAlign w:val="center"/>
              </w:tcPr>
            </w:tcPrChange>
          </w:tcPr>
          <w:p w14:paraId="005E8396"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02" w:author="Codex" w:date="2026-10-05T16:32:41.313017+00:00">
                  <w:rPr>
                    <w:bCs w:val="0"/>
                    <w:sz w:val="21"/>
                    <w:szCs w:val="21"/>
                  </w:rPr>
                </w:rPrChange>
              </w:rPr>
              <w:pPrChange w:id="587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77" w:author="Codex" w:date="2026-10-05T16:32:41.313017+00:00">
                  <w:rPr>
                    <w:bCs w:val="0"/>
                    <w:sz w:val="21"/>
                    <w:szCs w:val="21"/>
                  </w:rPr>
                </w:rPrChange>
              </w:rPr>
              <w:t>-1.213</w:t>
            </w:r>
            <w:r>
              <w:rPr>
                <w:rFonts w:ascii="Times New Roman" w:hAnsi="Times New Roman" w:cs="Times New Roman" w:eastAsia="SimSun"/>
                <w:b w:val="0"/>
                <w:bCs w:val="0"/>
                <w:sz w:val="21"/>
                <w:szCs w:val="21"/>
                <w:rPrChange w:id="5878" w:author="Codex" w:date="2026-10-05T16:32:41.313017+00:00">
                  <w:rPr>
                    <w:bCs w:val="0"/>
                    <w:sz w:val="21"/>
                    <w:szCs w:val="21"/>
                  </w:rPr>
                </w:rPrChange>
              </w:rPr>
              <w:t>（</w:t>
            </w:r>
            <w:r>
              <w:rPr>
                <w:rFonts w:ascii="Times New Roman" w:hAnsi="Times New Roman" w:cs="Times New Roman" w:eastAsia="SimSun"/>
                <w:b w:val="0"/>
                <w:bCs w:val="0"/>
                <w:sz w:val="21"/>
                <w:szCs w:val="21"/>
                <w:rPrChange w:id="5879" w:author="Codex" w:date="2026-10-05T16:32:41.313017+00:00">
                  <w:rPr>
                    <w:bCs w:val="0"/>
                    <w:sz w:val="21"/>
                    <w:szCs w:val="21"/>
                  </w:rPr>
                </w:rPrChange>
              </w:rPr>
              <w:t>-9.491</w:t>
            </w:r>
            <w:r>
              <w:rPr>
                <w:rFonts w:ascii="Times New Roman" w:hAnsi="Times New Roman" w:cs="Times New Roman" w:eastAsia="SimSun"/>
                <w:b w:val="0"/>
                <w:bCs w:val="0"/>
                <w:sz w:val="21"/>
                <w:szCs w:val="21"/>
                <w:rPrChange w:id="5880" w:author="Codex" w:date="2026-10-05T16:32:41.313017+00:00">
                  <w:rPr>
                    <w:bCs w:val="0"/>
                    <w:sz w:val="21"/>
                    <w:szCs w:val="21"/>
                  </w:rPr>
                </w:rPrChange>
              </w:rPr>
              <w:t>，</w:t>
            </w:r>
            <w:r>
              <w:rPr>
                <w:rFonts w:ascii="Times New Roman" w:hAnsi="Times New Roman" w:cs="Times New Roman" w:eastAsia="SimSun"/>
                <w:b w:val="0"/>
                <w:bCs w:val="0"/>
                <w:sz w:val="21"/>
                <w:szCs w:val="21"/>
                <w:rPrChange w:id="5881" w:author="Codex" w:date="2026-10-05T16:32:41.313017+00:00">
                  <w:rPr>
                    <w:bCs w:val="0"/>
                    <w:sz w:val="21"/>
                    <w:szCs w:val="21"/>
                  </w:rPr>
                </w:rPrChange>
              </w:rPr>
              <w:t>11.397</w:t>
            </w:r>
            <w:r>
              <w:rPr>
                <w:rFonts w:ascii="Times New Roman" w:hAnsi="Times New Roman" w:cs="Times New Roman" w:eastAsia="SimSun"/>
                <w:b w:val="0"/>
                <w:bCs w:val="0"/>
                <w:sz w:val="21"/>
                <w:szCs w:val="21"/>
                <w:rPrChange w:id="588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883" w:author="Codex" w:date="2026-10-05T16:32:41.313017+00:00">
              <w:tcPr>
                <w:tcW w:w="0" w:type="auto"/>
                <w:tcBorders>
                  <w:top w:val="nil"/>
                  <w:left w:val="nil"/>
                  <w:bottom w:val="nil"/>
                  <w:right w:val="nil"/>
                </w:tcBorders>
                <w:tcMar>
                  <w:left w:w="102" w:type="dxa"/>
                  <w:right w:w="102" w:type="dxa"/>
                </w:tcMar>
                <w:vAlign w:val="center"/>
              </w:tcPr>
            </w:tcPrChange>
          </w:tcPr>
          <w:p w14:paraId="44EAC2DF"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03" w:author="Codex" w:date="2026-10-05T16:32:41.313017+00:00">
                  <w:rPr>
                    <w:bCs w:val="0"/>
                    <w:sz w:val="21"/>
                    <w:szCs w:val="21"/>
                  </w:rPr>
                </w:rPrChange>
              </w:rPr>
              <w:pPrChange w:id="588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85" w:author="Codex" w:date="2026-10-05T16:32:41.313017+00:00">
                  <w:rPr>
                    <w:bCs w:val="0"/>
                    <w:sz w:val="21"/>
                    <w:szCs w:val="21"/>
                  </w:rPr>
                </w:rPrChange>
              </w:rPr>
              <w:t>1.835</w:t>
            </w:r>
            <w:r>
              <w:rPr>
                <w:rFonts w:ascii="Times New Roman" w:hAnsi="Times New Roman" w:cs="Times New Roman" w:eastAsia="SimSun"/>
                <w:b w:val="0"/>
                <w:bCs w:val="0"/>
                <w:sz w:val="21"/>
                <w:szCs w:val="21"/>
                <w:rPrChange w:id="5886" w:author="Codex" w:date="2026-10-05T16:32:41.313017+00:00">
                  <w:rPr>
                    <w:bCs w:val="0"/>
                    <w:sz w:val="21"/>
                    <w:szCs w:val="21"/>
                  </w:rPr>
                </w:rPrChange>
              </w:rPr>
              <w:t>（</w:t>
            </w:r>
            <w:r>
              <w:rPr>
                <w:rFonts w:ascii="Times New Roman" w:hAnsi="Times New Roman" w:cs="Times New Roman" w:eastAsia="SimSun"/>
                <w:b w:val="0"/>
                <w:bCs w:val="0"/>
                <w:sz w:val="21"/>
                <w:szCs w:val="21"/>
                <w:rPrChange w:id="5887" w:author="Codex" w:date="2026-10-05T16:32:41.313017+00:00">
                  <w:rPr>
                    <w:bCs w:val="0"/>
                    <w:sz w:val="21"/>
                    <w:szCs w:val="21"/>
                  </w:rPr>
                </w:rPrChange>
              </w:rPr>
              <w:t>-10.725</w:t>
            </w:r>
            <w:r>
              <w:rPr>
                <w:rFonts w:ascii="Times New Roman" w:hAnsi="Times New Roman" w:cs="Times New Roman" w:eastAsia="SimSun"/>
                <w:b w:val="0"/>
                <w:bCs w:val="0"/>
                <w:sz w:val="21"/>
                <w:szCs w:val="21"/>
                <w:rPrChange w:id="5888" w:author="Codex" w:date="2026-10-05T16:32:41.313017+00:00">
                  <w:rPr>
                    <w:bCs w:val="0"/>
                    <w:sz w:val="21"/>
                    <w:szCs w:val="21"/>
                  </w:rPr>
                </w:rPrChange>
              </w:rPr>
              <w:t>，</w:t>
            </w:r>
            <w:r>
              <w:rPr>
                <w:rFonts w:ascii="Times New Roman" w:hAnsi="Times New Roman" w:cs="Times New Roman" w:eastAsia="SimSun"/>
                <w:b w:val="0"/>
                <w:bCs w:val="0"/>
                <w:sz w:val="21"/>
                <w:szCs w:val="21"/>
                <w:rPrChange w:id="5889" w:author="Codex" w:date="2026-10-05T16:32:41.313017+00:00">
                  <w:rPr>
                    <w:bCs w:val="0"/>
                    <w:sz w:val="21"/>
                    <w:szCs w:val="21"/>
                  </w:rPr>
                </w:rPrChange>
              </w:rPr>
              <w:t>9.696</w:t>
            </w:r>
            <w:r>
              <w:rPr>
                <w:rFonts w:ascii="Times New Roman" w:hAnsi="Times New Roman" w:cs="Times New Roman" w:eastAsia="SimSun"/>
                <w:b w:val="0"/>
                <w:bCs w:val="0"/>
                <w:sz w:val="21"/>
                <w:szCs w:val="21"/>
                <w:rPrChange w:id="589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891" w:author="Codex" w:date="2026-10-05T16:32:41.313017+00:00">
              <w:tcPr>
                <w:tcW w:w="0" w:type="auto"/>
                <w:tcBorders>
                  <w:top w:val="nil"/>
                  <w:left w:val="nil"/>
                  <w:bottom w:val="nil"/>
                  <w:right w:val="nil"/>
                </w:tcBorders>
                <w:tcMar>
                  <w:left w:w="102" w:type="dxa"/>
                  <w:right w:w="102" w:type="dxa"/>
                </w:tcMar>
                <w:vAlign w:val="center"/>
              </w:tcPr>
            </w:tcPrChange>
          </w:tcPr>
          <w:p w14:paraId="7D42B36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04" w:author="Codex" w:date="2026-10-05T16:32:41.313017+00:00">
                  <w:rPr>
                    <w:rFonts w:cs="Times New Roman"/>
                    <w:szCs w:val="21"/>
                  </w:rPr>
                </w:rPrChange>
              </w:rPr>
              <w:pPrChange w:id="5892"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5893" w:author="Codex" w:date="2026-10-05T16:32:41.313017+00:00">
                  <w:rPr>
                    <w:rFonts w:cs="Times New Roman"/>
                    <w:szCs w:val="21"/>
                  </w:rPr>
                </w:rPrChange>
              </w:rPr>
              <w:t>解释暂缓</w:t>
            </w:r>
          </w:p>
        </w:tc>
      </w:tr>
      <w:tr w:rsidR="00011D10" w14:paraId="0407F5BF"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5894" w:author="Codex" w:date="2026-10-05T16:32:41.313017+00:00">
              <w:tcPr>
                <w:tcW w:w="0" w:type="auto"/>
                <w:tcBorders>
                  <w:top w:val="nil"/>
                  <w:left w:val="nil"/>
                  <w:bottom w:val="nil"/>
                  <w:right w:val="nil"/>
                </w:tcBorders>
                <w:noWrap/>
                <w:tcMar>
                  <w:left w:w="102" w:type="dxa"/>
                  <w:right w:w="102" w:type="dxa"/>
                </w:tcMar>
                <w:vAlign w:val="center"/>
              </w:tcPr>
            </w:tcPrChange>
          </w:tcPr>
          <w:p w14:paraId="36DBF60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05" w:author="Codex" w:date="2026-10-05T16:32:41.313017+00:00">
                  <w:rPr>
                    <w:rFonts w:cs="Times New Roman"/>
                    <w:szCs w:val="21"/>
                  </w:rPr>
                </w:rPrChange>
              </w:rPr>
              <w:pPrChange w:id="589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96" w:author="Codex" w:date="2026-10-05T16:32:41.313017+00:00">
                  <w:rPr>
                    <w:rFonts w:cs="Times New Roman"/>
                    <w:szCs w:val="21"/>
                  </w:rPr>
                </w:rPrChange>
              </w:rPr>
              <w:t>RR-S</w:t>
            </w:r>
          </w:p>
        </w:tc>
        <w:tc>
          <w:tcPr>
            <w:tcW w:w="0" w:type="auto"/>
            <w:tcBorders>
              <w:top w:val="nil"/>
              <w:left w:val="nil"/>
              <w:bottom w:val="nil"/>
              <w:right w:val="nil"/>
              <w:insideH w:val="nil"/>
              <w:insideV w:val="nil"/>
            </w:tcBorders>
            <w:tcMar>
              <w:left w:w="102" w:type="dxa"/>
              <w:right w:w="102" w:type="dxa"/>
            </w:tcMar>
            <w:vAlign w:val="center"/>
            <w:tcPrChange w:id="5897" w:author="Codex" w:date="2026-10-05T16:32:41.313017+00:00">
              <w:tcPr>
                <w:tcW w:w="0" w:type="auto"/>
                <w:tcBorders>
                  <w:top w:val="nil"/>
                  <w:left w:val="nil"/>
                  <w:bottom w:val="nil"/>
                  <w:right w:val="nil"/>
                </w:tcBorders>
                <w:tcMar>
                  <w:left w:w="102" w:type="dxa"/>
                  <w:right w:w="102" w:type="dxa"/>
                </w:tcMar>
                <w:vAlign w:val="center"/>
              </w:tcPr>
            </w:tcPrChange>
          </w:tcPr>
          <w:p w14:paraId="2F79A1B7"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06" w:author="Codex" w:date="2026-10-05T16:32:41.313017+00:00">
                  <w:rPr>
                    <w:bCs w:val="0"/>
                    <w:sz w:val="21"/>
                    <w:szCs w:val="21"/>
                  </w:rPr>
                </w:rPrChange>
              </w:rPr>
              <w:pPrChange w:id="589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99" w:author="Codex" w:date="2026-10-05T16:32:41.313017+00:00">
                  <w:rPr>
                    <w:bCs w:val="0"/>
                    <w:sz w:val="21"/>
                    <w:szCs w:val="21"/>
                  </w:rPr>
                </w:rPrChange>
              </w:rPr>
              <w:t>0.198</w:t>
            </w:r>
            <w:r>
              <w:rPr>
                <w:rFonts w:ascii="Times New Roman" w:hAnsi="Times New Roman" w:cs="Times New Roman" w:eastAsia="SimSun"/>
                <w:b w:val="0"/>
                <w:bCs w:val="0"/>
                <w:sz w:val="21"/>
                <w:szCs w:val="21"/>
                <w:rPrChange w:id="5900" w:author="Codex" w:date="2026-10-05T16:32:41.313017+00:00">
                  <w:rPr>
                    <w:bCs w:val="0"/>
                    <w:sz w:val="21"/>
                    <w:szCs w:val="21"/>
                  </w:rPr>
                </w:rPrChange>
              </w:rPr>
              <w:t>（</w:t>
            </w:r>
            <w:r>
              <w:rPr>
                <w:rFonts w:ascii="Times New Roman" w:hAnsi="Times New Roman" w:cs="Times New Roman" w:eastAsia="SimSun"/>
                <w:b w:val="0"/>
                <w:bCs w:val="0"/>
                <w:sz w:val="21"/>
                <w:szCs w:val="21"/>
                <w:rPrChange w:id="5901" w:author="Codex" w:date="2026-10-05T16:32:41.313017+00:00">
                  <w:rPr>
                    <w:bCs w:val="0"/>
                    <w:sz w:val="21"/>
                    <w:szCs w:val="21"/>
                  </w:rPr>
                </w:rPrChange>
              </w:rPr>
              <w:t>-0.354</w:t>
            </w:r>
            <w:r>
              <w:rPr>
                <w:rFonts w:ascii="Times New Roman" w:hAnsi="Times New Roman" w:cs="Times New Roman" w:eastAsia="SimSun"/>
                <w:b w:val="0"/>
                <w:bCs w:val="0"/>
                <w:sz w:val="21"/>
                <w:szCs w:val="21"/>
                <w:rPrChange w:id="5902" w:author="Codex" w:date="2026-10-05T16:32:41.313017+00:00">
                  <w:rPr>
                    <w:bCs w:val="0"/>
                    <w:sz w:val="21"/>
                    <w:szCs w:val="21"/>
                  </w:rPr>
                </w:rPrChange>
              </w:rPr>
              <w:t>，</w:t>
            </w:r>
            <w:r>
              <w:rPr>
                <w:rFonts w:ascii="Times New Roman" w:hAnsi="Times New Roman" w:cs="Times New Roman" w:eastAsia="SimSun"/>
                <w:b w:val="0"/>
                <w:bCs w:val="0"/>
                <w:sz w:val="21"/>
                <w:szCs w:val="21"/>
                <w:rPrChange w:id="5903" w:author="Codex" w:date="2026-10-05T16:32:41.313017+00:00">
                  <w:rPr>
                    <w:bCs w:val="0"/>
                    <w:sz w:val="21"/>
                    <w:szCs w:val="21"/>
                  </w:rPr>
                </w:rPrChange>
              </w:rPr>
              <w:t>0.446</w:t>
            </w:r>
            <w:r>
              <w:rPr>
                <w:rFonts w:ascii="Times New Roman" w:hAnsi="Times New Roman" w:cs="Times New Roman" w:eastAsia="SimSun"/>
                <w:b w:val="0"/>
                <w:bCs w:val="0"/>
                <w:sz w:val="21"/>
                <w:szCs w:val="21"/>
                <w:rPrChange w:id="590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905" w:author="Codex" w:date="2026-10-05T16:32:41.313017+00:00">
              <w:tcPr>
                <w:tcW w:w="0" w:type="auto"/>
                <w:tcBorders>
                  <w:top w:val="nil"/>
                  <w:left w:val="nil"/>
                  <w:bottom w:val="nil"/>
                  <w:right w:val="nil"/>
                </w:tcBorders>
                <w:tcMar>
                  <w:left w:w="102" w:type="dxa"/>
                  <w:right w:w="102" w:type="dxa"/>
                </w:tcMar>
                <w:vAlign w:val="center"/>
              </w:tcPr>
            </w:tcPrChange>
          </w:tcPr>
          <w:p w14:paraId="683DC50A"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07" w:author="Codex" w:date="2026-10-05T16:32:41.313017+00:00">
                  <w:rPr>
                    <w:bCs w:val="0"/>
                    <w:sz w:val="21"/>
                    <w:szCs w:val="21"/>
                  </w:rPr>
                </w:rPrChange>
              </w:rPr>
              <w:pPrChange w:id="590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907" w:author="Codex" w:date="2026-10-05T16:32:41.313017+00:00">
                  <w:rPr>
                    <w:bCs w:val="0"/>
                    <w:sz w:val="21"/>
                    <w:szCs w:val="21"/>
                  </w:rPr>
                </w:rPrChange>
              </w:rPr>
              <w:t>1.258</w:t>
            </w:r>
            <w:r>
              <w:rPr>
                <w:rFonts w:ascii="Times New Roman" w:hAnsi="Times New Roman" w:cs="Times New Roman" w:eastAsia="SimSun"/>
                <w:b w:val="0"/>
                <w:bCs w:val="0"/>
                <w:sz w:val="21"/>
                <w:szCs w:val="21"/>
                <w:rPrChange w:id="5908" w:author="Codex" w:date="2026-10-05T16:32:41.313017+00:00">
                  <w:rPr>
                    <w:bCs w:val="0"/>
                    <w:sz w:val="21"/>
                    <w:szCs w:val="21"/>
                  </w:rPr>
                </w:rPrChange>
              </w:rPr>
              <w:t>（</w:t>
            </w:r>
            <w:r>
              <w:rPr>
                <w:rFonts w:ascii="Times New Roman" w:hAnsi="Times New Roman" w:cs="Times New Roman" w:eastAsia="SimSun"/>
                <w:b w:val="0"/>
                <w:bCs w:val="0"/>
                <w:sz w:val="21"/>
                <w:szCs w:val="21"/>
                <w:rPrChange w:id="5909" w:author="Codex" w:date="2026-10-05T16:32:41.313017+00:00">
                  <w:rPr>
                    <w:bCs w:val="0"/>
                    <w:sz w:val="21"/>
                    <w:szCs w:val="21"/>
                  </w:rPr>
                </w:rPrChange>
              </w:rPr>
              <w:t>-0.396</w:t>
            </w:r>
            <w:r>
              <w:rPr>
                <w:rFonts w:ascii="Times New Roman" w:hAnsi="Times New Roman" w:cs="Times New Roman" w:eastAsia="SimSun"/>
                <w:b w:val="0"/>
                <w:bCs w:val="0"/>
                <w:sz w:val="21"/>
                <w:szCs w:val="21"/>
                <w:rPrChange w:id="5910" w:author="Codex" w:date="2026-10-05T16:32:41.313017+00:00">
                  <w:rPr>
                    <w:bCs w:val="0"/>
                    <w:sz w:val="21"/>
                    <w:szCs w:val="21"/>
                  </w:rPr>
                </w:rPrChange>
              </w:rPr>
              <w:t>，</w:t>
            </w:r>
            <w:r>
              <w:rPr>
                <w:rFonts w:ascii="Times New Roman" w:hAnsi="Times New Roman" w:cs="Times New Roman" w:eastAsia="SimSun"/>
                <w:b w:val="0"/>
                <w:bCs w:val="0"/>
                <w:sz w:val="21"/>
                <w:szCs w:val="21"/>
                <w:rPrChange w:id="5911" w:author="Codex" w:date="2026-10-05T16:32:41.313017+00:00">
                  <w:rPr>
                    <w:bCs w:val="0"/>
                    <w:sz w:val="21"/>
                    <w:szCs w:val="21"/>
                  </w:rPr>
                </w:rPrChange>
              </w:rPr>
              <w:t>4.624</w:t>
            </w:r>
            <w:r>
              <w:rPr>
                <w:rFonts w:ascii="Times New Roman" w:hAnsi="Times New Roman" w:cs="Times New Roman" w:eastAsia="SimSun"/>
                <w:b w:val="0"/>
                <w:bCs w:val="0"/>
                <w:sz w:val="21"/>
                <w:szCs w:val="21"/>
                <w:rPrChange w:id="591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913" w:author="Codex" w:date="2026-10-05T16:32:41.313017+00:00">
              <w:tcPr>
                <w:tcW w:w="0" w:type="auto"/>
                <w:tcBorders>
                  <w:top w:val="nil"/>
                  <w:left w:val="nil"/>
                  <w:bottom w:val="nil"/>
                  <w:right w:val="nil"/>
                </w:tcBorders>
                <w:tcMar>
                  <w:left w:w="102" w:type="dxa"/>
                  <w:right w:w="102" w:type="dxa"/>
                </w:tcMar>
                <w:vAlign w:val="center"/>
              </w:tcPr>
            </w:tcPrChange>
          </w:tcPr>
          <w:p w14:paraId="24BD0F7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08" w:author="Codex" w:date="2026-10-05T16:32:41.313017+00:00">
                  <w:rPr>
                    <w:rFonts w:cs="Times New Roman"/>
                    <w:szCs w:val="21"/>
                  </w:rPr>
                </w:rPrChange>
              </w:rPr>
              <w:pPrChange w:id="5914"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5915" w:author="Codex" w:date="2026-10-05T16:32:41.313017+00:00">
                  <w:rPr>
                    <w:rFonts w:cs="Times New Roman"/>
                    <w:szCs w:val="21"/>
                  </w:rPr>
                </w:rPrChange>
              </w:rPr>
              <w:t>解释暂缓</w:t>
            </w:r>
          </w:p>
        </w:tc>
      </w:tr>
      <w:tr w:rsidR="00011D10" w14:paraId="7FB2EA3B" w14:textId="77777777" w:rsidTr="00A40A87">
        <w:trPr>
          <w:cantSplit/>
          <w:jc w:val="center"/>
        </w:trPr>
        <w:tc>
          <w:tcPr>
            <w:tcW w:w="0" w:type="auto"/>
            <w:tcBorders>
              <w:top w:val="nil"/>
              <w:left w:val="nil"/>
              <w:bottom w:val="single" w:sz="12" w:color="000000"/>
              <w:right w:val="nil"/>
              <w:insideH w:val="nil"/>
              <w:insideV w:val="nil"/>
            </w:tcBorders>
            <w:noWrap/>
            <w:tcMar>
              <w:left w:w="102" w:type="dxa"/>
              <w:right w:w="102" w:type="dxa"/>
            </w:tcMar>
            <w:vAlign w:val="center"/>
            <w:tcPrChange w:id="5916"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406B50D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09" w:author="Codex" w:date="2026-10-05T16:32:41.313017+00:00">
                  <w:rPr>
                    <w:rFonts w:cs="Times New Roman"/>
                    <w:szCs w:val="21"/>
                  </w:rPr>
                </w:rPrChange>
              </w:rPr>
              <w:pPrChange w:id="591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918" w:author="Codex" w:date="2026-10-05T16:32:41.313017+00:00">
                  <w:rPr>
                    <w:rFonts w:cs="Times New Roman"/>
                    <w:szCs w:val="21"/>
                  </w:rPr>
                </w:rPrChange>
              </w:rPr>
              <w:t>RR-P</w:t>
            </w:r>
          </w:p>
        </w:tc>
        <w:tc>
          <w:tcPr>
            <w:tcW w:w="0" w:type="auto"/>
            <w:tcBorders>
              <w:top w:val="nil"/>
              <w:left w:val="nil"/>
              <w:bottom w:val="single" w:sz="12" w:color="000000"/>
              <w:right w:val="nil"/>
              <w:insideH w:val="nil"/>
              <w:insideV w:val="nil"/>
            </w:tcBorders>
            <w:tcMar>
              <w:left w:w="102" w:type="dxa"/>
              <w:right w:w="102" w:type="dxa"/>
            </w:tcMar>
            <w:vAlign w:val="center"/>
            <w:tcPrChange w:id="5919"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700A1C21"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10" w:author="Codex" w:date="2026-10-05T16:32:41.313017+00:00">
                  <w:rPr>
                    <w:bCs w:val="0"/>
                    <w:sz w:val="21"/>
                    <w:szCs w:val="21"/>
                  </w:rPr>
                </w:rPrChange>
              </w:rPr>
              <w:pPrChange w:id="592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921" w:author="Codex" w:date="2026-10-05T16:32:41.313017+00:00">
                  <w:rPr>
                    <w:bCs w:val="0"/>
                    <w:sz w:val="21"/>
                    <w:szCs w:val="21"/>
                  </w:rPr>
                </w:rPrChange>
              </w:rPr>
              <w:t>0.367</w:t>
            </w:r>
            <w:r>
              <w:rPr>
                <w:rFonts w:ascii="Times New Roman" w:hAnsi="Times New Roman" w:cs="Times New Roman" w:eastAsia="SimSun"/>
                <w:b w:val="0"/>
                <w:bCs w:val="0"/>
                <w:sz w:val="21"/>
                <w:szCs w:val="21"/>
                <w:rPrChange w:id="5922" w:author="Codex" w:date="2026-10-05T16:32:41.313017+00:00">
                  <w:rPr>
                    <w:bCs w:val="0"/>
                    <w:sz w:val="21"/>
                    <w:szCs w:val="21"/>
                  </w:rPr>
                </w:rPrChange>
              </w:rPr>
              <w:t>（</w:t>
            </w:r>
            <w:r>
              <w:rPr>
                <w:rFonts w:ascii="Times New Roman" w:hAnsi="Times New Roman" w:cs="Times New Roman" w:eastAsia="SimSun"/>
                <w:b w:val="0"/>
                <w:bCs w:val="0"/>
                <w:sz w:val="21"/>
                <w:szCs w:val="21"/>
                <w:rPrChange w:id="5923" w:author="Codex" w:date="2026-10-05T16:32:41.313017+00:00">
                  <w:rPr>
                    <w:bCs w:val="0"/>
                    <w:sz w:val="21"/>
                    <w:szCs w:val="21"/>
                  </w:rPr>
                </w:rPrChange>
              </w:rPr>
              <w:t>-1.499</w:t>
            </w:r>
            <w:r>
              <w:rPr>
                <w:rFonts w:ascii="Times New Roman" w:hAnsi="Times New Roman" w:cs="Times New Roman" w:eastAsia="SimSun"/>
                <w:b w:val="0"/>
                <w:bCs w:val="0"/>
                <w:sz w:val="21"/>
                <w:szCs w:val="21"/>
                <w:rPrChange w:id="5924" w:author="Codex" w:date="2026-10-05T16:32:41.313017+00:00">
                  <w:rPr>
                    <w:bCs w:val="0"/>
                    <w:sz w:val="21"/>
                    <w:szCs w:val="21"/>
                  </w:rPr>
                </w:rPrChange>
              </w:rPr>
              <w:t>，</w:t>
            </w:r>
            <w:r>
              <w:rPr>
                <w:rFonts w:ascii="Times New Roman" w:hAnsi="Times New Roman" w:cs="Times New Roman" w:eastAsia="SimSun"/>
                <w:b w:val="0"/>
                <w:bCs w:val="0"/>
                <w:sz w:val="21"/>
                <w:szCs w:val="21"/>
                <w:rPrChange w:id="5925" w:author="Codex" w:date="2026-10-05T16:32:41.313017+00:00">
                  <w:rPr>
                    <w:bCs w:val="0"/>
                    <w:sz w:val="21"/>
                    <w:szCs w:val="21"/>
                  </w:rPr>
                </w:rPrChange>
              </w:rPr>
              <w:t>2.243</w:t>
            </w:r>
            <w:r>
              <w:rPr>
                <w:rFonts w:ascii="Times New Roman" w:hAnsi="Times New Roman" w:cs="Times New Roman" w:eastAsia="SimSun"/>
                <w:b w:val="0"/>
                <w:bCs w:val="0"/>
                <w:sz w:val="21"/>
                <w:szCs w:val="21"/>
                <w:rPrChange w:id="5926"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5927"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4EE602C4"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11" w:author="Codex" w:date="2026-10-05T16:32:41.313017+00:00">
                  <w:rPr>
                    <w:bCs w:val="0"/>
                    <w:sz w:val="21"/>
                    <w:szCs w:val="21"/>
                  </w:rPr>
                </w:rPrChange>
              </w:rPr>
              <w:pPrChange w:id="592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929" w:author="Codex" w:date="2026-10-05T16:32:41.313017+00:00">
                  <w:rPr>
                    <w:bCs w:val="0"/>
                    <w:sz w:val="21"/>
                    <w:szCs w:val="21"/>
                  </w:rPr>
                </w:rPrChange>
              </w:rPr>
              <w:t>0.172</w:t>
            </w:r>
            <w:r>
              <w:rPr>
                <w:rFonts w:ascii="Times New Roman" w:hAnsi="Times New Roman" w:cs="Times New Roman" w:eastAsia="SimSun"/>
                <w:b w:val="0"/>
                <w:bCs w:val="0"/>
                <w:sz w:val="21"/>
                <w:szCs w:val="21"/>
                <w:rPrChange w:id="5930" w:author="Codex" w:date="2026-10-05T16:32:41.313017+00:00">
                  <w:rPr>
                    <w:bCs w:val="0"/>
                    <w:sz w:val="21"/>
                    <w:szCs w:val="21"/>
                  </w:rPr>
                </w:rPrChange>
              </w:rPr>
              <w:t>（</w:t>
            </w:r>
            <w:r>
              <w:rPr>
                <w:rFonts w:ascii="Times New Roman" w:hAnsi="Times New Roman" w:cs="Times New Roman" w:eastAsia="SimSun"/>
                <w:b w:val="0"/>
                <w:bCs w:val="0"/>
                <w:sz w:val="21"/>
                <w:szCs w:val="21"/>
                <w:rPrChange w:id="5931" w:author="Codex" w:date="2026-10-05T16:32:41.313017+00:00">
                  <w:rPr>
                    <w:bCs w:val="0"/>
                    <w:sz w:val="21"/>
                    <w:szCs w:val="21"/>
                  </w:rPr>
                </w:rPrChange>
              </w:rPr>
              <w:t>-8.566</w:t>
            </w:r>
            <w:r>
              <w:rPr>
                <w:rFonts w:ascii="Times New Roman" w:hAnsi="Times New Roman" w:cs="Times New Roman" w:eastAsia="SimSun"/>
                <w:b w:val="0"/>
                <w:bCs w:val="0"/>
                <w:sz w:val="21"/>
                <w:szCs w:val="21"/>
                <w:rPrChange w:id="5932" w:author="Codex" w:date="2026-10-05T16:32:41.313017+00:00">
                  <w:rPr>
                    <w:bCs w:val="0"/>
                    <w:sz w:val="21"/>
                    <w:szCs w:val="21"/>
                  </w:rPr>
                </w:rPrChange>
              </w:rPr>
              <w:t>，</w:t>
            </w:r>
            <w:r>
              <w:rPr>
                <w:rFonts w:ascii="Times New Roman" w:hAnsi="Times New Roman" w:cs="Times New Roman" w:eastAsia="SimSun"/>
                <w:b w:val="0"/>
                <w:bCs w:val="0"/>
                <w:sz w:val="21"/>
                <w:szCs w:val="21"/>
                <w:rPrChange w:id="5933" w:author="Codex" w:date="2026-10-05T16:32:41.313017+00:00">
                  <w:rPr>
                    <w:bCs w:val="0"/>
                    <w:sz w:val="21"/>
                    <w:szCs w:val="21"/>
                  </w:rPr>
                </w:rPrChange>
              </w:rPr>
              <w:t>8.070</w:t>
            </w:r>
            <w:r>
              <w:rPr>
                <w:rFonts w:ascii="Times New Roman" w:hAnsi="Times New Roman" w:cs="Times New Roman" w:eastAsia="SimSun"/>
                <w:b w:val="0"/>
                <w:bCs w:val="0"/>
                <w:sz w:val="21"/>
                <w:szCs w:val="21"/>
                <w:rPrChange w:id="5934"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5935"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6904FEE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12" w:author="Codex" w:date="2026-10-05T16:32:41.313017+00:00">
                  <w:rPr>
                    <w:rFonts w:cs="Times New Roman"/>
                    <w:szCs w:val="21"/>
                  </w:rPr>
                </w:rPrChange>
              </w:rPr>
              <w:pPrChange w:id="5936"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5937" w:author="Codex" w:date="2026-10-05T16:32:41.313017+00:00">
                  <w:rPr>
                    <w:rFonts w:cs="Times New Roman"/>
                    <w:szCs w:val="21"/>
                  </w:rPr>
                </w:rPrChange>
              </w:rPr>
              <w:t>解释暂缓</w:t>
            </w:r>
          </w:p>
        </w:tc>
      </w:tr>
    </w:tbl>
    <w:p w14:paraId="0DD0DA3D" w14:textId="7FF6921B"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9713" w:author="Codex" w:date="2026-10-05T16:32:41.313017+00:00">
            <w:rPr>
              <w:rFonts w:eastAsia="SimSun" w:cs="Times New Roman"/>
              <w:szCs w:val="21"/>
            </w:rPr>
          </w:rPrChange>
        </w:rPr>
        <w:pPrChange w:id="5938"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5939" w:author="Codex" w:date="2026-10-05T16:32:41.313017+00:00">
            <w:rPr>
              <w:rFonts w:eastAsia="SimSun" w:cs="Times New Roman"/>
              <w:szCs w:val="21"/>
            </w:rPr>
          </w:rPrChange>
        </w:rPr>
        <w:t>注：数值为比例小数及原生区间。负值、超过</w:t>
      </w:r>
      <w:r>
        <w:rPr>
          <w:rFonts w:ascii="Times New Roman" w:hAnsi="Times New Roman" w:cs="Times New Roman" w:eastAsia="SimSun"/>
          <w:sz w:val="21"/>
          <w:szCs w:val="21"/>
          <w:rPrChange w:id="5940" w:author="Codex" w:date="2026-10-05T16:32:41.313017+00:00">
            <w:rPr>
              <w:rFonts w:eastAsia="SimSun" w:cs="Times New Roman"/>
              <w:szCs w:val="21"/>
            </w:rPr>
          </w:rPrChange>
        </w:rPr>
        <w:t>1</w:t>
      </w:r>
      <w:r>
        <w:rPr>
          <w:rFonts w:ascii="Times New Roman" w:hAnsi="Times New Roman" w:cs="Times New Roman" w:eastAsia="SimSun"/>
          <w:sz w:val="21"/>
          <w:szCs w:val="21"/>
          <w:rPrChange w:id="5941" w:author="Codex" w:date="2026-10-05T16:32:41.313017+00:00">
            <w:rPr>
              <w:rFonts w:eastAsia="SimSun" w:cs="Times New Roman"/>
              <w:szCs w:val="21"/>
            </w:rPr>
          </w:rPrChange>
        </w:rPr>
        <w:t>或宽区间均保留；本表不将其解释为治理贡献百分比。</w:t>
      </w:r>
    </w:p>
    <w:p w14:paraId="205112EE" w14:textId="7FF69229"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714" w:author="Codex" w:date="2026-10-05T16:32:41.313017+00:00">
            <w:rPr>
              <w:sz w:val="21"/>
              <w:szCs w:val="21"/>
            </w:rPr>
          </w:rPrChange>
        </w:rPr>
        <w:pPrChange w:id="5942" w:author="Codex" w:date="2026-10-05T16:32:41.313017+00:00">
          <w:pPr>
            <w:pStyle w:val="af5"/>
            <w:snapToGrid w:val="0"/>
            <w:ind w:firstLine="420"/>
            <w:jc w:val="both"/>
          </w:pPr>
        </w:pPrChange>
      </w:pPr>
      <w:r>
        <w:rPr>
          <w:rFonts w:ascii="Times New Roman" w:hAnsi="Times New Roman" w:cs="Times New Roman" w:eastAsia="SimSun"/>
          <w:sz w:val="21"/>
          <w:szCs w:val="21"/>
          <w:rPrChange w:id="5943" w:author="Codex" w:date="2026-10-05T16:32:41.313017+00:00">
            <w:rPr>
              <w:sz w:val="21"/>
              <w:szCs w:val="21"/>
            </w:rPr>
          </w:rPrChange>
        </w:rPr>
        <w:lastRenderedPageBreak/>
        <w:t>图</w:t>
      </w:r>
      <w:r>
        <w:rPr>
          <w:rFonts w:ascii="Times New Roman" w:hAnsi="Times New Roman" w:cs="Times New Roman" w:eastAsia="SimSun"/>
          <w:sz w:val="21"/>
          <w:szCs w:val="21"/>
          <w:rPrChange w:id="5944" w:author="Codex" w:date="2026-10-05T16:32:41.313017+00:00">
            <w:rPr>
              <w:sz w:val="21"/>
              <w:szCs w:val="21"/>
            </w:rPr>
          </w:rPrChange>
        </w:rPr>
        <w:t>A.1</w:t>
      </w:r>
      <w:r>
        <w:rPr>
          <w:rFonts w:ascii="Times New Roman" w:hAnsi="Times New Roman" w:cs="Times New Roman" w:eastAsia="SimSun"/>
          <w:sz w:val="21"/>
          <w:szCs w:val="21"/>
          <w:rPrChange w:id="5945" w:author="Codex" w:date="2026-10-05T16:32:41.313017+00:00">
            <w:rPr>
              <w:sz w:val="21"/>
              <w:szCs w:val="21"/>
            </w:rPr>
          </w:rPrChange>
        </w:rPr>
        <w:t>显示，相对收入链中部分比例区间很宽。宽区间本身提醒我们，关于</w:t>
      </w:r>
      <w:r>
        <w:rPr>
          <w:rFonts w:ascii="Times New Roman" w:hAnsi="Times New Roman" w:cs="Times New Roman" w:eastAsia="SimSun"/>
          <w:sz w:val="21"/>
          <w:szCs w:val="21"/>
          <w:rPrChange w:id="5946" w:author="Codex" w:date="2026-10-05T16:32:41.313017+00:00">
            <w:rPr>
              <w:sz w:val="21"/>
              <w:szCs w:val="21"/>
            </w:rPr>
          </w:rPrChange>
        </w:rPr>
        <w:t>“</w:t>
      </w:r>
      <w:r>
        <w:rPr>
          <w:rFonts w:ascii="Times New Roman" w:hAnsi="Times New Roman" w:cs="Times New Roman" w:eastAsia="SimSun"/>
          <w:sz w:val="21"/>
          <w:szCs w:val="21"/>
          <w:rPrChange w:id="5947" w:author="Codex" w:date="2026-10-05T16:32:41.313017+00:00">
            <w:rPr>
              <w:sz w:val="21"/>
              <w:szCs w:val="21"/>
            </w:rPr>
          </w:rPrChange>
        </w:rPr>
        <w:t>可消除多少</w:t>
      </w:r>
      <w:r>
        <w:rPr>
          <w:rFonts w:ascii="Times New Roman" w:hAnsi="Times New Roman" w:cs="Times New Roman" w:eastAsia="SimSun"/>
          <w:sz w:val="21"/>
          <w:szCs w:val="21"/>
          <w:rPrChange w:id="5948" w:author="Codex" w:date="2026-10-05T16:32:41.313017+00:00">
            <w:rPr>
              <w:sz w:val="21"/>
              <w:szCs w:val="21"/>
            </w:rPr>
          </w:rPrChange>
        </w:rPr>
        <w:t>”</w:t>
      </w:r>
      <w:r>
        <w:rPr>
          <w:rFonts w:ascii="Times New Roman" w:hAnsi="Times New Roman" w:cs="Times New Roman" w:eastAsia="SimSun"/>
          <w:sz w:val="21"/>
          <w:szCs w:val="21"/>
          <w:rPrChange w:id="5949" w:author="Codex" w:date="2026-10-05T16:32:41.313017+00:00">
            <w:rPr>
              <w:sz w:val="21"/>
              <w:szCs w:val="21"/>
            </w:rPr>
          </w:rPrChange>
        </w:rPr>
        <w:t>的量化需要稳定分母和一致尺度；它不能替代对传导或调节作用的检验。</w:t>
      </w:r>
    </w:p>
    <w:p w14:paraId="614FF3D9" w14:textId="7FF6922B" w:rsidR="00FB24F4" w:rsidRDefault="00FB24F4">
      <w:pPr>
        <w:pStyle w:val="af5"/>
        <w:keepNext/>
        <w:keepLines/>
        <w:snapToGrid w:val="0"/>
        <w:spacing w:before="80" w:after="40" w:line="240" w:lineRule="auto"/>
        <w:ind w:firstLineChars="0" w:firstLine="0"/>
        <w:jc w:val="center"/>
      </w:pPr>
      <w:r>
        <w:rPr>
          <w:noProof/>
        </w:rPr>
        <w:drawing>
          <wp:inline distT="0" distB="0" distL="0" distR="0" wp14:anchorId="2CCC95B0" wp14:editId="3F974FC3">
            <wp:extent cx="8100000" cy="3755455"/>
            <wp:effectExtent l="0" t="0" r="0" b="0"/>
            <wp:docPr id="2059794612" name="Picture 2059794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_native_technical_v751.png"/>
                    <pic:cNvPicPr/>
                  </pic:nvPicPr>
                  <pic:blipFill>
                    <a:blip r:embed="rId10"/>
                    <a:stretch>
                      <a:fillRect/>
                    </a:stretch>
                  </pic:blipFill>
                  <pic:spPr>
                    <a:xfrm>
                      <a:off x="0" y="0"/>
                      <a:ext cx="8100000" cy="3755455"/>
                    </a:xfrm>
                    <a:prstGeom prst="rect">
                      <a:avLst/>
                    </a:prstGeom>
                  </pic:spPr>
                </pic:pic>
              </a:graphicData>
            </a:graphic>
          </wp:inline>
        </w:drawing>
      </w:r>
    </w:p>
    <w:p w14:paraId="534ABF4C" w14:textId="7FF69235" w:rsidR="00FB24F4" w:rsidRPr="00270697" w:rsidRDefault="00FB24F4">
      <w:pPr>
        <w:pStyle w:val="afffc"/>
        <w:keepNext/>
        <w:keepLines/>
        <w:snapToGrid w:val="0"/>
        <w:spacing w:line="280" w:lineRule="exact" w:before="0" w:after="0" w:beforeLines="0" w:afterLines="0" w:beforeAutospacing="0" w:afterAutospacing="0"/>
        <w:ind w:firstLine="0" w:hanging="0" w:left="0" w:right="0" w:start="0" w:end="0" w:firstLineChars="0" w:hangingChars="0" w:leftChars="0" w:rightChars="0" w:startChars="0" w:endChars="0"/>
        <w:jc w:val="center"/>
        <w:rPr>
          <w:rFonts w:ascii="Times New Roman" w:hAnsi="Times New Roman" w:cs="Times New Roman" w:eastAsia="KaiTi"/>
          <w:b w:val="0"/>
          <w:bCs w:val="0"/>
          <w:sz w:val="21"/>
          <w:szCs w:val="21"/>
          <w:rPrChange w:id="9715" w:author="Codex" w:date="2026-10-05T16:32:41.313017+00:00">
            <w:rPr>
              <w:rFonts w:cs="Times New Roman"/>
              <w:szCs w:val="21"/>
            </w:rPr>
          </w:rPrChange>
        </w:rPr>
        <w:pPrChange w:id="5950" w:author="Codex" w:date="2026-10-05T16:32:41.313017+00:00">
          <w:pPr>
            <w:pStyle w:val="afffc"/>
            <w:keepNext/>
            <w:keepLines/>
            <w:snapToGrid w:val="0"/>
            <w:spacing w:afterLines="0" w:after="0" w:line="360" w:lineRule="exact"/>
          </w:pPr>
        </w:pPrChange>
      </w:pPr>
      <w:r>
        <w:rPr>
          <w:rFonts w:ascii="Times New Roman" w:hAnsi="Times New Roman" w:cs="Times New Roman" w:eastAsia="KaiTi"/>
          <w:b w:val="0"/>
          <w:bCs w:val="0"/>
          <w:sz w:val="21"/>
          <w:szCs w:val="21"/>
          <w:rPrChange w:id="5951" w:author="Codex" w:date="2026-10-05T16:32:41.313017+00:00">
            <w:rPr>
              <w:rFonts w:cs="Times New Roman"/>
              <w:szCs w:val="21"/>
            </w:rPr>
          </w:rPrChange>
        </w:rPr>
        <w:t>图</w:t>
      </w:r>
      <w:r>
        <w:rPr>
          <w:rFonts w:ascii="Times New Roman" w:hAnsi="Times New Roman" w:cs="Times New Roman" w:eastAsia="KaiTi"/>
          <w:b w:val="0"/>
          <w:bCs w:val="0"/>
          <w:sz w:val="21"/>
          <w:szCs w:val="21"/>
          <w:rPrChange w:id="5952" w:author="Codex" w:date="2026-10-05T16:32:41.313017+00:00">
            <w:rPr>
              <w:rFonts w:cs="Times New Roman"/>
              <w:szCs w:val="21"/>
            </w:rPr>
          </w:rPrChange>
        </w:rPr>
        <w:t xml:space="preserve">A.1 </w:t>
      </w:r>
      <w:r>
        <w:rPr>
          <w:rFonts w:ascii="Times New Roman" w:hAnsi="Times New Roman" w:cs="Times New Roman" w:eastAsia="KaiTi"/>
          <w:b w:val="0"/>
          <w:bCs w:val="0"/>
          <w:sz w:val="21"/>
          <w:szCs w:val="21"/>
          <w:rPrChange w:id="5953" w:author="Codex" w:date="2026-10-05T16:32:41.313017+00:00">
            <w:rPr>
              <w:rFonts w:cs="Times New Roman"/>
              <w:szCs w:val="21"/>
            </w:rPr>
          </w:rPrChange>
        </w:rPr>
        <w:t>两种满意度状态下的原生</w:t>
      </w:r>
      <w:r>
        <w:rPr>
          <w:rFonts w:ascii="Times New Roman" w:hAnsi="Times New Roman" w:cs="Times New Roman" w:eastAsia="KaiTi"/>
          <w:b w:val="0"/>
          <w:bCs w:val="0"/>
          <w:sz w:val="21"/>
          <w:szCs w:val="21"/>
          <w:rPrChange w:id="5954" w:author="Codex" w:date="2026-10-05T16:32:41.313017+00:00">
            <w:rPr>
              <w:rFonts w:cs="Times New Roman"/>
              <w:szCs w:val="21"/>
            </w:rPr>
          </w:rPrChange>
        </w:rPr>
        <w:t>rpe</w:t>
      </w:r>
      <w:r>
        <w:rPr>
          <w:rFonts w:ascii="Times New Roman" w:hAnsi="Times New Roman" w:cs="Times New Roman" w:eastAsia="KaiTi"/>
          <w:b w:val="0"/>
          <w:bCs w:val="0"/>
          <w:sz w:val="21"/>
          <w:szCs w:val="21"/>
          <w:rPrChange w:id="5955" w:author="Codex" w:date="2026-10-05T16:32:41.313017+00:00">
            <w:rPr>
              <w:rFonts w:cs="Times New Roman"/>
              <w:szCs w:val="21"/>
            </w:rPr>
          </w:rPrChange>
        </w:rPr>
        <w:t>与不确定性</w:t>
      </w:r>
    </w:p>
    <w:p w14:paraId="75999CEC" w14:textId="7FF6923F" w:rsidR="00FB24F4" w:rsidRPr="00011D10"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9716" w:author="Codex" w:date="2026-10-05T16:32:41.313017+00:00">
            <w:rPr>
              <w:rFonts w:eastAsia="SimSun" w:cs="Times New Roman"/>
              <w:szCs w:val="21"/>
            </w:rPr>
          </w:rPrChange>
        </w:rPr>
        <w:pPrChange w:id="5956"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5957" w:author="Codex" w:date="2026-10-05T16:32:41.313017+00:00">
            <w:rPr>
              <w:rFonts w:eastAsia="SimSun" w:cs="Times New Roman"/>
              <w:szCs w:val="21"/>
            </w:rPr>
          </w:rPrChange>
        </w:rPr>
        <w:t>注：蓝、橙分别对应</w:t>
      </w:r>
      <w:r>
        <w:rPr>
          <w:rFonts w:ascii="Times New Roman" w:hAnsi="Times New Roman" w:cs="Times New Roman" w:eastAsia="SimSun"/>
          <w:sz w:val="21"/>
          <w:szCs w:val="21"/>
          <w:rPrChange w:id="5958" w:author="Codex" w:date="2026-10-05T16:32:41.313017+00:00">
            <w:rPr>
              <w:rFonts w:eastAsia="SimSun" w:cs="Times New Roman"/>
              <w:szCs w:val="21"/>
            </w:rPr>
          </w:rPrChange>
        </w:rPr>
        <w:t>M=0</w:t>
      </w:r>
      <w:r>
        <w:rPr>
          <w:rFonts w:ascii="Times New Roman" w:hAnsi="Times New Roman" w:cs="Times New Roman" w:eastAsia="SimSun"/>
          <w:sz w:val="21"/>
          <w:szCs w:val="21"/>
          <w:rPrChange w:id="5959" w:author="Codex" w:date="2026-10-05T16:32:41.313017+00:00">
            <w:rPr>
              <w:rFonts w:eastAsia="SimSun" w:cs="Times New Roman"/>
              <w:szCs w:val="21"/>
            </w:rPr>
          </w:rPrChange>
        </w:rPr>
        <w:t>与</w:t>
      </w:r>
      <w:r>
        <w:rPr>
          <w:rFonts w:ascii="Times New Roman" w:hAnsi="Times New Roman" w:cs="Times New Roman" w:eastAsia="SimSun"/>
          <w:sz w:val="21"/>
          <w:szCs w:val="21"/>
          <w:rPrChange w:id="5960" w:author="Codex" w:date="2026-10-05T16:32:41.313017+00:00">
            <w:rPr>
              <w:rFonts w:eastAsia="SimSun" w:cs="Times New Roman"/>
              <w:szCs w:val="21"/>
            </w:rPr>
          </w:rPrChange>
        </w:rPr>
        <w:t>M=1</w:t>
      </w:r>
      <w:r>
        <w:rPr>
          <w:rFonts w:ascii="Times New Roman" w:hAnsi="Times New Roman" w:cs="Times New Roman" w:eastAsia="SimSun"/>
          <w:sz w:val="21"/>
          <w:szCs w:val="21"/>
          <w:rPrChange w:id="5961" w:author="Codex" w:date="2026-10-05T16:32:41.313017+00:00">
            <w:rPr>
              <w:rFonts w:eastAsia="SimSun" w:cs="Times New Roman"/>
              <w:szCs w:val="21"/>
            </w:rPr>
          </w:rPrChange>
        </w:rPr>
        <w:t>；单位为比例小数。保留全部区间，不将其作为政策效果图解释。</w:t>
      </w:r>
    </w:p>
    <w:p w14:paraId="21261388" w14:textId="7FF69245" w:rsidR="00FB24F4" w:rsidRDefault="00FB24F4">
      <w:pPr>
        <w:pStyle w:val="aff4"/>
        <w:keepNext/>
        <w:pageBreakBefore/>
        <w:snapToGrid w:val="0"/>
        <w:spacing w:before="156" w:after="156" w:line="360" w:lineRule="exact"/>
        <w:ind w:firstLine="428"/>
      </w:pPr>
      <w:r>
        <w:lastRenderedPageBreak/>
        <w:t>附录</w:t>
      </w:r>
      <w:r>
        <w:t xml:space="preserve">B </w:t>
      </w:r>
      <w:r>
        <w:t>估计口径与结果来源说明</w:t>
      </w:r>
    </w:p>
    <w:p w14:paraId="4CC7FD61" w14:textId="16736045"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717" w:author="Codex" w:date="2026-10-05T16:32:41.313017+00:00">
            <w:rPr>
              <w:sz w:val="21"/>
              <w:szCs w:val="21"/>
            </w:rPr>
          </w:rPrChange>
        </w:rPr>
        <w:pPrChange w:id="5962" w:author="Codex" w:date="2026-10-05T16:32:41.313017+00:00">
          <w:pPr>
            <w:pStyle w:val="af5"/>
            <w:snapToGrid w:val="0"/>
            <w:ind w:firstLine="420"/>
            <w:jc w:val="both"/>
          </w:pPr>
        </w:pPrChange>
      </w:pPr>
      <w:r>
        <w:rPr>
          <w:rFonts w:ascii="Times New Roman" w:hAnsi="Times New Roman" w:cs="Times New Roman" w:eastAsia="SimSun"/>
          <w:sz w:val="21"/>
          <w:szCs w:val="21"/>
          <w:rPrChange w:id="5963" w:author="Codex" w:date="2026-10-05T16:32:41.313017+00:00">
            <w:rPr>
              <w:sz w:val="21"/>
              <w:szCs w:val="21"/>
            </w:rPr>
          </w:rPrChange>
        </w:rPr>
        <w:t>本稿基础回归继承</w:t>
      </w:r>
      <w:r>
        <w:rPr>
          <w:rFonts w:ascii="Times New Roman" w:hAnsi="Times New Roman" w:cs="Times New Roman" w:eastAsia="SimSun"/>
          <w:sz w:val="21"/>
          <w:szCs w:val="21"/>
          <w:rPrChange w:id="5964" w:author="Codex" w:date="2026-10-05T16:32:41.313017+00:00">
            <w:rPr>
              <w:sz w:val="21"/>
              <w:szCs w:val="21"/>
            </w:rPr>
          </w:rPrChange>
        </w:rPr>
        <w:t>v7.1</w:t>
      </w:r>
      <w:r>
        <w:rPr>
          <w:rFonts w:ascii="Times New Roman" w:hAnsi="Times New Roman" w:cs="Times New Roman" w:eastAsia="SimSun"/>
          <w:sz w:val="21"/>
          <w:szCs w:val="21"/>
          <w:rPrChange w:id="5965" w:author="Codex" w:date="2026-10-05T16:32:41.313017+00:00">
            <w:rPr>
              <w:sz w:val="21"/>
              <w:szCs w:val="21"/>
            </w:rPr>
          </w:rPrChange>
        </w:rPr>
        <w:t>，总体</w:t>
      </w:r>
      <w:r>
        <w:rPr>
          <w:rFonts w:ascii="Times New Roman" w:hAnsi="Times New Roman" w:cs="Times New Roman" w:eastAsia="SimSun"/>
          <w:sz w:val="21"/>
          <w:szCs w:val="21"/>
          <w:rPrChange w:id="5966" w:author="Codex" w:date="2026-10-05T16:32:41.313017+00:00">
            <w:rPr>
              <w:sz w:val="21"/>
              <w:szCs w:val="21"/>
            </w:rPr>
          </w:rPrChange>
        </w:rPr>
        <w:t>CMAverse</w:t>
      </w:r>
      <w:r>
        <w:rPr>
          <w:rFonts w:ascii="Times New Roman" w:hAnsi="Times New Roman" w:cs="Times New Roman" w:eastAsia="SimSun"/>
          <w:sz w:val="21"/>
          <w:szCs w:val="21"/>
          <w:rPrChange w:id="5967" w:author="Codex" w:date="2026-10-05T16:32:41.313017+00:00">
            <w:rPr>
              <w:sz w:val="21"/>
              <w:szCs w:val="21"/>
            </w:rPr>
          </w:rPrChange>
        </w:rPr>
        <w:t>继承</w:t>
      </w:r>
      <w:r>
        <w:rPr>
          <w:rFonts w:ascii="Times New Roman" w:hAnsi="Times New Roman" w:cs="Times New Roman" w:eastAsia="SimSun"/>
          <w:sz w:val="21"/>
          <w:szCs w:val="21"/>
          <w:rPrChange w:id="5968" w:author="Codex" w:date="2026-10-05T16:32:41.313017+00:00">
            <w:rPr>
              <w:sz w:val="21"/>
              <w:szCs w:val="21"/>
            </w:rPr>
          </w:rPrChange>
        </w:rPr>
        <w:t>v7.4.1</w:t>
      </w:r>
      <w:r>
        <w:rPr>
          <w:rFonts w:ascii="Times New Roman" w:hAnsi="Times New Roman" w:cs="Times New Roman" w:eastAsia="SimSun"/>
          <w:sz w:val="21"/>
          <w:szCs w:val="21"/>
          <w:rPrChange w:id="5969" w:author="Codex" w:date="2026-10-05T16:32:41.313017+00:00">
            <w:rPr>
              <w:sz w:val="21"/>
              <w:szCs w:val="21"/>
            </w:rPr>
          </w:rPrChange>
        </w:rPr>
        <w:t>，附录</w:t>
      </w:r>
      <w:r>
        <w:rPr>
          <w:rFonts w:ascii="Times New Roman" w:hAnsi="Times New Roman" w:cs="Times New Roman" w:eastAsia="SimSun"/>
          <w:sz w:val="21"/>
          <w:szCs w:val="21"/>
          <w:rPrChange w:id="5970" w:author="Codex" w:date="2026-10-05T16:32:41.313017+00:00">
            <w:rPr>
              <w:sz w:val="21"/>
              <w:szCs w:val="21"/>
            </w:rPr>
          </w:rPrChange>
        </w:rPr>
        <w:t>C</w:t>
      </w:r>
      <w:r>
        <w:rPr>
          <w:rFonts w:ascii="Times New Roman" w:hAnsi="Times New Roman" w:cs="Times New Roman" w:eastAsia="SimSun"/>
          <w:sz w:val="21"/>
          <w:szCs w:val="21"/>
          <w:rPrChange w:id="5971" w:author="Codex" w:date="2026-10-05T16:32:41.313017+00:00">
            <w:rPr>
              <w:sz w:val="21"/>
              <w:szCs w:val="21"/>
            </w:rPr>
          </w:rPrChange>
        </w:rPr>
        <w:t>继承</w:t>
      </w:r>
      <w:r>
        <w:rPr>
          <w:rFonts w:ascii="Times New Roman" w:hAnsi="Times New Roman" w:cs="Times New Roman" w:eastAsia="SimSun"/>
          <w:sz w:val="21"/>
          <w:szCs w:val="21"/>
          <w:rPrChange w:id="5972" w:author="Codex" w:date="2026-10-05T16:32:41.313017+00:00">
            <w:rPr>
              <w:sz w:val="21"/>
              <w:szCs w:val="21"/>
            </w:rPr>
          </w:rPrChange>
        </w:rPr>
        <w:t>v7.5.1</w:t>
      </w:r>
      <w:r>
        <w:rPr>
          <w:rFonts w:ascii="Times New Roman" w:hAnsi="Times New Roman" w:cs="Times New Roman" w:eastAsia="SimSun"/>
          <w:sz w:val="21"/>
          <w:szCs w:val="21"/>
          <w:rPrChange w:id="5973" w:author="Codex" w:date="2026-10-05T16:32:41.313017+00:00">
            <w:rPr>
              <w:sz w:val="21"/>
              <w:szCs w:val="21"/>
            </w:rPr>
          </w:rPrChange>
        </w:rPr>
        <w:t>探索性分组结果，未在本轮重估。亲子身份连续性修正使</w:t>
      </w:r>
      <w:r>
        <w:rPr>
          <w:rFonts w:ascii="Times New Roman" w:hAnsi="Times New Roman" w:cs="Times New Roman" w:eastAsia="SimSun"/>
          <w:sz w:val="21"/>
          <w:szCs w:val="21"/>
          <w:rPrChange w:id="5974" w:author="Codex" w:date="2026-10-05T16:32:41.313017+00:00">
            <w:rPr>
              <w:sz w:val="21"/>
              <w:szCs w:val="21"/>
            </w:rPr>
          </w:rPrChange>
        </w:rPr>
        <w:t>AA-S</w:t>
      </w:r>
      <w:r>
        <w:rPr>
          <w:rFonts w:ascii="Times New Roman" w:hAnsi="Times New Roman" w:cs="Times New Roman" w:eastAsia="SimSun"/>
          <w:sz w:val="21"/>
          <w:szCs w:val="21"/>
          <w:rPrChange w:id="5975" w:author="Codex" w:date="2026-10-05T16:32:41.313017+00:00">
            <w:rPr>
              <w:sz w:val="21"/>
              <w:szCs w:val="21"/>
            </w:rPr>
          </w:rPrChange>
        </w:rPr>
        <w:t>、</w:t>
      </w:r>
      <w:r>
        <w:rPr>
          <w:rFonts w:ascii="Times New Roman" w:hAnsi="Times New Roman" w:cs="Times New Roman" w:eastAsia="SimSun"/>
          <w:sz w:val="21"/>
          <w:szCs w:val="21"/>
          <w:rPrChange w:id="5976" w:author="Codex" w:date="2026-10-05T16:32:41.313017+00:00">
            <w:rPr>
              <w:sz w:val="21"/>
              <w:szCs w:val="21"/>
            </w:rPr>
          </w:rPrChange>
        </w:rPr>
        <w:t>AA-P</w:t>
      </w:r>
      <w:r>
        <w:rPr>
          <w:rFonts w:ascii="Times New Roman" w:hAnsi="Times New Roman" w:cs="Times New Roman" w:eastAsia="SimSun"/>
          <w:sz w:val="21"/>
          <w:szCs w:val="21"/>
          <w:rPrChange w:id="5977" w:author="Codex" w:date="2026-10-05T16:32:41.313017+00:00">
            <w:rPr>
              <w:sz w:val="21"/>
              <w:szCs w:val="21"/>
            </w:rPr>
          </w:rPrChange>
        </w:rPr>
        <w:t>和</w:t>
      </w:r>
      <w:r>
        <w:rPr>
          <w:rFonts w:ascii="Times New Roman" w:hAnsi="Times New Roman" w:cs="Times New Roman" w:eastAsia="SimSun"/>
          <w:sz w:val="21"/>
          <w:szCs w:val="21"/>
          <w:rPrChange w:id="5978" w:author="Codex" w:date="2026-10-05T16:32:41.313017+00:00">
            <w:rPr>
              <w:sz w:val="21"/>
              <w:szCs w:val="21"/>
            </w:rPr>
          </w:rPrChange>
        </w:rPr>
        <w:t>RA-P</w:t>
      </w:r>
      <w:r>
        <w:rPr>
          <w:rFonts w:ascii="Times New Roman" w:hAnsi="Times New Roman" w:cs="Times New Roman" w:eastAsia="SimSun"/>
          <w:sz w:val="21"/>
          <w:szCs w:val="21"/>
          <w:rPrChange w:id="5979" w:author="Codex" w:date="2026-10-05T16:32:41.313017+00:00">
            <w:rPr>
              <w:sz w:val="21"/>
              <w:szCs w:val="21"/>
            </w:rPr>
          </w:rPrChange>
        </w:rPr>
        <w:t>较基础回归分别减少</w:t>
      </w:r>
      <w:r>
        <w:rPr>
          <w:rFonts w:ascii="Times New Roman" w:hAnsi="Times New Roman" w:cs="Times New Roman" w:eastAsia="SimSun"/>
          <w:sz w:val="21"/>
          <w:szCs w:val="21"/>
          <w:rPrChange w:id="5980" w:author="Codex" w:date="2026-10-05T16:32:41.313017+00:00">
            <w:rPr>
              <w:sz w:val="21"/>
              <w:szCs w:val="21"/>
            </w:rPr>
          </w:rPrChange>
        </w:rPr>
        <w:t>3</w:t>
      </w:r>
      <w:r>
        <w:rPr>
          <w:rFonts w:ascii="Times New Roman" w:hAnsi="Times New Roman" w:cs="Times New Roman" w:eastAsia="SimSun"/>
          <w:sz w:val="21"/>
          <w:szCs w:val="21"/>
          <w:rPrChange w:id="5981" w:author="Codex" w:date="2026-10-05T16:32:41.313017+00:00">
            <w:rPr>
              <w:sz w:val="21"/>
              <w:szCs w:val="21"/>
            </w:rPr>
          </w:rPrChange>
        </w:rPr>
        <w:t>、</w:t>
      </w:r>
      <w:r>
        <w:rPr>
          <w:rFonts w:ascii="Times New Roman" w:hAnsi="Times New Roman" w:cs="Times New Roman" w:eastAsia="SimSun"/>
          <w:sz w:val="21"/>
          <w:szCs w:val="21"/>
          <w:rPrChange w:id="5982" w:author="Codex" w:date="2026-10-05T16:32:41.313017+00:00">
            <w:rPr>
              <w:sz w:val="21"/>
              <w:szCs w:val="21"/>
            </w:rPr>
          </w:rPrChange>
        </w:rPr>
        <w:t>2</w:t>
      </w:r>
      <w:r>
        <w:rPr>
          <w:rFonts w:ascii="Times New Roman" w:hAnsi="Times New Roman" w:cs="Times New Roman" w:eastAsia="SimSun"/>
          <w:sz w:val="21"/>
          <w:szCs w:val="21"/>
          <w:rPrChange w:id="5983" w:author="Codex" w:date="2026-10-05T16:32:41.313017+00:00">
            <w:rPr>
              <w:sz w:val="21"/>
              <w:szCs w:val="21"/>
            </w:rPr>
          </w:rPrChange>
        </w:rPr>
        <w:t>、</w:t>
      </w:r>
      <w:r>
        <w:rPr>
          <w:rFonts w:ascii="Times New Roman" w:hAnsi="Times New Roman" w:cs="Times New Roman" w:eastAsia="SimSun"/>
          <w:sz w:val="21"/>
          <w:szCs w:val="21"/>
          <w:rPrChange w:id="5984" w:author="Codex" w:date="2026-10-05T16:32:41.313017+00:00">
            <w:rPr>
              <w:sz w:val="21"/>
              <w:szCs w:val="21"/>
            </w:rPr>
          </w:rPrChange>
        </w:rPr>
        <w:t>2</w:t>
      </w:r>
      <w:r>
        <w:rPr>
          <w:rFonts w:ascii="Times New Roman" w:hAnsi="Times New Roman" w:cs="Times New Roman" w:eastAsia="SimSun"/>
          <w:sz w:val="21"/>
          <w:szCs w:val="21"/>
          <w:rPrChange w:id="5985" w:author="Codex" w:date="2026-10-05T16:32:41.313017+00:00">
            <w:rPr>
              <w:sz w:val="21"/>
              <w:szCs w:val="21"/>
            </w:rPr>
          </w:rPrChange>
        </w:rPr>
        <w:t>条记录，其余链</w:t>
      </w:r>
      <w:r>
        <w:rPr>
          <w:rFonts w:ascii="Times New Roman" w:hAnsi="Times New Roman" w:cs="Times New Roman" w:eastAsia="SimSun"/>
          <w:sz w:val="21"/>
          <w:szCs w:val="21"/>
          <w:rPrChange w:id="5986" w:author="Codex" w:date="2026-10-05T16:32:41.313017+00:00">
            <w:rPr>
              <w:sz w:val="21"/>
              <w:szCs w:val="21"/>
            </w:rPr>
          </w:rPrChange>
        </w:rPr>
        <w:t>N</w:t>
      </w:r>
      <w:r>
        <w:rPr>
          <w:rFonts w:ascii="Times New Roman" w:hAnsi="Times New Roman" w:cs="Times New Roman" w:eastAsia="SimSun"/>
          <w:sz w:val="21"/>
          <w:szCs w:val="21"/>
          <w:rPrChange w:id="5987" w:author="Codex" w:date="2026-10-05T16:32:41.313017+00:00">
            <w:rPr>
              <w:sz w:val="21"/>
              <w:szCs w:val="21"/>
            </w:rPr>
          </w:rPrChange>
        </w:rPr>
        <w:t>不变；因此两模块是可追溯但非完全同样本的证据。父母身份、行标记、公式、软件版本、实际抽样索引及逐次状态见复现材料。</w:t>
      </w:r>
    </w:p>
    <w:p w14:paraId="2F505C30" w14:textId="7FF69289"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718" w:author="Codex" w:date="2026-10-05T16:32:41.313017+00:00">
            <w:rPr>
              <w:sz w:val="21"/>
              <w:szCs w:val="21"/>
            </w:rPr>
          </w:rPrChange>
        </w:rPr>
        <w:pPrChange w:id="5988" w:author="Codex" w:date="2026-10-05T16:32:41.313017+00:00">
          <w:pPr>
            <w:pStyle w:val="af5"/>
            <w:snapToGrid w:val="0"/>
            <w:ind w:firstLine="420"/>
            <w:jc w:val="both"/>
          </w:pPr>
        </w:pPrChange>
      </w:pPr>
      <w:r>
        <w:rPr>
          <w:rFonts w:ascii="Times New Roman" w:hAnsi="Times New Roman" w:cs="Times New Roman" w:eastAsia="SimSun"/>
          <w:sz w:val="21"/>
          <w:szCs w:val="21"/>
          <w:rPrChange w:id="5989" w:author="Codex" w:date="2026-10-05T16:32:41.313017+00:00">
            <w:rPr>
              <w:sz w:val="21"/>
              <w:szCs w:val="21"/>
            </w:rPr>
          </w:rPrChange>
        </w:rPr>
        <w:t>随机干预分布。当前</w:t>
      </w:r>
      <w:r>
        <w:rPr>
          <w:rFonts w:ascii="Times New Roman" w:hAnsi="Times New Roman" w:cs="Times New Roman" w:eastAsia="SimSun"/>
          <w:sz w:val="21"/>
          <w:szCs w:val="21"/>
          <w:rPrChange w:id="5990" w:author="Codex" w:date="2026-10-05T16:32:41.313017+00:00">
            <w:rPr>
              <w:sz w:val="21"/>
              <w:szCs w:val="21"/>
            </w:rPr>
          </w:rPrChange>
        </w:rPr>
        <w:t>g-formula</w:t>
      </w:r>
      <w:r>
        <w:rPr>
          <w:rFonts w:ascii="Times New Roman" w:hAnsi="Times New Roman" w:cs="Times New Roman" w:eastAsia="SimSun"/>
          <w:sz w:val="21"/>
          <w:szCs w:val="21"/>
          <w:rPrChange w:id="5991" w:author="Codex" w:date="2026-10-05T16:32:41.313017+00:00">
            <w:rPr>
              <w:sz w:val="21"/>
              <w:szCs w:val="21"/>
            </w:rPr>
          </w:rPrChange>
        </w:rPr>
        <w:t>实现对模拟中介进行全样本置换，所得直接、间接和总对比对应样本边际中介分配，不自动等同于表</w:t>
      </w:r>
      <w:del w:id="1001421" w:author="Codex" w:date="2026-10-06T05:40:41Z">
        <w:r>
          <w:rPr>
            <w:rFonts w:ascii="Times New Roman" w:hAnsi="Times New Roman" w:cs="Times New Roman" w:eastAsia="SimSun"/>
            <w:sz w:val="21"/>
            <w:szCs w:val="21"/>
            <w:rPrChange w:id="5992" w:author="Codex" w:date="2026-10-05T16:32:41.313017+00:00">
              <w:rPr>
                <w:sz w:val="21"/>
                <w:szCs w:val="21"/>
              </w:rPr>
            </w:rPrChange>
          </w:rPr>
          <w:delText>3.1</w:delText>
        </w:r>
      </w:del>
      <w:ins w:id="1001422" w:author="Codex" w:date="2026-10-06T05:40:41Z">
        <w:r>
          <w:rPr>
            <w:rFonts w:ascii="Times New Roman" w:hAnsi="Times New Roman" w:cs="Times New Roman" w:eastAsia="SimSun"/>
            <w:sz w:val="21"/>
            <w:szCs w:val="21"/>
          </w:rPr>
          <w:t>1</w:t>
        </w:r>
      </w:ins>
      <w:r>
        <w:rPr>
          <w:rFonts w:ascii="Times New Roman" w:hAnsi="Times New Roman" w:cs="Times New Roman" w:eastAsia="SimSun"/>
          <w:sz w:val="21"/>
          <w:szCs w:val="21"/>
          <w:rPrChange w:id="5993" w:author="Codex" w:date="2026-10-05T16:32:41.313017+00:00">
            <w:rPr>
              <w:sz w:val="21"/>
              <w:szCs w:val="21"/>
            </w:rPr>
          </w:rPrChange>
        </w:rPr>
        <w:t>的标准自然效应。所有</w:t>
      </w:r>
      <w:r>
        <w:rPr>
          <w:rFonts w:ascii="Times New Roman" w:hAnsi="Times New Roman" w:cs="Times New Roman" w:eastAsia="SimSun"/>
          <w:sz w:val="21"/>
          <w:szCs w:val="21"/>
          <w:rPrChange w:id="5994" w:author="Codex" w:date="2026-10-05T16:32:41.313017+00:00">
            <w:rPr>
              <w:sz w:val="21"/>
              <w:szCs w:val="21"/>
            </w:rPr>
          </w:rPrChange>
        </w:rPr>
        <w:t>OR</w:t>
      </w:r>
      <w:r>
        <w:rPr>
          <w:rFonts w:ascii="Times New Roman" w:hAnsi="Times New Roman" w:cs="Times New Roman" w:eastAsia="SimSun"/>
          <w:sz w:val="21"/>
          <w:szCs w:val="21"/>
          <w:rPrChange w:id="5995" w:author="Codex" w:date="2026-10-05T16:32:41.313017+00:00">
            <w:rPr>
              <w:sz w:val="21"/>
              <w:szCs w:val="21"/>
            </w:rPr>
          </w:rPrChange>
        </w:rPr>
        <w:t>字段以同一运行版本的定义读取。</w:t>
      </w:r>
    </w:p>
    <w:p w14:paraId="38ED7122" w14:textId="6EF09C20" w:rsidR="00FB24F4" w:rsidRDefault="00FB24F4">
      <w:pPr>
        <w:pStyle w:val="af5"/>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719" w:author="Codex" w:date="2026-10-05T16:32:41.313017+00:00">
            <w:rPr>
              <w:sz w:val="21"/>
              <w:szCs w:val="21"/>
            </w:rPr>
          </w:rPrChange>
        </w:rPr>
        <w:pPrChange w:id="5996" w:author="Codex" w:date="2026-10-05T16:32:41.313017+00:00">
          <w:pPr>
            <w:pStyle w:val="af5"/>
            <w:ind w:firstLine="420"/>
            <w:jc w:val="both"/>
          </w:pPr>
        </w:pPrChange>
      </w:pPr>
      <w:r>
        <w:rPr>
          <w:rFonts w:ascii="Times New Roman" w:hAnsi="Times New Roman" w:cs="Times New Roman" w:eastAsia="SimSun"/>
          <w:sz w:val="21"/>
          <w:szCs w:val="21"/>
          <w:rPrChange w:id="5997" w:author="Codex" w:date="2026-10-05T16:32:41.313017+00:00">
            <w:rPr>
              <w:sz w:val="21"/>
              <w:szCs w:val="21"/>
            </w:rPr>
          </w:rPrChange>
        </w:rPr>
        <w:t>控制变量的时间属性。图</w:t>
      </w:r>
      <w:del w:id="1001423" w:author="Codex" w:date="2026-10-06T05:40:41Z">
        <w:r>
          <w:rPr>
            <w:rFonts w:ascii="Times New Roman" w:hAnsi="Times New Roman" w:cs="Times New Roman" w:eastAsia="SimSun"/>
            <w:sz w:val="21"/>
            <w:szCs w:val="21"/>
            <w:rPrChange w:id="5998" w:author="Codex" w:date="2026-10-05T16:32:41.313017+00:00">
              <w:rPr>
                <w:sz w:val="21"/>
                <w:szCs w:val="21"/>
              </w:rPr>
            </w:rPrChange>
          </w:rPr>
          <w:delText>3.3</w:delText>
        </w:r>
      </w:del>
      <w:ins w:id="1001424" w:author="Codex" w:date="2026-10-06T05:40:41Z">
        <w:r>
          <w:rPr>
            <w:rFonts w:ascii="Times New Roman" w:hAnsi="Times New Roman" w:cs="Times New Roman" w:eastAsia="SimSun"/>
            <w:sz w:val="21"/>
            <w:szCs w:val="21"/>
          </w:rPr>
          <w:t>4</w:t>
        </w:r>
      </w:ins>
      <w:r>
        <w:rPr>
          <w:rFonts w:ascii="Times New Roman" w:hAnsi="Times New Roman" w:cs="Times New Roman" w:eastAsia="SimSun"/>
          <w:sz w:val="21"/>
          <w:szCs w:val="21"/>
          <w:rPrChange w:id="5999" w:author="Codex" w:date="2026-10-05T16:32:41.313017+00:00">
            <w:rPr>
              <w:sz w:val="21"/>
              <w:szCs w:val="21"/>
            </w:rPr>
          </w:rPrChange>
        </w:rPr>
        <w:t>中的</w:t>
      </w:r>
      <w:r>
        <w:rPr>
          <w:rFonts w:ascii="Times New Roman" w:hAnsi="Times New Roman" w:cs="Times New Roman" w:eastAsia="SimSun"/>
          <w:sz w:val="21"/>
          <w:szCs w:val="21"/>
          <w:rPrChange w:id="6000" w:author="Codex" w:date="2026-10-05T16:32:41.313017+00:00">
            <w:rPr>
              <w:sz w:val="21"/>
              <w:szCs w:val="21"/>
            </w:rPr>
          </w:rPrChange>
        </w:rPr>
        <w:t>V</w:t>
      </w:r>
      <w:r>
        <w:rPr>
          <w:rFonts w:ascii="Times New Roman" w:hAnsi="Times New Roman" w:cs="Times New Roman" w:eastAsia="SimSun"/>
          <w:sz w:val="21"/>
          <w:szCs w:val="21"/>
          <w:rPrChange w:id="6001" w:author="Codex" w:date="2026-10-05T16:32:41.313017+00:00">
            <w:rPr>
              <w:sz w:val="21"/>
              <w:szCs w:val="21"/>
            </w:rPr>
          </w:rPrChange>
        </w:rPr>
        <w:t>表示理论上的处理前协变量，但继承代码的实际调整集中还包含</w:t>
      </w:r>
      <w:r>
        <w:rPr>
          <w:rFonts w:ascii="Times New Roman" w:hAnsi="Times New Roman" w:cs="Times New Roman" w:eastAsia="SimSun"/>
          <w:sz w:val="21"/>
          <w:szCs w:val="21"/>
          <w:rPrChange w:id="6002" w:author="Codex" w:date="2026-10-05T16:32:41.313017+00:00">
            <w:rPr>
              <w:sz w:val="21"/>
              <w:szCs w:val="21"/>
            </w:rPr>
          </w:rPrChange>
        </w:rPr>
        <w:t>prtmarr_1</w:t>
      </w:r>
      <w:r>
        <w:rPr>
          <w:rFonts w:ascii="Times New Roman" w:hAnsi="Times New Roman" w:cs="Times New Roman" w:eastAsia="SimSun"/>
          <w:sz w:val="21"/>
          <w:szCs w:val="21"/>
          <w:rPrChange w:id="6003" w:author="Codex" w:date="2026-10-05T16:32:41.313017+00:00">
            <w:rPr>
              <w:sz w:val="21"/>
              <w:szCs w:val="21"/>
            </w:rPr>
          </w:rPrChange>
        </w:rPr>
        <w:t>、</w:t>
      </w:r>
      <w:r>
        <w:rPr>
          <w:rFonts w:ascii="Times New Roman" w:hAnsi="Times New Roman" w:cs="Times New Roman" w:eastAsia="SimSun"/>
          <w:sz w:val="21"/>
          <w:szCs w:val="21"/>
          <w:rPrChange w:id="6004" w:author="Codex" w:date="2026-10-05T16:32:41.313017+00:00">
            <w:rPr>
              <w:sz w:val="21"/>
              <w:szCs w:val="21"/>
            </w:rPr>
          </w:rPrChange>
        </w:rPr>
        <w:t>prtcor_1</w:t>
      </w:r>
      <w:r>
        <w:rPr>
          <w:rFonts w:ascii="Times New Roman" w:hAnsi="Times New Roman" w:cs="Times New Roman" w:eastAsia="SimSun"/>
          <w:sz w:val="21"/>
          <w:szCs w:val="21"/>
          <w:rPrChange w:id="6005" w:author="Codex" w:date="2026-10-05T16:32:41.313017+00:00">
            <w:rPr>
              <w:sz w:val="21"/>
              <w:szCs w:val="21"/>
            </w:rPr>
          </w:rPrChange>
        </w:rPr>
        <w:t>等区间状态变化项。父辈支持</w:t>
      </w:r>
      <w:r>
        <w:rPr>
          <w:rFonts w:ascii="Times New Roman" w:hAnsi="Times New Roman" w:cs="Times New Roman" w:eastAsia="SimSun"/>
          <w:sz w:val="21"/>
          <w:szCs w:val="21"/>
          <w:rPrChange w:id="6006" w:author="Codex" w:date="2026-10-05T16:32:41.313017+00:00">
            <w:rPr>
              <w:sz w:val="21"/>
              <w:szCs w:val="21"/>
            </w:rPr>
          </w:rPrChange>
        </w:rPr>
        <w:t>dwm</w:t>
      </w:r>
      <w:r>
        <w:rPr>
          <w:rFonts w:ascii="Times New Roman" w:hAnsi="Times New Roman" w:cs="Times New Roman" w:eastAsia="SimSun"/>
          <w:sz w:val="21"/>
          <w:szCs w:val="21"/>
          <w:rPrChange w:id="6007" w:author="Codex" w:date="2026-10-05T16:32:41.313017+00:00">
            <w:rPr>
              <w:sz w:val="21"/>
              <w:szCs w:val="21"/>
            </w:rPr>
          </w:rPrChange>
        </w:rPr>
        <w:t>由</w:t>
      </w:r>
      <w:r>
        <w:rPr>
          <w:rFonts w:ascii="Times New Roman" w:hAnsi="Times New Roman" w:cs="Times New Roman" w:eastAsia="SimSun"/>
          <w:sz w:val="21"/>
          <w:szCs w:val="21"/>
          <w:rPrChange w:id="6008" w:author="Codex" w:date="2026-10-05T16:32:41.313017+00:00">
            <w:rPr>
              <w:sz w:val="21"/>
              <w:szCs w:val="21"/>
            </w:rPr>
          </w:rPrChange>
        </w:rPr>
        <w:t>2016—2022</w:t>
      </w:r>
      <w:r>
        <w:rPr>
          <w:rFonts w:ascii="Times New Roman" w:hAnsi="Times New Roman" w:cs="Times New Roman" w:eastAsia="SimSun"/>
          <w:sz w:val="21"/>
          <w:szCs w:val="21"/>
          <w:rPrChange w:id="6009" w:author="Codex" w:date="2026-10-05T16:32:41.313017+00:00">
            <w:rPr>
              <w:sz w:val="21"/>
              <w:szCs w:val="21"/>
            </w:rPr>
          </w:rPrChange>
        </w:rPr>
        <w:t>年四波累计构造，可能包含分析区间之后的信息；它进入核心基础回归以及八条中介链和</w:t>
      </w:r>
      <w:r>
        <w:rPr>
          <w:rFonts w:ascii="Times New Roman" w:hAnsi="Times New Roman" w:cs="Times New Roman" w:eastAsia="SimSun"/>
          <w:sz w:val="21"/>
          <w:szCs w:val="21"/>
          <w:rPrChange w:id="6010" w:author="Codex" w:date="2026-10-05T16:32:41.313017+00:00">
            <w:rPr>
              <w:sz w:val="21"/>
              <w:szCs w:val="21"/>
            </w:rPr>
          </w:rPrChange>
        </w:rPr>
        <w:t>48</w:t>
      </w:r>
      <w:r>
        <w:rPr>
          <w:rFonts w:ascii="Times New Roman" w:hAnsi="Times New Roman" w:cs="Times New Roman" w:eastAsia="SimSun"/>
          <w:sz w:val="21"/>
          <w:szCs w:val="21"/>
          <w:rPrChange w:id="6011" w:author="Codex" w:date="2026-10-05T16:32:41.313017+00:00">
            <w:rPr>
              <w:sz w:val="21"/>
              <w:szCs w:val="21"/>
            </w:rPr>
          </w:rPrChange>
        </w:rPr>
        <w:t>个分组的结果、处理后协变量模型，不进入其中的中介模型。因此，不能将全部</w:t>
      </w:r>
      <w:r>
        <w:rPr>
          <w:rFonts w:ascii="Times New Roman" w:hAnsi="Times New Roman" w:cs="Times New Roman" w:eastAsia="SimSun"/>
          <w:sz w:val="21"/>
          <w:szCs w:val="21"/>
          <w:rPrChange w:id="6012" w:author="Codex" w:date="2026-10-05T16:32:41.313017+00:00">
            <w:rPr>
              <w:sz w:val="21"/>
              <w:szCs w:val="21"/>
            </w:rPr>
          </w:rPrChange>
        </w:rPr>
        <w:t>basec</w:t>
      </w:r>
      <w:r>
        <w:rPr>
          <w:rFonts w:ascii="Times New Roman" w:hAnsi="Times New Roman" w:cs="Times New Roman" w:eastAsia="SimSun"/>
          <w:sz w:val="21"/>
          <w:szCs w:val="21"/>
          <w:rPrChange w:id="6013" w:author="Codex" w:date="2026-10-05T16:32:41.313017+00:00">
            <w:rPr>
              <w:sz w:val="21"/>
              <w:szCs w:val="21"/>
            </w:rPr>
          </w:rPrChange>
        </w:rPr>
        <w:t>标签解释为严格基期观测，也不能据数值复现认定处理前混杂调整充分。本文保留原调整集，相关因果解释仍依赖这些变量的时间假设；具体变量在各模型中的位置见公式清单。</w:t>
      </w:r>
    </w:p>
    <w:p w14:paraId="0819FB13" w14:textId="5AE870DE"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720" w:author="Codex" w:date="2026-10-05T16:32:41.313017+00:00">
            <w:rPr>
              <w:sz w:val="21"/>
              <w:szCs w:val="21"/>
            </w:rPr>
          </w:rPrChange>
        </w:rPr>
        <w:pPrChange w:id="6014" w:author="Codex" w:date="2026-10-05T16:32:41.313017+00:00">
          <w:pPr>
            <w:pStyle w:val="af5"/>
            <w:snapToGrid w:val="0"/>
            <w:ind w:firstLine="420"/>
            <w:jc w:val="both"/>
          </w:pPr>
        </w:pPrChange>
      </w:pPr>
      <w:r>
        <w:rPr>
          <w:rFonts w:ascii="Times New Roman" w:hAnsi="Times New Roman" w:cs="Times New Roman" w:eastAsia="SimSun"/>
          <w:sz w:val="21"/>
          <w:szCs w:val="21"/>
          <w:rPrChange w:id="6015" w:author="Codex" w:date="2026-10-05T16:32:41.313017+00:00">
            <w:rPr>
              <w:sz w:val="21"/>
              <w:szCs w:val="21"/>
            </w:rPr>
          </w:rPrChange>
        </w:rPr>
        <w:t>旧模型对处理后变量采用</w:t>
      </w:r>
      <w:r>
        <w:rPr>
          <w:rFonts w:ascii="Times New Roman" w:hAnsi="Times New Roman" w:cs="Times New Roman" w:eastAsia="SimSun"/>
          <w:sz w:val="21"/>
          <w:szCs w:val="21"/>
          <w:rPrChange w:id="6016" w:author="Codex" w:date="2026-10-05T16:32:41.313017+00:00">
            <w:rPr>
              <w:sz w:val="21"/>
              <w:szCs w:val="21"/>
            </w:rPr>
          </w:rPrChange>
        </w:rPr>
        <w:t>Gaussian</w:t>
      </w:r>
      <w:r>
        <w:rPr>
          <w:rFonts w:ascii="Times New Roman" w:hAnsi="Times New Roman" w:cs="Times New Roman" w:eastAsia="SimSun"/>
          <w:sz w:val="21"/>
          <w:szCs w:val="21"/>
          <w:rPrChange w:id="6017" w:author="Codex" w:date="2026-10-05T16:32:41.313017+00:00">
            <w:rPr>
              <w:sz w:val="21"/>
              <w:szCs w:val="21"/>
            </w:rPr>
          </w:rPrChange>
        </w:rPr>
        <w:t>近似。既有</w:t>
      </w:r>
      <w:r>
        <w:rPr>
          <w:rFonts w:ascii="Times New Roman" w:hAnsi="Times New Roman" w:cs="Times New Roman" w:eastAsia="SimSun"/>
          <w:sz w:val="21"/>
          <w:szCs w:val="21"/>
          <w:rPrChange w:id="6018" w:author="Codex" w:date="2026-10-05T16:32:41.313017+00:00">
            <w:rPr>
              <w:sz w:val="21"/>
              <w:szCs w:val="21"/>
            </w:rPr>
          </w:rPrChange>
        </w:rPr>
        <w:t>88</w:t>
      </w:r>
      <w:r>
        <w:rPr>
          <w:rFonts w:ascii="Times New Roman" w:hAnsi="Times New Roman" w:cs="Times New Roman" w:eastAsia="SimSun"/>
          <w:sz w:val="21"/>
          <w:szCs w:val="21"/>
          <w:rPrChange w:id="6019" w:author="Codex" w:date="2026-10-05T16:32:41.313017+00:00">
            <w:rPr>
              <w:sz w:val="21"/>
              <w:szCs w:val="21"/>
            </w:rPr>
          </w:rPrChange>
        </w:rPr>
        <w:t>项独立诊断的观察变量均为二分类，观察</w:t>
      </w:r>
      <w:r>
        <w:rPr>
          <w:rFonts w:ascii="Times New Roman" w:hAnsi="Times New Roman" w:cs="Times New Roman" w:eastAsia="SimSun"/>
          <w:sz w:val="21"/>
          <w:szCs w:val="21"/>
          <w:rPrChange w:id="6020" w:author="Codex" w:date="2026-10-05T16:32:41.313017+00:00">
            <w:rPr>
              <w:sz w:val="21"/>
              <w:szCs w:val="21"/>
            </w:rPr>
          </w:rPrChange>
        </w:rPr>
        <w:t>X</w:t>
      </w:r>
      <w:r>
        <w:rPr>
          <w:rFonts w:ascii="Times New Roman" w:hAnsi="Times New Roman" w:cs="Times New Roman" w:eastAsia="SimSun"/>
          <w:sz w:val="21"/>
          <w:szCs w:val="21"/>
          <w:rPrChange w:id="6021" w:author="Codex" w:date="2026-10-05T16:32:41.313017+00:00">
            <w:rPr>
              <w:sz w:val="21"/>
              <w:szCs w:val="21"/>
            </w:rPr>
          </w:rPrChange>
        </w:rPr>
        <w:t>条件下模拟值超出</w:t>
      </w:r>
      <w:r>
        <w:rPr>
          <w:rFonts w:ascii="Times New Roman" w:hAnsi="Times New Roman" w:cs="Times New Roman" w:eastAsia="SimSun"/>
          <w:sz w:val="21"/>
          <w:szCs w:val="21"/>
          <w:rPrChange w:id="6022" w:author="Codex" w:date="2026-10-05T16:32:41.313017+00:00">
            <w:rPr>
              <w:sz w:val="21"/>
              <w:szCs w:val="21"/>
            </w:rPr>
          </w:rPrChange>
        </w:rPr>
        <w:t>0—1</w:t>
      </w:r>
      <w:r>
        <w:rPr>
          <w:rFonts w:ascii="Times New Roman" w:hAnsi="Times New Roman" w:cs="Times New Roman" w:eastAsia="SimSun"/>
          <w:sz w:val="21"/>
          <w:szCs w:val="21"/>
          <w:rPrChange w:id="6023" w:author="Codex" w:date="2026-10-05T16:32:41.313017+00:00">
            <w:rPr>
              <w:sz w:val="21"/>
              <w:szCs w:val="21"/>
            </w:rPr>
          </w:rPrChange>
        </w:rPr>
        <w:t>的比例为</w:t>
      </w:r>
      <w:r>
        <w:rPr>
          <w:rFonts w:ascii="Times New Roman" w:hAnsi="Times New Roman" w:cs="Times New Roman" w:eastAsia="SimSun"/>
          <w:sz w:val="21"/>
          <w:szCs w:val="21"/>
          <w:rPrChange w:id="6024" w:author="Codex" w:date="2026-10-05T16:32:41.313017+00:00">
            <w:rPr>
              <w:sz w:val="21"/>
              <w:szCs w:val="21"/>
            </w:rPr>
          </w:rPrChange>
        </w:rPr>
        <w:t>30.7%—44.9%</w:t>
      </w:r>
      <w:r>
        <w:rPr>
          <w:rFonts w:ascii="Times New Roman" w:hAnsi="Times New Roman" w:cs="Times New Roman" w:eastAsia="SimSun"/>
          <w:sz w:val="21"/>
          <w:szCs w:val="21"/>
          <w:rPrChange w:id="6025" w:author="Codex" w:date="2026-10-05T16:32:41.313017+00:00">
            <w:rPr>
              <w:sz w:val="21"/>
              <w:szCs w:val="21"/>
            </w:rPr>
          </w:rPrChange>
        </w:rPr>
        <w:t>，区间内小数也不对应二分类状态；该比例不是正式反事实预测的总体越界率。后续</w:t>
      </w:r>
      <w:r>
        <w:rPr>
          <w:rFonts w:ascii="Times New Roman" w:hAnsi="Times New Roman" w:cs="Times New Roman" w:eastAsia="SimSun"/>
          <w:sz w:val="21"/>
          <w:szCs w:val="21"/>
          <w:rPrChange w:id="6026" w:author="Codex" w:date="2026-10-05T16:32:41.313017+00:00">
            <w:rPr>
              <w:sz w:val="21"/>
              <w:szCs w:val="21"/>
            </w:rPr>
          </w:rPrChange>
        </w:rPr>
        <w:t>Binomial/Logit</w:t>
      </w:r>
      <w:r>
        <w:rPr>
          <w:rFonts w:ascii="Times New Roman" w:hAnsi="Times New Roman" w:cs="Times New Roman" w:eastAsia="SimSun"/>
          <w:sz w:val="21"/>
          <w:szCs w:val="21"/>
          <w:rPrChange w:id="6027" w:author="Codex" w:date="2026-10-05T16:32:41.313017+00:00">
            <w:rPr>
              <w:sz w:val="21"/>
              <w:szCs w:val="21"/>
            </w:rPr>
          </w:rPrChange>
        </w:rPr>
        <w:t>的</w:t>
      </w:r>
      <w:r>
        <w:rPr>
          <w:rFonts w:ascii="Times New Roman" w:hAnsi="Times New Roman" w:cs="Times New Roman" w:eastAsia="SimSun"/>
          <w:sz w:val="21"/>
          <w:szCs w:val="21"/>
          <w:rPrChange w:id="6028" w:author="Codex" w:date="2026-10-05T16:32:41.313017+00:00">
            <w:rPr>
              <w:sz w:val="21"/>
              <w:szCs w:val="21"/>
            </w:rPr>
          </w:rPrChange>
        </w:rPr>
        <w:t>L</w:t>
      </w:r>
      <w:r>
        <w:rPr>
          <w:rFonts w:ascii="Times New Roman" w:hAnsi="Times New Roman" w:cs="Times New Roman" w:eastAsia="SimSun"/>
          <w:sz w:val="21"/>
          <w:szCs w:val="21"/>
          <w:rPrChange w:id="6029" w:author="Codex" w:date="2026-10-05T16:32:41.313017+00:00">
            <w:rPr>
              <w:sz w:val="21"/>
              <w:szCs w:val="21"/>
            </w:rPr>
          </w:rPrChange>
        </w:rPr>
        <w:t>候选修正了单变量取值，却未解决联合支持和时序；四相对链固定</w:t>
      </w:r>
      <w:r>
        <w:rPr>
          <w:rFonts w:ascii="Times New Roman" w:hAnsi="Times New Roman" w:cs="Times New Roman" w:eastAsia="SimSun"/>
          <w:sz w:val="21"/>
          <w:szCs w:val="21"/>
          <w:rPrChange w:id="6030" w:author="Codex" w:date="2026-10-05T16:32:41.313017+00:00">
            <w:rPr>
              <w:sz w:val="21"/>
              <w:szCs w:val="21"/>
            </w:rPr>
          </w:rPrChange>
        </w:rPr>
        <w:t>M</w:t>
      </w:r>
      <w:r>
        <w:rPr>
          <w:rFonts w:ascii="Times New Roman" w:hAnsi="Times New Roman" w:cs="Times New Roman" w:eastAsia="SimSun"/>
          <w:sz w:val="21"/>
          <w:szCs w:val="21"/>
          <w:rPrChange w:id="6031" w:author="Codex" w:date="2026-10-05T16:32:41.313017+00:00">
            <w:rPr>
              <w:sz w:val="21"/>
              <w:szCs w:val="21"/>
            </w:rPr>
          </w:rPrChange>
        </w:rPr>
        <w:t>不准入，四绝对链</w:t>
      </w:r>
      <w:r>
        <w:rPr>
          <w:rFonts w:ascii="Times New Roman" w:hAnsi="Times New Roman" w:cs="Times New Roman" w:eastAsia="SimSun"/>
          <w:sz w:val="21"/>
          <w:szCs w:val="21"/>
          <w:rPrChange w:id="6032" w:author="Codex" w:date="2026-10-05T16:32:41.313017+00:00">
            <w:rPr>
              <w:sz w:val="21"/>
              <w:szCs w:val="21"/>
            </w:rPr>
          </w:rPrChange>
        </w:rPr>
        <w:t>23/40</w:t>
      </w:r>
      <w:r>
        <w:rPr>
          <w:rFonts w:ascii="Times New Roman" w:hAnsi="Times New Roman" w:cs="Times New Roman" w:eastAsia="SimSun"/>
          <w:sz w:val="21"/>
          <w:szCs w:val="21"/>
          <w:rPrChange w:id="6033" w:author="Codex" w:date="2026-10-05T16:32:41.313017+00:00">
            <w:rPr>
              <w:sz w:val="21"/>
              <w:szCs w:val="21"/>
            </w:rPr>
          </w:rPrChange>
        </w:rPr>
        <w:t>诊断重复出现</w:t>
      </w:r>
      <w:r>
        <w:rPr>
          <w:rFonts w:ascii="Times New Roman" w:hAnsi="Times New Roman" w:cs="Times New Roman" w:eastAsia="SimSun"/>
          <w:sz w:val="21"/>
          <w:szCs w:val="21"/>
          <w:rPrChange w:id="6034" w:author="Codex" w:date="2026-10-05T16:32:41.313017+00:00">
            <w:rPr>
              <w:sz w:val="21"/>
              <w:szCs w:val="21"/>
            </w:rPr>
          </w:rPrChange>
        </w:rPr>
        <w:t>Y</w:t>
      </w:r>
      <w:r>
        <w:rPr>
          <w:rFonts w:ascii="Times New Roman" w:hAnsi="Times New Roman" w:cs="Times New Roman" w:eastAsia="SimSun"/>
          <w:sz w:val="21"/>
          <w:szCs w:val="21"/>
          <w:rPrChange w:id="6035" w:author="Codex" w:date="2026-10-05T16:32:41.313017+00:00">
            <w:rPr>
              <w:sz w:val="21"/>
              <w:szCs w:val="21"/>
            </w:rPr>
          </w:rPrChange>
        </w:rPr>
        <w:t>预测大于</w:t>
      </w:r>
      <w:r>
        <w:rPr>
          <w:rFonts w:ascii="Times New Roman" w:hAnsi="Times New Roman" w:cs="Times New Roman" w:eastAsia="SimSun"/>
          <w:sz w:val="21"/>
          <w:szCs w:val="21"/>
          <w:rPrChange w:id="6036" w:author="Codex" w:date="2026-10-05T16:32:41.313017+00:00">
            <w:rPr>
              <w:sz w:val="21"/>
              <w:szCs w:val="21"/>
            </w:rPr>
          </w:rPrChange>
        </w:rPr>
        <w:t>1</w:t>
      </w:r>
      <w:r>
        <w:rPr>
          <w:rFonts w:ascii="Times New Roman" w:hAnsi="Times New Roman" w:cs="Times New Roman" w:eastAsia="SimSun"/>
          <w:sz w:val="21"/>
          <w:szCs w:val="21"/>
          <w:rPrChange w:id="6037" w:author="Codex" w:date="2026-10-05T16:32:41.313017+00:00">
            <w:rPr>
              <w:sz w:val="21"/>
              <w:szCs w:val="21"/>
            </w:rPr>
          </w:rPrChange>
        </w:rPr>
        <w:t>，故没有正式替换历史模型。</w:t>
      </w:r>
    </w:p>
    <w:p w14:paraId="67C1B395" w14:textId="7FF692A3"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721" w:author="Codex" w:date="2026-10-05T16:32:41.313017+00:00">
            <w:rPr>
              <w:sz w:val="21"/>
              <w:szCs w:val="21"/>
            </w:rPr>
          </w:rPrChange>
        </w:rPr>
        <w:pPrChange w:id="6038" w:author="Codex" w:date="2026-10-05T16:32:41.313017+00:00">
          <w:pPr>
            <w:pStyle w:val="af5"/>
            <w:snapToGrid w:val="0"/>
            <w:ind w:firstLine="420"/>
            <w:jc w:val="both"/>
          </w:pPr>
        </w:pPrChange>
      </w:pPr>
      <w:r>
        <w:rPr>
          <w:rFonts w:ascii="Times New Roman" w:hAnsi="Times New Roman" w:cs="Times New Roman" w:eastAsia="SimSun"/>
          <w:sz w:val="21"/>
          <w:szCs w:val="21"/>
          <w:rPrChange w:id="6039" w:author="Codex" w:date="2026-10-05T16:32:41.313017+00:00">
            <w:rPr>
              <w:sz w:val="21"/>
              <w:szCs w:val="21"/>
            </w:rPr>
          </w:rPrChange>
        </w:rPr>
        <w:t>区间与配对。总体八链沿用</w:t>
      </w:r>
      <w:r>
        <w:rPr>
          <w:rFonts w:ascii="Times New Roman" w:hAnsi="Times New Roman" w:cs="Times New Roman" w:eastAsia="SimSun"/>
          <w:sz w:val="21"/>
          <w:szCs w:val="21"/>
          <w:rPrChange w:id="6040" w:author="Codex" w:date="2026-10-05T16:32:41.313017+00:00">
            <w:rPr>
              <w:sz w:val="21"/>
              <w:szCs w:val="21"/>
            </w:rPr>
          </w:rPrChange>
        </w:rPr>
        <w:t>1,000</w:t>
      </w:r>
      <w:r>
        <w:rPr>
          <w:rFonts w:ascii="Times New Roman" w:hAnsi="Times New Roman" w:cs="Times New Roman" w:eastAsia="SimSun"/>
          <w:sz w:val="21"/>
          <w:szCs w:val="21"/>
          <w:rPrChange w:id="6041" w:author="Codex" w:date="2026-10-05T16:32:41.313017+00:00">
            <w:rPr>
              <w:sz w:val="21"/>
              <w:szCs w:val="21"/>
            </w:rPr>
          </w:rPrChange>
        </w:rPr>
        <w:t>次逐记录</w:t>
      </w:r>
      <w:r>
        <w:rPr>
          <w:rFonts w:ascii="Times New Roman" w:hAnsi="Times New Roman" w:cs="Times New Roman" w:eastAsia="SimSun"/>
          <w:sz w:val="21"/>
          <w:szCs w:val="21"/>
          <w:rPrChange w:id="6042" w:author="Codex" w:date="2026-10-05T16:32:41.313017+00:00">
            <w:rPr>
              <w:sz w:val="21"/>
              <w:szCs w:val="21"/>
            </w:rPr>
          </w:rPrChange>
        </w:rPr>
        <w:t>bootstrap</w:t>
      </w:r>
      <w:r>
        <w:rPr>
          <w:rFonts w:ascii="Times New Roman" w:hAnsi="Times New Roman" w:cs="Times New Roman" w:eastAsia="SimSun"/>
          <w:sz w:val="21"/>
          <w:szCs w:val="21"/>
          <w:rPrChange w:id="6043" w:author="Codex" w:date="2026-10-05T16:32:41.313017+00:00">
            <w:rPr>
              <w:sz w:val="21"/>
              <w:szCs w:val="21"/>
            </w:rPr>
          </w:rPrChange>
        </w:rPr>
        <w:t>，</w:t>
      </w:r>
      <w:r>
        <w:rPr>
          <w:rFonts w:ascii="Times New Roman" w:hAnsi="Times New Roman" w:cs="Times New Roman" w:eastAsia="SimSun"/>
          <w:sz w:val="21"/>
          <w:szCs w:val="21"/>
          <w:rPrChange w:id="6044" w:author="Codex" w:date="2026-10-05T16:32:41.313017+00:00">
            <w:rPr>
              <w:sz w:val="21"/>
              <w:szCs w:val="21"/>
            </w:rPr>
          </w:rPrChange>
        </w:rPr>
        <w:t>M=0</w:t>
      </w:r>
      <w:r>
        <w:rPr>
          <w:rFonts w:ascii="Times New Roman" w:hAnsi="Times New Roman" w:cs="Times New Roman" w:eastAsia="SimSun"/>
          <w:sz w:val="21"/>
          <w:szCs w:val="21"/>
          <w:rPrChange w:id="6045" w:author="Codex" w:date="2026-10-05T16:32:41.313017+00:00">
            <w:rPr>
              <w:sz w:val="21"/>
              <w:szCs w:val="21"/>
            </w:rPr>
          </w:rPrChange>
        </w:rPr>
        <w:t>与</w:t>
      </w:r>
      <w:r>
        <w:rPr>
          <w:rFonts w:ascii="Times New Roman" w:hAnsi="Times New Roman" w:cs="Times New Roman" w:eastAsia="SimSun"/>
          <w:sz w:val="21"/>
          <w:szCs w:val="21"/>
          <w:rPrChange w:id="6046" w:author="Codex" w:date="2026-10-05T16:32:41.313017+00:00">
            <w:rPr>
              <w:sz w:val="21"/>
              <w:szCs w:val="21"/>
            </w:rPr>
          </w:rPrChange>
        </w:rPr>
        <w:t>M=1</w:t>
      </w:r>
      <w:r>
        <w:rPr>
          <w:rFonts w:ascii="Times New Roman" w:hAnsi="Times New Roman" w:cs="Times New Roman" w:eastAsia="SimSun"/>
          <w:sz w:val="21"/>
          <w:szCs w:val="21"/>
          <w:rPrChange w:id="6047" w:author="Codex" w:date="2026-10-05T16:32:41.313017+00:00">
            <w:rPr>
              <w:sz w:val="21"/>
              <w:szCs w:val="21"/>
            </w:rPr>
          </w:rPrChange>
        </w:rPr>
        <w:t>共享索引，差值由每次两个还原</w:t>
      </w:r>
      <w:r>
        <w:rPr>
          <w:rFonts w:ascii="Times New Roman" w:hAnsi="Times New Roman" w:cs="Times New Roman" w:eastAsia="SimSun"/>
          <w:sz w:val="21"/>
          <w:szCs w:val="21"/>
          <w:rPrChange w:id="6048" w:author="Codex" w:date="2026-10-05T16:32:41.313017+00:00">
            <w:rPr>
              <w:sz w:val="21"/>
              <w:szCs w:val="21"/>
            </w:rPr>
          </w:rPrChange>
        </w:rPr>
        <w:t>OR</w:t>
      </w:r>
      <w:r>
        <w:rPr>
          <w:rFonts w:ascii="Times New Roman" w:hAnsi="Times New Roman" w:cs="Times New Roman" w:eastAsia="SimSun"/>
          <w:sz w:val="21"/>
          <w:szCs w:val="21"/>
          <w:rPrChange w:id="6049" w:author="Codex" w:date="2026-10-05T16:32:41.313017+00:00">
            <w:rPr>
              <w:sz w:val="21"/>
              <w:szCs w:val="21"/>
            </w:rPr>
          </w:rPrChange>
        </w:rPr>
        <w:t>相减获得；总体区间尚未调整个人及家庭内依赖。异质性扩展采用共享连通组抽样，保存实际记录索引和逐次拟合状态，但不回填总体区间。两个模块不仅推断方法不同，目标人群也不同，因此不能用区间宽窄或是否跨越无效值直接排列证据强弱。基础回归继续使用既有成年子女聚类结果，点估计、样本与区间按各自版本成套报告。</w:t>
      </w:r>
    </w:p>
    <w:p w14:paraId="0D13575D" w14:textId="7FF692B1"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722" w:author="Codex" w:date="2026-10-05T16:32:41.313017+00:00">
            <w:rPr>
              <w:sz w:val="21"/>
              <w:szCs w:val="21"/>
            </w:rPr>
          </w:rPrChange>
        </w:rPr>
        <w:pPrChange w:id="6050" w:author="Codex" w:date="2026-10-05T16:32:41.313017+00:00">
          <w:pPr>
            <w:pStyle w:val="af5"/>
            <w:snapToGrid w:val="0"/>
            <w:ind w:firstLine="420"/>
            <w:jc w:val="both"/>
          </w:pPr>
        </w:pPrChange>
      </w:pPr>
      <w:r>
        <w:rPr>
          <w:rFonts w:ascii="Times New Roman" w:hAnsi="Times New Roman" w:cs="Times New Roman" w:eastAsia="SimSun"/>
          <w:sz w:val="21"/>
          <w:szCs w:val="21"/>
          <w:rPrChange w:id="6051" w:author="Codex" w:date="2026-10-05T16:32:41.313017+00:00">
            <w:rPr>
              <w:sz w:val="21"/>
              <w:szCs w:val="21"/>
            </w:rPr>
          </w:rPrChange>
        </w:rPr>
        <w:t>点估计来源。正文使用同一子对象的</w:t>
      </w:r>
      <w:r>
        <w:rPr>
          <w:rFonts w:ascii="Times New Roman" w:hAnsi="Times New Roman" w:cs="Times New Roman" w:eastAsia="SimSun"/>
          <w:sz w:val="21"/>
          <w:szCs w:val="21"/>
          <w:rPrChange w:id="6052" w:author="Codex" w:date="2026-10-05T16:32:41.313017+00:00">
            <w:rPr>
              <w:sz w:val="21"/>
              <w:szCs w:val="21"/>
            </w:rPr>
          </w:rPrChange>
        </w:rPr>
        <w:t>effect.pe</w:t>
      </w:r>
      <w:r>
        <w:rPr>
          <w:rFonts w:ascii="Times New Roman" w:hAnsi="Times New Roman" w:cs="Times New Roman" w:eastAsia="SimSun"/>
          <w:sz w:val="21"/>
          <w:szCs w:val="21"/>
          <w:rPrChange w:id="6053" w:author="Codex" w:date="2026-10-05T16:32:41.313017+00:00">
            <w:rPr>
              <w:sz w:val="21"/>
              <w:szCs w:val="21"/>
            </w:rPr>
          </w:rPrChange>
        </w:rPr>
        <w:t>、</w:t>
      </w:r>
      <w:r>
        <w:rPr>
          <w:rFonts w:ascii="Times New Roman" w:hAnsi="Times New Roman" w:cs="Times New Roman" w:eastAsia="SimSun"/>
          <w:sz w:val="21"/>
          <w:szCs w:val="21"/>
          <w:rPrChange w:id="6054" w:author="Codex" w:date="2026-10-05T16:32:41.313017+00:00">
            <w:rPr>
              <w:sz w:val="21"/>
              <w:szCs w:val="21"/>
            </w:rPr>
          </w:rPrChange>
        </w:rPr>
        <w:t>effect.se</w:t>
      </w:r>
      <w:r>
        <w:rPr>
          <w:rFonts w:ascii="Times New Roman" w:hAnsi="Times New Roman" w:cs="Times New Roman" w:eastAsia="SimSun"/>
          <w:sz w:val="21"/>
          <w:szCs w:val="21"/>
          <w:rPrChange w:id="6055" w:author="Codex" w:date="2026-10-05T16:32:41.313017+00:00">
            <w:rPr>
              <w:sz w:val="21"/>
              <w:szCs w:val="21"/>
            </w:rPr>
          </w:rPrChange>
        </w:rPr>
        <w:t>及置信区间。另一次原数据模拟评估</w:t>
      </w:r>
      <w:r>
        <w:rPr>
          <w:rFonts w:ascii="Times New Roman" w:hAnsi="Times New Roman" w:cs="Times New Roman" w:eastAsia="SimSun"/>
          <w:sz w:val="21"/>
          <w:szCs w:val="21"/>
          <w:rPrChange w:id="6056" w:author="Codex" w:date="2026-10-05T16:32:41.313017+00:00">
            <w:rPr>
              <w:sz w:val="21"/>
              <w:szCs w:val="21"/>
            </w:rPr>
          </w:rPrChange>
        </w:rPr>
        <w:t>t0</w:t>
      </w:r>
      <w:r>
        <w:rPr>
          <w:rFonts w:ascii="Times New Roman" w:hAnsi="Times New Roman" w:cs="Times New Roman" w:eastAsia="SimSun"/>
          <w:sz w:val="21"/>
          <w:szCs w:val="21"/>
          <w:rPrChange w:id="6057" w:author="Codex" w:date="2026-10-05T16:32:41.313017+00:00">
            <w:rPr>
              <w:sz w:val="21"/>
              <w:szCs w:val="21"/>
            </w:rPr>
          </w:rPrChange>
        </w:rPr>
        <w:t>用于来源诊断，不与正文点估计混用。小间接量可能对模拟波动敏感，因此不根据其细微正负作方向性判断。</w:t>
      </w:r>
    </w:p>
    <w:p w14:paraId="3A0B4468" w14:textId="7FF692CF"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723" w:author="Codex" w:date="2026-10-05T16:32:41.313017+00:00">
            <w:rPr>
              <w:sz w:val="21"/>
              <w:szCs w:val="21"/>
            </w:rPr>
          </w:rPrChange>
        </w:rPr>
        <w:pPrChange w:id="6058" w:author="Codex" w:date="2026-10-05T16:32:41.313017+00:00">
          <w:pPr>
            <w:pStyle w:val="af5"/>
            <w:snapToGrid w:val="0"/>
            <w:ind w:firstLine="420"/>
            <w:jc w:val="both"/>
          </w:pPr>
        </w:pPrChange>
      </w:pPr>
      <w:r>
        <w:rPr>
          <w:rFonts w:ascii="Times New Roman" w:hAnsi="Times New Roman" w:cs="Times New Roman" w:eastAsia="SimSun"/>
          <w:sz w:val="21"/>
          <w:szCs w:val="21"/>
          <w:rPrChange w:id="6059" w:author="Codex" w:date="2026-10-05T16:32:41.313017+00:00">
            <w:rPr>
              <w:sz w:val="21"/>
              <w:szCs w:val="21"/>
            </w:rPr>
          </w:rPrChange>
        </w:rPr>
        <w:t>分量与敏感性。当前部分原生</w:t>
      </w:r>
      <w:r>
        <w:rPr>
          <w:rFonts w:ascii="Times New Roman" w:hAnsi="Times New Roman" w:cs="Times New Roman" w:eastAsia="SimSun"/>
          <w:sz w:val="21"/>
          <w:szCs w:val="21"/>
          <w:rPrChange w:id="6060" w:author="Codex" w:date="2026-10-05T16:32:41.313017+00:00">
            <w:rPr>
              <w:sz w:val="21"/>
              <w:szCs w:val="21"/>
            </w:rPr>
          </w:rPrChange>
        </w:rPr>
        <w:t>ER</w:t>
      </w:r>
      <w:r>
        <w:rPr>
          <w:rFonts w:ascii="Times New Roman" w:hAnsi="Times New Roman" w:cs="Times New Roman" w:eastAsia="SimSun"/>
          <w:sz w:val="21"/>
          <w:szCs w:val="21"/>
          <w:rPrChange w:id="6061" w:author="Codex" w:date="2026-10-05T16:32:41.313017+00:00">
            <w:rPr>
              <w:sz w:val="21"/>
              <w:szCs w:val="21"/>
            </w:rPr>
          </w:rPrChange>
        </w:rPr>
        <w:t>和比例存在尺度解释问题，不能仅凭四项求和成立便作为机制贡献。</w:t>
      </w:r>
      <w:r>
        <w:rPr>
          <w:rFonts w:ascii="Times New Roman" w:hAnsi="Times New Roman" w:cs="Times New Roman" w:eastAsia="SimSun"/>
          <w:sz w:val="21"/>
          <w:szCs w:val="21"/>
          <w:rPrChange w:id="6062" w:author="Codex" w:date="2026-10-05T16:32:41.313017+00:00">
            <w:rPr>
              <w:sz w:val="21"/>
              <w:szCs w:val="21"/>
            </w:rPr>
          </w:rPrChange>
        </w:rPr>
        <w:t>E-value</w:t>
      </w:r>
      <w:r>
        <w:rPr>
          <w:rFonts w:ascii="Times New Roman" w:hAnsi="Times New Roman" w:cs="Times New Roman" w:eastAsia="SimSun"/>
          <w:sz w:val="21"/>
          <w:szCs w:val="21"/>
          <w:rPrChange w:id="6063" w:author="Codex" w:date="2026-10-05T16:32:41.313017+00:00">
            <w:rPr>
              <w:sz w:val="21"/>
              <w:szCs w:val="21"/>
            </w:rPr>
          </w:rPrChange>
        </w:rPr>
        <w:t>接口对当前具体效应的适用性尚未完成适配，本稿未报告</w:t>
      </w:r>
      <w:r>
        <w:rPr>
          <w:rFonts w:ascii="Times New Roman" w:hAnsi="Times New Roman" w:cs="Times New Roman" w:eastAsia="SimSun"/>
          <w:sz w:val="21"/>
          <w:szCs w:val="21"/>
          <w:rPrChange w:id="6064" w:author="Codex" w:date="2026-10-05T16:32:41.313017+00:00">
            <w:rPr>
              <w:sz w:val="21"/>
              <w:szCs w:val="21"/>
            </w:rPr>
          </w:rPrChange>
        </w:rPr>
        <w:t>E-value</w:t>
      </w:r>
      <w:r>
        <w:rPr>
          <w:rFonts w:ascii="Times New Roman" w:hAnsi="Times New Roman" w:cs="Times New Roman" w:eastAsia="SimSun"/>
          <w:sz w:val="21"/>
          <w:szCs w:val="21"/>
          <w:rPrChange w:id="6065" w:author="Codex" w:date="2026-10-05T16:32:41.313017+00:00">
            <w:rPr>
              <w:sz w:val="21"/>
              <w:szCs w:val="21"/>
            </w:rPr>
          </w:rPrChange>
        </w:rPr>
        <w:t>，也未将任意</w:t>
      </w:r>
      <w:r>
        <w:rPr>
          <w:rFonts w:ascii="Times New Roman" w:hAnsi="Times New Roman" w:cs="Times New Roman" w:eastAsia="SimSun"/>
          <w:sz w:val="21"/>
          <w:szCs w:val="21"/>
          <w:rPrChange w:id="6066" w:author="Codex" w:date="2026-10-05T16:32:41.313017+00:00">
            <w:rPr>
              <w:sz w:val="21"/>
              <w:szCs w:val="21"/>
            </w:rPr>
          </w:rPrChange>
        </w:rPr>
        <w:t>ER</w:t>
      </w:r>
      <w:r>
        <w:rPr>
          <w:rFonts w:ascii="Times New Roman" w:hAnsi="Times New Roman" w:cs="Times New Roman" w:eastAsia="SimSun"/>
          <w:sz w:val="21"/>
          <w:szCs w:val="21"/>
          <w:rPrChange w:id="6067" w:author="Codex" w:date="2026-10-05T16:32:41.313017+00:00">
            <w:rPr>
              <w:sz w:val="21"/>
              <w:szCs w:val="21"/>
            </w:rPr>
          </w:rPrChange>
        </w:rPr>
        <w:t>、</w:t>
      </w:r>
      <w:r>
        <w:rPr>
          <w:rFonts w:ascii="Times New Roman" w:hAnsi="Times New Roman" w:cs="Times New Roman" w:eastAsia="SimSun"/>
          <w:sz w:val="21"/>
          <w:szCs w:val="21"/>
          <w:rPrChange w:id="6068" w:author="Codex" w:date="2026-10-05T16:32:41.313017+00:00">
            <w:rPr>
              <w:sz w:val="21"/>
              <w:szCs w:val="21"/>
            </w:rPr>
          </w:rPrChange>
        </w:rPr>
        <w:t>PE</w:t>
      </w:r>
      <w:r>
        <w:rPr>
          <w:rFonts w:ascii="Times New Roman" w:hAnsi="Times New Roman" w:cs="Times New Roman" w:eastAsia="SimSun"/>
          <w:sz w:val="21"/>
          <w:szCs w:val="21"/>
          <w:rPrChange w:id="6069" w:author="Codex" w:date="2026-10-05T16:32:41.313017+00:00">
            <w:rPr>
              <w:sz w:val="21"/>
              <w:szCs w:val="21"/>
            </w:rPr>
          </w:rPrChange>
        </w:rPr>
        <w:t>或</w:t>
      </w:r>
      <w:r>
        <w:rPr>
          <w:rFonts w:ascii="Times New Roman" w:hAnsi="Times New Roman" w:cs="Times New Roman" w:eastAsia="SimSun"/>
          <w:sz w:val="21"/>
          <w:szCs w:val="21"/>
          <w:rPrChange w:id="6070" w:author="Codex" w:date="2026-10-05T16:32:41.313017+00:00">
            <w:rPr>
              <w:sz w:val="21"/>
              <w:szCs w:val="21"/>
            </w:rPr>
          </w:rPrChange>
        </w:rPr>
        <w:t>OR</w:t>
      </w:r>
      <w:r>
        <w:rPr>
          <w:rFonts w:ascii="Times New Roman" w:hAnsi="Times New Roman" w:cs="Times New Roman" w:eastAsia="SimSun"/>
          <w:sz w:val="21"/>
          <w:szCs w:val="21"/>
          <w:rPrChange w:id="6071" w:author="Codex" w:date="2026-10-05T16:32:41.313017+00:00">
            <w:rPr>
              <w:sz w:val="21"/>
              <w:szCs w:val="21"/>
            </w:rPr>
          </w:rPrChange>
        </w:rPr>
        <w:t>差值按</w:t>
      </w:r>
      <w:r>
        <w:rPr>
          <w:rFonts w:ascii="Times New Roman" w:hAnsi="Times New Roman" w:cs="Times New Roman" w:eastAsia="SimSun"/>
          <w:sz w:val="21"/>
          <w:szCs w:val="21"/>
          <w:rPrChange w:id="6072" w:author="Codex" w:date="2026-10-05T16:32:41.313017+00:00">
            <w:rPr>
              <w:sz w:val="21"/>
              <w:szCs w:val="21"/>
            </w:rPr>
          </w:rPrChange>
        </w:rPr>
        <w:t>RR</w:t>
      </w:r>
      <w:r>
        <w:rPr>
          <w:rFonts w:ascii="Times New Roman" w:hAnsi="Times New Roman" w:cs="Times New Roman" w:eastAsia="SimSun"/>
          <w:sz w:val="21"/>
          <w:szCs w:val="21"/>
          <w:rPrChange w:id="6073" w:author="Codex" w:date="2026-10-05T16:32:41.313017+00:00">
            <w:rPr>
              <w:sz w:val="21"/>
              <w:szCs w:val="21"/>
            </w:rPr>
          </w:rPrChange>
        </w:rPr>
        <w:t>计算敏感性指标。</w:t>
      </w:r>
    </w:p>
    <w:p w14:paraId="5D4C1768" w14:textId="7EB47C89"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724" w:author="Codex" w:date="2026-10-05T16:32:41.313017+00:00">
            <w:rPr>
              <w:sz w:val="21"/>
              <w:szCs w:val="21"/>
            </w:rPr>
          </w:rPrChange>
        </w:rPr>
        <w:pPrChange w:id="6074" w:author="Codex" w:date="2026-10-05T16:32:41.313017+00:00">
          <w:pPr>
            <w:pStyle w:val="af5"/>
            <w:snapToGrid w:val="0"/>
            <w:ind w:firstLine="420"/>
            <w:jc w:val="both"/>
          </w:pPr>
        </w:pPrChange>
      </w:pPr>
      <w:r>
        <w:rPr>
          <w:rFonts w:ascii="Times New Roman" w:hAnsi="Times New Roman" w:cs="Times New Roman" w:eastAsia="SimSun"/>
          <w:sz w:val="21"/>
          <w:szCs w:val="21"/>
          <w:rPrChange w:id="6075" w:author="Codex" w:date="2026-10-05T16:32:41.313017+00:00">
            <w:rPr>
              <w:sz w:val="21"/>
              <w:szCs w:val="21"/>
            </w:rPr>
          </w:rPrChange>
        </w:rPr>
        <w:t>PE</w:t>
      </w:r>
      <w:r>
        <w:rPr>
          <w:rFonts w:ascii="Times New Roman" w:hAnsi="Times New Roman" w:cs="Times New Roman" w:eastAsia="SimSun"/>
          <w:sz w:val="21"/>
          <w:szCs w:val="21"/>
          <w:rPrChange w:id="6076" w:author="Codex" w:date="2026-10-05T16:32:41.313017+00:00">
            <w:rPr>
              <w:sz w:val="21"/>
              <w:szCs w:val="21"/>
            </w:rPr>
          </w:rPrChange>
        </w:rPr>
        <w:t>与表</w:t>
      </w:r>
      <w:del w:id="1001425" w:author="Codex" w:date="2026-10-06T05:40:41Z">
        <w:r>
          <w:rPr>
            <w:rFonts w:ascii="Times New Roman" w:hAnsi="Times New Roman" w:cs="Times New Roman" w:eastAsia="SimSun"/>
            <w:sz w:val="21"/>
            <w:szCs w:val="21"/>
            <w:rPrChange w:id="6077" w:author="Codex" w:date="2026-10-05T16:32:41.313017+00:00">
              <w:rPr>
                <w:sz w:val="21"/>
                <w:szCs w:val="21"/>
              </w:rPr>
            </w:rPrChange>
          </w:rPr>
          <w:delText>3.4</w:delText>
        </w:r>
      </w:del>
      <w:ins w:id="1001426" w:author="Codex" w:date="2026-10-06T05:40:41Z">
        <w:r>
          <w:rPr>
            <w:rFonts w:ascii="Times New Roman" w:hAnsi="Times New Roman" w:cs="Times New Roman" w:eastAsia="SimSun"/>
            <w:sz w:val="21"/>
            <w:szCs w:val="21"/>
          </w:rPr>
          <w:t>9</w:t>
        </w:r>
      </w:ins>
      <w:r>
        <w:rPr>
          <w:rFonts w:ascii="Times New Roman" w:hAnsi="Times New Roman" w:cs="Times New Roman" w:eastAsia="SimSun"/>
          <w:sz w:val="21"/>
          <w:szCs w:val="21"/>
          <w:rPrChange w:id="6078" w:author="Codex" w:date="2026-10-05T16:32:41.313017+00:00">
            <w:rPr>
              <w:sz w:val="21"/>
              <w:szCs w:val="21"/>
            </w:rPr>
          </w:rPrChange>
        </w:rPr>
        <w:t>对应不同问题：前者试图量化固定</w:t>
      </w:r>
      <w:r>
        <w:rPr>
          <w:rFonts w:ascii="Times New Roman" w:hAnsi="Times New Roman" w:cs="Times New Roman" w:eastAsia="SimSun"/>
          <w:sz w:val="21"/>
          <w:szCs w:val="21"/>
          <w:rPrChange w:id="6079" w:author="Codex" w:date="2026-10-05T16:32:41.313017+00:00">
            <w:rPr>
              <w:sz w:val="21"/>
              <w:szCs w:val="21"/>
            </w:rPr>
          </w:rPrChange>
        </w:rPr>
        <w:t>M</w:t>
      </w:r>
      <w:r>
        <w:rPr>
          <w:rFonts w:ascii="Times New Roman" w:hAnsi="Times New Roman" w:cs="Times New Roman" w:eastAsia="SimSun"/>
          <w:sz w:val="21"/>
          <w:szCs w:val="21"/>
          <w:rPrChange w:id="6080" w:author="Codex" w:date="2026-10-05T16:32:41.313017+00:00">
            <w:rPr>
              <w:sz w:val="21"/>
              <w:szCs w:val="21"/>
            </w:rPr>
          </w:rPrChange>
        </w:rPr>
        <w:t>后暴露效应的改变比例，后者是保持其他观测状态、仅设置焦点</w:t>
      </w:r>
      <w:r>
        <w:rPr>
          <w:rFonts w:ascii="Times New Roman" w:hAnsi="Times New Roman" w:cs="Times New Roman" w:eastAsia="SimSun"/>
          <w:sz w:val="21"/>
          <w:szCs w:val="21"/>
          <w:rPrChange w:id="6081" w:author="Codex" w:date="2026-10-05T16:32:41.313017+00:00">
            <w:rPr>
              <w:sz w:val="21"/>
              <w:szCs w:val="21"/>
            </w:rPr>
          </w:rPrChange>
        </w:rPr>
        <w:t>M</w:t>
      </w:r>
      <w:r>
        <w:rPr>
          <w:rFonts w:ascii="Times New Roman" w:hAnsi="Times New Roman" w:cs="Times New Roman" w:eastAsia="SimSun"/>
          <w:sz w:val="21"/>
          <w:szCs w:val="21"/>
          <w:rPrChange w:id="6082" w:author="Codex" w:date="2026-10-05T16:32:41.313017+00:00">
            <w:rPr>
              <w:sz w:val="21"/>
              <w:szCs w:val="21"/>
            </w:rPr>
          </w:rPrChange>
        </w:rPr>
        <w:t>后的结果概率差。后一情景不让配偶满意度或其他变量随</w:t>
      </w:r>
      <w:r>
        <w:rPr>
          <w:rFonts w:ascii="Times New Roman" w:hAnsi="Times New Roman" w:cs="Times New Roman" w:eastAsia="SimSun"/>
          <w:sz w:val="21"/>
          <w:szCs w:val="21"/>
          <w:rPrChange w:id="6083" w:author="Codex" w:date="2026-10-05T16:32:41.313017+00:00">
            <w:rPr>
              <w:sz w:val="21"/>
              <w:szCs w:val="21"/>
            </w:rPr>
          </w:rPrChange>
        </w:rPr>
        <w:t>M</w:t>
      </w:r>
      <w:r>
        <w:rPr>
          <w:rFonts w:ascii="Times New Roman" w:hAnsi="Times New Roman" w:cs="Times New Roman" w:eastAsia="SimSun"/>
          <w:sz w:val="21"/>
          <w:szCs w:val="21"/>
          <w:rPrChange w:id="6084" w:author="Codex" w:date="2026-10-05T16:32:41.313017+00:00">
            <w:rPr>
              <w:sz w:val="21"/>
              <w:szCs w:val="21"/>
            </w:rPr>
          </w:rPrChange>
        </w:rPr>
        <w:t>变化，未指定实际项目或服务，也未证明完整的联合干预支持，故称条件预测而不称政策总效应。</w:t>
      </w:r>
    </w:p>
    <w:p w14:paraId="4B2AD183" w14:textId="7FF692EF"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725" w:author="Codex" w:date="2026-10-05T16:32:41.313017+00:00">
            <w:rPr>
              <w:sz w:val="21"/>
              <w:szCs w:val="21"/>
            </w:rPr>
          </w:rPrChange>
        </w:rPr>
        <w:pPrChange w:id="6085" w:author="Codex" w:date="2026-10-05T16:32:41.313017+00:00">
          <w:pPr>
            <w:pStyle w:val="af5"/>
            <w:snapToGrid w:val="0"/>
            <w:ind w:firstLine="420"/>
            <w:jc w:val="both"/>
          </w:pPr>
        </w:pPrChange>
      </w:pPr>
      <w:r>
        <w:rPr>
          <w:rFonts w:ascii="Times New Roman" w:hAnsi="Times New Roman" w:cs="Times New Roman" w:eastAsia="SimSun"/>
          <w:sz w:val="21"/>
          <w:szCs w:val="21"/>
          <w:rPrChange w:id="6086" w:author="Codex" w:date="2026-10-05T16:32:41.313017+00:00">
            <w:rPr>
              <w:sz w:val="21"/>
              <w:szCs w:val="21"/>
            </w:rPr>
          </w:rPrChange>
        </w:rPr>
        <w:t>文献与边界。正文保留原稿的动态引文；中国家庭和老年人口背景统计沿用既有来源，本轮未重新进行官方源核验。异质性分析是看过总体结果后的探索性扩展，不能替代时序识别或受限分解尺度的进一步核验。</w:t>
      </w:r>
    </w:p>
    <w:p w14:paraId="44B47B89" w14:textId="7FF692F5" w:rsidR="00FB24F4" w:rsidRDefault="00FB24F4">
      <w:pPr>
        <w:pStyle w:val="aff4"/>
        <w:keepNext/>
        <w:spacing w:before="156" w:after="156"/>
        <w:ind w:firstLine="428"/>
      </w:pPr>
      <w:r>
        <w:lastRenderedPageBreak/>
        <w:t>附录</w:t>
      </w:r>
      <w:r>
        <w:t xml:space="preserve">C </w:t>
      </w:r>
      <w:r>
        <w:t>有限异质性分析</w:t>
      </w:r>
    </w:p>
    <w:p w14:paraId="5AF414A7" w14:textId="7FF692FF" w:rsidR="00FB24F4" w:rsidRDefault="00FB24F4">
      <w:pPr>
        <w:pStyle w:val="affa"/>
        <w:keepNext/>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9726" w:author="Codex" w:date="2026-10-05T16:32:41.313017+00:00">
            <w:rPr>
              <w:rFonts w:cs="Times New Roman"/>
              <w:szCs w:val="21"/>
            </w:rPr>
          </w:rPrChange>
        </w:rPr>
        <w:pPrChange w:id="6087" w:author="Codex" w:date="2026-10-05T16:32:41.313017+00:00">
          <w:pPr>
            <w:pStyle w:val="affa"/>
            <w:keepNext/>
            <w:spacing w:beforeLines="0" w:before="0" w:line="360" w:lineRule="exact"/>
            <w:ind w:firstLineChars="0" w:firstLine="0"/>
          </w:pPr>
        </w:pPrChange>
      </w:pPr>
      <w:r>
        <w:rPr>
          <w:rFonts w:ascii="Times New Roman" w:hAnsi="Times New Roman" w:cs="Times New Roman" w:eastAsia="KaiTi"/>
          <w:b w:val="0"/>
          <w:bCs w:val="0"/>
          <w:sz w:val="21"/>
          <w:szCs w:val="21"/>
          <w:rPrChange w:id="6088" w:author="Codex" w:date="2026-10-05T16:32:41.313017+00:00">
            <w:rPr>
              <w:rFonts w:cs="Times New Roman"/>
              <w:szCs w:val="21"/>
            </w:rPr>
          </w:rPrChange>
        </w:rPr>
        <w:t>表</w:t>
      </w:r>
      <w:r>
        <w:rPr>
          <w:rFonts w:ascii="Times New Roman" w:hAnsi="Times New Roman" w:cs="Times New Roman" w:eastAsia="KaiTi"/>
          <w:b w:val="0"/>
          <w:bCs w:val="0"/>
          <w:sz w:val="21"/>
          <w:szCs w:val="21"/>
          <w:rPrChange w:id="6089" w:author="Codex" w:date="2026-10-05T16:32:41.313017+00:00">
            <w:rPr>
              <w:rFonts w:cs="Times New Roman"/>
              <w:szCs w:val="21"/>
            </w:rPr>
          </w:rPrChange>
        </w:rPr>
        <w:t xml:space="preserve">C.1 </w:t>
      </w:r>
      <w:r>
        <w:rPr>
          <w:rFonts w:ascii="Times New Roman" w:hAnsi="Times New Roman" w:cs="Times New Roman" w:eastAsia="KaiTi"/>
          <w:b w:val="0"/>
          <w:bCs w:val="0"/>
          <w:sz w:val="21"/>
          <w:szCs w:val="21"/>
          <w:rPrChange w:id="6090" w:author="Codex" w:date="2026-10-05T16:32:41.313017+00:00">
            <w:rPr>
              <w:rFonts w:cs="Times New Roman"/>
              <w:szCs w:val="21"/>
            </w:rPr>
          </w:rPrChange>
        </w:rPr>
        <w:t>性别分组的总间接对比与配对</w:t>
      </w:r>
      <w:r>
        <w:rPr>
          <w:rFonts w:ascii="Times New Roman" w:hAnsi="Times New Roman" w:cs="Times New Roman" w:eastAsia="KaiTi"/>
          <w:b w:val="0"/>
          <w:bCs w:val="0"/>
          <w:sz w:val="21"/>
          <w:szCs w:val="21"/>
          <w:rPrChange w:id="6091" w:author="Codex" w:date="2026-10-05T16:32:41.313017+00:00">
            <w:rPr>
              <w:rFonts w:cs="Times New Roman"/>
              <w:szCs w:val="21"/>
            </w:rPr>
          </w:rPrChange>
        </w:rPr>
        <w:t>CDE</w:t>
      </w:r>
      <w:r>
        <w:rPr>
          <w:rFonts w:ascii="Times New Roman" w:hAnsi="Times New Roman" w:cs="Times New Roman" w:eastAsia="KaiTi"/>
          <w:b w:val="0"/>
          <w:bCs w:val="0"/>
          <w:sz w:val="21"/>
          <w:szCs w:val="21"/>
          <w:rPrChange w:id="6092" w:author="Codex" w:date="2026-10-05T16:32:41.313017+00:00">
            <w:rPr>
              <w:rFonts w:cs="Times New Roman"/>
              <w:szCs w:val="21"/>
            </w:rPr>
          </w:rPrChange>
        </w:rPr>
        <w:t>差异</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6093" w:author="Codex" w:date="2026-10-05T16:32:41.313017+00:00">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624"/>
        <w:gridCol w:w="624"/>
        <w:gridCol w:w="1044"/>
        <w:gridCol w:w="2567"/>
        <w:gridCol w:w="2462"/>
        <w:gridCol w:w="1464"/>
      </w:tblGrid>
      <w:tr w:rsidR="007622EE" w14:paraId="4EF6E994"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tcPrChange w:id="6094"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60C93B5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27" w:author="Codex" w:date="2026-10-05T16:32:41.313017+00:00">
                  <w:rPr>
                    <w:bCs w:val="0"/>
                    <w:sz w:val="21"/>
                    <w:szCs w:val="21"/>
                  </w:rPr>
                </w:rPrChange>
              </w:rPr>
              <w:pPrChange w:id="6095"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096" w:author="Codex" w:date="2026-10-05T16:32:41.313017+00:00">
                  <w:rPr>
                    <w:bCs w:val="0"/>
                    <w:sz w:val="21"/>
                    <w:szCs w:val="21"/>
                  </w:rPr>
                </w:rPrChange>
              </w:rPr>
              <w:t>链条</w:t>
            </w:r>
          </w:p>
        </w:tc>
        <w:tc>
          <w:tcPr>
            <w:tcW w:w="0" w:type="auto"/>
            <w:tcBorders>
              <w:top w:val="single" w:sz="12" w:color="000000"/>
              <w:left w:val="nil"/>
              <w:bottom w:val="single" w:sz="4" w:color="000000"/>
              <w:right w:val="nil"/>
              <w:insideH w:val="nil"/>
              <w:insideV w:val="nil"/>
            </w:tcBorders>
            <w:tcMar>
              <w:left w:w="102" w:type="dxa"/>
              <w:right w:w="102" w:type="dxa"/>
            </w:tcMar>
            <w:tcPrChange w:id="6097"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22F7197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28" w:author="Codex" w:date="2026-10-05T16:32:41.313017+00:00">
                  <w:rPr>
                    <w:bCs w:val="0"/>
                    <w:sz w:val="21"/>
                    <w:szCs w:val="21"/>
                  </w:rPr>
                </w:rPrChange>
              </w:rPr>
              <w:pPrChange w:id="6098"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099" w:author="Codex" w:date="2026-10-05T16:32:41.313017+00:00">
                  <w:rPr>
                    <w:bCs w:val="0"/>
                    <w:sz w:val="21"/>
                    <w:szCs w:val="21"/>
                  </w:rPr>
                </w:rPrChange>
              </w:rPr>
              <w:t>组别</w:t>
            </w:r>
          </w:p>
        </w:tc>
        <w:tc>
          <w:tcPr>
            <w:tcW w:w="0" w:type="auto"/>
            <w:tcBorders>
              <w:top w:val="single" w:sz="12" w:color="000000"/>
              <w:left w:val="nil"/>
              <w:bottom w:val="single" w:sz="4" w:color="000000"/>
              <w:right w:val="nil"/>
              <w:insideH w:val="nil"/>
              <w:insideV w:val="nil"/>
            </w:tcBorders>
            <w:tcMar>
              <w:left w:w="102" w:type="dxa"/>
              <w:right w:w="102" w:type="dxa"/>
            </w:tcMar>
            <w:tcPrChange w:id="6100"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7C98599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29" w:author="Codex" w:date="2026-10-05T16:32:41.313017+00:00">
                  <w:rPr>
                    <w:bCs w:val="0"/>
                    <w:sz w:val="21"/>
                    <w:szCs w:val="21"/>
                  </w:rPr>
                </w:rPrChange>
              </w:rPr>
              <w:pPrChange w:id="610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02" w:author="Codex" w:date="2026-10-05T16:32:41.313017+00:00">
                  <w:rPr>
                    <w:bCs w:val="0"/>
                    <w:sz w:val="21"/>
                    <w:szCs w:val="21"/>
                  </w:rPr>
                </w:rPrChange>
              </w:rPr>
              <w:t>N</w:t>
            </w:r>
          </w:p>
        </w:tc>
        <w:tc>
          <w:tcPr>
            <w:tcW w:w="0" w:type="auto"/>
            <w:tcBorders>
              <w:top w:val="single" w:sz="12" w:color="000000"/>
              <w:left w:val="nil"/>
              <w:bottom w:val="single" w:sz="4" w:color="000000"/>
              <w:right w:val="nil"/>
              <w:insideH w:val="nil"/>
              <w:insideV w:val="nil"/>
            </w:tcBorders>
            <w:tcMar>
              <w:left w:w="102" w:type="dxa"/>
              <w:right w:w="102" w:type="dxa"/>
            </w:tcMar>
            <w:tcPrChange w:id="6103"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7BB20FF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30" w:author="Codex" w:date="2026-10-05T16:32:41.313017+00:00">
                  <w:rPr>
                    <w:bCs w:val="0"/>
                    <w:sz w:val="21"/>
                    <w:szCs w:val="21"/>
                  </w:rPr>
                </w:rPrChange>
              </w:rPr>
              <w:pPrChange w:id="6104"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105" w:author="Codex" w:date="2026-10-05T16:32:41.313017+00:00">
                  <w:rPr>
                    <w:bCs w:val="0"/>
                    <w:sz w:val="21"/>
                    <w:szCs w:val="21"/>
                  </w:rPr>
                </w:rPrChange>
              </w:rPr>
              <w:t>连通组数</w:t>
            </w:r>
          </w:p>
        </w:tc>
        <w:tc>
          <w:tcPr>
            <w:tcW w:w="0" w:type="auto"/>
            <w:tcBorders>
              <w:top w:val="single" w:sz="12" w:color="000000"/>
              <w:left w:val="nil"/>
              <w:bottom w:val="single" w:sz="4" w:color="000000"/>
              <w:right w:val="nil"/>
              <w:insideH w:val="nil"/>
              <w:insideV w:val="nil"/>
            </w:tcBorders>
            <w:tcMar>
              <w:left w:w="102" w:type="dxa"/>
              <w:right w:w="102" w:type="dxa"/>
            </w:tcMar>
            <w:tcPrChange w:id="6106"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791C027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31" w:author="Codex" w:date="2026-10-05T16:32:41.313017+00:00">
                  <w:rPr>
                    <w:bCs w:val="0"/>
                    <w:sz w:val="21"/>
                    <w:szCs w:val="21"/>
                  </w:rPr>
                </w:rPrChange>
              </w:rPr>
              <w:pPrChange w:id="6107"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108" w:author="Codex" w:date="2026-10-05T16:32:41.313017+00:00">
                  <w:rPr>
                    <w:bCs w:val="0"/>
                    <w:sz w:val="21"/>
                    <w:szCs w:val="21"/>
                  </w:rPr>
                </w:rPrChange>
              </w:rPr>
              <w:t>总间接</w:t>
            </w:r>
            <w:r>
              <w:rPr>
                <w:rFonts w:ascii="Times New Roman" w:hAnsi="Times New Roman" w:cs="Times New Roman" w:eastAsia="SimSun"/>
                <w:b w:val="0"/>
                <w:bCs w:val="0"/>
                <w:sz w:val="21"/>
                <w:szCs w:val="21"/>
                <w:rPrChange w:id="6109" w:author="Codex" w:date="2026-10-05T16:32:41.313017+00:00">
                  <w:rPr>
                    <w:bCs w:val="0"/>
                    <w:sz w:val="21"/>
                    <w:szCs w:val="21"/>
                  </w:rPr>
                </w:rPrChange>
              </w:rPr>
              <w:t>OR</w:t>
            </w:r>
            <w:r>
              <w:rPr>
                <w:rFonts w:ascii="Times New Roman" w:hAnsi="Times New Roman" w:cs="Times New Roman" w:eastAsia="SimSun"/>
                <w:b w:val="0"/>
                <w:bCs w:val="0"/>
                <w:sz w:val="21"/>
                <w:szCs w:val="21"/>
                <w:rPrChange w:id="6110" w:author="Codex" w:date="2026-10-05T16:32:41.313017+00:00">
                  <w:rPr>
                    <w:bCs w:val="0"/>
                    <w:sz w:val="21"/>
                    <w:szCs w:val="21"/>
                  </w:rPr>
                </w:rPrChange>
              </w:rPr>
              <w:t>（</w:t>
            </w:r>
            <w:r>
              <w:rPr>
                <w:rFonts w:ascii="Times New Roman" w:hAnsi="Times New Roman" w:cs="Times New Roman" w:eastAsia="SimSun"/>
                <w:b w:val="0"/>
                <w:bCs w:val="0"/>
                <w:sz w:val="21"/>
                <w:szCs w:val="21"/>
                <w:rPrChange w:id="6111" w:author="Codex" w:date="2026-10-05T16:32:41.313017+00:00">
                  <w:rPr>
                    <w:bCs w:val="0"/>
                    <w:sz w:val="21"/>
                    <w:szCs w:val="21"/>
                  </w:rPr>
                </w:rPrChange>
              </w:rPr>
              <w:t>95% CI</w:t>
            </w:r>
            <w:r>
              <w:rPr>
                <w:rFonts w:ascii="Times New Roman" w:hAnsi="Times New Roman" w:cs="Times New Roman" w:eastAsia="SimSun"/>
                <w:b w:val="0"/>
                <w:bCs w:val="0"/>
                <w:sz w:val="21"/>
                <w:szCs w:val="21"/>
                <w:rPrChange w:id="6112"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tcPrChange w:id="6113"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4296CFC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32" w:author="Codex" w:date="2026-10-05T16:32:41.313017+00:00">
                  <w:rPr>
                    <w:bCs w:val="0"/>
                    <w:sz w:val="21"/>
                    <w:szCs w:val="21"/>
                  </w:rPr>
                </w:rPrChange>
              </w:rPr>
              <w:pPrChange w:id="6114"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115" w:author="Codex" w:date="2026-10-05T16:32:41.313017+00:00">
                  <w:rPr>
                    <w:bCs w:val="0"/>
                    <w:sz w:val="21"/>
                    <w:szCs w:val="21"/>
                  </w:rPr>
                </w:rPrChange>
              </w:rPr>
              <w:t>CDE OR</w:t>
            </w:r>
            <w:r>
              <w:rPr>
                <w:rFonts w:ascii="Times New Roman" w:hAnsi="Times New Roman" w:cs="Times New Roman" w:eastAsia="SimSun"/>
                <w:b w:val="0"/>
                <w:bCs w:val="0"/>
                <w:sz w:val="21"/>
                <w:szCs w:val="21"/>
                <w:rPrChange w:id="6116" w:author="Codex" w:date="2026-10-05T16:32:41.313017+00:00">
                  <w:rPr>
                    <w:bCs w:val="0"/>
                    <w:sz w:val="21"/>
                    <w:szCs w:val="21"/>
                  </w:rPr>
                </w:rPrChange>
              </w:rPr>
              <w:t>差（</w:t>
            </w:r>
            <w:r>
              <w:rPr>
                <w:rFonts w:ascii="Times New Roman" w:hAnsi="Times New Roman" w:cs="Times New Roman" w:eastAsia="SimSun"/>
                <w:b w:val="0"/>
                <w:bCs w:val="0"/>
                <w:sz w:val="21"/>
                <w:szCs w:val="21"/>
                <w:rPrChange w:id="6117" w:author="Codex" w:date="2026-10-05T16:32:41.313017+00:00">
                  <w:rPr>
                    <w:bCs w:val="0"/>
                    <w:sz w:val="21"/>
                    <w:szCs w:val="21"/>
                  </w:rPr>
                </w:rPrChange>
              </w:rPr>
              <w:t>95% CI</w:t>
            </w:r>
            <w:r>
              <w:rPr>
                <w:rFonts w:ascii="Times New Roman" w:hAnsi="Times New Roman" w:cs="Times New Roman" w:eastAsia="SimSun"/>
                <w:b w:val="0"/>
                <w:bCs w:val="0"/>
                <w:sz w:val="21"/>
                <w:szCs w:val="21"/>
                <w:rPrChange w:id="6118"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tcPrChange w:id="6119"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2EAD71E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33" w:author="Codex" w:date="2026-10-05T16:32:41.313017+00:00">
                  <w:rPr>
                    <w:bCs w:val="0"/>
                    <w:sz w:val="21"/>
                    <w:szCs w:val="21"/>
                  </w:rPr>
                </w:rPrChange>
              </w:rPr>
              <w:pPrChange w:id="6120"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121" w:author="Codex" w:date="2026-10-05T16:32:41.313017+00:00">
                  <w:rPr>
                    <w:bCs w:val="0"/>
                    <w:sz w:val="21"/>
                    <w:szCs w:val="21"/>
                  </w:rPr>
                </w:rPrChange>
              </w:rPr>
              <w:t>检查通过次数</w:t>
            </w:r>
          </w:p>
        </w:tc>
      </w:tr>
      <w:tr w:rsidR="007622EE" w14:paraId="7DA3EB20"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122" w:author="Codex" w:date="2026-10-05T16:32:41.313017+00:00">
              <w:tcPr>
                <w:tcW w:w="0" w:type="auto"/>
                <w:tcBorders>
                  <w:top w:val="nil"/>
                  <w:left w:val="nil"/>
                  <w:bottom w:val="nil"/>
                  <w:right w:val="nil"/>
                </w:tcBorders>
                <w:tcMar>
                  <w:left w:w="102" w:type="dxa"/>
                  <w:right w:w="102" w:type="dxa"/>
                </w:tcMar>
              </w:tcPr>
            </w:tcPrChange>
          </w:tcPr>
          <w:p w14:paraId="716BC3F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34" w:author="Codex" w:date="2026-10-05T16:32:41.313017+00:00">
                  <w:rPr>
                    <w:bCs w:val="0"/>
                    <w:sz w:val="21"/>
                    <w:szCs w:val="21"/>
                  </w:rPr>
                </w:rPrChange>
              </w:rPr>
              <w:pPrChange w:id="612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24" w:author="Codex" w:date="2026-10-05T16:32:41.313017+00:00">
                  <w:rPr>
                    <w:bCs w:val="0"/>
                    <w:sz w:val="21"/>
                    <w:szCs w:val="21"/>
                  </w:rPr>
                </w:rPrChange>
              </w:rPr>
              <w:t>AA-S</w:t>
            </w:r>
          </w:p>
        </w:tc>
        <w:tc>
          <w:tcPr>
            <w:tcW w:w="0" w:type="auto"/>
            <w:tcBorders>
              <w:top w:val="nil"/>
              <w:left w:val="nil"/>
              <w:bottom w:val="nil"/>
              <w:right w:val="nil"/>
              <w:insideH w:val="nil"/>
              <w:insideV w:val="nil"/>
            </w:tcBorders>
            <w:tcMar>
              <w:left w:w="102" w:type="dxa"/>
              <w:right w:w="102" w:type="dxa"/>
            </w:tcMar>
            <w:tcPrChange w:id="6125" w:author="Codex" w:date="2026-10-05T16:32:41.313017+00:00">
              <w:tcPr>
                <w:tcW w:w="0" w:type="auto"/>
                <w:tcBorders>
                  <w:top w:val="nil"/>
                  <w:left w:val="nil"/>
                  <w:bottom w:val="nil"/>
                  <w:right w:val="nil"/>
                </w:tcBorders>
                <w:tcMar>
                  <w:left w:w="102" w:type="dxa"/>
                  <w:right w:w="102" w:type="dxa"/>
                </w:tcMar>
              </w:tcPr>
            </w:tcPrChange>
          </w:tcPr>
          <w:p w14:paraId="4E4A5FA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35" w:author="Codex" w:date="2026-10-05T16:32:41.313017+00:00">
                  <w:rPr>
                    <w:bCs w:val="0"/>
                    <w:sz w:val="21"/>
                    <w:szCs w:val="21"/>
                  </w:rPr>
                </w:rPrChange>
              </w:rPr>
              <w:pPrChange w:id="6126"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127" w:author="Codex" w:date="2026-10-05T16:32:41.313017+00:00">
                  <w:rPr>
                    <w:bCs w:val="0"/>
                    <w:sz w:val="21"/>
                    <w:szCs w:val="21"/>
                  </w:rPr>
                </w:rPrChange>
              </w:rPr>
              <w:t>女性</w:t>
            </w:r>
          </w:p>
        </w:tc>
        <w:tc>
          <w:tcPr>
            <w:tcW w:w="0" w:type="auto"/>
            <w:tcBorders>
              <w:top w:val="nil"/>
              <w:left w:val="nil"/>
              <w:bottom w:val="nil"/>
              <w:right w:val="nil"/>
              <w:insideH w:val="nil"/>
              <w:insideV w:val="nil"/>
            </w:tcBorders>
            <w:tcMar>
              <w:left w:w="102" w:type="dxa"/>
              <w:right w:w="102" w:type="dxa"/>
            </w:tcMar>
            <w:tcPrChange w:id="6128" w:author="Codex" w:date="2026-10-05T16:32:41.313017+00:00">
              <w:tcPr>
                <w:tcW w:w="0" w:type="auto"/>
                <w:tcBorders>
                  <w:top w:val="nil"/>
                  <w:left w:val="nil"/>
                  <w:bottom w:val="nil"/>
                  <w:right w:val="nil"/>
                </w:tcBorders>
                <w:tcMar>
                  <w:left w:w="102" w:type="dxa"/>
                  <w:right w:w="102" w:type="dxa"/>
                </w:tcMar>
              </w:tcPr>
            </w:tcPrChange>
          </w:tcPr>
          <w:p w14:paraId="16438F7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36" w:author="Codex" w:date="2026-10-05T16:32:41.313017+00:00">
                  <w:rPr>
                    <w:bCs w:val="0"/>
                    <w:sz w:val="21"/>
                    <w:szCs w:val="21"/>
                  </w:rPr>
                </w:rPrChange>
              </w:rPr>
              <w:pPrChange w:id="612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30" w:author="Codex" w:date="2026-10-05T16:32:41.313017+00:00">
                  <w:rPr>
                    <w:bCs w:val="0"/>
                    <w:sz w:val="21"/>
                    <w:szCs w:val="21"/>
                  </w:rPr>
                </w:rPrChange>
              </w:rPr>
              <w:t>2626</w:t>
            </w:r>
          </w:p>
        </w:tc>
        <w:tc>
          <w:tcPr>
            <w:tcW w:w="0" w:type="auto"/>
            <w:tcBorders>
              <w:top w:val="nil"/>
              <w:left w:val="nil"/>
              <w:bottom w:val="nil"/>
              <w:right w:val="nil"/>
              <w:insideH w:val="nil"/>
              <w:insideV w:val="nil"/>
            </w:tcBorders>
            <w:tcMar>
              <w:left w:w="102" w:type="dxa"/>
              <w:right w:w="102" w:type="dxa"/>
            </w:tcMar>
            <w:tcPrChange w:id="6131" w:author="Codex" w:date="2026-10-05T16:32:41.313017+00:00">
              <w:tcPr>
                <w:tcW w:w="0" w:type="auto"/>
                <w:tcBorders>
                  <w:top w:val="nil"/>
                  <w:left w:val="nil"/>
                  <w:bottom w:val="nil"/>
                  <w:right w:val="nil"/>
                </w:tcBorders>
                <w:tcMar>
                  <w:left w:w="102" w:type="dxa"/>
                  <w:right w:w="102" w:type="dxa"/>
                </w:tcMar>
              </w:tcPr>
            </w:tcPrChange>
          </w:tcPr>
          <w:p w14:paraId="38E371E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37" w:author="Codex" w:date="2026-10-05T16:32:41.313017+00:00">
                  <w:rPr>
                    <w:bCs w:val="0"/>
                    <w:sz w:val="21"/>
                    <w:szCs w:val="21"/>
                  </w:rPr>
                </w:rPrChange>
              </w:rPr>
              <w:pPrChange w:id="613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33" w:author="Codex" w:date="2026-10-05T16:32:41.313017+00:00">
                  <w:rPr>
                    <w:bCs w:val="0"/>
                    <w:sz w:val="21"/>
                    <w:szCs w:val="21"/>
                  </w:rPr>
                </w:rPrChange>
              </w:rPr>
              <w:t>1232</w:t>
            </w:r>
          </w:p>
        </w:tc>
        <w:tc>
          <w:tcPr>
            <w:tcW w:w="0" w:type="auto"/>
            <w:tcBorders>
              <w:top w:val="nil"/>
              <w:left w:val="nil"/>
              <w:bottom w:val="nil"/>
              <w:right w:val="nil"/>
              <w:insideH w:val="nil"/>
              <w:insideV w:val="nil"/>
            </w:tcBorders>
            <w:tcMar>
              <w:left w:w="102" w:type="dxa"/>
              <w:right w:w="102" w:type="dxa"/>
            </w:tcMar>
            <w:tcPrChange w:id="6134" w:author="Codex" w:date="2026-10-05T16:32:41.313017+00:00">
              <w:tcPr>
                <w:tcW w:w="0" w:type="auto"/>
                <w:tcBorders>
                  <w:top w:val="nil"/>
                  <w:left w:val="nil"/>
                  <w:bottom w:val="nil"/>
                  <w:right w:val="nil"/>
                </w:tcBorders>
                <w:tcMar>
                  <w:left w:w="102" w:type="dxa"/>
                  <w:right w:w="102" w:type="dxa"/>
                </w:tcMar>
              </w:tcPr>
            </w:tcPrChange>
          </w:tcPr>
          <w:p w14:paraId="0895115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38" w:author="Codex" w:date="2026-10-05T16:32:41.313017+00:00">
                  <w:rPr>
                    <w:bCs w:val="0"/>
                    <w:sz w:val="21"/>
                    <w:szCs w:val="21"/>
                  </w:rPr>
                </w:rPrChange>
              </w:rPr>
              <w:pPrChange w:id="613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36" w:author="Codex" w:date="2026-10-05T16:32:41.313017+00:00">
                  <w:rPr>
                    <w:bCs w:val="0"/>
                    <w:sz w:val="21"/>
                    <w:szCs w:val="21"/>
                  </w:rPr>
                </w:rPrChange>
              </w:rPr>
              <w:t>1.0025</w:t>
            </w:r>
            <w:r>
              <w:rPr>
                <w:rFonts w:ascii="Times New Roman" w:hAnsi="Times New Roman" w:cs="Times New Roman" w:eastAsia="SimSun"/>
                <w:b w:val="0"/>
                <w:bCs w:val="0"/>
                <w:sz w:val="21"/>
                <w:szCs w:val="21"/>
                <w:rPrChange w:id="6137" w:author="Codex" w:date="2026-10-05T16:32:41.313017+00:00">
                  <w:rPr>
                    <w:bCs w:val="0"/>
                    <w:sz w:val="21"/>
                    <w:szCs w:val="21"/>
                  </w:rPr>
                </w:rPrChange>
              </w:rPr>
              <w:t>（</w:t>
            </w:r>
            <w:r>
              <w:rPr>
                <w:rFonts w:ascii="Times New Roman" w:hAnsi="Times New Roman" w:cs="Times New Roman" w:eastAsia="SimSun"/>
                <w:b w:val="0"/>
                <w:bCs w:val="0"/>
                <w:sz w:val="21"/>
                <w:szCs w:val="21"/>
                <w:rPrChange w:id="6138" w:author="Codex" w:date="2026-10-05T16:32:41.313017+00:00">
                  <w:rPr>
                    <w:bCs w:val="0"/>
                    <w:sz w:val="21"/>
                    <w:szCs w:val="21"/>
                  </w:rPr>
                </w:rPrChange>
              </w:rPr>
              <w:t>0.9868</w:t>
            </w:r>
            <w:r>
              <w:rPr>
                <w:rFonts w:ascii="Times New Roman" w:hAnsi="Times New Roman" w:cs="Times New Roman" w:eastAsia="SimSun"/>
                <w:b w:val="0"/>
                <w:bCs w:val="0"/>
                <w:sz w:val="21"/>
                <w:szCs w:val="21"/>
                <w:rPrChange w:id="6139" w:author="Codex" w:date="2026-10-05T16:32:41.313017+00:00">
                  <w:rPr>
                    <w:bCs w:val="0"/>
                    <w:sz w:val="21"/>
                    <w:szCs w:val="21"/>
                  </w:rPr>
                </w:rPrChange>
              </w:rPr>
              <w:t>，</w:t>
            </w:r>
            <w:r>
              <w:rPr>
                <w:rFonts w:ascii="Times New Roman" w:hAnsi="Times New Roman" w:cs="Times New Roman" w:eastAsia="SimSun"/>
                <w:b w:val="0"/>
                <w:bCs w:val="0"/>
                <w:sz w:val="21"/>
                <w:szCs w:val="21"/>
                <w:rPrChange w:id="6140" w:author="Codex" w:date="2026-10-05T16:32:41.313017+00:00">
                  <w:rPr>
                    <w:bCs w:val="0"/>
                    <w:sz w:val="21"/>
                    <w:szCs w:val="21"/>
                  </w:rPr>
                </w:rPrChange>
              </w:rPr>
              <w:t>1.0139</w:t>
            </w:r>
            <w:r>
              <w:rPr>
                <w:rFonts w:ascii="Times New Roman" w:hAnsi="Times New Roman" w:cs="Times New Roman" w:eastAsia="SimSun"/>
                <w:b w:val="0"/>
                <w:bCs w:val="0"/>
                <w:sz w:val="21"/>
                <w:szCs w:val="21"/>
                <w:rPrChange w:id="6141"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142" w:author="Codex" w:date="2026-10-05T16:32:41.313017+00:00">
              <w:tcPr>
                <w:tcW w:w="0" w:type="auto"/>
                <w:tcBorders>
                  <w:top w:val="nil"/>
                  <w:left w:val="nil"/>
                  <w:bottom w:val="nil"/>
                  <w:right w:val="nil"/>
                </w:tcBorders>
                <w:tcMar>
                  <w:left w:w="102" w:type="dxa"/>
                  <w:right w:w="102" w:type="dxa"/>
                </w:tcMar>
              </w:tcPr>
            </w:tcPrChange>
          </w:tcPr>
          <w:p w14:paraId="59C81F4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39" w:author="Codex" w:date="2026-10-05T16:32:41.313017+00:00">
                  <w:rPr>
                    <w:bCs w:val="0"/>
                    <w:sz w:val="21"/>
                    <w:szCs w:val="21"/>
                  </w:rPr>
                </w:rPrChange>
              </w:rPr>
              <w:pPrChange w:id="614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44" w:author="Codex" w:date="2026-10-05T16:32:41.313017+00:00">
                  <w:rPr>
                    <w:bCs w:val="0"/>
                    <w:sz w:val="21"/>
                    <w:szCs w:val="21"/>
                  </w:rPr>
                </w:rPrChange>
              </w:rPr>
              <w:t>0.036</w:t>
            </w:r>
            <w:r>
              <w:rPr>
                <w:rFonts w:ascii="Times New Roman" w:hAnsi="Times New Roman" w:cs="Times New Roman" w:eastAsia="SimSun"/>
                <w:b w:val="0"/>
                <w:bCs w:val="0"/>
                <w:sz w:val="21"/>
                <w:szCs w:val="21"/>
                <w:rPrChange w:id="6145" w:author="Codex" w:date="2026-10-05T16:32:41.313017+00:00">
                  <w:rPr>
                    <w:bCs w:val="0"/>
                    <w:sz w:val="21"/>
                    <w:szCs w:val="21"/>
                  </w:rPr>
                </w:rPrChange>
              </w:rPr>
              <w:t>（</w:t>
            </w:r>
            <w:r>
              <w:rPr>
                <w:rFonts w:ascii="Times New Roman" w:hAnsi="Times New Roman" w:cs="Times New Roman" w:eastAsia="SimSun"/>
                <w:b w:val="0"/>
                <w:bCs w:val="0"/>
                <w:sz w:val="21"/>
                <w:szCs w:val="21"/>
                <w:rPrChange w:id="6146" w:author="Codex" w:date="2026-10-05T16:32:41.313017+00:00">
                  <w:rPr>
                    <w:bCs w:val="0"/>
                    <w:sz w:val="21"/>
                    <w:szCs w:val="21"/>
                  </w:rPr>
                </w:rPrChange>
              </w:rPr>
              <w:t>-0.493</w:t>
            </w:r>
            <w:r>
              <w:rPr>
                <w:rFonts w:ascii="Times New Roman" w:hAnsi="Times New Roman" w:cs="Times New Roman" w:eastAsia="SimSun"/>
                <w:b w:val="0"/>
                <w:bCs w:val="0"/>
                <w:sz w:val="21"/>
                <w:szCs w:val="21"/>
                <w:rPrChange w:id="6147" w:author="Codex" w:date="2026-10-05T16:32:41.313017+00:00">
                  <w:rPr>
                    <w:bCs w:val="0"/>
                    <w:sz w:val="21"/>
                    <w:szCs w:val="21"/>
                  </w:rPr>
                </w:rPrChange>
              </w:rPr>
              <w:t>，</w:t>
            </w:r>
            <w:r>
              <w:rPr>
                <w:rFonts w:ascii="Times New Roman" w:hAnsi="Times New Roman" w:cs="Times New Roman" w:eastAsia="SimSun"/>
                <w:b w:val="0"/>
                <w:bCs w:val="0"/>
                <w:sz w:val="21"/>
                <w:szCs w:val="21"/>
                <w:rPrChange w:id="6148" w:author="Codex" w:date="2026-10-05T16:32:41.313017+00:00">
                  <w:rPr>
                    <w:bCs w:val="0"/>
                    <w:sz w:val="21"/>
                    <w:szCs w:val="21"/>
                  </w:rPr>
                </w:rPrChange>
              </w:rPr>
              <w:t>0.623</w:t>
            </w:r>
            <w:r>
              <w:rPr>
                <w:rFonts w:ascii="Times New Roman" w:hAnsi="Times New Roman" w:cs="Times New Roman" w:eastAsia="SimSun"/>
                <w:b w:val="0"/>
                <w:bCs w:val="0"/>
                <w:sz w:val="21"/>
                <w:szCs w:val="21"/>
                <w:rPrChange w:id="614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150" w:author="Codex" w:date="2026-10-05T16:32:41.313017+00:00">
              <w:tcPr>
                <w:tcW w:w="0" w:type="auto"/>
                <w:tcBorders>
                  <w:top w:val="nil"/>
                  <w:left w:val="nil"/>
                  <w:bottom w:val="nil"/>
                  <w:right w:val="nil"/>
                </w:tcBorders>
                <w:tcMar>
                  <w:left w:w="102" w:type="dxa"/>
                  <w:right w:w="102" w:type="dxa"/>
                </w:tcMar>
              </w:tcPr>
            </w:tcPrChange>
          </w:tcPr>
          <w:p w14:paraId="6D66039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40" w:author="Codex" w:date="2026-10-05T16:32:41.313017+00:00">
                  <w:rPr>
                    <w:bCs w:val="0"/>
                    <w:sz w:val="21"/>
                    <w:szCs w:val="21"/>
                  </w:rPr>
                </w:rPrChange>
              </w:rPr>
              <w:pPrChange w:id="615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52" w:author="Codex" w:date="2026-10-05T16:32:41.313017+00:00">
                  <w:rPr>
                    <w:bCs w:val="0"/>
                    <w:sz w:val="21"/>
                    <w:szCs w:val="21"/>
                  </w:rPr>
                </w:rPrChange>
              </w:rPr>
              <w:t>1000</w:t>
            </w:r>
          </w:p>
        </w:tc>
      </w:tr>
      <w:tr w:rsidR="007622EE" w14:paraId="6EBFDCF3"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153" w:author="Codex" w:date="2026-10-05T16:32:41.313017+00:00">
              <w:tcPr>
                <w:tcW w:w="0" w:type="auto"/>
                <w:tcBorders>
                  <w:top w:val="nil"/>
                  <w:left w:val="nil"/>
                  <w:bottom w:val="nil"/>
                  <w:right w:val="nil"/>
                </w:tcBorders>
                <w:tcMar>
                  <w:left w:w="102" w:type="dxa"/>
                  <w:right w:w="102" w:type="dxa"/>
                </w:tcMar>
              </w:tcPr>
            </w:tcPrChange>
          </w:tcPr>
          <w:p w14:paraId="14802AD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41" w:author="Codex" w:date="2026-10-05T16:32:41.313017+00:00">
                  <w:rPr>
                    <w:bCs w:val="0"/>
                    <w:sz w:val="21"/>
                    <w:szCs w:val="21"/>
                  </w:rPr>
                </w:rPrChange>
              </w:rPr>
              <w:pPrChange w:id="615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55" w:author="Codex" w:date="2026-10-05T16:32:41.313017+00:00">
                  <w:rPr>
                    <w:bCs w:val="0"/>
                    <w:sz w:val="21"/>
                    <w:szCs w:val="21"/>
                  </w:rPr>
                </w:rPrChange>
              </w:rPr>
              <w:t>AA-S</w:t>
            </w:r>
          </w:p>
        </w:tc>
        <w:tc>
          <w:tcPr>
            <w:tcW w:w="0" w:type="auto"/>
            <w:tcBorders>
              <w:top w:val="nil"/>
              <w:left w:val="nil"/>
              <w:bottom w:val="nil"/>
              <w:right w:val="nil"/>
              <w:insideH w:val="nil"/>
              <w:insideV w:val="nil"/>
            </w:tcBorders>
            <w:tcMar>
              <w:left w:w="102" w:type="dxa"/>
              <w:right w:w="102" w:type="dxa"/>
            </w:tcMar>
            <w:tcPrChange w:id="6156" w:author="Codex" w:date="2026-10-05T16:32:41.313017+00:00">
              <w:tcPr>
                <w:tcW w:w="0" w:type="auto"/>
                <w:tcBorders>
                  <w:top w:val="nil"/>
                  <w:left w:val="nil"/>
                  <w:bottom w:val="nil"/>
                  <w:right w:val="nil"/>
                </w:tcBorders>
                <w:tcMar>
                  <w:left w:w="102" w:type="dxa"/>
                  <w:right w:w="102" w:type="dxa"/>
                </w:tcMar>
              </w:tcPr>
            </w:tcPrChange>
          </w:tcPr>
          <w:p w14:paraId="13F7D8C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42" w:author="Codex" w:date="2026-10-05T16:32:41.313017+00:00">
                  <w:rPr>
                    <w:bCs w:val="0"/>
                    <w:sz w:val="21"/>
                    <w:szCs w:val="21"/>
                  </w:rPr>
                </w:rPrChange>
              </w:rPr>
              <w:pPrChange w:id="6157"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158" w:author="Codex" w:date="2026-10-05T16:32:41.313017+00:00">
                  <w:rPr>
                    <w:bCs w:val="0"/>
                    <w:sz w:val="21"/>
                    <w:szCs w:val="21"/>
                  </w:rPr>
                </w:rPrChange>
              </w:rPr>
              <w:t>男性</w:t>
            </w:r>
          </w:p>
        </w:tc>
        <w:tc>
          <w:tcPr>
            <w:tcW w:w="0" w:type="auto"/>
            <w:tcBorders>
              <w:top w:val="nil"/>
              <w:left w:val="nil"/>
              <w:bottom w:val="nil"/>
              <w:right w:val="nil"/>
              <w:insideH w:val="nil"/>
              <w:insideV w:val="nil"/>
            </w:tcBorders>
            <w:tcMar>
              <w:left w:w="102" w:type="dxa"/>
              <w:right w:w="102" w:type="dxa"/>
            </w:tcMar>
            <w:tcPrChange w:id="6159" w:author="Codex" w:date="2026-10-05T16:32:41.313017+00:00">
              <w:tcPr>
                <w:tcW w:w="0" w:type="auto"/>
                <w:tcBorders>
                  <w:top w:val="nil"/>
                  <w:left w:val="nil"/>
                  <w:bottom w:val="nil"/>
                  <w:right w:val="nil"/>
                </w:tcBorders>
                <w:tcMar>
                  <w:left w:w="102" w:type="dxa"/>
                  <w:right w:w="102" w:type="dxa"/>
                </w:tcMar>
              </w:tcPr>
            </w:tcPrChange>
          </w:tcPr>
          <w:p w14:paraId="2643913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43" w:author="Codex" w:date="2026-10-05T16:32:41.313017+00:00">
                  <w:rPr>
                    <w:bCs w:val="0"/>
                    <w:sz w:val="21"/>
                    <w:szCs w:val="21"/>
                  </w:rPr>
                </w:rPrChange>
              </w:rPr>
              <w:pPrChange w:id="616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61" w:author="Codex" w:date="2026-10-05T16:32:41.313017+00:00">
                  <w:rPr>
                    <w:bCs w:val="0"/>
                    <w:sz w:val="21"/>
                    <w:szCs w:val="21"/>
                  </w:rPr>
                </w:rPrChange>
              </w:rPr>
              <w:t>1469</w:t>
            </w:r>
          </w:p>
        </w:tc>
        <w:tc>
          <w:tcPr>
            <w:tcW w:w="0" w:type="auto"/>
            <w:tcBorders>
              <w:top w:val="nil"/>
              <w:left w:val="nil"/>
              <w:bottom w:val="nil"/>
              <w:right w:val="nil"/>
              <w:insideH w:val="nil"/>
              <w:insideV w:val="nil"/>
            </w:tcBorders>
            <w:tcMar>
              <w:left w:w="102" w:type="dxa"/>
              <w:right w:w="102" w:type="dxa"/>
            </w:tcMar>
            <w:tcPrChange w:id="6162" w:author="Codex" w:date="2026-10-05T16:32:41.313017+00:00">
              <w:tcPr>
                <w:tcW w:w="0" w:type="auto"/>
                <w:tcBorders>
                  <w:top w:val="nil"/>
                  <w:left w:val="nil"/>
                  <w:bottom w:val="nil"/>
                  <w:right w:val="nil"/>
                </w:tcBorders>
                <w:tcMar>
                  <w:left w:w="102" w:type="dxa"/>
                  <w:right w:w="102" w:type="dxa"/>
                </w:tcMar>
              </w:tcPr>
            </w:tcPrChange>
          </w:tcPr>
          <w:p w14:paraId="09261BA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44" w:author="Codex" w:date="2026-10-05T16:32:41.313017+00:00">
                  <w:rPr>
                    <w:bCs w:val="0"/>
                    <w:sz w:val="21"/>
                    <w:szCs w:val="21"/>
                  </w:rPr>
                </w:rPrChange>
              </w:rPr>
              <w:pPrChange w:id="616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64" w:author="Codex" w:date="2026-10-05T16:32:41.313017+00:00">
                  <w:rPr>
                    <w:bCs w:val="0"/>
                    <w:sz w:val="21"/>
                    <w:szCs w:val="21"/>
                  </w:rPr>
                </w:rPrChange>
              </w:rPr>
              <w:t>734</w:t>
            </w:r>
          </w:p>
        </w:tc>
        <w:tc>
          <w:tcPr>
            <w:tcW w:w="0" w:type="auto"/>
            <w:tcBorders>
              <w:top w:val="nil"/>
              <w:left w:val="nil"/>
              <w:bottom w:val="nil"/>
              <w:right w:val="nil"/>
              <w:insideH w:val="nil"/>
              <w:insideV w:val="nil"/>
            </w:tcBorders>
            <w:tcMar>
              <w:left w:w="102" w:type="dxa"/>
              <w:right w:w="102" w:type="dxa"/>
            </w:tcMar>
            <w:tcPrChange w:id="6165" w:author="Codex" w:date="2026-10-05T16:32:41.313017+00:00">
              <w:tcPr>
                <w:tcW w:w="0" w:type="auto"/>
                <w:tcBorders>
                  <w:top w:val="nil"/>
                  <w:left w:val="nil"/>
                  <w:bottom w:val="nil"/>
                  <w:right w:val="nil"/>
                </w:tcBorders>
                <w:tcMar>
                  <w:left w:w="102" w:type="dxa"/>
                  <w:right w:w="102" w:type="dxa"/>
                </w:tcMar>
              </w:tcPr>
            </w:tcPrChange>
          </w:tcPr>
          <w:p w14:paraId="15FEE1F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45" w:author="Codex" w:date="2026-10-05T16:32:41.313017+00:00">
                  <w:rPr>
                    <w:bCs w:val="0"/>
                    <w:sz w:val="21"/>
                    <w:szCs w:val="21"/>
                  </w:rPr>
                </w:rPrChange>
              </w:rPr>
              <w:pPrChange w:id="616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67" w:author="Codex" w:date="2026-10-05T16:32:41.313017+00:00">
                  <w:rPr>
                    <w:bCs w:val="0"/>
                    <w:sz w:val="21"/>
                    <w:szCs w:val="21"/>
                  </w:rPr>
                </w:rPrChange>
              </w:rPr>
              <w:t>0.9998</w:t>
            </w:r>
            <w:r>
              <w:rPr>
                <w:rFonts w:ascii="Times New Roman" w:hAnsi="Times New Roman" w:cs="Times New Roman" w:eastAsia="SimSun"/>
                <w:b w:val="0"/>
                <w:bCs w:val="0"/>
                <w:sz w:val="21"/>
                <w:szCs w:val="21"/>
                <w:rPrChange w:id="6168" w:author="Codex" w:date="2026-10-05T16:32:41.313017+00:00">
                  <w:rPr>
                    <w:bCs w:val="0"/>
                    <w:sz w:val="21"/>
                    <w:szCs w:val="21"/>
                  </w:rPr>
                </w:rPrChange>
              </w:rPr>
              <w:t>（</w:t>
            </w:r>
            <w:r>
              <w:rPr>
                <w:rFonts w:ascii="Times New Roman" w:hAnsi="Times New Roman" w:cs="Times New Roman" w:eastAsia="SimSun"/>
                <w:b w:val="0"/>
                <w:bCs w:val="0"/>
                <w:sz w:val="21"/>
                <w:szCs w:val="21"/>
                <w:rPrChange w:id="6169" w:author="Codex" w:date="2026-10-05T16:32:41.313017+00:00">
                  <w:rPr>
                    <w:bCs w:val="0"/>
                    <w:sz w:val="21"/>
                    <w:szCs w:val="21"/>
                  </w:rPr>
                </w:rPrChange>
              </w:rPr>
              <w:t>0.9772</w:t>
            </w:r>
            <w:r>
              <w:rPr>
                <w:rFonts w:ascii="Times New Roman" w:hAnsi="Times New Roman" w:cs="Times New Roman" w:eastAsia="SimSun"/>
                <w:b w:val="0"/>
                <w:bCs w:val="0"/>
                <w:sz w:val="21"/>
                <w:szCs w:val="21"/>
                <w:rPrChange w:id="6170" w:author="Codex" w:date="2026-10-05T16:32:41.313017+00:00">
                  <w:rPr>
                    <w:bCs w:val="0"/>
                    <w:sz w:val="21"/>
                    <w:szCs w:val="21"/>
                  </w:rPr>
                </w:rPrChange>
              </w:rPr>
              <w:t>，</w:t>
            </w:r>
            <w:r>
              <w:rPr>
                <w:rFonts w:ascii="Times New Roman" w:hAnsi="Times New Roman" w:cs="Times New Roman" w:eastAsia="SimSun"/>
                <w:b w:val="0"/>
                <w:bCs w:val="0"/>
                <w:sz w:val="21"/>
                <w:szCs w:val="21"/>
                <w:rPrChange w:id="6171" w:author="Codex" w:date="2026-10-05T16:32:41.313017+00:00">
                  <w:rPr>
                    <w:bCs w:val="0"/>
                    <w:sz w:val="21"/>
                    <w:szCs w:val="21"/>
                  </w:rPr>
                </w:rPrChange>
              </w:rPr>
              <w:t>1.0193</w:t>
            </w:r>
            <w:r>
              <w:rPr>
                <w:rFonts w:ascii="Times New Roman" w:hAnsi="Times New Roman" w:cs="Times New Roman" w:eastAsia="SimSun"/>
                <w:b w:val="0"/>
                <w:bCs w:val="0"/>
                <w:sz w:val="21"/>
                <w:szCs w:val="21"/>
                <w:rPrChange w:id="617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173" w:author="Codex" w:date="2026-10-05T16:32:41.313017+00:00">
              <w:tcPr>
                <w:tcW w:w="0" w:type="auto"/>
                <w:tcBorders>
                  <w:top w:val="nil"/>
                  <w:left w:val="nil"/>
                  <w:bottom w:val="nil"/>
                  <w:right w:val="nil"/>
                </w:tcBorders>
                <w:tcMar>
                  <w:left w:w="102" w:type="dxa"/>
                  <w:right w:w="102" w:type="dxa"/>
                </w:tcMar>
              </w:tcPr>
            </w:tcPrChange>
          </w:tcPr>
          <w:p w14:paraId="6E3022A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46" w:author="Codex" w:date="2026-10-05T16:32:41.313017+00:00">
                  <w:rPr>
                    <w:bCs w:val="0"/>
                    <w:sz w:val="21"/>
                    <w:szCs w:val="21"/>
                  </w:rPr>
                </w:rPrChange>
              </w:rPr>
              <w:pPrChange w:id="617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75" w:author="Codex" w:date="2026-10-05T16:32:41.313017+00:00">
                  <w:rPr>
                    <w:bCs w:val="0"/>
                    <w:sz w:val="21"/>
                    <w:szCs w:val="21"/>
                  </w:rPr>
                </w:rPrChange>
              </w:rPr>
              <w:t>-0.121</w:t>
            </w:r>
            <w:r>
              <w:rPr>
                <w:rFonts w:ascii="Times New Roman" w:hAnsi="Times New Roman" w:cs="Times New Roman" w:eastAsia="SimSun"/>
                <w:b w:val="0"/>
                <w:bCs w:val="0"/>
                <w:sz w:val="21"/>
                <w:szCs w:val="21"/>
                <w:rPrChange w:id="6176" w:author="Codex" w:date="2026-10-05T16:32:41.313017+00:00">
                  <w:rPr>
                    <w:bCs w:val="0"/>
                    <w:sz w:val="21"/>
                    <w:szCs w:val="21"/>
                  </w:rPr>
                </w:rPrChange>
              </w:rPr>
              <w:t>（</w:t>
            </w:r>
            <w:r>
              <w:rPr>
                <w:rFonts w:ascii="Times New Roman" w:hAnsi="Times New Roman" w:cs="Times New Roman" w:eastAsia="SimSun"/>
                <w:b w:val="0"/>
                <w:bCs w:val="0"/>
                <w:sz w:val="21"/>
                <w:szCs w:val="21"/>
                <w:rPrChange w:id="6177" w:author="Codex" w:date="2026-10-05T16:32:41.313017+00:00">
                  <w:rPr>
                    <w:bCs w:val="0"/>
                    <w:sz w:val="21"/>
                    <w:szCs w:val="21"/>
                  </w:rPr>
                </w:rPrChange>
              </w:rPr>
              <w:t>-0.716</w:t>
            </w:r>
            <w:r>
              <w:rPr>
                <w:rFonts w:ascii="Times New Roman" w:hAnsi="Times New Roman" w:cs="Times New Roman" w:eastAsia="SimSun"/>
                <w:b w:val="0"/>
                <w:bCs w:val="0"/>
                <w:sz w:val="21"/>
                <w:szCs w:val="21"/>
                <w:rPrChange w:id="6178" w:author="Codex" w:date="2026-10-05T16:32:41.313017+00:00">
                  <w:rPr>
                    <w:bCs w:val="0"/>
                    <w:sz w:val="21"/>
                    <w:szCs w:val="21"/>
                  </w:rPr>
                </w:rPrChange>
              </w:rPr>
              <w:t>，</w:t>
            </w:r>
            <w:r>
              <w:rPr>
                <w:rFonts w:ascii="Times New Roman" w:hAnsi="Times New Roman" w:cs="Times New Roman" w:eastAsia="SimSun"/>
                <w:b w:val="0"/>
                <w:bCs w:val="0"/>
                <w:sz w:val="21"/>
                <w:szCs w:val="21"/>
                <w:rPrChange w:id="6179" w:author="Codex" w:date="2026-10-05T16:32:41.313017+00:00">
                  <w:rPr>
                    <w:bCs w:val="0"/>
                    <w:sz w:val="21"/>
                    <w:szCs w:val="21"/>
                  </w:rPr>
                </w:rPrChange>
              </w:rPr>
              <w:t>0.441</w:t>
            </w:r>
            <w:r>
              <w:rPr>
                <w:rFonts w:ascii="Times New Roman" w:hAnsi="Times New Roman" w:cs="Times New Roman" w:eastAsia="SimSun"/>
                <w:b w:val="0"/>
                <w:bCs w:val="0"/>
                <w:sz w:val="21"/>
                <w:szCs w:val="21"/>
                <w:rPrChange w:id="618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181" w:author="Codex" w:date="2026-10-05T16:32:41.313017+00:00">
              <w:tcPr>
                <w:tcW w:w="0" w:type="auto"/>
                <w:tcBorders>
                  <w:top w:val="nil"/>
                  <w:left w:val="nil"/>
                  <w:bottom w:val="nil"/>
                  <w:right w:val="nil"/>
                </w:tcBorders>
                <w:tcMar>
                  <w:left w:w="102" w:type="dxa"/>
                  <w:right w:w="102" w:type="dxa"/>
                </w:tcMar>
              </w:tcPr>
            </w:tcPrChange>
          </w:tcPr>
          <w:p w14:paraId="47ADB9D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47" w:author="Codex" w:date="2026-10-05T16:32:41.313017+00:00">
                  <w:rPr>
                    <w:bCs w:val="0"/>
                    <w:sz w:val="21"/>
                    <w:szCs w:val="21"/>
                  </w:rPr>
                </w:rPrChange>
              </w:rPr>
              <w:pPrChange w:id="618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83" w:author="Codex" w:date="2026-10-05T16:32:41.313017+00:00">
                  <w:rPr>
                    <w:bCs w:val="0"/>
                    <w:sz w:val="21"/>
                    <w:szCs w:val="21"/>
                  </w:rPr>
                </w:rPrChange>
              </w:rPr>
              <w:t>1000</w:t>
            </w:r>
          </w:p>
        </w:tc>
      </w:tr>
      <w:tr w:rsidR="007622EE" w14:paraId="76D1A9DF"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184" w:author="Codex" w:date="2026-10-05T16:32:41.313017+00:00">
              <w:tcPr>
                <w:tcW w:w="0" w:type="auto"/>
                <w:tcBorders>
                  <w:top w:val="nil"/>
                  <w:left w:val="nil"/>
                  <w:bottom w:val="nil"/>
                  <w:right w:val="nil"/>
                </w:tcBorders>
                <w:tcMar>
                  <w:left w:w="102" w:type="dxa"/>
                  <w:right w:w="102" w:type="dxa"/>
                </w:tcMar>
              </w:tcPr>
            </w:tcPrChange>
          </w:tcPr>
          <w:p w14:paraId="518C40A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48" w:author="Codex" w:date="2026-10-05T16:32:41.313017+00:00">
                  <w:rPr>
                    <w:bCs w:val="0"/>
                    <w:sz w:val="21"/>
                    <w:szCs w:val="21"/>
                  </w:rPr>
                </w:rPrChange>
              </w:rPr>
              <w:pPrChange w:id="618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86" w:author="Codex" w:date="2026-10-05T16:32:41.313017+00:00">
                  <w:rPr>
                    <w:bCs w:val="0"/>
                    <w:sz w:val="21"/>
                    <w:szCs w:val="21"/>
                  </w:rPr>
                </w:rPrChange>
              </w:rPr>
              <w:t>AA-P</w:t>
            </w:r>
          </w:p>
        </w:tc>
        <w:tc>
          <w:tcPr>
            <w:tcW w:w="0" w:type="auto"/>
            <w:tcBorders>
              <w:top w:val="nil"/>
              <w:left w:val="nil"/>
              <w:bottom w:val="nil"/>
              <w:right w:val="nil"/>
              <w:insideH w:val="nil"/>
              <w:insideV w:val="nil"/>
            </w:tcBorders>
            <w:tcMar>
              <w:left w:w="102" w:type="dxa"/>
              <w:right w:w="102" w:type="dxa"/>
            </w:tcMar>
            <w:tcPrChange w:id="6187" w:author="Codex" w:date="2026-10-05T16:32:41.313017+00:00">
              <w:tcPr>
                <w:tcW w:w="0" w:type="auto"/>
                <w:tcBorders>
                  <w:top w:val="nil"/>
                  <w:left w:val="nil"/>
                  <w:bottom w:val="nil"/>
                  <w:right w:val="nil"/>
                </w:tcBorders>
                <w:tcMar>
                  <w:left w:w="102" w:type="dxa"/>
                  <w:right w:w="102" w:type="dxa"/>
                </w:tcMar>
              </w:tcPr>
            </w:tcPrChange>
          </w:tcPr>
          <w:p w14:paraId="0C9A03F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49" w:author="Codex" w:date="2026-10-05T16:32:41.313017+00:00">
                  <w:rPr>
                    <w:bCs w:val="0"/>
                    <w:sz w:val="21"/>
                    <w:szCs w:val="21"/>
                  </w:rPr>
                </w:rPrChange>
              </w:rPr>
              <w:pPrChange w:id="6188"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189" w:author="Codex" w:date="2026-10-05T16:32:41.313017+00:00">
                  <w:rPr>
                    <w:bCs w:val="0"/>
                    <w:sz w:val="21"/>
                    <w:szCs w:val="21"/>
                  </w:rPr>
                </w:rPrChange>
              </w:rPr>
              <w:t>女性</w:t>
            </w:r>
          </w:p>
        </w:tc>
        <w:tc>
          <w:tcPr>
            <w:tcW w:w="0" w:type="auto"/>
            <w:tcBorders>
              <w:top w:val="nil"/>
              <w:left w:val="nil"/>
              <w:bottom w:val="nil"/>
              <w:right w:val="nil"/>
              <w:insideH w:val="nil"/>
              <w:insideV w:val="nil"/>
            </w:tcBorders>
            <w:tcMar>
              <w:left w:w="102" w:type="dxa"/>
              <w:right w:w="102" w:type="dxa"/>
            </w:tcMar>
            <w:tcPrChange w:id="6190" w:author="Codex" w:date="2026-10-05T16:32:41.313017+00:00">
              <w:tcPr>
                <w:tcW w:w="0" w:type="auto"/>
                <w:tcBorders>
                  <w:top w:val="nil"/>
                  <w:left w:val="nil"/>
                  <w:bottom w:val="nil"/>
                  <w:right w:val="nil"/>
                </w:tcBorders>
                <w:tcMar>
                  <w:left w:w="102" w:type="dxa"/>
                  <w:right w:w="102" w:type="dxa"/>
                </w:tcMar>
              </w:tcPr>
            </w:tcPrChange>
          </w:tcPr>
          <w:p w14:paraId="0B97E44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50" w:author="Codex" w:date="2026-10-05T16:32:41.313017+00:00">
                  <w:rPr>
                    <w:bCs w:val="0"/>
                    <w:sz w:val="21"/>
                    <w:szCs w:val="21"/>
                  </w:rPr>
                </w:rPrChange>
              </w:rPr>
              <w:pPrChange w:id="619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92" w:author="Codex" w:date="2026-10-05T16:32:41.313017+00:00">
                  <w:rPr>
                    <w:bCs w:val="0"/>
                    <w:sz w:val="21"/>
                    <w:szCs w:val="21"/>
                  </w:rPr>
                </w:rPrChange>
              </w:rPr>
              <w:t>1366</w:t>
            </w:r>
          </w:p>
        </w:tc>
        <w:tc>
          <w:tcPr>
            <w:tcW w:w="0" w:type="auto"/>
            <w:tcBorders>
              <w:top w:val="nil"/>
              <w:left w:val="nil"/>
              <w:bottom w:val="nil"/>
              <w:right w:val="nil"/>
              <w:insideH w:val="nil"/>
              <w:insideV w:val="nil"/>
            </w:tcBorders>
            <w:tcMar>
              <w:left w:w="102" w:type="dxa"/>
              <w:right w:w="102" w:type="dxa"/>
            </w:tcMar>
            <w:tcPrChange w:id="6193" w:author="Codex" w:date="2026-10-05T16:32:41.313017+00:00">
              <w:tcPr>
                <w:tcW w:w="0" w:type="auto"/>
                <w:tcBorders>
                  <w:top w:val="nil"/>
                  <w:left w:val="nil"/>
                  <w:bottom w:val="nil"/>
                  <w:right w:val="nil"/>
                </w:tcBorders>
                <w:tcMar>
                  <w:left w:w="102" w:type="dxa"/>
                  <w:right w:w="102" w:type="dxa"/>
                </w:tcMar>
              </w:tcPr>
            </w:tcPrChange>
          </w:tcPr>
          <w:p w14:paraId="5D1CD8F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51" w:author="Codex" w:date="2026-10-05T16:32:41.313017+00:00">
                  <w:rPr>
                    <w:bCs w:val="0"/>
                    <w:sz w:val="21"/>
                    <w:szCs w:val="21"/>
                  </w:rPr>
                </w:rPrChange>
              </w:rPr>
              <w:pPrChange w:id="619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95" w:author="Codex" w:date="2026-10-05T16:32:41.313017+00:00">
                  <w:rPr>
                    <w:bCs w:val="0"/>
                    <w:sz w:val="21"/>
                    <w:szCs w:val="21"/>
                  </w:rPr>
                </w:rPrChange>
              </w:rPr>
              <w:t>698</w:t>
            </w:r>
          </w:p>
        </w:tc>
        <w:tc>
          <w:tcPr>
            <w:tcW w:w="0" w:type="auto"/>
            <w:tcBorders>
              <w:top w:val="nil"/>
              <w:left w:val="nil"/>
              <w:bottom w:val="nil"/>
              <w:right w:val="nil"/>
              <w:insideH w:val="nil"/>
              <w:insideV w:val="nil"/>
            </w:tcBorders>
            <w:tcMar>
              <w:left w:w="102" w:type="dxa"/>
              <w:right w:w="102" w:type="dxa"/>
            </w:tcMar>
            <w:tcPrChange w:id="6196" w:author="Codex" w:date="2026-10-05T16:32:41.313017+00:00">
              <w:tcPr>
                <w:tcW w:w="0" w:type="auto"/>
                <w:tcBorders>
                  <w:top w:val="nil"/>
                  <w:left w:val="nil"/>
                  <w:bottom w:val="nil"/>
                  <w:right w:val="nil"/>
                </w:tcBorders>
                <w:tcMar>
                  <w:left w:w="102" w:type="dxa"/>
                  <w:right w:w="102" w:type="dxa"/>
                </w:tcMar>
              </w:tcPr>
            </w:tcPrChange>
          </w:tcPr>
          <w:p w14:paraId="36BD95B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52" w:author="Codex" w:date="2026-10-05T16:32:41.313017+00:00">
                  <w:rPr>
                    <w:bCs w:val="0"/>
                    <w:sz w:val="21"/>
                    <w:szCs w:val="21"/>
                  </w:rPr>
                </w:rPrChange>
              </w:rPr>
              <w:pPrChange w:id="6197"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198" w:author="Codex" w:date="2026-10-05T16:32:41.313017+00:00">
                  <w:rPr>
                    <w:bCs w:val="0"/>
                    <w:sz w:val="21"/>
                    <w:szCs w:val="21"/>
                  </w:rPr>
                </w:rPrChange>
              </w:rPr>
              <w:t>1.0057</w:t>
            </w:r>
            <w:r>
              <w:rPr>
                <w:rFonts w:ascii="Times New Roman" w:hAnsi="Times New Roman" w:cs="Times New Roman" w:eastAsia="SimSun"/>
                <w:b w:val="0"/>
                <w:bCs w:val="0"/>
                <w:sz w:val="21"/>
                <w:szCs w:val="21"/>
                <w:rPrChange w:id="6199" w:author="Codex" w:date="2026-10-05T16:32:41.313017+00:00">
                  <w:rPr>
                    <w:bCs w:val="0"/>
                    <w:sz w:val="21"/>
                    <w:szCs w:val="21"/>
                  </w:rPr>
                </w:rPrChange>
              </w:rPr>
              <w:t>（区间暂缓）</w:t>
            </w:r>
          </w:p>
        </w:tc>
        <w:tc>
          <w:tcPr>
            <w:tcW w:w="0" w:type="auto"/>
            <w:tcBorders>
              <w:top w:val="nil"/>
              <w:left w:val="nil"/>
              <w:bottom w:val="nil"/>
              <w:right w:val="nil"/>
              <w:insideH w:val="nil"/>
              <w:insideV w:val="nil"/>
            </w:tcBorders>
            <w:tcMar>
              <w:left w:w="102" w:type="dxa"/>
              <w:right w:w="102" w:type="dxa"/>
            </w:tcMar>
            <w:tcPrChange w:id="6200" w:author="Codex" w:date="2026-10-05T16:32:41.313017+00:00">
              <w:tcPr>
                <w:tcW w:w="0" w:type="auto"/>
                <w:tcBorders>
                  <w:top w:val="nil"/>
                  <w:left w:val="nil"/>
                  <w:bottom w:val="nil"/>
                  <w:right w:val="nil"/>
                </w:tcBorders>
                <w:tcMar>
                  <w:left w:w="102" w:type="dxa"/>
                  <w:right w:w="102" w:type="dxa"/>
                </w:tcMar>
              </w:tcPr>
            </w:tcPrChange>
          </w:tcPr>
          <w:p w14:paraId="22264B1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53" w:author="Codex" w:date="2026-10-05T16:32:41.313017+00:00">
                  <w:rPr>
                    <w:bCs w:val="0"/>
                    <w:sz w:val="21"/>
                    <w:szCs w:val="21"/>
                  </w:rPr>
                </w:rPrChange>
              </w:rPr>
              <w:pPrChange w:id="6201"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202" w:author="Codex" w:date="2026-10-05T16:32:41.313017+00:00">
                  <w:rPr>
                    <w:bCs w:val="0"/>
                    <w:sz w:val="21"/>
                    <w:szCs w:val="21"/>
                  </w:rPr>
                </w:rPrChange>
              </w:rPr>
              <w:t>0.043</w:t>
            </w:r>
            <w:r>
              <w:rPr>
                <w:rFonts w:ascii="Times New Roman" w:hAnsi="Times New Roman" w:cs="Times New Roman" w:eastAsia="SimSun"/>
                <w:b w:val="0"/>
                <w:bCs w:val="0"/>
                <w:sz w:val="21"/>
                <w:szCs w:val="21"/>
                <w:rPrChange w:id="6203" w:author="Codex" w:date="2026-10-05T16:32:41.313017+00:00">
                  <w:rPr>
                    <w:bCs w:val="0"/>
                    <w:sz w:val="21"/>
                    <w:szCs w:val="21"/>
                  </w:rPr>
                </w:rPrChange>
              </w:rPr>
              <w:t>（区间暂缓）</w:t>
            </w:r>
          </w:p>
        </w:tc>
        <w:tc>
          <w:tcPr>
            <w:tcW w:w="0" w:type="auto"/>
            <w:tcBorders>
              <w:top w:val="nil"/>
              <w:left w:val="nil"/>
              <w:bottom w:val="nil"/>
              <w:right w:val="nil"/>
              <w:insideH w:val="nil"/>
              <w:insideV w:val="nil"/>
            </w:tcBorders>
            <w:tcMar>
              <w:left w:w="102" w:type="dxa"/>
              <w:right w:w="102" w:type="dxa"/>
            </w:tcMar>
            <w:tcPrChange w:id="6204" w:author="Codex" w:date="2026-10-05T16:32:41.313017+00:00">
              <w:tcPr>
                <w:tcW w:w="0" w:type="auto"/>
                <w:tcBorders>
                  <w:top w:val="nil"/>
                  <w:left w:val="nil"/>
                  <w:bottom w:val="nil"/>
                  <w:right w:val="nil"/>
                </w:tcBorders>
                <w:tcMar>
                  <w:left w:w="102" w:type="dxa"/>
                  <w:right w:w="102" w:type="dxa"/>
                </w:tcMar>
              </w:tcPr>
            </w:tcPrChange>
          </w:tcPr>
          <w:p w14:paraId="321BFD5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54" w:author="Codex" w:date="2026-10-05T16:32:41.313017+00:00">
                  <w:rPr>
                    <w:bCs w:val="0"/>
                    <w:sz w:val="21"/>
                    <w:szCs w:val="21"/>
                  </w:rPr>
                </w:rPrChange>
              </w:rPr>
              <w:pPrChange w:id="620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06" w:author="Codex" w:date="2026-10-05T16:32:41.313017+00:00">
                  <w:rPr>
                    <w:bCs w:val="0"/>
                    <w:sz w:val="21"/>
                    <w:szCs w:val="21"/>
                  </w:rPr>
                </w:rPrChange>
              </w:rPr>
              <w:t>982</w:t>
            </w:r>
          </w:p>
        </w:tc>
      </w:tr>
      <w:tr w:rsidR="007622EE" w14:paraId="5936405A"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207" w:author="Codex" w:date="2026-10-05T16:32:41.313017+00:00">
              <w:tcPr>
                <w:tcW w:w="0" w:type="auto"/>
                <w:tcBorders>
                  <w:top w:val="nil"/>
                  <w:left w:val="nil"/>
                  <w:bottom w:val="nil"/>
                  <w:right w:val="nil"/>
                </w:tcBorders>
                <w:tcMar>
                  <w:left w:w="102" w:type="dxa"/>
                  <w:right w:w="102" w:type="dxa"/>
                </w:tcMar>
              </w:tcPr>
            </w:tcPrChange>
          </w:tcPr>
          <w:p w14:paraId="646EB89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55" w:author="Codex" w:date="2026-10-05T16:32:41.313017+00:00">
                  <w:rPr>
                    <w:bCs w:val="0"/>
                    <w:sz w:val="21"/>
                    <w:szCs w:val="21"/>
                  </w:rPr>
                </w:rPrChange>
              </w:rPr>
              <w:pPrChange w:id="620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09" w:author="Codex" w:date="2026-10-05T16:32:41.313017+00:00">
                  <w:rPr>
                    <w:bCs w:val="0"/>
                    <w:sz w:val="21"/>
                    <w:szCs w:val="21"/>
                  </w:rPr>
                </w:rPrChange>
              </w:rPr>
              <w:t>AA-P</w:t>
            </w:r>
          </w:p>
        </w:tc>
        <w:tc>
          <w:tcPr>
            <w:tcW w:w="0" w:type="auto"/>
            <w:tcBorders>
              <w:top w:val="nil"/>
              <w:left w:val="nil"/>
              <w:bottom w:val="nil"/>
              <w:right w:val="nil"/>
              <w:insideH w:val="nil"/>
              <w:insideV w:val="nil"/>
            </w:tcBorders>
            <w:tcMar>
              <w:left w:w="102" w:type="dxa"/>
              <w:right w:w="102" w:type="dxa"/>
            </w:tcMar>
            <w:tcPrChange w:id="6210" w:author="Codex" w:date="2026-10-05T16:32:41.313017+00:00">
              <w:tcPr>
                <w:tcW w:w="0" w:type="auto"/>
                <w:tcBorders>
                  <w:top w:val="nil"/>
                  <w:left w:val="nil"/>
                  <w:bottom w:val="nil"/>
                  <w:right w:val="nil"/>
                </w:tcBorders>
                <w:tcMar>
                  <w:left w:w="102" w:type="dxa"/>
                  <w:right w:w="102" w:type="dxa"/>
                </w:tcMar>
              </w:tcPr>
            </w:tcPrChange>
          </w:tcPr>
          <w:p w14:paraId="06AD286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56" w:author="Codex" w:date="2026-10-05T16:32:41.313017+00:00">
                  <w:rPr>
                    <w:bCs w:val="0"/>
                    <w:sz w:val="21"/>
                    <w:szCs w:val="21"/>
                  </w:rPr>
                </w:rPrChange>
              </w:rPr>
              <w:pPrChange w:id="6211"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212" w:author="Codex" w:date="2026-10-05T16:32:41.313017+00:00">
                  <w:rPr>
                    <w:bCs w:val="0"/>
                    <w:sz w:val="21"/>
                    <w:szCs w:val="21"/>
                  </w:rPr>
                </w:rPrChange>
              </w:rPr>
              <w:t>男性</w:t>
            </w:r>
          </w:p>
        </w:tc>
        <w:tc>
          <w:tcPr>
            <w:tcW w:w="0" w:type="auto"/>
            <w:tcBorders>
              <w:top w:val="nil"/>
              <w:left w:val="nil"/>
              <w:bottom w:val="nil"/>
              <w:right w:val="nil"/>
              <w:insideH w:val="nil"/>
              <w:insideV w:val="nil"/>
            </w:tcBorders>
            <w:tcMar>
              <w:left w:w="102" w:type="dxa"/>
              <w:right w:w="102" w:type="dxa"/>
            </w:tcMar>
            <w:tcPrChange w:id="6213" w:author="Codex" w:date="2026-10-05T16:32:41.313017+00:00">
              <w:tcPr>
                <w:tcW w:w="0" w:type="auto"/>
                <w:tcBorders>
                  <w:top w:val="nil"/>
                  <w:left w:val="nil"/>
                  <w:bottom w:val="nil"/>
                  <w:right w:val="nil"/>
                </w:tcBorders>
                <w:tcMar>
                  <w:left w:w="102" w:type="dxa"/>
                  <w:right w:w="102" w:type="dxa"/>
                </w:tcMar>
              </w:tcPr>
            </w:tcPrChange>
          </w:tcPr>
          <w:p w14:paraId="3BF3578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57" w:author="Codex" w:date="2026-10-05T16:32:41.313017+00:00">
                  <w:rPr>
                    <w:bCs w:val="0"/>
                    <w:sz w:val="21"/>
                    <w:szCs w:val="21"/>
                  </w:rPr>
                </w:rPrChange>
              </w:rPr>
              <w:pPrChange w:id="621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15" w:author="Codex" w:date="2026-10-05T16:32:41.313017+00:00">
                  <w:rPr>
                    <w:bCs w:val="0"/>
                    <w:sz w:val="21"/>
                    <w:szCs w:val="21"/>
                  </w:rPr>
                </w:rPrChange>
              </w:rPr>
              <w:t>2662</w:t>
            </w:r>
          </w:p>
        </w:tc>
        <w:tc>
          <w:tcPr>
            <w:tcW w:w="0" w:type="auto"/>
            <w:tcBorders>
              <w:top w:val="nil"/>
              <w:left w:val="nil"/>
              <w:bottom w:val="nil"/>
              <w:right w:val="nil"/>
              <w:insideH w:val="nil"/>
              <w:insideV w:val="nil"/>
            </w:tcBorders>
            <w:tcMar>
              <w:left w:w="102" w:type="dxa"/>
              <w:right w:w="102" w:type="dxa"/>
            </w:tcMar>
            <w:tcPrChange w:id="6216" w:author="Codex" w:date="2026-10-05T16:32:41.313017+00:00">
              <w:tcPr>
                <w:tcW w:w="0" w:type="auto"/>
                <w:tcBorders>
                  <w:top w:val="nil"/>
                  <w:left w:val="nil"/>
                  <w:bottom w:val="nil"/>
                  <w:right w:val="nil"/>
                </w:tcBorders>
                <w:tcMar>
                  <w:left w:w="102" w:type="dxa"/>
                  <w:right w:w="102" w:type="dxa"/>
                </w:tcMar>
              </w:tcPr>
            </w:tcPrChange>
          </w:tcPr>
          <w:p w14:paraId="017094C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58" w:author="Codex" w:date="2026-10-05T16:32:41.313017+00:00">
                  <w:rPr>
                    <w:bCs w:val="0"/>
                    <w:sz w:val="21"/>
                    <w:szCs w:val="21"/>
                  </w:rPr>
                </w:rPrChange>
              </w:rPr>
              <w:pPrChange w:id="621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18" w:author="Codex" w:date="2026-10-05T16:32:41.313017+00:00">
                  <w:rPr>
                    <w:bCs w:val="0"/>
                    <w:sz w:val="21"/>
                    <w:szCs w:val="21"/>
                  </w:rPr>
                </w:rPrChange>
              </w:rPr>
              <w:t>1212</w:t>
            </w:r>
          </w:p>
        </w:tc>
        <w:tc>
          <w:tcPr>
            <w:tcW w:w="0" w:type="auto"/>
            <w:tcBorders>
              <w:top w:val="nil"/>
              <w:left w:val="nil"/>
              <w:bottom w:val="nil"/>
              <w:right w:val="nil"/>
              <w:insideH w:val="nil"/>
              <w:insideV w:val="nil"/>
            </w:tcBorders>
            <w:tcMar>
              <w:left w:w="102" w:type="dxa"/>
              <w:right w:w="102" w:type="dxa"/>
            </w:tcMar>
            <w:tcPrChange w:id="6219" w:author="Codex" w:date="2026-10-05T16:32:41.313017+00:00">
              <w:tcPr>
                <w:tcW w:w="0" w:type="auto"/>
                <w:tcBorders>
                  <w:top w:val="nil"/>
                  <w:left w:val="nil"/>
                  <w:bottom w:val="nil"/>
                  <w:right w:val="nil"/>
                </w:tcBorders>
                <w:tcMar>
                  <w:left w:w="102" w:type="dxa"/>
                  <w:right w:w="102" w:type="dxa"/>
                </w:tcMar>
              </w:tcPr>
            </w:tcPrChange>
          </w:tcPr>
          <w:p w14:paraId="57096B5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59" w:author="Codex" w:date="2026-10-05T16:32:41.313017+00:00">
                  <w:rPr>
                    <w:bCs w:val="0"/>
                    <w:sz w:val="21"/>
                    <w:szCs w:val="21"/>
                  </w:rPr>
                </w:rPrChange>
              </w:rPr>
              <w:pPrChange w:id="622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21" w:author="Codex" w:date="2026-10-05T16:32:41.313017+00:00">
                  <w:rPr>
                    <w:bCs w:val="0"/>
                    <w:sz w:val="21"/>
                    <w:szCs w:val="21"/>
                  </w:rPr>
                </w:rPrChange>
              </w:rPr>
              <w:t>0.9990</w:t>
            </w:r>
            <w:r>
              <w:rPr>
                <w:rFonts w:ascii="Times New Roman" w:hAnsi="Times New Roman" w:cs="Times New Roman" w:eastAsia="SimSun"/>
                <w:b w:val="0"/>
                <w:bCs w:val="0"/>
                <w:sz w:val="21"/>
                <w:szCs w:val="21"/>
                <w:rPrChange w:id="6222" w:author="Codex" w:date="2026-10-05T16:32:41.313017+00:00">
                  <w:rPr>
                    <w:bCs w:val="0"/>
                    <w:sz w:val="21"/>
                    <w:szCs w:val="21"/>
                  </w:rPr>
                </w:rPrChange>
              </w:rPr>
              <w:t>（</w:t>
            </w:r>
            <w:r>
              <w:rPr>
                <w:rFonts w:ascii="Times New Roman" w:hAnsi="Times New Roman" w:cs="Times New Roman" w:eastAsia="SimSun"/>
                <w:b w:val="0"/>
                <w:bCs w:val="0"/>
                <w:sz w:val="21"/>
                <w:szCs w:val="21"/>
                <w:rPrChange w:id="6223" w:author="Codex" w:date="2026-10-05T16:32:41.313017+00:00">
                  <w:rPr>
                    <w:bCs w:val="0"/>
                    <w:sz w:val="21"/>
                    <w:szCs w:val="21"/>
                  </w:rPr>
                </w:rPrChange>
              </w:rPr>
              <w:t>0.9801</w:t>
            </w:r>
            <w:r>
              <w:rPr>
                <w:rFonts w:ascii="Times New Roman" w:hAnsi="Times New Roman" w:cs="Times New Roman" w:eastAsia="SimSun"/>
                <w:b w:val="0"/>
                <w:bCs w:val="0"/>
                <w:sz w:val="21"/>
                <w:szCs w:val="21"/>
                <w:rPrChange w:id="6224" w:author="Codex" w:date="2026-10-05T16:32:41.313017+00:00">
                  <w:rPr>
                    <w:bCs w:val="0"/>
                    <w:sz w:val="21"/>
                    <w:szCs w:val="21"/>
                  </w:rPr>
                </w:rPrChange>
              </w:rPr>
              <w:t>，</w:t>
            </w:r>
            <w:r>
              <w:rPr>
                <w:rFonts w:ascii="Times New Roman" w:hAnsi="Times New Roman" w:cs="Times New Roman" w:eastAsia="SimSun"/>
                <w:b w:val="0"/>
                <w:bCs w:val="0"/>
                <w:sz w:val="21"/>
                <w:szCs w:val="21"/>
                <w:rPrChange w:id="6225" w:author="Codex" w:date="2026-10-05T16:32:41.313017+00:00">
                  <w:rPr>
                    <w:bCs w:val="0"/>
                    <w:sz w:val="21"/>
                    <w:szCs w:val="21"/>
                  </w:rPr>
                </w:rPrChange>
              </w:rPr>
              <w:t>1.0169</w:t>
            </w:r>
            <w:r>
              <w:rPr>
                <w:rFonts w:ascii="Times New Roman" w:hAnsi="Times New Roman" w:cs="Times New Roman" w:eastAsia="SimSun"/>
                <w:b w:val="0"/>
                <w:bCs w:val="0"/>
                <w:sz w:val="21"/>
                <w:szCs w:val="21"/>
                <w:rPrChange w:id="622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227" w:author="Codex" w:date="2026-10-05T16:32:41.313017+00:00">
              <w:tcPr>
                <w:tcW w:w="0" w:type="auto"/>
                <w:tcBorders>
                  <w:top w:val="nil"/>
                  <w:left w:val="nil"/>
                  <w:bottom w:val="nil"/>
                  <w:right w:val="nil"/>
                </w:tcBorders>
                <w:tcMar>
                  <w:left w:w="102" w:type="dxa"/>
                  <w:right w:w="102" w:type="dxa"/>
                </w:tcMar>
              </w:tcPr>
            </w:tcPrChange>
          </w:tcPr>
          <w:p w14:paraId="1F68C86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60" w:author="Codex" w:date="2026-10-05T16:32:41.313017+00:00">
                  <w:rPr>
                    <w:bCs w:val="0"/>
                    <w:sz w:val="21"/>
                    <w:szCs w:val="21"/>
                  </w:rPr>
                </w:rPrChange>
              </w:rPr>
              <w:pPrChange w:id="622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29" w:author="Codex" w:date="2026-10-05T16:32:41.313017+00:00">
                  <w:rPr>
                    <w:bCs w:val="0"/>
                    <w:sz w:val="21"/>
                    <w:szCs w:val="21"/>
                  </w:rPr>
                </w:rPrChange>
              </w:rPr>
              <w:t>0.368</w:t>
            </w:r>
            <w:r>
              <w:rPr>
                <w:rFonts w:ascii="Times New Roman" w:hAnsi="Times New Roman" w:cs="Times New Roman" w:eastAsia="SimSun"/>
                <w:b w:val="0"/>
                <w:bCs w:val="0"/>
                <w:sz w:val="21"/>
                <w:szCs w:val="21"/>
                <w:rPrChange w:id="6230" w:author="Codex" w:date="2026-10-05T16:32:41.313017+00:00">
                  <w:rPr>
                    <w:bCs w:val="0"/>
                    <w:sz w:val="21"/>
                    <w:szCs w:val="21"/>
                  </w:rPr>
                </w:rPrChange>
              </w:rPr>
              <w:t>（</w:t>
            </w:r>
            <w:r>
              <w:rPr>
                <w:rFonts w:ascii="Times New Roman" w:hAnsi="Times New Roman" w:cs="Times New Roman" w:eastAsia="SimSun"/>
                <w:b w:val="0"/>
                <w:bCs w:val="0"/>
                <w:sz w:val="21"/>
                <w:szCs w:val="21"/>
                <w:rPrChange w:id="6231" w:author="Codex" w:date="2026-10-05T16:32:41.313017+00:00">
                  <w:rPr>
                    <w:bCs w:val="0"/>
                    <w:sz w:val="21"/>
                    <w:szCs w:val="21"/>
                  </w:rPr>
                </w:rPrChange>
              </w:rPr>
              <w:t>-0.055</w:t>
            </w:r>
            <w:r>
              <w:rPr>
                <w:rFonts w:ascii="Times New Roman" w:hAnsi="Times New Roman" w:cs="Times New Roman" w:eastAsia="SimSun"/>
                <w:b w:val="0"/>
                <w:bCs w:val="0"/>
                <w:sz w:val="21"/>
                <w:szCs w:val="21"/>
                <w:rPrChange w:id="6232" w:author="Codex" w:date="2026-10-05T16:32:41.313017+00:00">
                  <w:rPr>
                    <w:bCs w:val="0"/>
                    <w:sz w:val="21"/>
                    <w:szCs w:val="21"/>
                  </w:rPr>
                </w:rPrChange>
              </w:rPr>
              <w:t>，</w:t>
            </w:r>
            <w:r>
              <w:rPr>
                <w:rFonts w:ascii="Times New Roman" w:hAnsi="Times New Roman" w:cs="Times New Roman" w:eastAsia="SimSun"/>
                <w:b w:val="0"/>
                <w:bCs w:val="0"/>
                <w:sz w:val="21"/>
                <w:szCs w:val="21"/>
                <w:rPrChange w:id="6233" w:author="Codex" w:date="2026-10-05T16:32:41.313017+00:00">
                  <w:rPr>
                    <w:bCs w:val="0"/>
                    <w:sz w:val="21"/>
                    <w:szCs w:val="21"/>
                  </w:rPr>
                </w:rPrChange>
              </w:rPr>
              <w:t>0.848</w:t>
            </w:r>
            <w:r>
              <w:rPr>
                <w:rFonts w:ascii="Times New Roman" w:hAnsi="Times New Roman" w:cs="Times New Roman" w:eastAsia="SimSun"/>
                <w:b w:val="0"/>
                <w:bCs w:val="0"/>
                <w:sz w:val="21"/>
                <w:szCs w:val="21"/>
                <w:rPrChange w:id="623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235" w:author="Codex" w:date="2026-10-05T16:32:41.313017+00:00">
              <w:tcPr>
                <w:tcW w:w="0" w:type="auto"/>
                <w:tcBorders>
                  <w:top w:val="nil"/>
                  <w:left w:val="nil"/>
                  <w:bottom w:val="nil"/>
                  <w:right w:val="nil"/>
                </w:tcBorders>
                <w:tcMar>
                  <w:left w:w="102" w:type="dxa"/>
                  <w:right w:w="102" w:type="dxa"/>
                </w:tcMar>
              </w:tcPr>
            </w:tcPrChange>
          </w:tcPr>
          <w:p w14:paraId="11DCA86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61" w:author="Codex" w:date="2026-10-05T16:32:41.313017+00:00">
                  <w:rPr>
                    <w:bCs w:val="0"/>
                    <w:sz w:val="21"/>
                    <w:szCs w:val="21"/>
                  </w:rPr>
                </w:rPrChange>
              </w:rPr>
              <w:pPrChange w:id="623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37" w:author="Codex" w:date="2026-10-05T16:32:41.313017+00:00">
                  <w:rPr>
                    <w:bCs w:val="0"/>
                    <w:sz w:val="21"/>
                    <w:szCs w:val="21"/>
                  </w:rPr>
                </w:rPrChange>
              </w:rPr>
              <w:t>1000</w:t>
            </w:r>
          </w:p>
        </w:tc>
      </w:tr>
      <w:tr w:rsidR="007622EE" w14:paraId="72C22FF3"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238" w:author="Codex" w:date="2026-10-05T16:32:41.313017+00:00">
              <w:tcPr>
                <w:tcW w:w="0" w:type="auto"/>
                <w:tcBorders>
                  <w:top w:val="nil"/>
                  <w:left w:val="nil"/>
                  <w:bottom w:val="nil"/>
                  <w:right w:val="nil"/>
                </w:tcBorders>
                <w:tcMar>
                  <w:left w:w="102" w:type="dxa"/>
                  <w:right w:w="102" w:type="dxa"/>
                </w:tcMar>
              </w:tcPr>
            </w:tcPrChange>
          </w:tcPr>
          <w:p w14:paraId="114FA5F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62" w:author="Codex" w:date="2026-10-05T16:32:41.313017+00:00">
                  <w:rPr>
                    <w:bCs w:val="0"/>
                    <w:sz w:val="21"/>
                    <w:szCs w:val="21"/>
                  </w:rPr>
                </w:rPrChange>
              </w:rPr>
              <w:pPrChange w:id="623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40" w:author="Codex" w:date="2026-10-05T16:32:41.313017+00:00">
                  <w:rPr>
                    <w:bCs w:val="0"/>
                    <w:sz w:val="21"/>
                    <w:szCs w:val="21"/>
                  </w:rPr>
                </w:rPrChange>
              </w:rPr>
              <w:t>AR-S</w:t>
            </w:r>
          </w:p>
        </w:tc>
        <w:tc>
          <w:tcPr>
            <w:tcW w:w="0" w:type="auto"/>
            <w:tcBorders>
              <w:top w:val="nil"/>
              <w:left w:val="nil"/>
              <w:bottom w:val="nil"/>
              <w:right w:val="nil"/>
              <w:insideH w:val="nil"/>
              <w:insideV w:val="nil"/>
            </w:tcBorders>
            <w:tcMar>
              <w:left w:w="102" w:type="dxa"/>
              <w:right w:w="102" w:type="dxa"/>
            </w:tcMar>
            <w:tcPrChange w:id="6241" w:author="Codex" w:date="2026-10-05T16:32:41.313017+00:00">
              <w:tcPr>
                <w:tcW w:w="0" w:type="auto"/>
                <w:tcBorders>
                  <w:top w:val="nil"/>
                  <w:left w:val="nil"/>
                  <w:bottom w:val="nil"/>
                  <w:right w:val="nil"/>
                </w:tcBorders>
                <w:tcMar>
                  <w:left w:w="102" w:type="dxa"/>
                  <w:right w:w="102" w:type="dxa"/>
                </w:tcMar>
              </w:tcPr>
            </w:tcPrChange>
          </w:tcPr>
          <w:p w14:paraId="379EFCC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63" w:author="Codex" w:date="2026-10-05T16:32:41.313017+00:00">
                  <w:rPr>
                    <w:bCs w:val="0"/>
                    <w:sz w:val="21"/>
                    <w:szCs w:val="21"/>
                  </w:rPr>
                </w:rPrChange>
              </w:rPr>
              <w:pPrChange w:id="6242"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243" w:author="Codex" w:date="2026-10-05T16:32:41.313017+00:00">
                  <w:rPr>
                    <w:bCs w:val="0"/>
                    <w:sz w:val="21"/>
                    <w:szCs w:val="21"/>
                  </w:rPr>
                </w:rPrChange>
              </w:rPr>
              <w:t>女性</w:t>
            </w:r>
          </w:p>
        </w:tc>
        <w:tc>
          <w:tcPr>
            <w:tcW w:w="0" w:type="auto"/>
            <w:tcBorders>
              <w:top w:val="nil"/>
              <w:left w:val="nil"/>
              <w:bottom w:val="nil"/>
              <w:right w:val="nil"/>
              <w:insideH w:val="nil"/>
              <w:insideV w:val="nil"/>
            </w:tcBorders>
            <w:tcMar>
              <w:left w:w="102" w:type="dxa"/>
              <w:right w:w="102" w:type="dxa"/>
            </w:tcMar>
            <w:tcPrChange w:id="6244" w:author="Codex" w:date="2026-10-05T16:32:41.313017+00:00">
              <w:tcPr>
                <w:tcW w:w="0" w:type="auto"/>
                <w:tcBorders>
                  <w:top w:val="nil"/>
                  <w:left w:val="nil"/>
                  <w:bottom w:val="nil"/>
                  <w:right w:val="nil"/>
                </w:tcBorders>
                <w:tcMar>
                  <w:left w:w="102" w:type="dxa"/>
                  <w:right w:w="102" w:type="dxa"/>
                </w:tcMar>
              </w:tcPr>
            </w:tcPrChange>
          </w:tcPr>
          <w:p w14:paraId="695518E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64" w:author="Codex" w:date="2026-10-05T16:32:41.313017+00:00">
                  <w:rPr>
                    <w:bCs w:val="0"/>
                    <w:sz w:val="21"/>
                    <w:szCs w:val="21"/>
                  </w:rPr>
                </w:rPrChange>
              </w:rPr>
              <w:pPrChange w:id="624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46" w:author="Codex" w:date="2026-10-05T16:32:41.313017+00:00">
                  <w:rPr>
                    <w:bCs w:val="0"/>
                    <w:sz w:val="21"/>
                    <w:szCs w:val="21"/>
                  </w:rPr>
                </w:rPrChange>
              </w:rPr>
              <w:t>5561</w:t>
            </w:r>
          </w:p>
        </w:tc>
        <w:tc>
          <w:tcPr>
            <w:tcW w:w="0" w:type="auto"/>
            <w:tcBorders>
              <w:top w:val="nil"/>
              <w:left w:val="nil"/>
              <w:bottom w:val="nil"/>
              <w:right w:val="nil"/>
              <w:insideH w:val="nil"/>
              <w:insideV w:val="nil"/>
            </w:tcBorders>
            <w:tcMar>
              <w:left w:w="102" w:type="dxa"/>
              <w:right w:w="102" w:type="dxa"/>
            </w:tcMar>
            <w:tcPrChange w:id="6247" w:author="Codex" w:date="2026-10-05T16:32:41.313017+00:00">
              <w:tcPr>
                <w:tcW w:w="0" w:type="auto"/>
                <w:tcBorders>
                  <w:top w:val="nil"/>
                  <w:left w:val="nil"/>
                  <w:bottom w:val="nil"/>
                  <w:right w:val="nil"/>
                </w:tcBorders>
                <w:tcMar>
                  <w:left w:w="102" w:type="dxa"/>
                  <w:right w:w="102" w:type="dxa"/>
                </w:tcMar>
              </w:tcPr>
            </w:tcPrChange>
          </w:tcPr>
          <w:p w14:paraId="00A9BE0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65" w:author="Codex" w:date="2026-10-05T16:32:41.313017+00:00">
                  <w:rPr>
                    <w:bCs w:val="0"/>
                    <w:sz w:val="21"/>
                    <w:szCs w:val="21"/>
                  </w:rPr>
                </w:rPrChange>
              </w:rPr>
              <w:pPrChange w:id="624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49" w:author="Codex" w:date="2026-10-05T16:32:41.313017+00:00">
                  <w:rPr>
                    <w:bCs w:val="0"/>
                    <w:sz w:val="21"/>
                    <w:szCs w:val="21"/>
                  </w:rPr>
                </w:rPrChange>
              </w:rPr>
              <w:t>2258</w:t>
            </w:r>
          </w:p>
        </w:tc>
        <w:tc>
          <w:tcPr>
            <w:tcW w:w="0" w:type="auto"/>
            <w:tcBorders>
              <w:top w:val="nil"/>
              <w:left w:val="nil"/>
              <w:bottom w:val="nil"/>
              <w:right w:val="nil"/>
              <w:insideH w:val="nil"/>
              <w:insideV w:val="nil"/>
            </w:tcBorders>
            <w:tcMar>
              <w:left w:w="102" w:type="dxa"/>
              <w:right w:w="102" w:type="dxa"/>
            </w:tcMar>
            <w:tcPrChange w:id="6250" w:author="Codex" w:date="2026-10-05T16:32:41.313017+00:00">
              <w:tcPr>
                <w:tcW w:w="0" w:type="auto"/>
                <w:tcBorders>
                  <w:top w:val="nil"/>
                  <w:left w:val="nil"/>
                  <w:bottom w:val="nil"/>
                  <w:right w:val="nil"/>
                </w:tcBorders>
                <w:tcMar>
                  <w:left w:w="102" w:type="dxa"/>
                  <w:right w:w="102" w:type="dxa"/>
                </w:tcMar>
              </w:tcPr>
            </w:tcPrChange>
          </w:tcPr>
          <w:p w14:paraId="0AECA19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66" w:author="Codex" w:date="2026-10-05T16:32:41.313017+00:00">
                  <w:rPr>
                    <w:bCs w:val="0"/>
                    <w:sz w:val="21"/>
                    <w:szCs w:val="21"/>
                  </w:rPr>
                </w:rPrChange>
              </w:rPr>
              <w:pPrChange w:id="625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52" w:author="Codex" w:date="2026-10-05T16:32:41.313017+00:00">
                  <w:rPr>
                    <w:bCs w:val="0"/>
                    <w:sz w:val="21"/>
                    <w:szCs w:val="21"/>
                  </w:rPr>
                </w:rPrChange>
              </w:rPr>
              <w:t>1.0026</w:t>
            </w:r>
            <w:r>
              <w:rPr>
                <w:rFonts w:ascii="Times New Roman" w:hAnsi="Times New Roman" w:cs="Times New Roman" w:eastAsia="SimSun"/>
                <w:b w:val="0"/>
                <w:bCs w:val="0"/>
                <w:sz w:val="21"/>
                <w:szCs w:val="21"/>
                <w:rPrChange w:id="6253" w:author="Codex" w:date="2026-10-05T16:32:41.313017+00:00">
                  <w:rPr>
                    <w:bCs w:val="0"/>
                    <w:sz w:val="21"/>
                    <w:szCs w:val="21"/>
                  </w:rPr>
                </w:rPrChange>
              </w:rPr>
              <w:t>（</w:t>
            </w:r>
            <w:r>
              <w:rPr>
                <w:rFonts w:ascii="Times New Roman" w:hAnsi="Times New Roman" w:cs="Times New Roman" w:eastAsia="SimSun"/>
                <w:b w:val="0"/>
                <w:bCs w:val="0"/>
                <w:sz w:val="21"/>
                <w:szCs w:val="21"/>
                <w:rPrChange w:id="6254" w:author="Codex" w:date="2026-10-05T16:32:41.313017+00:00">
                  <w:rPr>
                    <w:bCs w:val="0"/>
                    <w:sz w:val="21"/>
                    <w:szCs w:val="21"/>
                  </w:rPr>
                </w:rPrChange>
              </w:rPr>
              <w:t>0.9959</w:t>
            </w:r>
            <w:r>
              <w:rPr>
                <w:rFonts w:ascii="Times New Roman" w:hAnsi="Times New Roman" w:cs="Times New Roman" w:eastAsia="SimSun"/>
                <w:b w:val="0"/>
                <w:bCs w:val="0"/>
                <w:sz w:val="21"/>
                <w:szCs w:val="21"/>
                <w:rPrChange w:id="6255" w:author="Codex" w:date="2026-10-05T16:32:41.313017+00:00">
                  <w:rPr>
                    <w:bCs w:val="0"/>
                    <w:sz w:val="21"/>
                    <w:szCs w:val="21"/>
                  </w:rPr>
                </w:rPrChange>
              </w:rPr>
              <w:t>，</w:t>
            </w:r>
            <w:r>
              <w:rPr>
                <w:rFonts w:ascii="Times New Roman" w:hAnsi="Times New Roman" w:cs="Times New Roman" w:eastAsia="SimSun"/>
                <w:b w:val="0"/>
                <w:bCs w:val="0"/>
                <w:sz w:val="21"/>
                <w:szCs w:val="21"/>
                <w:rPrChange w:id="6256" w:author="Codex" w:date="2026-10-05T16:32:41.313017+00:00">
                  <w:rPr>
                    <w:bCs w:val="0"/>
                    <w:sz w:val="21"/>
                    <w:szCs w:val="21"/>
                  </w:rPr>
                </w:rPrChange>
              </w:rPr>
              <w:t>1.0095</w:t>
            </w:r>
            <w:r>
              <w:rPr>
                <w:rFonts w:ascii="Times New Roman" w:hAnsi="Times New Roman" w:cs="Times New Roman" w:eastAsia="SimSun"/>
                <w:b w:val="0"/>
                <w:bCs w:val="0"/>
                <w:sz w:val="21"/>
                <w:szCs w:val="21"/>
                <w:rPrChange w:id="6257"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258" w:author="Codex" w:date="2026-10-05T16:32:41.313017+00:00">
              <w:tcPr>
                <w:tcW w:w="0" w:type="auto"/>
                <w:tcBorders>
                  <w:top w:val="nil"/>
                  <w:left w:val="nil"/>
                  <w:bottom w:val="nil"/>
                  <w:right w:val="nil"/>
                </w:tcBorders>
                <w:tcMar>
                  <w:left w:w="102" w:type="dxa"/>
                  <w:right w:w="102" w:type="dxa"/>
                </w:tcMar>
              </w:tcPr>
            </w:tcPrChange>
          </w:tcPr>
          <w:p w14:paraId="32FEC49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67" w:author="Codex" w:date="2026-10-05T16:32:41.313017+00:00">
                  <w:rPr>
                    <w:bCs w:val="0"/>
                    <w:sz w:val="21"/>
                    <w:szCs w:val="21"/>
                  </w:rPr>
                </w:rPrChange>
              </w:rPr>
              <w:pPrChange w:id="625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60" w:author="Codex" w:date="2026-10-05T16:32:41.313017+00:00">
                  <w:rPr>
                    <w:bCs w:val="0"/>
                    <w:sz w:val="21"/>
                    <w:szCs w:val="21"/>
                  </w:rPr>
                </w:rPrChange>
              </w:rPr>
              <w:t>-0.353</w:t>
            </w:r>
            <w:r>
              <w:rPr>
                <w:rFonts w:ascii="Times New Roman" w:hAnsi="Times New Roman" w:cs="Times New Roman" w:eastAsia="SimSun"/>
                <w:b w:val="0"/>
                <w:bCs w:val="0"/>
                <w:sz w:val="21"/>
                <w:szCs w:val="21"/>
                <w:rPrChange w:id="6261" w:author="Codex" w:date="2026-10-05T16:32:41.313017+00:00">
                  <w:rPr>
                    <w:bCs w:val="0"/>
                    <w:sz w:val="21"/>
                    <w:szCs w:val="21"/>
                  </w:rPr>
                </w:rPrChange>
              </w:rPr>
              <w:t>（</w:t>
            </w:r>
            <w:r>
              <w:rPr>
                <w:rFonts w:ascii="Times New Roman" w:hAnsi="Times New Roman" w:cs="Times New Roman" w:eastAsia="SimSun"/>
                <w:b w:val="0"/>
                <w:bCs w:val="0"/>
                <w:sz w:val="21"/>
                <w:szCs w:val="21"/>
                <w:rPrChange w:id="6262" w:author="Codex" w:date="2026-10-05T16:32:41.313017+00:00">
                  <w:rPr>
                    <w:bCs w:val="0"/>
                    <w:sz w:val="21"/>
                    <w:szCs w:val="21"/>
                  </w:rPr>
                </w:rPrChange>
              </w:rPr>
              <w:t>-0.763</w:t>
            </w:r>
            <w:r>
              <w:rPr>
                <w:rFonts w:ascii="Times New Roman" w:hAnsi="Times New Roman" w:cs="Times New Roman" w:eastAsia="SimSun"/>
                <w:b w:val="0"/>
                <w:bCs w:val="0"/>
                <w:sz w:val="21"/>
                <w:szCs w:val="21"/>
                <w:rPrChange w:id="6263" w:author="Codex" w:date="2026-10-05T16:32:41.313017+00:00">
                  <w:rPr>
                    <w:bCs w:val="0"/>
                    <w:sz w:val="21"/>
                    <w:szCs w:val="21"/>
                  </w:rPr>
                </w:rPrChange>
              </w:rPr>
              <w:t>，</w:t>
            </w:r>
            <w:r>
              <w:rPr>
                <w:rFonts w:ascii="Times New Roman" w:hAnsi="Times New Roman" w:cs="Times New Roman" w:eastAsia="SimSun"/>
                <w:b w:val="0"/>
                <w:bCs w:val="0"/>
                <w:sz w:val="21"/>
                <w:szCs w:val="21"/>
                <w:rPrChange w:id="6264" w:author="Codex" w:date="2026-10-05T16:32:41.313017+00:00">
                  <w:rPr>
                    <w:bCs w:val="0"/>
                    <w:sz w:val="21"/>
                    <w:szCs w:val="21"/>
                  </w:rPr>
                </w:rPrChange>
              </w:rPr>
              <w:t>0.235</w:t>
            </w:r>
            <w:r>
              <w:rPr>
                <w:rFonts w:ascii="Times New Roman" w:hAnsi="Times New Roman" w:cs="Times New Roman" w:eastAsia="SimSun"/>
                <w:b w:val="0"/>
                <w:bCs w:val="0"/>
                <w:sz w:val="21"/>
                <w:szCs w:val="21"/>
                <w:rPrChange w:id="6265"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266" w:author="Codex" w:date="2026-10-05T16:32:41.313017+00:00">
              <w:tcPr>
                <w:tcW w:w="0" w:type="auto"/>
                <w:tcBorders>
                  <w:top w:val="nil"/>
                  <w:left w:val="nil"/>
                  <w:bottom w:val="nil"/>
                  <w:right w:val="nil"/>
                </w:tcBorders>
                <w:tcMar>
                  <w:left w:w="102" w:type="dxa"/>
                  <w:right w:w="102" w:type="dxa"/>
                </w:tcMar>
              </w:tcPr>
            </w:tcPrChange>
          </w:tcPr>
          <w:p w14:paraId="72C7B6F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68" w:author="Codex" w:date="2026-10-05T16:32:41.313017+00:00">
                  <w:rPr>
                    <w:bCs w:val="0"/>
                    <w:sz w:val="21"/>
                    <w:szCs w:val="21"/>
                  </w:rPr>
                </w:rPrChange>
              </w:rPr>
              <w:pPrChange w:id="626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68" w:author="Codex" w:date="2026-10-05T16:32:41.313017+00:00">
                  <w:rPr>
                    <w:bCs w:val="0"/>
                    <w:sz w:val="21"/>
                    <w:szCs w:val="21"/>
                  </w:rPr>
                </w:rPrChange>
              </w:rPr>
              <w:t>1000</w:t>
            </w:r>
          </w:p>
        </w:tc>
      </w:tr>
      <w:tr w:rsidR="007622EE" w14:paraId="052B6644"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269" w:author="Codex" w:date="2026-10-05T16:32:41.313017+00:00">
              <w:tcPr>
                <w:tcW w:w="0" w:type="auto"/>
                <w:tcBorders>
                  <w:top w:val="nil"/>
                  <w:left w:val="nil"/>
                  <w:bottom w:val="nil"/>
                  <w:right w:val="nil"/>
                </w:tcBorders>
                <w:tcMar>
                  <w:left w:w="102" w:type="dxa"/>
                  <w:right w:w="102" w:type="dxa"/>
                </w:tcMar>
              </w:tcPr>
            </w:tcPrChange>
          </w:tcPr>
          <w:p w14:paraId="1EB6713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69" w:author="Codex" w:date="2026-10-05T16:32:41.313017+00:00">
                  <w:rPr>
                    <w:bCs w:val="0"/>
                    <w:sz w:val="21"/>
                    <w:szCs w:val="21"/>
                  </w:rPr>
                </w:rPrChange>
              </w:rPr>
              <w:pPrChange w:id="627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71" w:author="Codex" w:date="2026-10-05T16:32:41.313017+00:00">
                  <w:rPr>
                    <w:bCs w:val="0"/>
                    <w:sz w:val="21"/>
                    <w:szCs w:val="21"/>
                  </w:rPr>
                </w:rPrChange>
              </w:rPr>
              <w:t>AR-S</w:t>
            </w:r>
          </w:p>
        </w:tc>
        <w:tc>
          <w:tcPr>
            <w:tcW w:w="0" w:type="auto"/>
            <w:tcBorders>
              <w:top w:val="nil"/>
              <w:left w:val="nil"/>
              <w:bottom w:val="nil"/>
              <w:right w:val="nil"/>
              <w:insideH w:val="nil"/>
              <w:insideV w:val="nil"/>
            </w:tcBorders>
            <w:tcMar>
              <w:left w:w="102" w:type="dxa"/>
              <w:right w:w="102" w:type="dxa"/>
            </w:tcMar>
            <w:tcPrChange w:id="6272" w:author="Codex" w:date="2026-10-05T16:32:41.313017+00:00">
              <w:tcPr>
                <w:tcW w:w="0" w:type="auto"/>
                <w:tcBorders>
                  <w:top w:val="nil"/>
                  <w:left w:val="nil"/>
                  <w:bottom w:val="nil"/>
                  <w:right w:val="nil"/>
                </w:tcBorders>
                <w:tcMar>
                  <w:left w:w="102" w:type="dxa"/>
                  <w:right w:w="102" w:type="dxa"/>
                </w:tcMar>
              </w:tcPr>
            </w:tcPrChange>
          </w:tcPr>
          <w:p w14:paraId="58213EA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70" w:author="Codex" w:date="2026-10-05T16:32:41.313017+00:00">
                  <w:rPr>
                    <w:bCs w:val="0"/>
                    <w:sz w:val="21"/>
                    <w:szCs w:val="21"/>
                  </w:rPr>
                </w:rPrChange>
              </w:rPr>
              <w:pPrChange w:id="6273"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274" w:author="Codex" w:date="2026-10-05T16:32:41.313017+00:00">
                  <w:rPr>
                    <w:bCs w:val="0"/>
                    <w:sz w:val="21"/>
                    <w:szCs w:val="21"/>
                  </w:rPr>
                </w:rPrChange>
              </w:rPr>
              <w:t>男性</w:t>
            </w:r>
          </w:p>
        </w:tc>
        <w:tc>
          <w:tcPr>
            <w:tcW w:w="0" w:type="auto"/>
            <w:tcBorders>
              <w:top w:val="nil"/>
              <w:left w:val="nil"/>
              <w:bottom w:val="nil"/>
              <w:right w:val="nil"/>
              <w:insideH w:val="nil"/>
              <w:insideV w:val="nil"/>
            </w:tcBorders>
            <w:tcMar>
              <w:left w:w="102" w:type="dxa"/>
              <w:right w:w="102" w:type="dxa"/>
            </w:tcMar>
            <w:tcPrChange w:id="6275" w:author="Codex" w:date="2026-10-05T16:32:41.313017+00:00">
              <w:tcPr>
                <w:tcW w:w="0" w:type="auto"/>
                <w:tcBorders>
                  <w:top w:val="nil"/>
                  <w:left w:val="nil"/>
                  <w:bottom w:val="nil"/>
                  <w:right w:val="nil"/>
                </w:tcBorders>
                <w:tcMar>
                  <w:left w:w="102" w:type="dxa"/>
                  <w:right w:w="102" w:type="dxa"/>
                </w:tcMar>
              </w:tcPr>
            </w:tcPrChange>
          </w:tcPr>
          <w:p w14:paraId="0E6CEB4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71" w:author="Codex" w:date="2026-10-05T16:32:41.313017+00:00">
                  <w:rPr>
                    <w:bCs w:val="0"/>
                    <w:sz w:val="21"/>
                    <w:szCs w:val="21"/>
                  </w:rPr>
                </w:rPrChange>
              </w:rPr>
              <w:pPrChange w:id="627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77" w:author="Codex" w:date="2026-10-05T16:32:41.313017+00:00">
                  <w:rPr>
                    <w:bCs w:val="0"/>
                    <w:sz w:val="21"/>
                    <w:szCs w:val="21"/>
                  </w:rPr>
                </w:rPrChange>
              </w:rPr>
              <w:t>4318</w:t>
            </w:r>
          </w:p>
        </w:tc>
        <w:tc>
          <w:tcPr>
            <w:tcW w:w="0" w:type="auto"/>
            <w:tcBorders>
              <w:top w:val="nil"/>
              <w:left w:val="nil"/>
              <w:bottom w:val="nil"/>
              <w:right w:val="nil"/>
              <w:insideH w:val="nil"/>
              <w:insideV w:val="nil"/>
            </w:tcBorders>
            <w:tcMar>
              <w:left w:w="102" w:type="dxa"/>
              <w:right w:w="102" w:type="dxa"/>
            </w:tcMar>
            <w:tcPrChange w:id="6278" w:author="Codex" w:date="2026-10-05T16:32:41.313017+00:00">
              <w:tcPr>
                <w:tcW w:w="0" w:type="auto"/>
                <w:tcBorders>
                  <w:top w:val="nil"/>
                  <w:left w:val="nil"/>
                  <w:bottom w:val="nil"/>
                  <w:right w:val="nil"/>
                </w:tcBorders>
                <w:tcMar>
                  <w:left w:w="102" w:type="dxa"/>
                  <w:right w:w="102" w:type="dxa"/>
                </w:tcMar>
              </w:tcPr>
            </w:tcPrChange>
          </w:tcPr>
          <w:p w14:paraId="0389CFA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72" w:author="Codex" w:date="2026-10-05T16:32:41.313017+00:00">
                  <w:rPr>
                    <w:bCs w:val="0"/>
                    <w:sz w:val="21"/>
                    <w:szCs w:val="21"/>
                  </w:rPr>
                </w:rPrChange>
              </w:rPr>
              <w:pPrChange w:id="627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80" w:author="Codex" w:date="2026-10-05T16:32:41.313017+00:00">
                  <w:rPr>
                    <w:bCs w:val="0"/>
                    <w:sz w:val="21"/>
                    <w:szCs w:val="21"/>
                  </w:rPr>
                </w:rPrChange>
              </w:rPr>
              <w:t>1841</w:t>
            </w:r>
          </w:p>
        </w:tc>
        <w:tc>
          <w:tcPr>
            <w:tcW w:w="0" w:type="auto"/>
            <w:tcBorders>
              <w:top w:val="nil"/>
              <w:left w:val="nil"/>
              <w:bottom w:val="nil"/>
              <w:right w:val="nil"/>
              <w:insideH w:val="nil"/>
              <w:insideV w:val="nil"/>
            </w:tcBorders>
            <w:tcMar>
              <w:left w:w="102" w:type="dxa"/>
              <w:right w:w="102" w:type="dxa"/>
            </w:tcMar>
            <w:tcPrChange w:id="6281" w:author="Codex" w:date="2026-10-05T16:32:41.313017+00:00">
              <w:tcPr>
                <w:tcW w:w="0" w:type="auto"/>
                <w:tcBorders>
                  <w:top w:val="nil"/>
                  <w:left w:val="nil"/>
                  <w:bottom w:val="nil"/>
                  <w:right w:val="nil"/>
                </w:tcBorders>
                <w:tcMar>
                  <w:left w:w="102" w:type="dxa"/>
                  <w:right w:w="102" w:type="dxa"/>
                </w:tcMar>
              </w:tcPr>
            </w:tcPrChange>
          </w:tcPr>
          <w:p w14:paraId="58EF94C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73" w:author="Codex" w:date="2026-10-05T16:32:41.313017+00:00">
                  <w:rPr>
                    <w:bCs w:val="0"/>
                    <w:sz w:val="21"/>
                    <w:szCs w:val="21"/>
                  </w:rPr>
                </w:rPrChange>
              </w:rPr>
              <w:pPrChange w:id="628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83" w:author="Codex" w:date="2026-10-05T16:32:41.313017+00:00">
                  <w:rPr>
                    <w:bCs w:val="0"/>
                    <w:sz w:val="21"/>
                    <w:szCs w:val="21"/>
                  </w:rPr>
                </w:rPrChange>
              </w:rPr>
              <w:t>0.9983</w:t>
            </w:r>
            <w:r>
              <w:rPr>
                <w:rFonts w:ascii="Times New Roman" w:hAnsi="Times New Roman" w:cs="Times New Roman" w:eastAsia="SimSun"/>
                <w:b w:val="0"/>
                <w:bCs w:val="0"/>
                <w:sz w:val="21"/>
                <w:szCs w:val="21"/>
                <w:rPrChange w:id="6284" w:author="Codex" w:date="2026-10-05T16:32:41.313017+00:00">
                  <w:rPr>
                    <w:bCs w:val="0"/>
                    <w:sz w:val="21"/>
                    <w:szCs w:val="21"/>
                  </w:rPr>
                </w:rPrChange>
              </w:rPr>
              <w:t>（</w:t>
            </w:r>
            <w:r>
              <w:rPr>
                <w:rFonts w:ascii="Times New Roman" w:hAnsi="Times New Roman" w:cs="Times New Roman" w:eastAsia="SimSun"/>
                <w:b w:val="0"/>
                <w:bCs w:val="0"/>
                <w:sz w:val="21"/>
                <w:szCs w:val="21"/>
                <w:rPrChange w:id="6285" w:author="Codex" w:date="2026-10-05T16:32:41.313017+00:00">
                  <w:rPr>
                    <w:bCs w:val="0"/>
                    <w:sz w:val="21"/>
                    <w:szCs w:val="21"/>
                  </w:rPr>
                </w:rPrChange>
              </w:rPr>
              <w:t>0.9895</w:t>
            </w:r>
            <w:r>
              <w:rPr>
                <w:rFonts w:ascii="Times New Roman" w:hAnsi="Times New Roman" w:cs="Times New Roman" w:eastAsia="SimSun"/>
                <w:b w:val="0"/>
                <w:bCs w:val="0"/>
                <w:sz w:val="21"/>
                <w:szCs w:val="21"/>
                <w:rPrChange w:id="6286" w:author="Codex" w:date="2026-10-05T16:32:41.313017+00:00">
                  <w:rPr>
                    <w:bCs w:val="0"/>
                    <w:sz w:val="21"/>
                    <w:szCs w:val="21"/>
                  </w:rPr>
                </w:rPrChange>
              </w:rPr>
              <w:t>，</w:t>
            </w:r>
            <w:r>
              <w:rPr>
                <w:rFonts w:ascii="Times New Roman" w:hAnsi="Times New Roman" w:cs="Times New Roman" w:eastAsia="SimSun"/>
                <w:b w:val="0"/>
                <w:bCs w:val="0"/>
                <w:sz w:val="21"/>
                <w:szCs w:val="21"/>
                <w:rPrChange w:id="6287" w:author="Codex" w:date="2026-10-05T16:32:41.313017+00:00">
                  <w:rPr>
                    <w:bCs w:val="0"/>
                    <w:sz w:val="21"/>
                    <w:szCs w:val="21"/>
                  </w:rPr>
                </w:rPrChange>
              </w:rPr>
              <w:t>1.0076</w:t>
            </w:r>
            <w:r>
              <w:rPr>
                <w:rFonts w:ascii="Times New Roman" w:hAnsi="Times New Roman" w:cs="Times New Roman" w:eastAsia="SimSun"/>
                <w:b w:val="0"/>
                <w:bCs w:val="0"/>
                <w:sz w:val="21"/>
                <w:szCs w:val="21"/>
                <w:rPrChange w:id="628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289" w:author="Codex" w:date="2026-10-05T16:32:41.313017+00:00">
              <w:tcPr>
                <w:tcW w:w="0" w:type="auto"/>
                <w:tcBorders>
                  <w:top w:val="nil"/>
                  <w:left w:val="nil"/>
                  <w:bottom w:val="nil"/>
                  <w:right w:val="nil"/>
                </w:tcBorders>
                <w:tcMar>
                  <w:left w:w="102" w:type="dxa"/>
                  <w:right w:w="102" w:type="dxa"/>
                </w:tcMar>
              </w:tcPr>
            </w:tcPrChange>
          </w:tcPr>
          <w:p w14:paraId="7A2C6E9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74" w:author="Codex" w:date="2026-10-05T16:32:41.313017+00:00">
                  <w:rPr>
                    <w:bCs w:val="0"/>
                    <w:sz w:val="21"/>
                    <w:szCs w:val="21"/>
                  </w:rPr>
                </w:rPrChange>
              </w:rPr>
              <w:pPrChange w:id="629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91" w:author="Codex" w:date="2026-10-05T16:32:41.313017+00:00">
                  <w:rPr>
                    <w:bCs w:val="0"/>
                    <w:sz w:val="21"/>
                    <w:szCs w:val="21"/>
                  </w:rPr>
                </w:rPrChange>
              </w:rPr>
              <w:t>-0.359</w:t>
            </w:r>
            <w:r>
              <w:rPr>
                <w:rFonts w:ascii="Times New Roman" w:hAnsi="Times New Roman" w:cs="Times New Roman" w:eastAsia="SimSun"/>
                <w:b w:val="0"/>
                <w:bCs w:val="0"/>
                <w:sz w:val="21"/>
                <w:szCs w:val="21"/>
                <w:rPrChange w:id="6292" w:author="Codex" w:date="2026-10-05T16:32:41.313017+00:00">
                  <w:rPr>
                    <w:bCs w:val="0"/>
                    <w:sz w:val="21"/>
                    <w:szCs w:val="21"/>
                  </w:rPr>
                </w:rPrChange>
              </w:rPr>
              <w:t>（</w:t>
            </w:r>
            <w:r>
              <w:rPr>
                <w:rFonts w:ascii="Times New Roman" w:hAnsi="Times New Roman" w:cs="Times New Roman" w:eastAsia="SimSun"/>
                <w:b w:val="0"/>
                <w:bCs w:val="0"/>
                <w:sz w:val="21"/>
                <w:szCs w:val="21"/>
                <w:rPrChange w:id="6293" w:author="Codex" w:date="2026-10-05T16:32:41.313017+00:00">
                  <w:rPr>
                    <w:bCs w:val="0"/>
                    <w:sz w:val="21"/>
                    <w:szCs w:val="21"/>
                  </w:rPr>
                </w:rPrChange>
              </w:rPr>
              <w:t>-0.660</w:t>
            </w:r>
            <w:r>
              <w:rPr>
                <w:rFonts w:ascii="Times New Roman" w:hAnsi="Times New Roman" w:cs="Times New Roman" w:eastAsia="SimSun"/>
                <w:b w:val="0"/>
                <w:bCs w:val="0"/>
                <w:sz w:val="21"/>
                <w:szCs w:val="21"/>
                <w:rPrChange w:id="6294" w:author="Codex" w:date="2026-10-05T16:32:41.313017+00:00">
                  <w:rPr>
                    <w:bCs w:val="0"/>
                    <w:sz w:val="21"/>
                    <w:szCs w:val="21"/>
                  </w:rPr>
                </w:rPrChange>
              </w:rPr>
              <w:t>，</w:t>
            </w:r>
            <w:r>
              <w:rPr>
                <w:rFonts w:ascii="Times New Roman" w:hAnsi="Times New Roman" w:cs="Times New Roman" w:eastAsia="SimSun"/>
                <w:b w:val="0"/>
                <w:bCs w:val="0"/>
                <w:sz w:val="21"/>
                <w:szCs w:val="21"/>
                <w:rPrChange w:id="6295" w:author="Codex" w:date="2026-10-05T16:32:41.313017+00:00">
                  <w:rPr>
                    <w:bCs w:val="0"/>
                    <w:sz w:val="21"/>
                    <w:szCs w:val="21"/>
                  </w:rPr>
                </w:rPrChange>
              </w:rPr>
              <w:t>-0.010</w:t>
            </w:r>
            <w:r>
              <w:rPr>
                <w:rFonts w:ascii="Times New Roman" w:hAnsi="Times New Roman" w:cs="Times New Roman" w:eastAsia="SimSun"/>
                <w:b w:val="0"/>
                <w:bCs w:val="0"/>
                <w:sz w:val="21"/>
                <w:szCs w:val="21"/>
                <w:rPrChange w:id="629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297" w:author="Codex" w:date="2026-10-05T16:32:41.313017+00:00">
              <w:tcPr>
                <w:tcW w:w="0" w:type="auto"/>
                <w:tcBorders>
                  <w:top w:val="nil"/>
                  <w:left w:val="nil"/>
                  <w:bottom w:val="nil"/>
                  <w:right w:val="nil"/>
                </w:tcBorders>
                <w:tcMar>
                  <w:left w:w="102" w:type="dxa"/>
                  <w:right w:w="102" w:type="dxa"/>
                </w:tcMar>
              </w:tcPr>
            </w:tcPrChange>
          </w:tcPr>
          <w:p w14:paraId="159B62D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75" w:author="Codex" w:date="2026-10-05T16:32:41.313017+00:00">
                  <w:rPr>
                    <w:bCs w:val="0"/>
                    <w:sz w:val="21"/>
                    <w:szCs w:val="21"/>
                  </w:rPr>
                </w:rPrChange>
              </w:rPr>
              <w:pPrChange w:id="629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99" w:author="Codex" w:date="2026-10-05T16:32:41.313017+00:00">
                  <w:rPr>
                    <w:bCs w:val="0"/>
                    <w:sz w:val="21"/>
                    <w:szCs w:val="21"/>
                  </w:rPr>
                </w:rPrChange>
              </w:rPr>
              <w:t>1000</w:t>
            </w:r>
          </w:p>
        </w:tc>
      </w:tr>
      <w:tr w:rsidR="007622EE" w14:paraId="51ECD44E"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300" w:author="Codex" w:date="2026-10-05T16:32:41.313017+00:00">
              <w:tcPr>
                <w:tcW w:w="0" w:type="auto"/>
                <w:tcBorders>
                  <w:top w:val="nil"/>
                  <w:left w:val="nil"/>
                  <w:bottom w:val="nil"/>
                  <w:right w:val="nil"/>
                </w:tcBorders>
                <w:tcMar>
                  <w:left w:w="102" w:type="dxa"/>
                  <w:right w:w="102" w:type="dxa"/>
                </w:tcMar>
              </w:tcPr>
            </w:tcPrChange>
          </w:tcPr>
          <w:p w14:paraId="6CFEECD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76" w:author="Codex" w:date="2026-10-05T16:32:41.313017+00:00">
                  <w:rPr>
                    <w:bCs w:val="0"/>
                    <w:sz w:val="21"/>
                    <w:szCs w:val="21"/>
                  </w:rPr>
                </w:rPrChange>
              </w:rPr>
              <w:pPrChange w:id="630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02" w:author="Codex" w:date="2026-10-05T16:32:41.313017+00:00">
                  <w:rPr>
                    <w:bCs w:val="0"/>
                    <w:sz w:val="21"/>
                    <w:szCs w:val="21"/>
                  </w:rPr>
                </w:rPrChange>
              </w:rPr>
              <w:t>AR-P</w:t>
            </w:r>
          </w:p>
        </w:tc>
        <w:tc>
          <w:tcPr>
            <w:tcW w:w="0" w:type="auto"/>
            <w:tcBorders>
              <w:top w:val="nil"/>
              <w:left w:val="nil"/>
              <w:bottom w:val="nil"/>
              <w:right w:val="nil"/>
              <w:insideH w:val="nil"/>
              <w:insideV w:val="nil"/>
            </w:tcBorders>
            <w:tcMar>
              <w:left w:w="102" w:type="dxa"/>
              <w:right w:w="102" w:type="dxa"/>
            </w:tcMar>
            <w:tcPrChange w:id="6303" w:author="Codex" w:date="2026-10-05T16:32:41.313017+00:00">
              <w:tcPr>
                <w:tcW w:w="0" w:type="auto"/>
                <w:tcBorders>
                  <w:top w:val="nil"/>
                  <w:left w:val="nil"/>
                  <w:bottom w:val="nil"/>
                  <w:right w:val="nil"/>
                </w:tcBorders>
                <w:tcMar>
                  <w:left w:w="102" w:type="dxa"/>
                  <w:right w:w="102" w:type="dxa"/>
                </w:tcMar>
              </w:tcPr>
            </w:tcPrChange>
          </w:tcPr>
          <w:p w14:paraId="0AD1899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77" w:author="Codex" w:date="2026-10-05T16:32:41.313017+00:00">
                  <w:rPr>
                    <w:bCs w:val="0"/>
                    <w:sz w:val="21"/>
                    <w:szCs w:val="21"/>
                  </w:rPr>
                </w:rPrChange>
              </w:rPr>
              <w:pPrChange w:id="6304"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305" w:author="Codex" w:date="2026-10-05T16:32:41.313017+00:00">
                  <w:rPr>
                    <w:bCs w:val="0"/>
                    <w:sz w:val="21"/>
                    <w:szCs w:val="21"/>
                  </w:rPr>
                </w:rPrChange>
              </w:rPr>
              <w:t>女性</w:t>
            </w:r>
          </w:p>
        </w:tc>
        <w:tc>
          <w:tcPr>
            <w:tcW w:w="0" w:type="auto"/>
            <w:tcBorders>
              <w:top w:val="nil"/>
              <w:left w:val="nil"/>
              <w:bottom w:val="nil"/>
              <w:right w:val="nil"/>
              <w:insideH w:val="nil"/>
              <w:insideV w:val="nil"/>
            </w:tcBorders>
            <w:tcMar>
              <w:left w:w="102" w:type="dxa"/>
              <w:right w:w="102" w:type="dxa"/>
            </w:tcMar>
            <w:tcPrChange w:id="6306" w:author="Codex" w:date="2026-10-05T16:32:41.313017+00:00">
              <w:tcPr>
                <w:tcW w:w="0" w:type="auto"/>
                <w:tcBorders>
                  <w:top w:val="nil"/>
                  <w:left w:val="nil"/>
                  <w:bottom w:val="nil"/>
                  <w:right w:val="nil"/>
                </w:tcBorders>
                <w:tcMar>
                  <w:left w:w="102" w:type="dxa"/>
                  <w:right w:w="102" w:type="dxa"/>
                </w:tcMar>
              </w:tcPr>
            </w:tcPrChange>
          </w:tcPr>
          <w:p w14:paraId="23974AD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78" w:author="Codex" w:date="2026-10-05T16:32:41.313017+00:00">
                  <w:rPr>
                    <w:bCs w:val="0"/>
                    <w:sz w:val="21"/>
                    <w:szCs w:val="21"/>
                  </w:rPr>
                </w:rPrChange>
              </w:rPr>
              <w:pPrChange w:id="630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08" w:author="Codex" w:date="2026-10-05T16:32:41.313017+00:00">
                  <w:rPr>
                    <w:bCs w:val="0"/>
                    <w:sz w:val="21"/>
                    <w:szCs w:val="21"/>
                  </w:rPr>
                </w:rPrChange>
              </w:rPr>
              <w:t>4165</w:t>
            </w:r>
          </w:p>
        </w:tc>
        <w:tc>
          <w:tcPr>
            <w:tcW w:w="0" w:type="auto"/>
            <w:tcBorders>
              <w:top w:val="nil"/>
              <w:left w:val="nil"/>
              <w:bottom w:val="nil"/>
              <w:right w:val="nil"/>
              <w:insideH w:val="nil"/>
              <w:insideV w:val="nil"/>
            </w:tcBorders>
            <w:tcMar>
              <w:left w:w="102" w:type="dxa"/>
              <w:right w:w="102" w:type="dxa"/>
            </w:tcMar>
            <w:tcPrChange w:id="6309" w:author="Codex" w:date="2026-10-05T16:32:41.313017+00:00">
              <w:tcPr>
                <w:tcW w:w="0" w:type="auto"/>
                <w:tcBorders>
                  <w:top w:val="nil"/>
                  <w:left w:val="nil"/>
                  <w:bottom w:val="nil"/>
                  <w:right w:val="nil"/>
                </w:tcBorders>
                <w:tcMar>
                  <w:left w:w="102" w:type="dxa"/>
                  <w:right w:w="102" w:type="dxa"/>
                </w:tcMar>
              </w:tcPr>
            </w:tcPrChange>
          </w:tcPr>
          <w:p w14:paraId="7E1E87F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79" w:author="Codex" w:date="2026-10-05T16:32:41.313017+00:00">
                  <w:rPr>
                    <w:bCs w:val="0"/>
                    <w:sz w:val="21"/>
                    <w:szCs w:val="21"/>
                  </w:rPr>
                </w:rPrChange>
              </w:rPr>
              <w:pPrChange w:id="631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11" w:author="Codex" w:date="2026-10-05T16:32:41.313017+00:00">
                  <w:rPr>
                    <w:bCs w:val="0"/>
                    <w:sz w:val="21"/>
                    <w:szCs w:val="21"/>
                  </w:rPr>
                </w:rPrChange>
              </w:rPr>
              <w:t>1816</w:t>
            </w:r>
          </w:p>
        </w:tc>
        <w:tc>
          <w:tcPr>
            <w:tcW w:w="0" w:type="auto"/>
            <w:tcBorders>
              <w:top w:val="nil"/>
              <w:left w:val="nil"/>
              <w:bottom w:val="nil"/>
              <w:right w:val="nil"/>
              <w:insideH w:val="nil"/>
              <w:insideV w:val="nil"/>
            </w:tcBorders>
            <w:tcMar>
              <w:left w:w="102" w:type="dxa"/>
              <w:right w:w="102" w:type="dxa"/>
            </w:tcMar>
            <w:tcPrChange w:id="6312" w:author="Codex" w:date="2026-10-05T16:32:41.313017+00:00">
              <w:tcPr>
                <w:tcW w:w="0" w:type="auto"/>
                <w:tcBorders>
                  <w:top w:val="nil"/>
                  <w:left w:val="nil"/>
                  <w:bottom w:val="nil"/>
                  <w:right w:val="nil"/>
                </w:tcBorders>
                <w:tcMar>
                  <w:left w:w="102" w:type="dxa"/>
                  <w:right w:w="102" w:type="dxa"/>
                </w:tcMar>
              </w:tcPr>
            </w:tcPrChange>
          </w:tcPr>
          <w:p w14:paraId="745336F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80" w:author="Codex" w:date="2026-10-05T16:32:41.313017+00:00">
                  <w:rPr>
                    <w:bCs w:val="0"/>
                    <w:sz w:val="21"/>
                    <w:szCs w:val="21"/>
                  </w:rPr>
                </w:rPrChange>
              </w:rPr>
              <w:pPrChange w:id="631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14" w:author="Codex" w:date="2026-10-05T16:32:41.313017+00:00">
                  <w:rPr>
                    <w:bCs w:val="0"/>
                    <w:sz w:val="21"/>
                    <w:szCs w:val="21"/>
                  </w:rPr>
                </w:rPrChange>
              </w:rPr>
              <w:t>1.0007</w:t>
            </w:r>
            <w:r>
              <w:rPr>
                <w:rFonts w:ascii="Times New Roman" w:hAnsi="Times New Roman" w:cs="Times New Roman" w:eastAsia="SimSun"/>
                <w:b w:val="0"/>
                <w:bCs w:val="0"/>
                <w:sz w:val="21"/>
                <w:szCs w:val="21"/>
                <w:rPrChange w:id="6315" w:author="Codex" w:date="2026-10-05T16:32:41.313017+00:00">
                  <w:rPr>
                    <w:bCs w:val="0"/>
                    <w:sz w:val="21"/>
                    <w:szCs w:val="21"/>
                  </w:rPr>
                </w:rPrChange>
              </w:rPr>
              <w:t>（</w:t>
            </w:r>
            <w:r>
              <w:rPr>
                <w:rFonts w:ascii="Times New Roman" w:hAnsi="Times New Roman" w:cs="Times New Roman" w:eastAsia="SimSun"/>
                <w:b w:val="0"/>
                <w:bCs w:val="0"/>
                <w:sz w:val="21"/>
                <w:szCs w:val="21"/>
                <w:rPrChange w:id="6316" w:author="Codex" w:date="2026-10-05T16:32:41.313017+00:00">
                  <w:rPr>
                    <w:bCs w:val="0"/>
                    <w:sz w:val="21"/>
                    <w:szCs w:val="21"/>
                  </w:rPr>
                </w:rPrChange>
              </w:rPr>
              <w:t>0.9947</w:t>
            </w:r>
            <w:r>
              <w:rPr>
                <w:rFonts w:ascii="Times New Roman" w:hAnsi="Times New Roman" w:cs="Times New Roman" w:eastAsia="SimSun"/>
                <w:b w:val="0"/>
                <w:bCs w:val="0"/>
                <w:sz w:val="21"/>
                <w:szCs w:val="21"/>
                <w:rPrChange w:id="6317" w:author="Codex" w:date="2026-10-05T16:32:41.313017+00:00">
                  <w:rPr>
                    <w:bCs w:val="0"/>
                    <w:sz w:val="21"/>
                    <w:szCs w:val="21"/>
                  </w:rPr>
                </w:rPrChange>
              </w:rPr>
              <w:t>，</w:t>
            </w:r>
            <w:r>
              <w:rPr>
                <w:rFonts w:ascii="Times New Roman" w:hAnsi="Times New Roman" w:cs="Times New Roman" w:eastAsia="SimSun"/>
                <w:b w:val="0"/>
                <w:bCs w:val="0"/>
                <w:sz w:val="21"/>
                <w:szCs w:val="21"/>
                <w:rPrChange w:id="6318" w:author="Codex" w:date="2026-10-05T16:32:41.313017+00:00">
                  <w:rPr>
                    <w:bCs w:val="0"/>
                    <w:sz w:val="21"/>
                    <w:szCs w:val="21"/>
                  </w:rPr>
                </w:rPrChange>
              </w:rPr>
              <w:t>1.0084</w:t>
            </w:r>
            <w:r>
              <w:rPr>
                <w:rFonts w:ascii="Times New Roman" w:hAnsi="Times New Roman" w:cs="Times New Roman" w:eastAsia="SimSun"/>
                <w:b w:val="0"/>
                <w:bCs w:val="0"/>
                <w:sz w:val="21"/>
                <w:szCs w:val="21"/>
                <w:rPrChange w:id="631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320" w:author="Codex" w:date="2026-10-05T16:32:41.313017+00:00">
              <w:tcPr>
                <w:tcW w:w="0" w:type="auto"/>
                <w:tcBorders>
                  <w:top w:val="nil"/>
                  <w:left w:val="nil"/>
                  <w:bottom w:val="nil"/>
                  <w:right w:val="nil"/>
                </w:tcBorders>
                <w:tcMar>
                  <w:left w:w="102" w:type="dxa"/>
                  <w:right w:w="102" w:type="dxa"/>
                </w:tcMar>
              </w:tcPr>
            </w:tcPrChange>
          </w:tcPr>
          <w:p w14:paraId="376FB38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81" w:author="Codex" w:date="2026-10-05T16:32:41.313017+00:00">
                  <w:rPr>
                    <w:bCs w:val="0"/>
                    <w:sz w:val="21"/>
                    <w:szCs w:val="21"/>
                  </w:rPr>
                </w:rPrChange>
              </w:rPr>
              <w:pPrChange w:id="632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22" w:author="Codex" w:date="2026-10-05T16:32:41.313017+00:00">
                  <w:rPr>
                    <w:bCs w:val="0"/>
                    <w:sz w:val="21"/>
                    <w:szCs w:val="21"/>
                  </w:rPr>
                </w:rPrChange>
              </w:rPr>
              <w:t>0.199</w:t>
            </w:r>
            <w:r>
              <w:rPr>
                <w:rFonts w:ascii="Times New Roman" w:hAnsi="Times New Roman" w:cs="Times New Roman" w:eastAsia="SimSun"/>
                <w:b w:val="0"/>
                <w:bCs w:val="0"/>
                <w:sz w:val="21"/>
                <w:szCs w:val="21"/>
                <w:rPrChange w:id="6323" w:author="Codex" w:date="2026-10-05T16:32:41.313017+00:00">
                  <w:rPr>
                    <w:bCs w:val="0"/>
                    <w:sz w:val="21"/>
                    <w:szCs w:val="21"/>
                  </w:rPr>
                </w:rPrChange>
              </w:rPr>
              <w:t>（</w:t>
            </w:r>
            <w:r>
              <w:rPr>
                <w:rFonts w:ascii="Times New Roman" w:hAnsi="Times New Roman" w:cs="Times New Roman" w:eastAsia="SimSun"/>
                <w:b w:val="0"/>
                <w:bCs w:val="0"/>
                <w:sz w:val="21"/>
                <w:szCs w:val="21"/>
                <w:rPrChange w:id="6324" w:author="Codex" w:date="2026-10-05T16:32:41.313017+00:00">
                  <w:rPr>
                    <w:bCs w:val="0"/>
                    <w:sz w:val="21"/>
                    <w:szCs w:val="21"/>
                  </w:rPr>
                </w:rPrChange>
              </w:rPr>
              <w:t>-0.232</w:t>
            </w:r>
            <w:r>
              <w:rPr>
                <w:rFonts w:ascii="Times New Roman" w:hAnsi="Times New Roman" w:cs="Times New Roman" w:eastAsia="SimSun"/>
                <w:b w:val="0"/>
                <w:bCs w:val="0"/>
                <w:sz w:val="21"/>
                <w:szCs w:val="21"/>
                <w:rPrChange w:id="6325" w:author="Codex" w:date="2026-10-05T16:32:41.313017+00:00">
                  <w:rPr>
                    <w:bCs w:val="0"/>
                    <w:sz w:val="21"/>
                    <w:szCs w:val="21"/>
                  </w:rPr>
                </w:rPrChange>
              </w:rPr>
              <w:t>，</w:t>
            </w:r>
            <w:r>
              <w:rPr>
                <w:rFonts w:ascii="Times New Roman" w:hAnsi="Times New Roman" w:cs="Times New Roman" w:eastAsia="SimSun"/>
                <w:b w:val="0"/>
                <w:bCs w:val="0"/>
                <w:sz w:val="21"/>
                <w:szCs w:val="21"/>
                <w:rPrChange w:id="6326" w:author="Codex" w:date="2026-10-05T16:32:41.313017+00:00">
                  <w:rPr>
                    <w:bCs w:val="0"/>
                    <w:sz w:val="21"/>
                    <w:szCs w:val="21"/>
                  </w:rPr>
                </w:rPrChange>
              </w:rPr>
              <w:t>0.788</w:t>
            </w:r>
            <w:r>
              <w:rPr>
                <w:rFonts w:ascii="Times New Roman" w:hAnsi="Times New Roman" w:cs="Times New Roman" w:eastAsia="SimSun"/>
                <w:b w:val="0"/>
                <w:bCs w:val="0"/>
                <w:sz w:val="21"/>
                <w:szCs w:val="21"/>
                <w:rPrChange w:id="6327"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328" w:author="Codex" w:date="2026-10-05T16:32:41.313017+00:00">
              <w:tcPr>
                <w:tcW w:w="0" w:type="auto"/>
                <w:tcBorders>
                  <w:top w:val="nil"/>
                  <w:left w:val="nil"/>
                  <w:bottom w:val="nil"/>
                  <w:right w:val="nil"/>
                </w:tcBorders>
                <w:tcMar>
                  <w:left w:w="102" w:type="dxa"/>
                  <w:right w:w="102" w:type="dxa"/>
                </w:tcMar>
              </w:tcPr>
            </w:tcPrChange>
          </w:tcPr>
          <w:p w14:paraId="53467B1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82" w:author="Codex" w:date="2026-10-05T16:32:41.313017+00:00">
                  <w:rPr>
                    <w:bCs w:val="0"/>
                    <w:sz w:val="21"/>
                    <w:szCs w:val="21"/>
                  </w:rPr>
                </w:rPrChange>
              </w:rPr>
              <w:pPrChange w:id="632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30" w:author="Codex" w:date="2026-10-05T16:32:41.313017+00:00">
                  <w:rPr>
                    <w:bCs w:val="0"/>
                    <w:sz w:val="21"/>
                    <w:szCs w:val="21"/>
                  </w:rPr>
                </w:rPrChange>
              </w:rPr>
              <w:t>1000</w:t>
            </w:r>
          </w:p>
        </w:tc>
      </w:tr>
      <w:tr w:rsidR="007622EE" w14:paraId="6CB3E52A"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331" w:author="Codex" w:date="2026-10-05T16:32:41.313017+00:00">
              <w:tcPr>
                <w:tcW w:w="0" w:type="auto"/>
                <w:tcBorders>
                  <w:top w:val="nil"/>
                  <w:left w:val="nil"/>
                  <w:bottom w:val="nil"/>
                  <w:right w:val="nil"/>
                </w:tcBorders>
                <w:tcMar>
                  <w:left w:w="102" w:type="dxa"/>
                  <w:right w:w="102" w:type="dxa"/>
                </w:tcMar>
              </w:tcPr>
            </w:tcPrChange>
          </w:tcPr>
          <w:p w14:paraId="0599A1F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83" w:author="Codex" w:date="2026-10-05T16:32:41.313017+00:00">
                  <w:rPr>
                    <w:bCs w:val="0"/>
                    <w:sz w:val="21"/>
                    <w:szCs w:val="21"/>
                  </w:rPr>
                </w:rPrChange>
              </w:rPr>
              <w:pPrChange w:id="633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33" w:author="Codex" w:date="2026-10-05T16:32:41.313017+00:00">
                  <w:rPr>
                    <w:bCs w:val="0"/>
                    <w:sz w:val="21"/>
                    <w:szCs w:val="21"/>
                  </w:rPr>
                </w:rPrChange>
              </w:rPr>
              <w:t>AR-P</w:t>
            </w:r>
          </w:p>
        </w:tc>
        <w:tc>
          <w:tcPr>
            <w:tcW w:w="0" w:type="auto"/>
            <w:tcBorders>
              <w:top w:val="nil"/>
              <w:left w:val="nil"/>
              <w:bottom w:val="nil"/>
              <w:right w:val="nil"/>
              <w:insideH w:val="nil"/>
              <w:insideV w:val="nil"/>
            </w:tcBorders>
            <w:tcMar>
              <w:left w:w="102" w:type="dxa"/>
              <w:right w:w="102" w:type="dxa"/>
            </w:tcMar>
            <w:tcPrChange w:id="6334" w:author="Codex" w:date="2026-10-05T16:32:41.313017+00:00">
              <w:tcPr>
                <w:tcW w:w="0" w:type="auto"/>
                <w:tcBorders>
                  <w:top w:val="nil"/>
                  <w:left w:val="nil"/>
                  <w:bottom w:val="nil"/>
                  <w:right w:val="nil"/>
                </w:tcBorders>
                <w:tcMar>
                  <w:left w:w="102" w:type="dxa"/>
                  <w:right w:w="102" w:type="dxa"/>
                </w:tcMar>
              </w:tcPr>
            </w:tcPrChange>
          </w:tcPr>
          <w:p w14:paraId="71E703E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84" w:author="Codex" w:date="2026-10-05T16:32:41.313017+00:00">
                  <w:rPr>
                    <w:bCs w:val="0"/>
                    <w:sz w:val="21"/>
                    <w:szCs w:val="21"/>
                  </w:rPr>
                </w:rPrChange>
              </w:rPr>
              <w:pPrChange w:id="6335"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336" w:author="Codex" w:date="2026-10-05T16:32:41.313017+00:00">
                  <w:rPr>
                    <w:bCs w:val="0"/>
                    <w:sz w:val="21"/>
                    <w:szCs w:val="21"/>
                  </w:rPr>
                </w:rPrChange>
              </w:rPr>
              <w:t>男性</w:t>
            </w:r>
          </w:p>
        </w:tc>
        <w:tc>
          <w:tcPr>
            <w:tcW w:w="0" w:type="auto"/>
            <w:tcBorders>
              <w:top w:val="nil"/>
              <w:left w:val="nil"/>
              <w:bottom w:val="nil"/>
              <w:right w:val="nil"/>
              <w:insideH w:val="nil"/>
              <w:insideV w:val="nil"/>
            </w:tcBorders>
            <w:tcMar>
              <w:left w:w="102" w:type="dxa"/>
              <w:right w:w="102" w:type="dxa"/>
            </w:tcMar>
            <w:tcPrChange w:id="6337" w:author="Codex" w:date="2026-10-05T16:32:41.313017+00:00">
              <w:tcPr>
                <w:tcW w:w="0" w:type="auto"/>
                <w:tcBorders>
                  <w:top w:val="nil"/>
                  <w:left w:val="nil"/>
                  <w:bottom w:val="nil"/>
                  <w:right w:val="nil"/>
                </w:tcBorders>
                <w:tcMar>
                  <w:left w:w="102" w:type="dxa"/>
                  <w:right w:w="102" w:type="dxa"/>
                </w:tcMar>
              </w:tcPr>
            </w:tcPrChange>
          </w:tcPr>
          <w:p w14:paraId="468C9A5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85" w:author="Codex" w:date="2026-10-05T16:32:41.313017+00:00">
                  <w:rPr>
                    <w:bCs w:val="0"/>
                    <w:sz w:val="21"/>
                    <w:szCs w:val="21"/>
                  </w:rPr>
                </w:rPrChange>
              </w:rPr>
              <w:pPrChange w:id="633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39" w:author="Codex" w:date="2026-10-05T16:32:41.313017+00:00">
                  <w:rPr>
                    <w:bCs w:val="0"/>
                    <w:sz w:val="21"/>
                    <w:szCs w:val="21"/>
                  </w:rPr>
                </w:rPrChange>
              </w:rPr>
              <w:t>5639</w:t>
            </w:r>
          </w:p>
        </w:tc>
        <w:tc>
          <w:tcPr>
            <w:tcW w:w="0" w:type="auto"/>
            <w:tcBorders>
              <w:top w:val="nil"/>
              <w:left w:val="nil"/>
              <w:bottom w:val="nil"/>
              <w:right w:val="nil"/>
              <w:insideH w:val="nil"/>
              <w:insideV w:val="nil"/>
            </w:tcBorders>
            <w:tcMar>
              <w:left w:w="102" w:type="dxa"/>
              <w:right w:w="102" w:type="dxa"/>
            </w:tcMar>
            <w:tcPrChange w:id="6340" w:author="Codex" w:date="2026-10-05T16:32:41.313017+00:00">
              <w:tcPr>
                <w:tcW w:w="0" w:type="auto"/>
                <w:tcBorders>
                  <w:top w:val="nil"/>
                  <w:left w:val="nil"/>
                  <w:bottom w:val="nil"/>
                  <w:right w:val="nil"/>
                </w:tcBorders>
                <w:tcMar>
                  <w:left w:w="102" w:type="dxa"/>
                  <w:right w:w="102" w:type="dxa"/>
                </w:tcMar>
              </w:tcPr>
            </w:tcPrChange>
          </w:tcPr>
          <w:p w14:paraId="1B09E01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86" w:author="Codex" w:date="2026-10-05T16:32:41.313017+00:00">
                  <w:rPr>
                    <w:bCs w:val="0"/>
                    <w:sz w:val="21"/>
                    <w:szCs w:val="21"/>
                  </w:rPr>
                </w:rPrChange>
              </w:rPr>
              <w:pPrChange w:id="634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42" w:author="Codex" w:date="2026-10-05T16:32:41.313017+00:00">
                  <w:rPr>
                    <w:bCs w:val="0"/>
                    <w:sz w:val="21"/>
                    <w:szCs w:val="21"/>
                  </w:rPr>
                </w:rPrChange>
              </w:rPr>
              <w:t>2232</w:t>
            </w:r>
          </w:p>
        </w:tc>
        <w:tc>
          <w:tcPr>
            <w:tcW w:w="0" w:type="auto"/>
            <w:tcBorders>
              <w:top w:val="nil"/>
              <w:left w:val="nil"/>
              <w:bottom w:val="nil"/>
              <w:right w:val="nil"/>
              <w:insideH w:val="nil"/>
              <w:insideV w:val="nil"/>
            </w:tcBorders>
            <w:tcMar>
              <w:left w:w="102" w:type="dxa"/>
              <w:right w:w="102" w:type="dxa"/>
            </w:tcMar>
            <w:tcPrChange w:id="6343" w:author="Codex" w:date="2026-10-05T16:32:41.313017+00:00">
              <w:tcPr>
                <w:tcW w:w="0" w:type="auto"/>
                <w:tcBorders>
                  <w:top w:val="nil"/>
                  <w:left w:val="nil"/>
                  <w:bottom w:val="nil"/>
                  <w:right w:val="nil"/>
                </w:tcBorders>
                <w:tcMar>
                  <w:left w:w="102" w:type="dxa"/>
                  <w:right w:w="102" w:type="dxa"/>
                </w:tcMar>
              </w:tcPr>
            </w:tcPrChange>
          </w:tcPr>
          <w:p w14:paraId="64E675B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87" w:author="Codex" w:date="2026-10-05T16:32:41.313017+00:00">
                  <w:rPr>
                    <w:bCs w:val="0"/>
                    <w:sz w:val="21"/>
                    <w:szCs w:val="21"/>
                  </w:rPr>
                </w:rPrChange>
              </w:rPr>
              <w:pPrChange w:id="634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45" w:author="Codex" w:date="2026-10-05T16:32:41.313017+00:00">
                  <w:rPr>
                    <w:bCs w:val="0"/>
                    <w:sz w:val="21"/>
                    <w:szCs w:val="21"/>
                  </w:rPr>
                </w:rPrChange>
              </w:rPr>
              <w:t>0.9987</w:t>
            </w:r>
            <w:r>
              <w:rPr>
                <w:rFonts w:ascii="Times New Roman" w:hAnsi="Times New Roman" w:cs="Times New Roman" w:eastAsia="SimSun"/>
                <w:b w:val="0"/>
                <w:bCs w:val="0"/>
                <w:sz w:val="21"/>
                <w:szCs w:val="21"/>
                <w:rPrChange w:id="6346" w:author="Codex" w:date="2026-10-05T16:32:41.313017+00:00">
                  <w:rPr>
                    <w:bCs w:val="0"/>
                    <w:sz w:val="21"/>
                    <w:szCs w:val="21"/>
                  </w:rPr>
                </w:rPrChange>
              </w:rPr>
              <w:t>（</w:t>
            </w:r>
            <w:r>
              <w:rPr>
                <w:rFonts w:ascii="Times New Roman" w:hAnsi="Times New Roman" w:cs="Times New Roman" w:eastAsia="SimSun"/>
                <w:b w:val="0"/>
                <w:bCs w:val="0"/>
                <w:sz w:val="21"/>
                <w:szCs w:val="21"/>
                <w:rPrChange w:id="6347" w:author="Codex" w:date="2026-10-05T16:32:41.313017+00:00">
                  <w:rPr>
                    <w:bCs w:val="0"/>
                    <w:sz w:val="21"/>
                    <w:szCs w:val="21"/>
                  </w:rPr>
                </w:rPrChange>
              </w:rPr>
              <w:t>0.9891</w:t>
            </w:r>
            <w:r>
              <w:rPr>
                <w:rFonts w:ascii="Times New Roman" w:hAnsi="Times New Roman" w:cs="Times New Roman" w:eastAsia="SimSun"/>
                <w:b w:val="0"/>
                <w:bCs w:val="0"/>
                <w:sz w:val="21"/>
                <w:szCs w:val="21"/>
                <w:rPrChange w:id="6348" w:author="Codex" w:date="2026-10-05T16:32:41.313017+00:00">
                  <w:rPr>
                    <w:bCs w:val="0"/>
                    <w:sz w:val="21"/>
                    <w:szCs w:val="21"/>
                  </w:rPr>
                </w:rPrChange>
              </w:rPr>
              <w:t>，</w:t>
            </w:r>
            <w:r>
              <w:rPr>
                <w:rFonts w:ascii="Times New Roman" w:hAnsi="Times New Roman" w:cs="Times New Roman" w:eastAsia="SimSun"/>
                <w:b w:val="0"/>
                <w:bCs w:val="0"/>
                <w:sz w:val="21"/>
                <w:szCs w:val="21"/>
                <w:rPrChange w:id="6349" w:author="Codex" w:date="2026-10-05T16:32:41.313017+00:00">
                  <w:rPr>
                    <w:bCs w:val="0"/>
                    <w:sz w:val="21"/>
                    <w:szCs w:val="21"/>
                  </w:rPr>
                </w:rPrChange>
              </w:rPr>
              <w:t>1.0128</w:t>
            </w:r>
            <w:r>
              <w:rPr>
                <w:rFonts w:ascii="Times New Roman" w:hAnsi="Times New Roman" w:cs="Times New Roman" w:eastAsia="SimSun"/>
                <w:b w:val="0"/>
                <w:bCs w:val="0"/>
                <w:sz w:val="21"/>
                <w:szCs w:val="21"/>
                <w:rPrChange w:id="635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351" w:author="Codex" w:date="2026-10-05T16:32:41.313017+00:00">
              <w:tcPr>
                <w:tcW w:w="0" w:type="auto"/>
                <w:tcBorders>
                  <w:top w:val="nil"/>
                  <w:left w:val="nil"/>
                  <w:bottom w:val="nil"/>
                  <w:right w:val="nil"/>
                </w:tcBorders>
                <w:tcMar>
                  <w:left w:w="102" w:type="dxa"/>
                  <w:right w:w="102" w:type="dxa"/>
                </w:tcMar>
              </w:tcPr>
            </w:tcPrChange>
          </w:tcPr>
          <w:p w14:paraId="783F09D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88" w:author="Codex" w:date="2026-10-05T16:32:41.313017+00:00">
                  <w:rPr>
                    <w:bCs w:val="0"/>
                    <w:sz w:val="21"/>
                    <w:szCs w:val="21"/>
                  </w:rPr>
                </w:rPrChange>
              </w:rPr>
              <w:pPrChange w:id="635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53" w:author="Codex" w:date="2026-10-05T16:32:41.313017+00:00">
                  <w:rPr>
                    <w:bCs w:val="0"/>
                    <w:sz w:val="21"/>
                    <w:szCs w:val="21"/>
                  </w:rPr>
                </w:rPrChange>
              </w:rPr>
              <w:t>0.513</w:t>
            </w:r>
            <w:r>
              <w:rPr>
                <w:rFonts w:ascii="Times New Roman" w:hAnsi="Times New Roman" w:cs="Times New Roman" w:eastAsia="SimSun"/>
                <w:b w:val="0"/>
                <w:bCs w:val="0"/>
                <w:sz w:val="21"/>
                <w:szCs w:val="21"/>
                <w:rPrChange w:id="6354" w:author="Codex" w:date="2026-10-05T16:32:41.313017+00:00">
                  <w:rPr>
                    <w:bCs w:val="0"/>
                    <w:sz w:val="21"/>
                    <w:szCs w:val="21"/>
                  </w:rPr>
                </w:rPrChange>
              </w:rPr>
              <w:t>（</w:t>
            </w:r>
            <w:r>
              <w:rPr>
                <w:rFonts w:ascii="Times New Roman" w:hAnsi="Times New Roman" w:cs="Times New Roman" w:eastAsia="SimSun"/>
                <w:b w:val="0"/>
                <w:bCs w:val="0"/>
                <w:sz w:val="21"/>
                <w:szCs w:val="21"/>
                <w:rPrChange w:id="6355" w:author="Codex" w:date="2026-10-05T16:32:41.313017+00:00">
                  <w:rPr>
                    <w:bCs w:val="0"/>
                    <w:sz w:val="21"/>
                    <w:szCs w:val="21"/>
                  </w:rPr>
                </w:rPrChange>
              </w:rPr>
              <w:t>-0.004</w:t>
            </w:r>
            <w:r>
              <w:rPr>
                <w:rFonts w:ascii="Times New Roman" w:hAnsi="Times New Roman" w:cs="Times New Roman" w:eastAsia="SimSun"/>
                <w:b w:val="0"/>
                <w:bCs w:val="0"/>
                <w:sz w:val="21"/>
                <w:szCs w:val="21"/>
                <w:rPrChange w:id="6356" w:author="Codex" w:date="2026-10-05T16:32:41.313017+00:00">
                  <w:rPr>
                    <w:bCs w:val="0"/>
                    <w:sz w:val="21"/>
                    <w:szCs w:val="21"/>
                  </w:rPr>
                </w:rPrChange>
              </w:rPr>
              <w:t>，</w:t>
            </w:r>
            <w:r>
              <w:rPr>
                <w:rFonts w:ascii="Times New Roman" w:hAnsi="Times New Roman" w:cs="Times New Roman" w:eastAsia="SimSun"/>
                <w:b w:val="0"/>
                <w:bCs w:val="0"/>
                <w:sz w:val="21"/>
                <w:szCs w:val="21"/>
                <w:rPrChange w:id="6357" w:author="Codex" w:date="2026-10-05T16:32:41.313017+00:00">
                  <w:rPr>
                    <w:bCs w:val="0"/>
                    <w:sz w:val="21"/>
                    <w:szCs w:val="21"/>
                  </w:rPr>
                </w:rPrChange>
              </w:rPr>
              <w:t>1.314</w:t>
            </w:r>
            <w:r>
              <w:rPr>
                <w:rFonts w:ascii="Times New Roman" w:hAnsi="Times New Roman" w:cs="Times New Roman" w:eastAsia="SimSun"/>
                <w:b w:val="0"/>
                <w:bCs w:val="0"/>
                <w:sz w:val="21"/>
                <w:szCs w:val="21"/>
                <w:rPrChange w:id="635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359" w:author="Codex" w:date="2026-10-05T16:32:41.313017+00:00">
              <w:tcPr>
                <w:tcW w:w="0" w:type="auto"/>
                <w:tcBorders>
                  <w:top w:val="nil"/>
                  <w:left w:val="nil"/>
                  <w:bottom w:val="nil"/>
                  <w:right w:val="nil"/>
                </w:tcBorders>
                <w:tcMar>
                  <w:left w:w="102" w:type="dxa"/>
                  <w:right w:w="102" w:type="dxa"/>
                </w:tcMar>
              </w:tcPr>
            </w:tcPrChange>
          </w:tcPr>
          <w:p w14:paraId="2569F39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89" w:author="Codex" w:date="2026-10-05T16:32:41.313017+00:00">
                  <w:rPr>
                    <w:bCs w:val="0"/>
                    <w:sz w:val="21"/>
                    <w:szCs w:val="21"/>
                  </w:rPr>
                </w:rPrChange>
              </w:rPr>
              <w:pPrChange w:id="636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61" w:author="Codex" w:date="2026-10-05T16:32:41.313017+00:00">
                  <w:rPr>
                    <w:bCs w:val="0"/>
                    <w:sz w:val="21"/>
                    <w:szCs w:val="21"/>
                  </w:rPr>
                </w:rPrChange>
              </w:rPr>
              <w:t>1000</w:t>
            </w:r>
          </w:p>
        </w:tc>
      </w:tr>
      <w:tr w:rsidR="007622EE" w14:paraId="36629EED"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362" w:author="Codex" w:date="2026-10-05T16:32:41.313017+00:00">
              <w:tcPr>
                <w:tcW w:w="0" w:type="auto"/>
                <w:tcBorders>
                  <w:top w:val="nil"/>
                  <w:left w:val="nil"/>
                  <w:bottom w:val="nil"/>
                  <w:right w:val="nil"/>
                </w:tcBorders>
                <w:tcMar>
                  <w:left w:w="102" w:type="dxa"/>
                  <w:right w:w="102" w:type="dxa"/>
                </w:tcMar>
              </w:tcPr>
            </w:tcPrChange>
          </w:tcPr>
          <w:p w14:paraId="4C6B64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90" w:author="Codex" w:date="2026-10-05T16:32:41.313017+00:00">
                  <w:rPr>
                    <w:bCs w:val="0"/>
                    <w:sz w:val="21"/>
                    <w:szCs w:val="21"/>
                  </w:rPr>
                </w:rPrChange>
              </w:rPr>
              <w:pPrChange w:id="636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64" w:author="Codex" w:date="2026-10-05T16:32:41.313017+00:00">
                  <w:rPr>
                    <w:bCs w:val="0"/>
                    <w:sz w:val="21"/>
                    <w:szCs w:val="21"/>
                  </w:rPr>
                </w:rPrChange>
              </w:rPr>
              <w:t>RA-S</w:t>
            </w:r>
          </w:p>
        </w:tc>
        <w:tc>
          <w:tcPr>
            <w:tcW w:w="0" w:type="auto"/>
            <w:tcBorders>
              <w:top w:val="nil"/>
              <w:left w:val="nil"/>
              <w:bottom w:val="nil"/>
              <w:right w:val="nil"/>
              <w:insideH w:val="nil"/>
              <w:insideV w:val="nil"/>
            </w:tcBorders>
            <w:tcMar>
              <w:left w:w="102" w:type="dxa"/>
              <w:right w:w="102" w:type="dxa"/>
            </w:tcMar>
            <w:tcPrChange w:id="6365" w:author="Codex" w:date="2026-10-05T16:32:41.313017+00:00">
              <w:tcPr>
                <w:tcW w:w="0" w:type="auto"/>
                <w:tcBorders>
                  <w:top w:val="nil"/>
                  <w:left w:val="nil"/>
                  <w:bottom w:val="nil"/>
                  <w:right w:val="nil"/>
                </w:tcBorders>
                <w:tcMar>
                  <w:left w:w="102" w:type="dxa"/>
                  <w:right w:w="102" w:type="dxa"/>
                </w:tcMar>
              </w:tcPr>
            </w:tcPrChange>
          </w:tcPr>
          <w:p w14:paraId="4EF2165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91" w:author="Codex" w:date="2026-10-05T16:32:41.313017+00:00">
                  <w:rPr>
                    <w:bCs w:val="0"/>
                    <w:sz w:val="21"/>
                    <w:szCs w:val="21"/>
                  </w:rPr>
                </w:rPrChange>
              </w:rPr>
              <w:pPrChange w:id="6366"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367" w:author="Codex" w:date="2026-10-05T16:32:41.313017+00:00">
                  <w:rPr>
                    <w:bCs w:val="0"/>
                    <w:sz w:val="21"/>
                    <w:szCs w:val="21"/>
                  </w:rPr>
                </w:rPrChange>
              </w:rPr>
              <w:t>女性</w:t>
            </w:r>
          </w:p>
        </w:tc>
        <w:tc>
          <w:tcPr>
            <w:tcW w:w="0" w:type="auto"/>
            <w:tcBorders>
              <w:top w:val="nil"/>
              <w:left w:val="nil"/>
              <w:bottom w:val="nil"/>
              <w:right w:val="nil"/>
              <w:insideH w:val="nil"/>
              <w:insideV w:val="nil"/>
            </w:tcBorders>
            <w:tcMar>
              <w:left w:w="102" w:type="dxa"/>
              <w:right w:w="102" w:type="dxa"/>
            </w:tcMar>
            <w:tcPrChange w:id="6368" w:author="Codex" w:date="2026-10-05T16:32:41.313017+00:00">
              <w:tcPr>
                <w:tcW w:w="0" w:type="auto"/>
                <w:tcBorders>
                  <w:top w:val="nil"/>
                  <w:left w:val="nil"/>
                  <w:bottom w:val="nil"/>
                  <w:right w:val="nil"/>
                </w:tcBorders>
                <w:tcMar>
                  <w:left w:w="102" w:type="dxa"/>
                  <w:right w:w="102" w:type="dxa"/>
                </w:tcMar>
              </w:tcPr>
            </w:tcPrChange>
          </w:tcPr>
          <w:p w14:paraId="384EC8D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92" w:author="Codex" w:date="2026-10-05T16:32:41.313017+00:00">
                  <w:rPr>
                    <w:bCs w:val="0"/>
                    <w:sz w:val="21"/>
                    <w:szCs w:val="21"/>
                  </w:rPr>
                </w:rPrChange>
              </w:rPr>
              <w:pPrChange w:id="636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70" w:author="Codex" w:date="2026-10-05T16:32:41.313017+00:00">
                  <w:rPr>
                    <w:bCs w:val="0"/>
                    <w:sz w:val="21"/>
                    <w:szCs w:val="21"/>
                  </w:rPr>
                </w:rPrChange>
              </w:rPr>
              <w:t>2109</w:t>
            </w:r>
          </w:p>
        </w:tc>
        <w:tc>
          <w:tcPr>
            <w:tcW w:w="0" w:type="auto"/>
            <w:tcBorders>
              <w:top w:val="nil"/>
              <w:left w:val="nil"/>
              <w:bottom w:val="nil"/>
              <w:right w:val="nil"/>
              <w:insideH w:val="nil"/>
              <w:insideV w:val="nil"/>
            </w:tcBorders>
            <w:tcMar>
              <w:left w:w="102" w:type="dxa"/>
              <w:right w:w="102" w:type="dxa"/>
            </w:tcMar>
            <w:tcPrChange w:id="6371" w:author="Codex" w:date="2026-10-05T16:32:41.313017+00:00">
              <w:tcPr>
                <w:tcW w:w="0" w:type="auto"/>
                <w:tcBorders>
                  <w:top w:val="nil"/>
                  <w:left w:val="nil"/>
                  <w:bottom w:val="nil"/>
                  <w:right w:val="nil"/>
                </w:tcBorders>
                <w:tcMar>
                  <w:left w:w="102" w:type="dxa"/>
                  <w:right w:w="102" w:type="dxa"/>
                </w:tcMar>
              </w:tcPr>
            </w:tcPrChange>
          </w:tcPr>
          <w:p w14:paraId="417BA86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93" w:author="Codex" w:date="2026-10-05T16:32:41.313017+00:00">
                  <w:rPr>
                    <w:bCs w:val="0"/>
                    <w:sz w:val="21"/>
                    <w:szCs w:val="21"/>
                  </w:rPr>
                </w:rPrChange>
              </w:rPr>
              <w:pPrChange w:id="637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73" w:author="Codex" w:date="2026-10-05T16:32:41.313017+00:00">
                  <w:rPr>
                    <w:bCs w:val="0"/>
                    <w:sz w:val="21"/>
                    <w:szCs w:val="21"/>
                  </w:rPr>
                </w:rPrChange>
              </w:rPr>
              <w:t>1043</w:t>
            </w:r>
          </w:p>
        </w:tc>
        <w:tc>
          <w:tcPr>
            <w:tcW w:w="0" w:type="auto"/>
            <w:tcBorders>
              <w:top w:val="nil"/>
              <w:left w:val="nil"/>
              <w:bottom w:val="nil"/>
              <w:right w:val="nil"/>
              <w:insideH w:val="nil"/>
              <w:insideV w:val="nil"/>
            </w:tcBorders>
            <w:tcMar>
              <w:left w:w="102" w:type="dxa"/>
              <w:right w:w="102" w:type="dxa"/>
            </w:tcMar>
            <w:tcPrChange w:id="6374" w:author="Codex" w:date="2026-10-05T16:32:41.313017+00:00">
              <w:tcPr>
                <w:tcW w:w="0" w:type="auto"/>
                <w:tcBorders>
                  <w:top w:val="nil"/>
                  <w:left w:val="nil"/>
                  <w:bottom w:val="nil"/>
                  <w:right w:val="nil"/>
                </w:tcBorders>
                <w:tcMar>
                  <w:left w:w="102" w:type="dxa"/>
                  <w:right w:w="102" w:type="dxa"/>
                </w:tcMar>
              </w:tcPr>
            </w:tcPrChange>
          </w:tcPr>
          <w:p w14:paraId="3FF8A8D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94" w:author="Codex" w:date="2026-10-05T16:32:41.313017+00:00">
                  <w:rPr>
                    <w:bCs w:val="0"/>
                    <w:sz w:val="21"/>
                    <w:szCs w:val="21"/>
                  </w:rPr>
                </w:rPrChange>
              </w:rPr>
              <w:pPrChange w:id="637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76" w:author="Codex" w:date="2026-10-05T16:32:41.313017+00:00">
                  <w:rPr>
                    <w:bCs w:val="0"/>
                    <w:sz w:val="21"/>
                    <w:szCs w:val="21"/>
                  </w:rPr>
                </w:rPrChange>
              </w:rPr>
              <w:t>0.9846</w:t>
            </w:r>
            <w:r>
              <w:rPr>
                <w:rFonts w:ascii="Times New Roman" w:hAnsi="Times New Roman" w:cs="Times New Roman" w:eastAsia="SimSun"/>
                <w:b w:val="0"/>
                <w:bCs w:val="0"/>
                <w:sz w:val="21"/>
                <w:szCs w:val="21"/>
                <w:rPrChange w:id="6377" w:author="Codex" w:date="2026-10-05T16:32:41.313017+00:00">
                  <w:rPr>
                    <w:bCs w:val="0"/>
                    <w:sz w:val="21"/>
                    <w:szCs w:val="21"/>
                  </w:rPr>
                </w:rPrChange>
              </w:rPr>
              <w:t>（</w:t>
            </w:r>
            <w:r>
              <w:rPr>
                <w:rFonts w:ascii="Times New Roman" w:hAnsi="Times New Roman" w:cs="Times New Roman" w:eastAsia="SimSun"/>
                <w:b w:val="0"/>
                <w:bCs w:val="0"/>
                <w:sz w:val="21"/>
                <w:szCs w:val="21"/>
                <w:rPrChange w:id="6378" w:author="Codex" w:date="2026-10-05T16:32:41.313017+00:00">
                  <w:rPr>
                    <w:bCs w:val="0"/>
                    <w:sz w:val="21"/>
                    <w:szCs w:val="21"/>
                  </w:rPr>
                </w:rPrChange>
              </w:rPr>
              <w:t>0.9323</w:t>
            </w:r>
            <w:r>
              <w:rPr>
                <w:rFonts w:ascii="Times New Roman" w:hAnsi="Times New Roman" w:cs="Times New Roman" w:eastAsia="SimSun"/>
                <w:b w:val="0"/>
                <w:bCs w:val="0"/>
                <w:sz w:val="21"/>
                <w:szCs w:val="21"/>
                <w:rPrChange w:id="6379" w:author="Codex" w:date="2026-10-05T16:32:41.313017+00:00">
                  <w:rPr>
                    <w:bCs w:val="0"/>
                    <w:sz w:val="21"/>
                    <w:szCs w:val="21"/>
                  </w:rPr>
                </w:rPrChange>
              </w:rPr>
              <w:t>，</w:t>
            </w:r>
            <w:r>
              <w:rPr>
                <w:rFonts w:ascii="Times New Roman" w:hAnsi="Times New Roman" w:cs="Times New Roman" w:eastAsia="SimSun"/>
                <w:b w:val="0"/>
                <w:bCs w:val="0"/>
                <w:sz w:val="21"/>
                <w:szCs w:val="21"/>
                <w:rPrChange w:id="6380" w:author="Codex" w:date="2026-10-05T16:32:41.313017+00:00">
                  <w:rPr>
                    <w:bCs w:val="0"/>
                    <w:sz w:val="21"/>
                    <w:szCs w:val="21"/>
                  </w:rPr>
                </w:rPrChange>
              </w:rPr>
              <w:t>1.0195</w:t>
            </w:r>
            <w:r>
              <w:rPr>
                <w:rFonts w:ascii="Times New Roman" w:hAnsi="Times New Roman" w:cs="Times New Roman" w:eastAsia="SimSun"/>
                <w:b w:val="0"/>
                <w:bCs w:val="0"/>
                <w:sz w:val="21"/>
                <w:szCs w:val="21"/>
                <w:rPrChange w:id="6381"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382" w:author="Codex" w:date="2026-10-05T16:32:41.313017+00:00">
              <w:tcPr>
                <w:tcW w:w="0" w:type="auto"/>
                <w:tcBorders>
                  <w:top w:val="nil"/>
                  <w:left w:val="nil"/>
                  <w:bottom w:val="nil"/>
                  <w:right w:val="nil"/>
                </w:tcBorders>
                <w:tcMar>
                  <w:left w:w="102" w:type="dxa"/>
                  <w:right w:w="102" w:type="dxa"/>
                </w:tcMar>
              </w:tcPr>
            </w:tcPrChange>
          </w:tcPr>
          <w:p w14:paraId="41726B7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95" w:author="Codex" w:date="2026-10-05T16:32:41.313017+00:00">
                  <w:rPr>
                    <w:bCs w:val="0"/>
                    <w:sz w:val="21"/>
                    <w:szCs w:val="21"/>
                  </w:rPr>
                </w:rPrChange>
              </w:rPr>
              <w:pPrChange w:id="638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84" w:author="Codex" w:date="2026-10-05T16:32:41.313017+00:00">
                  <w:rPr>
                    <w:bCs w:val="0"/>
                    <w:sz w:val="21"/>
                    <w:szCs w:val="21"/>
                  </w:rPr>
                </w:rPrChange>
              </w:rPr>
              <w:t>0.410</w:t>
            </w:r>
            <w:r>
              <w:rPr>
                <w:rFonts w:ascii="Times New Roman" w:hAnsi="Times New Roman" w:cs="Times New Roman" w:eastAsia="SimSun"/>
                <w:b w:val="0"/>
                <w:bCs w:val="0"/>
                <w:sz w:val="21"/>
                <w:szCs w:val="21"/>
                <w:rPrChange w:id="6385" w:author="Codex" w:date="2026-10-05T16:32:41.313017+00:00">
                  <w:rPr>
                    <w:bCs w:val="0"/>
                    <w:sz w:val="21"/>
                    <w:szCs w:val="21"/>
                  </w:rPr>
                </w:rPrChange>
              </w:rPr>
              <w:t>（</w:t>
            </w:r>
            <w:r>
              <w:rPr>
                <w:rFonts w:ascii="Times New Roman" w:hAnsi="Times New Roman" w:cs="Times New Roman" w:eastAsia="SimSun"/>
                <w:b w:val="0"/>
                <w:bCs w:val="0"/>
                <w:sz w:val="21"/>
                <w:szCs w:val="21"/>
                <w:rPrChange w:id="6386" w:author="Codex" w:date="2026-10-05T16:32:41.313017+00:00">
                  <w:rPr>
                    <w:bCs w:val="0"/>
                    <w:sz w:val="21"/>
                    <w:szCs w:val="21"/>
                  </w:rPr>
                </w:rPrChange>
              </w:rPr>
              <w:t>-0.389</w:t>
            </w:r>
            <w:r>
              <w:rPr>
                <w:rFonts w:ascii="Times New Roman" w:hAnsi="Times New Roman" w:cs="Times New Roman" w:eastAsia="SimSun"/>
                <w:b w:val="0"/>
                <w:bCs w:val="0"/>
                <w:sz w:val="21"/>
                <w:szCs w:val="21"/>
                <w:rPrChange w:id="6387" w:author="Codex" w:date="2026-10-05T16:32:41.313017+00:00">
                  <w:rPr>
                    <w:bCs w:val="0"/>
                    <w:sz w:val="21"/>
                    <w:szCs w:val="21"/>
                  </w:rPr>
                </w:rPrChange>
              </w:rPr>
              <w:t>，</w:t>
            </w:r>
            <w:r>
              <w:rPr>
                <w:rFonts w:ascii="Times New Roman" w:hAnsi="Times New Roman" w:cs="Times New Roman" w:eastAsia="SimSun"/>
                <w:b w:val="0"/>
                <w:bCs w:val="0"/>
                <w:sz w:val="21"/>
                <w:szCs w:val="21"/>
                <w:rPrChange w:id="6388" w:author="Codex" w:date="2026-10-05T16:32:41.313017+00:00">
                  <w:rPr>
                    <w:bCs w:val="0"/>
                    <w:sz w:val="21"/>
                    <w:szCs w:val="21"/>
                  </w:rPr>
                </w:rPrChange>
              </w:rPr>
              <w:t>1.420</w:t>
            </w:r>
            <w:r>
              <w:rPr>
                <w:rFonts w:ascii="Times New Roman" w:hAnsi="Times New Roman" w:cs="Times New Roman" w:eastAsia="SimSun"/>
                <w:b w:val="0"/>
                <w:bCs w:val="0"/>
                <w:sz w:val="21"/>
                <w:szCs w:val="21"/>
                <w:rPrChange w:id="638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390" w:author="Codex" w:date="2026-10-05T16:32:41.313017+00:00">
              <w:tcPr>
                <w:tcW w:w="0" w:type="auto"/>
                <w:tcBorders>
                  <w:top w:val="nil"/>
                  <w:left w:val="nil"/>
                  <w:bottom w:val="nil"/>
                  <w:right w:val="nil"/>
                </w:tcBorders>
                <w:tcMar>
                  <w:left w:w="102" w:type="dxa"/>
                  <w:right w:w="102" w:type="dxa"/>
                </w:tcMar>
              </w:tcPr>
            </w:tcPrChange>
          </w:tcPr>
          <w:p w14:paraId="5D919DE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96" w:author="Codex" w:date="2026-10-05T16:32:41.313017+00:00">
                  <w:rPr>
                    <w:bCs w:val="0"/>
                    <w:sz w:val="21"/>
                    <w:szCs w:val="21"/>
                  </w:rPr>
                </w:rPrChange>
              </w:rPr>
              <w:pPrChange w:id="639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92" w:author="Codex" w:date="2026-10-05T16:32:41.313017+00:00">
                  <w:rPr>
                    <w:bCs w:val="0"/>
                    <w:sz w:val="21"/>
                    <w:szCs w:val="21"/>
                  </w:rPr>
                </w:rPrChange>
              </w:rPr>
              <w:t>1000</w:t>
            </w:r>
          </w:p>
        </w:tc>
      </w:tr>
      <w:tr w:rsidR="007622EE" w14:paraId="7C6C0EF4"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393" w:author="Codex" w:date="2026-10-05T16:32:41.313017+00:00">
              <w:tcPr>
                <w:tcW w:w="0" w:type="auto"/>
                <w:tcBorders>
                  <w:top w:val="nil"/>
                  <w:left w:val="nil"/>
                  <w:bottom w:val="nil"/>
                  <w:right w:val="nil"/>
                </w:tcBorders>
                <w:tcMar>
                  <w:left w:w="102" w:type="dxa"/>
                  <w:right w:w="102" w:type="dxa"/>
                </w:tcMar>
              </w:tcPr>
            </w:tcPrChange>
          </w:tcPr>
          <w:p w14:paraId="0077A9F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97" w:author="Codex" w:date="2026-10-05T16:32:41.313017+00:00">
                  <w:rPr>
                    <w:bCs w:val="0"/>
                    <w:sz w:val="21"/>
                    <w:szCs w:val="21"/>
                  </w:rPr>
                </w:rPrChange>
              </w:rPr>
              <w:pPrChange w:id="639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95" w:author="Codex" w:date="2026-10-05T16:32:41.313017+00:00">
                  <w:rPr>
                    <w:bCs w:val="0"/>
                    <w:sz w:val="21"/>
                    <w:szCs w:val="21"/>
                  </w:rPr>
                </w:rPrChange>
              </w:rPr>
              <w:t>RA-S</w:t>
            </w:r>
          </w:p>
        </w:tc>
        <w:tc>
          <w:tcPr>
            <w:tcW w:w="0" w:type="auto"/>
            <w:tcBorders>
              <w:top w:val="nil"/>
              <w:left w:val="nil"/>
              <w:bottom w:val="nil"/>
              <w:right w:val="nil"/>
              <w:insideH w:val="nil"/>
              <w:insideV w:val="nil"/>
            </w:tcBorders>
            <w:tcMar>
              <w:left w:w="102" w:type="dxa"/>
              <w:right w:w="102" w:type="dxa"/>
            </w:tcMar>
            <w:tcPrChange w:id="6396" w:author="Codex" w:date="2026-10-05T16:32:41.313017+00:00">
              <w:tcPr>
                <w:tcW w:w="0" w:type="auto"/>
                <w:tcBorders>
                  <w:top w:val="nil"/>
                  <w:left w:val="nil"/>
                  <w:bottom w:val="nil"/>
                  <w:right w:val="nil"/>
                </w:tcBorders>
                <w:tcMar>
                  <w:left w:w="102" w:type="dxa"/>
                  <w:right w:w="102" w:type="dxa"/>
                </w:tcMar>
              </w:tcPr>
            </w:tcPrChange>
          </w:tcPr>
          <w:p w14:paraId="09BF2CB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98" w:author="Codex" w:date="2026-10-05T16:32:41.313017+00:00">
                  <w:rPr>
                    <w:bCs w:val="0"/>
                    <w:sz w:val="21"/>
                    <w:szCs w:val="21"/>
                  </w:rPr>
                </w:rPrChange>
              </w:rPr>
              <w:pPrChange w:id="6397"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398" w:author="Codex" w:date="2026-10-05T16:32:41.313017+00:00">
                  <w:rPr>
                    <w:bCs w:val="0"/>
                    <w:sz w:val="21"/>
                    <w:szCs w:val="21"/>
                  </w:rPr>
                </w:rPrChange>
              </w:rPr>
              <w:t>男性</w:t>
            </w:r>
          </w:p>
        </w:tc>
        <w:tc>
          <w:tcPr>
            <w:tcW w:w="0" w:type="auto"/>
            <w:tcBorders>
              <w:top w:val="nil"/>
              <w:left w:val="nil"/>
              <w:bottom w:val="nil"/>
              <w:right w:val="nil"/>
              <w:insideH w:val="nil"/>
              <w:insideV w:val="nil"/>
            </w:tcBorders>
            <w:tcMar>
              <w:left w:w="102" w:type="dxa"/>
              <w:right w:w="102" w:type="dxa"/>
            </w:tcMar>
            <w:tcPrChange w:id="6399" w:author="Codex" w:date="2026-10-05T16:32:41.313017+00:00">
              <w:tcPr>
                <w:tcW w:w="0" w:type="auto"/>
                <w:tcBorders>
                  <w:top w:val="nil"/>
                  <w:left w:val="nil"/>
                  <w:bottom w:val="nil"/>
                  <w:right w:val="nil"/>
                </w:tcBorders>
                <w:tcMar>
                  <w:left w:w="102" w:type="dxa"/>
                  <w:right w:w="102" w:type="dxa"/>
                </w:tcMar>
              </w:tcPr>
            </w:tcPrChange>
          </w:tcPr>
          <w:p w14:paraId="06240C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99" w:author="Codex" w:date="2026-10-05T16:32:41.313017+00:00">
                  <w:rPr>
                    <w:bCs w:val="0"/>
                    <w:sz w:val="21"/>
                    <w:szCs w:val="21"/>
                  </w:rPr>
                </w:rPrChange>
              </w:rPr>
              <w:pPrChange w:id="640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01" w:author="Codex" w:date="2026-10-05T16:32:41.313017+00:00">
                  <w:rPr>
                    <w:bCs w:val="0"/>
                    <w:sz w:val="21"/>
                    <w:szCs w:val="21"/>
                  </w:rPr>
                </w:rPrChange>
              </w:rPr>
              <w:t>545</w:t>
            </w:r>
          </w:p>
        </w:tc>
        <w:tc>
          <w:tcPr>
            <w:tcW w:w="0" w:type="auto"/>
            <w:tcBorders>
              <w:top w:val="nil"/>
              <w:left w:val="nil"/>
              <w:bottom w:val="nil"/>
              <w:right w:val="nil"/>
              <w:insideH w:val="nil"/>
              <w:insideV w:val="nil"/>
            </w:tcBorders>
            <w:tcMar>
              <w:left w:w="102" w:type="dxa"/>
              <w:right w:w="102" w:type="dxa"/>
            </w:tcMar>
            <w:tcPrChange w:id="6402" w:author="Codex" w:date="2026-10-05T16:32:41.313017+00:00">
              <w:tcPr>
                <w:tcW w:w="0" w:type="auto"/>
                <w:tcBorders>
                  <w:top w:val="nil"/>
                  <w:left w:val="nil"/>
                  <w:bottom w:val="nil"/>
                  <w:right w:val="nil"/>
                </w:tcBorders>
                <w:tcMar>
                  <w:left w:w="102" w:type="dxa"/>
                  <w:right w:w="102" w:type="dxa"/>
                </w:tcMar>
              </w:tcPr>
            </w:tcPrChange>
          </w:tcPr>
          <w:p w14:paraId="2FF6E46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00" w:author="Codex" w:date="2026-10-05T16:32:41.313017+00:00">
                  <w:rPr>
                    <w:bCs w:val="0"/>
                    <w:sz w:val="21"/>
                    <w:szCs w:val="21"/>
                  </w:rPr>
                </w:rPrChange>
              </w:rPr>
              <w:pPrChange w:id="640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04" w:author="Codex" w:date="2026-10-05T16:32:41.313017+00:00">
                  <w:rPr>
                    <w:bCs w:val="0"/>
                    <w:sz w:val="21"/>
                    <w:szCs w:val="21"/>
                  </w:rPr>
                </w:rPrChange>
              </w:rPr>
              <w:t>308</w:t>
            </w:r>
          </w:p>
        </w:tc>
        <w:tc>
          <w:tcPr>
            <w:tcW w:w="0" w:type="auto"/>
            <w:tcBorders>
              <w:top w:val="nil"/>
              <w:left w:val="nil"/>
              <w:bottom w:val="nil"/>
              <w:right w:val="nil"/>
              <w:insideH w:val="nil"/>
              <w:insideV w:val="nil"/>
            </w:tcBorders>
            <w:tcMar>
              <w:left w:w="102" w:type="dxa"/>
              <w:right w:w="102" w:type="dxa"/>
            </w:tcMar>
            <w:tcPrChange w:id="6405" w:author="Codex" w:date="2026-10-05T16:32:41.313017+00:00">
              <w:tcPr>
                <w:tcW w:w="0" w:type="auto"/>
                <w:tcBorders>
                  <w:top w:val="nil"/>
                  <w:left w:val="nil"/>
                  <w:bottom w:val="nil"/>
                  <w:right w:val="nil"/>
                </w:tcBorders>
                <w:tcMar>
                  <w:left w:w="102" w:type="dxa"/>
                  <w:right w:w="102" w:type="dxa"/>
                </w:tcMar>
              </w:tcPr>
            </w:tcPrChange>
          </w:tcPr>
          <w:p w14:paraId="2DA624B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01" w:author="Codex" w:date="2026-10-05T16:32:41.313017+00:00">
                  <w:rPr>
                    <w:bCs w:val="0"/>
                    <w:sz w:val="21"/>
                    <w:szCs w:val="21"/>
                  </w:rPr>
                </w:rPrChange>
              </w:rPr>
              <w:pPrChange w:id="640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07" w:author="Codex" w:date="2026-10-05T16:32:41.313017+00:00">
                  <w:rPr>
                    <w:bCs w:val="0"/>
                    <w:sz w:val="21"/>
                    <w:szCs w:val="21"/>
                  </w:rPr>
                </w:rPrChange>
              </w:rPr>
              <w:t>1.0166</w:t>
            </w:r>
            <w:r>
              <w:rPr>
                <w:rFonts w:ascii="Times New Roman" w:hAnsi="Times New Roman" w:cs="Times New Roman" w:eastAsia="SimSun"/>
                <w:b w:val="0"/>
                <w:bCs w:val="0"/>
                <w:sz w:val="21"/>
                <w:szCs w:val="21"/>
                <w:rPrChange w:id="6408" w:author="Codex" w:date="2026-10-05T16:32:41.313017+00:00">
                  <w:rPr>
                    <w:bCs w:val="0"/>
                    <w:sz w:val="21"/>
                    <w:szCs w:val="21"/>
                  </w:rPr>
                </w:rPrChange>
              </w:rPr>
              <w:t>（</w:t>
            </w:r>
            <w:r>
              <w:rPr>
                <w:rFonts w:ascii="Times New Roman" w:hAnsi="Times New Roman" w:cs="Times New Roman" w:eastAsia="SimSun"/>
                <w:b w:val="0"/>
                <w:bCs w:val="0"/>
                <w:sz w:val="21"/>
                <w:szCs w:val="21"/>
                <w:rPrChange w:id="6409" w:author="Codex" w:date="2026-10-05T16:32:41.313017+00:00">
                  <w:rPr>
                    <w:bCs w:val="0"/>
                    <w:sz w:val="21"/>
                    <w:szCs w:val="21"/>
                  </w:rPr>
                </w:rPrChange>
              </w:rPr>
              <w:t>0.9187</w:t>
            </w:r>
            <w:r>
              <w:rPr>
                <w:rFonts w:ascii="Times New Roman" w:hAnsi="Times New Roman" w:cs="Times New Roman" w:eastAsia="SimSun"/>
                <w:b w:val="0"/>
                <w:bCs w:val="0"/>
                <w:sz w:val="21"/>
                <w:szCs w:val="21"/>
                <w:rPrChange w:id="6410" w:author="Codex" w:date="2026-10-05T16:32:41.313017+00:00">
                  <w:rPr>
                    <w:bCs w:val="0"/>
                    <w:sz w:val="21"/>
                    <w:szCs w:val="21"/>
                  </w:rPr>
                </w:rPrChange>
              </w:rPr>
              <w:t>，</w:t>
            </w:r>
            <w:r>
              <w:rPr>
                <w:rFonts w:ascii="Times New Roman" w:hAnsi="Times New Roman" w:cs="Times New Roman" w:eastAsia="SimSun"/>
                <w:b w:val="0"/>
                <w:bCs w:val="0"/>
                <w:sz w:val="21"/>
                <w:szCs w:val="21"/>
                <w:rPrChange w:id="6411" w:author="Codex" w:date="2026-10-05T16:32:41.313017+00:00">
                  <w:rPr>
                    <w:bCs w:val="0"/>
                    <w:sz w:val="21"/>
                    <w:szCs w:val="21"/>
                  </w:rPr>
                </w:rPrChange>
              </w:rPr>
              <w:t>1.1217</w:t>
            </w:r>
            <w:r>
              <w:rPr>
                <w:rFonts w:ascii="Times New Roman" w:hAnsi="Times New Roman" w:cs="Times New Roman" w:eastAsia="SimSun"/>
                <w:b w:val="0"/>
                <w:bCs w:val="0"/>
                <w:sz w:val="21"/>
                <w:szCs w:val="21"/>
                <w:rPrChange w:id="641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413" w:author="Codex" w:date="2026-10-05T16:32:41.313017+00:00">
              <w:tcPr>
                <w:tcW w:w="0" w:type="auto"/>
                <w:tcBorders>
                  <w:top w:val="nil"/>
                  <w:left w:val="nil"/>
                  <w:bottom w:val="nil"/>
                  <w:right w:val="nil"/>
                </w:tcBorders>
                <w:tcMar>
                  <w:left w:w="102" w:type="dxa"/>
                  <w:right w:w="102" w:type="dxa"/>
                </w:tcMar>
              </w:tcPr>
            </w:tcPrChange>
          </w:tcPr>
          <w:p w14:paraId="59DC67D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02" w:author="Codex" w:date="2026-10-05T16:32:41.313017+00:00">
                  <w:rPr>
                    <w:bCs w:val="0"/>
                    <w:sz w:val="21"/>
                    <w:szCs w:val="21"/>
                  </w:rPr>
                </w:rPrChange>
              </w:rPr>
              <w:pPrChange w:id="641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15" w:author="Codex" w:date="2026-10-05T16:32:41.313017+00:00">
                  <w:rPr>
                    <w:bCs w:val="0"/>
                    <w:sz w:val="21"/>
                    <w:szCs w:val="21"/>
                  </w:rPr>
                </w:rPrChange>
              </w:rPr>
              <w:t>0.764</w:t>
            </w:r>
            <w:r>
              <w:rPr>
                <w:rFonts w:ascii="Times New Roman" w:hAnsi="Times New Roman" w:cs="Times New Roman" w:eastAsia="SimSun"/>
                <w:b w:val="0"/>
                <w:bCs w:val="0"/>
                <w:sz w:val="21"/>
                <w:szCs w:val="21"/>
                <w:rPrChange w:id="6416" w:author="Codex" w:date="2026-10-05T16:32:41.313017+00:00">
                  <w:rPr>
                    <w:bCs w:val="0"/>
                    <w:sz w:val="21"/>
                    <w:szCs w:val="21"/>
                  </w:rPr>
                </w:rPrChange>
              </w:rPr>
              <w:t>（</w:t>
            </w:r>
            <w:r>
              <w:rPr>
                <w:rFonts w:ascii="Times New Roman" w:hAnsi="Times New Roman" w:cs="Times New Roman" w:eastAsia="SimSun"/>
                <w:b w:val="0"/>
                <w:bCs w:val="0"/>
                <w:sz w:val="21"/>
                <w:szCs w:val="21"/>
                <w:rPrChange w:id="6417" w:author="Codex" w:date="2026-10-05T16:32:41.313017+00:00">
                  <w:rPr>
                    <w:bCs w:val="0"/>
                    <w:sz w:val="21"/>
                    <w:szCs w:val="21"/>
                  </w:rPr>
                </w:rPrChange>
              </w:rPr>
              <w:t>0.029</w:t>
            </w:r>
            <w:r>
              <w:rPr>
                <w:rFonts w:ascii="Times New Roman" w:hAnsi="Times New Roman" w:cs="Times New Roman" w:eastAsia="SimSun"/>
                <w:b w:val="0"/>
                <w:bCs w:val="0"/>
                <w:sz w:val="21"/>
                <w:szCs w:val="21"/>
                <w:rPrChange w:id="6418" w:author="Codex" w:date="2026-10-05T16:32:41.313017+00:00">
                  <w:rPr>
                    <w:bCs w:val="0"/>
                    <w:sz w:val="21"/>
                    <w:szCs w:val="21"/>
                  </w:rPr>
                </w:rPrChange>
              </w:rPr>
              <w:t>，</w:t>
            </w:r>
            <w:r>
              <w:rPr>
                <w:rFonts w:ascii="Times New Roman" w:hAnsi="Times New Roman" w:cs="Times New Roman" w:eastAsia="SimSun"/>
                <w:b w:val="0"/>
                <w:bCs w:val="0"/>
                <w:sz w:val="21"/>
                <w:szCs w:val="21"/>
                <w:rPrChange w:id="6419" w:author="Codex" w:date="2026-10-05T16:32:41.313017+00:00">
                  <w:rPr>
                    <w:bCs w:val="0"/>
                    <w:sz w:val="21"/>
                    <w:szCs w:val="21"/>
                  </w:rPr>
                </w:rPrChange>
              </w:rPr>
              <w:t>1.945</w:t>
            </w:r>
            <w:r>
              <w:rPr>
                <w:rFonts w:ascii="Times New Roman" w:hAnsi="Times New Roman" w:cs="Times New Roman" w:eastAsia="SimSun"/>
                <w:b w:val="0"/>
                <w:bCs w:val="0"/>
                <w:sz w:val="21"/>
                <w:szCs w:val="21"/>
                <w:rPrChange w:id="642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421" w:author="Codex" w:date="2026-10-05T16:32:41.313017+00:00">
              <w:tcPr>
                <w:tcW w:w="0" w:type="auto"/>
                <w:tcBorders>
                  <w:top w:val="nil"/>
                  <w:left w:val="nil"/>
                  <w:bottom w:val="nil"/>
                  <w:right w:val="nil"/>
                </w:tcBorders>
                <w:tcMar>
                  <w:left w:w="102" w:type="dxa"/>
                  <w:right w:w="102" w:type="dxa"/>
                </w:tcMar>
              </w:tcPr>
            </w:tcPrChange>
          </w:tcPr>
          <w:p w14:paraId="7789CC3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03" w:author="Codex" w:date="2026-10-05T16:32:41.313017+00:00">
                  <w:rPr>
                    <w:bCs w:val="0"/>
                    <w:sz w:val="21"/>
                    <w:szCs w:val="21"/>
                  </w:rPr>
                </w:rPrChange>
              </w:rPr>
              <w:pPrChange w:id="642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23" w:author="Codex" w:date="2026-10-05T16:32:41.313017+00:00">
                  <w:rPr>
                    <w:bCs w:val="0"/>
                    <w:sz w:val="21"/>
                    <w:szCs w:val="21"/>
                  </w:rPr>
                </w:rPrChange>
              </w:rPr>
              <w:t>1000</w:t>
            </w:r>
          </w:p>
        </w:tc>
      </w:tr>
      <w:tr w:rsidR="007622EE" w14:paraId="62B9A43E"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424" w:author="Codex" w:date="2026-10-05T16:32:41.313017+00:00">
              <w:tcPr>
                <w:tcW w:w="0" w:type="auto"/>
                <w:tcBorders>
                  <w:top w:val="nil"/>
                  <w:left w:val="nil"/>
                  <w:bottom w:val="nil"/>
                  <w:right w:val="nil"/>
                </w:tcBorders>
                <w:tcMar>
                  <w:left w:w="102" w:type="dxa"/>
                  <w:right w:w="102" w:type="dxa"/>
                </w:tcMar>
              </w:tcPr>
            </w:tcPrChange>
          </w:tcPr>
          <w:p w14:paraId="588690A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04" w:author="Codex" w:date="2026-10-05T16:32:41.313017+00:00">
                  <w:rPr>
                    <w:bCs w:val="0"/>
                    <w:sz w:val="21"/>
                    <w:szCs w:val="21"/>
                  </w:rPr>
                </w:rPrChange>
              </w:rPr>
              <w:pPrChange w:id="642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26" w:author="Codex" w:date="2026-10-05T16:32:41.313017+00:00">
                  <w:rPr>
                    <w:bCs w:val="0"/>
                    <w:sz w:val="21"/>
                    <w:szCs w:val="21"/>
                  </w:rPr>
                </w:rPrChange>
              </w:rPr>
              <w:t>RA-P</w:t>
            </w:r>
          </w:p>
        </w:tc>
        <w:tc>
          <w:tcPr>
            <w:tcW w:w="0" w:type="auto"/>
            <w:tcBorders>
              <w:top w:val="nil"/>
              <w:left w:val="nil"/>
              <w:bottom w:val="nil"/>
              <w:right w:val="nil"/>
              <w:insideH w:val="nil"/>
              <w:insideV w:val="nil"/>
            </w:tcBorders>
            <w:tcMar>
              <w:left w:w="102" w:type="dxa"/>
              <w:right w:w="102" w:type="dxa"/>
            </w:tcMar>
            <w:tcPrChange w:id="6427" w:author="Codex" w:date="2026-10-05T16:32:41.313017+00:00">
              <w:tcPr>
                <w:tcW w:w="0" w:type="auto"/>
                <w:tcBorders>
                  <w:top w:val="nil"/>
                  <w:left w:val="nil"/>
                  <w:bottom w:val="nil"/>
                  <w:right w:val="nil"/>
                </w:tcBorders>
                <w:tcMar>
                  <w:left w:w="102" w:type="dxa"/>
                  <w:right w:w="102" w:type="dxa"/>
                </w:tcMar>
              </w:tcPr>
            </w:tcPrChange>
          </w:tcPr>
          <w:p w14:paraId="3D68A47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05" w:author="Codex" w:date="2026-10-05T16:32:41.313017+00:00">
                  <w:rPr>
                    <w:bCs w:val="0"/>
                    <w:sz w:val="21"/>
                    <w:szCs w:val="21"/>
                  </w:rPr>
                </w:rPrChange>
              </w:rPr>
              <w:pPrChange w:id="6428"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429" w:author="Codex" w:date="2026-10-05T16:32:41.313017+00:00">
                  <w:rPr>
                    <w:bCs w:val="0"/>
                    <w:sz w:val="21"/>
                    <w:szCs w:val="21"/>
                  </w:rPr>
                </w:rPrChange>
              </w:rPr>
              <w:t>女性</w:t>
            </w:r>
          </w:p>
        </w:tc>
        <w:tc>
          <w:tcPr>
            <w:tcW w:w="0" w:type="auto"/>
            <w:tcBorders>
              <w:top w:val="nil"/>
              <w:left w:val="nil"/>
              <w:bottom w:val="nil"/>
              <w:right w:val="nil"/>
              <w:insideH w:val="nil"/>
              <w:insideV w:val="nil"/>
            </w:tcBorders>
            <w:tcMar>
              <w:left w:w="102" w:type="dxa"/>
              <w:right w:w="102" w:type="dxa"/>
            </w:tcMar>
            <w:tcPrChange w:id="6430" w:author="Codex" w:date="2026-10-05T16:32:41.313017+00:00">
              <w:tcPr>
                <w:tcW w:w="0" w:type="auto"/>
                <w:tcBorders>
                  <w:top w:val="nil"/>
                  <w:left w:val="nil"/>
                  <w:bottom w:val="nil"/>
                  <w:right w:val="nil"/>
                </w:tcBorders>
                <w:tcMar>
                  <w:left w:w="102" w:type="dxa"/>
                  <w:right w:w="102" w:type="dxa"/>
                </w:tcMar>
              </w:tcPr>
            </w:tcPrChange>
          </w:tcPr>
          <w:p w14:paraId="727B74B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06" w:author="Codex" w:date="2026-10-05T16:32:41.313017+00:00">
                  <w:rPr>
                    <w:bCs w:val="0"/>
                    <w:sz w:val="21"/>
                    <w:szCs w:val="21"/>
                  </w:rPr>
                </w:rPrChange>
              </w:rPr>
              <w:pPrChange w:id="643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32" w:author="Codex" w:date="2026-10-05T16:32:41.313017+00:00">
                  <w:rPr>
                    <w:bCs w:val="0"/>
                    <w:sz w:val="21"/>
                    <w:szCs w:val="21"/>
                  </w:rPr>
                </w:rPrChange>
              </w:rPr>
              <w:t>1127</w:t>
            </w:r>
          </w:p>
        </w:tc>
        <w:tc>
          <w:tcPr>
            <w:tcW w:w="0" w:type="auto"/>
            <w:tcBorders>
              <w:top w:val="nil"/>
              <w:left w:val="nil"/>
              <w:bottom w:val="nil"/>
              <w:right w:val="nil"/>
              <w:insideH w:val="nil"/>
              <w:insideV w:val="nil"/>
            </w:tcBorders>
            <w:tcMar>
              <w:left w:w="102" w:type="dxa"/>
              <w:right w:w="102" w:type="dxa"/>
            </w:tcMar>
            <w:tcPrChange w:id="6433" w:author="Codex" w:date="2026-10-05T16:32:41.313017+00:00">
              <w:tcPr>
                <w:tcW w:w="0" w:type="auto"/>
                <w:tcBorders>
                  <w:top w:val="nil"/>
                  <w:left w:val="nil"/>
                  <w:bottom w:val="nil"/>
                  <w:right w:val="nil"/>
                </w:tcBorders>
                <w:tcMar>
                  <w:left w:w="102" w:type="dxa"/>
                  <w:right w:w="102" w:type="dxa"/>
                </w:tcMar>
              </w:tcPr>
            </w:tcPrChange>
          </w:tcPr>
          <w:p w14:paraId="0538EBB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07" w:author="Codex" w:date="2026-10-05T16:32:41.313017+00:00">
                  <w:rPr>
                    <w:bCs w:val="0"/>
                    <w:sz w:val="21"/>
                    <w:szCs w:val="21"/>
                  </w:rPr>
                </w:rPrChange>
              </w:rPr>
              <w:pPrChange w:id="643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35" w:author="Codex" w:date="2026-10-05T16:32:41.313017+00:00">
                  <w:rPr>
                    <w:bCs w:val="0"/>
                    <w:sz w:val="21"/>
                    <w:szCs w:val="21"/>
                  </w:rPr>
                </w:rPrChange>
              </w:rPr>
              <w:t>590</w:t>
            </w:r>
          </w:p>
        </w:tc>
        <w:tc>
          <w:tcPr>
            <w:tcW w:w="0" w:type="auto"/>
            <w:tcBorders>
              <w:top w:val="nil"/>
              <w:left w:val="nil"/>
              <w:bottom w:val="nil"/>
              <w:right w:val="nil"/>
              <w:insideH w:val="nil"/>
              <w:insideV w:val="nil"/>
            </w:tcBorders>
            <w:tcMar>
              <w:left w:w="102" w:type="dxa"/>
              <w:right w:w="102" w:type="dxa"/>
            </w:tcMar>
            <w:tcPrChange w:id="6436" w:author="Codex" w:date="2026-10-05T16:32:41.313017+00:00">
              <w:tcPr>
                <w:tcW w:w="0" w:type="auto"/>
                <w:tcBorders>
                  <w:top w:val="nil"/>
                  <w:left w:val="nil"/>
                  <w:bottom w:val="nil"/>
                  <w:right w:val="nil"/>
                </w:tcBorders>
                <w:tcMar>
                  <w:left w:w="102" w:type="dxa"/>
                  <w:right w:w="102" w:type="dxa"/>
                </w:tcMar>
              </w:tcPr>
            </w:tcPrChange>
          </w:tcPr>
          <w:p w14:paraId="73B6B81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08" w:author="Codex" w:date="2026-10-05T16:32:41.313017+00:00">
                  <w:rPr>
                    <w:bCs w:val="0"/>
                    <w:sz w:val="21"/>
                    <w:szCs w:val="21"/>
                  </w:rPr>
                </w:rPrChange>
              </w:rPr>
              <w:pPrChange w:id="6437"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438" w:author="Codex" w:date="2026-10-05T16:32:41.313017+00:00">
                  <w:rPr>
                    <w:bCs w:val="0"/>
                    <w:sz w:val="21"/>
                    <w:szCs w:val="21"/>
                  </w:rPr>
                </w:rPrChange>
              </w:rPr>
              <w:t>0.9957</w:t>
            </w:r>
            <w:r>
              <w:rPr>
                <w:rFonts w:ascii="Times New Roman" w:hAnsi="Times New Roman" w:cs="Times New Roman" w:eastAsia="SimSun"/>
                <w:b w:val="0"/>
                <w:bCs w:val="0"/>
                <w:sz w:val="21"/>
                <w:szCs w:val="21"/>
                <w:rPrChange w:id="6439" w:author="Codex" w:date="2026-10-05T16:32:41.313017+00:00">
                  <w:rPr>
                    <w:bCs w:val="0"/>
                    <w:sz w:val="21"/>
                    <w:szCs w:val="21"/>
                  </w:rPr>
                </w:rPrChange>
              </w:rPr>
              <w:t>（区间暂缓）</w:t>
            </w:r>
          </w:p>
        </w:tc>
        <w:tc>
          <w:tcPr>
            <w:tcW w:w="0" w:type="auto"/>
            <w:tcBorders>
              <w:top w:val="nil"/>
              <w:left w:val="nil"/>
              <w:bottom w:val="nil"/>
              <w:right w:val="nil"/>
              <w:insideH w:val="nil"/>
              <w:insideV w:val="nil"/>
            </w:tcBorders>
            <w:tcMar>
              <w:left w:w="102" w:type="dxa"/>
              <w:right w:w="102" w:type="dxa"/>
            </w:tcMar>
            <w:tcPrChange w:id="6440" w:author="Codex" w:date="2026-10-05T16:32:41.313017+00:00">
              <w:tcPr>
                <w:tcW w:w="0" w:type="auto"/>
                <w:tcBorders>
                  <w:top w:val="nil"/>
                  <w:left w:val="nil"/>
                  <w:bottom w:val="nil"/>
                  <w:right w:val="nil"/>
                </w:tcBorders>
                <w:tcMar>
                  <w:left w:w="102" w:type="dxa"/>
                  <w:right w:w="102" w:type="dxa"/>
                </w:tcMar>
              </w:tcPr>
            </w:tcPrChange>
          </w:tcPr>
          <w:p w14:paraId="43C165E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09" w:author="Codex" w:date="2026-10-05T16:32:41.313017+00:00">
                  <w:rPr>
                    <w:bCs w:val="0"/>
                    <w:sz w:val="21"/>
                    <w:szCs w:val="21"/>
                  </w:rPr>
                </w:rPrChange>
              </w:rPr>
              <w:pPrChange w:id="6441"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442" w:author="Codex" w:date="2026-10-05T16:32:41.313017+00:00">
                  <w:rPr>
                    <w:bCs w:val="0"/>
                    <w:sz w:val="21"/>
                    <w:szCs w:val="21"/>
                  </w:rPr>
                </w:rPrChange>
              </w:rPr>
              <w:t>-0.542</w:t>
            </w:r>
            <w:r>
              <w:rPr>
                <w:rFonts w:ascii="Times New Roman" w:hAnsi="Times New Roman" w:cs="Times New Roman" w:eastAsia="SimSun"/>
                <w:b w:val="0"/>
                <w:bCs w:val="0"/>
                <w:sz w:val="21"/>
                <w:szCs w:val="21"/>
                <w:rPrChange w:id="6443" w:author="Codex" w:date="2026-10-05T16:32:41.313017+00:00">
                  <w:rPr>
                    <w:bCs w:val="0"/>
                    <w:sz w:val="21"/>
                    <w:szCs w:val="21"/>
                  </w:rPr>
                </w:rPrChange>
              </w:rPr>
              <w:t>（区间暂缓）</w:t>
            </w:r>
          </w:p>
        </w:tc>
        <w:tc>
          <w:tcPr>
            <w:tcW w:w="0" w:type="auto"/>
            <w:tcBorders>
              <w:top w:val="nil"/>
              <w:left w:val="nil"/>
              <w:bottom w:val="nil"/>
              <w:right w:val="nil"/>
              <w:insideH w:val="nil"/>
              <w:insideV w:val="nil"/>
            </w:tcBorders>
            <w:tcMar>
              <w:left w:w="102" w:type="dxa"/>
              <w:right w:w="102" w:type="dxa"/>
            </w:tcMar>
            <w:tcPrChange w:id="6444" w:author="Codex" w:date="2026-10-05T16:32:41.313017+00:00">
              <w:tcPr>
                <w:tcW w:w="0" w:type="auto"/>
                <w:tcBorders>
                  <w:top w:val="nil"/>
                  <w:left w:val="nil"/>
                  <w:bottom w:val="nil"/>
                  <w:right w:val="nil"/>
                </w:tcBorders>
                <w:tcMar>
                  <w:left w:w="102" w:type="dxa"/>
                  <w:right w:w="102" w:type="dxa"/>
                </w:tcMar>
              </w:tcPr>
            </w:tcPrChange>
          </w:tcPr>
          <w:p w14:paraId="6D6F526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10" w:author="Codex" w:date="2026-10-05T16:32:41.313017+00:00">
                  <w:rPr>
                    <w:bCs w:val="0"/>
                    <w:sz w:val="21"/>
                    <w:szCs w:val="21"/>
                  </w:rPr>
                </w:rPrChange>
              </w:rPr>
              <w:pPrChange w:id="644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46" w:author="Codex" w:date="2026-10-05T16:32:41.313017+00:00">
                  <w:rPr>
                    <w:bCs w:val="0"/>
                    <w:sz w:val="21"/>
                    <w:szCs w:val="21"/>
                  </w:rPr>
                </w:rPrChange>
              </w:rPr>
              <w:t>951</w:t>
            </w:r>
          </w:p>
        </w:tc>
      </w:tr>
      <w:tr w:rsidR="007622EE" w14:paraId="0640FC08"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447" w:author="Codex" w:date="2026-10-05T16:32:41.313017+00:00">
              <w:tcPr>
                <w:tcW w:w="0" w:type="auto"/>
                <w:tcBorders>
                  <w:top w:val="nil"/>
                  <w:left w:val="nil"/>
                  <w:bottom w:val="nil"/>
                  <w:right w:val="nil"/>
                </w:tcBorders>
                <w:tcMar>
                  <w:left w:w="102" w:type="dxa"/>
                  <w:right w:w="102" w:type="dxa"/>
                </w:tcMar>
              </w:tcPr>
            </w:tcPrChange>
          </w:tcPr>
          <w:p w14:paraId="06DEC26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11" w:author="Codex" w:date="2026-10-05T16:32:41.313017+00:00">
                  <w:rPr>
                    <w:bCs w:val="0"/>
                    <w:sz w:val="21"/>
                    <w:szCs w:val="21"/>
                  </w:rPr>
                </w:rPrChange>
              </w:rPr>
              <w:pPrChange w:id="644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49" w:author="Codex" w:date="2026-10-05T16:32:41.313017+00:00">
                  <w:rPr>
                    <w:bCs w:val="0"/>
                    <w:sz w:val="21"/>
                    <w:szCs w:val="21"/>
                  </w:rPr>
                </w:rPrChange>
              </w:rPr>
              <w:t>RA-P</w:t>
            </w:r>
          </w:p>
        </w:tc>
        <w:tc>
          <w:tcPr>
            <w:tcW w:w="0" w:type="auto"/>
            <w:tcBorders>
              <w:top w:val="nil"/>
              <w:left w:val="nil"/>
              <w:bottom w:val="nil"/>
              <w:right w:val="nil"/>
              <w:insideH w:val="nil"/>
              <w:insideV w:val="nil"/>
            </w:tcBorders>
            <w:tcMar>
              <w:left w:w="102" w:type="dxa"/>
              <w:right w:w="102" w:type="dxa"/>
            </w:tcMar>
            <w:tcPrChange w:id="6450" w:author="Codex" w:date="2026-10-05T16:32:41.313017+00:00">
              <w:tcPr>
                <w:tcW w:w="0" w:type="auto"/>
                <w:tcBorders>
                  <w:top w:val="nil"/>
                  <w:left w:val="nil"/>
                  <w:bottom w:val="nil"/>
                  <w:right w:val="nil"/>
                </w:tcBorders>
                <w:tcMar>
                  <w:left w:w="102" w:type="dxa"/>
                  <w:right w:w="102" w:type="dxa"/>
                </w:tcMar>
              </w:tcPr>
            </w:tcPrChange>
          </w:tcPr>
          <w:p w14:paraId="2AD4C82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12" w:author="Codex" w:date="2026-10-05T16:32:41.313017+00:00">
                  <w:rPr>
                    <w:bCs w:val="0"/>
                    <w:sz w:val="21"/>
                    <w:szCs w:val="21"/>
                  </w:rPr>
                </w:rPrChange>
              </w:rPr>
              <w:pPrChange w:id="6451"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452" w:author="Codex" w:date="2026-10-05T16:32:41.313017+00:00">
                  <w:rPr>
                    <w:bCs w:val="0"/>
                    <w:sz w:val="21"/>
                    <w:szCs w:val="21"/>
                  </w:rPr>
                </w:rPrChange>
              </w:rPr>
              <w:t>男性</w:t>
            </w:r>
          </w:p>
        </w:tc>
        <w:tc>
          <w:tcPr>
            <w:tcW w:w="0" w:type="auto"/>
            <w:tcBorders>
              <w:top w:val="nil"/>
              <w:left w:val="nil"/>
              <w:bottom w:val="nil"/>
              <w:right w:val="nil"/>
              <w:insideH w:val="nil"/>
              <w:insideV w:val="nil"/>
            </w:tcBorders>
            <w:tcMar>
              <w:left w:w="102" w:type="dxa"/>
              <w:right w:w="102" w:type="dxa"/>
            </w:tcMar>
            <w:tcPrChange w:id="6453" w:author="Codex" w:date="2026-10-05T16:32:41.313017+00:00">
              <w:tcPr>
                <w:tcW w:w="0" w:type="auto"/>
                <w:tcBorders>
                  <w:top w:val="nil"/>
                  <w:left w:val="nil"/>
                  <w:bottom w:val="nil"/>
                  <w:right w:val="nil"/>
                </w:tcBorders>
                <w:tcMar>
                  <w:left w:w="102" w:type="dxa"/>
                  <w:right w:w="102" w:type="dxa"/>
                </w:tcMar>
              </w:tcPr>
            </w:tcPrChange>
          </w:tcPr>
          <w:p w14:paraId="400E643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13" w:author="Codex" w:date="2026-10-05T16:32:41.313017+00:00">
                  <w:rPr>
                    <w:bCs w:val="0"/>
                    <w:sz w:val="21"/>
                    <w:szCs w:val="21"/>
                  </w:rPr>
                </w:rPrChange>
              </w:rPr>
              <w:pPrChange w:id="645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55" w:author="Codex" w:date="2026-10-05T16:32:41.313017+00:00">
                  <w:rPr>
                    <w:bCs w:val="0"/>
                    <w:sz w:val="21"/>
                    <w:szCs w:val="21"/>
                  </w:rPr>
                </w:rPrChange>
              </w:rPr>
              <w:t>994</w:t>
            </w:r>
          </w:p>
        </w:tc>
        <w:tc>
          <w:tcPr>
            <w:tcW w:w="0" w:type="auto"/>
            <w:tcBorders>
              <w:top w:val="nil"/>
              <w:left w:val="nil"/>
              <w:bottom w:val="nil"/>
              <w:right w:val="nil"/>
              <w:insideH w:val="nil"/>
              <w:insideV w:val="nil"/>
            </w:tcBorders>
            <w:tcMar>
              <w:left w:w="102" w:type="dxa"/>
              <w:right w:w="102" w:type="dxa"/>
            </w:tcMar>
            <w:tcPrChange w:id="6456" w:author="Codex" w:date="2026-10-05T16:32:41.313017+00:00">
              <w:tcPr>
                <w:tcW w:w="0" w:type="auto"/>
                <w:tcBorders>
                  <w:top w:val="nil"/>
                  <w:left w:val="nil"/>
                  <w:bottom w:val="nil"/>
                  <w:right w:val="nil"/>
                </w:tcBorders>
                <w:tcMar>
                  <w:left w:w="102" w:type="dxa"/>
                  <w:right w:w="102" w:type="dxa"/>
                </w:tcMar>
              </w:tcPr>
            </w:tcPrChange>
          </w:tcPr>
          <w:p w14:paraId="0328789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14" w:author="Codex" w:date="2026-10-05T16:32:41.313017+00:00">
                  <w:rPr>
                    <w:bCs w:val="0"/>
                    <w:sz w:val="21"/>
                    <w:szCs w:val="21"/>
                  </w:rPr>
                </w:rPrChange>
              </w:rPr>
              <w:pPrChange w:id="645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58" w:author="Codex" w:date="2026-10-05T16:32:41.313017+00:00">
                  <w:rPr>
                    <w:bCs w:val="0"/>
                    <w:sz w:val="21"/>
                    <w:szCs w:val="21"/>
                  </w:rPr>
                </w:rPrChange>
              </w:rPr>
              <w:t>530</w:t>
            </w:r>
          </w:p>
        </w:tc>
        <w:tc>
          <w:tcPr>
            <w:tcW w:w="0" w:type="auto"/>
            <w:tcBorders>
              <w:top w:val="nil"/>
              <w:left w:val="nil"/>
              <w:bottom w:val="nil"/>
              <w:right w:val="nil"/>
              <w:insideH w:val="nil"/>
              <w:insideV w:val="nil"/>
            </w:tcBorders>
            <w:tcMar>
              <w:left w:w="102" w:type="dxa"/>
              <w:right w:w="102" w:type="dxa"/>
            </w:tcMar>
            <w:tcPrChange w:id="6459" w:author="Codex" w:date="2026-10-05T16:32:41.313017+00:00">
              <w:tcPr>
                <w:tcW w:w="0" w:type="auto"/>
                <w:tcBorders>
                  <w:top w:val="nil"/>
                  <w:left w:val="nil"/>
                  <w:bottom w:val="nil"/>
                  <w:right w:val="nil"/>
                </w:tcBorders>
                <w:tcMar>
                  <w:left w:w="102" w:type="dxa"/>
                  <w:right w:w="102" w:type="dxa"/>
                </w:tcMar>
              </w:tcPr>
            </w:tcPrChange>
          </w:tcPr>
          <w:p w14:paraId="42A6F91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15" w:author="Codex" w:date="2026-10-05T16:32:41.313017+00:00">
                  <w:rPr>
                    <w:bCs w:val="0"/>
                    <w:sz w:val="21"/>
                    <w:szCs w:val="21"/>
                  </w:rPr>
                </w:rPrChange>
              </w:rPr>
              <w:pPrChange w:id="646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61" w:author="Codex" w:date="2026-10-05T16:32:41.313017+00:00">
                  <w:rPr>
                    <w:bCs w:val="0"/>
                    <w:sz w:val="21"/>
                    <w:szCs w:val="21"/>
                  </w:rPr>
                </w:rPrChange>
              </w:rPr>
              <w:t>0.9995</w:t>
            </w:r>
            <w:r>
              <w:rPr>
                <w:rFonts w:ascii="Times New Roman" w:hAnsi="Times New Roman" w:cs="Times New Roman" w:eastAsia="SimSun"/>
                <w:b w:val="0"/>
                <w:bCs w:val="0"/>
                <w:sz w:val="21"/>
                <w:szCs w:val="21"/>
                <w:rPrChange w:id="6462" w:author="Codex" w:date="2026-10-05T16:32:41.313017+00:00">
                  <w:rPr>
                    <w:bCs w:val="0"/>
                    <w:sz w:val="21"/>
                    <w:szCs w:val="21"/>
                  </w:rPr>
                </w:rPrChange>
              </w:rPr>
              <w:t>（</w:t>
            </w:r>
            <w:r>
              <w:rPr>
                <w:rFonts w:ascii="Times New Roman" w:hAnsi="Times New Roman" w:cs="Times New Roman" w:eastAsia="SimSun"/>
                <w:b w:val="0"/>
                <w:bCs w:val="0"/>
                <w:sz w:val="21"/>
                <w:szCs w:val="21"/>
                <w:rPrChange w:id="6463" w:author="Codex" w:date="2026-10-05T16:32:41.313017+00:00">
                  <w:rPr>
                    <w:bCs w:val="0"/>
                    <w:sz w:val="21"/>
                    <w:szCs w:val="21"/>
                  </w:rPr>
                </w:rPrChange>
              </w:rPr>
              <w:t>0.9452</w:t>
            </w:r>
            <w:r>
              <w:rPr>
                <w:rFonts w:ascii="Times New Roman" w:hAnsi="Times New Roman" w:cs="Times New Roman" w:eastAsia="SimSun"/>
                <w:b w:val="0"/>
                <w:bCs w:val="0"/>
                <w:sz w:val="21"/>
                <w:szCs w:val="21"/>
                <w:rPrChange w:id="6464" w:author="Codex" w:date="2026-10-05T16:32:41.313017+00:00">
                  <w:rPr>
                    <w:bCs w:val="0"/>
                    <w:sz w:val="21"/>
                    <w:szCs w:val="21"/>
                  </w:rPr>
                </w:rPrChange>
              </w:rPr>
              <w:t>，</w:t>
            </w:r>
            <w:r>
              <w:rPr>
                <w:rFonts w:ascii="Times New Roman" w:hAnsi="Times New Roman" w:cs="Times New Roman" w:eastAsia="SimSun"/>
                <w:b w:val="0"/>
                <w:bCs w:val="0"/>
                <w:sz w:val="21"/>
                <w:szCs w:val="21"/>
                <w:rPrChange w:id="6465" w:author="Codex" w:date="2026-10-05T16:32:41.313017+00:00">
                  <w:rPr>
                    <w:bCs w:val="0"/>
                    <w:sz w:val="21"/>
                    <w:szCs w:val="21"/>
                  </w:rPr>
                </w:rPrChange>
              </w:rPr>
              <w:t>1.0347</w:t>
            </w:r>
            <w:r>
              <w:rPr>
                <w:rFonts w:ascii="Times New Roman" w:hAnsi="Times New Roman" w:cs="Times New Roman" w:eastAsia="SimSun"/>
                <w:b w:val="0"/>
                <w:bCs w:val="0"/>
                <w:sz w:val="21"/>
                <w:szCs w:val="21"/>
                <w:rPrChange w:id="646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467" w:author="Codex" w:date="2026-10-05T16:32:41.313017+00:00">
              <w:tcPr>
                <w:tcW w:w="0" w:type="auto"/>
                <w:tcBorders>
                  <w:top w:val="nil"/>
                  <w:left w:val="nil"/>
                  <w:bottom w:val="nil"/>
                  <w:right w:val="nil"/>
                </w:tcBorders>
                <w:tcMar>
                  <w:left w:w="102" w:type="dxa"/>
                  <w:right w:w="102" w:type="dxa"/>
                </w:tcMar>
              </w:tcPr>
            </w:tcPrChange>
          </w:tcPr>
          <w:p w14:paraId="1AADF49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16" w:author="Codex" w:date="2026-10-05T16:32:41.313017+00:00">
                  <w:rPr>
                    <w:bCs w:val="0"/>
                    <w:sz w:val="21"/>
                    <w:szCs w:val="21"/>
                  </w:rPr>
                </w:rPrChange>
              </w:rPr>
              <w:pPrChange w:id="646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69" w:author="Codex" w:date="2026-10-05T16:32:41.313017+00:00">
                  <w:rPr>
                    <w:bCs w:val="0"/>
                    <w:sz w:val="21"/>
                    <w:szCs w:val="21"/>
                  </w:rPr>
                </w:rPrChange>
              </w:rPr>
              <w:t>0.406</w:t>
            </w:r>
            <w:r>
              <w:rPr>
                <w:rFonts w:ascii="Times New Roman" w:hAnsi="Times New Roman" w:cs="Times New Roman" w:eastAsia="SimSun"/>
                <w:b w:val="0"/>
                <w:bCs w:val="0"/>
                <w:sz w:val="21"/>
                <w:szCs w:val="21"/>
                <w:rPrChange w:id="6470" w:author="Codex" w:date="2026-10-05T16:32:41.313017+00:00">
                  <w:rPr>
                    <w:bCs w:val="0"/>
                    <w:sz w:val="21"/>
                    <w:szCs w:val="21"/>
                  </w:rPr>
                </w:rPrChange>
              </w:rPr>
              <w:t>（</w:t>
            </w:r>
            <w:r>
              <w:rPr>
                <w:rFonts w:ascii="Times New Roman" w:hAnsi="Times New Roman" w:cs="Times New Roman" w:eastAsia="SimSun"/>
                <w:b w:val="0"/>
                <w:bCs w:val="0"/>
                <w:sz w:val="21"/>
                <w:szCs w:val="21"/>
                <w:rPrChange w:id="6471" w:author="Codex" w:date="2026-10-05T16:32:41.313017+00:00">
                  <w:rPr>
                    <w:bCs w:val="0"/>
                    <w:sz w:val="21"/>
                    <w:szCs w:val="21"/>
                  </w:rPr>
                </w:rPrChange>
              </w:rPr>
              <w:t>-0.134</w:t>
            </w:r>
            <w:r>
              <w:rPr>
                <w:rFonts w:ascii="Times New Roman" w:hAnsi="Times New Roman" w:cs="Times New Roman" w:eastAsia="SimSun"/>
                <w:b w:val="0"/>
                <w:bCs w:val="0"/>
                <w:sz w:val="21"/>
                <w:szCs w:val="21"/>
                <w:rPrChange w:id="6472" w:author="Codex" w:date="2026-10-05T16:32:41.313017+00:00">
                  <w:rPr>
                    <w:bCs w:val="0"/>
                    <w:sz w:val="21"/>
                    <w:szCs w:val="21"/>
                  </w:rPr>
                </w:rPrChange>
              </w:rPr>
              <w:t>，</w:t>
            </w:r>
            <w:r>
              <w:rPr>
                <w:rFonts w:ascii="Times New Roman" w:hAnsi="Times New Roman" w:cs="Times New Roman" w:eastAsia="SimSun"/>
                <w:b w:val="0"/>
                <w:bCs w:val="0"/>
                <w:sz w:val="21"/>
                <w:szCs w:val="21"/>
                <w:rPrChange w:id="6473" w:author="Codex" w:date="2026-10-05T16:32:41.313017+00:00">
                  <w:rPr>
                    <w:bCs w:val="0"/>
                    <w:sz w:val="21"/>
                    <w:szCs w:val="21"/>
                  </w:rPr>
                </w:rPrChange>
              </w:rPr>
              <w:t>1.136</w:t>
            </w:r>
            <w:r>
              <w:rPr>
                <w:rFonts w:ascii="Times New Roman" w:hAnsi="Times New Roman" w:cs="Times New Roman" w:eastAsia="SimSun"/>
                <w:b w:val="0"/>
                <w:bCs w:val="0"/>
                <w:sz w:val="21"/>
                <w:szCs w:val="21"/>
                <w:rPrChange w:id="647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475" w:author="Codex" w:date="2026-10-05T16:32:41.313017+00:00">
              <w:tcPr>
                <w:tcW w:w="0" w:type="auto"/>
                <w:tcBorders>
                  <w:top w:val="nil"/>
                  <w:left w:val="nil"/>
                  <w:bottom w:val="nil"/>
                  <w:right w:val="nil"/>
                </w:tcBorders>
                <w:tcMar>
                  <w:left w:w="102" w:type="dxa"/>
                  <w:right w:w="102" w:type="dxa"/>
                </w:tcMar>
              </w:tcPr>
            </w:tcPrChange>
          </w:tcPr>
          <w:p w14:paraId="1E8C450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17" w:author="Codex" w:date="2026-10-05T16:32:41.313017+00:00">
                  <w:rPr>
                    <w:bCs w:val="0"/>
                    <w:sz w:val="21"/>
                    <w:szCs w:val="21"/>
                  </w:rPr>
                </w:rPrChange>
              </w:rPr>
              <w:pPrChange w:id="647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77" w:author="Codex" w:date="2026-10-05T16:32:41.313017+00:00">
                  <w:rPr>
                    <w:bCs w:val="0"/>
                    <w:sz w:val="21"/>
                    <w:szCs w:val="21"/>
                  </w:rPr>
                </w:rPrChange>
              </w:rPr>
              <w:t>1000</w:t>
            </w:r>
          </w:p>
        </w:tc>
      </w:tr>
      <w:tr w:rsidR="007622EE" w14:paraId="5B47F9DE"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478" w:author="Codex" w:date="2026-10-05T16:32:41.313017+00:00">
              <w:tcPr>
                <w:tcW w:w="0" w:type="auto"/>
                <w:tcBorders>
                  <w:top w:val="nil"/>
                  <w:left w:val="nil"/>
                  <w:bottom w:val="nil"/>
                  <w:right w:val="nil"/>
                </w:tcBorders>
                <w:tcMar>
                  <w:left w:w="102" w:type="dxa"/>
                  <w:right w:w="102" w:type="dxa"/>
                </w:tcMar>
              </w:tcPr>
            </w:tcPrChange>
          </w:tcPr>
          <w:p w14:paraId="061174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18" w:author="Codex" w:date="2026-10-05T16:32:41.313017+00:00">
                  <w:rPr>
                    <w:bCs w:val="0"/>
                    <w:sz w:val="21"/>
                    <w:szCs w:val="21"/>
                  </w:rPr>
                </w:rPrChange>
              </w:rPr>
              <w:pPrChange w:id="647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80" w:author="Codex" w:date="2026-10-05T16:32:41.313017+00:00">
                  <w:rPr>
                    <w:bCs w:val="0"/>
                    <w:sz w:val="21"/>
                    <w:szCs w:val="21"/>
                  </w:rPr>
                </w:rPrChange>
              </w:rPr>
              <w:t>RR-S</w:t>
            </w:r>
          </w:p>
        </w:tc>
        <w:tc>
          <w:tcPr>
            <w:tcW w:w="0" w:type="auto"/>
            <w:tcBorders>
              <w:top w:val="nil"/>
              <w:left w:val="nil"/>
              <w:bottom w:val="nil"/>
              <w:right w:val="nil"/>
              <w:insideH w:val="nil"/>
              <w:insideV w:val="nil"/>
            </w:tcBorders>
            <w:tcMar>
              <w:left w:w="102" w:type="dxa"/>
              <w:right w:w="102" w:type="dxa"/>
            </w:tcMar>
            <w:tcPrChange w:id="6481" w:author="Codex" w:date="2026-10-05T16:32:41.313017+00:00">
              <w:tcPr>
                <w:tcW w:w="0" w:type="auto"/>
                <w:tcBorders>
                  <w:top w:val="nil"/>
                  <w:left w:val="nil"/>
                  <w:bottom w:val="nil"/>
                  <w:right w:val="nil"/>
                </w:tcBorders>
                <w:tcMar>
                  <w:left w:w="102" w:type="dxa"/>
                  <w:right w:w="102" w:type="dxa"/>
                </w:tcMar>
              </w:tcPr>
            </w:tcPrChange>
          </w:tcPr>
          <w:p w14:paraId="66A5C80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19" w:author="Codex" w:date="2026-10-05T16:32:41.313017+00:00">
                  <w:rPr>
                    <w:bCs w:val="0"/>
                    <w:sz w:val="21"/>
                    <w:szCs w:val="21"/>
                  </w:rPr>
                </w:rPrChange>
              </w:rPr>
              <w:pPrChange w:id="6482"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483" w:author="Codex" w:date="2026-10-05T16:32:41.313017+00:00">
                  <w:rPr>
                    <w:bCs w:val="0"/>
                    <w:sz w:val="21"/>
                    <w:szCs w:val="21"/>
                  </w:rPr>
                </w:rPrChange>
              </w:rPr>
              <w:t>女性</w:t>
            </w:r>
          </w:p>
        </w:tc>
        <w:tc>
          <w:tcPr>
            <w:tcW w:w="0" w:type="auto"/>
            <w:tcBorders>
              <w:top w:val="nil"/>
              <w:left w:val="nil"/>
              <w:bottom w:val="nil"/>
              <w:right w:val="nil"/>
              <w:insideH w:val="nil"/>
              <w:insideV w:val="nil"/>
            </w:tcBorders>
            <w:tcMar>
              <w:left w:w="102" w:type="dxa"/>
              <w:right w:w="102" w:type="dxa"/>
            </w:tcMar>
            <w:tcPrChange w:id="6484" w:author="Codex" w:date="2026-10-05T16:32:41.313017+00:00">
              <w:tcPr>
                <w:tcW w:w="0" w:type="auto"/>
                <w:tcBorders>
                  <w:top w:val="nil"/>
                  <w:left w:val="nil"/>
                  <w:bottom w:val="nil"/>
                  <w:right w:val="nil"/>
                </w:tcBorders>
                <w:tcMar>
                  <w:left w:w="102" w:type="dxa"/>
                  <w:right w:w="102" w:type="dxa"/>
                </w:tcMar>
              </w:tcPr>
            </w:tcPrChange>
          </w:tcPr>
          <w:p w14:paraId="00F80D1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20" w:author="Codex" w:date="2026-10-05T16:32:41.313017+00:00">
                  <w:rPr>
                    <w:bCs w:val="0"/>
                    <w:sz w:val="21"/>
                    <w:szCs w:val="21"/>
                  </w:rPr>
                </w:rPrChange>
              </w:rPr>
              <w:pPrChange w:id="648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86" w:author="Codex" w:date="2026-10-05T16:32:41.313017+00:00">
                  <w:rPr>
                    <w:bCs w:val="0"/>
                    <w:sz w:val="21"/>
                    <w:szCs w:val="21"/>
                  </w:rPr>
                </w:rPrChange>
              </w:rPr>
              <w:t>4567</w:t>
            </w:r>
          </w:p>
        </w:tc>
        <w:tc>
          <w:tcPr>
            <w:tcW w:w="0" w:type="auto"/>
            <w:tcBorders>
              <w:top w:val="nil"/>
              <w:left w:val="nil"/>
              <w:bottom w:val="nil"/>
              <w:right w:val="nil"/>
              <w:insideH w:val="nil"/>
              <w:insideV w:val="nil"/>
            </w:tcBorders>
            <w:tcMar>
              <w:left w:w="102" w:type="dxa"/>
              <w:right w:w="102" w:type="dxa"/>
            </w:tcMar>
            <w:tcPrChange w:id="6487" w:author="Codex" w:date="2026-10-05T16:32:41.313017+00:00">
              <w:tcPr>
                <w:tcW w:w="0" w:type="auto"/>
                <w:tcBorders>
                  <w:top w:val="nil"/>
                  <w:left w:val="nil"/>
                  <w:bottom w:val="nil"/>
                  <w:right w:val="nil"/>
                </w:tcBorders>
                <w:tcMar>
                  <w:left w:w="102" w:type="dxa"/>
                  <w:right w:w="102" w:type="dxa"/>
                </w:tcMar>
              </w:tcPr>
            </w:tcPrChange>
          </w:tcPr>
          <w:p w14:paraId="471ADC9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21" w:author="Codex" w:date="2026-10-05T16:32:41.313017+00:00">
                  <w:rPr>
                    <w:bCs w:val="0"/>
                    <w:sz w:val="21"/>
                    <w:szCs w:val="21"/>
                  </w:rPr>
                </w:rPrChange>
              </w:rPr>
              <w:pPrChange w:id="648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89" w:author="Codex" w:date="2026-10-05T16:32:41.313017+00:00">
                  <w:rPr>
                    <w:bCs w:val="0"/>
                    <w:sz w:val="21"/>
                    <w:szCs w:val="21"/>
                  </w:rPr>
                </w:rPrChange>
              </w:rPr>
              <w:t>1966</w:t>
            </w:r>
          </w:p>
        </w:tc>
        <w:tc>
          <w:tcPr>
            <w:tcW w:w="0" w:type="auto"/>
            <w:tcBorders>
              <w:top w:val="nil"/>
              <w:left w:val="nil"/>
              <w:bottom w:val="nil"/>
              <w:right w:val="nil"/>
              <w:insideH w:val="nil"/>
              <w:insideV w:val="nil"/>
            </w:tcBorders>
            <w:tcMar>
              <w:left w:w="102" w:type="dxa"/>
              <w:right w:w="102" w:type="dxa"/>
            </w:tcMar>
            <w:tcPrChange w:id="6490" w:author="Codex" w:date="2026-10-05T16:32:41.313017+00:00">
              <w:tcPr>
                <w:tcW w:w="0" w:type="auto"/>
                <w:tcBorders>
                  <w:top w:val="nil"/>
                  <w:left w:val="nil"/>
                  <w:bottom w:val="nil"/>
                  <w:right w:val="nil"/>
                </w:tcBorders>
                <w:tcMar>
                  <w:left w:w="102" w:type="dxa"/>
                  <w:right w:w="102" w:type="dxa"/>
                </w:tcMar>
              </w:tcPr>
            </w:tcPrChange>
          </w:tcPr>
          <w:p w14:paraId="6C8D26E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22" w:author="Codex" w:date="2026-10-05T16:32:41.313017+00:00">
                  <w:rPr>
                    <w:bCs w:val="0"/>
                    <w:sz w:val="21"/>
                    <w:szCs w:val="21"/>
                  </w:rPr>
                </w:rPrChange>
              </w:rPr>
              <w:pPrChange w:id="649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92" w:author="Codex" w:date="2026-10-05T16:32:41.313017+00:00">
                  <w:rPr>
                    <w:bCs w:val="0"/>
                    <w:sz w:val="21"/>
                    <w:szCs w:val="21"/>
                  </w:rPr>
                </w:rPrChange>
              </w:rPr>
              <w:t>0.9995</w:t>
            </w:r>
            <w:r>
              <w:rPr>
                <w:rFonts w:ascii="Times New Roman" w:hAnsi="Times New Roman" w:cs="Times New Roman" w:eastAsia="SimSun"/>
                <w:b w:val="0"/>
                <w:bCs w:val="0"/>
                <w:sz w:val="21"/>
                <w:szCs w:val="21"/>
                <w:rPrChange w:id="6493" w:author="Codex" w:date="2026-10-05T16:32:41.313017+00:00">
                  <w:rPr>
                    <w:bCs w:val="0"/>
                    <w:sz w:val="21"/>
                    <w:szCs w:val="21"/>
                  </w:rPr>
                </w:rPrChange>
              </w:rPr>
              <w:t>（</w:t>
            </w:r>
            <w:r>
              <w:rPr>
                <w:rFonts w:ascii="Times New Roman" w:hAnsi="Times New Roman" w:cs="Times New Roman" w:eastAsia="SimSun"/>
                <w:b w:val="0"/>
                <w:bCs w:val="0"/>
                <w:sz w:val="21"/>
                <w:szCs w:val="21"/>
                <w:rPrChange w:id="6494" w:author="Codex" w:date="2026-10-05T16:32:41.313017+00:00">
                  <w:rPr>
                    <w:bCs w:val="0"/>
                    <w:sz w:val="21"/>
                    <w:szCs w:val="21"/>
                  </w:rPr>
                </w:rPrChange>
              </w:rPr>
              <w:t>0.9826</w:t>
            </w:r>
            <w:r>
              <w:rPr>
                <w:rFonts w:ascii="Times New Roman" w:hAnsi="Times New Roman" w:cs="Times New Roman" w:eastAsia="SimSun"/>
                <w:b w:val="0"/>
                <w:bCs w:val="0"/>
                <w:sz w:val="21"/>
                <w:szCs w:val="21"/>
                <w:rPrChange w:id="6495" w:author="Codex" w:date="2026-10-05T16:32:41.313017+00:00">
                  <w:rPr>
                    <w:bCs w:val="0"/>
                    <w:sz w:val="21"/>
                    <w:szCs w:val="21"/>
                  </w:rPr>
                </w:rPrChange>
              </w:rPr>
              <w:t>，</w:t>
            </w:r>
            <w:r>
              <w:rPr>
                <w:rFonts w:ascii="Times New Roman" w:hAnsi="Times New Roman" w:cs="Times New Roman" w:eastAsia="SimSun"/>
                <w:b w:val="0"/>
                <w:bCs w:val="0"/>
                <w:sz w:val="21"/>
                <w:szCs w:val="21"/>
                <w:rPrChange w:id="6496" w:author="Codex" w:date="2026-10-05T16:32:41.313017+00:00">
                  <w:rPr>
                    <w:bCs w:val="0"/>
                    <w:sz w:val="21"/>
                    <w:szCs w:val="21"/>
                  </w:rPr>
                </w:rPrChange>
              </w:rPr>
              <w:t>1.0135</w:t>
            </w:r>
            <w:r>
              <w:rPr>
                <w:rFonts w:ascii="Times New Roman" w:hAnsi="Times New Roman" w:cs="Times New Roman" w:eastAsia="SimSun"/>
                <w:b w:val="0"/>
                <w:bCs w:val="0"/>
                <w:sz w:val="21"/>
                <w:szCs w:val="21"/>
                <w:rPrChange w:id="6497"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498" w:author="Codex" w:date="2026-10-05T16:32:41.313017+00:00">
              <w:tcPr>
                <w:tcW w:w="0" w:type="auto"/>
                <w:tcBorders>
                  <w:top w:val="nil"/>
                  <w:left w:val="nil"/>
                  <w:bottom w:val="nil"/>
                  <w:right w:val="nil"/>
                </w:tcBorders>
                <w:tcMar>
                  <w:left w:w="102" w:type="dxa"/>
                  <w:right w:w="102" w:type="dxa"/>
                </w:tcMar>
              </w:tcPr>
            </w:tcPrChange>
          </w:tcPr>
          <w:p w14:paraId="7E1B65D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23" w:author="Codex" w:date="2026-10-05T16:32:41.313017+00:00">
                  <w:rPr>
                    <w:bCs w:val="0"/>
                    <w:sz w:val="21"/>
                    <w:szCs w:val="21"/>
                  </w:rPr>
                </w:rPrChange>
              </w:rPr>
              <w:pPrChange w:id="649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00" w:author="Codex" w:date="2026-10-05T16:32:41.313017+00:00">
                  <w:rPr>
                    <w:bCs w:val="0"/>
                    <w:sz w:val="21"/>
                    <w:szCs w:val="21"/>
                  </w:rPr>
                </w:rPrChange>
              </w:rPr>
              <w:t>-0.150</w:t>
            </w:r>
            <w:r>
              <w:rPr>
                <w:rFonts w:ascii="Times New Roman" w:hAnsi="Times New Roman" w:cs="Times New Roman" w:eastAsia="SimSun"/>
                <w:b w:val="0"/>
                <w:bCs w:val="0"/>
                <w:sz w:val="21"/>
                <w:szCs w:val="21"/>
                <w:rPrChange w:id="6501" w:author="Codex" w:date="2026-10-05T16:32:41.313017+00:00">
                  <w:rPr>
                    <w:bCs w:val="0"/>
                    <w:sz w:val="21"/>
                    <w:szCs w:val="21"/>
                  </w:rPr>
                </w:rPrChange>
              </w:rPr>
              <w:t>（</w:t>
            </w:r>
            <w:r>
              <w:rPr>
                <w:rFonts w:ascii="Times New Roman" w:hAnsi="Times New Roman" w:cs="Times New Roman" w:eastAsia="SimSun"/>
                <w:b w:val="0"/>
                <w:bCs w:val="0"/>
                <w:sz w:val="21"/>
                <w:szCs w:val="21"/>
                <w:rPrChange w:id="6502" w:author="Codex" w:date="2026-10-05T16:32:41.313017+00:00">
                  <w:rPr>
                    <w:bCs w:val="0"/>
                    <w:sz w:val="21"/>
                    <w:szCs w:val="21"/>
                  </w:rPr>
                </w:rPrChange>
              </w:rPr>
              <w:t>-0.974</w:t>
            </w:r>
            <w:r>
              <w:rPr>
                <w:rFonts w:ascii="Times New Roman" w:hAnsi="Times New Roman" w:cs="Times New Roman" w:eastAsia="SimSun"/>
                <w:b w:val="0"/>
                <w:bCs w:val="0"/>
                <w:sz w:val="21"/>
                <w:szCs w:val="21"/>
                <w:rPrChange w:id="6503" w:author="Codex" w:date="2026-10-05T16:32:41.313017+00:00">
                  <w:rPr>
                    <w:bCs w:val="0"/>
                    <w:sz w:val="21"/>
                    <w:szCs w:val="21"/>
                  </w:rPr>
                </w:rPrChange>
              </w:rPr>
              <w:t>，</w:t>
            </w:r>
            <w:r>
              <w:rPr>
                <w:rFonts w:ascii="Times New Roman" w:hAnsi="Times New Roman" w:cs="Times New Roman" w:eastAsia="SimSun"/>
                <w:b w:val="0"/>
                <w:bCs w:val="0"/>
                <w:sz w:val="21"/>
                <w:szCs w:val="21"/>
                <w:rPrChange w:id="6504" w:author="Codex" w:date="2026-10-05T16:32:41.313017+00:00">
                  <w:rPr>
                    <w:bCs w:val="0"/>
                    <w:sz w:val="21"/>
                    <w:szCs w:val="21"/>
                  </w:rPr>
                </w:rPrChange>
              </w:rPr>
              <w:t>1.234</w:t>
            </w:r>
            <w:r>
              <w:rPr>
                <w:rFonts w:ascii="Times New Roman" w:hAnsi="Times New Roman" w:cs="Times New Roman" w:eastAsia="SimSun"/>
                <w:b w:val="0"/>
                <w:bCs w:val="0"/>
                <w:sz w:val="21"/>
                <w:szCs w:val="21"/>
                <w:rPrChange w:id="6505"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506" w:author="Codex" w:date="2026-10-05T16:32:41.313017+00:00">
              <w:tcPr>
                <w:tcW w:w="0" w:type="auto"/>
                <w:tcBorders>
                  <w:top w:val="nil"/>
                  <w:left w:val="nil"/>
                  <w:bottom w:val="nil"/>
                  <w:right w:val="nil"/>
                </w:tcBorders>
                <w:tcMar>
                  <w:left w:w="102" w:type="dxa"/>
                  <w:right w:w="102" w:type="dxa"/>
                </w:tcMar>
              </w:tcPr>
            </w:tcPrChange>
          </w:tcPr>
          <w:p w14:paraId="7C1F63E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24" w:author="Codex" w:date="2026-10-05T16:32:41.313017+00:00">
                  <w:rPr>
                    <w:bCs w:val="0"/>
                    <w:sz w:val="21"/>
                    <w:szCs w:val="21"/>
                  </w:rPr>
                </w:rPrChange>
              </w:rPr>
              <w:pPrChange w:id="650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08" w:author="Codex" w:date="2026-10-05T16:32:41.313017+00:00">
                  <w:rPr>
                    <w:bCs w:val="0"/>
                    <w:sz w:val="21"/>
                    <w:szCs w:val="21"/>
                  </w:rPr>
                </w:rPrChange>
              </w:rPr>
              <w:t>1000</w:t>
            </w:r>
          </w:p>
        </w:tc>
      </w:tr>
      <w:tr w:rsidR="007622EE" w14:paraId="52629C50"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509" w:author="Codex" w:date="2026-10-05T16:32:41.313017+00:00">
              <w:tcPr>
                <w:tcW w:w="0" w:type="auto"/>
                <w:tcBorders>
                  <w:top w:val="nil"/>
                  <w:left w:val="nil"/>
                  <w:bottom w:val="nil"/>
                  <w:right w:val="nil"/>
                </w:tcBorders>
                <w:tcMar>
                  <w:left w:w="102" w:type="dxa"/>
                  <w:right w:w="102" w:type="dxa"/>
                </w:tcMar>
              </w:tcPr>
            </w:tcPrChange>
          </w:tcPr>
          <w:p w14:paraId="7349A3F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25" w:author="Codex" w:date="2026-10-05T16:32:41.313017+00:00">
                  <w:rPr>
                    <w:bCs w:val="0"/>
                    <w:sz w:val="21"/>
                    <w:szCs w:val="21"/>
                  </w:rPr>
                </w:rPrChange>
              </w:rPr>
              <w:pPrChange w:id="651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11" w:author="Codex" w:date="2026-10-05T16:32:41.313017+00:00">
                  <w:rPr>
                    <w:bCs w:val="0"/>
                    <w:sz w:val="21"/>
                    <w:szCs w:val="21"/>
                  </w:rPr>
                </w:rPrChange>
              </w:rPr>
              <w:t>RR-S</w:t>
            </w:r>
          </w:p>
        </w:tc>
        <w:tc>
          <w:tcPr>
            <w:tcW w:w="0" w:type="auto"/>
            <w:tcBorders>
              <w:top w:val="nil"/>
              <w:left w:val="nil"/>
              <w:bottom w:val="nil"/>
              <w:right w:val="nil"/>
              <w:insideH w:val="nil"/>
              <w:insideV w:val="nil"/>
            </w:tcBorders>
            <w:tcMar>
              <w:left w:w="102" w:type="dxa"/>
              <w:right w:w="102" w:type="dxa"/>
            </w:tcMar>
            <w:tcPrChange w:id="6512" w:author="Codex" w:date="2026-10-05T16:32:41.313017+00:00">
              <w:tcPr>
                <w:tcW w:w="0" w:type="auto"/>
                <w:tcBorders>
                  <w:top w:val="nil"/>
                  <w:left w:val="nil"/>
                  <w:bottom w:val="nil"/>
                  <w:right w:val="nil"/>
                </w:tcBorders>
                <w:tcMar>
                  <w:left w:w="102" w:type="dxa"/>
                  <w:right w:w="102" w:type="dxa"/>
                </w:tcMar>
              </w:tcPr>
            </w:tcPrChange>
          </w:tcPr>
          <w:p w14:paraId="6B2457A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26" w:author="Codex" w:date="2026-10-05T16:32:41.313017+00:00">
                  <w:rPr>
                    <w:bCs w:val="0"/>
                    <w:sz w:val="21"/>
                    <w:szCs w:val="21"/>
                  </w:rPr>
                </w:rPrChange>
              </w:rPr>
              <w:pPrChange w:id="6513"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514" w:author="Codex" w:date="2026-10-05T16:32:41.313017+00:00">
                  <w:rPr>
                    <w:bCs w:val="0"/>
                    <w:sz w:val="21"/>
                    <w:szCs w:val="21"/>
                  </w:rPr>
                </w:rPrChange>
              </w:rPr>
              <w:t>男性</w:t>
            </w:r>
          </w:p>
        </w:tc>
        <w:tc>
          <w:tcPr>
            <w:tcW w:w="0" w:type="auto"/>
            <w:tcBorders>
              <w:top w:val="nil"/>
              <w:left w:val="nil"/>
              <w:bottom w:val="nil"/>
              <w:right w:val="nil"/>
              <w:insideH w:val="nil"/>
              <w:insideV w:val="nil"/>
            </w:tcBorders>
            <w:tcMar>
              <w:left w:w="102" w:type="dxa"/>
              <w:right w:w="102" w:type="dxa"/>
            </w:tcMar>
            <w:tcPrChange w:id="6515" w:author="Codex" w:date="2026-10-05T16:32:41.313017+00:00">
              <w:tcPr>
                <w:tcW w:w="0" w:type="auto"/>
                <w:tcBorders>
                  <w:top w:val="nil"/>
                  <w:left w:val="nil"/>
                  <w:bottom w:val="nil"/>
                  <w:right w:val="nil"/>
                </w:tcBorders>
                <w:tcMar>
                  <w:left w:w="102" w:type="dxa"/>
                  <w:right w:w="102" w:type="dxa"/>
                </w:tcMar>
              </w:tcPr>
            </w:tcPrChange>
          </w:tcPr>
          <w:p w14:paraId="6C42A2F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27" w:author="Codex" w:date="2026-10-05T16:32:41.313017+00:00">
                  <w:rPr>
                    <w:bCs w:val="0"/>
                    <w:sz w:val="21"/>
                    <w:szCs w:val="21"/>
                  </w:rPr>
                </w:rPrChange>
              </w:rPr>
              <w:pPrChange w:id="651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17" w:author="Codex" w:date="2026-10-05T16:32:41.313017+00:00">
                  <w:rPr>
                    <w:bCs w:val="0"/>
                    <w:sz w:val="21"/>
                    <w:szCs w:val="21"/>
                  </w:rPr>
                </w:rPrChange>
              </w:rPr>
              <w:t>1764</w:t>
            </w:r>
          </w:p>
        </w:tc>
        <w:tc>
          <w:tcPr>
            <w:tcW w:w="0" w:type="auto"/>
            <w:tcBorders>
              <w:top w:val="nil"/>
              <w:left w:val="nil"/>
              <w:bottom w:val="nil"/>
              <w:right w:val="nil"/>
              <w:insideH w:val="nil"/>
              <w:insideV w:val="nil"/>
            </w:tcBorders>
            <w:tcMar>
              <w:left w:w="102" w:type="dxa"/>
              <w:right w:w="102" w:type="dxa"/>
            </w:tcMar>
            <w:tcPrChange w:id="6518" w:author="Codex" w:date="2026-10-05T16:32:41.313017+00:00">
              <w:tcPr>
                <w:tcW w:w="0" w:type="auto"/>
                <w:tcBorders>
                  <w:top w:val="nil"/>
                  <w:left w:val="nil"/>
                  <w:bottom w:val="nil"/>
                  <w:right w:val="nil"/>
                </w:tcBorders>
                <w:tcMar>
                  <w:left w:w="102" w:type="dxa"/>
                  <w:right w:w="102" w:type="dxa"/>
                </w:tcMar>
              </w:tcPr>
            </w:tcPrChange>
          </w:tcPr>
          <w:p w14:paraId="5372B1B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28" w:author="Codex" w:date="2026-10-05T16:32:41.313017+00:00">
                  <w:rPr>
                    <w:bCs w:val="0"/>
                    <w:sz w:val="21"/>
                    <w:szCs w:val="21"/>
                  </w:rPr>
                </w:rPrChange>
              </w:rPr>
              <w:pPrChange w:id="651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20" w:author="Codex" w:date="2026-10-05T16:32:41.313017+00:00">
                  <w:rPr>
                    <w:bCs w:val="0"/>
                    <w:sz w:val="21"/>
                    <w:szCs w:val="21"/>
                  </w:rPr>
                </w:rPrChange>
              </w:rPr>
              <w:t>890</w:t>
            </w:r>
          </w:p>
        </w:tc>
        <w:tc>
          <w:tcPr>
            <w:tcW w:w="0" w:type="auto"/>
            <w:tcBorders>
              <w:top w:val="nil"/>
              <w:left w:val="nil"/>
              <w:bottom w:val="nil"/>
              <w:right w:val="nil"/>
              <w:insideH w:val="nil"/>
              <w:insideV w:val="nil"/>
            </w:tcBorders>
            <w:tcMar>
              <w:left w:w="102" w:type="dxa"/>
              <w:right w:w="102" w:type="dxa"/>
            </w:tcMar>
            <w:tcPrChange w:id="6521" w:author="Codex" w:date="2026-10-05T16:32:41.313017+00:00">
              <w:tcPr>
                <w:tcW w:w="0" w:type="auto"/>
                <w:tcBorders>
                  <w:top w:val="nil"/>
                  <w:left w:val="nil"/>
                  <w:bottom w:val="nil"/>
                  <w:right w:val="nil"/>
                </w:tcBorders>
                <w:tcMar>
                  <w:left w:w="102" w:type="dxa"/>
                  <w:right w:w="102" w:type="dxa"/>
                </w:tcMar>
              </w:tcPr>
            </w:tcPrChange>
          </w:tcPr>
          <w:p w14:paraId="7218F7D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29" w:author="Codex" w:date="2026-10-05T16:32:41.313017+00:00">
                  <w:rPr>
                    <w:bCs w:val="0"/>
                    <w:sz w:val="21"/>
                    <w:szCs w:val="21"/>
                  </w:rPr>
                </w:rPrChange>
              </w:rPr>
              <w:pPrChange w:id="652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23" w:author="Codex" w:date="2026-10-05T16:32:41.313017+00:00">
                  <w:rPr>
                    <w:bCs w:val="0"/>
                    <w:sz w:val="21"/>
                    <w:szCs w:val="21"/>
                  </w:rPr>
                </w:rPrChange>
              </w:rPr>
              <w:t>1.0008</w:t>
            </w:r>
            <w:r>
              <w:rPr>
                <w:rFonts w:ascii="Times New Roman" w:hAnsi="Times New Roman" w:cs="Times New Roman" w:eastAsia="SimSun"/>
                <w:b w:val="0"/>
                <w:bCs w:val="0"/>
                <w:sz w:val="21"/>
                <w:szCs w:val="21"/>
                <w:rPrChange w:id="6524" w:author="Codex" w:date="2026-10-05T16:32:41.313017+00:00">
                  <w:rPr>
                    <w:bCs w:val="0"/>
                    <w:sz w:val="21"/>
                    <w:szCs w:val="21"/>
                  </w:rPr>
                </w:rPrChange>
              </w:rPr>
              <w:t>（</w:t>
            </w:r>
            <w:r>
              <w:rPr>
                <w:rFonts w:ascii="Times New Roman" w:hAnsi="Times New Roman" w:cs="Times New Roman" w:eastAsia="SimSun"/>
                <w:b w:val="0"/>
                <w:bCs w:val="0"/>
                <w:sz w:val="21"/>
                <w:szCs w:val="21"/>
                <w:rPrChange w:id="6525" w:author="Codex" w:date="2026-10-05T16:32:41.313017+00:00">
                  <w:rPr>
                    <w:bCs w:val="0"/>
                    <w:sz w:val="21"/>
                    <w:szCs w:val="21"/>
                  </w:rPr>
                </w:rPrChange>
              </w:rPr>
              <w:t>0.9809</w:t>
            </w:r>
            <w:r>
              <w:rPr>
                <w:rFonts w:ascii="Times New Roman" w:hAnsi="Times New Roman" w:cs="Times New Roman" w:eastAsia="SimSun"/>
                <w:b w:val="0"/>
                <w:bCs w:val="0"/>
                <w:sz w:val="21"/>
                <w:szCs w:val="21"/>
                <w:rPrChange w:id="6526" w:author="Codex" w:date="2026-10-05T16:32:41.313017+00:00">
                  <w:rPr>
                    <w:bCs w:val="0"/>
                    <w:sz w:val="21"/>
                    <w:szCs w:val="21"/>
                  </w:rPr>
                </w:rPrChange>
              </w:rPr>
              <w:t>，</w:t>
            </w:r>
            <w:r>
              <w:rPr>
                <w:rFonts w:ascii="Times New Roman" w:hAnsi="Times New Roman" w:cs="Times New Roman" w:eastAsia="SimSun"/>
                <w:b w:val="0"/>
                <w:bCs w:val="0"/>
                <w:sz w:val="21"/>
                <w:szCs w:val="21"/>
                <w:rPrChange w:id="6527" w:author="Codex" w:date="2026-10-05T16:32:41.313017+00:00">
                  <w:rPr>
                    <w:bCs w:val="0"/>
                    <w:sz w:val="21"/>
                    <w:szCs w:val="21"/>
                  </w:rPr>
                </w:rPrChange>
              </w:rPr>
              <w:t>1.0207</w:t>
            </w:r>
            <w:r>
              <w:rPr>
                <w:rFonts w:ascii="Times New Roman" w:hAnsi="Times New Roman" w:cs="Times New Roman" w:eastAsia="SimSun"/>
                <w:b w:val="0"/>
                <w:bCs w:val="0"/>
                <w:sz w:val="21"/>
                <w:szCs w:val="21"/>
                <w:rPrChange w:id="652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529" w:author="Codex" w:date="2026-10-05T16:32:41.313017+00:00">
              <w:tcPr>
                <w:tcW w:w="0" w:type="auto"/>
                <w:tcBorders>
                  <w:top w:val="nil"/>
                  <w:left w:val="nil"/>
                  <w:bottom w:val="nil"/>
                  <w:right w:val="nil"/>
                </w:tcBorders>
                <w:tcMar>
                  <w:left w:w="102" w:type="dxa"/>
                  <w:right w:w="102" w:type="dxa"/>
                </w:tcMar>
              </w:tcPr>
            </w:tcPrChange>
          </w:tcPr>
          <w:p w14:paraId="42EA14E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30" w:author="Codex" w:date="2026-10-05T16:32:41.313017+00:00">
                  <w:rPr>
                    <w:bCs w:val="0"/>
                    <w:sz w:val="21"/>
                    <w:szCs w:val="21"/>
                  </w:rPr>
                </w:rPrChange>
              </w:rPr>
              <w:pPrChange w:id="653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31" w:author="Codex" w:date="2026-10-05T16:32:41.313017+00:00">
                  <w:rPr>
                    <w:bCs w:val="0"/>
                    <w:sz w:val="21"/>
                    <w:szCs w:val="21"/>
                  </w:rPr>
                </w:rPrChange>
              </w:rPr>
              <w:t>-0.080</w:t>
            </w:r>
            <w:r>
              <w:rPr>
                <w:rFonts w:ascii="Times New Roman" w:hAnsi="Times New Roman" w:cs="Times New Roman" w:eastAsia="SimSun"/>
                <w:b w:val="0"/>
                <w:bCs w:val="0"/>
                <w:sz w:val="21"/>
                <w:szCs w:val="21"/>
                <w:rPrChange w:id="6532" w:author="Codex" w:date="2026-10-05T16:32:41.313017+00:00">
                  <w:rPr>
                    <w:bCs w:val="0"/>
                    <w:sz w:val="21"/>
                    <w:szCs w:val="21"/>
                  </w:rPr>
                </w:rPrChange>
              </w:rPr>
              <w:t>（</w:t>
            </w:r>
            <w:r>
              <w:rPr>
                <w:rFonts w:ascii="Times New Roman" w:hAnsi="Times New Roman" w:cs="Times New Roman" w:eastAsia="SimSun"/>
                <w:b w:val="0"/>
                <w:bCs w:val="0"/>
                <w:sz w:val="21"/>
                <w:szCs w:val="21"/>
                <w:rPrChange w:id="6533" w:author="Codex" w:date="2026-10-05T16:32:41.313017+00:00">
                  <w:rPr>
                    <w:bCs w:val="0"/>
                    <w:sz w:val="21"/>
                    <w:szCs w:val="21"/>
                  </w:rPr>
                </w:rPrChange>
              </w:rPr>
              <w:t>-0.562</w:t>
            </w:r>
            <w:r>
              <w:rPr>
                <w:rFonts w:ascii="Times New Roman" w:hAnsi="Times New Roman" w:cs="Times New Roman" w:eastAsia="SimSun"/>
                <w:b w:val="0"/>
                <w:bCs w:val="0"/>
                <w:sz w:val="21"/>
                <w:szCs w:val="21"/>
                <w:rPrChange w:id="6534" w:author="Codex" w:date="2026-10-05T16:32:41.313017+00:00">
                  <w:rPr>
                    <w:bCs w:val="0"/>
                    <w:sz w:val="21"/>
                    <w:szCs w:val="21"/>
                  </w:rPr>
                </w:rPrChange>
              </w:rPr>
              <w:t>，</w:t>
            </w:r>
            <w:r>
              <w:rPr>
                <w:rFonts w:ascii="Times New Roman" w:hAnsi="Times New Roman" w:cs="Times New Roman" w:eastAsia="SimSun"/>
                <w:b w:val="0"/>
                <w:bCs w:val="0"/>
                <w:sz w:val="21"/>
                <w:szCs w:val="21"/>
                <w:rPrChange w:id="6535" w:author="Codex" w:date="2026-10-05T16:32:41.313017+00:00">
                  <w:rPr>
                    <w:bCs w:val="0"/>
                    <w:sz w:val="21"/>
                    <w:szCs w:val="21"/>
                  </w:rPr>
                </w:rPrChange>
              </w:rPr>
              <w:t>0.494</w:t>
            </w:r>
            <w:r>
              <w:rPr>
                <w:rFonts w:ascii="Times New Roman" w:hAnsi="Times New Roman" w:cs="Times New Roman" w:eastAsia="SimSun"/>
                <w:b w:val="0"/>
                <w:bCs w:val="0"/>
                <w:sz w:val="21"/>
                <w:szCs w:val="21"/>
                <w:rPrChange w:id="653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537" w:author="Codex" w:date="2026-10-05T16:32:41.313017+00:00">
              <w:tcPr>
                <w:tcW w:w="0" w:type="auto"/>
                <w:tcBorders>
                  <w:top w:val="nil"/>
                  <w:left w:val="nil"/>
                  <w:bottom w:val="nil"/>
                  <w:right w:val="nil"/>
                </w:tcBorders>
                <w:tcMar>
                  <w:left w:w="102" w:type="dxa"/>
                  <w:right w:w="102" w:type="dxa"/>
                </w:tcMar>
              </w:tcPr>
            </w:tcPrChange>
          </w:tcPr>
          <w:p w14:paraId="2930DB8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31" w:author="Codex" w:date="2026-10-05T16:32:41.313017+00:00">
                  <w:rPr>
                    <w:bCs w:val="0"/>
                    <w:sz w:val="21"/>
                    <w:szCs w:val="21"/>
                  </w:rPr>
                </w:rPrChange>
              </w:rPr>
              <w:pPrChange w:id="653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39" w:author="Codex" w:date="2026-10-05T16:32:41.313017+00:00">
                  <w:rPr>
                    <w:bCs w:val="0"/>
                    <w:sz w:val="21"/>
                    <w:szCs w:val="21"/>
                  </w:rPr>
                </w:rPrChange>
              </w:rPr>
              <w:t>1000</w:t>
            </w:r>
          </w:p>
        </w:tc>
      </w:tr>
      <w:tr w:rsidR="007622EE" w14:paraId="3345DBFA"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540" w:author="Codex" w:date="2026-10-05T16:32:41.313017+00:00">
              <w:tcPr>
                <w:tcW w:w="0" w:type="auto"/>
                <w:tcBorders>
                  <w:top w:val="nil"/>
                  <w:left w:val="nil"/>
                  <w:bottom w:val="nil"/>
                  <w:right w:val="nil"/>
                </w:tcBorders>
                <w:tcMar>
                  <w:left w:w="102" w:type="dxa"/>
                  <w:right w:w="102" w:type="dxa"/>
                </w:tcMar>
              </w:tcPr>
            </w:tcPrChange>
          </w:tcPr>
          <w:p w14:paraId="2C1393D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32" w:author="Codex" w:date="2026-10-05T16:32:41.313017+00:00">
                  <w:rPr>
                    <w:bCs w:val="0"/>
                    <w:sz w:val="21"/>
                    <w:szCs w:val="21"/>
                  </w:rPr>
                </w:rPrChange>
              </w:rPr>
              <w:pPrChange w:id="654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42" w:author="Codex" w:date="2026-10-05T16:32:41.313017+00:00">
                  <w:rPr>
                    <w:bCs w:val="0"/>
                    <w:sz w:val="21"/>
                    <w:szCs w:val="21"/>
                  </w:rPr>
                </w:rPrChange>
              </w:rPr>
              <w:t>RR-P</w:t>
            </w:r>
          </w:p>
        </w:tc>
        <w:tc>
          <w:tcPr>
            <w:tcW w:w="0" w:type="auto"/>
            <w:tcBorders>
              <w:top w:val="nil"/>
              <w:left w:val="nil"/>
              <w:bottom w:val="nil"/>
              <w:right w:val="nil"/>
              <w:insideH w:val="nil"/>
              <w:insideV w:val="nil"/>
            </w:tcBorders>
            <w:tcMar>
              <w:left w:w="102" w:type="dxa"/>
              <w:right w:w="102" w:type="dxa"/>
            </w:tcMar>
            <w:tcPrChange w:id="6543" w:author="Codex" w:date="2026-10-05T16:32:41.313017+00:00">
              <w:tcPr>
                <w:tcW w:w="0" w:type="auto"/>
                <w:tcBorders>
                  <w:top w:val="nil"/>
                  <w:left w:val="nil"/>
                  <w:bottom w:val="nil"/>
                  <w:right w:val="nil"/>
                </w:tcBorders>
                <w:tcMar>
                  <w:left w:w="102" w:type="dxa"/>
                  <w:right w:w="102" w:type="dxa"/>
                </w:tcMar>
              </w:tcPr>
            </w:tcPrChange>
          </w:tcPr>
          <w:p w14:paraId="061B4C5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33" w:author="Codex" w:date="2026-10-05T16:32:41.313017+00:00">
                  <w:rPr>
                    <w:bCs w:val="0"/>
                    <w:sz w:val="21"/>
                    <w:szCs w:val="21"/>
                  </w:rPr>
                </w:rPrChange>
              </w:rPr>
              <w:pPrChange w:id="6544"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545" w:author="Codex" w:date="2026-10-05T16:32:41.313017+00:00">
                  <w:rPr>
                    <w:bCs w:val="0"/>
                    <w:sz w:val="21"/>
                    <w:szCs w:val="21"/>
                  </w:rPr>
                </w:rPrChange>
              </w:rPr>
              <w:t>女性</w:t>
            </w:r>
          </w:p>
        </w:tc>
        <w:tc>
          <w:tcPr>
            <w:tcW w:w="0" w:type="auto"/>
            <w:tcBorders>
              <w:top w:val="nil"/>
              <w:left w:val="nil"/>
              <w:bottom w:val="nil"/>
              <w:right w:val="nil"/>
              <w:insideH w:val="nil"/>
              <w:insideV w:val="nil"/>
            </w:tcBorders>
            <w:tcMar>
              <w:left w:w="102" w:type="dxa"/>
              <w:right w:w="102" w:type="dxa"/>
            </w:tcMar>
            <w:tcPrChange w:id="6546" w:author="Codex" w:date="2026-10-05T16:32:41.313017+00:00">
              <w:tcPr>
                <w:tcW w:w="0" w:type="auto"/>
                <w:tcBorders>
                  <w:top w:val="nil"/>
                  <w:left w:val="nil"/>
                  <w:bottom w:val="nil"/>
                  <w:right w:val="nil"/>
                </w:tcBorders>
                <w:tcMar>
                  <w:left w:w="102" w:type="dxa"/>
                  <w:right w:w="102" w:type="dxa"/>
                </w:tcMar>
              </w:tcPr>
            </w:tcPrChange>
          </w:tcPr>
          <w:p w14:paraId="604D5A8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34" w:author="Codex" w:date="2026-10-05T16:32:41.313017+00:00">
                  <w:rPr>
                    <w:bCs w:val="0"/>
                    <w:sz w:val="21"/>
                    <w:szCs w:val="21"/>
                  </w:rPr>
                </w:rPrChange>
              </w:rPr>
              <w:pPrChange w:id="654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48" w:author="Codex" w:date="2026-10-05T16:32:41.313017+00:00">
                  <w:rPr>
                    <w:bCs w:val="0"/>
                    <w:sz w:val="21"/>
                    <w:szCs w:val="21"/>
                  </w:rPr>
                </w:rPrChange>
              </w:rPr>
              <w:t>3497</w:t>
            </w:r>
          </w:p>
        </w:tc>
        <w:tc>
          <w:tcPr>
            <w:tcW w:w="0" w:type="auto"/>
            <w:tcBorders>
              <w:top w:val="nil"/>
              <w:left w:val="nil"/>
              <w:bottom w:val="nil"/>
              <w:right w:val="nil"/>
              <w:insideH w:val="nil"/>
              <w:insideV w:val="nil"/>
            </w:tcBorders>
            <w:tcMar>
              <w:left w:w="102" w:type="dxa"/>
              <w:right w:w="102" w:type="dxa"/>
            </w:tcMar>
            <w:tcPrChange w:id="6549" w:author="Codex" w:date="2026-10-05T16:32:41.313017+00:00">
              <w:tcPr>
                <w:tcW w:w="0" w:type="auto"/>
                <w:tcBorders>
                  <w:top w:val="nil"/>
                  <w:left w:val="nil"/>
                  <w:bottom w:val="nil"/>
                  <w:right w:val="nil"/>
                </w:tcBorders>
                <w:tcMar>
                  <w:left w:w="102" w:type="dxa"/>
                  <w:right w:w="102" w:type="dxa"/>
                </w:tcMar>
              </w:tcPr>
            </w:tcPrChange>
          </w:tcPr>
          <w:p w14:paraId="12970FF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35" w:author="Codex" w:date="2026-10-05T16:32:41.313017+00:00">
                  <w:rPr>
                    <w:bCs w:val="0"/>
                    <w:sz w:val="21"/>
                    <w:szCs w:val="21"/>
                  </w:rPr>
                </w:rPrChange>
              </w:rPr>
              <w:pPrChange w:id="655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51" w:author="Codex" w:date="2026-10-05T16:32:41.313017+00:00">
                  <w:rPr>
                    <w:bCs w:val="0"/>
                    <w:sz w:val="21"/>
                    <w:szCs w:val="21"/>
                  </w:rPr>
                </w:rPrChange>
              </w:rPr>
              <w:t>1591</w:t>
            </w:r>
          </w:p>
        </w:tc>
        <w:tc>
          <w:tcPr>
            <w:tcW w:w="0" w:type="auto"/>
            <w:tcBorders>
              <w:top w:val="nil"/>
              <w:left w:val="nil"/>
              <w:bottom w:val="nil"/>
              <w:right w:val="nil"/>
              <w:insideH w:val="nil"/>
              <w:insideV w:val="nil"/>
            </w:tcBorders>
            <w:tcMar>
              <w:left w:w="102" w:type="dxa"/>
              <w:right w:w="102" w:type="dxa"/>
            </w:tcMar>
            <w:tcPrChange w:id="6552" w:author="Codex" w:date="2026-10-05T16:32:41.313017+00:00">
              <w:tcPr>
                <w:tcW w:w="0" w:type="auto"/>
                <w:tcBorders>
                  <w:top w:val="nil"/>
                  <w:left w:val="nil"/>
                  <w:bottom w:val="nil"/>
                  <w:right w:val="nil"/>
                </w:tcBorders>
                <w:tcMar>
                  <w:left w:w="102" w:type="dxa"/>
                  <w:right w:w="102" w:type="dxa"/>
                </w:tcMar>
              </w:tcPr>
            </w:tcPrChange>
          </w:tcPr>
          <w:p w14:paraId="484B3FA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36" w:author="Codex" w:date="2026-10-05T16:32:41.313017+00:00">
                  <w:rPr>
                    <w:bCs w:val="0"/>
                    <w:sz w:val="21"/>
                    <w:szCs w:val="21"/>
                  </w:rPr>
                </w:rPrChange>
              </w:rPr>
              <w:pPrChange w:id="655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54" w:author="Codex" w:date="2026-10-05T16:32:41.313017+00:00">
                  <w:rPr>
                    <w:bCs w:val="0"/>
                    <w:sz w:val="21"/>
                    <w:szCs w:val="21"/>
                  </w:rPr>
                </w:rPrChange>
              </w:rPr>
              <w:t>0.9934</w:t>
            </w:r>
            <w:r>
              <w:rPr>
                <w:rFonts w:ascii="Times New Roman" w:hAnsi="Times New Roman" w:cs="Times New Roman" w:eastAsia="SimSun"/>
                <w:b w:val="0"/>
                <w:bCs w:val="0"/>
                <w:sz w:val="21"/>
                <w:szCs w:val="21"/>
                <w:rPrChange w:id="6555" w:author="Codex" w:date="2026-10-05T16:32:41.313017+00:00">
                  <w:rPr>
                    <w:bCs w:val="0"/>
                    <w:sz w:val="21"/>
                    <w:szCs w:val="21"/>
                  </w:rPr>
                </w:rPrChange>
              </w:rPr>
              <w:t>（</w:t>
            </w:r>
            <w:r>
              <w:rPr>
                <w:rFonts w:ascii="Times New Roman" w:hAnsi="Times New Roman" w:cs="Times New Roman" w:eastAsia="SimSun"/>
                <w:b w:val="0"/>
                <w:bCs w:val="0"/>
                <w:sz w:val="21"/>
                <w:szCs w:val="21"/>
                <w:rPrChange w:id="6556" w:author="Codex" w:date="2026-10-05T16:32:41.313017+00:00">
                  <w:rPr>
                    <w:bCs w:val="0"/>
                    <w:sz w:val="21"/>
                    <w:szCs w:val="21"/>
                  </w:rPr>
                </w:rPrChange>
              </w:rPr>
              <w:t>0.9556</w:t>
            </w:r>
            <w:r>
              <w:rPr>
                <w:rFonts w:ascii="Times New Roman" w:hAnsi="Times New Roman" w:cs="Times New Roman" w:eastAsia="SimSun"/>
                <w:b w:val="0"/>
                <w:bCs w:val="0"/>
                <w:sz w:val="21"/>
                <w:szCs w:val="21"/>
                <w:rPrChange w:id="6557" w:author="Codex" w:date="2026-10-05T16:32:41.313017+00:00">
                  <w:rPr>
                    <w:bCs w:val="0"/>
                    <w:sz w:val="21"/>
                    <w:szCs w:val="21"/>
                  </w:rPr>
                </w:rPrChange>
              </w:rPr>
              <w:t>，</w:t>
            </w:r>
            <w:r>
              <w:rPr>
                <w:rFonts w:ascii="Times New Roman" w:hAnsi="Times New Roman" w:cs="Times New Roman" w:eastAsia="SimSun"/>
                <w:b w:val="0"/>
                <w:bCs w:val="0"/>
                <w:sz w:val="21"/>
                <w:szCs w:val="21"/>
                <w:rPrChange w:id="6558" w:author="Codex" w:date="2026-10-05T16:32:41.313017+00:00">
                  <w:rPr>
                    <w:bCs w:val="0"/>
                    <w:sz w:val="21"/>
                    <w:szCs w:val="21"/>
                  </w:rPr>
                </w:rPrChange>
              </w:rPr>
              <w:t>1.0268</w:t>
            </w:r>
            <w:r>
              <w:rPr>
                <w:rFonts w:ascii="Times New Roman" w:hAnsi="Times New Roman" w:cs="Times New Roman" w:eastAsia="SimSun"/>
                <w:b w:val="0"/>
                <w:bCs w:val="0"/>
                <w:sz w:val="21"/>
                <w:szCs w:val="21"/>
                <w:rPrChange w:id="655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560" w:author="Codex" w:date="2026-10-05T16:32:41.313017+00:00">
              <w:tcPr>
                <w:tcW w:w="0" w:type="auto"/>
                <w:tcBorders>
                  <w:top w:val="nil"/>
                  <w:left w:val="nil"/>
                  <w:bottom w:val="nil"/>
                  <w:right w:val="nil"/>
                </w:tcBorders>
                <w:tcMar>
                  <w:left w:w="102" w:type="dxa"/>
                  <w:right w:w="102" w:type="dxa"/>
                </w:tcMar>
              </w:tcPr>
            </w:tcPrChange>
          </w:tcPr>
          <w:p w14:paraId="09D6D9B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37" w:author="Codex" w:date="2026-10-05T16:32:41.313017+00:00">
                  <w:rPr>
                    <w:bCs w:val="0"/>
                    <w:sz w:val="21"/>
                    <w:szCs w:val="21"/>
                  </w:rPr>
                </w:rPrChange>
              </w:rPr>
              <w:pPrChange w:id="656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62" w:author="Codex" w:date="2026-10-05T16:32:41.313017+00:00">
                  <w:rPr>
                    <w:bCs w:val="0"/>
                    <w:sz w:val="21"/>
                    <w:szCs w:val="21"/>
                  </w:rPr>
                </w:rPrChange>
              </w:rPr>
              <w:t>-0.749</w:t>
            </w:r>
            <w:r>
              <w:rPr>
                <w:rFonts w:ascii="Times New Roman" w:hAnsi="Times New Roman" w:cs="Times New Roman" w:eastAsia="SimSun"/>
                <w:b w:val="0"/>
                <w:bCs w:val="0"/>
                <w:sz w:val="21"/>
                <w:szCs w:val="21"/>
                <w:rPrChange w:id="6563" w:author="Codex" w:date="2026-10-05T16:32:41.313017+00:00">
                  <w:rPr>
                    <w:bCs w:val="0"/>
                    <w:sz w:val="21"/>
                    <w:szCs w:val="21"/>
                  </w:rPr>
                </w:rPrChange>
              </w:rPr>
              <w:t>（</w:t>
            </w:r>
            <w:r>
              <w:rPr>
                <w:rFonts w:ascii="Times New Roman" w:hAnsi="Times New Roman" w:cs="Times New Roman" w:eastAsia="SimSun"/>
                <w:b w:val="0"/>
                <w:bCs w:val="0"/>
                <w:sz w:val="21"/>
                <w:szCs w:val="21"/>
                <w:rPrChange w:id="6564" w:author="Codex" w:date="2026-10-05T16:32:41.313017+00:00">
                  <w:rPr>
                    <w:bCs w:val="0"/>
                    <w:sz w:val="21"/>
                    <w:szCs w:val="21"/>
                  </w:rPr>
                </w:rPrChange>
              </w:rPr>
              <w:t>-1.534</w:t>
            </w:r>
            <w:r>
              <w:rPr>
                <w:rFonts w:ascii="Times New Roman" w:hAnsi="Times New Roman" w:cs="Times New Roman" w:eastAsia="SimSun"/>
                <w:b w:val="0"/>
                <w:bCs w:val="0"/>
                <w:sz w:val="21"/>
                <w:szCs w:val="21"/>
                <w:rPrChange w:id="6565" w:author="Codex" w:date="2026-10-05T16:32:41.313017+00:00">
                  <w:rPr>
                    <w:bCs w:val="0"/>
                    <w:sz w:val="21"/>
                    <w:szCs w:val="21"/>
                  </w:rPr>
                </w:rPrChange>
              </w:rPr>
              <w:t>，</w:t>
            </w:r>
            <w:r>
              <w:rPr>
                <w:rFonts w:ascii="Times New Roman" w:hAnsi="Times New Roman" w:cs="Times New Roman" w:eastAsia="SimSun"/>
                <w:b w:val="0"/>
                <w:bCs w:val="0"/>
                <w:sz w:val="21"/>
                <w:szCs w:val="21"/>
                <w:rPrChange w:id="6566" w:author="Codex" w:date="2026-10-05T16:32:41.313017+00:00">
                  <w:rPr>
                    <w:bCs w:val="0"/>
                    <w:sz w:val="21"/>
                    <w:szCs w:val="21"/>
                  </w:rPr>
                </w:rPrChange>
              </w:rPr>
              <w:t>0.090</w:t>
            </w:r>
            <w:r>
              <w:rPr>
                <w:rFonts w:ascii="Times New Roman" w:hAnsi="Times New Roman" w:cs="Times New Roman" w:eastAsia="SimSun"/>
                <w:b w:val="0"/>
                <w:bCs w:val="0"/>
                <w:sz w:val="21"/>
                <w:szCs w:val="21"/>
                <w:rPrChange w:id="6567"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568" w:author="Codex" w:date="2026-10-05T16:32:41.313017+00:00">
              <w:tcPr>
                <w:tcW w:w="0" w:type="auto"/>
                <w:tcBorders>
                  <w:top w:val="nil"/>
                  <w:left w:val="nil"/>
                  <w:bottom w:val="nil"/>
                  <w:right w:val="nil"/>
                </w:tcBorders>
                <w:tcMar>
                  <w:left w:w="102" w:type="dxa"/>
                  <w:right w:w="102" w:type="dxa"/>
                </w:tcMar>
              </w:tcPr>
            </w:tcPrChange>
          </w:tcPr>
          <w:p w14:paraId="126B23B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38" w:author="Codex" w:date="2026-10-05T16:32:41.313017+00:00">
                  <w:rPr>
                    <w:bCs w:val="0"/>
                    <w:sz w:val="21"/>
                    <w:szCs w:val="21"/>
                  </w:rPr>
                </w:rPrChange>
              </w:rPr>
              <w:pPrChange w:id="656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70" w:author="Codex" w:date="2026-10-05T16:32:41.313017+00:00">
                  <w:rPr>
                    <w:bCs w:val="0"/>
                    <w:sz w:val="21"/>
                    <w:szCs w:val="21"/>
                  </w:rPr>
                </w:rPrChange>
              </w:rPr>
              <w:t>1000</w:t>
            </w:r>
          </w:p>
        </w:tc>
      </w:tr>
      <w:tr w:rsidR="007622EE" w14:paraId="60D2D0F6"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tcPrChange w:id="6571" w:author="Codex" w:date="2026-10-05T16:32:41.313017+00:00">
              <w:tcPr>
                <w:tcW w:w="0" w:type="auto"/>
                <w:tcBorders>
                  <w:top w:val="nil"/>
                  <w:left w:val="nil"/>
                  <w:bottom w:val="single" w:sz="12" w:space="0" w:color="000000"/>
                  <w:right w:val="nil"/>
                </w:tcBorders>
                <w:tcMar>
                  <w:left w:w="102" w:type="dxa"/>
                  <w:right w:w="102" w:type="dxa"/>
                </w:tcMar>
              </w:tcPr>
            </w:tcPrChange>
          </w:tcPr>
          <w:p w14:paraId="1A14DE0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39" w:author="Codex" w:date="2026-10-05T16:32:41.313017+00:00">
                  <w:rPr>
                    <w:bCs w:val="0"/>
                    <w:sz w:val="21"/>
                    <w:szCs w:val="21"/>
                  </w:rPr>
                </w:rPrChange>
              </w:rPr>
              <w:pPrChange w:id="657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73" w:author="Codex" w:date="2026-10-05T16:32:41.313017+00:00">
                  <w:rPr>
                    <w:bCs w:val="0"/>
                    <w:sz w:val="21"/>
                    <w:szCs w:val="21"/>
                  </w:rPr>
                </w:rPrChange>
              </w:rPr>
              <w:t>RR-P</w:t>
            </w:r>
          </w:p>
        </w:tc>
        <w:tc>
          <w:tcPr>
            <w:tcW w:w="0" w:type="auto"/>
            <w:tcBorders>
              <w:top w:val="nil"/>
              <w:left w:val="nil"/>
              <w:bottom w:val="single" w:sz="12" w:color="000000"/>
              <w:right w:val="nil"/>
              <w:insideH w:val="nil"/>
              <w:insideV w:val="nil"/>
            </w:tcBorders>
            <w:tcMar>
              <w:left w:w="102" w:type="dxa"/>
              <w:right w:w="102" w:type="dxa"/>
            </w:tcMar>
            <w:tcPrChange w:id="6574" w:author="Codex" w:date="2026-10-05T16:32:41.313017+00:00">
              <w:tcPr>
                <w:tcW w:w="0" w:type="auto"/>
                <w:tcBorders>
                  <w:top w:val="nil"/>
                  <w:left w:val="nil"/>
                  <w:bottom w:val="single" w:sz="12" w:space="0" w:color="000000"/>
                  <w:right w:val="nil"/>
                </w:tcBorders>
                <w:tcMar>
                  <w:left w:w="102" w:type="dxa"/>
                  <w:right w:w="102" w:type="dxa"/>
                </w:tcMar>
              </w:tcPr>
            </w:tcPrChange>
          </w:tcPr>
          <w:p w14:paraId="2D95EAE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40" w:author="Codex" w:date="2026-10-05T16:32:41.313017+00:00">
                  <w:rPr>
                    <w:bCs w:val="0"/>
                    <w:sz w:val="21"/>
                    <w:szCs w:val="21"/>
                  </w:rPr>
                </w:rPrChange>
              </w:rPr>
              <w:pPrChange w:id="6575"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576" w:author="Codex" w:date="2026-10-05T16:32:41.313017+00:00">
                  <w:rPr>
                    <w:bCs w:val="0"/>
                    <w:sz w:val="21"/>
                    <w:szCs w:val="21"/>
                  </w:rPr>
                </w:rPrChange>
              </w:rPr>
              <w:t>男性</w:t>
            </w:r>
          </w:p>
        </w:tc>
        <w:tc>
          <w:tcPr>
            <w:tcW w:w="0" w:type="auto"/>
            <w:tcBorders>
              <w:top w:val="nil"/>
              <w:left w:val="nil"/>
              <w:bottom w:val="single" w:sz="12" w:color="000000"/>
              <w:right w:val="nil"/>
              <w:insideH w:val="nil"/>
              <w:insideV w:val="nil"/>
            </w:tcBorders>
            <w:tcMar>
              <w:left w:w="102" w:type="dxa"/>
              <w:right w:w="102" w:type="dxa"/>
            </w:tcMar>
            <w:tcPrChange w:id="6577" w:author="Codex" w:date="2026-10-05T16:32:41.313017+00:00">
              <w:tcPr>
                <w:tcW w:w="0" w:type="auto"/>
                <w:tcBorders>
                  <w:top w:val="nil"/>
                  <w:left w:val="nil"/>
                  <w:bottom w:val="single" w:sz="12" w:space="0" w:color="000000"/>
                  <w:right w:val="nil"/>
                </w:tcBorders>
                <w:tcMar>
                  <w:left w:w="102" w:type="dxa"/>
                  <w:right w:w="102" w:type="dxa"/>
                </w:tcMar>
              </w:tcPr>
            </w:tcPrChange>
          </w:tcPr>
          <w:p w14:paraId="6B61D3F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41" w:author="Codex" w:date="2026-10-05T16:32:41.313017+00:00">
                  <w:rPr>
                    <w:bCs w:val="0"/>
                    <w:sz w:val="21"/>
                    <w:szCs w:val="21"/>
                  </w:rPr>
                </w:rPrChange>
              </w:rPr>
              <w:pPrChange w:id="657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79" w:author="Codex" w:date="2026-10-05T16:32:41.313017+00:00">
                  <w:rPr>
                    <w:bCs w:val="0"/>
                    <w:sz w:val="21"/>
                    <w:szCs w:val="21"/>
                  </w:rPr>
                </w:rPrChange>
              </w:rPr>
              <w:t>2260</w:t>
            </w:r>
          </w:p>
        </w:tc>
        <w:tc>
          <w:tcPr>
            <w:tcW w:w="0" w:type="auto"/>
            <w:tcBorders>
              <w:top w:val="nil"/>
              <w:left w:val="nil"/>
              <w:bottom w:val="single" w:sz="12" w:color="000000"/>
              <w:right w:val="nil"/>
              <w:insideH w:val="nil"/>
              <w:insideV w:val="nil"/>
            </w:tcBorders>
            <w:tcMar>
              <w:left w:w="102" w:type="dxa"/>
              <w:right w:w="102" w:type="dxa"/>
            </w:tcMar>
            <w:tcPrChange w:id="6580" w:author="Codex" w:date="2026-10-05T16:32:41.313017+00:00">
              <w:tcPr>
                <w:tcW w:w="0" w:type="auto"/>
                <w:tcBorders>
                  <w:top w:val="nil"/>
                  <w:left w:val="nil"/>
                  <w:bottom w:val="single" w:sz="12" w:space="0" w:color="000000"/>
                  <w:right w:val="nil"/>
                </w:tcBorders>
                <w:tcMar>
                  <w:left w:w="102" w:type="dxa"/>
                  <w:right w:w="102" w:type="dxa"/>
                </w:tcMar>
              </w:tcPr>
            </w:tcPrChange>
          </w:tcPr>
          <w:p w14:paraId="230DBD7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42" w:author="Codex" w:date="2026-10-05T16:32:41.313017+00:00">
                  <w:rPr>
                    <w:bCs w:val="0"/>
                    <w:sz w:val="21"/>
                    <w:szCs w:val="21"/>
                  </w:rPr>
                </w:rPrChange>
              </w:rPr>
              <w:pPrChange w:id="658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82" w:author="Codex" w:date="2026-10-05T16:32:41.313017+00:00">
                  <w:rPr>
                    <w:bCs w:val="0"/>
                    <w:sz w:val="21"/>
                    <w:szCs w:val="21"/>
                  </w:rPr>
                </w:rPrChange>
              </w:rPr>
              <w:t>1080</w:t>
            </w:r>
          </w:p>
        </w:tc>
        <w:tc>
          <w:tcPr>
            <w:tcW w:w="0" w:type="auto"/>
            <w:tcBorders>
              <w:top w:val="nil"/>
              <w:left w:val="nil"/>
              <w:bottom w:val="single" w:sz="12" w:color="000000"/>
              <w:right w:val="nil"/>
              <w:insideH w:val="nil"/>
              <w:insideV w:val="nil"/>
            </w:tcBorders>
            <w:tcMar>
              <w:left w:w="102" w:type="dxa"/>
              <w:right w:w="102" w:type="dxa"/>
            </w:tcMar>
            <w:tcPrChange w:id="6583" w:author="Codex" w:date="2026-10-05T16:32:41.313017+00:00">
              <w:tcPr>
                <w:tcW w:w="0" w:type="auto"/>
                <w:tcBorders>
                  <w:top w:val="nil"/>
                  <w:left w:val="nil"/>
                  <w:bottom w:val="single" w:sz="12" w:space="0" w:color="000000"/>
                  <w:right w:val="nil"/>
                </w:tcBorders>
                <w:tcMar>
                  <w:left w:w="102" w:type="dxa"/>
                  <w:right w:w="102" w:type="dxa"/>
                </w:tcMar>
              </w:tcPr>
            </w:tcPrChange>
          </w:tcPr>
          <w:p w14:paraId="6129648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43" w:author="Codex" w:date="2026-10-05T16:32:41.313017+00:00">
                  <w:rPr>
                    <w:bCs w:val="0"/>
                    <w:sz w:val="21"/>
                    <w:szCs w:val="21"/>
                  </w:rPr>
                </w:rPrChange>
              </w:rPr>
              <w:pPrChange w:id="658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85" w:author="Codex" w:date="2026-10-05T16:32:41.313017+00:00">
                  <w:rPr>
                    <w:bCs w:val="0"/>
                    <w:sz w:val="21"/>
                    <w:szCs w:val="21"/>
                  </w:rPr>
                </w:rPrChange>
              </w:rPr>
              <w:t>1.0123</w:t>
            </w:r>
            <w:r>
              <w:rPr>
                <w:rFonts w:ascii="Times New Roman" w:hAnsi="Times New Roman" w:cs="Times New Roman" w:eastAsia="SimSun"/>
                <w:b w:val="0"/>
                <w:bCs w:val="0"/>
                <w:sz w:val="21"/>
                <w:szCs w:val="21"/>
                <w:rPrChange w:id="6586" w:author="Codex" w:date="2026-10-05T16:32:41.313017+00:00">
                  <w:rPr>
                    <w:bCs w:val="0"/>
                    <w:sz w:val="21"/>
                    <w:szCs w:val="21"/>
                  </w:rPr>
                </w:rPrChange>
              </w:rPr>
              <w:t>（</w:t>
            </w:r>
            <w:r>
              <w:rPr>
                <w:rFonts w:ascii="Times New Roman" w:hAnsi="Times New Roman" w:cs="Times New Roman" w:eastAsia="SimSun"/>
                <w:b w:val="0"/>
                <w:bCs w:val="0"/>
                <w:sz w:val="21"/>
                <w:szCs w:val="21"/>
                <w:rPrChange w:id="6587" w:author="Codex" w:date="2026-10-05T16:32:41.313017+00:00">
                  <w:rPr>
                    <w:bCs w:val="0"/>
                    <w:sz w:val="21"/>
                    <w:szCs w:val="21"/>
                  </w:rPr>
                </w:rPrChange>
              </w:rPr>
              <w:t>0.9949</w:t>
            </w:r>
            <w:r>
              <w:rPr>
                <w:rFonts w:ascii="Times New Roman" w:hAnsi="Times New Roman" w:cs="Times New Roman" w:eastAsia="SimSun"/>
                <w:b w:val="0"/>
                <w:bCs w:val="0"/>
                <w:sz w:val="21"/>
                <w:szCs w:val="21"/>
                <w:rPrChange w:id="6588" w:author="Codex" w:date="2026-10-05T16:32:41.313017+00:00">
                  <w:rPr>
                    <w:bCs w:val="0"/>
                    <w:sz w:val="21"/>
                    <w:szCs w:val="21"/>
                  </w:rPr>
                </w:rPrChange>
              </w:rPr>
              <w:t>，</w:t>
            </w:r>
            <w:r>
              <w:rPr>
                <w:rFonts w:ascii="Times New Roman" w:hAnsi="Times New Roman" w:cs="Times New Roman" w:eastAsia="SimSun"/>
                <w:b w:val="0"/>
                <w:bCs w:val="0"/>
                <w:sz w:val="21"/>
                <w:szCs w:val="21"/>
                <w:rPrChange w:id="6589" w:author="Codex" w:date="2026-10-05T16:32:41.313017+00:00">
                  <w:rPr>
                    <w:bCs w:val="0"/>
                    <w:sz w:val="21"/>
                    <w:szCs w:val="21"/>
                  </w:rPr>
                </w:rPrChange>
              </w:rPr>
              <w:t>1.0489</w:t>
            </w:r>
            <w:r>
              <w:rPr>
                <w:rFonts w:ascii="Times New Roman" w:hAnsi="Times New Roman" w:cs="Times New Roman" w:eastAsia="SimSun"/>
                <w:b w:val="0"/>
                <w:bCs w:val="0"/>
                <w:sz w:val="21"/>
                <w:szCs w:val="21"/>
                <w:rPrChange w:id="6590"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tcPrChange w:id="6591" w:author="Codex" w:date="2026-10-05T16:32:41.313017+00:00">
              <w:tcPr>
                <w:tcW w:w="0" w:type="auto"/>
                <w:tcBorders>
                  <w:top w:val="nil"/>
                  <w:left w:val="nil"/>
                  <w:bottom w:val="single" w:sz="12" w:space="0" w:color="000000"/>
                  <w:right w:val="nil"/>
                </w:tcBorders>
                <w:tcMar>
                  <w:left w:w="102" w:type="dxa"/>
                  <w:right w:w="102" w:type="dxa"/>
                </w:tcMar>
              </w:tcPr>
            </w:tcPrChange>
          </w:tcPr>
          <w:p w14:paraId="0C03608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44" w:author="Codex" w:date="2026-10-05T16:32:41.313017+00:00">
                  <w:rPr>
                    <w:bCs w:val="0"/>
                    <w:sz w:val="21"/>
                    <w:szCs w:val="21"/>
                  </w:rPr>
                </w:rPrChange>
              </w:rPr>
              <w:pPrChange w:id="659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93" w:author="Codex" w:date="2026-10-05T16:32:41.313017+00:00">
                  <w:rPr>
                    <w:bCs w:val="0"/>
                    <w:sz w:val="21"/>
                    <w:szCs w:val="21"/>
                  </w:rPr>
                </w:rPrChange>
              </w:rPr>
              <w:t>0.165</w:t>
            </w:r>
            <w:r>
              <w:rPr>
                <w:rFonts w:ascii="Times New Roman" w:hAnsi="Times New Roman" w:cs="Times New Roman" w:eastAsia="SimSun"/>
                <w:b w:val="0"/>
                <w:bCs w:val="0"/>
                <w:sz w:val="21"/>
                <w:szCs w:val="21"/>
                <w:rPrChange w:id="6594" w:author="Codex" w:date="2026-10-05T16:32:41.313017+00:00">
                  <w:rPr>
                    <w:bCs w:val="0"/>
                    <w:sz w:val="21"/>
                    <w:szCs w:val="21"/>
                  </w:rPr>
                </w:rPrChange>
              </w:rPr>
              <w:t>（</w:t>
            </w:r>
            <w:r>
              <w:rPr>
                <w:rFonts w:ascii="Times New Roman" w:hAnsi="Times New Roman" w:cs="Times New Roman" w:eastAsia="SimSun"/>
                <w:b w:val="0"/>
                <w:bCs w:val="0"/>
                <w:sz w:val="21"/>
                <w:szCs w:val="21"/>
                <w:rPrChange w:id="6595" w:author="Codex" w:date="2026-10-05T16:32:41.313017+00:00">
                  <w:rPr>
                    <w:bCs w:val="0"/>
                    <w:sz w:val="21"/>
                    <w:szCs w:val="21"/>
                  </w:rPr>
                </w:rPrChange>
              </w:rPr>
              <w:t>-0.366</w:t>
            </w:r>
            <w:r>
              <w:rPr>
                <w:rFonts w:ascii="Times New Roman" w:hAnsi="Times New Roman" w:cs="Times New Roman" w:eastAsia="SimSun"/>
                <w:b w:val="0"/>
                <w:bCs w:val="0"/>
                <w:sz w:val="21"/>
                <w:szCs w:val="21"/>
                <w:rPrChange w:id="6596" w:author="Codex" w:date="2026-10-05T16:32:41.313017+00:00">
                  <w:rPr>
                    <w:bCs w:val="0"/>
                    <w:sz w:val="21"/>
                    <w:szCs w:val="21"/>
                  </w:rPr>
                </w:rPrChange>
              </w:rPr>
              <w:t>，</w:t>
            </w:r>
            <w:r>
              <w:rPr>
                <w:rFonts w:ascii="Times New Roman" w:hAnsi="Times New Roman" w:cs="Times New Roman" w:eastAsia="SimSun"/>
                <w:b w:val="0"/>
                <w:bCs w:val="0"/>
                <w:sz w:val="21"/>
                <w:szCs w:val="21"/>
                <w:rPrChange w:id="6597" w:author="Codex" w:date="2026-10-05T16:32:41.313017+00:00">
                  <w:rPr>
                    <w:bCs w:val="0"/>
                    <w:sz w:val="21"/>
                    <w:szCs w:val="21"/>
                  </w:rPr>
                </w:rPrChange>
              </w:rPr>
              <w:t>1.063</w:t>
            </w:r>
            <w:r>
              <w:rPr>
                <w:rFonts w:ascii="Times New Roman" w:hAnsi="Times New Roman" w:cs="Times New Roman" w:eastAsia="SimSun"/>
                <w:b w:val="0"/>
                <w:bCs w:val="0"/>
                <w:sz w:val="21"/>
                <w:szCs w:val="21"/>
                <w:rPrChange w:id="6598"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tcPrChange w:id="6599" w:author="Codex" w:date="2026-10-05T16:32:41.313017+00:00">
              <w:tcPr>
                <w:tcW w:w="0" w:type="auto"/>
                <w:tcBorders>
                  <w:top w:val="nil"/>
                  <w:left w:val="nil"/>
                  <w:bottom w:val="single" w:sz="12" w:space="0" w:color="000000"/>
                  <w:right w:val="nil"/>
                </w:tcBorders>
                <w:tcMar>
                  <w:left w:w="102" w:type="dxa"/>
                  <w:right w:w="102" w:type="dxa"/>
                </w:tcMar>
              </w:tcPr>
            </w:tcPrChange>
          </w:tcPr>
          <w:p w14:paraId="789AAC5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45" w:author="Codex" w:date="2026-10-05T16:32:41.313017+00:00">
                  <w:rPr>
                    <w:bCs w:val="0"/>
                    <w:sz w:val="21"/>
                    <w:szCs w:val="21"/>
                  </w:rPr>
                </w:rPrChange>
              </w:rPr>
              <w:pPrChange w:id="660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01" w:author="Codex" w:date="2026-10-05T16:32:41.313017+00:00">
                  <w:rPr>
                    <w:bCs w:val="0"/>
                    <w:sz w:val="21"/>
                    <w:szCs w:val="21"/>
                  </w:rPr>
                </w:rPrChange>
              </w:rPr>
              <w:t>1000</w:t>
            </w:r>
          </w:p>
        </w:tc>
      </w:tr>
    </w:tbl>
    <w:p w14:paraId="12A74629" w14:textId="7FF69325" w:rsidR="00FB24F4" w:rsidRDefault="00FB24F4">
      <w:pPr>
        <w:pStyle w:val="af5"/>
        <w:spacing w:line="36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46" w:author="Codex" w:date="2026-10-05T16:32:41.313017+00:00">
            <w:rPr>
              <w:bCs w:val="0"/>
              <w:sz w:val="21"/>
              <w:szCs w:val="21"/>
            </w:rPr>
          </w:rPrChange>
        </w:rPr>
        <w:pPrChange w:id="6602" w:author="Codex" w:date="2026-10-05T16:32:41.313017+00:00">
          <w:pPr>
            <w:pStyle w:val="af5"/>
            <w:ind w:firstLineChars="0" w:firstLine="0"/>
          </w:pPr>
        </w:pPrChange>
      </w:pPr>
      <w:r>
        <w:rPr>
          <w:rFonts w:ascii="Times New Roman" w:hAnsi="Times New Roman" w:cs="Times New Roman" w:eastAsia="SimSun"/>
          <w:sz w:val="21"/>
          <w:szCs w:val="21"/>
          <w:rPrChange w:id="6603" w:author="Codex" w:date="2026-10-05T16:32:41.313017+00:00">
            <w:rPr>
              <w:sz w:val="21"/>
              <w:szCs w:val="21"/>
            </w:rPr>
          </w:rPrChange>
        </w:rPr>
        <w:t>注：</w:t>
      </w:r>
      <w:r>
        <w:rPr>
          <w:rFonts w:ascii="Times New Roman" w:hAnsi="Times New Roman" w:cs="Times New Roman" w:eastAsia="SimSun"/>
          <w:sz w:val="21"/>
          <w:szCs w:val="21"/>
          <w:rPrChange w:id="6604" w:author="Codex" w:date="2026-10-05T16:32:41.313017+00:00">
            <w:rPr>
              <w:sz w:val="21"/>
              <w:szCs w:val="21"/>
            </w:rPr>
          </w:rPrChange>
        </w:rPr>
        <w:t>N</w:t>
      </w:r>
      <w:r>
        <w:rPr>
          <w:rFonts w:ascii="Times New Roman" w:hAnsi="Times New Roman" w:cs="Times New Roman" w:eastAsia="SimSun"/>
          <w:sz w:val="21"/>
          <w:szCs w:val="21"/>
          <w:rPrChange w:id="6605" w:author="Codex" w:date="2026-10-05T16:32:41.313017+00:00">
            <w:rPr>
              <w:sz w:val="21"/>
              <w:szCs w:val="21"/>
            </w:rPr>
          </w:rPrChange>
        </w:rPr>
        <w:t>为该组亲子二元组</w:t>
      </w:r>
      <w:r>
        <w:rPr>
          <w:rFonts w:ascii="Times New Roman" w:hAnsi="Times New Roman" w:cs="Times New Roman" w:eastAsia="SimSun"/>
          <w:sz w:val="21"/>
          <w:szCs w:val="21"/>
          <w:rPrChange w:id="6606" w:author="Codex" w:date="2026-10-05T16:32:41.313017+00:00">
            <w:rPr>
              <w:sz w:val="21"/>
              <w:szCs w:val="21"/>
            </w:rPr>
          </w:rPrChange>
        </w:rPr>
        <w:t>—</w:t>
      </w:r>
      <w:r>
        <w:rPr>
          <w:rFonts w:ascii="Times New Roman" w:hAnsi="Times New Roman" w:cs="Times New Roman" w:eastAsia="SimSun"/>
          <w:sz w:val="21"/>
          <w:szCs w:val="21"/>
          <w:rPrChange w:id="6607" w:author="Codex" w:date="2026-10-05T16:32:41.313017+00:00">
            <w:rPr>
              <w:sz w:val="21"/>
              <w:szCs w:val="21"/>
            </w:rPr>
          </w:rPrChange>
        </w:rPr>
        <w:t>区间记录数。总间接对比的无效值为</w:t>
      </w:r>
      <w:r>
        <w:rPr>
          <w:rFonts w:ascii="Times New Roman" w:hAnsi="Times New Roman" w:cs="Times New Roman" w:eastAsia="SimSun"/>
          <w:sz w:val="21"/>
          <w:szCs w:val="21"/>
          <w:rPrChange w:id="6608" w:author="Codex" w:date="2026-10-05T16:32:41.313017+00:00">
            <w:rPr>
              <w:sz w:val="21"/>
              <w:szCs w:val="21"/>
            </w:rPr>
          </w:rPrChange>
        </w:rPr>
        <w:t>1</w:t>
      </w:r>
      <w:r>
        <w:rPr>
          <w:rFonts w:ascii="Times New Roman" w:hAnsi="Times New Roman" w:cs="Times New Roman" w:eastAsia="SimSun"/>
          <w:sz w:val="21"/>
          <w:szCs w:val="21"/>
          <w:rPrChange w:id="6609" w:author="Codex" w:date="2026-10-05T16:32:41.313017+00:00">
            <w:rPr>
              <w:sz w:val="21"/>
              <w:szCs w:val="21"/>
            </w:rPr>
          </w:rPrChange>
        </w:rPr>
        <w:t>，</w:t>
      </w:r>
      <w:r>
        <w:rPr>
          <w:rFonts w:ascii="Times New Roman" w:hAnsi="Times New Roman" w:cs="Times New Roman" w:eastAsia="SimSun"/>
          <w:sz w:val="21"/>
          <w:szCs w:val="21"/>
          <w:rPrChange w:id="6610" w:author="Codex" w:date="2026-10-05T16:32:41.313017+00:00">
            <w:rPr>
              <w:sz w:val="21"/>
              <w:szCs w:val="21"/>
            </w:rPr>
          </w:rPrChange>
        </w:rPr>
        <w:t>CDE OR</w:t>
      </w:r>
      <w:r>
        <w:rPr>
          <w:rFonts w:ascii="Times New Roman" w:hAnsi="Times New Roman" w:cs="Times New Roman" w:eastAsia="SimSun"/>
          <w:sz w:val="21"/>
          <w:szCs w:val="21"/>
          <w:rPrChange w:id="6611" w:author="Codex" w:date="2026-10-05T16:32:41.313017+00:00">
            <w:rPr>
              <w:sz w:val="21"/>
              <w:szCs w:val="21"/>
            </w:rPr>
          </w:rPrChange>
        </w:rPr>
        <w:t>差的无效值为</w:t>
      </w:r>
      <w:r>
        <w:rPr>
          <w:rFonts w:ascii="Times New Roman" w:hAnsi="Times New Roman" w:cs="Times New Roman" w:eastAsia="SimSun"/>
          <w:sz w:val="21"/>
          <w:szCs w:val="21"/>
          <w:rPrChange w:id="6612" w:author="Codex" w:date="2026-10-05T16:32:41.313017+00:00">
            <w:rPr>
              <w:sz w:val="21"/>
              <w:szCs w:val="21"/>
            </w:rPr>
          </w:rPrChange>
        </w:rPr>
        <w:t>0</w:t>
      </w:r>
      <w:r>
        <w:rPr>
          <w:rFonts w:ascii="Times New Roman" w:hAnsi="Times New Roman" w:cs="Times New Roman" w:eastAsia="SimSun"/>
          <w:sz w:val="21"/>
          <w:szCs w:val="21"/>
          <w:rPrChange w:id="6613" w:author="Codex" w:date="2026-10-05T16:32:41.313017+00:00">
            <w:rPr>
              <w:sz w:val="21"/>
              <w:szCs w:val="21"/>
            </w:rPr>
          </w:rPrChange>
        </w:rPr>
        <w:t>；区间来自共享连通组</w:t>
      </w:r>
      <w:r>
        <w:rPr>
          <w:rFonts w:ascii="Times New Roman" w:hAnsi="Times New Roman" w:cs="Times New Roman" w:eastAsia="SimSun"/>
          <w:sz w:val="21"/>
          <w:szCs w:val="21"/>
          <w:rPrChange w:id="6614" w:author="Codex" w:date="2026-10-05T16:32:41.313017+00:00">
            <w:rPr>
              <w:sz w:val="21"/>
              <w:szCs w:val="21"/>
            </w:rPr>
          </w:rPrChange>
        </w:rPr>
        <w:t>bootstrap</w:t>
      </w:r>
      <w:r>
        <w:rPr>
          <w:rFonts w:ascii="Times New Roman" w:hAnsi="Times New Roman" w:cs="Times New Roman" w:eastAsia="SimSun"/>
          <w:sz w:val="21"/>
          <w:szCs w:val="21"/>
          <w:rPrChange w:id="6615" w:author="Codex" w:date="2026-10-05T16:32:41.313017+00:00">
            <w:rPr>
              <w:sz w:val="21"/>
              <w:szCs w:val="21"/>
            </w:rPr>
          </w:rPrChange>
        </w:rPr>
        <w:t>。各组按本组协变量分布标准化，组间对比仍可能包含人群构成差异，不解释为性别、年龄或城乡本身的因果效应。</w:t>
      </w:r>
      <w:r>
        <w:rPr>
          <w:rFonts w:ascii="Times New Roman" w:hAnsi="Times New Roman" w:cs="Times New Roman" w:eastAsia="SimSun"/>
          <w:sz w:val="21"/>
          <w:szCs w:val="21"/>
          <w:rPrChange w:id="6616" w:author="Codex" w:date="2026-10-05T16:32:41.313017+00:00">
            <w:rPr>
              <w:sz w:val="21"/>
              <w:szCs w:val="21"/>
            </w:rPr>
          </w:rPrChange>
        </w:rPr>
        <w:t>“</w:t>
      </w:r>
      <w:r>
        <w:rPr>
          <w:rFonts w:ascii="Times New Roman" w:hAnsi="Times New Roman" w:cs="Times New Roman" w:eastAsia="SimSun"/>
          <w:sz w:val="21"/>
          <w:szCs w:val="21"/>
          <w:rPrChange w:id="6617" w:author="Codex" w:date="2026-10-05T16:32:41.313017+00:00">
            <w:rPr>
              <w:sz w:val="21"/>
              <w:szCs w:val="21"/>
            </w:rPr>
          </w:rPrChange>
        </w:rPr>
        <w:t>检查通过次数</w:t>
      </w:r>
      <w:r>
        <w:rPr>
          <w:rFonts w:ascii="Times New Roman" w:hAnsi="Times New Roman" w:cs="Times New Roman" w:eastAsia="SimSun"/>
          <w:sz w:val="21"/>
          <w:szCs w:val="21"/>
          <w:rPrChange w:id="6618" w:author="Codex" w:date="2026-10-05T16:32:41.313017+00:00">
            <w:rPr>
              <w:sz w:val="21"/>
              <w:szCs w:val="21"/>
            </w:rPr>
          </w:rPrChange>
        </w:rPr>
        <w:t>”</w:t>
      </w:r>
      <w:r>
        <w:rPr>
          <w:rFonts w:ascii="Times New Roman" w:hAnsi="Times New Roman" w:cs="Times New Roman" w:eastAsia="SimSun"/>
          <w:sz w:val="21"/>
          <w:szCs w:val="21"/>
          <w:rPrChange w:id="6619" w:author="Codex" w:date="2026-10-05T16:32:41.313017+00:00">
            <w:rPr>
              <w:sz w:val="21"/>
              <w:szCs w:val="21"/>
            </w:rPr>
          </w:rPrChange>
        </w:rPr>
        <w:t>要求全部子模型收敛、满秩且核心效应有限；少于</w:t>
      </w:r>
      <w:r>
        <w:rPr>
          <w:rFonts w:ascii="Times New Roman" w:hAnsi="Times New Roman" w:cs="Times New Roman" w:eastAsia="SimSun"/>
          <w:sz w:val="21"/>
          <w:szCs w:val="21"/>
          <w:rPrChange w:id="6620" w:author="Codex" w:date="2026-10-05T16:32:41.313017+00:00">
            <w:rPr>
              <w:sz w:val="21"/>
              <w:szCs w:val="21"/>
            </w:rPr>
          </w:rPrChange>
        </w:rPr>
        <w:t>1,000</w:t>
      </w:r>
      <w:r>
        <w:rPr>
          <w:rFonts w:ascii="Times New Roman" w:hAnsi="Times New Roman" w:cs="Times New Roman" w:eastAsia="SimSun"/>
          <w:sz w:val="21"/>
          <w:szCs w:val="21"/>
          <w:rPrChange w:id="6621" w:author="Codex" w:date="2026-10-05T16:32:41.313017+00:00">
            <w:rPr>
              <w:sz w:val="21"/>
              <w:szCs w:val="21"/>
            </w:rPr>
          </w:rPrChange>
        </w:rPr>
        <w:t>时暂缓展示区间和作组间推断，不删除原始重复。</w:t>
      </w:r>
    </w:p>
    <w:p w14:paraId="363B4FBD" w14:textId="7FF6932B" w:rsidR="00FB24F4" w:rsidRDefault="00FB24F4">
      <w:pPr>
        <w:pStyle w:val="affa"/>
        <w:keepNext/>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9847" w:author="Codex" w:date="2026-10-05T16:32:41.313017+00:00">
            <w:rPr>
              <w:rFonts w:cs="Times New Roman"/>
              <w:szCs w:val="21"/>
            </w:rPr>
          </w:rPrChange>
        </w:rPr>
        <w:pPrChange w:id="6622" w:author="Codex" w:date="2026-10-05T16:32:41.313017+00:00">
          <w:pPr>
            <w:pStyle w:val="affa"/>
            <w:keepNext/>
            <w:spacing w:beforeLines="0" w:before="0" w:line="360" w:lineRule="exact"/>
            <w:ind w:firstLineChars="0" w:firstLine="0"/>
          </w:pPr>
        </w:pPrChange>
      </w:pPr>
      <w:r>
        <w:rPr>
          <w:rFonts w:ascii="Times New Roman" w:hAnsi="Times New Roman" w:cs="Times New Roman" w:eastAsia="KaiTi"/>
          <w:b w:val="0"/>
          <w:bCs w:val="0"/>
          <w:sz w:val="21"/>
          <w:szCs w:val="21"/>
          <w:rPrChange w:id="6623" w:author="Codex" w:date="2026-10-05T16:32:41.313017+00:00">
            <w:rPr>
              <w:rFonts w:cs="Times New Roman"/>
              <w:szCs w:val="21"/>
            </w:rPr>
          </w:rPrChange>
        </w:rPr>
        <w:lastRenderedPageBreak/>
        <w:t>表</w:t>
      </w:r>
      <w:r>
        <w:rPr>
          <w:rFonts w:ascii="Times New Roman" w:hAnsi="Times New Roman" w:cs="Times New Roman" w:eastAsia="KaiTi"/>
          <w:b w:val="0"/>
          <w:bCs w:val="0"/>
          <w:sz w:val="21"/>
          <w:szCs w:val="21"/>
          <w:rPrChange w:id="6624" w:author="Codex" w:date="2026-10-05T16:32:41.313017+00:00">
            <w:rPr>
              <w:rFonts w:cs="Times New Roman"/>
              <w:szCs w:val="21"/>
            </w:rPr>
          </w:rPrChange>
        </w:rPr>
        <w:t xml:space="preserve">C.2 </w:t>
      </w:r>
      <w:r>
        <w:rPr>
          <w:rFonts w:ascii="Times New Roman" w:hAnsi="Times New Roman" w:cs="Times New Roman" w:eastAsia="KaiTi"/>
          <w:b w:val="0"/>
          <w:bCs w:val="0"/>
          <w:sz w:val="21"/>
          <w:szCs w:val="21"/>
          <w:rPrChange w:id="6625" w:author="Codex" w:date="2026-10-05T16:32:41.313017+00:00">
            <w:rPr>
              <w:rFonts w:cs="Times New Roman"/>
              <w:szCs w:val="21"/>
            </w:rPr>
          </w:rPrChange>
        </w:rPr>
        <w:t>性别的组间直接差值</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6626" w:author="Codex" w:date="2026-10-05T16:32:41.313017+00:00">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3029"/>
        <w:gridCol w:w="677"/>
        <w:gridCol w:w="2707"/>
        <w:gridCol w:w="677"/>
      </w:tblGrid>
      <w:tr w:rsidR="007622EE" w14:paraId="7D46EAD4"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tcPrChange w:id="6627"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1C6ECC0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48" w:author="Codex" w:date="2026-10-05T16:32:41.313017+00:00">
                  <w:rPr>
                    <w:bCs w:val="0"/>
                    <w:sz w:val="21"/>
                    <w:szCs w:val="21"/>
                  </w:rPr>
                </w:rPrChange>
              </w:rPr>
              <w:pPrChange w:id="6628"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629" w:author="Codex" w:date="2026-10-05T16:32:41.313017+00:00">
                  <w:rPr>
                    <w:bCs w:val="0"/>
                    <w:sz w:val="21"/>
                    <w:szCs w:val="21"/>
                  </w:rPr>
                </w:rPrChange>
              </w:rPr>
              <w:t>链条</w:t>
            </w:r>
          </w:p>
        </w:tc>
        <w:tc>
          <w:tcPr>
            <w:tcW w:w="0" w:type="auto"/>
            <w:tcBorders>
              <w:top w:val="single" w:sz="12" w:color="000000"/>
              <w:left w:val="nil"/>
              <w:bottom w:val="single" w:sz="4" w:color="000000"/>
              <w:right w:val="nil"/>
              <w:insideH w:val="nil"/>
              <w:insideV w:val="nil"/>
            </w:tcBorders>
            <w:tcMar>
              <w:left w:w="102" w:type="dxa"/>
              <w:right w:w="102" w:type="dxa"/>
            </w:tcMar>
            <w:tcPrChange w:id="6630"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6195A4C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49" w:author="Codex" w:date="2026-10-05T16:32:41.313017+00:00">
                  <w:rPr>
                    <w:bCs w:val="0"/>
                    <w:sz w:val="21"/>
                    <w:szCs w:val="21"/>
                  </w:rPr>
                </w:rPrChange>
              </w:rPr>
              <w:pPrChange w:id="6631"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632" w:author="Codex" w:date="2026-10-05T16:32:41.313017+00:00">
                  <w:rPr>
                    <w:bCs w:val="0"/>
                    <w:sz w:val="21"/>
                    <w:szCs w:val="21"/>
                  </w:rPr>
                </w:rPrChange>
              </w:rPr>
              <w:t>总间接</w:t>
            </w:r>
            <w:r>
              <w:rPr>
                <w:rFonts w:ascii="Times New Roman" w:hAnsi="Times New Roman" w:cs="Times New Roman" w:eastAsia="SimSun"/>
                <w:b w:val="0"/>
                <w:bCs w:val="0"/>
                <w:sz w:val="21"/>
                <w:szCs w:val="21"/>
                <w:rPrChange w:id="6633" w:author="Codex" w:date="2026-10-05T16:32:41.313017+00:00">
                  <w:rPr>
                    <w:bCs w:val="0"/>
                    <w:sz w:val="21"/>
                    <w:szCs w:val="21"/>
                  </w:rPr>
                </w:rPrChange>
              </w:rPr>
              <w:t>log OR</w:t>
            </w:r>
            <w:r>
              <w:rPr>
                <w:rFonts w:ascii="Times New Roman" w:hAnsi="Times New Roman" w:cs="Times New Roman" w:eastAsia="SimSun"/>
                <w:b w:val="0"/>
                <w:bCs w:val="0"/>
                <w:sz w:val="21"/>
                <w:szCs w:val="21"/>
                <w:rPrChange w:id="6634" w:author="Codex" w:date="2026-10-05T16:32:41.313017+00:00">
                  <w:rPr>
                    <w:bCs w:val="0"/>
                    <w:sz w:val="21"/>
                    <w:szCs w:val="21"/>
                  </w:rPr>
                </w:rPrChange>
              </w:rPr>
              <w:t>之差（</w:t>
            </w:r>
            <w:r>
              <w:rPr>
                <w:rFonts w:ascii="Times New Roman" w:hAnsi="Times New Roman" w:cs="Times New Roman" w:eastAsia="SimSun"/>
                <w:b w:val="0"/>
                <w:bCs w:val="0"/>
                <w:sz w:val="21"/>
                <w:szCs w:val="21"/>
                <w:rPrChange w:id="6635" w:author="Codex" w:date="2026-10-05T16:32:41.313017+00:00">
                  <w:rPr>
                    <w:bCs w:val="0"/>
                    <w:sz w:val="21"/>
                    <w:szCs w:val="21"/>
                  </w:rPr>
                </w:rPrChange>
              </w:rPr>
              <w:t>95% CI</w:t>
            </w:r>
            <w:r>
              <w:rPr>
                <w:rFonts w:ascii="Times New Roman" w:hAnsi="Times New Roman" w:cs="Times New Roman" w:eastAsia="SimSun"/>
                <w:b w:val="0"/>
                <w:bCs w:val="0"/>
                <w:sz w:val="21"/>
                <w:szCs w:val="21"/>
                <w:rPrChange w:id="6636"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tcPrChange w:id="6637"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44DFFCC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50" w:author="Codex" w:date="2026-10-05T16:32:41.313017+00:00">
                  <w:rPr>
                    <w:bCs w:val="0"/>
                    <w:sz w:val="21"/>
                    <w:szCs w:val="21"/>
                  </w:rPr>
                </w:rPrChange>
              </w:rPr>
              <w:pPrChange w:id="663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39" w:author="Codex" w:date="2026-10-05T16:32:41.313017+00:00">
                  <w:rPr>
                    <w:bCs w:val="0"/>
                    <w:sz w:val="21"/>
                    <w:szCs w:val="21"/>
                  </w:rPr>
                </w:rPrChange>
              </w:rPr>
              <w:t>BH q</w:t>
            </w:r>
          </w:p>
        </w:tc>
        <w:tc>
          <w:tcPr>
            <w:tcW w:w="0" w:type="auto"/>
            <w:tcBorders>
              <w:top w:val="single" w:sz="12" w:color="000000"/>
              <w:left w:val="nil"/>
              <w:bottom w:val="single" w:sz="4" w:color="000000"/>
              <w:right w:val="nil"/>
              <w:insideH w:val="nil"/>
              <w:insideV w:val="nil"/>
            </w:tcBorders>
            <w:tcMar>
              <w:left w:w="102" w:type="dxa"/>
              <w:right w:w="102" w:type="dxa"/>
            </w:tcMar>
            <w:tcPrChange w:id="6640"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5FF2246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51" w:author="Codex" w:date="2026-10-05T16:32:41.313017+00:00">
                  <w:rPr>
                    <w:bCs w:val="0"/>
                    <w:sz w:val="21"/>
                    <w:szCs w:val="21"/>
                  </w:rPr>
                </w:rPrChange>
              </w:rPr>
              <w:pPrChange w:id="6641"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642" w:author="Codex" w:date="2026-10-05T16:32:41.313017+00:00">
                  <w:rPr>
                    <w:bCs w:val="0"/>
                    <w:sz w:val="21"/>
                    <w:szCs w:val="21"/>
                  </w:rPr>
                </w:rPrChange>
              </w:rPr>
              <w:t>CDE</w:t>
            </w:r>
            <w:r>
              <w:rPr>
                <w:rFonts w:ascii="Times New Roman" w:hAnsi="Times New Roman" w:cs="Times New Roman" w:eastAsia="SimSun"/>
                <w:b w:val="0"/>
                <w:bCs w:val="0"/>
                <w:sz w:val="21"/>
                <w:szCs w:val="21"/>
                <w:rPrChange w:id="6643" w:author="Codex" w:date="2026-10-05T16:32:41.313017+00:00">
                  <w:rPr>
                    <w:bCs w:val="0"/>
                    <w:sz w:val="21"/>
                    <w:szCs w:val="21"/>
                  </w:rPr>
                </w:rPrChange>
              </w:rPr>
              <w:t>差异之差（</w:t>
            </w:r>
            <w:r>
              <w:rPr>
                <w:rFonts w:ascii="Times New Roman" w:hAnsi="Times New Roman" w:cs="Times New Roman" w:eastAsia="SimSun"/>
                <w:b w:val="0"/>
                <w:bCs w:val="0"/>
                <w:sz w:val="21"/>
                <w:szCs w:val="21"/>
                <w:rPrChange w:id="6644" w:author="Codex" w:date="2026-10-05T16:32:41.313017+00:00">
                  <w:rPr>
                    <w:bCs w:val="0"/>
                    <w:sz w:val="21"/>
                    <w:szCs w:val="21"/>
                  </w:rPr>
                </w:rPrChange>
              </w:rPr>
              <w:t>95% CI</w:t>
            </w:r>
            <w:r>
              <w:rPr>
                <w:rFonts w:ascii="Times New Roman" w:hAnsi="Times New Roman" w:cs="Times New Roman" w:eastAsia="SimSun"/>
                <w:b w:val="0"/>
                <w:bCs w:val="0"/>
                <w:sz w:val="21"/>
                <w:szCs w:val="21"/>
                <w:rPrChange w:id="6645"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tcPrChange w:id="6646"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676A8A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52" w:author="Codex" w:date="2026-10-05T16:32:41.313017+00:00">
                  <w:rPr>
                    <w:bCs w:val="0"/>
                    <w:sz w:val="21"/>
                    <w:szCs w:val="21"/>
                  </w:rPr>
                </w:rPrChange>
              </w:rPr>
              <w:pPrChange w:id="664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48" w:author="Codex" w:date="2026-10-05T16:32:41.313017+00:00">
                  <w:rPr>
                    <w:bCs w:val="0"/>
                    <w:sz w:val="21"/>
                    <w:szCs w:val="21"/>
                  </w:rPr>
                </w:rPrChange>
              </w:rPr>
              <w:t>BH q</w:t>
            </w:r>
          </w:p>
        </w:tc>
      </w:tr>
      <w:tr w:rsidR="007622EE" w14:paraId="04B8E1BC"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649" w:author="Codex" w:date="2026-10-05T16:32:41.313017+00:00">
              <w:tcPr>
                <w:tcW w:w="0" w:type="auto"/>
                <w:tcBorders>
                  <w:top w:val="nil"/>
                  <w:left w:val="nil"/>
                  <w:bottom w:val="nil"/>
                  <w:right w:val="nil"/>
                </w:tcBorders>
                <w:tcMar>
                  <w:left w:w="102" w:type="dxa"/>
                  <w:right w:w="102" w:type="dxa"/>
                </w:tcMar>
              </w:tcPr>
            </w:tcPrChange>
          </w:tcPr>
          <w:p w14:paraId="24ABB39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53" w:author="Codex" w:date="2026-10-05T16:32:41.313017+00:00">
                  <w:rPr>
                    <w:bCs w:val="0"/>
                    <w:sz w:val="21"/>
                    <w:szCs w:val="21"/>
                  </w:rPr>
                </w:rPrChange>
              </w:rPr>
              <w:pPrChange w:id="665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51" w:author="Codex" w:date="2026-10-05T16:32:41.313017+00:00">
                  <w:rPr>
                    <w:bCs w:val="0"/>
                    <w:sz w:val="21"/>
                    <w:szCs w:val="21"/>
                  </w:rPr>
                </w:rPrChange>
              </w:rPr>
              <w:t>AA-S</w:t>
            </w:r>
          </w:p>
        </w:tc>
        <w:tc>
          <w:tcPr>
            <w:tcW w:w="0" w:type="auto"/>
            <w:tcBorders>
              <w:top w:val="nil"/>
              <w:left w:val="nil"/>
              <w:bottom w:val="nil"/>
              <w:right w:val="nil"/>
              <w:insideH w:val="nil"/>
              <w:insideV w:val="nil"/>
            </w:tcBorders>
            <w:tcMar>
              <w:left w:w="102" w:type="dxa"/>
              <w:right w:w="102" w:type="dxa"/>
            </w:tcMar>
            <w:tcPrChange w:id="6652" w:author="Codex" w:date="2026-10-05T16:32:41.313017+00:00">
              <w:tcPr>
                <w:tcW w:w="0" w:type="auto"/>
                <w:tcBorders>
                  <w:top w:val="nil"/>
                  <w:left w:val="nil"/>
                  <w:bottom w:val="nil"/>
                  <w:right w:val="nil"/>
                </w:tcBorders>
                <w:tcMar>
                  <w:left w:w="102" w:type="dxa"/>
                  <w:right w:w="102" w:type="dxa"/>
                </w:tcMar>
              </w:tcPr>
            </w:tcPrChange>
          </w:tcPr>
          <w:p w14:paraId="6A1562F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54" w:author="Codex" w:date="2026-10-05T16:32:41.313017+00:00">
                  <w:rPr>
                    <w:bCs w:val="0"/>
                    <w:sz w:val="21"/>
                    <w:szCs w:val="21"/>
                  </w:rPr>
                </w:rPrChange>
              </w:rPr>
              <w:pPrChange w:id="665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54" w:author="Codex" w:date="2026-10-05T16:32:41.313017+00:00">
                  <w:rPr>
                    <w:bCs w:val="0"/>
                    <w:sz w:val="21"/>
                    <w:szCs w:val="21"/>
                  </w:rPr>
                </w:rPrChange>
              </w:rPr>
              <w:t>-0.0027</w:t>
            </w:r>
            <w:r>
              <w:rPr>
                <w:rFonts w:ascii="Times New Roman" w:hAnsi="Times New Roman" w:cs="Times New Roman" w:eastAsia="SimSun"/>
                <w:b w:val="0"/>
                <w:bCs w:val="0"/>
                <w:sz w:val="21"/>
                <w:szCs w:val="21"/>
                <w:rPrChange w:id="6655" w:author="Codex" w:date="2026-10-05T16:32:41.313017+00:00">
                  <w:rPr>
                    <w:bCs w:val="0"/>
                    <w:sz w:val="21"/>
                    <w:szCs w:val="21"/>
                  </w:rPr>
                </w:rPrChange>
              </w:rPr>
              <w:t>（</w:t>
            </w:r>
            <w:r>
              <w:rPr>
                <w:rFonts w:ascii="Times New Roman" w:hAnsi="Times New Roman" w:cs="Times New Roman" w:eastAsia="SimSun"/>
                <w:b w:val="0"/>
                <w:bCs w:val="0"/>
                <w:sz w:val="21"/>
                <w:szCs w:val="21"/>
                <w:rPrChange w:id="6656" w:author="Codex" w:date="2026-10-05T16:32:41.313017+00:00">
                  <w:rPr>
                    <w:bCs w:val="0"/>
                    <w:sz w:val="21"/>
                    <w:szCs w:val="21"/>
                  </w:rPr>
                </w:rPrChange>
              </w:rPr>
              <w:t>-0.0259</w:t>
            </w:r>
            <w:r>
              <w:rPr>
                <w:rFonts w:ascii="Times New Roman" w:hAnsi="Times New Roman" w:cs="Times New Roman" w:eastAsia="SimSun"/>
                <w:b w:val="0"/>
                <w:bCs w:val="0"/>
                <w:sz w:val="21"/>
                <w:szCs w:val="21"/>
                <w:rPrChange w:id="6657" w:author="Codex" w:date="2026-10-05T16:32:41.313017+00:00">
                  <w:rPr>
                    <w:bCs w:val="0"/>
                    <w:sz w:val="21"/>
                    <w:szCs w:val="21"/>
                  </w:rPr>
                </w:rPrChange>
              </w:rPr>
              <w:t>，</w:t>
            </w:r>
            <w:r>
              <w:rPr>
                <w:rFonts w:ascii="Times New Roman" w:hAnsi="Times New Roman" w:cs="Times New Roman" w:eastAsia="SimSun"/>
                <w:b w:val="0"/>
                <w:bCs w:val="0"/>
                <w:sz w:val="21"/>
                <w:szCs w:val="21"/>
                <w:rPrChange w:id="6658" w:author="Codex" w:date="2026-10-05T16:32:41.313017+00:00">
                  <w:rPr>
                    <w:bCs w:val="0"/>
                    <w:sz w:val="21"/>
                    <w:szCs w:val="21"/>
                  </w:rPr>
                </w:rPrChange>
              </w:rPr>
              <w:t>0.0226</w:t>
            </w:r>
            <w:r>
              <w:rPr>
                <w:rFonts w:ascii="Times New Roman" w:hAnsi="Times New Roman" w:cs="Times New Roman" w:eastAsia="SimSun"/>
                <w:b w:val="0"/>
                <w:bCs w:val="0"/>
                <w:sz w:val="21"/>
                <w:szCs w:val="21"/>
                <w:rPrChange w:id="665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660" w:author="Codex" w:date="2026-10-05T16:32:41.313017+00:00">
              <w:tcPr>
                <w:tcW w:w="0" w:type="auto"/>
                <w:tcBorders>
                  <w:top w:val="nil"/>
                  <w:left w:val="nil"/>
                  <w:bottom w:val="nil"/>
                  <w:right w:val="nil"/>
                </w:tcBorders>
                <w:tcMar>
                  <w:left w:w="102" w:type="dxa"/>
                  <w:right w:w="102" w:type="dxa"/>
                </w:tcMar>
              </w:tcPr>
            </w:tcPrChange>
          </w:tcPr>
          <w:p w14:paraId="5182D05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55" w:author="Codex" w:date="2026-10-05T16:32:41.313017+00:00">
                  <w:rPr>
                    <w:bCs w:val="0"/>
                    <w:sz w:val="21"/>
                    <w:szCs w:val="21"/>
                  </w:rPr>
                </w:rPrChange>
              </w:rPr>
              <w:pPrChange w:id="666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62"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6663" w:author="Codex" w:date="2026-10-05T16:32:41.313017+00:00">
              <w:tcPr>
                <w:tcW w:w="0" w:type="auto"/>
                <w:tcBorders>
                  <w:top w:val="nil"/>
                  <w:left w:val="nil"/>
                  <w:bottom w:val="nil"/>
                  <w:right w:val="nil"/>
                </w:tcBorders>
                <w:tcMar>
                  <w:left w:w="102" w:type="dxa"/>
                  <w:right w:w="102" w:type="dxa"/>
                </w:tcMar>
              </w:tcPr>
            </w:tcPrChange>
          </w:tcPr>
          <w:p w14:paraId="2280347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56" w:author="Codex" w:date="2026-10-05T16:32:41.313017+00:00">
                  <w:rPr>
                    <w:bCs w:val="0"/>
                    <w:sz w:val="21"/>
                    <w:szCs w:val="21"/>
                  </w:rPr>
                </w:rPrChange>
              </w:rPr>
              <w:pPrChange w:id="666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65" w:author="Codex" w:date="2026-10-05T16:32:41.313017+00:00">
                  <w:rPr>
                    <w:bCs w:val="0"/>
                    <w:sz w:val="21"/>
                    <w:szCs w:val="21"/>
                  </w:rPr>
                </w:rPrChange>
              </w:rPr>
              <w:t>-0.1570</w:t>
            </w:r>
            <w:r>
              <w:rPr>
                <w:rFonts w:ascii="Times New Roman" w:hAnsi="Times New Roman" w:cs="Times New Roman" w:eastAsia="SimSun"/>
                <w:b w:val="0"/>
                <w:bCs w:val="0"/>
                <w:sz w:val="21"/>
                <w:szCs w:val="21"/>
                <w:rPrChange w:id="6666" w:author="Codex" w:date="2026-10-05T16:32:41.313017+00:00">
                  <w:rPr>
                    <w:bCs w:val="0"/>
                    <w:sz w:val="21"/>
                    <w:szCs w:val="21"/>
                  </w:rPr>
                </w:rPrChange>
              </w:rPr>
              <w:t>（</w:t>
            </w:r>
            <w:r>
              <w:rPr>
                <w:rFonts w:ascii="Times New Roman" w:hAnsi="Times New Roman" w:cs="Times New Roman" w:eastAsia="SimSun"/>
                <w:b w:val="0"/>
                <w:bCs w:val="0"/>
                <w:sz w:val="21"/>
                <w:szCs w:val="21"/>
                <w:rPrChange w:id="6667" w:author="Codex" w:date="2026-10-05T16:32:41.313017+00:00">
                  <w:rPr>
                    <w:bCs w:val="0"/>
                    <w:sz w:val="21"/>
                    <w:szCs w:val="21"/>
                  </w:rPr>
                </w:rPrChange>
              </w:rPr>
              <w:t>-0.9898</w:t>
            </w:r>
            <w:r>
              <w:rPr>
                <w:rFonts w:ascii="Times New Roman" w:hAnsi="Times New Roman" w:cs="Times New Roman" w:eastAsia="SimSun"/>
                <w:b w:val="0"/>
                <w:bCs w:val="0"/>
                <w:sz w:val="21"/>
                <w:szCs w:val="21"/>
                <w:rPrChange w:id="6668" w:author="Codex" w:date="2026-10-05T16:32:41.313017+00:00">
                  <w:rPr>
                    <w:bCs w:val="0"/>
                    <w:sz w:val="21"/>
                    <w:szCs w:val="21"/>
                  </w:rPr>
                </w:rPrChange>
              </w:rPr>
              <w:t>，</w:t>
            </w:r>
            <w:r>
              <w:rPr>
                <w:rFonts w:ascii="Times New Roman" w:hAnsi="Times New Roman" w:cs="Times New Roman" w:eastAsia="SimSun"/>
                <w:b w:val="0"/>
                <w:bCs w:val="0"/>
                <w:sz w:val="21"/>
                <w:szCs w:val="21"/>
                <w:rPrChange w:id="6669" w:author="Codex" w:date="2026-10-05T16:32:41.313017+00:00">
                  <w:rPr>
                    <w:bCs w:val="0"/>
                    <w:sz w:val="21"/>
                    <w:szCs w:val="21"/>
                  </w:rPr>
                </w:rPrChange>
              </w:rPr>
              <w:t>0.6385</w:t>
            </w:r>
            <w:r>
              <w:rPr>
                <w:rFonts w:ascii="Times New Roman" w:hAnsi="Times New Roman" w:cs="Times New Roman" w:eastAsia="SimSun"/>
                <w:b w:val="0"/>
                <w:bCs w:val="0"/>
                <w:sz w:val="21"/>
                <w:szCs w:val="21"/>
                <w:rPrChange w:id="667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671" w:author="Codex" w:date="2026-10-05T16:32:41.313017+00:00">
              <w:tcPr>
                <w:tcW w:w="0" w:type="auto"/>
                <w:tcBorders>
                  <w:top w:val="nil"/>
                  <w:left w:val="nil"/>
                  <w:bottom w:val="nil"/>
                  <w:right w:val="nil"/>
                </w:tcBorders>
                <w:tcMar>
                  <w:left w:w="102" w:type="dxa"/>
                  <w:right w:w="102" w:type="dxa"/>
                </w:tcMar>
              </w:tcPr>
            </w:tcPrChange>
          </w:tcPr>
          <w:p w14:paraId="2B6960F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57" w:author="Codex" w:date="2026-10-05T16:32:41.313017+00:00">
                  <w:rPr>
                    <w:bCs w:val="0"/>
                    <w:sz w:val="21"/>
                    <w:szCs w:val="21"/>
                  </w:rPr>
                </w:rPrChange>
              </w:rPr>
              <w:pPrChange w:id="667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73" w:author="Codex" w:date="2026-10-05T16:32:41.313017+00:00">
                  <w:rPr>
                    <w:bCs w:val="0"/>
                    <w:sz w:val="21"/>
                    <w:szCs w:val="21"/>
                  </w:rPr>
                </w:rPrChange>
              </w:rPr>
              <w:t>1.000</w:t>
            </w:r>
          </w:p>
        </w:tc>
      </w:tr>
      <w:tr w:rsidR="007622EE" w14:paraId="4104E654"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674" w:author="Codex" w:date="2026-10-05T16:32:41.313017+00:00">
              <w:tcPr>
                <w:tcW w:w="0" w:type="auto"/>
                <w:tcBorders>
                  <w:top w:val="nil"/>
                  <w:left w:val="nil"/>
                  <w:bottom w:val="nil"/>
                  <w:right w:val="nil"/>
                </w:tcBorders>
                <w:tcMar>
                  <w:left w:w="102" w:type="dxa"/>
                  <w:right w:w="102" w:type="dxa"/>
                </w:tcMar>
              </w:tcPr>
            </w:tcPrChange>
          </w:tcPr>
          <w:p w14:paraId="43B8972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58" w:author="Codex" w:date="2026-10-05T16:32:41.313017+00:00">
                  <w:rPr>
                    <w:bCs w:val="0"/>
                    <w:sz w:val="21"/>
                    <w:szCs w:val="21"/>
                  </w:rPr>
                </w:rPrChange>
              </w:rPr>
              <w:pPrChange w:id="667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76" w:author="Codex" w:date="2026-10-05T16:32:41.313017+00:00">
                  <w:rPr>
                    <w:bCs w:val="0"/>
                    <w:sz w:val="21"/>
                    <w:szCs w:val="21"/>
                  </w:rPr>
                </w:rPrChange>
              </w:rPr>
              <w:t>AA-P</w:t>
            </w:r>
          </w:p>
        </w:tc>
        <w:tc>
          <w:tcPr>
            <w:tcW w:w="0" w:type="auto"/>
            <w:tcBorders>
              <w:top w:val="nil"/>
              <w:left w:val="nil"/>
              <w:bottom w:val="nil"/>
              <w:right w:val="nil"/>
              <w:insideH w:val="nil"/>
              <w:insideV w:val="nil"/>
            </w:tcBorders>
            <w:tcMar>
              <w:left w:w="102" w:type="dxa"/>
              <w:right w:w="102" w:type="dxa"/>
            </w:tcMar>
            <w:tcPrChange w:id="6677" w:author="Codex" w:date="2026-10-05T16:32:41.313017+00:00">
              <w:tcPr>
                <w:tcW w:w="0" w:type="auto"/>
                <w:tcBorders>
                  <w:top w:val="nil"/>
                  <w:left w:val="nil"/>
                  <w:bottom w:val="nil"/>
                  <w:right w:val="nil"/>
                </w:tcBorders>
                <w:tcMar>
                  <w:left w:w="102" w:type="dxa"/>
                  <w:right w:w="102" w:type="dxa"/>
                </w:tcMar>
              </w:tcPr>
            </w:tcPrChange>
          </w:tcPr>
          <w:p w14:paraId="1B8B934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59" w:author="Codex" w:date="2026-10-05T16:32:41.313017+00:00">
                  <w:rPr>
                    <w:bCs w:val="0"/>
                    <w:sz w:val="21"/>
                    <w:szCs w:val="21"/>
                  </w:rPr>
                </w:rPrChange>
              </w:rPr>
              <w:pPrChange w:id="6678"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679" w:author="Codex" w:date="2026-10-05T16:32:41.313017+00:00">
                  <w:rPr>
                    <w:bCs w:val="0"/>
                    <w:sz w:val="21"/>
                    <w:szCs w:val="21"/>
                  </w:rPr>
                </w:rPrChange>
              </w:rPr>
              <w:t>拟合检查受限</w:t>
            </w:r>
          </w:p>
        </w:tc>
        <w:tc>
          <w:tcPr>
            <w:tcW w:w="0" w:type="auto"/>
            <w:tcBorders>
              <w:top w:val="nil"/>
              <w:left w:val="nil"/>
              <w:bottom w:val="nil"/>
              <w:right w:val="nil"/>
              <w:insideH w:val="nil"/>
              <w:insideV w:val="nil"/>
            </w:tcBorders>
            <w:tcMar>
              <w:left w:w="102" w:type="dxa"/>
              <w:right w:w="102" w:type="dxa"/>
            </w:tcMar>
            <w:tcPrChange w:id="6680" w:author="Codex" w:date="2026-10-05T16:32:41.313017+00:00">
              <w:tcPr>
                <w:tcW w:w="0" w:type="auto"/>
                <w:tcBorders>
                  <w:top w:val="nil"/>
                  <w:left w:val="nil"/>
                  <w:bottom w:val="nil"/>
                  <w:right w:val="nil"/>
                </w:tcBorders>
                <w:tcMar>
                  <w:left w:w="102" w:type="dxa"/>
                  <w:right w:w="102" w:type="dxa"/>
                </w:tcMar>
              </w:tcPr>
            </w:tcPrChange>
          </w:tcPr>
          <w:p w14:paraId="549ECC8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60" w:author="Codex" w:date="2026-10-05T16:32:41.313017+00:00">
                  <w:rPr>
                    <w:bCs w:val="0"/>
                    <w:sz w:val="21"/>
                    <w:szCs w:val="21"/>
                  </w:rPr>
                </w:rPrChange>
              </w:rPr>
              <w:pPrChange w:id="668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8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683" w:author="Codex" w:date="2026-10-05T16:32:41.313017+00:00">
              <w:tcPr>
                <w:tcW w:w="0" w:type="auto"/>
                <w:tcBorders>
                  <w:top w:val="nil"/>
                  <w:left w:val="nil"/>
                  <w:bottom w:val="nil"/>
                  <w:right w:val="nil"/>
                </w:tcBorders>
                <w:tcMar>
                  <w:left w:w="102" w:type="dxa"/>
                  <w:right w:w="102" w:type="dxa"/>
                </w:tcMar>
              </w:tcPr>
            </w:tcPrChange>
          </w:tcPr>
          <w:p w14:paraId="6B197C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61" w:author="Codex" w:date="2026-10-05T16:32:41.313017+00:00">
                  <w:rPr>
                    <w:bCs w:val="0"/>
                    <w:sz w:val="21"/>
                    <w:szCs w:val="21"/>
                  </w:rPr>
                </w:rPrChange>
              </w:rPr>
              <w:pPrChange w:id="6684"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685" w:author="Codex" w:date="2026-10-05T16:32:41.313017+00:00">
                  <w:rPr>
                    <w:bCs w:val="0"/>
                    <w:sz w:val="21"/>
                    <w:szCs w:val="21"/>
                  </w:rPr>
                </w:rPrChange>
              </w:rPr>
              <w:t>拟合检查受限</w:t>
            </w:r>
          </w:p>
        </w:tc>
        <w:tc>
          <w:tcPr>
            <w:tcW w:w="0" w:type="auto"/>
            <w:tcBorders>
              <w:top w:val="nil"/>
              <w:left w:val="nil"/>
              <w:bottom w:val="nil"/>
              <w:right w:val="nil"/>
              <w:insideH w:val="nil"/>
              <w:insideV w:val="nil"/>
            </w:tcBorders>
            <w:tcMar>
              <w:left w:w="102" w:type="dxa"/>
              <w:right w:w="102" w:type="dxa"/>
            </w:tcMar>
            <w:tcPrChange w:id="6686" w:author="Codex" w:date="2026-10-05T16:32:41.313017+00:00">
              <w:tcPr>
                <w:tcW w:w="0" w:type="auto"/>
                <w:tcBorders>
                  <w:top w:val="nil"/>
                  <w:left w:val="nil"/>
                  <w:bottom w:val="nil"/>
                  <w:right w:val="nil"/>
                </w:tcBorders>
                <w:tcMar>
                  <w:left w:w="102" w:type="dxa"/>
                  <w:right w:w="102" w:type="dxa"/>
                </w:tcMar>
              </w:tcPr>
            </w:tcPrChange>
          </w:tcPr>
          <w:p w14:paraId="4BC0DDA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62" w:author="Codex" w:date="2026-10-05T16:32:41.313017+00:00">
                  <w:rPr>
                    <w:bCs w:val="0"/>
                    <w:sz w:val="21"/>
                    <w:szCs w:val="21"/>
                  </w:rPr>
                </w:rPrChange>
              </w:rPr>
              <w:pPrChange w:id="668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88" w:author="Codex" w:date="2026-10-05T16:32:41.313017+00:00">
                  <w:rPr>
                    <w:bCs w:val="0"/>
                    <w:sz w:val="21"/>
                    <w:szCs w:val="21"/>
                  </w:rPr>
                </w:rPrChange>
              </w:rPr>
              <w:t>—</w:t>
            </w:r>
          </w:p>
        </w:tc>
      </w:tr>
      <w:tr w:rsidR="007622EE" w14:paraId="1554F545"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689" w:author="Codex" w:date="2026-10-05T16:32:41.313017+00:00">
              <w:tcPr>
                <w:tcW w:w="0" w:type="auto"/>
                <w:tcBorders>
                  <w:top w:val="nil"/>
                  <w:left w:val="nil"/>
                  <w:bottom w:val="nil"/>
                  <w:right w:val="nil"/>
                </w:tcBorders>
                <w:tcMar>
                  <w:left w:w="102" w:type="dxa"/>
                  <w:right w:w="102" w:type="dxa"/>
                </w:tcMar>
              </w:tcPr>
            </w:tcPrChange>
          </w:tcPr>
          <w:p w14:paraId="7404EBF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63" w:author="Codex" w:date="2026-10-05T16:32:41.313017+00:00">
                  <w:rPr>
                    <w:bCs w:val="0"/>
                    <w:sz w:val="21"/>
                    <w:szCs w:val="21"/>
                  </w:rPr>
                </w:rPrChange>
              </w:rPr>
              <w:pPrChange w:id="669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91" w:author="Codex" w:date="2026-10-05T16:32:41.313017+00:00">
                  <w:rPr>
                    <w:bCs w:val="0"/>
                    <w:sz w:val="21"/>
                    <w:szCs w:val="21"/>
                  </w:rPr>
                </w:rPrChange>
              </w:rPr>
              <w:t>AR-S</w:t>
            </w:r>
          </w:p>
        </w:tc>
        <w:tc>
          <w:tcPr>
            <w:tcW w:w="0" w:type="auto"/>
            <w:tcBorders>
              <w:top w:val="nil"/>
              <w:left w:val="nil"/>
              <w:bottom w:val="nil"/>
              <w:right w:val="nil"/>
              <w:insideH w:val="nil"/>
              <w:insideV w:val="nil"/>
            </w:tcBorders>
            <w:tcMar>
              <w:left w:w="102" w:type="dxa"/>
              <w:right w:w="102" w:type="dxa"/>
            </w:tcMar>
            <w:tcPrChange w:id="6692" w:author="Codex" w:date="2026-10-05T16:32:41.313017+00:00">
              <w:tcPr>
                <w:tcW w:w="0" w:type="auto"/>
                <w:tcBorders>
                  <w:top w:val="nil"/>
                  <w:left w:val="nil"/>
                  <w:bottom w:val="nil"/>
                  <w:right w:val="nil"/>
                </w:tcBorders>
                <w:tcMar>
                  <w:left w:w="102" w:type="dxa"/>
                  <w:right w:w="102" w:type="dxa"/>
                </w:tcMar>
              </w:tcPr>
            </w:tcPrChange>
          </w:tcPr>
          <w:p w14:paraId="7BDE7A6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64" w:author="Codex" w:date="2026-10-05T16:32:41.313017+00:00">
                  <w:rPr>
                    <w:bCs w:val="0"/>
                    <w:sz w:val="21"/>
                    <w:szCs w:val="21"/>
                  </w:rPr>
                </w:rPrChange>
              </w:rPr>
              <w:pPrChange w:id="669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94" w:author="Codex" w:date="2026-10-05T16:32:41.313017+00:00">
                  <w:rPr>
                    <w:bCs w:val="0"/>
                    <w:sz w:val="21"/>
                    <w:szCs w:val="21"/>
                  </w:rPr>
                </w:rPrChange>
              </w:rPr>
              <w:t>-0.0042</w:t>
            </w:r>
            <w:r>
              <w:rPr>
                <w:rFonts w:ascii="Times New Roman" w:hAnsi="Times New Roman" w:cs="Times New Roman" w:eastAsia="SimSun"/>
                <w:b w:val="0"/>
                <w:bCs w:val="0"/>
                <w:sz w:val="21"/>
                <w:szCs w:val="21"/>
                <w:rPrChange w:id="6695" w:author="Codex" w:date="2026-10-05T16:32:41.313017+00:00">
                  <w:rPr>
                    <w:bCs w:val="0"/>
                    <w:sz w:val="21"/>
                    <w:szCs w:val="21"/>
                  </w:rPr>
                </w:rPrChange>
              </w:rPr>
              <w:t>（</w:t>
            </w:r>
            <w:r>
              <w:rPr>
                <w:rFonts w:ascii="Times New Roman" w:hAnsi="Times New Roman" w:cs="Times New Roman" w:eastAsia="SimSun"/>
                <w:b w:val="0"/>
                <w:bCs w:val="0"/>
                <w:sz w:val="21"/>
                <w:szCs w:val="21"/>
                <w:rPrChange w:id="6696" w:author="Codex" w:date="2026-10-05T16:32:41.313017+00:00">
                  <w:rPr>
                    <w:bCs w:val="0"/>
                    <w:sz w:val="21"/>
                    <w:szCs w:val="21"/>
                  </w:rPr>
                </w:rPrChange>
              </w:rPr>
              <w:t>-0.0151</w:t>
            </w:r>
            <w:r>
              <w:rPr>
                <w:rFonts w:ascii="Times New Roman" w:hAnsi="Times New Roman" w:cs="Times New Roman" w:eastAsia="SimSun"/>
                <w:b w:val="0"/>
                <w:bCs w:val="0"/>
                <w:sz w:val="21"/>
                <w:szCs w:val="21"/>
                <w:rPrChange w:id="6697" w:author="Codex" w:date="2026-10-05T16:32:41.313017+00:00">
                  <w:rPr>
                    <w:bCs w:val="0"/>
                    <w:sz w:val="21"/>
                    <w:szCs w:val="21"/>
                  </w:rPr>
                </w:rPrChange>
              </w:rPr>
              <w:t>，</w:t>
            </w:r>
            <w:r>
              <w:rPr>
                <w:rFonts w:ascii="Times New Roman" w:hAnsi="Times New Roman" w:cs="Times New Roman" w:eastAsia="SimSun"/>
                <w:b w:val="0"/>
                <w:bCs w:val="0"/>
                <w:sz w:val="21"/>
                <w:szCs w:val="21"/>
                <w:rPrChange w:id="6698" w:author="Codex" w:date="2026-10-05T16:32:41.313017+00:00">
                  <w:rPr>
                    <w:bCs w:val="0"/>
                    <w:sz w:val="21"/>
                    <w:szCs w:val="21"/>
                  </w:rPr>
                </w:rPrChange>
              </w:rPr>
              <w:t>0.0070</w:t>
            </w:r>
            <w:r>
              <w:rPr>
                <w:rFonts w:ascii="Times New Roman" w:hAnsi="Times New Roman" w:cs="Times New Roman" w:eastAsia="SimSun"/>
                <w:b w:val="0"/>
                <w:bCs w:val="0"/>
                <w:sz w:val="21"/>
                <w:szCs w:val="21"/>
                <w:rPrChange w:id="669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700" w:author="Codex" w:date="2026-10-05T16:32:41.313017+00:00">
              <w:tcPr>
                <w:tcW w:w="0" w:type="auto"/>
                <w:tcBorders>
                  <w:top w:val="nil"/>
                  <w:left w:val="nil"/>
                  <w:bottom w:val="nil"/>
                  <w:right w:val="nil"/>
                </w:tcBorders>
                <w:tcMar>
                  <w:left w:w="102" w:type="dxa"/>
                  <w:right w:w="102" w:type="dxa"/>
                </w:tcMar>
              </w:tcPr>
            </w:tcPrChange>
          </w:tcPr>
          <w:p w14:paraId="210B1A3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65" w:author="Codex" w:date="2026-10-05T16:32:41.313017+00:00">
                  <w:rPr>
                    <w:bCs w:val="0"/>
                    <w:sz w:val="21"/>
                    <w:szCs w:val="21"/>
                  </w:rPr>
                </w:rPrChange>
              </w:rPr>
              <w:pPrChange w:id="670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02"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6703" w:author="Codex" w:date="2026-10-05T16:32:41.313017+00:00">
              <w:tcPr>
                <w:tcW w:w="0" w:type="auto"/>
                <w:tcBorders>
                  <w:top w:val="nil"/>
                  <w:left w:val="nil"/>
                  <w:bottom w:val="nil"/>
                  <w:right w:val="nil"/>
                </w:tcBorders>
                <w:tcMar>
                  <w:left w:w="102" w:type="dxa"/>
                  <w:right w:w="102" w:type="dxa"/>
                </w:tcMar>
              </w:tcPr>
            </w:tcPrChange>
          </w:tcPr>
          <w:p w14:paraId="41F869A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66" w:author="Codex" w:date="2026-10-05T16:32:41.313017+00:00">
                  <w:rPr>
                    <w:bCs w:val="0"/>
                    <w:sz w:val="21"/>
                    <w:szCs w:val="21"/>
                  </w:rPr>
                </w:rPrChange>
              </w:rPr>
              <w:pPrChange w:id="670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05" w:author="Codex" w:date="2026-10-05T16:32:41.313017+00:00">
                  <w:rPr>
                    <w:bCs w:val="0"/>
                    <w:sz w:val="21"/>
                    <w:szCs w:val="21"/>
                  </w:rPr>
                </w:rPrChange>
              </w:rPr>
              <w:t>-0.0057</w:t>
            </w:r>
            <w:r>
              <w:rPr>
                <w:rFonts w:ascii="Times New Roman" w:hAnsi="Times New Roman" w:cs="Times New Roman" w:eastAsia="SimSun"/>
                <w:b w:val="0"/>
                <w:bCs w:val="0"/>
                <w:sz w:val="21"/>
                <w:szCs w:val="21"/>
                <w:rPrChange w:id="6706" w:author="Codex" w:date="2026-10-05T16:32:41.313017+00:00">
                  <w:rPr>
                    <w:bCs w:val="0"/>
                    <w:sz w:val="21"/>
                    <w:szCs w:val="21"/>
                  </w:rPr>
                </w:rPrChange>
              </w:rPr>
              <w:t>（</w:t>
            </w:r>
            <w:r>
              <w:rPr>
                <w:rFonts w:ascii="Times New Roman" w:hAnsi="Times New Roman" w:cs="Times New Roman" w:eastAsia="SimSun"/>
                <w:b w:val="0"/>
                <w:bCs w:val="0"/>
                <w:sz w:val="21"/>
                <w:szCs w:val="21"/>
                <w:rPrChange w:id="6707" w:author="Codex" w:date="2026-10-05T16:32:41.313017+00:00">
                  <w:rPr>
                    <w:bCs w:val="0"/>
                    <w:sz w:val="21"/>
                    <w:szCs w:val="21"/>
                  </w:rPr>
                </w:rPrChange>
              </w:rPr>
              <w:t>-0.6801</w:t>
            </w:r>
            <w:r>
              <w:rPr>
                <w:rFonts w:ascii="Times New Roman" w:hAnsi="Times New Roman" w:cs="Times New Roman" w:eastAsia="SimSun"/>
                <w:b w:val="0"/>
                <w:bCs w:val="0"/>
                <w:sz w:val="21"/>
                <w:szCs w:val="21"/>
                <w:rPrChange w:id="6708" w:author="Codex" w:date="2026-10-05T16:32:41.313017+00:00">
                  <w:rPr>
                    <w:bCs w:val="0"/>
                    <w:sz w:val="21"/>
                    <w:szCs w:val="21"/>
                  </w:rPr>
                </w:rPrChange>
              </w:rPr>
              <w:t>，</w:t>
            </w:r>
            <w:r>
              <w:rPr>
                <w:rFonts w:ascii="Times New Roman" w:hAnsi="Times New Roman" w:cs="Times New Roman" w:eastAsia="SimSun"/>
                <w:b w:val="0"/>
                <w:bCs w:val="0"/>
                <w:sz w:val="21"/>
                <w:szCs w:val="21"/>
                <w:rPrChange w:id="6709" w:author="Codex" w:date="2026-10-05T16:32:41.313017+00:00">
                  <w:rPr>
                    <w:bCs w:val="0"/>
                    <w:sz w:val="21"/>
                    <w:szCs w:val="21"/>
                  </w:rPr>
                </w:rPrChange>
              </w:rPr>
              <w:t>0.5134</w:t>
            </w:r>
            <w:r>
              <w:rPr>
                <w:rFonts w:ascii="Times New Roman" w:hAnsi="Times New Roman" w:cs="Times New Roman" w:eastAsia="SimSun"/>
                <w:b w:val="0"/>
                <w:bCs w:val="0"/>
                <w:sz w:val="21"/>
                <w:szCs w:val="21"/>
                <w:rPrChange w:id="671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711" w:author="Codex" w:date="2026-10-05T16:32:41.313017+00:00">
              <w:tcPr>
                <w:tcW w:w="0" w:type="auto"/>
                <w:tcBorders>
                  <w:top w:val="nil"/>
                  <w:left w:val="nil"/>
                  <w:bottom w:val="nil"/>
                  <w:right w:val="nil"/>
                </w:tcBorders>
                <w:tcMar>
                  <w:left w:w="102" w:type="dxa"/>
                  <w:right w:w="102" w:type="dxa"/>
                </w:tcMar>
              </w:tcPr>
            </w:tcPrChange>
          </w:tcPr>
          <w:p w14:paraId="71F9C05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67" w:author="Codex" w:date="2026-10-05T16:32:41.313017+00:00">
                  <w:rPr>
                    <w:bCs w:val="0"/>
                    <w:sz w:val="21"/>
                    <w:szCs w:val="21"/>
                  </w:rPr>
                </w:rPrChange>
              </w:rPr>
              <w:pPrChange w:id="671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13" w:author="Codex" w:date="2026-10-05T16:32:41.313017+00:00">
                  <w:rPr>
                    <w:bCs w:val="0"/>
                    <w:sz w:val="21"/>
                    <w:szCs w:val="21"/>
                  </w:rPr>
                </w:rPrChange>
              </w:rPr>
              <w:t>1.000</w:t>
            </w:r>
          </w:p>
        </w:tc>
      </w:tr>
      <w:tr w:rsidR="007622EE" w14:paraId="150789F4"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714" w:author="Codex" w:date="2026-10-05T16:32:41.313017+00:00">
              <w:tcPr>
                <w:tcW w:w="0" w:type="auto"/>
                <w:tcBorders>
                  <w:top w:val="nil"/>
                  <w:left w:val="nil"/>
                  <w:bottom w:val="nil"/>
                  <w:right w:val="nil"/>
                </w:tcBorders>
                <w:tcMar>
                  <w:left w:w="102" w:type="dxa"/>
                  <w:right w:w="102" w:type="dxa"/>
                </w:tcMar>
              </w:tcPr>
            </w:tcPrChange>
          </w:tcPr>
          <w:p w14:paraId="775210E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68" w:author="Codex" w:date="2026-10-05T16:32:41.313017+00:00">
                  <w:rPr>
                    <w:bCs w:val="0"/>
                    <w:sz w:val="21"/>
                    <w:szCs w:val="21"/>
                  </w:rPr>
                </w:rPrChange>
              </w:rPr>
              <w:pPrChange w:id="671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16" w:author="Codex" w:date="2026-10-05T16:32:41.313017+00:00">
                  <w:rPr>
                    <w:bCs w:val="0"/>
                    <w:sz w:val="21"/>
                    <w:szCs w:val="21"/>
                  </w:rPr>
                </w:rPrChange>
              </w:rPr>
              <w:t>AR-P</w:t>
            </w:r>
          </w:p>
        </w:tc>
        <w:tc>
          <w:tcPr>
            <w:tcW w:w="0" w:type="auto"/>
            <w:tcBorders>
              <w:top w:val="nil"/>
              <w:left w:val="nil"/>
              <w:bottom w:val="nil"/>
              <w:right w:val="nil"/>
              <w:insideH w:val="nil"/>
              <w:insideV w:val="nil"/>
            </w:tcBorders>
            <w:tcMar>
              <w:left w:w="102" w:type="dxa"/>
              <w:right w:w="102" w:type="dxa"/>
            </w:tcMar>
            <w:tcPrChange w:id="6717" w:author="Codex" w:date="2026-10-05T16:32:41.313017+00:00">
              <w:tcPr>
                <w:tcW w:w="0" w:type="auto"/>
                <w:tcBorders>
                  <w:top w:val="nil"/>
                  <w:left w:val="nil"/>
                  <w:bottom w:val="nil"/>
                  <w:right w:val="nil"/>
                </w:tcBorders>
                <w:tcMar>
                  <w:left w:w="102" w:type="dxa"/>
                  <w:right w:w="102" w:type="dxa"/>
                </w:tcMar>
              </w:tcPr>
            </w:tcPrChange>
          </w:tcPr>
          <w:p w14:paraId="22609BD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69" w:author="Codex" w:date="2026-10-05T16:32:41.313017+00:00">
                  <w:rPr>
                    <w:bCs w:val="0"/>
                    <w:sz w:val="21"/>
                    <w:szCs w:val="21"/>
                  </w:rPr>
                </w:rPrChange>
              </w:rPr>
              <w:pPrChange w:id="671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19" w:author="Codex" w:date="2026-10-05T16:32:41.313017+00:00">
                  <w:rPr>
                    <w:bCs w:val="0"/>
                    <w:sz w:val="21"/>
                    <w:szCs w:val="21"/>
                  </w:rPr>
                </w:rPrChange>
              </w:rPr>
              <w:t>-0.0020</w:t>
            </w:r>
            <w:r>
              <w:rPr>
                <w:rFonts w:ascii="Times New Roman" w:hAnsi="Times New Roman" w:cs="Times New Roman" w:eastAsia="SimSun"/>
                <w:b w:val="0"/>
                <w:bCs w:val="0"/>
                <w:sz w:val="21"/>
                <w:szCs w:val="21"/>
                <w:rPrChange w:id="6720" w:author="Codex" w:date="2026-10-05T16:32:41.313017+00:00">
                  <w:rPr>
                    <w:bCs w:val="0"/>
                    <w:sz w:val="21"/>
                    <w:szCs w:val="21"/>
                  </w:rPr>
                </w:rPrChange>
              </w:rPr>
              <w:t>（</w:t>
            </w:r>
            <w:r>
              <w:rPr>
                <w:rFonts w:ascii="Times New Roman" w:hAnsi="Times New Roman" w:cs="Times New Roman" w:eastAsia="SimSun"/>
                <w:b w:val="0"/>
                <w:bCs w:val="0"/>
                <w:sz w:val="21"/>
                <w:szCs w:val="21"/>
                <w:rPrChange w:id="6721" w:author="Codex" w:date="2026-10-05T16:32:41.313017+00:00">
                  <w:rPr>
                    <w:bCs w:val="0"/>
                    <w:sz w:val="21"/>
                    <w:szCs w:val="21"/>
                  </w:rPr>
                </w:rPrChange>
              </w:rPr>
              <w:t>-0.0140</w:t>
            </w:r>
            <w:r>
              <w:rPr>
                <w:rFonts w:ascii="Times New Roman" w:hAnsi="Times New Roman" w:cs="Times New Roman" w:eastAsia="SimSun"/>
                <w:b w:val="0"/>
                <w:bCs w:val="0"/>
                <w:sz w:val="21"/>
                <w:szCs w:val="21"/>
                <w:rPrChange w:id="6722" w:author="Codex" w:date="2026-10-05T16:32:41.313017+00:00">
                  <w:rPr>
                    <w:bCs w:val="0"/>
                    <w:sz w:val="21"/>
                    <w:szCs w:val="21"/>
                  </w:rPr>
                </w:rPrChange>
              </w:rPr>
              <w:t>，</w:t>
            </w:r>
            <w:r>
              <w:rPr>
                <w:rFonts w:ascii="Times New Roman" w:hAnsi="Times New Roman" w:cs="Times New Roman" w:eastAsia="SimSun"/>
                <w:b w:val="0"/>
                <w:bCs w:val="0"/>
                <w:sz w:val="21"/>
                <w:szCs w:val="21"/>
                <w:rPrChange w:id="6723" w:author="Codex" w:date="2026-10-05T16:32:41.313017+00:00">
                  <w:rPr>
                    <w:bCs w:val="0"/>
                    <w:sz w:val="21"/>
                    <w:szCs w:val="21"/>
                  </w:rPr>
                </w:rPrChange>
              </w:rPr>
              <w:t>0.0129</w:t>
            </w:r>
            <w:r>
              <w:rPr>
                <w:rFonts w:ascii="Times New Roman" w:hAnsi="Times New Roman" w:cs="Times New Roman" w:eastAsia="SimSun"/>
                <w:b w:val="0"/>
                <w:bCs w:val="0"/>
                <w:sz w:val="21"/>
                <w:szCs w:val="21"/>
                <w:rPrChange w:id="672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725" w:author="Codex" w:date="2026-10-05T16:32:41.313017+00:00">
              <w:tcPr>
                <w:tcW w:w="0" w:type="auto"/>
                <w:tcBorders>
                  <w:top w:val="nil"/>
                  <w:left w:val="nil"/>
                  <w:bottom w:val="nil"/>
                  <w:right w:val="nil"/>
                </w:tcBorders>
                <w:tcMar>
                  <w:left w:w="102" w:type="dxa"/>
                  <w:right w:w="102" w:type="dxa"/>
                </w:tcMar>
              </w:tcPr>
            </w:tcPrChange>
          </w:tcPr>
          <w:p w14:paraId="6F48042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70" w:author="Codex" w:date="2026-10-05T16:32:41.313017+00:00">
                  <w:rPr>
                    <w:bCs w:val="0"/>
                    <w:sz w:val="21"/>
                    <w:szCs w:val="21"/>
                  </w:rPr>
                </w:rPrChange>
              </w:rPr>
              <w:pPrChange w:id="672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27"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6728" w:author="Codex" w:date="2026-10-05T16:32:41.313017+00:00">
              <w:tcPr>
                <w:tcW w:w="0" w:type="auto"/>
                <w:tcBorders>
                  <w:top w:val="nil"/>
                  <w:left w:val="nil"/>
                  <w:bottom w:val="nil"/>
                  <w:right w:val="nil"/>
                </w:tcBorders>
                <w:tcMar>
                  <w:left w:w="102" w:type="dxa"/>
                  <w:right w:w="102" w:type="dxa"/>
                </w:tcMar>
              </w:tcPr>
            </w:tcPrChange>
          </w:tcPr>
          <w:p w14:paraId="38D39BE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71" w:author="Codex" w:date="2026-10-05T16:32:41.313017+00:00">
                  <w:rPr>
                    <w:bCs w:val="0"/>
                    <w:sz w:val="21"/>
                    <w:szCs w:val="21"/>
                  </w:rPr>
                </w:rPrChange>
              </w:rPr>
              <w:pPrChange w:id="672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30" w:author="Codex" w:date="2026-10-05T16:32:41.313017+00:00">
                  <w:rPr>
                    <w:bCs w:val="0"/>
                    <w:sz w:val="21"/>
                    <w:szCs w:val="21"/>
                  </w:rPr>
                </w:rPrChange>
              </w:rPr>
              <w:t>0.3142</w:t>
            </w:r>
            <w:r>
              <w:rPr>
                <w:rFonts w:ascii="Times New Roman" w:hAnsi="Times New Roman" w:cs="Times New Roman" w:eastAsia="SimSun"/>
                <w:b w:val="0"/>
                <w:bCs w:val="0"/>
                <w:sz w:val="21"/>
                <w:szCs w:val="21"/>
                <w:rPrChange w:id="6731" w:author="Codex" w:date="2026-10-05T16:32:41.313017+00:00">
                  <w:rPr>
                    <w:bCs w:val="0"/>
                    <w:sz w:val="21"/>
                    <w:szCs w:val="21"/>
                  </w:rPr>
                </w:rPrChange>
              </w:rPr>
              <w:t>（</w:t>
            </w:r>
            <w:r>
              <w:rPr>
                <w:rFonts w:ascii="Times New Roman" w:hAnsi="Times New Roman" w:cs="Times New Roman" w:eastAsia="SimSun"/>
                <w:b w:val="0"/>
                <w:bCs w:val="0"/>
                <w:sz w:val="21"/>
                <w:szCs w:val="21"/>
                <w:rPrChange w:id="6732" w:author="Codex" w:date="2026-10-05T16:32:41.313017+00:00">
                  <w:rPr>
                    <w:bCs w:val="0"/>
                    <w:sz w:val="21"/>
                    <w:szCs w:val="21"/>
                  </w:rPr>
                </w:rPrChange>
              </w:rPr>
              <w:t>-0.4522</w:t>
            </w:r>
            <w:r>
              <w:rPr>
                <w:rFonts w:ascii="Times New Roman" w:hAnsi="Times New Roman" w:cs="Times New Roman" w:eastAsia="SimSun"/>
                <w:b w:val="0"/>
                <w:bCs w:val="0"/>
                <w:sz w:val="21"/>
                <w:szCs w:val="21"/>
                <w:rPrChange w:id="6733" w:author="Codex" w:date="2026-10-05T16:32:41.313017+00:00">
                  <w:rPr>
                    <w:bCs w:val="0"/>
                    <w:sz w:val="21"/>
                    <w:szCs w:val="21"/>
                  </w:rPr>
                </w:rPrChange>
              </w:rPr>
              <w:t>，</w:t>
            </w:r>
            <w:r>
              <w:rPr>
                <w:rFonts w:ascii="Times New Roman" w:hAnsi="Times New Roman" w:cs="Times New Roman" w:eastAsia="SimSun"/>
                <w:b w:val="0"/>
                <w:bCs w:val="0"/>
                <w:sz w:val="21"/>
                <w:szCs w:val="21"/>
                <w:rPrChange w:id="6734" w:author="Codex" w:date="2026-10-05T16:32:41.313017+00:00">
                  <w:rPr>
                    <w:bCs w:val="0"/>
                    <w:sz w:val="21"/>
                    <w:szCs w:val="21"/>
                  </w:rPr>
                </w:rPrChange>
              </w:rPr>
              <w:t>1.2601</w:t>
            </w:r>
            <w:r>
              <w:rPr>
                <w:rFonts w:ascii="Times New Roman" w:hAnsi="Times New Roman" w:cs="Times New Roman" w:eastAsia="SimSun"/>
                <w:b w:val="0"/>
                <w:bCs w:val="0"/>
                <w:sz w:val="21"/>
                <w:szCs w:val="21"/>
                <w:rPrChange w:id="6735"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736" w:author="Codex" w:date="2026-10-05T16:32:41.313017+00:00">
              <w:tcPr>
                <w:tcW w:w="0" w:type="auto"/>
                <w:tcBorders>
                  <w:top w:val="nil"/>
                  <w:left w:val="nil"/>
                  <w:bottom w:val="nil"/>
                  <w:right w:val="nil"/>
                </w:tcBorders>
                <w:tcMar>
                  <w:left w:w="102" w:type="dxa"/>
                  <w:right w:w="102" w:type="dxa"/>
                </w:tcMar>
              </w:tcPr>
            </w:tcPrChange>
          </w:tcPr>
          <w:p w14:paraId="29113AB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72" w:author="Codex" w:date="2026-10-05T16:32:41.313017+00:00">
                  <w:rPr>
                    <w:bCs w:val="0"/>
                    <w:sz w:val="21"/>
                    <w:szCs w:val="21"/>
                  </w:rPr>
                </w:rPrChange>
              </w:rPr>
              <w:pPrChange w:id="673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38" w:author="Codex" w:date="2026-10-05T16:32:41.313017+00:00">
                  <w:rPr>
                    <w:bCs w:val="0"/>
                    <w:sz w:val="21"/>
                    <w:szCs w:val="21"/>
                  </w:rPr>
                </w:rPrChange>
              </w:rPr>
              <w:t>1.000</w:t>
            </w:r>
          </w:p>
        </w:tc>
      </w:tr>
      <w:tr w:rsidR="007622EE" w14:paraId="3B6FFE49"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739" w:author="Codex" w:date="2026-10-05T16:32:41.313017+00:00">
              <w:tcPr>
                <w:tcW w:w="0" w:type="auto"/>
                <w:tcBorders>
                  <w:top w:val="nil"/>
                  <w:left w:val="nil"/>
                  <w:bottom w:val="nil"/>
                  <w:right w:val="nil"/>
                </w:tcBorders>
                <w:tcMar>
                  <w:left w:w="102" w:type="dxa"/>
                  <w:right w:w="102" w:type="dxa"/>
                </w:tcMar>
              </w:tcPr>
            </w:tcPrChange>
          </w:tcPr>
          <w:p w14:paraId="5D4423F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73" w:author="Codex" w:date="2026-10-05T16:32:41.313017+00:00">
                  <w:rPr>
                    <w:bCs w:val="0"/>
                    <w:sz w:val="21"/>
                    <w:szCs w:val="21"/>
                  </w:rPr>
                </w:rPrChange>
              </w:rPr>
              <w:pPrChange w:id="674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41" w:author="Codex" w:date="2026-10-05T16:32:41.313017+00:00">
                  <w:rPr>
                    <w:bCs w:val="0"/>
                    <w:sz w:val="21"/>
                    <w:szCs w:val="21"/>
                  </w:rPr>
                </w:rPrChange>
              </w:rPr>
              <w:t>RA-S</w:t>
            </w:r>
          </w:p>
        </w:tc>
        <w:tc>
          <w:tcPr>
            <w:tcW w:w="0" w:type="auto"/>
            <w:tcBorders>
              <w:top w:val="nil"/>
              <w:left w:val="nil"/>
              <w:bottom w:val="nil"/>
              <w:right w:val="nil"/>
              <w:insideH w:val="nil"/>
              <w:insideV w:val="nil"/>
            </w:tcBorders>
            <w:tcMar>
              <w:left w:w="102" w:type="dxa"/>
              <w:right w:w="102" w:type="dxa"/>
            </w:tcMar>
            <w:tcPrChange w:id="6742" w:author="Codex" w:date="2026-10-05T16:32:41.313017+00:00">
              <w:tcPr>
                <w:tcW w:w="0" w:type="auto"/>
                <w:tcBorders>
                  <w:top w:val="nil"/>
                  <w:left w:val="nil"/>
                  <w:bottom w:val="nil"/>
                  <w:right w:val="nil"/>
                </w:tcBorders>
                <w:tcMar>
                  <w:left w:w="102" w:type="dxa"/>
                  <w:right w:w="102" w:type="dxa"/>
                </w:tcMar>
              </w:tcPr>
            </w:tcPrChange>
          </w:tcPr>
          <w:p w14:paraId="1A23A74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74" w:author="Codex" w:date="2026-10-05T16:32:41.313017+00:00">
                  <w:rPr>
                    <w:bCs w:val="0"/>
                    <w:sz w:val="21"/>
                    <w:szCs w:val="21"/>
                  </w:rPr>
                </w:rPrChange>
              </w:rPr>
              <w:pPrChange w:id="674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44" w:author="Codex" w:date="2026-10-05T16:32:41.313017+00:00">
                  <w:rPr>
                    <w:bCs w:val="0"/>
                    <w:sz w:val="21"/>
                    <w:szCs w:val="21"/>
                  </w:rPr>
                </w:rPrChange>
              </w:rPr>
              <w:t>0.0320</w:t>
            </w:r>
            <w:r>
              <w:rPr>
                <w:rFonts w:ascii="Times New Roman" w:hAnsi="Times New Roman" w:cs="Times New Roman" w:eastAsia="SimSun"/>
                <w:b w:val="0"/>
                <w:bCs w:val="0"/>
                <w:sz w:val="21"/>
                <w:szCs w:val="21"/>
                <w:rPrChange w:id="6745" w:author="Codex" w:date="2026-10-05T16:32:41.313017+00:00">
                  <w:rPr>
                    <w:bCs w:val="0"/>
                    <w:sz w:val="21"/>
                    <w:szCs w:val="21"/>
                  </w:rPr>
                </w:rPrChange>
              </w:rPr>
              <w:t>（</w:t>
            </w:r>
            <w:r>
              <w:rPr>
                <w:rFonts w:ascii="Times New Roman" w:hAnsi="Times New Roman" w:cs="Times New Roman" w:eastAsia="SimSun"/>
                <w:b w:val="0"/>
                <w:bCs w:val="0"/>
                <w:sz w:val="21"/>
                <w:szCs w:val="21"/>
                <w:rPrChange w:id="6746" w:author="Codex" w:date="2026-10-05T16:32:41.313017+00:00">
                  <w:rPr>
                    <w:bCs w:val="0"/>
                    <w:sz w:val="21"/>
                    <w:szCs w:val="21"/>
                  </w:rPr>
                </w:rPrChange>
              </w:rPr>
              <w:t>-0.0759</w:t>
            </w:r>
            <w:r>
              <w:rPr>
                <w:rFonts w:ascii="Times New Roman" w:hAnsi="Times New Roman" w:cs="Times New Roman" w:eastAsia="SimSun"/>
                <w:b w:val="0"/>
                <w:bCs w:val="0"/>
                <w:sz w:val="21"/>
                <w:szCs w:val="21"/>
                <w:rPrChange w:id="6747" w:author="Codex" w:date="2026-10-05T16:32:41.313017+00:00">
                  <w:rPr>
                    <w:bCs w:val="0"/>
                    <w:sz w:val="21"/>
                    <w:szCs w:val="21"/>
                  </w:rPr>
                </w:rPrChange>
              </w:rPr>
              <w:t>，</w:t>
            </w:r>
            <w:r>
              <w:rPr>
                <w:rFonts w:ascii="Times New Roman" w:hAnsi="Times New Roman" w:cs="Times New Roman" w:eastAsia="SimSun"/>
                <w:b w:val="0"/>
                <w:bCs w:val="0"/>
                <w:sz w:val="21"/>
                <w:szCs w:val="21"/>
                <w:rPrChange w:id="6748" w:author="Codex" w:date="2026-10-05T16:32:41.313017+00:00">
                  <w:rPr>
                    <w:bCs w:val="0"/>
                    <w:sz w:val="21"/>
                    <w:szCs w:val="21"/>
                  </w:rPr>
                </w:rPrChange>
              </w:rPr>
              <w:t>0.1346</w:t>
            </w:r>
            <w:r>
              <w:rPr>
                <w:rFonts w:ascii="Times New Roman" w:hAnsi="Times New Roman" w:cs="Times New Roman" w:eastAsia="SimSun"/>
                <w:b w:val="0"/>
                <w:bCs w:val="0"/>
                <w:sz w:val="21"/>
                <w:szCs w:val="21"/>
                <w:rPrChange w:id="674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750" w:author="Codex" w:date="2026-10-05T16:32:41.313017+00:00">
              <w:tcPr>
                <w:tcW w:w="0" w:type="auto"/>
                <w:tcBorders>
                  <w:top w:val="nil"/>
                  <w:left w:val="nil"/>
                  <w:bottom w:val="nil"/>
                  <w:right w:val="nil"/>
                </w:tcBorders>
                <w:tcMar>
                  <w:left w:w="102" w:type="dxa"/>
                  <w:right w:w="102" w:type="dxa"/>
                </w:tcMar>
              </w:tcPr>
            </w:tcPrChange>
          </w:tcPr>
          <w:p w14:paraId="64D4F04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75" w:author="Codex" w:date="2026-10-05T16:32:41.313017+00:00">
                  <w:rPr>
                    <w:bCs w:val="0"/>
                    <w:sz w:val="21"/>
                    <w:szCs w:val="21"/>
                  </w:rPr>
                </w:rPrChange>
              </w:rPr>
              <w:pPrChange w:id="675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52"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6753" w:author="Codex" w:date="2026-10-05T16:32:41.313017+00:00">
              <w:tcPr>
                <w:tcW w:w="0" w:type="auto"/>
                <w:tcBorders>
                  <w:top w:val="nil"/>
                  <w:left w:val="nil"/>
                  <w:bottom w:val="nil"/>
                  <w:right w:val="nil"/>
                </w:tcBorders>
                <w:tcMar>
                  <w:left w:w="102" w:type="dxa"/>
                  <w:right w:w="102" w:type="dxa"/>
                </w:tcMar>
              </w:tcPr>
            </w:tcPrChange>
          </w:tcPr>
          <w:p w14:paraId="581301C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76" w:author="Codex" w:date="2026-10-05T16:32:41.313017+00:00">
                  <w:rPr>
                    <w:bCs w:val="0"/>
                    <w:sz w:val="21"/>
                    <w:szCs w:val="21"/>
                  </w:rPr>
                </w:rPrChange>
              </w:rPr>
              <w:pPrChange w:id="675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55" w:author="Codex" w:date="2026-10-05T16:32:41.313017+00:00">
                  <w:rPr>
                    <w:bCs w:val="0"/>
                    <w:sz w:val="21"/>
                    <w:szCs w:val="21"/>
                  </w:rPr>
                </w:rPrChange>
              </w:rPr>
              <w:t>0.3538</w:t>
            </w:r>
            <w:r>
              <w:rPr>
                <w:rFonts w:ascii="Times New Roman" w:hAnsi="Times New Roman" w:cs="Times New Roman" w:eastAsia="SimSun"/>
                <w:b w:val="0"/>
                <w:bCs w:val="0"/>
                <w:sz w:val="21"/>
                <w:szCs w:val="21"/>
                <w:rPrChange w:id="6756" w:author="Codex" w:date="2026-10-05T16:32:41.313017+00:00">
                  <w:rPr>
                    <w:bCs w:val="0"/>
                    <w:sz w:val="21"/>
                    <w:szCs w:val="21"/>
                  </w:rPr>
                </w:rPrChange>
              </w:rPr>
              <w:t>（</w:t>
            </w:r>
            <w:r>
              <w:rPr>
                <w:rFonts w:ascii="Times New Roman" w:hAnsi="Times New Roman" w:cs="Times New Roman" w:eastAsia="SimSun"/>
                <w:b w:val="0"/>
                <w:bCs w:val="0"/>
                <w:sz w:val="21"/>
                <w:szCs w:val="21"/>
                <w:rPrChange w:id="6757" w:author="Codex" w:date="2026-10-05T16:32:41.313017+00:00">
                  <w:rPr>
                    <w:bCs w:val="0"/>
                    <w:sz w:val="21"/>
                    <w:szCs w:val="21"/>
                  </w:rPr>
                </w:rPrChange>
              </w:rPr>
              <w:t>-0.9363</w:t>
            </w:r>
            <w:r>
              <w:rPr>
                <w:rFonts w:ascii="Times New Roman" w:hAnsi="Times New Roman" w:cs="Times New Roman" w:eastAsia="SimSun"/>
                <w:b w:val="0"/>
                <w:bCs w:val="0"/>
                <w:sz w:val="21"/>
                <w:szCs w:val="21"/>
                <w:rPrChange w:id="6758" w:author="Codex" w:date="2026-10-05T16:32:41.313017+00:00">
                  <w:rPr>
                    <w:bCs w:val="0"/>
                    <w:sz w:val="21"/>
                    <w:szCs w:val="21"/>
                  </w:rPr>
                </w:rPrChange>
              </w:rPr>
              <w:t>，</w:t>
            </w:r>
            <w:r>
              <w:rPr>
                <w:rFonts w:ascii="Times New Roman" w:hAnsi="Times New Roman" w:cs="Times New Roman" w:eastAsia="SimSun"/>
                <w:b w:val="0"/>
                <w:bCs w:val="0"/>
                <w:sz w:val="21"/>
                <w:szCs w:val="21"/>
                <w:rPrChange w:id="6759" w:author="Codex" w:date="2026-10-05T16:32:41.313017+00:00">
                  <w:rPr>
                    <w:bCs w:val="0"/>
                    <w:sz w:val="21"/>
                    <w:szCs w:val="21"/>
                  </w:rPr>
                </w:rPrChange>
              </w:rPr>
              <w:t>1.7807</w:t>
            </w:r>
            <w:r>
              <w:rPr>
                <w:rFonts w:ascii="Times New Roman" w:hAnsi="Times New Roman" w:cs="Times New Roman" w:eastAsia="SimSun"/>
                <w:b w:val="0"/>
                <w:bCs w:val="0"/>
                <w:sz w:val="21"/>
                <w:szCs w:val="21"/>
                <w:rPrChange w:id="676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761" w:author="Codex" w:date="2026-10-05T16:32:41.313017+00:00">
              <w:tcPr>
                <w:tcW w:w="0" w:type="auto"/>
                <w:tcBorders>
                  <w:top w:val="nil"/>
                  <w:left w:val="nil"/>
                  <w:bottom w:val="nil"/>
                  <w:right w:val="nil"/>
                </w:tcBorders>
                <w:tcMar>
                  <w:left w:w="102" w:type="dxa"/>
                  <w:right w:w="102" w:type="dxa"/>
                </w:tcMar>
              </w:tcPr>
            </w:tcPrChange>
          </w:tcPr>
          <w:p w14:paraId="6C38004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77" w:author="Codex" w:date="2026-10-05T16:32:41.313017+00:00">
                  <w:rPr>
                    <w:bCs w:val="0"/>
                    <w:sz w:val="21"/>
                    <w:szCs w:val="21"/>
                  </w:rPr>
                </w:rPrChange>
              </w:rPr>
              <w:pPrChange w:id="676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63" w:author="Codex" w:date="2026-10-05T16:32:41.313017+00:00">
                  <w:rPr>
                    <w:bCs w:val="0"/>
                    <w:sz w:val="21"/>
                    <w:szCs w:val="21"/>
                  </w:rPr>
                </w:rPrChange>
              </w:rPr>
              <w:t>1.000</w:t>
            </w:r>
          </w:p>
        </w:tc>
      </w:tr>
      <w:tr w:rsidR="007622EE" w14:paraId="6F20B644"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764" w:author="Codex" w:date="2026-10-05T16:32:41.313017+00:00">
              <w:tcPr>
                <w:tcW w:w="0" w:type="auto"/>
                <w:tcBorders>
                  <w:top w:val="nil"/>
                  <w:left w:val="nil"/>
                  <w:bottom w:val="nil"/>
                  <w:right w:val="nil"/>
                </w:tcBorders>
                <w:tcMar>
                  <w:left w:w="102" w:type="dxa"/>
                  <w:right w:w="102" w:type="dxa"/>
                </w:tcMar>
              </w:tcPr>
            </w:tcPrChange>
          </w:tcPr>
          <w:p w14:paraId="527B037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78" w:author="Codex" w:date="2026-10-05T16:32:41.313017+00:00">
                  <w:rPr>
                    <w:bCs w:val="0"/>
                    <w:sz w:val="21"/>
                    <w:szCs w:val="21"/>
                  </w:rPr>
                </w:rPrChange>
              </w:rPr>
              <w:pPrChange w:id="676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66" w:author="Codex" w:date="2026-10-05T16:32:41.313017+00:00">
                  <w:rPr>
                    <w:bCs w:val="0"/>
                    <w:sz w:val="21"/>
                    <w:szCs w:val="21"/>
                  </w:rPr>
                </w:rPrChange>
              </w:rPr>
              <w:t>RA-P</w:t>
            </w:r>
          </w:p>
        </w:tc>
        <w:tc>
          <w:tcPr>
            <w:tcW w:w="0" w:type="auto"/>
            <w:tcBorders>
              <w:top w:val="nil"/>
              <w:left w:val="nil"/>
              <w:bottom w:val="nil"/>
              <w:right w:val="nil"/>
              <w:insideH w:val="nil"/>
              <w:insideV w:val="nil"/>
            </w:tcBorders>
            <w:tcMar>
              <w:left w:w="102" w:type="dxa"/>
              <w:right w:w="102" w:type="dxa"/>
            </w:tcMar>
            <w:tcPrChange w:id="6767" w:author="Codex" w:date="2026-10-05T16:32:41.313017+00:00">
              <w:tcPr>
                <w:tcW w:w="0" w:type="auto"/>
                <w:tcBorders>
                  <w:top w:val="nil"/>
                  <w:left w:val="nil"/>
                  <w:bottom w:val="nil"/>
                  <w:right w:val="nil"/>
                </w:tcBorders>
                <w:tcMar>
                  <w:left w:w="102" w:type="dxa"/>
                  <w:right w:w="102" w:type="dxa"/>
                </w:tcMar>
              </w:tcPr>
            </w:tcPrChange>
          </w:tcPr>
          <w:p w14:paraId="5441015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79" w:author="Codex" w:date="2026-10-05T16:32:41.313017+00:00">
                  <w:rPr>
                    <w:bCs w:val="0"/>
                    <w:sz w:val="21"/>
                    <w:szCs w:val="21"/>
                  </w:rPr>
                </w:rPrChange>
              </w:rPr>
              <w:pPrChange w:id="6768"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769" w:author="Codex" w:date="2026-10-05T16:32:41.313017+00:00">
                  <w:rPr>
                    <w:bCs w:val="0"/>
                    <w:sz w:val="21"/>
                    <w:szCs w:val="21"/>
                  </w:rPr>
                </w:rPrChange>
              </w:rPr>
              <w:t>拟合检查受限</w:t>
            </w:r>
          </w:p>
        </w:tc>
        <w:tc>
          <w:tcPr>
            <w:tcW w:w="0" w:type="auto"/>
            <w:tcBorders>
              <w:top w:val="nil"/>
              <w:left w:val="nil"/>
              <w:bottom w:val="nil"/>
              <w:right w:val="nil"/>
              <w:insideH w:val="nil"/>
              <w:insideV w:val="nil"/>
            </w:tcBorders>
            <w:tcMar>
              <w:left w:w="102" w:type="dxa"/>
              <w:right w:w="102" w:type="dxa"/>
            </w:tcMar>
            <w:tcPrChange w:id="6770" w:author="Codex" w:date="2026-10-05T16:32:41.313017+00:00">
              <w:tcPr>
                <w:tcW w:w="0" w:type="auto"/>
                <w:tcBorders>
                  <w:top w:val="nil"/>
                  <w:left w:val="nil"/>
                  <w:bottom w:val="nil"/>
                  <w:right w:val="nil"/>
                </w:tcBorders>
                <w:tcMar>
                  <w:left w:w="102" w:type="dxa"/>
                  <w:right w:w="102" w:type="dxa"/>
                </w:tcMar>
              </w:tcPr>
            </w:tcPrChange>
          </w:tcPr>
          <w:p w14:paraId="5CDD2BE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80" w:author="Codex" w:date="2026-10-05T16:32:41.313017+00:00">
                  <w:rPr>
                    <w:bCs w:val="0"/>
                    <w:sz w:val="21"/>
                    <w:szCs w:val="21"/>
                  </w:rPr>
                </w:rPrChange>
              </w:rPr>
              <w:pPrChange w:id="677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7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773" w:author="Codex" w:date="2026-10-05T16:32:41.313017+00:00">
              <w:tcPr>
                <w:tcW w:w="0" w:type="auto"/>
                <w:tcBorders>
                  <w:top w:val="nil"/>
                  <w:left w:val="nil"/>
                  <w:bottom w:val="nil"/>
                  <w:right w:val="nil"/>
                </w:tcBorders>
                <w:tcMar>
                  <w:left w:w="102" w:type="dxa"/>
                  <w:right w:w="102" w:type="dxa"/>
                </w:tcMar>
              </w:tcPr>
            </w:tcPrChange>
          </w:tcPr>
          <w:p w14:paraId="2BEA8A8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81" w:author="Codex" w:date="2026-10-05T16:32:41.313017+00:00">
                  <w:rPr>
                    <w:bCs w:val="0"/>
                    <w:sz w:val="21"/>
                    <w:szCs w:val="21"/>
                  </w:rPr>
                </w:rPrChange>
              </w:rPr>
              <w:pPrChange w:id="6774"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775" w:author="Codex" w:date="2026-10-05T16:32:41.313017+00:00">
                  <w:rPr>
                    <w:bCs w:val="0"/>
                    <w:sz w:val="21"/>
                    <w:szCs w:val="21"/>
                  </w:rPr>
                </w:rPrChange>
              </w:rPr>
              <w:t>拟合检查受限</w:t>
            </w:r>
          </w:p>
        </w:tc>
        <w:tc>
          <w:tcPr>
            <w:tcW w:w="0" w:type="auto"/>
            <w:tcBorders>
              <w:top w:val="nil"/>
              <w:left w:val="nil"/>
              <w:bottom w:val="nil"/>
              <w:right w:val="nil"/>
              <w:insideH w:val="nil"/>
              <w:insideV w:val="nil"/>
            </w:tcBorders>
            <w:tcMar>
              <w:left w:w="102" w:type="dxa"/>
              <w:right w:w="102" w:type="dxa"/>
            </w:tcMar>
            <w:tcPrChange w:id="6776" w:author="Codex" w:date="2026-10-05T16:32:41.313017+00:00">
              <w:tcPr>
                <w:tcW w:w="0" w:type="auto"/>
                <w:tcBorders>
                  <w:top w:val="nil"/>
                  <w:left w:val="nil"/>
                  <w:bottom w:val="nil"/>
                  <w:right w:val="nil"/>
                </w:tcBorders>
                <w:tcMar>
                  <w:left w:w="102" w:type="dxa"/>
                  <w:right w:w="102" w:type="dxa"/>
                </w:tcMar>
              </w:tcPr>
            </w:tcPrChange>
          </w:tcPr>
          <w:p w14:paraId="5FD0FA5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82" w:author="Codex" w:date="2026-10-05T16:32:41.313017+00:00">
                  <w:rPr>
                    <w:bCs w:val="0"/>
                    <w:sz w:val="21"/>
                    <w:szCs w:val="21"/>
                  </w:rPr>
                </w:rPrChange>
              </w:rPr>
              <w:pPrChange w:id="677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78" w:author="Codex" w:date="2026-10-05T16:32:41.313017+00:00">
                  <w:rPr>
                    <w:bCs w:val="0"/>
                    <w:sz w:val="21"/>
                    <w:szCs w:val="21"/>
                  </w:rPr>
                </w:rPrChange>
              </w:rPr>
              <w:t>—</w:t>
            </w:r>
          </w:p>
        </w:tc>
      </w:tr>
      <w:tr w:rsidR="007622EE" w14:paraId="06307973"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779" w:author="Codex" w:date="2026-10-05T16:32:41.313017+00:00">
              <w:tcPr>
                <w:tcW w:w="0" w:type="auto"/>
                <w:tcBorders>
                  <w:top w:val="nil"/>
                  <w:left w:val="nil"/>
                  <w:bottom w:val="nil"/>
                  <w:right w:val="nil"/>
                </w:tcBorders>
                <w:tcMar>
                  <w:left w:w="102" w:type="dxa"/>
                  <w:right w:w="102" w:type="dxa"/>
                </w:tcMar>
              </w:tcPr>
            </w:tcPrChange>
          </w:tcPr>
          <w:p w14:paraId="54FD46A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83" w:author="Codex" w:date="2026-10-05T16:32:41.313017+00:00">
                  <w:rPr>
                    <w:bCs w:val="0"/>
                    <w:sz w:val="21"/>
                    <w:szCs w:val="21"/>
                  </w:rPr>
                </w:rPrChange>
              </w:rPr>
              <w:pPrChange w:id="678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81" w:author="Codex" w:date="2026-10-05T16:32:41.313017+00:00">
                  <w:rPr>
                    <w:bCs w:val="0"/>
                    <w:sz w:val="21"/>
                    <w:szCs w:val="21"/>
                  </w:rPr>
                </w:rPrChange>
              </w:rPr>
              <w:t>RR-S</w:t>
            </w:r>
          </w:p>
        </w:tc>
        <w:tc>
          <w:tcPr>
            <w:tcW w:w="0" w:type="auto"/>
            <w:tcBorders>
              <w:top w:val="nil"/>
              <w:left w:val="nil"/>
              <w:bottom w:val="nil"/>
              <w:right w:val="nil"/>
              <w:insideH w:val="nil"/>
              <w:insideV w:val="nil"/>
            </w:tcBorders>
            <w:tcMar>
              <w:left w:w="102" w:type="dxa"/>
              <w:right w:w="102" w:type="dxa"/>
            </w:tcMar>
            <w:tcPrChange w:id="6782" w:author="Codex" w:date="2026-10-05T16:32:41.313017+00:00">
              <w:tcPr>
                <w:tcW w:w="0" w:type="auto"/>
                <w:tcBorders>
                  <w:top w:val="nil"/>
                  <w:left w:val="nil"/>
                  <w:bottom w:val="nil"/>
                  <w:right w:val="nil"/>
                </w:tcBorders>
                <w:tcMar>
                  <w:left w:w="102" w:type="dxa"/>
                  <w:right w:w="102" w:type="dxa"/>
                </w:tcMar>
              </w:tcPr>
            </w:tcPrChange>
          </w:tcPr>
          <w:p w14:paraId="138CBA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84" w:author="Codex" w:date="2026-10-05T16:32:41.313017+00:00">
                  <w:rPr>
                    <w:bCs w:val="0"/>
                    <w:sz w:val="21"/>
                    <w:szCs w:val="21"/>
                  </w:rPr>
                </w:rPrChange>
              </w:rPr>
              <w:pPrChange w:id="678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84" w:author="Codex" w:date="2026-10-05T16:32:41.313017+00:00">
                  <w:rPr>
                    <w:bCs w:val="0"/>
                    <w:sz w:val="21"/>
                    <w:szCs w:val="21"/>
                  </w:rPr>
                </w:rPrChange>
              </w:rPr>
              <w:t>0.0013</w:t>
            </w:r>
            <w:r>
              <w:rPr>
                <w:rFonts w:ascii="Times New Roman" w:hAnsi="Times New Roman" w:cs="Times New Roman" w:eastAsia="SimSun"/>
                <w:b w:val="0"/>
                <w:bCs w:val="0"/>
                <w:sz w:val="21"/>
                <w:szCs w:val="21"/>
                <w:rPrChange w:id="6785" w:author="Codex" w:date="2026-10-05T16:32:41.313017+00:00">
                  <w:rPr>
                    <w:bCs w:val="0"/>
                    <w:sz w:val="21"/>
                    <w:szCs w:val="21"/>
                  </w:rPr>
                </w:rPrChange>
              </w:rPr>
              <w:t>（</w:t>
            </w:r>
            <w:r>
              <w:rPr>
                <w:rFonts w:ascii="Times New Roman" w:hAnsi="Times New Roman" w:cs="Times New Roman" w:eastAsia="SimSun"/>
                <w:b w:val="0"/>
                <w:bCs w:val="0"/>
                <w:sz w:val="21"/>
                <w:szCs w:val="21"/>
                <w:rPrChange w:id="6786" w:author="Codex" w:date="2026-10-05T16:32:41.313017+00:00">
                  <w:rPr>
                    <w:bCs w:val="0"/>
                    <w:sz w:val="21"/>
                    <w:szCs w:val="21"/>
                  </w:rPr>
                </w:rPrChange>
              </w:rPr>
              <w:t>-0.0214</w:t>
            </w:r>
            <w:r>
              <w:rPr>
                <w:rFonts w:ascii="Times New Roman" w:hAnsi="Times New Roman" w:cs="Times New Roman" w:eastAsia="SimSun"/>
                <w:b w:val="0"/>
                <w:bCs w:val="0"/>
                <w:sz w:val="21"/>
                <w:szCs w:val="21"/>
                <w:rPrChange w:id="6787" w:author="Codex" w:date="2026-10-05T16:32:41.313017+00:00">
                  <w:rPr>
                    <w:bCs w:val="0"/>
                    <w:sz w:val="21"/>
                    <w:szCs w:val="21"/>
                  </w:rPr>
                </w:rPrChange>
              </w:rPr>
              <w:t>，</w:t>
            </w:r>
            <w:r>
              <w:rPr>
                <w:rFonts w:ascii="Times New Roman" w:hAnsi="Times New Roman" w:cs="Times New Roman" w:eastAsia="SimSun"/>
                <w:b w:val="0"/>
                <w:bCs w:val="0"/>
                <w:sz w:val="21"/>
                <w:szCs w:val="21"/>
                <w:rPrChange w:id="6788" w:author="Codex" w:date="2026-10-05T16:32:41.313017+00:00">
                  <w:rPr>
                    <w:bCs w:val="0"/>
                    <w:sz w:val="21"/>
                    <w:szCs w:val="21"/>
                  </w:rPr>
                </w:rPrChange>
              </w:rPr>
              <w:t>0.0308</w:t>
            </w:r>
            <w:r>
              <w:rPr>
                <w:rFonts w:ascii="Times New Roman" w:hAnsi="Times New Roman" w:cs="Times New Roman" w:eastAsia="SimSun"/>
                <w:b w:val="0"/>
                <w:bCs w:val="0"/>
                <w:sz w:val="21"/>
                <w:szCs w:val="21"/>
                <w:rPrChange w:id="678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790" w:author="Codex" w:date="2026-10-05T16:32:41.313017+00:00">
              <w:tcPr>
                <w:tcW w:w="0" w:type="auto"/>
                <w:tcBorders>
                  <w:top w:val="nil"/>
                  <w:left w:val="nil"/>
                  <w:bottom w:val="nil"/>
                  <w:right w:val="nil"/>
                </w:tcBorders>
                <w:tcMar>
                  <w:left w:w="102" w:type="dxa"/>
                  <w:right w:w="102" w:type="dxa"/>
                </w:tcMar>
              </w:tcPr>
            </w:tcPrChange>
          </w:tcPr>
          <w:p w14:paraId="18D228E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85" w:author="Codex" w:date="2026-10-05T16:32:41.313017+00:00">
                  <w:rPr>
                    <w:bCs w:val="0"/>
                    <w:sz w:val="21"/>
                    <w:szCs w:val="21"/>
                  </w:rPr>
                </w:rPrChange>
              </w:rPr>
              <w:pPrChange w:id="679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92"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6793" w:author="Codex" w:date="2026-10-05T16:32:41.313017+00:00">
              <w:tcPr>
                <w:tcW w:w="0" w:type="auto"/>
                <w:tcBorders>
                  <w:top w:val="nil"/>
                  <w:left w:val="nil"/>
                  <w:bottom w:val="nil"/>
                  <w:right w:val="nil"/>
                </w:tcBorders>
                <w:tcMar>
                  <w:left w:w="102" w:type="dxa"/>
                  <w:right w:w="102" w:type="dxa"/>
                </w:tcMar>
              </w:tcPr>
            </w:tcPrChange>
          </w:tcPr>
          <w:p w14:paraId="5178F9B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86" w:author="Codex" w:date="2026-10-05T16:32:41.313017+00:00">
                  <w:rPr>
                    <w:bCs w:val="0"/>
                    <w:sz w:val="21"/>
                    <w:szCs w:val="21"/>
                  </w:rPr>
                </w:rPrChange>
              </w:rPr>
              <w:pPrChange w:id="679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95" w:author="Codex" w:date="2026-10-05T16:32:41.313017+00:00">
                  <w:rPr>
                    <w:bCs w:val="0"/>
                    <w:sz w:val="21"/>
                    <w:szCs w:val="21"/>
                  </w:rPr>
                </w:rPrChange>
              </w:rPr>
              <w:t>0.0691</w:t>
            </w:r>
            <w:r>
              <w:rPr>
                <w:rFonts w:ascii="Times New Roman" w:hAnsi="Times New Roman" w:cs="Times New Roman" w:eastAsia="SimSun"/>
                <w:b w:val="0"/>
                <w:bCs w:val="0"/>
                <w:sz w:val="21"/>
                <w:szCs w:val="21"/>
                <w:rPrChange w:id="6796" w:author="Codex" w:date="2026-10-05T16:32:41.313017+00:00">
                  <w:rPr>
                    <w:bCs w:val="0"/>
                    <w:sz w:val="21"/>
                    <w:szCs w:val="21"/>
                  </w:rPr>
                </w:rPrChange>
              </w:rPr>
              <w:t>（</w:t>
            </w:r>
            <w:r>
              <w:rPr>
                <w:rFonts w:ascii="Times New Roman" w:hAnsi="Times New Roman" w:cs="Times New Roman" w:eastAsia="SimSun"/>
                <w:b w:val="0"/>
                <w:bCs w:val="0"/>
                <w:sz w:val="21"/>
                <w:szCs w:val="21"/>
                <w:rPrChange w:id="6797" w:author="Codex" w:date="2026-10-05T16:32:41.313017+00:00">
                  <w:rPr>
                    <w:bCs w:val="0"/>
                    <w:sz w:val="21"/>
                    <w:szCs w:val="21"/>
                  </w:rPr>
                </w:rPrChange>
              </w:rPr>
              <w:t>-1.3588</w:t>
            </w:r>
            <w:r>
              <w:rPr>
                <w:rFonts w:ascii="Times New Roman" w:hAnsi="Times New Roman" w:cs="Times New Roman" w:eastAsia="SimSun"/>
                <w:b w:val="0"/>
                <w:bCs w:val="0"/>
                <w:sz w:val="21"/>
                <w:szCs w:val="21"/>
                <w:rPrChange w:id="6798" w:author="Codex" w:date="2026-10-05T16:32:41.313017+00:00">
                  <w:rPr>
                    <w:bCs w:val="0"/>
                    <w:sz w:val="21"/>
                    <w:szCs w:val="21"/>
                  </w:rPr>
                </w:rPrChange>
              </w:rPr>
              <w:t>，</w:t>
            </w:r>
            <w:r>
              <w:rPr>
                <w:rFonts w:ascii="Times New Roman" w:hAnsi="Times New Roman" w:cs="Times New Roman" w:eastAsia="SimSun"/>
                <w:b w:val="0"/>
                <w:bCs w:val="0"/>
                <w:sz w:val="21"/>
                <w:szCs w:val="21"/>
                <w:rPrChange w:id="6799" w:author="Codex" w:date="2026-10-05T16:32:41.313017+00:00">
                  <w:rPr>
                    <w:bCs w:val="0"/>
                    <w:sz w:val="21"/>
                    <w:szCs w:val="21"/>
                  </w:rPr>
                </w:rPrChange>
              </w:rPr>
              <w:t>1.0995</w:t>
            </w:r>
            <w:r>
              <w:rPr>
                <w:rFonts w:ascii="Times New Roman" w:hAnsi="Times New Roman" w:cs="Times New Roman" w:eastAsia="SimSun"/>
                <w:b w:val="0"/>
                <w:bCs w:val="0"/>
                <w:sz w:val="21"/>
                <w:szCs w:val="21"/>
                <w:rPrChange w:id="680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801" w:author="Codex" w:date="2026-10-05T16:32:41.313017+00:00">
              <w:tcPr>
                <w:tcW w:w="0" w:type="auto"/>
                <w:tcBorders>
                  <w:top w:val="nil"/>
                  <w:left w:val="nil"/>
                  <w:bottom w:val="nil"/>
                  <w:right w:val="nil"/>
                </w:tcBorders>
                <w:tcMar>
                  <w:left w:w="102" w:type="dxa"/>
                  <w:right w:w="102" w:type="dxa"/>
                </w:tcMar>
              </w:tcPr>
            </w:tcPrChange>
          </w:tcPr>
          <w:p w14:paraId="2910D7B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87" w:author="Codex" w:date="2026-10-05T16:32:41.313017+00:00">
                  <w:rPr>
                    <w:bCs w:val="0"/>
                    <w:sz w:val="21"/>
                    <w:szCs w:val="21"/>
                  </w:rPr>
                </w:rPrChange>
              </w:rPr>
              <w:pPrChange w:id="680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803" w:author="Codex" w:date="2026-10-05T16:32:41.313017+00:00">
                  <w:rPr>
                    <w:bCs w:val="0"/>
                    <w:sz w:val="21"/>
                    <w:szCs w:val="21"/>
                  </w:rPr>
                </w:rPrChange>
              </w:rPr>
              <w:t>1.000</w:t>
            </w:r>
          </w:p>
        </w:tc>
      </w:tr>
      <w:tr w:rsidR="007622EE" w14:paraId="4D55BAEF"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tcPrChange w:id="6804" w:author="Codex" w:date="2026-10-05T16:32:41.313017+00:00">
              <w:tcPr>
                <w:tcW w:w="0" w:type="auto"/>
                <w:tcBorders>
                  <w:top w:val="nil"/>
                  <w:left w:val="nil"/>
                  <w:bottom w:val="single" w:sz="12" w:space="0" w:color="000000"/>
                  <w:right w:val="nil"/>
                </w:tcBorders>
                <w:tcMar>
                  <w:left w:w="102" w:type="dxa"/>
                  <w:right w:w="102" w:type="dxa"/>
                </w:tcMar>
              </w:tcPr>
            </w:tcPrChange>
          </w:tcPr>
          <w:p w14:paraId="0CAFEED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88" w:author="Codex" w:date="2026-10-05T16:32:41.313017+00:00">
                  <w:rPr>
                    <w:bCs w:val="0"/>
                    <w:sz w:val="21"/>
                    <w:szCs w:val="21"/>
                  </w:rPr>
                </w:rPrChange>
              </w:rPr>
              <w:pPrChange w:id="680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806" w:author="Codex" w:date="2026-10-05T16:32:41.313017+00:00">
                  <w:rPr>
                    <w:bCs w:val="0"/>
                    <w:sz w:val="21"/>
                    <w:szCs w:val="21"/>
                  </w:rPr>
                </w:rPrChange>
              </w:rPr>
              <w:t>RR-P</w:t>
            </w:r>
          </w:p>
        </w:tc>
        <w:tc>
          <w:tcPr>
            <w:tcW w:w="0" w:type="auto"/>
            <w:tcBorders>
              <w:top w:val="nil"/>
              <w:left w:val="nil"/>
              <w:bottom w:val="single" w:sz="12" w:color="000000"/>
              <w:right w:val="nil"/>
              <w:insideH w:val="nil"/>
              <w:insideV w:val="nil"/>
            </w:tcBorders>
            <w:tcMar>
              <w:left w:w="102" w:type="dxa"/>
              <w:right w:w="102" w:type="dxa"/>
            </w:tcMar>
            <w:tcPrChange w:id="6807" w:author="Codex" w:date="2026-10-05T16:32:41.313017+00:00">
              <w:tcPr>
                <w:tcW w:w="0" w:type="auto"/>
                <w:tcBorders>
                  <w:top w:val="nil"/>
                  <w:left w:val="nil"/>
                  <w:bottom w:val="single" w:sz="12" w:space="0" w:color="000000"/>
                  <w:right w:val="nil"/>
                </w:tcBorders>
                <w:tcMar>
                  <w:left w:w="102" w:type="dxa"/>
                  <w:right w:w="102" w:type="dxa"/>
                </w:tcMar>
              </w:tcPr>
            </w:tcPrChange>
          </w:tcPr>
          <w:p w14:paraId="5469B10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89" w:author="Codex" w:date="2026-10-05T16:32:41.313017+00:00">
                  <w:rPr>
                    <w:bCs w:val="0"/>
                    <w:sz w:val="21"/>
                    <w:szCs w:val="21"/>
                  </w:rPr>
                </w:rPrChange>
              </w:rPr>
              <w:pPrChange w:id="680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809" w:author="Codex" w:date="2026-10-05T16:32:41.313017+00:00">
                  <w:rPr>
                    <w:bCs w:val="0"/>
                    <w:sz w:val="21"/>
                    <w:szCs w:val="21"/>
                  </w:rPr>
                </w:rPrChange>
              </w:rPr>
              <w:t>0.0189</w:t>
            </w:r>
            <w:r>
              <w:rPr>
                <w:rFonts w:ascii="Times New Roman" w:hAnsi="Times New Roman" w:cs="Times New Roman" w:eastAsia="SimSun"/>
                <w:b w:val="0"/>
                <w:bCs w:val="0"/>
                <w:sz w:val="21"/>
                <w:szCs w:val="21"/>
                <w:rPrChange w:id="6810" w:author="Codex" w:date="2026-10-05T16:32:41.313017+00:00">
                  <w:rPr>
                    <w:bCs w:val="0"/>
                    <w:sz w:val="21"/>
                    <w:szCs w:val="21"/>
                  </w:rPr>
                </w:rPrChange>
              </w:rPr>
              <w:t>（</w:t>
            </w:r>
            <w:r>
              <w:rPr>
                <w:rFonts w:ascii="Times New Roman" w:hAnsi="Times New Roman" w:cs="Times New Roman" w:eastAsia="SimSun"/>
                <w:b w:val="0"/>
                <w:bCs w:val="0"/>
                <w:sz w:val="21"/>
                <w:szCs w:val="21"/>
                <w:rPrChange w:id="6811" w:author="Codex" w:date="2026-10-05T16:32:41.313017+00:00">
                  <w:rPr>
                    <w:bCs w:val="0"/>
                    <w:sz w:val="21"/>
                    <w:szCs w:val="21"/>
                  </w:rPr>
                </w:rPrChange>
              </w:rPr>
              <w:t>-0.0193</w:t>
            </w:r>
            <w:r>
              <w:rPr>
                <w:rFonts w:ascii="Times New Roman" w:hAnsi="Times New Roman" w:cs="Times New Roman" w:eastAsia="SimSun"/>
                <w:b w:val="0"/>
                <w:bCs w:val="0"/>
                <w:sz w:val="21"/>
                <w:szCs w:val="21"/>
                <w:rPrChange w:id="6812" w:author="Codex" w:date="2026-10-05T16:32:41.313017+00:00">
                  <w:rPr>
                    <w:bCs w:val="0"/>
                    <w:sz w:val="21"/>
                    <w:szCs w:val="21"/>
                  </w:rPr>
                </w:rPrChange>
              </w:rPr>
              <w:t>，</w:t>
            </w:r>
            <w:r>
              <w:rPr>
                <w:rFonts w:ascii="Times New Roman" w:hAnsi="Times New Roman" w:cs="Times New Roman" w:eastAsia="SimSun"/>
                <w:b w:val="0"/>
                <w:bCs w:val="0"/>
                <w:sz w:val="21"/>
                <w:szCs w:val="21"/>
                <w:rPrChange w:id="6813" w:author="Codex" w:date="2026-10-05T16:32:41.313017+00:00">
                  <w:rPr>
                    <w:bCs w:val="0"/>
                    <w:sz w:val="21"/>
                    <w:szCs w:val="21"/>
                  </w:rPr>
                </w:rPrChange>
              </w:rPr>
              <w:t>0.0712</w:t>
            </w:r>
            <w:r>
              <w:rPr>
                <w:rFonts w:ascii="Times New Roman" w:hAnsi="Times New Roman" w:cs="Times New Roman" w:eastAsia="SimSun"/>
                <w:b w:val="0"/>
                <w:bCs w:val="0"/>
                <w:sz w:val="21"/>
                <w:szCs w:val="21"/>
                <w:rPrChange w:id="6814"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tcPrChange w:id="6815" w:author="Codex" w:date="2026-10-05T16:32:41.313017+00:00">
              <w:tcPr>
                <w:tcW w:w="0" w:type="auto"/>
                <w:tcBorders>
                  <w:top w:val="nil"/>
                  <w:left w:val="nil"/>
                  <w:bottom w:val="single" w:sz="12" w:space="0" w:color="000000"/>
                  <w:right w:val="nil"/>
                </w:tcBorders>
                <w:tcMar>
                  <w:left w:w="102" w:type="dxa"/>
                  <w:right w:w="102" w:type="dxa"/>
                </w:tcMar>
              </w:tcPr>
            </w:tcPrChange>
          </w:tcPr>
          <w:p w14:paraId="75BA137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90" w:author="Codex" w:date="2026-10-05T16:32:41.313017+00:00">
                  <w:rPr>
                    <w:bCs w:val="0"/>
                    <w:sz w:val="21"/>
                    <w:szCs w:val="21"/>
                  </w:rPr>
                </w:rPrChange>
              </w:rPr>
              <w:pPrChange w:id="681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817" w:author="Codex" w:date="2026-10-05T16:32:41.313017+00:00">
                  <w:rPr>
                    <w:bCs w:val="0"/>
                    <w:sz w:val="21"/>
                    <w:szCs w:val="21"/>
                  </w:rPr>
                </w:rPrChange>
              </w:rPr>
              <w:t>1.000</w:t>
            </w:r>
          </w:p>
        </w:tc>
        <w:tc>
          <w:tcPr>
            <w:tcW w:w="0" w:type="auto"/>
            <w:tcBorders>
              <w:top w:val="nil"/>
              <w:left w:val="nil"/>
              <w:bottom w:val="single" w:sz="12" w:color="000000"/>
              <w:right w:val="nil"/>
              <w:insideH w:val="nil"/>
              <w:insideV w:val="nil"/>
            </w:tcBorders>
            <w:tcMar>
              <w:left w:w="102" w:type="dxa"/>
              <w:right w:w="102" w:type="dxa"/>
            </w:tcMar>
            <w:tcPrChange w:id="6818" w:author="Codex" w:date="2026-10-05T16:32:41.313017+00:00">
              <w:tcPr>
                <w:tcW w:w="0" w:type="auto"/>
                <w:tcBorders>
                  <w:top w:val="nil"/>
                  <w:left w:val="nil"/>
                  <w:bottom w:val="single" w:sz="12" w:space="0" w:color="000000"/>
                  <w:right w:val="nil"/>
                </w:tcBorders>
                <w:tcMar>
                  <w:left w:w="102" w:type="dxa"/>
                  <w:right w:w="102" w:type="dxa"/>
                </w:tcMar>
              </w:tcPr>
            </w:tcPrChange>
          </w:tcPr>
          <w:p w14:paraId="7E8AA57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91" w:author="Codex" w:date="2026-10-05T16:32:41.313017+00:00">
                  <w:rPr>
                    <w:bCs w:val="0"/>
                    <w:sz w:val="21"/>
                    <w:szCs w:val="21"/>
                  </w:rPr>
                </w:rPrChange>
              </w:rPr>
              <w:pPrChange w:id="681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820" w:author="Codex" w:date="2026-10-05T16:32:41.313017+00:00">
                  <w:rPr>
                    <w:bCs w:val="0"/>
                    <w:sz w:val="21"/>
                    <w:szCs w:val="21"/>
                  </w:rPr>
                </w:rPrChange>
              </w:rPr>
              <w:t>0.9147</w:t>
            </w:r>
            <w:r>
              <w:rPr>
                <w:rFonts w:ascii="Times New Roman" w:hAnsi="Times New Roman" w:cs="Times New Roman" w:eastAsia="SimSun"/>
                <w:b w:val="0"/>
                <w:bCs w:val="0"/>
                <w:sz w:val="21"/>
                <w:szCs w:val="21"/>
                <w:rPrChange w:id="6821" w:author="Codex" w:date="2026-10-05T16:32:41.313017+00:00">
                  <w:rPr>
                    <w:bCs w:val="0"/>
                    <w:sz w:val="21"/>
                    <w:szCs w:val="21"/>
                  </w:rPr>
                </w:rPrChange>
              </w:rPr>
              <w:t>（</w:t>
            </w:r>
            <w:r>
              <w:rPr>
                <w:rFonts w:ascii="Times New Roman" w:hAnsi="Times New Roman" w:cs="Times New Roman" w:eastAsia="SimSun"/>
                <w:b w:val="0"/>
                <w:bCs w:val="0"/>
                <w:sz w:val="21"/>
                <w:szCs w:val="21"/>
                <w:rPrChange w:id="6822" w:author="Codex" w:date="2026-10-05T16:32:41.313017+00:00">
                  <w:rPr>
                    <w:bCs w:val="0"/>
                    <w:sz w:val="21"/>
                    <w:szCs w:val="21"/>
                  </w:rPr>
                </w:rPrChange>
              </w:rPr>
              <w:t>-0.0885</w:t>
            </w:r>
            <w:r>
              <w:rPr>
                <w:rFonts w:ascii="Times New Roman" w:hAnsi="Times New Roman" w:cs="Times New Roman" w:eastAsia="SimSun"/>
                <w:b w:val="0"/>
                <w:bCs w:val="0"/>
                <w:sz w:val="21"/>
                <w:szCs w:val="21"/>
                <w:rPrChange w:id="6823" w:author="Codex" w:date="2026-10-05T16:32:41.313017+00:00">
                  <w:rPr>
                    <w:bCs w:val="0"/>
                    <w:sz w:val="21"/>
                    <w:szCs w:val="21"/>
                  </w:rPr>
                </w:rPrChange>
              </w:rPr>
              <w:t>，</w:t>
            </w:r>
            <w:r>
              <w:rPr>
                <w:rFonts w:ascii="Times New Roman" w:hAnsi="Times New Roman" w:cs="Times New Roman" w:eastAsia="SimSun"/>
                <w:b w:val="0"/>
                <w:bCs w:val="0"/>
                <w:sz w:val="21"/>
                <w:szCs w:val="21"/>
                <w:rPrChange w:id="6824" w:author="Codex" w:date="2026-10-05T16:32:41.313017+00:00">
                  <w:rPr>
                    <w:bCs w:val="0"/>
                    <w:sz w:val="21"/>
                    <w:szCs w:val="21"/>
                  </w:rPr>
                </w:rPrChange>
              </w:rPr>
              <w:t>2.1089</w:t>
            </w:r>
            <w:r>
              <w:rPr>
                <w:rFonts w:ascii="Times New Roman" w:hAnsi="Times New Roman" w:cs="Times New Roman" w:eastAsia="SimSun"/>
                <w:b w:val="0"/>
                <w:bCs w:val="0"/>
                <w:sz w:val="21"/>
                <w:szCs w:val="21"/>
                <w:rPrChange w:id="6825"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tcPrChange w:id="6826" w:author="Codex" w:date="2026-10-05T16:32:41.313017+00:00">
              <w:tcPr>
                <w:tcW w:w="0" w:type="auto"/>
                <w:tcBorders>
                  <w:top w:val="nil"/>
                  <w:left w:val="nil"/>
                  <w:bottom w:val="single" w:sz="12" w:space="0" w:color="000000"/>
                  <w:right w:val="nil"/>
                </w:tcBorders>
                <w:tcMar>
                  <w:left w:w="102" w:type="dxa"/>
                  <w:right w:w="102" w:type="dxa"/>
                </w:tcMar>
              </w:tcPr>
            </w:tcPrChange>
          </w:tcPr>
          <w:p w14:paraId="27FA6DD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92" w:author="Codex" w:date="2026-10-05T16:32:41.313017+00:00">
                  <w:rPr>
                    <w:bCs w:val="0"/>
                    <w:sz w:val="21"/>
                    <w:szCs w:val="21"/>
                  </w:rPr>
                </w:rPrChange>
              </w:rPr>
              <w:pPrChange w:id="682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828" w:author="Codex" w:date="2026-10-05T16:32:41.313017+00:00">
                  <w:rPr>
                    <w:bCs w:val="0"/>
                    <w:sz w:val="21"/>
                    <w:szCs w:val="21"/>
                  </w:rPr>
                </w:rPrChange>
              </w:rPr>
              <w:t>1.000</w:t>
            </w:r>
          </w:p>
        </w:tc>
      </w:tr>
    </w:tbl>
    <w:p w14:paraId="6CF14221" w14:textId="7FF6934D" w:rsidR="00FB24F4" w:rsidRDefault="00FB24F4">
      <w:pPr>
        <w:pStyle w:val="af5"/>
        <w:spacing w:line="36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93" w:author="Codex" w:date="2026-10-05T16:32:41.313017+00:00">
            <w:rPr>
              <w:bCs w:val="0"/>
              <w:sz w:val="21"/>
              <w:szCs w:val="21"/>
            </w:rPr>
          </w:rPrChange>
        </w:rPr>
        <w:pPrChange w:id="6829" w:author="Codex" w:date="2026-10-05T16:32:41.313017+00:00">
          <w:pPr>
            <w:pStyle w:val="af5"/>
            <w:ind w:firstLineChars="0" w:firstLine="0"/>
          </w:pPr>
        </w:pPrChange>
      </w:pPr>
      <w:r>
        <w:rPr>
          <w:rFonts w:ascii="Times New Roman" w:hAnsi="Times New Roman" w:cs="Times New Roman" w:eastAsia="SimSun"/>
          <w:sz w:val="21"/>
          <w:szCs w:val="21"/>
          <w:rPrChange w:id="6830" w:author="Codex" w:date="2026-10-05T16:32:41.313017+00:00">
            <w:rPr>
              <w:sz w:val="21"/>
              <w:szCs w:val="21"/>
            </w:rPr>
          </w:rPrChange>
        </w:rPr>
        <w:t>注：方向统一为男性减女性；两种差值均以</w:t>
      </w:r>
      <w:r>
        <w:rPr>
          <w:rFonts w:ascii="Times New Roman" w:hAnsi="Times New Roman" w:cs="Times New Roman" w:eastAsia="SimSun"/>
          <w:sz w:val="21"/>
          <w:szCs w:val="21"/>
          <w:rPrChange w:id="6831" w:author="Codex" w:date="2026-10-05T16:32:41.313017+00:00">
            <w:rPr>
              <w:sz w:val="21"/>
              <w:szCs w:val="21"/>
            </w:rPr>
          </w:rPrChange>
        </w:rPr>
        <w:t>0</w:t>
      </w:r>
      <w:r>
        <w:rPr>
          <w:rFonts w:ascii="Times New Roman" w:hAnsi="Times New Roman" w:cs="Times New Roman" w:eastAsia="SimSun"/>
          <w:sz w:val="21"/>
          <w:szCs w:val="21"/>
          <w:rPrChange w:id="6832" w:author="Codex" w:date="2026-10-05T16:32:41.313017+00:00">
            <w:rPr>
              <w:sz w:val="21"/>
              <w:szCs w:val="21"/>
            </w:rPr>
          </w:rPrChange>
        </w:rPr>
        <w:t>为无效值。</w:t>
      </w:r>
      <w:r>
        <w:rPr>
          <w:rFonts w:ascii="Times New Roman" w:hAnsi="Times New Roman" w:cs="Times New Roman" w:eastAsia="SimSun"/>
          <w:sz w:val="21"/>
          <w:szCs w:val="21"/>
          <w:rPrChange w:id="6833" w:author="Codex" w:date="2026-10-05T16:32:41.313017+00:00">
            <w:rPr>
              <w:sz w:val="21"/>
              <w:szCs w:val="21"/>
            </w:rPr>
          </w:rPrChange>
        </w:rPr>
        <w:t>p</w:t>
      </w:r>
      <w:r>
        <w:rPr>
          <w:rFonts w:ascii="Times New Roman" w:hAnsi="Times New Roman" w:cs="Times New Roman" w:eastAsia="SimSun"/>
          <w:sz w:val="21"/>
          <w:szCs w:val="21"/>
          <w:rPrChange w:id="6834" w:author="Codex" w:date="2026-10-05T16:32:41.313017+00:00">
            <w:rPr>
              <w:sz w:val="21"/>
              <w:szCs w:val="21"/>
            </w:rPr>
          </w:rPrChange>
        </w:rPr>
        <w:t>值由中心化</w:t>
      </w:r>
      <w:r>
        <w:rPr>
          <w:rFonts w:ascii="Times New Roman" w:hAnsi="Times New Roman" w:cs="Times New Roman" w:eastAsia="SimSun"/>
          <w:sz w:val="21"/>
          <w:szCs w:val="21"/>
          <w:rPrChange w:id="6835" w:author="Codex" w:date="2026-10-05T16:32:41.313017+00:00">
            <w:rPr>
              <w:sz w:val="21"/>
              <w:szCs w:val="21"/>
            </w:rPr>
          </w:rPrChange>
        </w:rPr>
        <w:t>bootstrap</w:t>
      </w:r>
      <w:r>
        <w:rPr>
          <w:rFonts w:ascii="Times New Roman" w:hAnsi="Times New Roman" w:cs="Times New Roman" w:eastAsia="SimSun"/>
          <w:sz w:val="21"/>
          <w:szCs w:val="21"/>
          <w:rPrChange w:id="6836" w:author="Codex" w:date="2026-10-05T16:32:41.313017+00:00">
            <w:rPr>
              <w:sz w:val="21"/>
              <w:szCs w:val="21"/>
            </w:rPr>
          </w:rPrChange>
        </w:rPr>
        <w:t>偏差分布作双侧比较并加一校正；</w:t>
      </w:r>
      <w:r>
        <w:rPr>
          <w:rFonts w:ascii="Times New Roman" w:hAnsi="Times New Roman" w:cs="Times New Roman" w:eastAsia="SimSun"/>
          <w:sz w:val="21"/>
          <w:szCs w:val="21"/>
          <w:rPrChange w:id="6837" w:author="Codex" w:date="2026-10-05T16:32:41.313017+00:00">
            <w:rPr>
              <w:sz w:val="21"/>
              <w:szCs w:val="21"/>
            </w:rPr>
          </w:rPrChange>
        </w:rPr>
        <w:t>BH q</w:t>
      </w:r>
      <w:r>
        <w:rPr>
          <w:rFonts w:ascii="Times New Roman" w:hAnsi="Times New Roman" w:cs="Times New Roman" w:eastAsia="SimSun"/>
          <w:sz w:val="21"/>
          <w:szCs w:val="21"/>
          <w:rPrChange w:id="6838" w:author="Codex" w:date="2026-10-05T16:32:41.313017+00:00">
            <w:rPr>
              <w:sz w:val="21"/>
              <w:szCs w:val="21"/>
            </w:rPr>
          </w:rPrChange>
        </w:rPr>
        <w:t>分别在全部三维度</w:t>
      </w:r>
      <w:r>
        <w:rPr>
          <w:rFonts w:ascii="Times New Roman" w:hAnsi="Times New Roman" w:cs="Times New Roman" w:eastAsia="SimSun"/>
          <w:sz w:val="21"/>
          <w:szCs w:val="21"/>
          <w:rPrChange w:id="6839" w:author="Codex" w:date="2026-10-05T16:32:41.313017+00:00">
            <w:rPr>
              <w:sz w:val="21"/>
              <w:szCs w:val="21"/>
            </w:rPr>
          </w:rPrChange>
        </w:rPr>
        <w:t>×</w:t>
      </w:r>
      <w:r>
        <w:rPr>
          <w:rFonts w:ascii="Times New Roman" w:hAnsi="Times New Roman" w:cs="Times New Roman" w:eastAsia="SimSun"/>
          <w:sz w:val="21"/>
          <w:szCs w:val="21"/>
          <w:rPrChange w:id="6840" w:author="Codex" w:date="2026-10-05T16:32:41.313017+00:00">
            <w:rPr>
              <w:sz w:val="21"/>
              <w:szCs w:val="21"/>
            </w:rPr>
          </w:rPrChange>
        </w:rPr>
        <w:t>八链的</w:t>
      </w:r>
      <w:r>
        <w:rPr>
          <w:rFonts w:ascii="Times New Roman" w:hAnsi="Times New Roman" w:cs="Times New Roman" w:eastAsia="SimSun"/>
          <w:sz w:val="21"/>
          <w:szCs w:val="21"/>
          <w:rPrChange w:id="6841" w:author="Codex" w:date="2026-10-05T16:32:41.313017+00:00">
            <w:rPr>
              <w:sz w:val="21"/>
              <w:szCs w:val="21"/>
            </w:rPr>
          </w:rPrChange>
        </w:rPr>
        <w:t>24</w:t>
      </w:r>
      <w:r>
        <w:rPr>
          <w:rFonts w:ascii="Times New Roman" w:hAnsi="Times New Roman" w:cs="Times New Roman" w:eastAsia="SimSun"/>
          <w:sz w:val="21"/>
          <w:szCs w:val="21"/>
          <w:rPrChange w:id="6842" w:author="Codex" w:date="2026-10-05T16:32:41.313017+00:00">
            <w:rPr>
              <w:sz w:val="21"/>
              <w:szCs w:val="21"/>
            </w:rPr>
          </w:rPrChange>
        </w:rPr>
        <w:t>项中介、</w:t>
      </w:r>
      <w:r>
        <w:rPr>
          <w:rFonts w:ascii="Times New Roman" w:hAnsi="Times New Roman" w:cs="Times New Roman" w:eastAsia="SimSun"/>
          <w:sz w:val="21"/>
          <w:szCs w:val="21"/>
          <w:rPrChange w:id="6843" w:author="Codex" w:date="2026-10-05T16:32:41.313017+00:00">
            <w:rPr>
              <w:sz w:val="21"/>
              <w:szCs w:val="21"/>
            </w:rPr>
          </w:rPrChange>
        </w:rPr>
        <w:t>24</w:t>
      </w:r>
      <w:r>
        <w:rPr>
          <w:rFonts w:ascii="Times New Roman" w:hAnsi="Times New Roman" w:cs="Times New Roman" w:eastAsia="SimSun"/>
          <w:sz w:val="21"/>
          <w:szCs w:val="21"/>
          <w:rPrChange w:id="6844" w:author="Codex" w:date="2026-10-05T16:32:41.313017+00:00">
            <w:rPr>
              <w:sz w:val="21"/>
              <w:szCs w:val="21"/>
            </w:rPr>
          </w:rPrChange>
        </w:rPr>
        <w:t>项调节家族内计算。区间为普通百分位</w:t>
      </w:r>
      <w:r>
        <w:rPr>
          <w:rFonts w:ascii="Times New Roman" w:hAnsi="Times New Roman" w:cs="Times New Roman" w:eastAsia="SimSun"/>
          <w:sz w:val="21"/>
          <w:szCs w:val="21"/>
          <w:rPrChange w:id="6845" w:author="Codex" w:date="2026-10-05T16:32:41.313017+00:00">
            <w:rPr>
              <w:sz w:val="21"/>
              <w:szCs w:val="21"/>
            </w:rPr>
          </w:rPrChange>
        </w:rPr>
        <w:t>95%</w:t>
      </w:r>
      <w:r>
        <w:rPr>
          <w:rFonts w:ascii="Times New Roman" w:hAnsi="Times New Roman" w:cs="Times New Roman" w:eastAsia="SimSun"/>
          <w:sz w:val="21"/>
          <w:szCs w:val="21"/>
          <w:rPrChange w:id="6846" w:author="Codex" w:date="2026-10-05T16:32:41.313017+00:00">
            <w:rPr>
              <w:sz w:val="21"/>
              <w:szCs w:val="21"/>
            </w:rPr>
          </w:rPrChange>
        </w:rPr>
        <w:t>区间，不是同时置信区间。</w:t>
      </w:r>
    </w:p>
    <w:p w14:paraId="7E82EDFC" w14:textId="7FF69357" w:rsidR="00FB24F4" w:rsidRDefault="00FB24F4">
      <w:pPr>
        <w:pStyle w:val="affa"/>
        <w:keepNext/>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9894" w:author="Codex" w:date="2026-10-05T16:32:41.313017+00:00">
            <w:rPr>
              <w:rFonts w:cs="Times New Roman"/>
              <w:szCs w:val="21"/>
            </w:rPr>
          </w:rPrChange>
        </w:rPr>
        <w:pPrChange w:id="6847" w:author="Codex" w:date="2026-10-05T16:32:41.313017+00:00">
          <w:pPr>
            <w:pStyle w:val="affa"/>
            <w:keepNext/>
            <w:spacing w:beforeLines="0" w:before="0" w:line="360" w:lineRule="exact"/>
            <w:ind w:firstLineChars="0" w:firstLine="0"/>
          </w:pPr>
        </w:pPrChange>
      </w:pPr>
      <w:r>
        <w:rPr>
          <w:rFonts w:ascii="Times New Roman" w:hAnsi="Times New Roman" w:cs="Times New Roman" w:eastAsia="KaiTi"/>
          <w:b w:val="0"/>
          <w:bCs w:val="0"/>
          <w:sz w:val="21"/>
          <w:szCs w:val="21"/>
          <w:rPrChange w:id="6848" w:author="Codex" w:date="2026-10-05T16:32:41.313017+00:00">
            <w:rPr>
              <w:rFonts w:cs="Times New Roman"/>
              <w:szCs w:val="21"/>
            </w:rPr>
          </w:rPrChange>
        </w:rPr>
        <w:lastRenderedPageBreak/>
        <w:t>表</w:t>
      </w:r>
      <w:r>
        <w:rPr>
          <w:rFonts w:ascii="Times New Roman" w:hAnsi="Times New Roman" w:cs="Times New Roman" w:eastAsia="KaiTi"/>
          <w:b w:val="0"/>
          <w:bCs w:val="0"/>
          <w:sz w:val="21"/>
          <w:szCs w:val="21"/>
          <w:rPrChange w:id="6849" w:author="Codex" w:date="2026-10-05T16:32:41.313017+00:00">
            <w:rPr>
              <w:rFonts w:cs="Times New Roman"/>
              <w:szCs w:val="21"/>
            </w:rPr>
          </w:rPrChange>
        </w:rPr>
        <w:t>C.3 2016</w:t>
      </w:r>
      <w:r>
        <w:rPr>
          <w:rFonts w:ascii="Times New Roman" w:hAnsi="Times New Roman" w:cs="Times New Roman" w:eastAsia="KaiTi"/>
          <w:b w:val="0"/>
          <w:bCs w:val="0"/>
          <w:sz w:val="21"/>
          <w:szCs w:val="21"/>
          <w:rPrChange w:id="6850" w:author="Codex" w:date="2026-10-05T16:32:41.313017+00:00">
            <w:rPr>
              <w:rFonts w:cs="Times New Roman"/>
              <w:szCs w:val="21"/>
            </w:rPr>
          </w:rPrChange>
        </w:rPr>
        <w:t>年年龄分组的总间接对比与配对</w:t>
      </w:r>
      <w:r>
        <w:rPr>
          <w:rFonts w:ascii="Times New Roman" w:hAnsi="Times New Roman" w:cs="Times New Roman" w:eastAsia="KaiTi"/>
          <w:b w:val="0"/>
          <w:bCs w:val="0"/>
          <w:sz w:val="21"/>
          <w:szCs w:val="21"/>
          <w:rPrChange w:id="6851" w:author="Codex" w:date="2026-10-05T16:32:41.313017+00:00">
            <w:rPr>
              <w:rFonts w:cs="Times New Roman"/>
              <w:szCs w:val="21"/>
            </w:rPr>
          </w:rPrChange>
        </w:rPr>
        <w:t>CDE</w:t>
      </w:r>
      <w:r>
        <w:rPr>
          <w:rFonts w:ascii="Times New Roman" w:hAnsi="Times New Roman" w:cs="Times New Roman" w:eastAsia="KaiTi"/>
          <w:b w:val="0"/>
          <w:bCs w:val="0"/>
          <w:sz w:val="21"/>
          <w:szCs w:val="21"/>
          <w:rPrChange w:id="6852" w:author="Codex" w:date="2026-10-05T16:32:41.313017+00:00">
            <w:rPr>
              <w:rFonts w:cs="Times New Roman"/>
              <w:szCs w:val="21"/>
            </w:rPr>
          </w:rPrChange>
        </w:rPr>
        <w:t>差异</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6853" w:author="Codex" w:date="2026-10-05T16:32:41.313017+00:00">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1297"/>
        <w:gridCol w:w="624"/>
        <w:gridCol w:w="1044"/>
        <w:gridCol w:w="2567"/>
        <w:gridCol w:w="2462"/>
        <w:gridCol w:w="1464"/>
      </w:tblGrid>
      <w:tr w:rsidR="007622EE" w14:paraId="58F3E25F"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tcPrChange w:id="6854"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7FF0E27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95" w:author="Codex" w:date="2026-10-05T16:32:41.313017+00:00">
                  <w:rPr>
                    <w:bCs w:val="0"/>
                    <w:sz w:val="21"/>
                    <w:szCs w:val="21"/>
                  </w:rPr>
                </w:rPrChange>
              </w:rPr>
              <w:pPrChange w:id="6855"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856" w:author="Codex" w:date="2026-10-05T16:32:41.313017+00:00">
                  <w:rPr>
                    <w:bCs w:val="0"/>
                    <w:sz w:val="21"/>
                    <w:szCs w:val="21"/>
                  </w:rPr>
                </w:rPrChange>
              </w:rPr>
              <w:t>链条</w:t>
            </w:r>
          </w:p>
        </w:tc>
        <w:tc>
          <w:tcPr>
            <w:tcW w:w="0" w:type="auto"/>
            <w:tcBorders>
              <w:top w:val="single" w:sz="12" w:color="000000"/>
              <w:left w:val="nil"/>
              <w:bottom w:val="single" w:sz="4" w:color="000000"/>
              <w:right w:val="nil"/>
              <w:insideH w:val="nil"/>
              <w:insideV w:val="nil"/>
            </w:tcBorders>
            <w:tcMar>
              <w:left w:w="102" w:type="dxa"/>
              <w:right w:w="102" w:type="dxa"/>
            </w:tcMar>
            <w:tcPrChange w:id="6857"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572BF9A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96" w:author="Codex" w:date="2026-10-05T16:32:41.313017+00:00">
                  <w:rPr>
                    <w:bCs w:val="0"/>
                    <w:sz w:val="21"/>
                    <w:szCs w:val="21"/>
                  </w:rPr>
                </w:rPrChange>
              </w:rPr>
              <w:pPrChange w:id="6858"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859" w:author="Codex" w:date="2026-10-05T16:32:41.313017+00:00">
                  <w:rPr>
                    <w:bCs w:val="0"/>
                    <w:sz w:val="21"/>
                    <w:szCs w:val="21"/>
                  </w:rPr>
                </w:rPrChange>
              </w:rPr>
              <w:t>组别</w:t>
            </w:r>
          </w:p>
        </w:tc>
        <w:tc>
          <w:tcPr>
            <w:tcW w:w="0" w:type="auto"/>
            <w:tcBorders>
              <w:top w:val="single" w:sz="12" w:color="000000"/>
              <w:left w:val="nil"/>
              <w:bottom w:val="single" w:sz="4" w:color="000000"/>
              <w:right w:val="nil"/>
              <w:insideH w:val="nil"/>
              <w:insideV w:val="nil"/>
            </w:tcBorders>
            <w:tcMar>
              <w:left w:w="102" w:type="dxa"/>
              <w:right w:w="102" w:type="dxa"/>
            </w:tcMar>
            <w:tcPrChange w:id="6860"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4D15EF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97" w:author="Codex" w:date="2026-10-05T16:32:41.313017+00:00">
                  <w:rPr>
                    <w:bCs w:val="0"/>
                    <w:sz w:val="21"/>
                    <w:szCs w:val="21"/>
                  </w:rPr>
                </w:rPrChange>
              </w:rPr>
              <w:pPrChange w:id="686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862" w:author="Codex" w:date="2026-10-05T16:32:41.313017+00:00">
                  <w:rPr>
                    <w:bCs w:val="0"/>
                    <w:sz w:val="21"/>
                    <w:szCs w:val="21"/>
                  </w:rPr>
                </w:rPrChange>
              </w:rPr>
              <w:t>N</w:t>
            </w:r>
          </w:p>
        </w:tc>
        <w:tc>
          <w:tcPr>
            <w:tcW w:w="0" w:type="auto"/>
            <w:tcBorders>
              <w:top w:val="single" w:sz="12" w:color="000000"/>
              <w:left w:val="nil"/>
              <w:bottom w:val="single" w:sz="4" w:color="000000"/>
              <w:right w:val="nil"/>
              <w:insideH w:val="nil"/>
              <w:insideV w:val="nil"/>
            </w:tcBorders>
            <w:tcMar>
              <w:left w:w="102" w:type="dxa"/>
              <w:right w:w="102" w:type="dxa"/>
            </w:tcMar>
            <w:tcPrChange w:id="6863"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5D88A48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98" w:author="Codex" w:date="2026-10-05T16:32:41.313017+00:00">
                  <w:rPr>
                    <w:bCs w:val="0"/>
                    <w:sz w:val="21"/>
                    <w:szCs w:val="21"/>
                  </w:rPr>
                </w:rPrChange>
              </w:rPr>
              <w:pPrChange w:id="6864"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865" w:author="Codex" w:date="2026-10-05T16:32:41.313017+00:00">
                  <w:rPr>
                    <w:bCs w:val="0"/>
                    <w:sz w:val="21"/>
                    <w:szCs w:val="21"/>
                  </w:rPr>
                </w:rPrChange>
              </w:rPr>
              <w:t>连通组数</w:t>
            </w:r>
          </w:p>
        </w:tc>
        <w:tc>
          <w:tcPr>
            <w:tcW w:w="0" w:type="auto"/>
            <w:tcBorders>
              <w:top w:val="single" w:sz="12" w:color="000000"/>
              <w:left w:val="nil"/>
              <w:bottom w:val="single" w:sz="4" w:color="000000"/>
              <w:right w:val="nil"/>
              <w:insideH w:val="nil"/>
              <w:insideV w:val="nil"/>
            </w:tcBorders>
            <w:tcMar>
              <w:left w:w="102" w:type="dxa"/>
              <w:right w:w="102" w:type="dxa"/>
            </w:tcMar>
            <w:tcPrChange w:id="6866"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5E1C719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99" w:author="Codex" w:date="2026-10-05T16:32:41.313017+00:00">
                  <w:rPr>
                    <w:bCs w:val="0"/>
                    <w:sz w:val="21"/>
                    <w:szCs w:val="21"/>
                  </w:rPr>
                </w:rPrChange>
              </w:rPr>
              <w:pPrChange w:id="6867"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868" w:author="Codex" w:date="2026-10-05T16:32:41.313017+00:00">
                  <w:rPr>
                    <w:bCs w:val="0"/>
                    <w:sz w:val="21"/>
                    <w:szCs w:val="21"/>
                  </w:rPr>
                </w:rPrChange>
              </w:rPr>
              <w:t>总间接</w:t>
            </w:r>
            <w:r>
              <w:rPr>
                <w:rFonts w:ascii="Times New Roman" w:hAnsi="Times New Roman" w:cs="Times New Roman" w:eastAsia="SimSun"/>
                <w:b w:val="0"/>
                <w:bCs w:val="0"/>
                <w:sz w:val="21"/>
                <w:szCs w:val="21"/>
                <w:rPrChange w:id="6869" w:author="Codex" w:date="2026-10-05T16:32:41.313017+00:00">
                  <w:rPr>
                    <w:bCs w:val="0"/>
                    <w:sz w:val="21"/>
                    <w:szCs w:val="21"/>
                  </w:rPr>
                </w:rPrChange>
              </w:rPr>
              <w:t>OR</w:t>
            </w:r>
            <w:r>
              <w:rPr>
                <w:rFonts w:ascii="Times New Roman" w:hAnsi="Times New Roman" w:cs="Times New Roman" w:eastAsia="SimSun"/>
                <w:b w:val="0"/>
                <w:bCs w:val="0"/>
                <w:sz w:val="21"/>
                <w:szCs w:val="21"/>
                <w:rPrChange w:id="6870" w:author="Codex" w:date="2026-10-05T16:32:41.313017+00:00">
                  <w:rPr>
                    <w:bCs w:val="0"/>
                    <w:sz w:val="21"/>
                    <w:szCs w:val="21"/>
                  </w:rPr>
                </w:rPrChange>
              </w:rPr>
              <w:t>（</w:t>
            </w:r>
            <w:r>
              <w:rPr>
                <w:rFonts w:ascii="Times New Roman" w:hAnsi="Times New Roman" w:cs="Times New Roman" w:eastAsia="SimSun"/>
                <w:b w:val="0"/>
                <w:bCs w:val="0"/>
                <w:sz w:val="21"/>
                <w:szCs w:val="21"/>
                <w:rPrChange w:id="6871" w:author="Codex" w:date="2026-10-05T16:32:41.313017+00:00">
                  <w:rPr>
                    <w:bCs w:val="0"/>
                    <w:sz w:val="21"/>
                    <w:szCs w:val="21"/>
                  </w:rPr>
                </w:rPrChange>
              </w:rPr>
              <w:t>95% CI</w:t>
            </w:r>
            <w:r>
              <w:rPr>
                <w:rFonts w:ascii="Times New Roman" w:hAnsi="Times New Roman" w:cs="Times New Roman" w:eastAsia="SimSun"/>
                <w:b w:val="0"/>
                <w:bCs w:val="0"/>
                <w:sz w:val="21"/>
                <w:szCs w:val="21"/>
                <w:rPrChange w:id="6872"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tcPrChange w:id="6873"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043E573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00" w:author="Codex" w:date="2026-10-05T16:32:41.313017+00:00">
                  <w:rPr>
                    <w:bCs w:val="0"/>
                    <w:sz w:val="21"/>
                    <w:szCs w:val="21"/>
                  </w:rPr>
                </w:rPrChange>
              </w:rPr>
              <w:pPrChange w:id="6874"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875" w:author="Codex" w:date="2026-10-05T16:32:41.313017+00:00">
                  <w:rPr>
                    <w:bCs w:val="0"/>
                    <w:sz w:val="21"/>
                    <w:szCs w:val="21"/>
                  </w:rPr>
                </w:rPrChange>
              </w:rPr>
              <w:t>CDE OR</w:t>
            </w:r>
            <w:r>
              <w:rPr>
                <w:rFonts w:ascii="Times New Roman" w:hAnsi="Times New Roman" w:cs="Times New Roman" w:eastAsia="SimSun"/>
                <w:b w:val="0"/>
                <w:bCs w:val="0"/>
                <w:sz w:val="21"/>
                <w:szCs w:val="21"/>
                <w:rPrChange w:id="6876" w:author="Codex" w:date="2026-10-05T16:32:41.313017+00:00">
                  <w:rPr>
                    <w:bCs w:val="0"/>
                    <w:sz w:val="21"/>
                    <w:szCs w:val="21"/>
                  </w:rPr>
                </w:rPrChange>
              </w:rPr>
              <w:t>差（</w:t>
            </w:r>
            <w:r>
              <w:rPr>
                <w:rFonts w:ascii="Times New Roman" w:hAnsi="Times New Roman" w:cs="Times New Roman" w:eastAsia="SimSun"/>
                <w:b w:val="0"/>
                <w:bCs w:val="0"/>
                <w:sz w:val="21"/>
                <w:szCs w:val="21"/>
                <w:rPrChange w:id="6877" w:author="Codex" w:date="2026-10-05T16:32:41.313017+00:00">
                  <w:rPr>
                    <w:bCs w:val="0"/>
                    <w:sz w:val="21"/>
                    <w:szCs w:val="21"/>
                  </w:rPr>
                </w:rPrChange>
              </w:rPr>
              <w:t>95% CI</w:t>
            </w:r>
            <w:r>
              <w:rPr>
                <w:rFonts w:ascii="Times New Roman" w:hAnsi="Times New Roman" w:cs="Times New Roman" w:eastAsia="SimSun"/>
                <w:b w:val="0"/>
                <w:bCs w:val="0"/>
                <w:sz w:val="21"/>
                <w:szCs w:val="21"/>
                <w:rPrChange w:id="6878"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tcPrChange w:id="6879"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66A4BD0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01" w:author="Codex" w:date="2026-10-05T16:32:41.313017+00:00">
                  <w:rPr>
                    <w:bCs w:val="0"/>
                    <w:sz w:val="21"/>
                    <w:szCs w:val="21"/>
                  </w:rPr>
                </w:rPrChange>
              </w:rPr>
              <w:pPrChange w:id="6880"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881" w:author="Codex" w:date="2026-10-05T16:32:41.313017+00:00">
                  <w:rPr>
                    <w:bCs w:val="0"/>
                    <w:sz w:val="21"/>
                    <w:szCs w:val="21"/>
                  </w:rPr>
                </w:rPrChange>
              </w:rPr>
              <w:t>检查通过次数</w:t>
            </w:r>
          </w:p>
        </w:tc>
      </w:tr>
      <w:tr w:rsidR="007622EE" w14:paraId="38A1CD3E"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882" w:author="Codex" w:date="2026-10-05T16:32:41.313017+00:00">
              <w:tcPr>
                <w:tcW w:w="0" w:type="auto"/>
                <w:tcBorders>
                  <w:top w:val="nil"/>
                  <w:left w:val="nil"/>
                  <w:bottom w:val="nil"/>
                  <w:right w:val="nil"/>
                </w:tcBorders>
                <w:tcMar>
                  <w:left w:w="102" w:type="dxa"/>
                  <w:right w:w="102" w:type="dxa"/>
                </w:tcMar>
              </w:tcPr>
            </w:tcPrChange>
          </w:tcPr>
          <w:p w14:paraId="1F403EE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02" w:author="Codex" w:date="2026-10-05T16:32:41.313017+00:00">
                  <w:rPr>
                    <w:bCs w:val="0"/>
                    <w:sz w:val="21"/>
                    <w:szCs w:val="21"/>
                  </w:rPr>
                </w:rPrChange>
              </w:rPr>
              <w:pPrChange w:id="688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884" w:author="Codex" w:date="2026-10-05T16:32:41.313017+00:00">
                  <w:rPr>
                    <w:bCs w:val="0"/>
                    <w:sz w:val="21"/>
                    <w:szCs w:val="21"/>
                  </w:rPr>
                </w:rPrChange>
              </w:rPr>
              <w:t>AA-S</w:t>
            </w:r>
          </w:p>
        </w:tc>
        <w:tc>
          <w:tcPr>
            <w:tcW w:w="0" w:type="auto"/>
            <w:tcBorders>
              <w:top w:val="nil"/>
              <w:left w:val="nil"/>
              <w:bottom w:val="nil"/>
              <w:right w:val="nil"/>
              <w:insideH w:val="nil"/>
              <w:insideV w:val="nil"/>
            </w:tcBorders>
            <w:tcMar>
              <w:left w:w="102" w:type="dxa"/>
              <w:right w:w="102" w:type="dxa"/>
            </w:tcMar>
            <w:tcPrChange w:id="6885" w:author="Codex" w:date="2026-10-05T16:32:41.313017+00:00">
              <w:tcPr>
                <w:tcW w:w="0" w:type="auto"/>
                <w:tcBorders>
                  <w:top w:val="nil"/>
                  <w:left w:val="nil"/>
                  <w:bottom w:val="nil"/>
                  <w:right w:val="nil"/>
                </w:tcBorders>
                <w:tcMar>
                  <w:left w:w="102" w:type="dxa"/>
                  <w:right w:w="102" w:type="dxa"/>
                </w:tcMar>
              </w:tcPr>
            </w:tcPrChange>
          </w:tcPr>
          <w:p w14:paraId="7EB9654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03" w:author="Codex" w:date="2026-10-05T16:32:41.313017+00:00">
                  <w:rPr>
                    <w:bCs w:val="0"/>
                    <w:sz w:val="21"/>
                    <w:szCs w:val="21"/>
                  </w:rPr>
                </w:rPrChange>
              </w:rPr>
              <w:pPrChange w:id="6886"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887" w:author="Codex" w:date="2026-10-05T16:32:41.313017+00:00">
                  <w:rPr>
                    <w:bCs w:val="0"/>
                    <w:sz w:val="21"/>
                    <w:szCs w:val="21"/>
                  </w:rPr>
                </w:rPrChange>
              </w:rPr>
              <w:t>未满</w:t>
            </w:r>
            <w:r>
              <w:rPr>
                <w:rFonts w:ascii="Times New Roman" w:hAnsi="Times New Roman" w:cs="Times New Roman" w:eastAsia="SimSun"/>
                <w:b w:val="0"/>
                <w:bCs w:val="0"/>
                <w:sz w:val="21"/>
                <w:szCs w:val="21"/>
                <w:rPrChange w:id="6888" w:author="Codex" w:date="2026-10-05T16:32:41.313017+00:00">
                  <w:rPr>
                    <w:bCs w:val="0"/>
                    <w:sz w:val="21"/>
                    <w:szCs w:val="21"/>
                  </w:rPr>
                </w:rPrChange>
              </w:rPr>
              <w:t>40</w:t>
            </w:r>
            <w:r>
              <w:rPr>
                <w:rFonts w:ascii="Times New Roman" w:hAnsi="Times New Roman" w:cs="Times New Roman" w:eastAsia="SimSun"/>
                <w:b w:val="0"/>
                <w:bCs w:val="0"/>
                <w:sz w:val="21"/>
                <w:szCs w:val="21"/>
                <w:rPrChange w:id="6889" w:author="Codex" w:date="2026-10-05T16:32:41.313017+00:00">
                  <w:rPr>
                    <w:bCs w:val="0"/>
                    <w:sz w:val="21"/>
                    <w:szCs w:val="21"/>
                  </w:rPr>
                </w:rPrChange>
              </w:rPr>
              <w:t>岁</w:t>
            </w:r>
          </w:p>
        </w:tc>
        <w:tc>
          <w:tcPr>
            <w:tcW w:w="0" w:type="auto"/>
            <w:tcBorders>
              <w:top w:val="nil"/>
              <w:left w:val="nil"/>
              <w:bottom w:val="nil"/>
              <w:right w:val="nil"/>
              <w:insideH w:val="nil"/>
              <w:insideV w:val="nil"/>
            </w:tcBorders>
            <w:tcMar>
              <w:left w:w="102" w:type="dxa"/>
              <w:right w:w="102" w:type="dxa"/>
            </w:tcMar>
            <w:tcPrChange w:id="6890" w:author="Codex" w:date="2026-10-05T16:32:41.313017+00:00">
              <w:tcPr>
                <w:tcW w:w="0" w:type="auto"/>
                <w:tcBorders>
                  <w:top w:val="nil"/>
                  <w:left w:val="nil"/>
                  <w:bottom w:val="nil"/>
                  <w:right w:val="nil"/>
                </w:tcBorders>
                <w:tcMar>
                  <w:left w:w="102" w:type="dxa"/>
                  <w:right w:w="102" w:type="dxa"/>
                </w:tcMar>
              </w:tcPr>
            </w:tcPrChange>
          </w:tcPr>
          <w:p w14:paraId="296F345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04" w:author="Codex" w:date="2026-10-05T16:32:41.313017+00:00">
                  <w:rPr>
                    <w:bCs w:val="0"/>
                    <w:sz w:val="21"/>
                    <w:szCs w:val="21"/>
                  </w:rPr>
                </w:rPrChange>
              </w:rPr>
              <w:pPrChange w:id="689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892" w:author="Codex" w:date="2026-10-05T16:32:41.313017+00:00">
                  <w:rPr>
                    <w:bCs w:val="0"/>
                    <w:sz w:val="21"/>
                    <w:szCs w:val="21"/>
                  </w:rPr>
                </w:rPrChange>
              </w:rPr>
              <w:t>2483</w:t>
            </w:r>
          </w:p>
        </w:tc>
        <w:tc>
          <w:tcPr>
            <w:tcW w:w="0" w:type="auto"/>
            <w:tcBorders>
              <w:top w:val="nil"/>
              <w:left w:val="nil"/>
              <w:bottom w:val="nil"/>
              <w:right w:val="nil"/>
              <w:insideH w:val="nil"/>
              <w:insideV w:val="nil"/>
            </w:tcBorders>
            <w:tcMar>
              <w:left w:w="102" w:type="dxa"/>
              <w:right w:w="102" w:type="dxa"/>
            </w:tcMar>
            <w:tcPrChange w:id="6893" w:author="Codex" w:date="2026-10-05T16:32:41.313017+00:00">
              <w:tcPr>
                <w:tcW w:w="0" w:type="auto"/>
                <w:tcBorders>
                  <w:top w:val="nil"/>
                  <w:left w:val="nil"/>
                  <w:bottom w:val="nil"/>
                  <w:right w:val="nil"/>
                </w:tcBorders>
                <w:tcMar>
                  <w:left w:w="102" w:type="dxa"/>
                  <w:right w:w="102" w:type="dxa"/>
                </w:tcMar>
              </w:tcPr>
            </w:tcPrChange>
          </w:tcPr>
          <w:p w14:paraId="2A3744C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05" w:author="Codex" w:date="2026-10-05T16:32:41.313017+00:00">
                  <w:rPr>
                    <w:bCs w:val="0"/>
                    <w:sz w:val="21"/>
                    <w:szCs w:val="21"/>
                  </w:rPr>
                </w:rPrChange>
              </w:rPr>
              <w:pPrChange w:id="689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895" w:author="Codex" w:date="2026-10-05T16:32:41.313017+00:00">
                  <w:rPr>
                    <w:bCs w:val="0"/>
                    <w:sz w:val="21"/>
                    <w:szCs w:val="21"/>
                  </w:rPr>
                </w:rPrChange>
              </w:rPr>
              <w:t>938</w:t>
            </w:r>
          </w:p>
        </w:tc>
        <w:tc>
          <w:tcPr>
            <w:tcW w:w="0" w:type="auto"/>
            <w:tcBorders>
              <w:top w:val="nil"/>
              <w:left w:val="nil"/>
              <w:bottom w:val="nil"/>
              <w:right w:val="nil"/>
              <w:insideH w:val="nil"/>
              <w:insideV w:val="nil"/>
            </w:tcBorders>
            <w:tcMar>
              <w:left w:w="102" w:type="dxa"/>
              <w:right w:w="102" w:type="dxa"/>
            </w:tcMar>
            <w:tcPrChange w:id="6896" w:author="Codex" w:date="2026-10-05T16:32:41.313017+00:00">
              <w:tcPr>
                <w:tcW w:w="0" w:type="auto"/>
                <w:tcBorders>
                  <w:top w:val="nil"/>
                  <w:left w:val="nil"/>
                  <w:bottom w:val="nil"/>
                  <w:right w:val="nil"/>
                </w:tcBorders>
                <w:tcMar>
                  <w:left w:w="102" w:type="dxa"/>
                  <w:right w:w="102" w:type="dxa"/>
                </w:tcMar>
              </w:tcPr>
            </w:tcPrChange>
          </w:tcPr>
          <w:p w14:paraId="255613A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06" w:author="Codex" w:date="2026-10-05T16:32:41.313017+00:00">
                  <w:rPr>
                    <w:bCs w:val="0"/>
                    <w:sz w:val="21"/>
                    <w:szCs w:val="21"/>
                  </w:rPr>
                </w:rPrChange>
              </w:rPr>
              <w:pPrChange w:id="689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898" w:author="Codex" w:date="2026-10-05T16:32:41.313017+00:00">
                  <w:rPr>
                    <w:bCs w:val="0"/>
                    <w:sz w:val="21"/>
                    <w:szCs w:val="21"/>
                  </w:rPr>
                </w:rPrChange>
              </w:rPr>
              <w:t>0.9985</w:t>
            </w:r>
            <w:r>
              <w:rPr>
                <w:rFonts w:ascii="Times New Roman" w:hAnsi="Times New Roman" w:cs="Times New Roman" w:eastAsia="SimSun"/>
                <w:b w:val="0"/>
                <w:bCs w:val="0"/>
                <w:sz w:val="21"/>
                <w:szCs w:val="21"/>
                <w:rPrChange w:id="6899" w:author="Codex" w:date="2026-10-05T16:32:41.313017+00:00">
                  <w:rPr>
                    <w:bCs w:val="0"/>
                    <w:sz w:val="21"/>
                    <w:szCs w:val="21"/>
                  </w:rPr>
                </w:rPrChange>
              </w:rPr>
              <w:t>（</w:t>
            </w:r>
            <w:r>
              <w:rPr>
                <w:rFonts w:ascii="Times New Roman" w:hAnsi="Times New Roman" w:cs="Times New Roman" w:eastAsia="SimSun"/>
                <w:b w:val="0"/>
                <w:bCs w:val="0"/>
                <w:sz w:val="21"/>
                <w:szCs w:val="21"/>
                <w:rPrChange w:id="6900" w:author="Codex" w:date="2026-10-05T16:32:41.313017+00:00">
                  <w:rPr>
                    <w:bCs w:val="0"/>
                    <w:sz w:val="21"/>
                    <w:szCs w:val="21"/>
                  </w:rPr>
                </w:rPrChange>
              </w:rPr>
              <w:t>0.9922</w:t>
            </w:r>
            <w:r>
              <w:rPr>
                <w:rFonts w:ascii="Times New Roman" w:hAnsi="Times New Roman" w:cs="Times New Roman" w:eastAsia="SimSun"/>
                <w:b w:val="0"/>
                <w:bCs w:val="0"/>
                <w:sz w:val="21"/>
                <w:szCs w:val="21"/>
                <w:rPrChange w:id="6901" w:author="Codex" w:date="2026-10-05T16:32:41.313017+00:00">
                  <w:rPr>
                    <w:bCs w:val="0"/>
                    <w:sz w:val="21"/>
                    <w:szCs w:val="21"/>
                  </w:rPr>
                </w:rPrChange>
              </w:rPr>
              <w:t>，</w:t>
            </w:r>
            <w:r>
              <w:rPr>
                <w:rFonts w:ascii="Times New Roman" w:hAnsi="Times New Roman" w:cs="Times New Roman" w:eastAsia="SimSun"/>
                <w:b w:val="0"/>
                <w:bCs w:val="0"/>
                <w:sz w:val="21"/>
                <w:szCs w:val="21"/>
                <w:rPrChange w:id="6902" w:author="Codex" w:date="2026-10-05T16:32:41.313017+00:00">
                  <w:rPr>
                    <w:bCs w:val="0"/>
                    <w:sz w:val="21"/>
                    <w:szCs w:val="21"/>
                  </w:rPr>
                </w:rPrChange>
              </w:rPr>
              <w:t>1.0176</w:t>
            </w:r>
            <w:r>
              <w:rPr>
                <w:rFonts w:ascii="Times New Roman" w:hAnsi="Times New Roman" w:cs="Times New Roman" w:eastAsia="SimSun"/>
                <w:b w:val="0"/>
                <w:bCs w:val="0"/>
                <w:sz w:val="21"/>
                <w:szCs w:val="21"/>
                <w:rPrChange w:id="690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904" w:author="Codex" w:date="2026-10-05T16:32:41.313017+00:00">
              <w:tcPr>
                <w:tcW w:w="0" w:type="auto"/>
                <w:tcBorders>
                  <w:top w:val="nil"/>
                  <w:left w:val="nil"/>
                  <w:bottom w:val="nil"/>
                  <w:right w:val="nil"/>
                </w:tcBorders>
                <w:tcMar>
                  <w:left w:w="102" w:type="dxa"/>
                  <w:right w:w="102" w:type="dxa"/>
                </w:tcMar>
              </w:tcPr>
            </w:tcPrChange>
          </w:tcPr>
          <w:p w14:paraId="723BEE1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07" w:author="Codex" w:date="2026-10-05T16:32:41.313017+00:00">
                  <w:rPr>
                    <w:bCs w:val="0"/>
                    <w:sz w:val="21"/>
                    <w:szCs w:val="21"/>
                  </w:rPr>
                </w:rPrChange>
              </w:rPr>
              <w:pPrChange w:id="690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06" w:author="Codex" w:date="2026-10-05T16:32:41.313017+00:00">
                  <w:rPr>
                    <w:bCs w:val="0"/>
                    <w:sz w:val="21"/>
                    <w:szCs w:val="21"/>
                  </w:rPr>
                </w:rPrChange>
              </w:rPr>
              <w:t>-0.156</w:t>
            </w:r>
            <w:r>
              <w:rPr>
                <w:rFonts w:ascii="Times New Roman" w:hAnsi="Times New Roman" w:cs="Times New Roman" w:eastAsia="SimSun"/>
                <w:b w:val="0"/>
                <w:bCs w:val="0"/>
                <w:sz w:val="21"/>
                <w:szCs w:val="21"/>
                <w:rPrChange w:id="6907" w:author="Codex" w:date="2026-10-05T16:32:41.313017+00:00">
                  <w:rPr>
                    <w:bCs w:val="0"/>
                    <w:sz w:val="21"/>
                    <w:szCs w:val="21"/>
                  </w:rPr>
                </w:rPrChange>
              </w:rPr>
              <w:t>（</w:t>
            </w:r>
            <w:r>
              <w:rPr>
                <w:rFonts w:ascii="Times New Roman" w:hAnsi="Times New Roman" w:cs="Times New Roman" w:eastAsia="SimSun"/>
                <w:b w:val="0"/>
                <w:bCs w:val="0"/>
                <w:sz w:val="21"/>
                <w:szCs w:val="21"/>
                <w:rPrChange w:id="6908" w:author="Codex" w:date="2026-10-05T16:32:41.313017+00:00">
                  <w:rPr>
                    <w:bCs w:val="0"/>
                    <w:sz w:val="21"/>
                    <w:szCs w:val="21"/>
                  </w:rPr>
                </w:rPrChange>
              </w:rPr>
              <w:t>-0.719</w:t>
            </w:r>
            <w:r>
              <w:rPr>
                <w:rFonts w:ascii="Times New Roman" w:hAnsi="Times New Roman" w:cs="Times New Roman" w:eastAsia="SimSun"/>
                <w:b w:val="0"/>
                <w:bCs w:val="0"/>
                <w:sz w:val="21"/>
                <w:szCs w:val="21"/>
                <w:rPrChange w:id="6909" w:author="Codex" w:date="2026-10-05T16:32:41.313017+00:00">
                  <w:rPr>
                    <w:bCs w:val="0"/>
                    <w:sz w:val="21"/>
                    <w:szCs w:val="21"/>
                  </w:rPr>
                </w:rPrChange>
              </w:rPr>
              <w:t>，</w:t>
            </w:r>
            <w:r>
              <w:rPr>
                <w:rFonts w:ascii="Times New Roman" w:hAnsi="Times New Roman" w:cs="Times New Roman" w:eastAsia="SimSun"/>
                <w:b w:val="0"/>
                <w:bCs w:val="0"/>
                <w:sz w:val="21"/>
                <w:szCs w:val="21"/>
                <w:rPrChange w:id="6910" w:author="Codex" w:date="2026-10-05T16:32:41.313017+00:00">
                  <w:rPr>
                    <w:bCs w:val="0"/>
                    <w:sz w:val="21"/>
                    <w:szCs w:val="21"/>
                  </w:rPr>
                </w:rPrChange>
              </w:rPr>
              <w:t>0.396</w:t>
            </w:r>
            <w:r>
              <w:rPr>
                <w:rFonts w:ascii="Times New Roman" w:hAnsi="Times New Roman" w:cs="Times New Roman" w:eastAsia="SimSun"/>
                <w:b w:val="0"/>
                <w:bCs w:val="0"/>
                <w:sz w:val="21"/>
                <w:szCs w:val="21"/>
                <w:rPrChange w:id="6911"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912" w:author="Codex" w:date="2026-10-05T16:32:41.313017+00:00">
              <w:tcPr>
                <w:tcW w:w="0" w:type="auto"/>
                <w:tcBorders>
                  <w:top w:val="nil"/>
                  <w:left w:val="nil"/>
                  <w:bottom w:val="nil"/>
                  <w:right w:val="nil"/>
                </w:tcBorders>
                <w:tcMar>
                  <w:left w:w="102" w:type="dxa"/>
                  <w:right w:w="102" w:type="dxa"/>
                </w:tcMar>
              </w:tcPr>
            </w:tcPrChange>
          </w:tcPr>
          <w:p w14:paraId="0028CF3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08" w:author="Codex" w:date="2026-10-05T16:32:41.313017+00:00">
                  <w:rPr>
                    <w:bCs w:val="0"/>
                    <w:sz w:val="21"/>
                    <w:szCs w:val="21"/>
                  </w:rPr>
                </w:rPrChange>
              </w:rPr>
              <w:pPrChange w:id="691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14" w:author="Codex" w:date="2026-10-05T16:32:41.313017+00:00">
                  <w:rPr>
                    <w:bCs w:val="0"/>
                    <w:sz w:val="21"/>
                    <w:szCs w:val="21"/>
                  </w:rPr>
                </w:rPrChange>
              </w:rPr>
              <w:t>1000</w:t>
            </w:r>
          </w:p>
        </w:tc>
      </w:tr>
      <w:tr w:rsidR="007622EE" w14:paraId="3B9EAAFD"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915" w:author="Codex" w:date="2026-10-05T16:32:41.313017+00:00">
              <w:tcPr>
                <w:tcW w:w="0" w:type="auto"/>
                <w:tcBorders>
                  <w:top w:val="nil"/>
                  <w:left w:val="nil"/>
                  <w:bottom w:val="nil"/>
                  <w:right w:val="nil"/>
                </w:tcBorders>
                <w:tcMar>
                  <w:left w:w="102" w:type="dxa"/>
                  <w:right w:w="102" w:type="dxa"/>
                </w:tcMar>
              </w:tcPr>
            </w:tcPrChange>
          </w:tcPr>
          <w:p w14:paraId="324B84B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09" w:author="Codex" w:date="2026-10-05T16:32:41.313017+00:00">
                  <w:rPr>
                    <w:bCs w:val="0"/>
                    <w:sz w:val="21"/>
                    <w:szCs w:val="21"/>
                  </w:rPr>
                </w:rPrChange>
              </w:rPr>
              <w:pPrChange w:id="691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17" w:author="Codex" w:date="2026-10-05T16:32:41.313017+00:00">
                  <w:rPr>
                    <w:bCs w:val="0"/>
                    <w:sz w:val="21"/>
                    <w:szCs w:val="21"/>
                  </w:rPr>
                </w:rPrChange>
              </w:rPr>
              <w:t>AA-S</w:t>
            </w:r>
          </w:p>
        </w:tc>
        <w:tc>
          <w:tcPr>
            <w:tcW w:w="0" w:type="auto"/>
            <w:tcBorders>
              <w:top w:val="nil"/>
              <w:left w:val="nil"/>
              <w:bottom w:val="nil"/>
              <w:right w:val="nil"/>
              <w:insideH w:val="nil"/>
              <w:insideV w:val="nil"/>
            </w:tcBorders>
            <w:tcMar>
              <w:left w:w="102" w:type="dxa"/>
              <w:right w:w="102" w:type="dxa"/>
            </w:tcMar>
            <w:tcPrChange w:id="6918" w:author="Codex" w:date="2026-10-05T16:32:41.313017+00:00">
              <w:tcPr>
                <w:tcW w:w="0" w:type="auto"/>
                <w:tcBorders>
                  <w:top w:val="nil"/>
                  <w:left w:val="nil"/>
                  <w:bottom w:val="nil"/>
                  <w:right w:val="nil"/>
                </w:tcBorders>
                <w:tcMar>
                  <w:left w:w="102" w:type="dxa"/>
                  <w:right w:w="102" w:type="dxa"/>
                </w:tcMar>
              </w:tcPr>
            </w:tcPrChange>
          </w:tcPr>
          <w:p w14:paraId="162F236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10" w:author="Codex" w:date="2026-10-05T16:32:41.313017+00:00">
                  <w:rPr>
                    <w:bCs w:val="0"/>
                    <w:sz w:val="21"/>
                    <w:szCs w:val="21"/>
                  </w:rPr>
                </w:rPrChange>
              </w:rPr>
              <w:pPrChange w:id="6919"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920" w:author="Codex" w:date="2026-10-05T16:32:41.313017+00:00">
                  <w:rPr>
                    <w:bCs w:val="0"/>
                    <w:sz w:val="21"/>
                    <w:szCs w:val="21"/>
                  </w:rPr>
                </w:rPrChange>
              </w:rPr>
              <w:t>40</w:t>
            </w:r>
            <w:r>
              <w:rPr>
                <w:rFonts w:ascii="Times New Roman" w:hAnsi="Times New Roman" w:cs="Times New Roman" w:eastAsia="SimSun"/>
                <w:b w:val="0"/>
                <w:bCs w:val="0"/>
                <w:sz w:val="21"/>
                <w:szCs w:val="21"/>
                <w:rPrChange w:id="6921" w:author="Codex" w:date="2026-10-05T16:32:41.313017+00:00">
                  <w:rPr>
                    <w:bCs w:val="0"/>
                    <w:sz w:val="21"/>
                    <w:szCs w:val="21"/>
                  </w:rPr>
                </w:rPrChange>
              </w:rPr>
              <w:t>岁及以上</w:t>
            </w:r>
          </w:p>
        </w:tc>
        <w:tc>
          <w:tcPr>
            <w:tcW w:w="0" w:type="auto"/>
            <w:tcBorders>
              <w:top w:val="nil"/>
              <w:left w:val="nil"/>
              <w:bottom w:val="nil"/>
              <w:right w:val="nil"/>
              <w:insideH w:val="nil"/>
              <w:insideV w:val="nil"/>
            </w:tcBorders>
            <w:tcMar>
              <w:left w:w="102" w:type="dxa"/>
              <w:right w:w="102" w:type="dxa"/>
            </w:tcMar>
            <w:tcPrChange w:id="6922" w:author="Codex" w:date="2026-10-05T16:32:41.313017+00:00">
              <w:tcPr>
                <w:tcW w:w="0" w:type="auto"/>
                <w:tcBorders>
                  <w:top w:val="nil"/>
                  <w:left w:val="nil"/>
                  <w:bottom w:val="nil"/>
                  <w:right w:val="nil"/>
                </w:tcBorders>
                <w:tcMar>
                  <w:left w:w="102" w:type="dxa"/>
                  <w:right w:w="102" w:type="dxa"/>
                </w:tcMar>
              </w:tcPr>
            </w:tcPrChange>
          </w:tcPr>
          <w:p w14:paraId="296D950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11" w:author="Codex" w:date="2026-10-05T16:32:41.313017+00:00">
                  <w:rPr>
                    <w:bCs w:val="0"/>
                    <w:sz w:val="21"/>
                    <w:szCs w:val="21"/>
                  </w:rPr>
                </w:rPrChange>
              </w:rPr>
              <w:pPrChange w:id="692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24" w:author="Codex" w:date="2026-10-05T16:32:41.313017+00:00">
                  <w:rPr>
                    <w:bCs w:val="0"/>
                    <w:sz w:val="21"/>
                    <w:szCs w:val="21"/>
                  </w:rPr>
                </w:rPrChange>
              </w:rPr>
              <w:t>1612</w:t>
            </w:r>
          </w:p>
        </w:tc>
        <w:tc>
          <w:tcPr>
            <w:tcW w:w="0" w:type="auto"/>
            <w:tcBorders>
              <w:top w:val="nil"/>
              <w:left w:val="nil"/>
              <w:bottom w:val="nil"/>
              <w:right w:val="nil"/>
              <w:insideH w:val="nil"/>
              <w:insideV w:val="nil"/>
            </w:tcBorders>
            <w:tcMar>
              <w:left w:w="102" w:type="dxa"/>
              <w:right w:w="102" w:type="dxa"/>
            </w:tcMar>
            <w:tcPrChange w:id="6925" w:author="Codex" w:date="2026-10-05T16:32:41.313017+00:00">
              <w:tcPr>
                <w:tcW w:w="0" w:type="auto"/>
                <w:tcBorders>
                  <w:top w:val="nil"/>
                  <w:left w:val="nil"/>
                  <w:bottom w:val="nil"/>
                  <w:right w:val="nil"/>
                </w:tcBorders>
                <w:tcMar>
                  <w:left w:w="102" w:type="dxa"/>
                  <w:right w:w="102" w:type="dxa"/>
                </w:tcMar>
              </w:tcPr>
            </w:tcPrChange>
          </w:tcPr>
          <w:p w14:paraId="6BFB4EB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12" w:author="Codex" w:date="2026-10-05T16:32:41.313017+00:00">
                  <w:rPr>
                    <w:bCs w:val="0"/>
                    <w:sz w:val="21"/>
                    <w:szCs w:val="21"/>
                  </w:rPr>
                </w:rPrChange>
              </w:rPr>
              <w:pPrChange w:id="692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27" w:author="Codex" w:date="2026-10-05T16:32:41.313017+00:00">
                  <w:rPr>
                    <w:bCs w:val="0"/>
                    <w:sz w:val="21"/>
                    <w:szCs w:val="21"/>
                  </w:rPr>
                </w:rPrChange>
              </w:rPr>
              <w:t>801</w:t>
            </w:r>
          </w:p>
        </w:tc>
        <w:tc>
          <w:tcPr>
            <w:tcW w:w="0" w:type="auto"/>
            <w:tcBorders>
              <w:top w:val="nil"/>
              <w:left w:val="nil"/>
              <w:bottom w:val="nil"/>
              <w:right w:val="nil"/>
              <w:insideH w:val="nil"/>
              <w:insideV w:val="nil"/>
            </w:tcBorders>
            <w:tcMar>
              <w:left w:w="102" w:type="dxa"/>
              <w:right w:w="102" w:type="dxa"/>
            </w:tcMar>
            <w:tcPrChange w:id="6928" w:author="Codex" w:date="2026-10-05T16:32:41.313017+00:00">
              <w:tcPr>
                <w:tcW w:w="0" w:type="auto"/>
                <w:tcBorders>
                  <w:top w:val="nil"/>
                  <w:left w:val="nil"/>
                  <w:bottom w:val="nil"/>
                  <w:right w:val="nil"/>
                </w:tcBorders>
                <w:tcMar>
                  <w:left w:w="102" w:type="dxa"/>
                  <w:right w:w="102" w:type="dxa"/>
                </w:tcMar>
              </w:tcPr>
            </w:tcPrChange>
          </w:tcPr>
          <w:p w14:paraId="2307912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13" w:author="Codex" w:date="2026-10-05T16:32:41.313017+00:00">
                  <w:rPr>
                    <w:bCs w:val="0"/>
                    <w:sz w:val="21"/>
                    <w:szCs w:val="21"/>
                  </w:rPr>
                </w:rPrChange>
              </w:rPr>
              <w:pPrChange w:id="692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30" w:author="Codex" w:date="2026-10-05T16:32:41.313017+00:00">
                  <w:rPr>
                    <w:bCs w:val="0"/>
                    <w:sz w:val="21"/>
                    <w:szCs w:val="21"/>
                  </w:rPr>
                </w:rPrChange>
              </w:rPr>
              <w:t>0.9956</w:t>
            </w:r>
            <w:r>
              <w:rPr>
                <w:rFonts w:ascii="Times New Roman" w:hAnsi="Times New Roman" w:cs="Times New Roman" w:eastAsia="SimSun"/>
                <w:b w:val="0"/>
                <w:bCs w:val="0"/>
                <w:sz w:val="21"/>
                <w:szCs w:val="21"/>
                <w:rPrChange w:id="6931" w:author="Codex" w:date="2026-10-05T16:32:41.313017+00:00">
                  <w:rPr>
                    <w:bCs w:val="0"/>
                    <w:sz w:val="21"/>
                    <w:szCs w:val="21"/>
                  </w:rPr>
                </w:rPrChange>
              </w:rPr>
              <w:t>（</w:t>
            </w:r>
            <w:r>
              <w:rPr>
                <w:rFonts w:ascii="Times New Roman" w:hAnsi="Times New Roman" w:cs="Times New Roman" w:eastAsia="SimSun"/>
                <w:b w:val="0"/>
                <w:bCs w:val="0"/>
                <w:sz w:val="21"/>
                <w:szCs w:val="21"/>
                <w:rPrChange w:id="6932" w:author="Codex" w:date="2026-10-05T16:32:41.313017+00:00">
                  <w:rPr>
                    <w:bCs w:val="0"/>
                    <w:sz w:val="21"/>
                    <w:szCs w:val="21"/>
                  </w:rPr>
                </w:rPrChange>
              </w:rPr>
              <w:t>0.9871</w:t>
            </w:r>
            <w:r>
              <w:rPr>
                <w:rFonts w:ascii="Times New Roman" w:hAnsi="Times New Roman" w:cs="Times New Roman" w:eastAsia="SimSun"/>
                <w:b w:val="0"/>
                <w:bCs w:val="0"/>
                <w:sz w:val="21"/>
                <w:szCs w:val="21"/>
                <w:rPrChange w:id="6933" w:author="Codex" w:date="2026-10-05T16:32:41.313017+00:00">
                  <w:rPr>
                    <w:bCs w:val="0"/>
                    <w:sz w:val="21"/>
                    <w:szCs w:val="21"/>
                  </w:rPr>
                </w:rPrChange>
              </w:rPr>
              <w:t>，</w:t>
            </w:r>
            <w:r>
              <w:rPr>
                <w:rFonts w:ascii="Times New Roman" w:hAnsi="Times New Roman" w:cs="Times New Roman" w:eastAsia="SimSun"/>
                <w:b w:val="0"/>
                <w:bCs w:val="0"/>
                <w:sz w:val="21"/>
                <w:szCs w:val="21"/>
                <w:rPrChange w:id="6934" w:author="Codex" w:date="2026-10-05T16:32:41.313017+00:00">
                  <w:rPr>
                    <w:bCs w:val="0"/>
                    <w:sz w:val="21"/>
                    <w:szCs w:val="21"/>
                  </w:rPr>
                </w:rPrChange>
              </w:rPr>
              <w:t>1.0192</w:t>
            </w:r>
            <w:r>
              <w:rPr>
                <w:rFonts w:ascii="Times New Roman" w:hAnsi="Times New Roman" w:cs="Times New Roman" w:eastAsia="SimSun"/>
                <w:b w:val="0"/>
                <w:bCs w:val="0"/>
                <w:sz w:val="21"/>
                <w:szCs w:val="21"/>
                <w:rPrChange w:id="6935"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936" w:author="Codex" w:date="2026-10-05T16:32:41.313017+00:00">
              <w:tcPr>
                <w:tcW w:w="0" w:type="auto"/>
                <w:tcBorders>
                  <w:top w:val="nil"/>
                  <w:left w:val="nil"/>
                  <w:bottom w:val="nil"/>
                  <w:right w:val="nil"/>
                </w:tcBorders>
                <w:tcMar>
                  <w:left w:w="102" w:type="dxa"/>
                  <w:right w:w="102" w:type="dxa"/>
                </w:tcMar>
              </w:tcPr>
            </w:tcPrChange>
          </w:tcPr>
          <w:p w14:paraId="74587AB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14" w:author="Codex" w:date="2026-10-05T16:32:41.313017+00:00">
                  <w:rPr>
                    <w:bCs w:val="0"/>
                    <w:sz w:val="21"/>
                    <w:szCs w:val="21"/>
                  </w:rPr>
                </w:rPrChange>
              </w:rPr>
              <w:pPrChange w:id="693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38" w:author="Codex" w:date="2026-10-05T16:32:41.313017+00:00">
                  <w:rPr>
                    <w:bCs w:val="0"/>
                    <w:sz w:val="21"/>
                    <w:szCs w:val="21"/>
                  </w:rPr>
                </w:rPrChange>
              </w:rPr>
              <w:t>0.116</w:t>
            </w:r>
            <w:r>
              <w:rPr>
                <w:rFonts w:ascii="Times New Roman" w:hAnsi="Times New Roman" w:cs="Times New Roman" w:eastAsia="SimSun"/>
                <w:b w:val="0"/>
                <w:bCs w:val="0"/>
                <w:sz w:val="21"/>
                <w:szCs w:val="21"/>
                <w:rPrChange w:id="6939" w:author="Codex" w:date="2026-10-05T16:32:41.313017+00:00">
                  <w:rPr>
                    <w:bCs w:val="0"/>
                    <w:sz w:val="21"/>
                    <w:szCs w:val="21"/>
                  </w:rPr>
                </w:rPrChange>
              </w:rPr>
              <w:t>（</w:t>
            </w:r>
            <w:r>
              <w:rPr>
                <w:rFonts w:ascii="Times New Roman" w:hAnsi="Times New Roman" w:cs="Times New Roman" w:eastAsia="SimSun"/>
                <w:b w:val="0"/>
                <w:bCs w:val="0"/>
                <w:sz w:val="21"/>
                <w:szCs w:val="21"/>
                <w:rPrChange w:id="6940" w:author="Codex" w:date="2026-10-05T16:32:41.313017+00:00">
                  <w:rPr>
                    <w:bCs w:val="0"/>
                    <w:sz w:val="21"/>
                    <w:szCs w:val="21"/>
                  </w:rPr>
                </w:rPrChange>
              </w:rPr>
              <w:t>-0.520</w:t>
            </w:r>
            <w:r>
              <w:rPr>
                <w:rFonts w:ascii="Times New Roman" w:hAnsi="Times New Roman" w:cs="Times New Roman" w:eastAsia="SimSun"/>
                <w:b w:val="0"/>
                <w:bCs w:val="0"/>
                <w:sz w:val="21"/>
                <w:szCs w:val="21"/>
                <w:rPrChange w:id="6941" w:author="Codex" w:date="2026-10-05T16:32:41.313017+00:00">
                  <w:rPr>
                    <w:bCs w:val="0"/>
                    <w:sz w:val="21"/>
                    <w:szCs w:val="21"/>
                  </w:rPr>
                </w:rPrChange>
              </w:rPr>
              <w:t>，</w:t>
            </w:r>
            <w:r>
              <w:rPr>
                <w:rFonts w:ascii="Times New Roman" w:hAnsi="Times New Roman" w:cs="Times New Roman" w:eastAsia="SimSun"/>
                <w:b w:val="0"/>
                <w:bCs w:val="0"/>
                <w:sz w:val="21"/>
                <w:szCs w:val="21"/>
                <w:rPrChange w:id="6942" w:author="Codex" w:date="2026-10-05T16:32:41.313017+00:00">
                  <w:rPr>
                    <w:bCs w:val="0"/>
                    <w:sz w:val="21"/>
                    <w:szCs w:val="21"/>
                  </w:rPr>
                </w:rPrChange>
              </w:rPr>
              <w:t>0.746</w:t>
            </w:r>
            <w:r>
              <w:rPr>
                <w:rFonts w:ascii="Times New Roman" w:hAnsi="Times New Roman" w:cs="Times New Roman" w:eastAsia="SimSun"/>
                <w:b w:val="0"/>
                <w:bCs w:val="0"/>
                <w:sz w:val="21"/>
                <w:szCs w:val="21"/>
                <w:rPrChange w:id="694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944" w:author="Codex" w:date="2026-10-05T16:32:41.313017+00:00">
              <w:tcPr>
                <w:tcW w:w="0" w:type="auto"/>
                <w:tcBorders>
                  <w:top w:val="nil"/>
                  <w:left w:val="nil"/>
                  <w:bottom w:val="nil"/>
                  <w:right w:val="nil"/>
                </w:tcBorders>
                <w:tcMar>
                  <w:left w:w="102" w:type="dxa"/>
                  <w:right w:w="102" w:type="dxa"/>
                </w:tcMar>
              </w:tcPr>
            </w:tcPrChange>
          </w:tcPr>
          <w:p w14:paraId="0169318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15" w:author="Codex" w:date="2026-10-05T16:32:41.313017+00:00">
                  <w:rPr>
                    <w:bCs w:val="0"/>
                    <w:sz w:val="21"/>
                    <w:szCs w:val="21"/>
                  </w:rPr>
                </w:rPrChange>
              </w:rPr>
              <w:pPrChange w:id="694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46" w:author="Codex" w:date="2026-10-05T16:32:41.313017+00:00">
                  <w:rPr>
                    <w:bCs w:val="0"/>
                    <w:sz w:val="21"/>
                    <w:szCs w:val="21"/>
                  </w:rPr>
                </w:rPrChange>
              </w:rPr>
              <w:t>1000</w:t>
            </w:r>
          </w:p>
        </w:tc>
      </w:tr>
      <w:tr w:rsidR="007622EE" w14:paraId="05DEA491"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947" w:author="Codex" w:date="2026-10-05T16:32:41.313017+00:00">
              <w:tcPr>
                <w:tcW w:w="0" w:type="auto"/>
                <w:tcBorders>
                  <w:top w:val="nil"/>
                  <w:left w:val="nil"/>
                  <w:bottom w:val="nil"/>
                  <w:right w:val="nil"/>
                </w:tcBorders>
                <w:tcMar>
                  <w:left w:w="102" w:type="dxa"/>
                  <w:right w:w="102" w:type="dxa"/>
                </w:tcMar>
              </w:tcPr>
            </w:tcPrChange>
          </w:tcPr>
          <w:p w14:paraId="511291A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16" w:author="Codex" w:date="2026-10-05T16:32:41.313017+00:00">
                  <w:rPr>
                    <w:bCs w:val="0"/>
                    <w:sz w:val="21"/>
                    <w:szCs w:val="21"/>
                  </w:rPr>
                </w:rPrChange>
              </w:rPr>
              <w:pPrChange w:id="694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49" w:author="Codex" w:date="2026-10-05T16:32:41.313017+00:00">
                  <w:rPr>
                    <w:bCs w:val="0"/>
                    <w:sz w:val="21"/>
                    <w:szCs w:val="21"/>
                  </w:rPr>
                </w:rPrChange>
              </w:rPr>
              <w:t>AA-P</w:t>
            </w:r>
          </w:p>
        </w:tc>
        <w:tc>
          <w:tcPr>
            <w:tcW w:w="0" w:type="auto"/>
            <w:tcBorders>
              <w:top w:val="nil"/>
              <w:left w:val="nil"/>
              <w:bottom w:val="nil"/>
              <w:right w:val="nil"/>
              <w:insideH w:val="nil"/>
              <w:insideV w:val="nil"/>
            </w:tcBorders>
            <w:tcMar>
              <w:left w:w="102" w:type="dxa"/>
              <w:right w:w="102" w:type="dxa"/>
            </w:tcMar>
            <w:tcPrChange w:id="6950" w:author="Codex" w:date="2026-10-05T16:32:41.313017+00:00">
              <w:tcPr>
                <w:tcW w:w="0" w:type="auto"/>
                <w:tcBorders>
                  <w:top w:val="nil"/>
                  <w:left w:val="nil"/>
                  <w:bottom w:val="nil"/>
                  <w:right w:val="nil"/>
                </w:tcBorders>
                <w:tcMar>
                  <w:left w:w="102" w:type="dxa"/>
                  <w:right w:w="102" w:type="dxa"/>
                </w:tcMar>
              </w:tcPr>
            </w:tcPrChange>
          </w:tcPr>
          <w:p w14:paraId="506AFF5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17" w:author="Codex" w:date="2026-10-05T16:32:41.313017+00:00">
                  <w:rPr>
                    <w:bCs w:val="0"/>
                    <w:sz w:val="21"/>
                    <w:szCs w:val="21"/>
                  </w:rPr>
                </w:rPrChange>
              </w:rPr>
              <w:pPrChange w:id="6951"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952" w:author="Codex" w:date="2026-10-05T16:32:41.313017+00:00">
                  <w:rPr>
                    <w:bCs w:val="0"/>
                    <w:sz w:val="21"/>
                    <w:szCs w:val="21"/>
                  </w:rPr>
                </w:rPrChange>
              </w:rPr>
              <w:t>未满</w:t>
            </w:r>
            <w:r>
              <w:rPr>
                <w:rFonts w:ascii="Times New Roman" w:hAnsi="Times New Roman" w:cs="Times New Roman" w:eastAsia="SimSun"/>
                <w:b w:val="0"/>
                <w:bCs w:val="0"/>
                <w:sz w:val="21"/>
                <w:szCs w:val="21"/>
                <w:rPrChange w:id="6953" w:author="Codex" w:date="2026-10-05T16:32:41.313017+00:00">
                  <w:rPr>
                    <w:bCs w:val="0"/>
                    <w:sz w:val="21"/>
                    <w:szCs w:val="21"/>
                  </w:rPr>
                </w:rPrChange>
              </w:rPr>
              <w:t>40</w:t>
            </w:r>
            <w:r>
              <w:rPr>
                <w:rFonts w:ascii="Times New Roman" w:hAnsi="Times New Roman" w:cs="Times New Roman" w:eastAsia="SimSun"/>
                <w:b w:val="0"/>
                <w:bCs w:val="0"/>
                <w:sz w:val="21"/>
                <w:szCs w:val="21"/>
                <w:rPrChange w:id="6954" w:author="Codex" w:date="2026-10-05T16:32:41.313017+00:00">
                  <w:rPr>
                    <w:bCs w:val="0"/>
                    <w:sz w:val="21"/>
                    <w:szCs w:val="21"/>
                  </w:rPr>
                </w:rPrChange>
              </w:rPr>
              <w:t>岁</w:t>
            </w:r>
          </w:p>
        </w:tc>
        <w:tc>
          <w:tcPr>
            <w:tcW w:w="0" w:type="auto"/>
            <w:tcBorders>
              <w:top w:val="nil"/>
              <w:left w:val="nil"/>
              <w:bottom w:val="nil"/>
              <w:right w:val="nil"/>
              <w:insideH w:val="nil"/>
              <w:insideV w:val="nil"/>
            </w:tcBorders>
            <w:tcMar>
              <w:left w:w="102" w:type="dxa"/>
              <w:right w:w="102" w:type="dxa"/>
            </w:tcMar>
            <w:tcPrChange w:id="6955" w:author="Codex" w:date="2026-10-05T16:32:41.313017+00:00">
              <w:tcPr>
                <w:tcW w:w="0" w:type="auto"/>
                <w:tcBorders>
                  <w:top w:val="nil"/>
                  <w:left w:val="nil"/>
                  <w:bottom w:val="nil"/>
                  <w:right w:val="nil"/>
                </w:tcBorders>
                <w:tcMar>
                  <w:left w:w="102" w:type="dxa"/>
                  <w:right w:w="102" w:type="dxa"/>
                </w:tcMar>
              </w:tcPr>
            </w:tcPrChange>
          </w:tcPr>
          <w:p w14:paraId="33D1E17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18" w:author="Codex" w:date="2026-10-05T16:32:41.313017+00:00">
                  <w:rPr>
                    <w:bCs w:val="0"/>
                    <w:sz w:val="21"/>
                    <w:szCs w:val="21"/>
                  </w:rPr>
                </w:rPrChange>
              </w:rPr>
              <w:pPrChange w:id="695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57" w:author="Codex" w:date="2026-10-05T16:32:41.313017+00:00">
                  <w:rPr>
                    <w:bCs w:val="0"/>
                    <w:sz w:val="21"/>
                    <w:szCs w:val="21"/>
                  </w:rPr>
                </w:rPrChange>
              </w:rPr>
              <w:t>2475</w:t>
            </w:r>
          </w:p>
        </w:tc>
        <w:tc>
          <w:tcPr>
            <w:tcW w:w="0" w:type="auto"/>
            <w:tcBorders>
              <w:top w:val="nil"/>
              <w:left w:val="nil"/>
              <w:bottom w:val="nil"/>
              <w:right w:val="nil"/>
              <w:insideH w:val="nil"/>
              <w:insideV w:val="nil"/>
            </w:tcBorders>
            <w:tcMar>
              <w:left w:w="102" w:type="dxa"/>
              <w:right w:w="102" w:type="dxa"/>
            </w:tcMar>
            <w:tcPrChange w:id="6958" w:author="Codex" w:date="2026-10-05T16:32:41.313017+00:00">
              <w:tcPr>
                <w:tcW w:w="0" w:type="auto"/>
                <w:tcBorders>
                  <w:top w:val="nil"/>
                  <w:left w:val="nil"/>
                  <w:bottom w:val="nil"/>
                  <w:right w:val="nil"/>
                </w:tcBorders>
                <w:tcMar>
                  <w:left w:w="102" w:type="dxa"/>
                  <w:right w:w="102" w:type="dxa"/>
                </w:tcMar>
              </w:tcPr>
            </w:tcPrChange>
          </w:tcPr>
          <w:p w14:paraId="15C2F1D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19" w:author="Codex" w:date="2026-10-05T16:32:41.313017+00:00">
                  <w:rPr>
                    <w:bCs w:val="0"/>
                    <w:sz w:val="21"/>
                    <w:szCs w:val="21"/>
                  </w:rPr>
                </w:rPrChange>
              </w:rPr>
              <w:pPrChange w:id="695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60" w:author="Codex" w:date="2026-10-05T16:32:41.313017+00:00">
                  <w:rPr>
                    <w:bCs w:val="0"/>
                    <w:sz w:val="21"/>
                    <w:szCs w:val="21"/>
                  </w:rPr>
                </w:rPrChange>
              </w:rPr>
              <w:t>907</w:t>
            </w:r>
          </w:p>
        </w:tc>
        <w:tc>
          <w:tcPr>
            <w:tcW w:w="0" w:type="auto"/>
            <w:tcBorders>
              <w:top w:val="nil"/>
              <w:left w:val="nil"/>
              <w:bottom w:val="nil"/>
              <w:right w:val="nil"/>
              <w:insideH w:val="nil"/>
              <w:insideV w:val="nil"/>
            </w:tcBorders>
            <w:tcMar>
              <w:left w:w="102" w:type="dxa"/>
              <w:right w:w="102" w:type="dxa"/>
            </w:tcMar>
            <w:tcPrChange w:id="6961" w:author="Codex" w:date="2026-10-05T16:32:41.313017+00:00">
              <w:tcPr>
                <w:tcW w:w="0" w:type="auto"/>
                <w:tcBorders>
                  <w:top w:val="nil"/>
                  <w:left w:val="nil"/>
                  <w:bottom w:val="nil"/>
                  <w:right w:val="nil"/>
                </w:tcBorders>
                <w:tcMar>
                  <w:left w:w="102" w:type="dxa"/>
                  <w:right w:w="102" w:type="dxa"/>
                </w:tcMar>
              </w:tcPr>
            </w:tcPrChange>
          </w:tcPr>
          <w:p w14:paraId="72C5732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20" w:author="Codex" w:date="2026-10-05T16:32:41.313017+00:00">
                  <w:rPr>
                    <w:bCs w:val="0"/>
                    <w:sz w:val="21"/>
                    <w:szCs w:val="21"/>
                  </w:rPr>
                </w:rPrChange>
              </w:rPr>
              <w:pPrChange w:id="696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63" w:author="Codex" w:date="2026-10-05T16:32:41.313017+00:00">
                  <w:rPr>
                    <w:bCs w:val="0"/>
                    <w:sz w:val="21"/>
                    <w:szCs w:val="21"/>
                  </w:rPr>
                </w:rPrChange>
              </w:rPr>
              <w:t>1.0067</w:t>
            </w:r>
            <w:r>
              <w:rPr>
                <w:rFonts w:ascii="Times New Roman" w:hAnsi="Times New Roman" w:cs="Times New Roman" w:eastAsia="SimSun"/>
                <w:b w:val="0"/>
                <w:bCs w:val="0"/>
                <w:sz w:val="21"/>
                <w:szCs w:val="21"/>
                <w:rPrChange w:id="6964" w:author="Codex" w:date="2026-10-05T16:32:41.313017+00:00">
                  <w:rPr>
                    <w:bCs w:val="0"/>
                    <w:sz w:val="21"/>
                    <w:szCs w:val="21"/>
                  </w:rPr>
                </w:rPrChange>
              </w:rPr>
              <w:t>（</w:t>
            </w:r>
            <w:r>
              <w:rPr>
                <w:rFonts w:ascii="Times New Roman" w:hAnsi="Times New Roman" w:cs="Times New Roman" w:eastAsia="SimSun"/>
                <w:b w:val="0"/>
                <w:bCs w:val="0"/>
                <w:sz w:val="21"/>
                <w:szCs w:val="21"/>
                <w:rPrChange w:id="6965" w:author="Codex" w:date="2026-10-05T16:32:41.313017+00:00">
                  <w:rPr>
                    <w:bCs w:val="0"/>
                    <w:sz w:val="21"/>
                    <w:szCs w:val="21"/>
                  </w:rPr>
                </w:rPrChange>
              </w:rPr>
              <w:t>0.9873</w:t>
            </w:r>
            <w:r>
              <w:rPr>
                <w:rFonts w:ascii="Times New Roman" w:hAnsi="Times New Roman" w:cs="Times New Roman" w:eastAsia="SimSun"/>
                <w:b w:val="0"/>
                <w:bCs w:val="0"/>
                <w:sz w:val="21"/>
                <w:szCs w:val="21"/>
                <w:rPrChange w:id="6966" w:author="Codex" w:date="2026-10-05T16:32:41.313017+00:00">
                  <w:rPr>
                    <w:bCs w:val="0"/>
                    <w:sz w:val="21"/>
                    <w:szCs w:val="21"/>
                  </w:rPr>
                </w:rPrChange>
              </w:rPr>
              <w:t>，</w:t>
            </w:r>
            <w:r>
              <w:rPr>
                <w:rFonts w:ascii="Times New Roman" w:hAnsi="Times New Roman" w:cs="Times New Roman" w:eastAsia="SimSun"/>
                <w:b w:val="0"/>
                <w:bCs w:val="0"/>
                <w:sz w:val="21"/>
                <w:szCs w:val="21"/>
                <w:rPrChange w:id="6967" w:author="Codex" w:date="2026-10-05T16:32:41.313017+00:00">
                  <w:rPr>
                    <w:bCs w:val="0"/>
                    <w:sz w:val="21"/>
                    <w:szCs w:val="21"/>
                  </w:rPr>
                </w:rPrChange>
              </w:rPr>
              <w:t>1.0241</w:t>
            </w:r>
            <w:r>
              <w:rPr>
                <w:rFonts w:ascii="Times New Roman" w:hAnsi="Times New Roman" w:cs="Times New Roman" w:eastAsia="SimSun"/>
                <w:b w:val="0"/>
                <w:bCs w:val="0"/>
                <w:sz w:val="21"/>
                <w:szCs w:val="21"/>
                <w:rPrChange w:id="696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969" w:author="Codex" w:date="2026-10-05T16:32:41.313017+00:00">
              <w:tcPr>
                <w:tcW w:w="0" w:type="auto"/>
                <w:tcBorders>
                  <w:top w:val="nil"/>
                  <w:left w:val="nil"/>
                  <w:bottom w:val="nil"/>
                  <w:right w:val="nil"/>
                </w:tcBorders>
                <w:tcMar>
                  <w:left w:w="102" w:type="dxa"/>
                  <w:right w:w="102" w:type="dxa"/>
                </w:tcMar>
              </w:tcPr>
            </w:tcPrChange>
          </w:tcPr>
          <w:p w14:paraId="1BDF0D5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21" w:author="Codex" w:date="2026-10-05T16:32:41.313017+00:00">
                  <w:rPr>
                    <w:bCs w:val="0"/>
                    <w:sz w:val="21"/>
                    <w:szCs w:val="21"/>
                  </w:rPr>
                </w:rPrChange>
              </w:rPr>
              <w:pPrChange w:id="697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71" w:author="Codex" w:date="2026-10-05T16:32:41.313017+00:00">
                  <w:rPr>
                    <w:bCs w:val="0"/>
                    <w:sz w:val="21"/>
                    <w:szCs w:val="21"/>
                  </w:rPr>
                </w:rPrChange>
              </w:rPr>
              <w:t>0.174</w:t>
            </w:r>
            <w:r>
              <w:rPr>
                <w:rFonts w:ascii="Times New Roman" w:hAnsi="Times New Roman" w:cs="Times New Roman" w:eastAsia="SimSun"/>
                <w:b w:val="0"/>
                <w:bCs w:val="0"/>
                <w:sz w:val="21"/>
                <w:szCs w:val="21"/>
                <w:rPrChange w:id="6972" w:author="Codex" w:date="2026-10-05T16:32:41.313017+00:00">
                  <w:rPr>
                    <w:bCs w:val="0"/>
                    <w:sz w:val="21"/>
                    <w:szCs w:val="21"/>
                  </w:rPr>
                </w:rPrChange>
              </w:rPr>
              <w:t>（</w:t>
            </w:r>
            <w:r>
              <w:rPr>
                <w:rFonts w:ascii="Times New Roman" w:hAnsi="Times New Roman" w:cs="Times New Roman" w:eastAsia="SimSun"/>
                <w:b w:val="0"/>
                <w:bCs w:val="0"/>
                <w:sz w:val="21"/>
                <w:szCs w:val="21"/>
                <w:rPrChange w:id="6973" w:author="Codex" w:date="2026-10-05T16:32:41.313017+00:00">
                  <w:rPr>
                    <w:bCs w:val="0"/>
                    <w:sz w:val="21"/>
                    <w:szCs w:val="21"/>
                  </w:rPr>
                </w:rPrChange>
              </w:rPr>
              <w:t>-0.398</w:t>
            </w:r>
            <w:r>
              <w:rPr>
                <w:rFonts w:ascii="Times New Roman" w:hAnsi="Times New Roman" w:cs="Times New Roman" w:eastAsia="SimSun"/>
                <w:b w:val="0"/>
                <w:bCs w:val="0"/>
                <w:sz w:val="21"/>
                <w:szCs w:val="21"/>
                <w:rPrChange w:id="6974" w:author="Codex" w:date="2026-10-05T16:32:41.313017+00:00">
                  <w:rPr>
                    <w:bCs w:val="0"/>
                    <w:sz w:val="21"/>
                    <w:szCs w:val="21"/>
                  </w:rPr>
                </w:rPrChange>
              </w:rPr>
              <w:t>，</w:t>
            </w:r>
            <w:r>
              <w:rPr>
                <w:rFonts w:ascii="Times New Roman" w:hAnsi="Times New Roman" w:cs="Times New Roman" w:eastAsia="SimSun"/>
                <w:b w:val="0"/>
                <w:bCs w:val="0"/>
                <w:sz w:val="21"/>
                <w:szCs w:val="21"/>
                <w:rPrChange w:id="6975" w:author="Codex" w:date="2026-10-05T16:32:41.313017+00:00">
                  <w:rPr>
                    <w:bCs w:val="0"/>
                    <w:sz w:val="21"/>
                    <w:szCs w:val="21"/>
                  </w:rPr>
                </w:rPrChange>
              </w:rPr>
              <w:t>0.824</w:t>
            </w:r>
            <w:r>
              <w:rPr>
                <w:rFonts w:ascii="Times New Roman" w:hAnsi="Times New Roman" w:cs="Times New Roman" w:eastAsia="SimSun"/>
                <w:b w:val="0"/>
                <w:bCs w:val="0"/>
                <w:sz w:val="21"/>
                <w:szCs w:val="21"/>
                <w:rPrChange w:id="697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977" w:author="Codex" w:date="2026-10-05T16:32:41.313017+00:00">
              <w:tcPr>
                <w:tcW w:w="0" w:type="auto"/>
                <w:tcBorders>
                  <w:top w:val="nil"/>
                  <w:left w:val="nil"/>
                  <w:bottom w:val="nil"/>
                  <w:right w:val="nil"/>
                </w:tcBorders>
                <w:tcMar>
                  <w:left w:w="102" w:type="dxa"/>
                  <w:right w:w="102" w:type="dxa"/>
                </w:tcMar>
              </w:tcPr>
            </w:tcPrChange>
          </w:tcPr>
          <w:p w14:paraId="570F6D3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22" w:author="Codex" w:date="2026-10-05T16:32:41.313017+00:00">
                  <w:rPr>
                    <w:bCs w:val="0"/>
                    <w:sz w:val="21"/>
                    <w:szCs w:val="21"/>
                  </w:rPr>
                </w:rPrChange>
              </w:rPr>
              <w:pPrChange w:id="697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79" w:author="Codex" w:date="2026-10-05T16:32:41.313017+00:00">
                  <w:rPr>
                    <w:bCs w:val="0"/>
                    <w:sz w:val="21"/>
                    <w:szCs w:val="21"/>
                  </w:rPr>
                </w:rPrChange>
              </w:rPr>
              <w:t>1000</w:t>
            </w:r>
          </w:p>
        </w:tc>
      </w:tr>
      <w:tr w:rsidR="007622EE" w14:paraId="271E34D5"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980" w:author="Codex" w:date="2026-10-05T16:32:41.313017+00:00">
              <w:tcPr>
                <w:tcW w:w="0" w:type="auto"/>
                <w:tcBorders>
                  <w:top w:val="nil"/>
                  <w:left w:val="nil"/>
                  <w:bottom w:val="nil"/>
                  <w:right w:val="nil"/>
                </w:tcBorders>
                <w:tcMar>
                  <w:left w:w="102" w:type="dxa"/>
                  <w:right w:w="102" w:type="dxa"/>
                </w:tcMar>
              </w:tcPr>
            </w:tcPrChange>
          </w:tcPr>
          <w:p w14:paraId="495BF54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23" w:author="Codex" w:date="2026-10-05T16:32:41.313017+00:00">
                  <w:rPr>
                    <w:bCs w:val="0"/>
                    <w:sz w:val="21"/>
                    <w:szCs w:val="21"/>
                  </w:rPr>
                </w:rPrChange>
              </w:rPr>
              <w:pPrChange w:id="698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82" w:author="Codex" w:date="2026-10-05T16:32:41.313017+00:00">
                  <w:rPr>
                    <w:bCs w:val="0"/>
                    <w:sz w:val="21"/>
                    <w:szCs w:val="21"/>
                  </w:rPr>
                </w:rPrChange>
              </w:rPr>
              <w:t>AA-P</w:t>
            </w:r>
          </w:p>
        </w:tc>
        <w:tc>
          <w:tcPr>
            <w:tcW w:w="0" w:type="auto"/>
            <w:tcBorders>
              <w:top w:val="nil"/>
              <w:left w:val="nil"/>
              <w:bottom w:val="nil"/>
              <w:right w:val="nil"/>
              <w:insideH w:val="nil"/>
              <w:insideV w:val="nil"/>
            </w:tcBorders>
            <w:tcMar>
              <w:left w:w="102" w:type="dxa"/>
              <w:right w:w="102" w:type="dxa"/>
            </w:tcMar>
            <w:tcPrChange w:id="6983" w:author="Codex" w:date="2026-10-05T16:32:41.313017+00:00">
              <w:tcPr>
                <w:tcW w:w="0" w:type="auto"/>
                <w:tcBorders>
                  <w:top w:val="nil"/>
                  <w:left w:val="nil"/>
                  <w:bottom w:val="nil"/>
                  <w:right w:val="nil"/>
                </w:tcBorders>
                <w:tcMar>
                  <w:left w:w="102" w:type="dxa"/>
                  <w:right w:w="102" w:type="dxa"/>
                </w:tcMar>
              </w:tcPr>
            </w:tcPrChange>
          </w:tcPr>
          <w:p w14:paraId="67DCFA1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24" w:author="Codex" w:date="2026-10-05T16:32:41.313017+00:00">
                  <w:rPr>
                    <w:bCs w:val="0"/>
                    <w:sz w:val="21"/>
                    <w:szCs w:val="21"/>
                  </w:rPr>
                </w:rPrChange>
              </w:rPr>
              <w:pPrChange w:id="6984"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985" w:author="Codex" w:date="2026-10-05T16:32:41.313017+00:00">
                  <w:rPr>
                    <w:bCs w:val="0"/>
                    <w:sz w:val="21"/>
                    <w:szCs w:val="21"/>
                  </w:rPr>
                </w:rPrChange>
              </w:rPr>
              <w:t>40</w:t>
            </w:r>
            <w:r>
              <w:rPr>
                <w:rFonts w:ascii="Times New Roman" w:hAnsi="Times New Roman" w:cs="Times New Roman" w:eastAsia="SimSun"/>
                <w:b w:val="0"/>
                <w:bCs w:val="0"/>
                <w:sz w:val="21"/>
                <w:szCs w:val="21"/>
                <w:rPrChange w:id="6986" w:author="Codex" w:date="2026-10-05T16:32:41.313017+00:00">
                  <w:rPr>
                    <w:bCs w:val="0"/>
                    <w:sz w:val="21"/>
                    <w:szCs w:val="21"/>
                  </w:rPr>
                </w:rPrChange>
              </w:rPr>
              <w:t>岁及以上</w:t>
            </w:r>
          </w:p>
        </w:tc>
        <w:tc>
          <w:tcPr>
            <w:tcW w:w="0" w:type="auto"/>
            <w:tcBorders>
              <w:top w:val="nil"/>
              <w:left w:val="nil"/>
              <w:bottom w:val="nil"/>
              <w:right w:val="nil"/>
              <w:insideH w:val="nil"/>
              <w:insideV w:val="nil"/>
            </w:tcBorders>
            <w:tcMar>
              <w:left w:w="102" w:type="dxa"/>
              <w:right w:w="102" w:type="dxa"/>
            </w:tcMar>
            <w:tcPrChange w:id="6987" w:author="Codex" w:date="2026-10-05T16:32:41.313017+00:00">
              <w:tcPr>
                <w:tcW w:w="0" w:type="auto"/>
                <w:tcBorders>
                  <w:top w:val="nil"/>
                  <w:left w:val="nil"/>
                  <w:bottom w:val="nil"/>
                  <w:right w:val="nil"/>
                </w:tcBorders>
                <w:tcMar>
                  <w:left w:w="102" w:type="dxa"/>
                  <w:right w:w="102" w:type="dxa"/>
                </w:tcMar>
              </w:tcPr>
            </w:tcPrChange>
          </w:tcPr>
          <w:p w14:paraId="2372E34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25" w:author="Codex" w:date="2026-10-05T16:32:41.313017+00:00">
                  <w:rPr>
                    <w:bCs w:val="0"/>
                    <w:sz w:val="21"/>
                    <w:szCs w:val="21"/>
                  </w:rPr>
                </w:rPrChange>
              </w:rPr>
              <w:pPrChange w:id="698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89" w:author="Codex" w:date="2026-10-05T16:32:41.313017+00:00">
                  <w:rPr>
                    <w:bCs w:val="0"/>
                    <w:sz w:val="21"/>
                    <w:szCs w:val="21"/>
                  </w:rPr>
                </w:rPrChange>
              </w:rPr>
              <w:t>1553</w:t>
            </w:r>
          </w:p>
        </w:tc>
        <w:tc>
          <w:tcPr>
            <w:tcW w:w="0" w:type="auto"/>
            <w:tcBorders>
              <w:top w:val="nil"/>
              <w:left w:val="nil"/>
              <w:bottom w:val="nil"/>
              <w:right w:val="nil"/>
              <w:insideH w:val="nil"/>
              <w:insideV w:val="nil"/>
            </w:tcBorders>
            <w:tcMar>
              <w:left w:w="102" w:type="dxa"/>
              <w:right w:w="102" w:type="dxa"/>
            </w:tcMar>
            <w:tcPrChange w:id="6990" w:author="Codex" w:date="2026-10-05T16:32:41.313017+00:00">
              <w:tcPr>
                <w:tcW w:w="0" w:type="auto"/>
                <w:tcBorders>
                  <w:top w:val="nil"/>
                  <w:left w:val="nil"/>
                  <w:bottom w:val="nil"/>
                  <w:right w:val="nil"/>
                </w:tcBorders>
                <w:tcMar>
                  <w:left w:w="102" w:type="dxa"/>
                  <w:right w:w="102" w:type="dxa"/>
                </w:tcMar>
              </w:tcPr>
            </w:tcPrChange>
          </w:tcPr>
          <w:p w14:paraId="0986DB7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26" w:author="Codex" w:date="2026-10-05T16:32:41.313017+00:00">
                  <w:rPr>
                    <w:bCs w:val="0"/>
                    <w:sz w:val="21"/>
                    <w:szCs w:val="21"/>
                  </w:rPr>
                </w:rPrChange>
              </w:rPr>
              <w:pPrChange w:id="699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92" w:author="Codex" w:date="2026-10-05T16:32:41.313017+00:00">
                  <w:rPr>
                    <w:bCs w:val="0"/>
                    <w:sz w:val="21"/>
                    <w:szCs w:val="21"/>
                  </w:rPr>
                </w:rPrChange>
              </w:rPr>
              <w:t>756</w:t>
            </w:r>
          </w:p>
        </w:tc>
        <w:tc>
          <w:tcPr>
            <w:tcW w:w="0" w:type="auto"/>
            <w:tcBorders>
              <w:top w:val="nil"/>
              <w:left w:val="nil"/>
              <w:bottom w:val="nil"/>
              <w:right w:val="nil"/>
              <w:insideH w:val="nil"/>
              <w:insideV w:val="nil"/>
            </w:tcBorders>
            <w:tcMar>
              <w:left w:w="102" w:type="dxa"/>
              <w:right w:w="102" w:type="dxa"/>
            </w:tcMar>
            <w:tcPrChange w:id="6993" w:author="Codex" w:date="2026-10-05T16:32:41.313017+00:00">
              <w:tcPr>
                <w:tcW w:w="0" w:type="auto"/>
                <w:tcBorders>
                  <w:top w:val="nil"/>
                  <w:left w:val="nil"/>
                  <w:bottom w:val="nil"/>
                  <w:right w:val="nil"/>
                </w:tcBorders>
                <w:tcMar>
                  <w:left w:w="102" w:type="dxa"/>
                  <w:right w:w="102" w:type="dxa"/>
                </w:tcMar>
              </w:tcPr>
            </w:tcPrChange>
          </w:tcPr>
          <w:p w14:paraId="159F0E1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27" w:author="Codex" w:date="2026-10-05T16:32:41.313017+00:00">
                  <w:rPr>
                    <w:bCs w:val="0"/>
                    <w:sz w:val="21"/>
                    <w:szCs w:val="21"/>
                  </w:rPr>
                </w:rPrChange>
              </w:rPr>
              <w:pPrChange w:id="699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95" w:author="Codex" w:date="2026-10-05T16:32:41.313017+00:00">
                  <w:rPr>
                    <w:bCs w:val="0"/>
                    <w:sz w:val="21"/>
                    <w:szCs w:val="21"/>
                  </w:rPr>
                </w:rPrChange>
              </w:rPr>
              <w:t>0.9891</w:t>
            </w:r>
            <w:r>
              <w:rPr>
                <w:rFonts w:ascii="Times New Roman" w:hAnsi="Times New Roman" w:cs="Times New Roman" w:eastAsia="SimSun"/>
                <w:b w:val="0"/>
                <w:bCs w:val="0"/>
                <w:sz w:val="21"/>
                <w:szCs w:val="21"/>
                <w:rPrChange w:id="6996" w:author="Codex" w:date="2026-10-05T16:32:41.313017+00:00">
                  <w:rPr>
                    <w:bCs w:val="0"/>
                    <w:sz w:val="21"/>
                    <w:szCs w:val="21"/>
                  </w:rPr>
                </w:rPrChange>
              </w:rPr>
              <w:t>（</w:t>
            </w:r>
            <w:r>
              <w:rPr>
                <w:rFonts w:ascii="Times New Roman" w:hAnsi="Times New Roman" w:cs="Times New Roman" w:eastAsia="SimSun"/>
                <w:b w:val="0"/>
                <w:bCs w:val="0"/>
                <w:sz w:val="21"/>
                <w:szCs w:val="21"/>
                <w:rPrChange w:id="6997" w:author="Codex" w:date="2026-10-05T16:32:41.313017+00:00">
                  <w:rPr>
                    <w:bCs w:val="0"/>
                    <w:sz w:val="21"/>
                    <w:szCs w:val="21"/>
                  </w:rPr>
                </w:rPrChange>
              </w:rPr>
              <w:t>0.9638</w:t>
            </w:r>
            <w:r>
              <w:rPr>
                <w:rFonts w:ascii="Times New Roman" w:hAnsi="Times New Roman" w:cs="Times New Roman" w:eastAsia="SimSun"/>
                <w:b w:val="0"/>
                <w:bCs w:val="0"/>
                <w:sz w:val="21"/>
                <w:szCs w:val="21"/>
                <w:rPrChange w:id="6998" w:author="Codex" w:date="2026-10-05T16:32:41.313017+00:00">
                  <w:rPr>
                    <w:bCs w:val="0"/>
                    <w:sz w:val="21"/>
                    <w:szCs w:val="21"/>
                  </w:rPr>
                </w:rPrChange>
              </w:rPr>
              <w:t>，</w:t>
            </w:r>
            <w:r>
              <w:rPr>
                <w:rFonts w:ascii="Times New Roman" w:hAnsi="Times New Roman" w:cs="Times New Roman" w:eastAsia="SimSun"/>
                <w:b w:val="0"/>
                <w:bCs w:val="0"/>
                <w:sz w:val="21"/>
                <w:szCs w:val="21"/>
                <w:rPrChange w:id="6999" w:author="Codex" w:date="2026-10-05T16:32:41.313017+00:00">
                  <w:rPr>
                    <w:bCs w:val="0"/>
                    <w:sz w:val="21"/>
                    <w:szCs w:val="21"/>
                  </w:rPr>
                </w:rPrChange>
              </w:rPr>
              <w:t>1.0251</w:t>
            </w:r>
            <w:r>
              <w:rPr>
                <w:rFonts w:ascii="Times New Roman" w:hAnsi="Times New Roman" w:cs="Times New Roman" w:eastAsia="SimSun"/>
                <w:b w:val="0"/>
                <w:bCs w:val="0"/>
                <w:sz w:val="21"/>
                <w:szCs w:val="21"/>
                <w:rPrChange w:id="700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001" w:author="Codex" w:date="2026-10-05T16:32:41.313017+00:00">
              <w:tcPr>
                <w:tcW w:w="0" w:type="auto"/>
                <w:tcBorders>
                  <w:top w:val="nil"/>
                  <w:left w:val="nil"/>
                  <w:bottom w:val="nil"/>
                  <w:right w:val="nil"/>
                </w:tcBorders>
                <w:tcMar>
                  <w:left w:w="102" w:type="dxa"/>
                  <w:right w:w="102" w:type="dxa"/>
                </w:tcMar>
              </w:tcPr>
            </w:tcPrChange>
          </w:tcPr>
          <w:p w14:paraId="11EBA33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28" w:author="Codex" w:date="2026-10-05T16:32:41.313017+00:00">
                  <w:rPr>
                    <w:bCs w:val="0"/>
                    <w:sz w:val="21"/>
                    <w:szCs w:val="21"/>
                  </w:rPr>
                </w:rPrChange>
              </w:rPr>
              <w:pPrChange w:id="700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03" w:author="Codex" w:date="2026-10-05T16:32:41.313017+00:00">
                  <w:rPr>
                    <w:bCs w:val="0"/>
                    <w:sz w:val="21"/>
                    <w:szCs w:val="21"/>
                  </w:rPr>
                </w:rPrChange>
              </w:rPr>
              <w:t>0.469</w:t>
            </w:r>
            <w:r>
              <w:rPr>
                <w:rFonts w:ascii="Times New Roman" w:hAnsi="Times New Roman" w:cs="Times New Roman" w:eastAsia="SimSun"/>
                <w:b w:val="0"/>
                <w:bCs w:val="0"/>
                <w:sz w:val="21"/>
                <w:szCs w:val="21"/>
                <w:rPrChange w:id="7004" w:author="Codex" w:date="2026-10-05T16:32:41.313017+00:00">
                  <w:rPr>
                    <w:bCs w:val="0"/>
                    <w:sz w:val="21"/>
                    <w:szCs w:val="21"/>
                  </w:rPr>
                </w:rPrChange>
              </w:rPr>
              <w:t>（</w:t>
            </w:r>
            <w:r>
              <w:rPr>
                <w:rFonts w:ascii="Times New Roman" w:hAnsi="Times New Roman" w:cs="Times New Roman" w:eastAsia="SimSun"/>
                <w:b w:val="0"/>
                <w:bCs w:val="0"/>
                <w:sz w:val="21"/>
                <w:szCs w:val="21"/>
                <w:rPrChange w:id="7005" w:author="Codex" w:date="2026-10-05T16:32:41.313017+00:00">
                  <w:rPr>
                    <w:bCs w:val="0"/>
                    <w:sz w:val="21"/>
                    <w:szCs w:val="21"/>
                  </w:rPr>
                </w:rPrChange>
              </w:rPr>
              <w:t>-0.004</w:t>
            </w:r>
            <w:r>
              <w:rPr>
                <w:rFonts w:ascii="Times New Roman" w:hAnsi="Times New Roman" w:cs="Times New Roman" w:eastAsia="SimSun"/>
                <w:b w:val="0"/>
                <w:bCs w:val="0"/>
                <w:sz w:val="21"/>
                <w:szCs w:val="21"/>
                <w:rPrChange w:id="7006" w:author="Codex" w:date="2026-10-05T16:32:41.313017+00:00">
                  <w:rPr>
                    <w:bCs w:val="0"/>
                    <w:sz w:val="21"/>
                    <w:szCs w:val="21"/>
                  </w:rPr>
                </w:rPrChange>
              </w:rPr>
              <w:t>，</w:t>
            </w:r>
            <w:r>
              <w:rPr>
                <w:rFonts w:ascii="Times New Roman" w:hAnsi="Times New Roman" w:cs="Times New Roman" w:eastAsia="SimSun"/>
                <w:b w:val="0"/>
                <w:bCs w:val="0"/>
                <w:sz w:val="21"/>
                <w:szCs w:val="21"/>
                <w:rPrChange w:id="7007" w:author="Codex" w:date="2026-10-05T16:32:41.313017+00:00">
                  <w:rPr>
                    <w:bCs w:val="0"/>
                    <w:sz w:val="21"/>
                    <w:szCs w:val="21"/>
                  </w:rPr>
                </w:rPrChange>
              </w:rPr>
              <w:t>1.009</w:t>
            </w:r>
            <w:r>
              <w:rPr>
                <w:rFonts w:ascii="Times New Roman" w:hAnsi="Times New Roman" w:cs="Times New Roman" w:eastAsia="SimSun"/>
                <w:b w:val="0"/>
                <w:bCs w:val="0"/>
                <w:sz w:val="21"/>
                <w:szCs w:val="21"/>
                <w:rPrChange w:id="700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009" w:author="Codex" w:date="2026-10-05T16:32:41.313017+00:00">
              <w:tcPr>
                <w:tcW w:w="0" w:type="auto"/>
                <w:tcBorders>
                  <w:top w:val="nil"/>
                  <w:left w:val="nil"/>
                  <w:bottom w:val="nil"/>
                  <w:right w:val="nil"/>
                </w:tcBorders>
                <w:tcMar>
                  <w:left w:w="102" w:type="dxa"/>
                  <w:right w:w="102" w:type="dxa"/>
                </w:tcMar>
              </w:tcPr>
            </w:tcPrChange>
          </w:tcPr>
          <w:p w14:paraId="17E0D37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29" w:author="Codex" w:date="2026-10-05T16:32:41.313017+00:00">
                  <w:rPr>
                    <w:bCs w:val="0"/>
                    <w:sz w:val="21"/>
                    <w:szCs w:val="21"/>
                  </w:rPr>
                </w:rPrChange>
              </w:rPr>
              <w:pPrChange w:id="701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11" w:author="Codex" w:date="2026-10-05T16:32:41.313017+00:00">
                  <w:rPr>
                    <w:bCs w:val="0"/>
                    <w:sz w:val="21"/>
                    <w:szCs w:val="21"/>
                  </w:rPr>
                </w:rPrChange>
              </w:rPr>
              <w:t>1000</w:t>
            </w:r>
          </w:p>
        </w:tc>
      </w:tr>
      <w:tr w:rsidR="007622EE" w14:paraId="57DB81EE"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012" w:author="Codex" w:date="2026-10-05T16:32:41.313017+00:00">
              <w:tcPr>
                <w:tcW w:w="0" w:type="auto"/>
                <w:tcBorders>
                  <w:top w:val="nil"/>
                  <w:left w:val="nil"/>
                  <w:bottom w:val="nil"/>
                  <w:right w:val="nil"/>
                </w:tcBorders>
                <w:tcMar>
                  <w:left w:w="102" w:type="dxa"/>
                  <w:right w:w="102" w:type="dxa"/>
                </w:tcMar>
              </w:tcPr>
            </w:tcPrChange>
          </w:tcPr>
          <w:p w14:paraId="4CDDA1B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30" w:author="Codex" w:date="2026-10-05T16:32:41.313017+00:00">
                  <w:rPr>
                    <w:bCs w:val="0"/>
                    <w:sz w:val="21"/>
                    <w:szCs w:val="21"/>
                  </w:rPr>
                </w:rPrChange>
              </w:rPr>
              <w:pPrChange w:id="701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14" w:author="Codex" w:date="2026-10-05T16:32:41.313017+00:00">
                  <w:rPr>
                    <w:bCs w:val="0"/>
                    <w:sz w:val="21"/>
                    <w:szCs w:val="21"/>
                  </w:rPr>
                </w:rPrChange>
              </w:rPr>
              <w:t>AR-S</w:t>
            </w:r>
          </w:p>
        </w:tc>
        <w:tc>
          <w:tcPr>
            <w:tcW w:w="0" w:type="auto"/>
            <w:tcBorders>
              <w:top w:val="nil"/>
              <w:left w:val="nil"/>
              <w:bottom w:val="nil"/>
              <w:right w:val="nil"/>
              <w:insideH w:val="nil"/>
              <w:insideV w:val="nil"/>
            </w:tcBorders>
            <w:tcMar>
              <w:left w:w="102" w:type="dxa"/>
              <w:right w:w="102" w:type="dxa"/>
            </w:tcMar>
            <w:tcPrChange w:id="7015" w:author="Codex" w:date="2026-10-05T16:32:41.313017+00:00">
              <w:tcPr>
                <w:tcW w:w="0" w:type="auto"/>
                <w:tcBorders>
                  <w:top w:val="nil"/>
                  <w:left w:val="nil"/>
                  <w:bottom w:val="nil"/>
                  <w:right w:val="nil"/>
                </w:tcBorders>
                <w:tcMar>
                  <w:left w:w="102" w:type="dxa"/>
                  <w:right w:w="102" w:type="dxa"/>
                </w:tcMar>
              </w:tcPr>
            </w:tcPrChange>
          </w:tcPr>
          <w:p w14:paraId="6D9227F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31" w:author="Codex" w:date="2026-10-05T16:32:41.313017+00:00">
                  <w:rPr>
                    <w:bCs w:val="0"/>
                    <w:sz w:val="21"/>
                    <w:szCs w:val="21"/>
                  </w:rPr>
                </w:rPrChange>
              </w:rPr>
              <w:pPrChange w:id="7016"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017" w:author="Codex" w:date="2026-10-05T16:32:41.313017+00:00">
                  <w:rPr>
                    <w:bCs w:val="0"/>
                    <w:sz w:val="21"/>
                    <w:szCs w:val="21"/>
                  </w:rPr>
                </w:rPrChange>
              </w:rPr>
              <w:t>未满</w:t>
            </w:r>
            <w:r>
              <w:rPr>
                <w:rFonts w:ascii="Times New Roman" w:hAnsi="Times New Roman" w:cs="Times New Roman" w:eastAsia="SimSun"/>
                <w:b w:val="0"/>
                <w:bCs w:val="0"/>
                <w:sz w:val="21"/>
                <w:szCs w:val="21"/>
                <w:rPrChange w:id="7018" w:author="Codex" w:date="2026-10-05T16:32:41.313017+00:00">
                  <w:rPr>
                    <w:bCs w:val="0"/>
                    <w:sz w:val="21"/>
                    <w:szCs w:val="21"/>
                  </w:rPr>
                </w:rPrChange>
              </w:rPr>
              <w:t>40</w:t>
            </w:r>
            <w:r>
              <w:rPr>
                <w:rFonts w:ascii="Times New Roman" w:hAnsi="Times New Roman" w:cs="Times New Roman" w:eastAsia="SimSun"/>
                <w:b w:val="0"/>
                <w:bCs w:val="0"/>
                <w:sz w:val="21"/>
                <w:szCs w:val="21"/>
                <w:rPrChange w:id="7019" w:author="Codex" w:date="2026-10-05T16:32:41.313017+00:00">
                  <w:rPr>
                    <w:bCs w:val="0"/>
                    <w:sz w:val="21"/>
                    <w:szCs w:val="21"/>
                  </w:rPr>
                </w:rPrChange>
              </w:rPr>
              <w:t>岁</w:t>
            </w:r>
          </w:p>
        </w:tc>
        <w:tc>
          <w:tcPr>
            <w:tcW w:w="0" w:type="auto"/>
            <w:tcBorders>
              <w:top w:val="nil"/>
              <w:left w:val="nil"/>
              <w:bottom w:val="nil"/>
              <w:right w:val="nil"/>
              <w:insideH w:val="nil"/>
              <w:insideV w:val="nil"/>
            </w:tcBorders>
            <w:tcMar>
              <w:left w:w="102" w:type="dxa"/>
              <w:right w:w="102" w:type="dxa"/>
            </w:tcMar>
            <w:tcPrChange w:id="7020" w:author="Codex" w:date="2026-10-05T16:32:41.313017+00:00">
              <w:tcPr>
                <w:tcW w:w="0" w:type="auto"/>
                <w:tcBorders>
                  <w:top w:val="nil"/>
                  <w:left w:val="nil"/>
                  <w:bottom w:val="nil"/>
                  <w:right w:val="nil"/>
                </w:tcBorders>
                <w:tcMar>
                  <w:left w:w="102" w:type="dxa"/>
                  <w:right w:w="102" w:type="dxa"/>
                </w:tcMar>
              </w:tcPr>
            </w:tcPrChange>
          </w:tcPr>
          <w:p w14:paraId="1B1364C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32" w:author="Codex" w:date="2026-10-05T16:32:41.313017+00:00">
                  <w:rPr>
                    <w:bCs w:val="0"/>
                    <w:sz w:val="21"/>
                    <w:szCs w:val="21"/>
                  </w:rPr>
                </w:rPrChange>
              </w:rPr>
              <w:pPrChange w:id="702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22" w:author="Codex" w:date="2026-10-05T16:32:41.313017+00:00">
                  <w:rPr>
                    <w:bCs w:val="0"/>
                    <w:sz w:val="21"/>
                    <w:szCs w:val="21"/>
                  </w:rPr>
                </w:rPrChange>
              </w:rPr>
              <w:t>5671</w:t>
            </w:r>
          </w:p>
        </w:tc>
        <w:tc>
          <w:tcPr>
            <w:tcW w:w="0" w:type="auto"/>
            <w:tcBorders>
              <w:top w:val="nil"/>
              <w:left w:val="nil"/>
              <w:bottom w:val="nil"/>
              <w:right w:val="nil"/>
              <w:insideH w:val="nil"/>
              <w:insideV w:val="nil"/>
            </w:tcBorders>
            <w:tcMar>
              <w:left w:w="102" w:type="dxa"/>
              <w:right w:w="102" w:type="dxa"/>
            </w:tcMar>
            <w:tcPrChange w:id="7023" w:author="Codex" w:date="2026-10-05T16:32:41.313017+00:00">
              <w:tcPr>
                <w:tcW w:w="0" w:type="auto"/>
                <w:tcBorders>
                  <w:top w:val="nil"/>
                  <w:left w:val="nil"/>
                  <w:bottom w:val="nil"/>
                  <w:right w:val="nil"/>
                </w:tcBorders>
                <w:tcMar>
                  <w:left w:w="102" w:type="dxa"/>
                  <w:right w:w="102" w:type="dxa"/>
                </w:tcMar>
              </w:tcPr>
            </w:tcPrChange>
          </w:tcPr>
          <w:p w14:paraId="520DF57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33" w:author="Codex" w:date="2026-10-05T16:32:41.313017+00:00">
                  <w:rPr>
                    <w:bCs w:val="0"/>
                    <w:sz w:val="21"/>
                    <w:szCs w:val="21"/>
                  </w:rPr>
                </w:rPrChange>
              </w:rPr>
              <w:pPrChange w:id="702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25" w:author="Codex" w:date="2026-10-05T16:32:41.313017+00:00">
                  <w:rPr>
                    <w:bCs w:val="0"/>
                    <w:sz w:val="21"/>
                    <w:szCs w:val="21"/>
                  </w:rPr>
                </w:rPrChange>
              </w:rPr>
              <w:t>1684</w:t>
            </w:r>
          </w:p>
        </w:tc>
        <w:tc>
          <w:tcPr>
            <w:tcW w:w="0" w:type="auto"/>
            <w:tcBorders>
              <w:top w:val="nil"/>
              <w:left w:val="nil"/>
              <w:bottom w:val="nil"/>
              <w:right w:val="nil"/>
              <w:insideH w:val="nil"/>
              <w:insideV w:val="nil"/>
            </w:tcBorders>
            <w:tcMar>
              <w:left w:w="102" w:type="dxa"/>
              <w:right w:w="102" w:type="dxa"/>
            </w:tcMar>
            <w:tcPrChange w:id="7026" w:author="Codex" w:date="2026-10-05T16:32:41.313017+00:00">
              <w:tcPr>
                <w:tcW w:w="0" w:type="auto"/>
                <w:tcBorders>
                  <w:top w:val="nil"/>
                  <w:left w:val="nil"/>
                  <w:bottom w:val="nil"/>
                  <w:right w:val="nil"/>
                </w:tcBorders>
                <w:tcMar>
                  <w:left w:w="102" w:type="dxa"/>
                  <w:right w:w="102" w:type="dxa"/>
                </w:tcMar>
              </w:tcPr>
            </w:tcPrChange>
          </w:tcPr>
          <w:p w14:paraId="7C8FBC6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34" w:author="Codex" w:date="2026-10-05T16:32:41.313017+00:00">
                  <w:rPr>
                    <w:bCs w:val="0"/>
                    <w:sz w:val="21"/>
                    <w:szCs w:val="21"/>
                  </w:rPr>
                </w:rPrChange>
              </w:rPr>
              <w:pPrChange w:id="702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28" w:author="Codex" w:date="2026-10-05T16:32:41.313017+00:00">
                  <w:rPr>
                    <w:bCs w:val="0"/>
                    <w:sz w:val="21"/>
                    <w:szCs w:val="21"/>
                  </w:rPr>
                </w:rPrChange>
              </w:rPr>
              <w:t>1.0012</w:t>
            </w:r>
            <w:r>
              <w:rPr>
                <w:rFonts w:ascii="Times New Roman" w:hAnsi="Times New Roman" w:cs="Times New Roman" w:eastAsia="SimSun"/>
                <w:b w:val="0"/>
                <w:bCs w:val="0"/>
                <w:sz w:val="21"/>
                <w:szCs w:val="21"/>
                <w:rPrChange w:id="7029" w:author="Codex" w:date="2026-10-05T16:32:41.313017+00:00">
                  <w:rPr>
                    <w:bCs w:val="0"/>
                    <w:sz w:val="21"/>
                    <w:szCs w:val="21"/>
                  </w:rPr>
                </w:rPrChange>
              </w:rPr>
              <w:t>（</w:t>
            </w:r>
            <w:r>
              <w:rPr>
                <w:rFonts w:ascii="Times New Roman" w:hAnsi="Times New Roman" w:cs="Times New Roman" w:eastAsia="SimSun"/>
                <w:b w:val="0"/>
                <w:bCs w:val="0"/>
                <w:sz w:val="21"/>
                <w:szCs w:val="21"/>
                <w:rPrChange w:id="7030" w:author="Codex" w:date="2026-10-05T16:32:41.313017+00:00">
                  <w:rPr>
                    <w:bCs w:val="0"/>
                    <w:sz w:val="21"/>
                    <w:szCs w:val="21"/>
                  </w:rPr>
                </w:rPrChange>
              </w:rPr>
              <w:t>0.9937</w:t>
            </w:r>
            <w:r>
              <w:rPr>
                <w:rFonts w:ascii="Times New Roman" w:hAnsi="Times New Roman" w:cs="Times New Roman" w:eastAsia="SimSun"/>
                <w:b w:val="0"/>
                <w:bCs w:val="0"/>
                <w:sz w:val="21"/>
                <w:szCs w:val="21"/>
                <w:rPrChange w:id="7031" w:author="Codex" w:date="2026-10-05T16:32:41.313017+00:00">
                  <w:rPr>
                    <w:bCs w:val="0"/>
                    <w:sz w:val="21"/>
                    <w:szCs w:val="21"/>
                  </w:rPr>
                </w:rPrChange>
              </w:rPr>
              <w:t>，</w:t>
            </w:r>
            <w:r>
              <w:rPr>
                <w:rFonts w:ascii="Times New Roman" w:hAnsi="Times New Roman" w:cs="Times New Roman" w:eastAsia="SimSun"/>
                <w:b w:val="0"/>
                <w:bCs w:val="0"/>
                <w:sz w:val="21"/>
                <w:szCs w:val="21"/>
                <w:rPrChange w:id="7032" w:author="Codex" w:date="2026-10-05T16:32:41.313017+00:00">
                  <w:rPr>
                    <w:bCs w:val="0"/>
                    <w:sz w:val="21"/>
                    <w:szCs w:val="21"/>
                  </w:rPr>
                </w:rPrChange>
              </w:rPr>
              <w:t>1.0070</w:t>
            </w:r>
            <w:r>
              <w:rPr>
                <w:rFonts w:ascii="Times New Roman" w:hAnsi="Times New Roman" w:cs="Times New Roman" w:eastAsia="SimSun"/>
                <w:b w:val="0"/>
                <w:bCs w:val="0"/>
                <w:sz w:val="21"/>
                <w:szCs w:val="21"/>
                <w:rPrChange w:id="703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034" w:author="Codex" w:date="2026-10-05T16:32:41.313017+00:00">
              <w:tcPr>
                <w:tcW w:w="0" w:type="auto"/>
                <w:tcBorders>
                  <w:top w:val="nil"/>
                  <w:left w:val="nil"/>
                  <w:bottom w:val="nil"/>
                  <w:right w:val="nil"/>
                </w:tcBorders>
                <w:tcMar>
                  <w:left w:w="102" w:type="dxa"/>
                  <w:right w:w="102" w:type="dxa"/>
                </w:tcMar>
              </w:tcPr>
            </w:tcPrChange>
          </w:tcPr>
          <w:p w14:paraId="313B051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35" w:author="Codex" w:date="2026-10-05T16:32:41.313017+00:00">
                  <w:rPr>
                    <w:bCs w:val="0"/>
                    <w:sz w:val="21"/>
                    <w:szCs w:val="21"/>
                  </w:rPr>
                </w:rPrChange>
              </w:rPr>
              <w:pPrChange w:id="703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36" w:author="Codex" w:date="2026-10-05T16:32:41.313017+00:00">
                  <w:rPr>
                    <w:bCs w:val="0"/>
                    <w:sz w:val="21"/>
                    <w:szCs w:val="21"/>
                  </w:rPr>
                </w:rPrChange>
              </w:rPr>
              <w:t>-0.429</w:t>
            </w:r>
            <w:r>
              <w:rPr>
                <w:rFonts w:ascii="Times New Roman" w:hAnsi="Times New Roman" w:cs="Times New Roman" w:eastAsia="SimSun"/>
                <w:b w:val="0"/>
                <w:bCs w:val="0"/>
                <w:sz w:val="21"/>
                <w:szCs w:val="21"/>
                <w:rPrChange w:id="7037" w:author="Codex" w:date="2026-10-05T16:32:41.313017+00:00">
                  <w:rPr>
                    <w:bCs w:val="0"/>
                    <w:sz w:val="21"/>
                    <w:szCs w:val="21"/>
                  </w:rPr>
                </w:rPrChange>
              </w:rPr>
              <w:t>（</w:t>
            </w:r>
            <w:r>
              <w:rPr>
                <w:rFonts w:ascii="Times New Roman" w:hAnsi="Times New Roman" w:cs="Times New Roman" w:eastAsia="SimSun"/>
                <w:b w:val="0"/>
                <w:bCs w:val="0"/>
                <w:sz w:val="21"/>
                <w:szCs w:val="21"/>
                <w:rPrChange w:id="7038" w:author="Codex" w:date="2026-10-05T16:32:41.313017+00:00">
                  <w:rPr>
                    <w:bCs w:val="0"/>
                    <w:sz w:val="21"/>
                    <w:szCs w:val="21"/>
                  </w:rPr>
                </w:rPrChange>
              </w:rPr>
              <w:t>-0.741</w:t>
            </w:r>
            <w:r>
              <w:rPr>
                <w:rFonts w:ascii="Times New Roman" w:hAnsi="Times New Roman" w:cs="Times New Roman" w:eastAsia="SimSun"/>
                <w:b w:val="0"/>
                <w:bCs w:val="0"/>
                <w:sz w:val="21"/>
                <w:szCs w:val="21"/>
                <w:rPrChange w:id="7039" w:author="Codex" w:date="2026-10-05T16:32:41.313017+00:00">
                  <w:rPr>
                    <w:bCs w:val="0"/>
                    <w:sz w:val="21"/>
                    <w:szCs w:val="21"/>
                  </w:rPr>
                </w:rPrChange>
              </w:rPr>
              <w:t>，</w:t>
            </w:r>
            <w:r>
              <w:rPr>
                <w:rFonts w:ascii="Times New Roman" w:hAnsi="Times New Roman" w:cs="Times New Roman" w:eastAsia="SimSun"/>
                <w:b w:val="0"/>
                <w:bCs w:val="0"/>
                <w:sz w:val="21"/>
                <w:szCs w:val="21"/>
                <w:rPrChange w:id="7040" w:author="Codex" w:date="2026-10-05T16:32:41.313017+00:00">
                  <w:rPr>
                    <w:bCs w:val="0"/>
                    <w:sz w:val="21"/>
                    <w:szCs w:val="21"/>
                  </w:rPr>
                </w:rPrChange>
              </w:rPr>
              <w:t>-0.044</w:t>
            </w:r>
            <w:r>
              <w:rPr>
                <w:rFonts w:ascii="Times New Roman" w:hAnsi="Times New Roman" w:cs="Times New Roman" w:eastAsia="SimSun"/>
                <w:b w:val="0"/>
                <w:bCs w:val="0"/>
                <w:sz w:val="21"/>
                <w:szCs w:val="21"/>
                <w:rPrChange w:id="7041"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042" w:author="Codex" w:date="2026-10-05T16:32:41.313017+00:00">
              <w:tcPr>
                <w:tcW w:w="0" w:type="auto"/>
                <w:tcBorders>
                  <w:top w:val="nil"/>
                  <w:left w:val="nil"/>
                  <w:bottom w:val="nil"/>
                  <w:right w:val="nil"/>
                </w:tcBorders>
                <w:tcMar>
                  <w:left w:w="102" w:type="dxa"/>
                  <w:right w:w="102" w:type="dxa"/>
                </w:tcMar>
              </w:tcPr>
            </w:tcPrChange>
          </w:tcPr>
          <w:p w14:paraId="403F4F8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36" w:author="Codex" w:date="2026-10-05T16:32:41.313017+00:00">
                  <w:rPr>
                    <w:bCs w:val="0"/>
                    <w:sz w:val="21"/>
                    <w:szCs w:val="21"/>
                  </w:rPr>
                </w:rPrChange>
              </w:rPr>
              <w:pPrChange w:id="704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44" w:author="Codex" w:date="2026-10-05T16:32:41.313017+00:00">
                  <w:rPr>
                    <w:bCs w:val="0"/>
                    <w:sz w:val="21"/>
                    <w:szCs w:val="21"/>
                  </w:rPr>
                </w:rPrChange>
              </w:rPr>
              <w:t>1000</w:t>
            </w:r>
          </w:p>
        </w:tc>
      </w:tr>
      <w:tr w:rsidR="007622EE" w14:paraId="7684DCEF"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045" w:author="Codex" w:date="2026-10-05T16:32:41.313017+00:00">
              <w:tcPr>
                <w:tcW w:w="0" w:type="auto"/>
                <w:tcBorders>
                  <w:top w:val="nil"/>
                  <w:left w:val="nil"/>
                  <w:bottom w:val="nil"/>
                  <w:right w:val="nil"/>
                </w:tcBorders>
                <w:tcMar>
                  <w:left w:w="102" w:type="dxa"/>
                  <w:right w:w="102" w:type="dxa"/>
                </w:tcMar>
              </w:tcPr>
            </w:tcPrChange>
          </w:tcPr>
          <w:p w14:paraId="1B1459A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37" w:author="Codex" w:date="2026-10-05T16:32:41.313017+00:00">
                  <w:rPr>
                    <w:bCs w:val="0"/>
                    <w:sz w:val="21"/>
                    <w:szCs w:val="21"/>
                  </w:rPr>
                </w:rPrChange>
              </w:rPr>
              <w:pPrChange w:id="704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47" w:author="Codex" w:date="2026-10-05T16:32:41.313017+00:00">
                  <w:rPr>
                    <w:bCs w:val="0"/>
                    <w:sz w:val="21"/>
                    <w:szCs w:val="21"/>
                  </w:rPr>
                </w:rPrChange>
              </w:rPr>
              <w:t>AR-S</w:t>
            </w:r>
          </w:p>
        </w:tc>
        <w:tc>
          <w:tcPr>
            <w:tcW w:w="0" w:type="auto"/>
            <w:tcBorders>
              <w:top w:val="nil"/>
              <w:left w:val="nil"/>
              <w:bottom w:val="nil"/>
              <w:right w:val="nil"/>
              <w:insideH w:val="nil"/>
              <w:insideV w:val="nil"/>
            </w:tcBorders>
            <w:tcMar>
              <w:left w:w="102" w:type="dxa"/>
              <w:right w:w="102" w:type="dxa"/>
            </w:tcMar>
            <w:tcPrChange w:id="7048" w:author="Codex" w:date="2026-10-05T16:32:41.313017+00:00">
              <w:tcPr>
                <w:tcW w:w="0" w:type="auto"/>
                <w:tcBorders>
                  <w:top w:val="nil"/>
                  <w:left w:val="nil"/>
                  <w:bottom w:val="nil"/>
                  <w:right w:val="nil"/>
                </w:tcBorders>
                <w:tcMar>
                  <w:left w:w="102" w:type="dxa"/>
                  <w:right w:w="102" w:type="dxa"/>
                </w:tcMar>
              </w:tcPr>
            </w:tcPrChange>
          </w:tcPr>
          <w:p w14:paraId="76C065D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38" w:author="Codex" w:date="2026-10-05T16:32:41.313017+00:00">
                  <w:rPr>
                    <w:bCs w:val="0"/>
                    <w:sz w:val="21"/>
                    <w:szCs w:val="21"/>
                  </w:rPr>
                </w:rPrChange>
              </w:rPr>
              <w:pPrChange w:id="7049"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050" w:author="Codex" w:date="2026-10-05T16:32:41.313017+00:00">
                  <w:rPr>
                    <w:bCs w:val="0"/>
                    <w:sz w:val="21"/>
                    <w:szCs w:val="21"/>
                  </w:rPr>
                </w:rPrChange>
              </w:rPr>
              <w:t>40</w:t>
            </w:r>
            <w:r>
              <w:rPr>
                <w:rFonts w:ascii="Times New Roman" w:hAnsi="Times New Roman" w:cs="Times New Roman" w:eastAsia="SimSun"/>
                <w:b w:val="0"/>
                <w:bCs w:val="0"/>
                <w:sz w:val="21"/>
                <w:szCs w:val="21"/>
                <w:rPrChange w:id="7051" w:author="Codex" w:date="2026-10-05T16:32:41.313017+00:00">
                  <w:rPr>
                    <w:bCs w:val="0"/>
                    <w:sz w:val="21"/>
                    <w:szCs w:val="21"/>
                  </w:rPr>
                </w:rPrChange>
              </w:rPr>
              <w:t>岁及以上</w:t>
            </w:r>
          </w:p>
        </w:tc>
        <w:tc>
          <w:tcPr>
            <w:tcW w:w="0" w:type="auto"/>
            <w:tcBorders>
              <w:top w:val="nil"/>
              <w:left w:val="nil"/>
              <w:bottom w:val="nil"/>
              <w:right w:val="nil"/>
              <w:insideH w:val="nil"/>
              <w:insideV w:val="nil"/>
            </w:tcBorders>
            <w:tcMar>
              <w:left w:w="102" w:type="dxa"/>
              <w:right w:w="102" w:type="dxa"/>
            </w:tcMar>
            <w:tcPrChange w:id="7052" w:author="Codex" w:date="2026-10-05T16:32:41.313017+00:00">
              <w:tcPr>
                <w:tcW w:w="0" w:type="auto"/>
                <w:tcBorders>
                  <w:top w:val="nil"/>
                  <w:left w:val="nil"/>
                  <w:bottom w:val="nil"/>
                  <w:right w:val="nil"/>
                </w:tcBorders>
                <w:tcMar>
                  <w:left w:w="102" w:type="dxa"/>
                  <w:right w:w="102" w:type="dxa"/>
                </w:tcMar>
              </w:tcPr>
            </w:tcPrChange>
          </w:tcPr>
          <w:p w14:paraId="4E0F9A7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39" w:author="Codex" w:date="2026-10-05T16:32:41.313017+00:00">
                  <w:rPr>
                    <w:bCs w:val="0"/>
                    <w:sz w:val="21"/>
                    <w:szCs w:val="21"/>
                  </w:rPr>
                </w:rPrChange>
              </w:rPr>
              <w:pPrChange w:id="705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54" w:author="Codex" w:date="2026-10-05T16:32:41.313017+00:00">
                  <w:rPr>
                    <w:bCs w:val="0"/>
                    <w:sz w:val="21"/>
                    <w:szCs w:val="21"/>
                  </w:rPr>
                </w:rPrChange>
              </w:rPr>
              <w:t>4208</w:t>
            </w:r>
          </w:p>
        </w:tc>
        <w:tc>
          <w:tcPr>
            <w:tcW w:w="0" w:type="auto"/>
            <w:tcBorders>
              <w:top w:val="nil"/>
              <w:left w:val="nil"/>
              <w:bottom w:val="nil"/>
              <w:right w:val="nil"/>
              <w:insideH w:val="nil"/>
              <w:insideV w:val="nil"/>
            </w:tcBorders>
            <w:tcMar>
              <w:left w:w="102" w:type="dxa"/>
              <w:right w:w="102" w:type="dxa"/>
            </w:tcMar>
            <w:tcPrChange w:id="7055" w:author="Codex" w:date="2026-10-05T16:32:41.313017+00:00">
              <w:tcPr>
                <w:tcW w:w="0" w:type="auto"/>
                <w:tcBorders>
                  <w:top w:val="nil"/>
                  <w:left w:val="nil"/>
                  <w:bottom w:val="nil"/>
                  <w:right w:val="nil"/>
                </w:tcBorders>
                <w:tcMar>
                  <w:left w:w="102" w:type="dxa"/>
                  <w:right w:w="102" w:type="dxa"/>
                </w:tcMar>
              </w:tcPr>
            </w:tcPrChange>
          </w:tcPr>
          <w:p w14:paraId="47A6557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40" w:author="Codex" w:date="2026-10-05T16:32:41.313017+00:00">
                  <w:rPr>
                    <w:bCs w:val="0"/>
                    <w:sz w:val="21"/>
                    <w:szCs w:val="21"/>
                  </w:rPr>
                </w:rPrChange>
              </w:rPr>
              <w:pPrChange w:id="705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57" w:author="Codex" w:date="2026-10-05T16:32:41.313017+00:00">
                  <w:rPr>
                    <w:bCs w:val="0"/>
                    <w:sz w:val="21"/>
                    <w:szCs w:val="21"/>
                  </w:rPr>
                </w:rPrChange>
              </w:rPr>
              <w:t>1623</w:t>
            </w:r>
          </w:p>
        </w:tc>
        <w:tc>
          <w:tcPr>
            <w:tcW w:w="0" w:type="auto"/>
            <w:tcBorders>
              <w:top w:val="nil"/>
              <w:left w:val="nil"/>
              <w:bottom w:val="nil"/>
              <w:right w:val="nil"/>
              <w:insideH w:val="nil"/>
              <w:insideV w:val="nil"/>
            </w:tcBorders>
            <w:tcMar>
              <w:left w:w="102" w:type="dxa"/>
              <w:right w:w="102" w:type="dxa"/>
            </w:tcMar>
            <w:tcPrChange w:id="7058" w:author="Codex" w:date="2026-10-05T16:32:41.313017+00:00">
              <w:tcPr>
                <w:tcW w:w="0" w:type="auto"/>
                <w:tcBorders>
                  <w:top w:val="nil"/>
                  <w:left w:val="nil"/>
                  <w:bottom w:val="nil"/>
                  <w:right w:val="nil"/>
                </w:tcBorders>
                <w:tcMar>
                  <w:left w:w="102" w:type="dxa"/>
                  <w:right w:w="102" w:type="dxa"/>
                </w:tcMar>
              </w:tcPr>
            </w:tcPrChange>
          </w:tcPr>
          <w:p w14:paraId="532AC9C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41" w:author="Codex" w:date="2026-10-05T16:32:41.313017+00:00">
                  <w:rPr>
                    <w:bCs w:val="0"/>
                    <w:sz w:val="21"/>
                    <w:szCs w:val="21"/>
                  </w:rPr>
                </w:rPrChange>
              </w:rPr>
              <w:pPrChange w:id="705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60" w:author="Codex" w:date="2026-10-05T16:32:41.313017+00:00">
                  <w:rPr>
                    <w:bCs w:val="0"/>
                    <w:sz w:val="21"/>
                    <w:szCs w:val="21"/>
                  </w:rPr>
                </w:rPrChange>
              </w:rPr>
              <w:t>1.0025</w:t>
            </w:r>
            <w:r>
              <w:rPr>
                <w:rFonts w:ascii="Times New Roman" w:hAnsi="Times New Roman" w:cs="Times New Roman" w:eastAsia="SimSun"/>
                <w:b w:val="0"/>
                <w:bCs w:val="0"/>
                <w:sz w:val="21"/>
                <w:szCs w:val="21"/>
                <w:rPrChange w:id="7061" w:author="Codex" w:date="2026-10-05T16:32:41.313017+00:00">
                  <w:rPr>
                    <w:bCs w:val="0"/>
                    <w:sz w:val="21"/>
                    <w:szCs w:val="21"/>
                  </w:rPr>
                </w:rPrChange>
              </w:rPr>
              <w:t>（</w:t>
            </w:r>
            <w:r>
              <w:rPr>
                <w:rFonts w:ascii="Times New Roman" w:hAnsi="Times New Roman" w:cs="Times New Roman" w:eastAsia="SimSun"/>
                <w:b w:val="0"/>
                <w:bCs w:val="0"/>
                <w:sz w:val="21"/>
                <w:szCs w:val="21"/>
                <w:rPrChange w:id="7062" w:author="Codex" w:date="2026-10-05T16:32:41.313017+00:00">
                  <w:rPr>
                    <w:bCs w:val="0"/>
                    <w:sz w:val="21"/>
                    <w:szCs w:val="21"/>
                  </w:rPr>
                </w:rPrChange>
              </w:rPr>
              <w:t>0.9928</w:t>
            </w:r>
            <w:r>
              <w:rPr>
                <w:rFonts w:ascii="Times New Roman" w:hAnsi="Times New Roman" w:cs="Times New Roman" w:eastAsia="SimSun"/>
                <w:b w:val="0"/>
                <w:bCs w:val="0"/>
                <w:sz w:val="21"/>
                <w:szCs w:val="21"/>
                <w:rPrChange w:id="7063" w:author="Codex" w:date="2026-10-05T16:32:41.313017+00:00">
                  <w:rPr>
                    <w:bCs w:val="0"/>
                    <w:sz w:val="21"/>
                    <w:szCs w:val="21"/>
                  </w:rPr>
                </w:rPrChange>
              </w:rPr>
              <w:t>，</w:t>
            </w:r>
            <w:r>
              <w:rPr>
                <w:rFonts w:ascii="Times New Roman" w:hAnsi="Times New Roman" w:cs="Times New Roman" w:eastAsia="SimSun"/>
                <w:b w:val="0"/>
                <w:bCs w:val="0"/>
                <w:sz w:val="21"/>
                <w:szCs w:val="21"/>
                <w:rPrChange w:id="7064" w:author="Codex" w:date="2026-10-05T16:32:41.313017+00:00">
                  <w:rPr>
                    <w:bCs w:val="0"/>
                    <w:sz w:val="21"/>
                    <w:szCs w:val="21"/>
                  </w:rPr>
                </w:rPrChange>
              </w:rPr>
              <w:t>1.0123</w:t>
            </w:r>
            <w:r>
              <w:rPr>
                <w:rFonts w:ascii="Times New Roman" w:hAnsi="Times New Roman" w:cs="Times New Roman" w:eastAsia="SimSun"/>
                <w:b w:val="0"/>
                <w:bCs w:val="0"/>
                <w:sz w:val="21"/>
                <w:szCs w:val="21"/>
                <w:rPrChange w:id="7065"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066" w:author="Codex" w:date="2026-10-05T16:32:41.313017+00:00">
              <w:tcPr>
                <w:tcW w:w="0" w:type="auto"/>
                <w:tcBorders>
                  <w:top w:val="nil"/>
                  <w:left w:val="nil"/>
                  <w:bottom w:val="nil"/>
                  <w:right w:val="nil"/>
                </w:tcBorders>
                <w:tcMar>
                  <w:left w:w="102" w:type="dxa"/>
                  <w:right w:w="102" w:type="dxa"/>
                </w:tcMar>
              </w:tcPr>
            </w:tcPrChange>
          </w:tcPr>
          <w:p w14:paraId="2B8C56B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42" w:author="Codex" w:date="2026-10-05T16:32:41.313017+00:00">
                  <w:rPr>
                    <w:bCs w:val="0"/>
                    <w:sz w:val="21"/>
                    <w:szCs w:val="21"/>
                  </w:rPr>
                </w:rPrChange>
              </w:rPr>
              <w:pPrChange w:id="706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68" w:author="Codex" w:date="2026-10-05T16:32:41.313017+00:00">
                  <w:rPr>
                    <w:bCs w:val="0"/>
                    <w:sz w:val="21"/>
                    <w:szCs w:val="21"/>
                  </w:rPr>
                </w:rPrChange>
              </w:rPr>
              <w:t>-0.380</w:t>
            </w:r>
            <w:r>
              <w:rPr>
                <w:rFonts w:ascii="Times New Roman" w:hAnsi="Times New Roman" w:cs="Times New Roman" w:eastAsia="SimSun"/>
                <w:b w:val="0"/>
                <w:bCs w:val="0"/>
                <w:sz w:val="21"/>
                <w:szCs w:val="21"/>
                <w:rPrChange w:id="7069" w:author="Codex" w:date="2026-10-05T16:32:41.313017+00:00">
                  <w:rPr>
                    <w:bCs w:val="0"/>
                    <w:sz w:val="21"/>
                    <w:szCs w:val="21"/>
                  </w:rPr>
                </w:rPrChange>
              </w:rPr>
              <w:t>（</w:t>
            </w:r>
            <w:r>
              <w:rPr>
                <w:rFonts w:ascii="Times New Roman" w:hAnsi="Times New Roman" w:cs="Times New Roman" w:eastAsia="SimSun"/>
                <w:b w:val="0"/>
                <w:bCs w:val="0"/>
                <w:sz w:val="21"/>
                <w:szCs w:val="21"/>
                <w:rPrChange w:id="7070" w:author="Codex" w:date="2026-10-05T16:32:41.313017+00:00">
                  <w:rPr>
                    <w:bCs w:val="0"/>
                    <w:sz w:val="21"/>
                    <w:szCs w:val="21"/>
                  </w:rPr>
                </w:rPrChange>
              </w:rPr>
              <w:t>-0.714</w:t>
            </w:r>
            <w:r>
              <w:rPr>
                <w:rFonts w:ascii="Times New Roman" w:hAnsi="Times New Roman" w:cs="Times New Roman" w:eastAsia="SimSun"/>
                <w:b w:val="0"/>
                <w:bCs w:val="0"/>
                <w:sz w:val="21"/>
                <w:szCs w:val="21"/>
                <w:rPrChange w:id="7071" w:author="Codex" w:date="2026-10-05T16:32:41.313017+00:00">
                  <w:rPr>
                    <w:bCs w:val="0"/>
                    <w:sz w:val="21"/>
                    <w:szCs w:val="21"/>
                  </w:rPr>
                </w:rPrChange>
              </w:rPr>
              <w:t>，</w:t>
            </w:r>
            <w:r>
              <w:rPr>
                <w:rFonts w:ascii="Times New Roman" w:hAnsi="Times New Roman" w:cs="Times New Roman" w:eastAsia="SimSun"/>
                <w:b w:val="0"/>
                <w:bCs w:val="0"/>
                <w:sz w:val="21"/>
                <w:szCs w:val="21"/>
                <w:rPrChange w:id="7072" w:author="Codex" w:date="2026-10-05T16:32:41.313017+00:00">
                  <w:rPr>
                    <w:bCs w:val="0"/>
                    <w:sz w:val="21"/>
                    <w:szCs w:val="21"/>
                  </w:rPr>
                </w:rPrChange>
              </w:rPr>
              <w:t>0.040</w:t>
            </w:r>
            <w:r>
              <w:rPr>
                <w:rFonts w:ascii="Times New Roman" w:hAnsi="Times New Roman" w:cs="Times New Roman" w:eastAsia="SimSun"/>
                <w:b w:val="0"/>
                <w:bCs w:val="0"/>
                <w:sz w:val="21"/>
                <w:szCs w:val="21"/>
                <w:rPrChange w:id="707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074" w:author="Codex" w:date="2026-10-05T16:32:41.313017+00:00">
              <w:tcPr>
                <w:tcW w:w="0" w:type="auto"/>
                <w:tcBorders>
                  <w:top w:val="nil"/>
                  <w:left w:val="nil"/>
                  <w:bottom w:val="nil"/>
                  <w:right w:val="nil"/>
                </w:tcBorders>
                <w:tcMar>
                  <w:left w:w="102" w:type="dxa"/>
                  <w:right w:w="102" w:type="dxa"/>
                </w:tcMar>
              </w:tcPr>
            </w:tcPrChange>
          </w:tcPr>
          <w:p w14:paraId="41E7D93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43" w:author="Codex" w:date="2026-10-05T16:32:41.313017+00:00">
                  <w:rPr>
                    <w:bCs w:val="0"/>
                    <w:sz w:val="21"/>
                    <w:szCs w:val="21"/>
                  </w:rPr>
                </w:rPrChange>
              </w:rPr>
              <w:pPrChange w:id="707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76" w:author="Codex" w:date="2026-10-05T16:32:41.313017+00:00">
                  <w:rPr>
                    <w:bCs w:val="0"/>
                    <w:sz w:val="21"/>
                    <w:szCs w:val="21"/>
                  </w:rPr>
                </w:rPrChange>
              </w:rPr>
              <w:t>1000</w:t>
            </w:r>
          </w:p>
        </w:tc>
      </w:tr>
      <w:tr w:rsidR="007622EE" w14:paraId="3588975B"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077" w:author="Codex" w:date="2026-10-05T16:32:41.313017+00:00">
              <w:tcPr>
                <w:tcW w:w="0" w:type="auto"/>
                <w:tcBorders>
                  <w:top w:val="nil"/>
                  <w:left w:val="nil"/>
                  <w:bottom w:val="nil"/>
                  <w:right w:val="nil"/>
                </w:tcBorders>
                <w:tcMar>
                  <w:left w:w="102" w:type="dxa"/>
                  <w:right w:w="102" w:type="dxa"/>
                </w:tcMar>
              </w:tcPr>
            </w:tcPrChange>
          </w:tcPr>
          <w:p w14:paraId="621CA16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44" w:author="Codex" w:date="2026-10-05T16:32:41.313017+00:00">
                  <w:rPr>
                    <w:bCs w:val="0"/>
                    <w:sz w:val="21"/>
                    <w:szCs w:val="21"/>
                  </w:rPr>
                </w:rPrChange>
              </w:rPr>
              <w:pPrChange w:id="707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79" w:author="Codex" w:date="2026-10-05T16:32:41.313017+00:00">
                  <w:rPr>
                    <w:bCs w:val="0"/>
                    <w:sz w:val="21"/>
                    <w:szCs w:val="21"/>
                  </w:rPr>
                </w:rPrChange>
              </w:rPr>
              <w:t>AR-P</w:t>
            </w:r>
          </w:p>
        </w:tc>
        <w:tc>
          <w:tcPr>
            <w:tcW w:w="0" w:type="auto"/>
            <w:tcBorders>
              <w:top w:val="nil"/>
              <w:left w:val="nil"/>
              <w:bottom w:val="nil"/>
              <w:right w:val="nil"/>
              <w:insideH w:val="nil"/>
              <w:insideV w:val="nil"/>
            </w:tcBorders>
            <w:tcMar>
              <w:left w:w="102" w:type="dxa"/>
              <w:right w:w="102" w:type="dxa"/>
            </w:tcMar>
            <w:tcPrChange w:id="7080" w:author="Codex" w:date="2026-10-05T16:32:41.313017+00:00">
              <w:tcPr>
                <w:tcW w:w="0" w:type="auto"/>
                <w:tcBorders>
                  <w:top w:val="nil"/>
                  <w:left w:val="nil"/>
                  <w:bottom w:val="nil"/>
                  <w:right w:val="nil"/>
                </w:tcBorders>
                <w:tcMar>
                  <w:left w:w="102" w:type="dxa"/>
                  <w:right w:w="102" w:type="dxa"/>
                </w:tcMar>
              </w:tcPr>
            </w:tcPrChange>
          </w:tcPr>
          <w:p w14:paraId="7F67D6E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45" w:author="Codex" w:date="2026-10-05T16:32:41.313017+00:00">
                  <w:rPr>
                    <w:bCs w:val="0"/>
                    <w:sz w:val="21"/>
                    <w:szCs w:val="21"/>
                  </w:rPr>
                </w:rPrChange>
              </w:rPr>
              <w:pPrChange w:id="7081"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082" w:author="Codex" w:date="2026-10-05T16:32:41.313017+00:00">
                  <w:rPr>
                    <w:bCs w:val="0"/>
                    <w:sz w:val="21"/>
                    <w:szCs w:val="21"/>
                  </w:rPr>
                </w:rPrChange>
              </w:rPr>
              <w:t>未满</w:t>
            </w:r>
            <w:r>
              <w:rPr>
                <w:rFonts w:ascii="Times New Roman" w:hAnsi="Times New Roman" w:cs="Times New Roman" w:eastAsia="SimSun"/>
                <w:b w:val="0"/>
                <w:bCs w:val="0"/>
                <w:sz w:val="21"/>
                <w:szCs w:val="21"/>
                <w:rPrChange w:id="7083" w:author="Codex" w:date="2026-10-05T16:32:41.313017+00:00">
                  <w:rPr>
                    <w:bCs w:val="0"/>
                    <w:sz w:val="21"/>
                    <w:szCs w:val="21"/>
                  </w:rPr>
                </w:rPrChange>
              </w:rPr>
              <w:t>40</w:t>
            </w:r>
            <w:r>
              <w:rPr>
                <w:rFonts w:ascii="Times New Roman" w:hAnsi="Times New Roman" w:cs="Times New Roman" w:eastAsia="SimSun"/>
                <w:b w:val="0"/>
                <w:bCs w:val="0"/>
                <w:sz w:val="21"/>
                <w:szCs w:val="21"/>
                <w:rPrChange w:id="7084" w:author="Codex" w:date="2026-10-05T16:32:41.313017+00:00">
                  <w:rPr>
                    <w:bCs w:val="0"/>
                    <w:sz w:val="21"/>
                    <w:szCs w:val="21"/>
                  </w:rPr>
                </w:rPrChange>
              </w:rPr>
              <w:t>岁</w:t>
            </w:r>
          </w:p>
        </w:tc>
        <w:tc>
          <w:tcPr>
            <w:tcW w:w="0" w:type="auto"/>
            <w:tcBorders>
              <w:top w:val="nil"/>
              <w:left w:val="nil"/>
              <w:bottom w:val="nil"/>
              <w:right w:val="nil"/>
              <w:insideH w:val="nil"/>
              <w:insideV w:val="nil"/>
            </w:tcBorders>
            <w:tcMar>
              <w:left w:w="102" w:type="dxa"/>
              <w:right w:w="102" w:type="dxa"/>
            </w:tcMar>
            <w:tcPrChange w:id="7085" w:author="Codex" w:date="2026-10-05T16:32:41.313017+00:00">
              <w:tcPr>
                <w:tcW w:w="0" w:type="auto"/>
                <w:tcBorders>
                  <w:top w:val="nil"/>
                  <w:left w:val="nil"/>
                  <w:bottom w:val="nil"/>
                  <w:right w:val="nil"/>
                </w:tcBorders>
                <w:tcMar>
                  <w:left w:w="102" w:type="dxa"/>
                  <w:right w:w="102" w:type="dxa"/>
                </w:tcMar>
              </w:tcPr>
            </w:tcPrChange>
          </w:tcPr>
          <w:p w14:paraId="4DAD80B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46" w:author="Codex" w:date="2026-10-05T16:32:41.313017+00:00">
                  <w:rPr>
                    <w:bCs w:val="0"/>
                    <w:sz w:val="21"/>
                    <w:szCs w:val="21"/>
                  </w:rPr>
                </w:rPrChange>
              </w:rPr>
              <w:pPrChange w:id="708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87" w:author="Codex" w:date="2026-10-05T16:32:41.313017+00:00">
                  <w:rPr>
                    <w:bCs w:val="0"/>
                    <w:sz w:val="21"/>
                    <w:szCs w:val="21"/>
                  </w:rPr>
                </w:rPrChange>
              </w:rPr>
              <w:t>5654</w:t>
            </w:r>
          </w:p>
        </w:tc>
        <w:tc>
          <w:tcPr>
            <w:tcW w:w="0" w:type="auto"/>
            <w:tcBorders>
              <w:top w:val="nil"/>
              <w:left w:val="nil"/>
              <w:bottom w:val="nil"/>
              <w:right w:val="nil"/>
              <w:insideH w:val="nil"/>
              <w:insideV w:val="nil"/>
            </w:tcBorders>
            <w:tcMar>
              <w:left w:w="102" w:type="dxa"/>
              <w:right w:w="102" w:type="dxa"/>
            </w:tcMar>
            <w:tcPrChange w:id="7088" w:author="Codex" w:date="2026-10-05T16:32:41.313017+00:00">
              <w:tcPr>
                <w:tcW w:w="0" w:type="auto"/>
                <w:tcBorders>
                  <w:top w:val="nil"/>
                  <w:left w:val="nil"/>
                  <w:bottom w:val="nil"/>
                  <w:right w:val="nil"/>
                </w:tcBorders>
                <w:tcMar>
                  <w:left w:w="102" w:type="dxa"/>
                  <w:right w:w="102" w:type="dxa"/>
                </w:tcMar>
              </w:tcPr>
            </w:tcPrChange>
          </w:tcPr>
          <w:p w14:paraId="142FC9E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47" w:author="Codex" w:date="2026-10-05T16:32:41.313017+00:00">
                  <w:rPr>
                    <w:bCs w:val="0"/>
                    <w:sz w:val="21"/>
                    <w:szCs w:val="21"/>
                  </w:rPr>
                </w:rPrChange>
              </w:rPr>
              <w:pPrChange w:id="708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90" w:author="Codex" w:date="2026-10-05T16:32:41.313017+00:00">
                  <w:rPr>
                    <w:bCs w:val="0"/>
                    <w:sz w:val="21"/>
                    <w:szCs w:val="21"/>
                  </w:rPr>
                </w:rPrChange>
              </w:rPr>
              <w:t>1655</w:t>
            </w:r>
          </w:p>
        </w:tc>
        <w:tc>
          <w:tcPr>
            <w:tcW w:w="0" w:type="auto"/>
            <w:tcBorders>
              <w:top w:val="nil"/>
              <w:left w:val="nil"/>
              <w:bottom w:val="nil"/>
              <w:right w:val="nil"/>
              <w:insideH w:val="nil"/>
              <w:insideV w:val="nil"/>
            </w:tcBorders>
            <w:tcMar>
              <w:left w:w="102" w:type="dxa"/>
              <w:right w:w="102" w:type="dxa"/>
            </w:tcMar>
            <w:tcPrChange w:id="7091" w:author="Codex" w:date="2026-10-05T16:32:41.313017+00:00">
              <w:tcPr>
                <w:tcW w:w="0" w:type="auto"/>
                <w:tcBorders>
                  <w:top w:val="nil"/>
                  <w:left w:val="nil"/>
                  <w:bottom w:val="nil"/>
                  <w:right w:val="nil"/>
                </w:tcBorders>
                <w:tcMar>
                  <w:left w:w="102" w:type="dxa"/>
                  <w:right w:w="102" w:type="dxa"/>
                </w:tcMar>
              </w:tcPr>
            </w:tcPrChange>
          </w:tcPr>
          <w:p w14:paraId="086203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48" w:author="Codex" w:date="2026-10-05T16:32:41.313017+00:00">
                  <w:rPr>
                    <w:bCs w:val="0"/>
                    <w:sz w:val="21"/>
                    <w:szCs w:val="21"/>
                  </w:rPr>
                </w:rPrChange>
              </w:rPr>
              <w:pPrChange w:id="709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93" w:author="Codex" w:date="2026-10-05T16:32:41.313017+00:00">
                  <w:rPr>
                    <w:bCs w:val="0"/>
                    <w:sz w:val="21"/>
                    <w:szCs w:val="21"/>
                  </w:rPr>
                </w:rPrChange>
              </w:rPr>
              <w:t>0.9970</w:t>
            </w:r>
            <w:r>
              <w:rPr>
                <w:rFonts w:ascii="Times New Roman" w:hAnsi="Times New Roman" w:cs="Times New Roman" w:eastAsia="SimSun"/>
                <w:b w:val="0"/>
                <w:bCs w:val="0"/>
                <w:sz w:val="21"/>
                <w:szCs w:val="21"/>
                <w:rPrChange w:id="7094" w:author="Codex" w:date="2026-10-05T16:32:41.313017+00:00">
                  <w:rPr>
                    <w:bCs w:val="0"/>
                    <w:sz w:val="21"/>
                    <w:szCs w:val="21"/>
                  </w:rPr>
                </w:rPrChange>
              </w:rPr>
              <w:t>（</w:t>
            </w:r>
            <w:r>
              <w:rPr>
                <w:rFonts w:ascii="Times New Roman" w:hAnsi="Times New Roman" w:cs="Times New Roman" w:eastAsia="SimSun"/>
                <w:b w:val="0"/>
                <w:bCs w:val="0"/>
                <w:sz w:val="21"/>
                <w:szCs w:val="21"/>
                <w:rPrChange w:id="7095" w:author="Codex" w:date="2026-10-05T16:32:41.313017+00:00">
                  <w:rPr>
                    <w:bCs w:val="0"/>
                    <w:sz w:val="21"/>
                    <w:szCs w:val="21"/>
                  </w:rPr>
                </w:rPrChange>
              </w:rPr>
              <w:t>0.9898</w:t>
            </w:r>
            <w:r>
              <w:rPr>
                <w:rFonts w:ascii="Times New Roman" w:hAnsi="Times New Roman" w:cs="Times New Roman" w:eastAsia="SimSun"/>
                <w:b w:val="0"/>
                <w:bCs w:val="0"/>
                <w:sz w:val="21"/>
                <w:szCs w:val="21"/>
                <w:rPrChange w:id="7096" w:author="Codex" w:date="2026-10-05T16:32:41.313017+00:00">
                  <w:rPr>
                    <w:bCs w:val="0"/>
                    <w:sz w:val="21"/>
                    <w:szCs w:val="21"/>
                  </w:rPr>
                </w:rPrChange>
              </w:rPr>
              <w:t>，</w:t>
            </w:r>
            <w:r>
              <w:rPr>
                <w:rFonts w:ascii="Times New Roman" w:hAnsi="Times New Roman" w:cs="Times New Roman" w:eastAsia="SimSun"/>
                <w:b w:val="0"/>
                <w:bCs w:val="0"/>
                <w:sz w:val="21"/>
                <w:szCs w:val="21"/>
                <w:rPrChange w:id="7097" w:author="Codex" w:date="2026-10-05T16:32:41.313017+00:00">
                  <w:rPr>
                    <w:bCs w:val="0"/>
                    <w:sz w:val="21"/>
                    <w:szCs w:val="21"/>
                  </w:rPr>
                </w:rPrChange>
              </w:rPr>
              <w:t>1.0061</w:t>
            </w:r>
            <w:r>
              <w:rPr>
                <w:rFonts w:ascii="Times New Roman" w:hAnsi="Times New Roman" w:cs="Times New Roman" w:eastAsia="SimSun"/>
                <w:b w:val="0"/>
                <w:bCs w:val="0"/>
                <w:sz w:val="21"/>
                <w:szCs w:val="21"/>
                <w:rPrChange w:id="709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099" w:author="Codex" w:date="2026-10-05T16:32:41.313017+00:00">
              <w:tcPr>
                <w:tcW w:w="0" w:type="auto"/>
                <w:tcBorders>
                  <w:top w:val="nil"/>
                  <w:left w:val="nil"/>
                  <w:bottom w:val="nil"/>
                  <w:right w:val="nil"/>
                </w:tcBorders>
                <w:tcMar>
                  <w:left w:w="102" w:type="dxa"/>
                  <w:right w:w="102" w:type="dxa"/>
                </w:tcMar>
              </w:tcPr>
            </w:tcPrChange>
          </w:tcPr>
          <w:p w14:paraId="3323A80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49" w:author="Codex" w:date="2026-10-05T16:32:41.313017+00:00">
                  <w:rPr>
                    <w:bCs w:val="0"/>
                    <w:sz w:val="21"/>
                    <w:szCs w:val="21"/>
                  </w:rPr>
                </w:rPrChange>
              </w:rPr>
              <w:pPrChange w:id="710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01" w:author="Codex" w:date="2026-10-05T16:32:41.313017+00:00">
                  <w:rPr>
                    <w:bCs w:val="0"/>
                    <w:sz w:val="21"/>
                    <w:szCs w:val="21"/>
                  </w:rPr>
                </w:rPrChange>
              </w:rPr>
              <w:t>0.229</w:t>
            </w:r>
            <w:r>
              <w:rPr>
                <w:rFonts w:ascii="Times New Roman" w:hAnsi="Times New Roman" w:cs="Times New Roman" w:eastAsia="SimSun"/>
                <w:b w:val="0"/>
                <w:bCs w:val="0"/>
                <w:sz w:val="21"/>
                <w:szCs w:val="21"/>
                <w:rPrChange w:id="7102" w:author="Codex" w:date="2026-10-05T16:32:41.313017+00:00">
                  <w:rPr>
                    <w:bCs w:val="0"/>
                    <w:sz w:val="21"/>
                    <w:szCs w:val="21"/>
                  </w:rPr>
                </w:rPrChange>
              </w:rPr>
              <w:t>（</w:t>
            </w:r>
            <w:r>
              <w:rPr>
                <w:rFonts w:ascii="Times New Roman" w:hAnsi="Times New Roman" w:cs="Times New Roman" w:eastAsia="SimSun"/>
                <w:b w:val="0"/>
                <w:bCs w:val="0"/>
                <w:sz w:val="21"/>
                <w:szCs w:val="21"/>
                <w:rPrChange w:id="7103" w:author="Codex" w:date="2026-10-05T16:32:41.313017+00:00">
                  <w:rPr>
                    <w:bCs w:val="0"/>
                    <w:sz w:val="21"/>
                    <w:szCs w:val="21"/>
                  </w:rPr>
                </w:rPrChange>
              </w:rPr>
              <w:t>-0.210</w:t>
            </w:r>
            <w:r>
              <w:rPr>
                <w:rFonts w:ascii="Times New Roman" w:hAnsi="Times New Roman" w:cs="Times New Roman" w:eastAsia="SimSun"/>
                <w:b w:val="0"/>
                <w:bCs w:val="0"/>
                <w:sz w:val="21"/>
                <w:szCs w:val="21"/>
                <w:rPrChange w:id="7104" w:author="Codex" w:date="2026-10-05T16:32:41.313017+00:00">
                  <w:rPr>
                    <w:bCs w:val="0"/>
                    <w:sz w:val="21"/>
                    <w:szCs w:val="21"/>
                  </w:rPr>
                </w:rPrChange>
              </w:rPr>
              <w:t>，</w:t>
            </w:r>
            <w:r>
              <w:rPr>
                <w:rFonts w:ascii="Times New Roman" w:hAnsi="Times New Roman" w:cs="Times New Roman" w:eastAsia="SimSun"/>
                <w:b w:val="0"/>
                <w:bCs w:val="0"/>
                <w:sz w:val="21"/>
                <w:szCs w:val="21"/>
                <w:rPrChange w:id="7105" w:author="Codex" w:date="2026-10-05T16:32:41.313017+00:00">
                  <w:rPr>
                    <w:bCs w:val="0"/>
                    <w:sz w:val="21"/>
                    <w:szCs w:val="21"/>
                  </w:rPr>
                </w:rPrChange>
              </w:rPr>
              <w:t>0.817</w:t>
            </w:r>
            <w:r>
              <w:rPr>
                <w:rFonts w:ascii="Times New Roman" w:hAnsi="Times New Roman" w:cs="Times New Roman" w:eastAsia="SimSun"/>
                <w:b w:val="0"/>
                <w:bCs w:val="0"/>
                <w:sz w:val="21"/>
                <w:szCs w:val="21"/>
                <w:rPrChange w:id="710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107" w:author="Codex" w:date="2026-10-05T16:32:41.313017+00:00">
              <w:tcPr>
                <w:tcW w:w="0" w:type="auto"/>
                <w:tcBorders>
                  <w:top w:val="nil"/>
                  <w:left w:val="nil"/>
                  <w:bottom w:val="nil"/>
                  <w:right w:val="nil"/>
                </w:tcBorders>
                <w:tcMar>
                  <w:left w:w="102" w:type="dxa"/>
                  <w:right w:w="102" w:type="dxa"/>
                </w:tcMar>
              </w:tcPr>
            </w:tcPrChange>
          </w:tcPr>
          <w:p w14:paraId="79F134E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50" w:author="Codex" w:date="2026-10-05T16:32:41.313017+00:00">
                  <w:rPr>
                    <w:bCs w:val="0"/>
                    <w:sz w:val="21"/>
                    <w:szCs w:val="21"/>
                  </w:rPr>
                </w:rPrChange>
              </w:rPr>
              <w:pPrChange w:id="710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09" w:author="Codex" w:date="2026-10-05T16:32:41.313017+00:00">
                  <w:rPr>
                    <w:bCs w:val="0"/>
                    <w:sz w:val="21"/>
                    <w:szCs w:val="21"/>
                  </w:rPr>
                </w:rPrChange>
              </w:rPr>
              <w:t>1000</w:t>
            </w:r>
          </w:p>
        </w:tc>
      </w:tr>
      <w:tr w:rsidR="007622EE" w14:paraId="558DBAE2"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110" w:author="Codex" w:date="2026-10-05T16:32:41.313017+00:00">
              <w:tcPr>
                <w:tcW w:w="0" w:type="auto"/>
                <w:tcBorders>
                  <w:top w:val="nil"/>
                  <w:left w:val="nil"/>
                  <w:bottom w:val="nil"/>
                  <w:right w:val="nil"/>
                </w:tcBorders>
                <w:tcMar>
                  <w:left w:w="102" w:type="dxa"/>
                  <w:right w:w="102" w:type="dxa"/>
                </w:tcMar>
              </w:tcPr>
            </w:tcPrChange>
          </w:tcPr>
          <w:p w14:paraId="5423528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51" w:author="Codex" w:date="2026-10-05T16:32:41.313017+00:00">
                  <w:rPr>
                    <w:bCs w:val="0"/>
                    <w:sz w:val="21"/>
                    <w:szCs w:val="21"/>
                  </w:rPr>
                </w:rPrChange>
              </w:rPr>
              <w:pPrChange w:id="711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12" w:author="Codex" w:date="2026-10-05T16:32:41.313017+00:00">
                  <w:rPr>
                    <w:bCs w:val="0"/>
                    <w:sz w:val="21"/>
                    <w:szCs w:val="21"/>
                  </w:rPr>
                </w:rPrChange>
              </w:rPr>
              <w:t>AR-P</w:t>
            </w:r>
          </w:p>
        </w:tc>
        <w:tc>
          <w:tcPr>
            <w:tcW w:w="0" w:type="auto"/>
            <w:tcBorders>
              <w:top w:val="nil"/>
              <w:left w:val="nil"/>
              <w:bottom w:val="nil"/>
              <w:right w:val="nil"/>
              <w:insideH w:val="nil"/>
              <w:insideV w:val="nil"/>
            </w:tcBorders>
            <w:tcMar>
              <w:left w:w="102" w:type="dxa"/>
              <w:right w:w="102" w:type="dxa"/>
            </w:tcMar>
            <w:tcPrChange w:id="7113" w:author="Codex" w:date="2026-10-05T16:32:41.313017+00:00">
              <w:tcPr>
                <w:tcW w:w="0" w:type="auto"/>
                <w:tcBorders>
                  <w:top w:val="nil"/>
                  <w:left w:val="nil"/>
                  <w:bottom w:val="nil"/>
                  <w:right w:val="nil"/>
                </w:tcBorders>
                <w:tcMar>
                  <w:left w:w="102" w:type="dxa"/>
                  <w:right w:w="102" w:type="dxa"/>
                </w:tcMar>
              </w:tcPr>
            </w:tcPrChange>
          </w:tcPr>
          <w:p w14:paraId="6A20ED8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52" w:author="Codex" w:date="2026-10-05T16:32:41.313017+00:00">
                  <w:rPr>
                    <w:bCs w:val="0"/>
                    <w:sz w:val="21"/>
                    <w:szCs w:val="21"/>
                  </w:rPr>
                </w:rPrChange>
              </w:rPr>
              <w:pPrChange w:id="7114"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115" w:author="Codex" w:date="2026-10-05T16:32:41.313017+00:00">
                  <w:rPr>
                    <w:bCs w:val="0"/>
                    <w:sz w:val="21"/>
                    <w:szCs w:val="21"/>
                  </w:rPr>
                </w:rPrChange>
              </w:rPr>
              <w:t>40</w:t>
            </w:r>
            <w:r>
              <w:rPr>
                <w:rFonts w:ascii="Times New Roman" w:hAnsi="Times New Roman" w:cs="Times New Roman" w:eastAsia="SimSun"/>
                <w:b w:val="0"/>
                <w:bCs w:val="0"/>
                <w:sz w:val="21"/>
                <w:szCs w:val="21"/>
                <w:rPrChange w:id="7116" w:author="Codex" w:date="2026-10-05T16:32:41.313017+00:00">
                  <w:rPr>
                    <w:bCs w:val="0"/>
                    <w:sz w:val="21"/>
                    <w:szCs w:val="21"/>
                  </w:rPr>
                </w:rPrChange>
              </w:rPr>
              <w:t>岁及以上</w:t>
            </w:r>
          </w:p>
        </w:tc>
        <w:tc>
          <w:tcPr>
            <w:tcW w:w="0" w:type="auto"/>
            <w:tcBorders>
              <w:top w:val="nil"/>
              <w:left w:val="nil"/>
              <w:bottom w:val="nil"/>
              <w:right w:val="nil"/>
              <w:insideH w:val="nil"/>
              <w:insideV w:val="nil"/>
            </w:tcBorders>
            <w:tcMar>
              <w:left w:w="102" w:type="dxa"/>
              <w:right w:w="102" w:type="dxa"/>
            </w:tcMar>
            <w:tcPrChange w:id="7117" w:author="Codex" w:date="2026-10-05T16:32:41.313017+00:00">
              <w:tcPr>
                <w:tcW w:w="0" w:type="auto"/>
                <w:tcBorders>
                  <w:top w:val="nil"/>
                  <w:left w:val="nil"/>
                  <w:bottom w:val="nil"/>
                  <w:right w:val="nil"/>
                </w:tcBorders>
                <w:tcMar>
                  <w:left w:w="102" w:type="dxa"/>
                  <w:right w:w="102" w:type="dxa"/>
                </w:tcMar>
              </w:tcPr>
            </w:tcPrChange>
          </w:tcPr>
          <w:p w14:paraId="0C45965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53" w:author="Codex" w:date="2026-10-05T16:32:41.313017+00:00">
                  <w:rPr>
                    <w:bCs w:val="0"/>
                    <w:sz w:val="21"/>
                    <w:szCs w:val="21"/>
                  </w:rPr>
                </w:rPrChange>
              </w:rPr>
              <w:pPrChange w:id="711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19" w:author="Codex" w:date="2026-10-05T16:32:41.313017+00:00">
                  <w:rPr>
                    <w:bCs w:val="0"/>
                    <w:sz w:val="21"/>
                    <w:szCs w:val="21"/>
                  </w:rPr>
                </w:rPrChange>
              </w:rPr>
              <w:t>4150</w:t>
            </w:r>
          </w:p>
        </w:tc>
        <w:tc>
          <w:tcPr>
            <w:tcW w:w="0" w:type="auto"/>
            <w:tcBorders>
              <w:top w:val="nil"/>
              <w:left w:val="nil"/>
              <w:bottom w:val="nil"/>
              <w:right w:val="nil"/>
              <w:insideH w:val="nil"/>
              <w:insideV w:val="nil"/>
            </w:tcBorders>
            <w:tcMar>
              <w:left w:w="102" w:type="dxa"/>
              <w:right w:w="102" w:type="dxa"/>
            </w:tcMar>
            <w:tcPrChange w:id="7120" w:author="Codex" w:date="2026-10-05T16:32:41.313017+00:00">
              <w:tcPr>
                <w:tcW w:w="0" w:type="auto"/>
                <w:tcBorders>
                  <w:top w:val="nil"/>
                  <w:left w:val="nil"/>
                  <w:bottom w:val="nil"/>
                  <w:right w:val="nil"/>
                </w:tcBorders>
                <w:tcMar>
                  <w:left w:w="102" w:type="dxa"/>
                  <w:right w:w="102" w:type="dxa"/>
                </w:tcMar>
              </w:tcPr>
            </w:tcPrChange>
          </w:tcPr>
          <w:p w14:paraId="64A5147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54" w:author="Codex" w:date="2026-10-05T16:32:41.313017+00:00">
                  <w:rPr>
                    <w:bCs w:val="0"/>
                    <w:sz w:val="21"/>
                    <w:szCs w:val="21"/>
                  </w:rPr>
                </w:rPrChange>
              </w:rPr>
              <w:pPrChange w:id="712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22" w:author="Codex" w:date="2026-10-05T16:32:41.313017+00:00">
                  <w:rPr>
                    <w:bCs w:val="0"/>
                    <w:sz w:val="21"/>
                    <w:szCs w:val="21"/>
                  </w:rPr>
                </w:rPrChange>
              </w:rPr>
              <w:t>1597</w:t>
            </w:r>
          </w:p>
        </w:tc>
        <w:tc>
          <w:tcPr>
            <w:tcW w:w="0" w:type="auto"/>
            <w:tcBorders>
              <w:top w:val="nil"/>
              <w:left w:val="nil"/>
              <w:bottom w:val="nil"/>
              <w:right w:val="nil"/>
              <w:insideH w:val="nil"/>
              <w:insideV w:val="nil"/>
            </w:tcBorders>
            <w:tcMar>
              <w:left w:w="102" w:type="dxa"/>
              <w:right w:w="102" w:type="dxa"/>
            </w:tcMar>
            <w:tcPrChange w:id="7123" w:author="Codex" w:date="2026-10-05T16:32:41.313017+00:00">
              <w:tcPr>
                <w:tcW w:w="0" w:type="auto"/>
                <w:tcBorders>
                  <w:top w:val="nil"/>
                  <w:left w:val="nil"/>
                  <w:bottom w:val="nil"/>
                  <w:right w:val="nil"/>
                </w:tcBorders>
                <w:tcMar>
                  <w:left w:w="102" w:type="dxa"/>
                  <w:right w:w="102" w:type="dxa"/>
                </w:tcMar>
              </w:tcPr>
            </w:tcPrChange>
          </w:tcPr>
          <w:p w14:paraId="2C1008E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55" w:author="Codex" w:date="2026-10-05T16:32:41.313017+00:00">
                  <w:rPr>
                    <w:bCs w:val="0"/>
                    <w:sz w:val="21"/>
                    <w:szCs w:val="21"/>
                  </w:rPr>
                </w:rPrChange>
              </w:rPr>
              <w:pPrChange w:id="712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25" w:author="Codex" w:date="2026-10-05T16:32:41.313017+00:00">
                  <w:rPr>
                    <w:bCs w:val="0"/>
                    <w:sz w:val="21"/>
                    <w:szCs w:val="21"/>
                  </w:rPr>
                </w:rPrChange>
              </w:rPr>
              <w:t>1.0069</w:t>
            </w:r>
            <w:r>
              <w:rPr>
                <w:rFonts w:ascii="Times New Roman" w:hAnsi="Times New Roman" w:cs="Times New Roman" w:eastAsia="SimSun"/>
                <w:b w:val="0"/>
                <w:bCs w:val="0"/>
                <w:sz w:val="21"/>
                <w:szCs w:val="21"/>
                <w:rPrChange w:id="7126" w:author="Codex" w:date="2026-10-05T16:32:41.313017+00:00">
                  <w:rPr>
                    <w:bCs w:val="0"/>
                    <w:sz w:val="21"/>
                    <w:szCs w:val="21"/>
                  </w:rPr>
                </w:rPrChange>
              </w:rPr>
              <w:t>（</w:t>
            </w:r>
            <w:r>
              <w:rPr>
                <w:rFonts w:ascii="Times New Roman" w:hAnsi="Times New Roman" w:cs="Times New Roman" w:eastAsia="SimSun"/>
                <w:b w:val="0"/>
                <w:bCs w:val="0"/>
                <w:sz w:val="21"/>
                <w:szCs w:val="21"/>
                <w:rPrChange w:id="7127" w:author="Codex" w:date="2026-10-05T16:32:41.313017+00:00">
                  <w:rPr>
                    <w:bCs w:val="0"/>
                    <w:sz w:val="21"/>
                    <w:szCs w:val="21"/>
                  </w:rPr>
                </w:rPrChange>
              </w:rPr>
              <w:t>0.9944</w:t>
            </w:r>
            <w:r>
              <w:rPr>
                <w:rFonts w:ascii="Times New Roman" w:hAnsi="Times New Roman" w:cs="Times New Roman" w:eastAsia="SimSun"/>
                <w:b w:val="0"/>
                <w:bCs w:val="0"/>
                <w:sz w:val="21"/>
                <w:szCs w:val="21"/>
                <w:rPrChange w:id="7128" w:author="Codex" w:date="2026-10-05T16:32:41.313017+00:00">
                  <w:rPr>
                    <w:bCs w:val="0"/>
                    <w:sz w:val="21"/>
                    <w:szCs w:val="21"/>
                  </w:rPr>
                </w:rPrChange>
              </w:rPr>
              <w:t>，</w:t>
            </w:r>
            <w:r>
              <w:rPr>
                <w:rFonts w:ascii="Times New Roman" w:hAnsi="Times New Roman" w:cs="Times New Roman" w:eastAsia="SimSun"/>
                <w:b w:val="0"/>
                <w:bCs w:val="0"/>
                <w:sz w:val="21"/>
                <w:szCs w:val="21"/>
                <w:rPrChange w:id="7129" w:author="Codex" w:date="2026-10-05T16:32:41.313017+00:00">
                  <w:rPr>
                    <w:bCs w:val="0"/>
                    <w:sz w:val="21"/>
                    <w:szCs w:val="21"/>
                  </w:rPr>
                </w:rPrChange>
              </w:rPr>
              <w:t>1.0159</w:t>
            </w:r>
            <w:r>
              <w:rPr>
                <w:rFonts w:ascii="Times New Roman" w:hAnsi="Times New Roman" w:cs="Times New Roman" w:eastAsia="SimSun"/>
                <w:b w:val="0"/>
                <w:bCs w:val="0"/>
                <w:sz w:val="21"/>
                <w:szCs w:val="21"/>
                <w:rPrChange w:id="713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131" w:author="Codex" w:date="2026-10-05T16:32:41.313017+00:00">
              <w:tcPr>
                <w:tcW w:w="0" w:type="auto"/>
                <w:tcBorders>
                  <w:top w:val="nil"/>
                  <w:left w:val="nil"/>
                  <w:bottom w:val="nil"/>
                  <w:right w:val="nil"/>
                </w:tcBorders>
                <w:tcMar>
                  <w:left w:w="102" w:type="dxa"/>
                  <w:right w:w="102" w:type="dxa"/>
                </w:tcMar>
              </w:tcPr>
            </w:tcPrChange>
          </w:tcPr>
          <w:p w14:paraId="7E326BA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56" w:author="Codex" w:date="2026-10-05T16:32:41.313017+00:00">
                  <w:rPr>
                    <w:bCs w:val="0"/>
                    <w:sz w:val="21"/>
                    <w:szCs w:val="21"/>
                  </w:rPr>
                </w:rPrChange>
              </w:rPr>
              <w:pPrChange w:id="713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33" w:author="Codex" w:date="2026-10-05T16:32:41.313017+00:00">
                  <w:rPr>
                    <w:bCs w:val="0"/>
                    <w:sz w:val="21"/>
                    <w:szCs w:val="21"/>
                  </w:rPr>
                </w:rPrChange>
              </w:rPr>
              <w:t>0.540</w:t>
            </w:r>
            <w:r>
              <w:rPr>
                <w:rFonts w:ascii="Times New Roman" w:hAnsi="Times New Roman" w:cs="Times New Roman" w:eastAsia="SimSun"/>
                <w:b w:val="0"/>
                <w:bCs w:val="0"/>
                <w:sz w:val="21"/>
                <w:szCs w:val="21"/>
                <w:rPrChange w:id="7134" w:author="Codex" w:date="2026-10-05T16:32:41.313017+00:00">
                  <w:rPr>
                    <w:bCs w:val="0"/>
                    <w:sz w:val="21"/>
                    <w:szCs w:val="21"/>
                  </w:rPr>
                </w:rPrChange>
              </w:rPr>
              <w:t>（</w:t>
            </w:r>
            <w:r>
              <w:rPr>
                <w:rFonts w:ascii="Times New Roman" w:hAnsi="Times New Roman" w:cs="Times New Roman" w:eastAsia="SimSun"/>
                <w:b w:val="0"/>
                <w:bCs w:val="0"/>
                <w:sz w:val="21"/>
                <w:szCs w:val="21"/>
                <w:rPrChange w:id="7135" w:author="Codex" w:date="2026-10-05T16:32:41.313017+00:00">
                  <w:rPr>
                    <w:bCs w:val="0"/>
                    <w:sz w:val="21"/>
                    <w:szCs w:val="21"/>
                  </w:rPr>
                </w:rPrChange>
              </w:rPr>
              <w:t>0.010</w:t>
            </w:r>
            <w:r>
              <w:rPr>
                <w:rFonts w:ascii="Times New Roman" w:hAnsi="Times New Roman" w:cs="Times New Roman" w:eastAsia="SimSun"/>
                <w:b w:val="0"/>
                <w:bCs w:val="0"/>
                <w:sz w:val="21"/>
                <w:szCs w:val="21"/>
                <w:rPrChange w:id="7136" w:author="Codex" w:date="2026-10-05T16:32:41.313017+00:00">
                  <w:rPr>
                    <w:bCs w:val="0"/>
                    <w:sz w:val="21"/>
                    <w:szCs w:val="21"/>
                  </w:rPr>
                </w:rPrChange>
              </w:rPr>
              <w:t>，</w:t>
            </w:r>
            <w:r>
              <w:rPr>
                <w:rFonts w:ascii="Times New Roman" w:hAnsi="Times New Roman" w:cs="Times New Roman" w:eastAsia="SimSun"/>
                <w:b w:val="0"/>
                <w:bCs w:val="0"/>
                <w:sz w:val="21"/>
                <w:szCs w:val="21"/>
                <w:rPrChange w:id="7137" w:author="Codex" w:date="2026-10-05T16:32:41.313017+00:00">
                  <w:rPr>
                    <w:bCs w:val="0"/>
                    <w:sz w:val="21"/>
                    <w:szCs w:val="21"/>
                  </w:rPr>
                </w:rPrChange>
              </w:rPr>
              <w:t>1.257</w:t>
            </w:r>
            <w:r>
              <w:rPr>
                <w:rFonts w:ascii="Times New Roman" w:hAnsi="Times New Roman" w:cs="Times New Roman" w:eastAsia="SimSun"/>
                <w:b w:val="0"/>
                <w:bCs w:val="0"/>
                <w:sz w:val="21"/>
                <w:szCs w:val="21"/>
                <w:rPrChange w:id="713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139" w:author="Codex" w:date="2026-10-05T16:32:41.313017+00:00">
              <w:tcPr>
                <w:tcW w:w="0" w:type="auto"/>
                <w:tcBorders>
                  <w:top w:val="nil"/>
                  <w:left w:val="nil"/>
                  <w:bottom w:val="nil"/>
                  <w:right w:val="nil"/>
                </w:tcBorders>
                <w:tcMar>
                  <w:left w:w="102" w:type="dxa"/>
                  <w:right w:w="102" w:type="dxa"/>
                </w:tcMar>
              </w:tcPr>
            </w:tcPrChange>
          </w:tcPr>
          <w:p w14:paraId="6F59729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57" w:author="Codex" w:date="2026-10-05T16:32:41.313017+00:00">
                  <w:rPr>
                    <w:bCs w:val="0"/>
                    <w:sz w:val="21"/>
                    <w:szCs w:val="21"/>
                  </w:rPr>
                </w:rPrChange>
              </w:rPr>
              <w:pPrChange w:id="714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41" w:author="Codex" w:date="2026-10-05T16:32:41.313017+00:00">
                  <w:rPr>
                    <w:bCs w:val="0"/>
                    <w:sz w:val="21"/>
                    <w:szCs w:val="21"/>
                  </w:rPr>
                </w:rPrChange>
              </w:rPr>
              <w:t>1000</w:t>
            </w:r>
          </w:p>
        </w:tc>
      </w:tr>
      <w:tr w:rsidR="007622EE" w14:paraId="319AD168"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142" w:author="Codex" w:date="2026-10-05T16:32:41.313017+00:00">
              <w:tcPr>
                <w:tcW w:w="0" w:type="auto"/>
                <w:tcBorders>
                  <w:top w:val="nil"/>
                  <w:left w:val="nil"/>
                  <w:bottom w:val="nil"/>
                  <w:right w:val="nil"/>
                </w:tcBorders>
                <w:tcMar>
                  <w:left w:w="102" w:type="dxa"/>
                  <w:right w:w="102" w:type="dxa"/>
                </w:tcMar>
              </w:tcPr>
            </w:tcPrChange>
          </w:tcPr>
          <w:p w14:paraId="39475A9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58" w:author="Codex" w:date="2026-10-05T16:32:41.313017+00:00">
                  <w:rPr>
                    <w:bCs w:val="0"/>
                    <w:sz w:val="21"/>
                    <w:szCs w:val="21"/>
                  </w:rPr>
                </w:rPrChange>
              </w:rPr>
              <w:pPrChange w:id="714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44" w:author="Codex" w:date="2026-10-05T16:32:41.313017+00:00">
                  <w:rPr>
                    <w:bCs w:val="0"/>
                    <w:sz w:val="21"/>
                    <w:szCs w:val="21"/>
                  </w:rPr>
                </w:rPrChange>
              </w:rPr>
              <w:t>RA-S</w:t>
            </w:r>
          </w:p>
        </w:tc>
        <w:tc>
          <w:tcPr>
            <w:tcW w:w="0" w:type="auto"/>
            <w:tcBorders>
              <w:top w:val="nil"/>
              <w:left w:val="nil"/>
              <w:bottom w:val="nil"/>
              <w:right w:val="nil"/>
              <w:insideH w:val="nil"/>
              <w:insideV w:val="nil"/>
            </w:tcBorders>
            <w:tcMar>
              <w:left w:w="102" w:type="dxa"/>
              <w:right w:w="102" w:type="dxa"/>
            </w:tcMar>
            <w:tcPrChange w:id="7145" w:author="Codex" w:date="2026-10-05T16:32:41.313017+00:00">
              <w:tcPr>
                <w:tcW w:w="0" w:type="auto"/>
                <w:tcBorders>
                  <w:top w:val="nil"/>
                  <w:left w:val="nil"/>
                  <w:bottom w:val="nil"/>
                  <w:right w:val="nil"/>
                </w:tcBorders>
                <w:tcMar>
                  <w:left w:w="102" w:type="dxa"/>
                  <w:right w:w="102" w:type="dxa"/>
                </w:tcMar>
              </w:tcPr>
            </w:tcPrChange>
          </w:tcPr>
          <w:p w14:paraId="016A978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59" w:author="Codex" w:date="2026-10-05T16:32:41.313017+00:00">
                  <w:rPr>
                    <w:bCs w:val="0"/>
                    <w:sz w:val="21"/>
                    <w:szCs w:val="21"/>
                  </w:rPr>
                </w:rPrChange>
              </w:rPr>
              <w:pPrChange w:id="7146"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147" w:author="Codex" w:date="2026-10-05T16:32:41.313017+00:00">
                  <w:rPr>
                    <w:bCs w:val="0"/>
                    <w:sz w:val="21"/>
                    <w:szCs w:val="21"/>
                  </w:rPr>
                </w:rPrChange>
              </w:rPr>
              <w:t>未满</w:t>
            </w:r>
            <w:r>
              <w:rPr>
                <w:rFonts w:ascii="Times New Roman" w:hAnsi="Times New Roman" w:cs="Times New Roman" w:eastAsia="SimSun"/>
                <w:b w:val="0"/>
                <w:bCs w:val="0"/>
                <w:sz w:val="21"/>
                <w:szCs w:val="21"/>
                <w:rPrChange w:id="7148" w:author="Codex" w:date="2026-10-05T16:32:41.313017+00:00">
                  <w:rPr>
                    <w:bCs w:val="0"/>
                    <w:sz w:val="21"/>
                    <w:szCs w:val="21"/>
                  </w:rPr>
                </w:rPrChange>
              </w:rPr>
              <w:t>40</w:t>
            </w:r>
            <w:r>
              <w:rPr>
                <w:rFonts w:ascii="Times New Roman" w:hAnsi="Times New Roman" w:cs="Times New Roman" w:eastAsia="SimSun"/>
                <w:b w:val="0"/>
                <w:bCs w:val="0"/>
                <w:sz w:val="21"/>
                <w:szCs w:val="21"/>
                <w:rPrChange w:id="7149" w:author="Codex" w:date="2026-10-05T16:32:41.313017+00:00">
                  <w:rPr>
                    <w:bCs w:val="0"/>
                    <w:sz w:val="21"/>
                    <w:szCs w:val="21"/>
                  </w:rPr>
                </w:rPrChange>
              </w:rPr>
              <w:t>岁</w:t>
            </w:r>
          </w:p>
        </w:tc>
        <w:tc>
          <w:tcPr>
            <w:tcW w:w="0" w:type="auto"/>
            <w:tcBorders>
              <w:top w:val="nil"/>
              <w:left w:val="nil"/>
              <w:bottom w:val="nil"/>
              <w:right w:val="nil"/>
              <w:insideH w:val="nil"/>
              <w:insideV w:val="nil"/>
            </w:tcBorders>
            <w:tcMar>
              <w:left w:w="102" w:type="dxa"/>
              <w:right w:w="102" w:type="dxa"/>
            </w:tcMar>
            <w:tcPrChange w:id="7150" w:author="Codex" w:date="2026-10-05T16:32:41.313017+00:00">
              <w:tcPr>
                <w:tcW w:w="0" w:type="auto"/>
                <w:tcBorders>
                  <w:top w:val="nil"/>
                  <w:left w:val="nil"/>
                  <w:bottom w:val="nil"/>
                  <w:right w:val="nil"/>
                </w:tcBorders>
                <w:tcMar>
                  <w:left w:w="102" w:type="dxa"/>
                  <w:right w:w="102" w:type="dxa"/>
                </w:tcMar>
              </w:tcPr>
            </w:tcPrChange>
          </w:tcPr>
          <w:p w14:paraId="71435BD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60" w:author="Codex" w:date="2026-10-05T16:32:41.313017+00:00">
                  <w:rPr>
                    <w:bCs w:val="0"/>
                    <w:sz w:val="21"/>
                    <w:szCs w:val="21"/>
                  </w:rPr>
                </w:rPrChange>
              </w:rPr>
              <w:pPrChange w:id="715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52" w:author="Codex" w:date="2026-10-05T16:32:41.313017+00:00">
                  <w:rPr>
                    <w:bCs w:val="0"/>
                    <w:sz w:val="21"/>
                    <w:szCs w:val="21"/>
                  </w:rPr>
                </w:rPrChange>
              </w:rPr>
              <w:t>1601</w:t>
            </w:r>
          </w:p>
        </w:tc>
        <w:tc>
          <w:tcPr>
            <w:tcW w:w="0" w:type="auto"/>
            <w:tcBorders>
              <w:top w:val="nil"/>
              <w:left w:val="nil"/>
              <w:bottom w:val="nil"/>
              <w:right w:val="nil"/>
              <w:insideH w:val="nil"/>
              <w:insideV w:val="nil"/>
            </w:tcBorders>
            <w:tcMar>
              <w:left w:w="102" w:type="dxa"/>
              <w:right w:w="102" w:type="dxa"/>
            </w:tcMar>
            <w:tcPrChange w:id="7153" w:author="Codex" w:date="2026-10-05T16:32:41.313017+00:00">
              <w:tcPr>
                <w:tcW w:w="0" w:type="auto"/>
                <w:tcBorders>
                  <w:top w:val="nil"/>
                  <w:left w:val="nil"/>
                  <w:bottom w:val="nil"/>
                  <w:right w:val="nil"/>
                </w:tcBorders>
                <w:tcMar>
                  <w:left w:w="102" w:type="dxa"/>
                  <w:right w:w="102" w:type="dxa"/>
                </w:tcMar>
              </w:tcPr>
            </w:tcPrChange>
          </w:tcPr>
          <w:p w14:paraId="4026825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61" w:author="Codex" w:date="2026-10-05T16:32:41.313017+00:00">
                  <w:rPr>
                    <w:bCs w:val="0"/>
                    <w:sz w:val="21"/>
                    <w:szCs w:val="21"/>
                  </w:rPr>
                </w:rPrChange>
              </w:rPr>
              <w:pPrChange w:id="715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55" w:author="Codex" w:date="2026-10-05T16:32:41.313017+00:00">
                  <w:rPr>
                    <w:bCs w:val="0"/>
                    <w:sz w:val="21"/>
                    <w:szCs w:val="21"/>
                  </w:rPr>
                </w:rPrChange>
              </w:rPr>
              <w:t>693</w:t>
            </w:r>
          </w:p>
        </w:tc>
        <w:tc>
          <w:tcPr>
            <w:tcW w:w="0" w:type="auto"/>
            <w:tcBorders>
              <w:top w:val="nil"/>
              <w:left w:val="nil"/>
              <w:bottom w:val="nil"/>
              <w:right w:val="nil"/>
              <w:insideH w:val="nil"/>
              <w:insideV w:val="nil"/>
            </w:tcBorders>
            <w:tcMar>
              <w:left w:w="102" w:type="dxa"/>
              <w:right w:w="102" w:type="dxa"/>
            </w:tcMar>
            <w:tcPrChange w:id="7156" w:author="Codex" w:date="2026-10-05T16:32:41.313017+00:00">
              <w:tcPr>
                <w:tcW w:w="0" w:type="auto"/>
                <w:tcBorders>
                  <w:top w:val="nil"/>
                  <w:left w:val="nil"/>
                  <w:bottom w:val="nil"/>
                  <w:right w:val="nil"/>
                </w:tcBorders>
                <w:tcMar>
                  <w:left w:w="102" w:type="dxa"/>
                  <w:right w:w="102" w:type="dxa"/>
                </w:tcMar>
              </w:tcPr>
            </w:tcPrChange>
          </w:tcPr>
          <w:p w14:paraId="206272E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62" w:author="Codex" w:date="2026-10-05T16:32:41.313017+00:00">
                  <w:rPr>
                    <w:bCs w:val="0"/>
                    <w:sz w:val="21"/>
                    <w:szCs w:val="21"/>
                  </w:rPr>
                </w:rPrChange>
              </w:rPr>
              <w:pPrChange w:id="715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58" w:author="Codex" w:date="2026-10-05T16:32:41.313017+00:00">
                  <w:rPr>
                    <w:bCs w:val="0"/>
                    <w:sz w:val="21"/>
                    <w:szCs w:val="21"/>
                  </w:rPr>
                </w:rPrChange>
              </w:rPr>
              <w:t>0.9892</w:t>
            </w:r>
            <w:r>
              <w:rPr>
                <w:rFonts w:ascii="Times New Roman" w:hAnsi="Times New Roman" w:cs="Times New Roman" w:eastAsia="SimSun"/>
                <w:b w:val="0"/>
                <w:bCs w:val="0"/>
                <w:sz w:val="21"/>
                <w:szCs w:val="21"/>
                <w:rPrChange w:id="7159" w:author="Codex" w:date="2026-10-05T16:32:41.313017+00:00">
                  <w:rPr>
                    <w:bCs w:val="0"/>
                    <w:sz w:val="21"/>
                    <w:szCs w:val="21"/>
                  </w:rPr>
                </w:rPrChange>
              </w:rPr>
              <w:t>（</w:t>
            </w:r>
            <w:r>
              <w:rPr>
                <w:rFonts w:ascii="Times New Roman" w:hAnsi="Times New Roman" w:cs="Times New Roman" w:eastAsia="SimSun"/>
                <w:b w:val="0"/>
                <w:bCs w:val="0"/>
                <w:sz w:val="21"/>
                <w:szCs w:val="21"/>
                <w:rPrChange w:id="7160" w:author="Codex" w:date="2026-10-05T16:32:41.313017+00:00">
                  <w:rPr>
                    <w:bCs w:val="0"/>
                    <w:sz w:val="21"/>
                    <w:szCs w:val="21"/>
                  </w:rPr>
                </w:rPrChange>
              </w:rPr>
              <w:t>0.9360</w:t>
            </w:r>
            <w:r>
              <w:rPr>
                <w:rFonts w:ascii="Times New Roman" w:hAnsi="Times New Roman" w:cs="Times New Roman" w:eastAsia="SimSun"/>
                <w:b w:val="0"/>
                <w:bCs w:val="0"/>
                <w:sz w:val="21"/>
                <w:szCs w:val="21"/>
                <w:rPrChange w:id="7161" w:author="Codex" w:date="2026-10-05T16:32:41.313017+00:00">
                  <w:rPr>
                    <w:bCs w:val="0"/>
                    <w:sz w:val="21"/>
                    <w:szCs w:val="21"/>
                  </w:rPr>
                </w:rPrChange>
              </w:rPr>
              <w:t>，</w:t>
            </w:r>
            <w:r>
              <w:rPr>
                <w:rFonts w:ascii="Times New Roman" w:hAnsi="Times New Roman" w:cs="Times New Roman" w:eastAsia="SimSun"/>
                <w:b w:val="0"/>
                <w:bCs w:val="0"/>
                <w:sz w:val="21"/>
                <w:szCs w:val="21"/>
                <w:rPrChange w:id="7162" w:author="Codex" w:date="2026-10-05T16:32:41.313017+00:00">
                  <w:rPr>
                    <w:bCs w:val="0"/>
                    <w:sz w:val="21"/>
                    <w:szCs w:val="21"/>
                  </w:rPr>
                </w:rPrChange>
              </w:rPr>
              <w:t>1.0284</w:t>
            </w:r>
            <w:r>
              <w:rPr>
                <w:rFonts w:ascii="Times New Roman" w:hAnsi="Times New Roman" w:cs="Times New Roman" w:eastAsia="SimSun"/>
                <w:b w:val="0"/>
                <w:bCs w:val="0"/>
                <w:sz w:val="21"/>
                <w:szCs w:val="21"/>
                <w:rPrChange w:id="716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164" w:author="Codex" w:date="2026-10-05T16:32:41.313017+00:00">
              <w:tcPr>
                <w:tcW w:w="0" w:type="auto"/>
                <w:tcBorders>
                  <w:top w:val="nil"/>
                  <w:left w:val="nil"/>
                  <w:bottom w:val="nil"/>
                  <w:right w:val="nil"/>
                </w:tcBorders>
                <w:tcMar>
                  <w:left w:w="102" w:type="dxa"/>
                  <w:right w:w="102" w:type="dxa"/>
                </w:tcMar>
              </w:tcPr>
            </w:tcPrChange>
          </w:tcPr>
          <w:p w14:paraId="7BDF166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63" w:author="Codex" w:date="2026-10-05T16:32:41.313017+00:00">
                  <w:rPr>
                    <w:bCs w:val="0"/>
                    <w:sz w:val="21"/>
                    <w:szCs w:val="21"/>
                  </w:rPr>
                </w:rPrChange>
              </w:rPr>
              <w:pPrChange w:id="716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66" w:author="Codex" w:date="2026-10-05T16:32:41.313017+00:00">
                  <w:rPr>
                    <w:bCs w:val="0"/>
                    <w:sz w:val="21"/>
                    <w:szCs w:val="21"/>
                  </w:rPr>
                </w:rPrChange>
              </w:rPr>
              <w:t>0.034</w:t>
            </w:r>
            <w:r>
              <w:rPr>
                <w:rFonts w:ascii="Times New Roman" w:hAnsi="Times New Roman" w:cs="Times New Roman" w:eastAsia="SimSun"/>
                <w:b w:val="0"/>
                <w:bCs w:val="0"/>
                <w:sz w:val="21"/>
                <w:szCs w:val="21"/>
                <w:rPrChange w:id="7167" w:author="Codex" w:date="2026-10-05T16:32:41.313017+00:00">
                  <w:rPr>
                    <w:bCs w:val="0"/>
                    <w:sz w:val="21"/>
                    <w:szCs w:val="21"/>
                  </w:rPr>
                </w:rPrChange>
              </w:rPr>
              <w:t>（</w:t>
            </w:r>
            <w:r>
              <w:rPr>
                <w:rFonts w:ascii="Times New Roman" w:hAnsi="Times New Roman" w:cs="Times New Roman" w:eastAsia="SimSun"/>
                <w:b w:val="0"/>
                <w:bCs w:val="0"/>
                <w:sz w:val="21"/>
                <w:szCs w:val="21"/>
                <w:rPrChange w:id="7168" w:author="Codex" w:date="2026-10-05T16:32:41.313017+00:00">
                  <w:rPr>
                    <w:bCs w:val="0"/>
                    <w:sz w:val="21"/>
                    <w:szCs w:val="21"/>
                  </w:rPr>
                </w:rPrChange>
              </w:rPr>
              <w:t>-0.695</w:t>
            </w:r>
            <w:r>
              <w:rPr>
                <w:rFonts w:ascii="Times New Roman" w:hAnsi="Times New Roman" w:cs="Times New Roman" w:eastAsia="SimSun"/>
                <w:b w:val="0"/>
                <w:bCs w:val="0"/>
                <w:sz w:val="21"/>
                <w:szCs w:val="21"/>
                <w:rPrChange w:id="7169" w:author="Codex" w:date="2026-10-05T16:32:41.313017+00:00">
                  <w:rPr>
                    <w:bCs w:val="0"/>
                    <w:sz w:val="21"/>
                    <w:szCs w:val="21"/>
                  </w:rPr>
                </w:rPrChange>
              </w:rPr>
              <w:t>，</w:t>
            </w:r>
            <w:r>
              <w:rPr>
                <w:rFonts w:ascii="Times New Roman" w:hAnsi="Times New Roman" w:cs="Times New Roman" w:eastAsia="SimSun"/>
                <w:b w:val="0"/>
                <w:bCs w:val="0"/>
                <w:sz w:val="21"/>
                <w:szCs w:val="21"/>
                <w:rPrChange w:id="7170" w:author="Codex" w:date="2026-10-05T16:32:41.313017+00:00">
                  <w:rPr>
                    <w:bCs w:val="0"/>
                    <w:sz w:val="21"/>
                    <w:szCs w:val="21"/>
                  </w:rPr>
                </w:rPrChange>
              </w:rPr>
              <w:t>0.944</w:t>
            </w:r>
            <w:r>
              <w:rPr>
                <w:rFonts w:ascii="Times New Roman" w:hAnsi="Times New Roman" w:cs="Times New Roman" w:eastAsia="SimSun"/>
                <w:b w:val="0"/>
                <w:bCs w:val="0"/>
                <w:sz w:val="21"/>
                <w:szCs w:val="21"/>
                <w:rPrChange w:id="7171"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172" w:author="Codex" w:date="2026-10-05T16:32:41.313017+00:00">
              <w:tcPr>
                <w:tcW w:w="0" w:type="auto"/>
                <w:tcBorders>
                  <w:top w:val="nil"/>
                  <w:left w:val="nil"/>
                  <w:bottom w:val="nil"/>
                  <w:right w:val="nil"/>
                </w:tcBorders>
                <w:tcMar>
                  <w:left w:w="102" w:type="dxa"/>
                  <w:right w:w="102" w:type="dxa"/>
                </w:tcMar>
              </w:tcPr>
            </w:tcPrChange>
          </w:tcPr>
          <w:p w14:paraId="386C663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64" w:author="Codex" w:date="2026-10-05T16:32:41.313017+00:00">
                  <w:rPr>
                    <w:bCs w:val="0"/>
                    <w:sz w:val="21"/>
                    <w:szCs w:val="21"/>
                  </w:rPr>
                </w:rPrChange>
              </w:rPr>
              <w:pPrChange w:id="717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74" w:author="Codex" w:date="2026-10-05T16:32:41.313017+00:00">
                  <w:rPr>
                    <w:bCs w:val="0"/>
                    <w:sz w:val="21"/>
                    <w:szCs w:val="21"/>
                  </w:rPr>
                </w:rPrChange>
              </w:rPr>
              <w:t>1000</w:t>
            </w:r>
          </w:p>
        </w:tc>
      </w:tr>
      <w:tr w:rsidR="007622EE" w14:paraId="32E75A86"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175" w:author="Codex" w:date="2026-10-05T16:32:41.313017+00:00">
              <w:tcPr>
                <w:tcW w:w="0" w:type="auto"/>
                <w:tcBorders>
                  <w:top w:val="nil"/>
                  <w:left w:val="nil"/>
                  <w:bottom w:val="nil"/>
                  <w:right w:val="nil"/>
                </w:tcBorders>
                <w:tcMar>
                  <w:left w:w="102" w:type="dxa"/>
                  <w:right w:w="102" w:type="dxa"/>
                </w:tcMar>
              </w:tcPr>
            </w:tcPrChange>
          </w:tcPr>
          <w:p w14:paraId="1B6052C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65" w:author="Codex" w:date="2026-10-05T16:32:41.313017+00:00">
                  <w:rPr>
                    <w:bCs w:val="0"/>
                    <w:sz w:val="21"/>
                    <w:szCs w:val="21"/>
                  </w:rPr>
                </w:rPrChange>
              </w:rPr>
              <w:pPrChange w:id="717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77" w:author="Codex" w:date="2026-10-05T16:32:41.313017+00:00">
                  <w:rPr>
                    <w:bCs w:val="0"/>
                    <w:sz w:val="21"/>
                    <w:szCs w:val="21"/>
                  </w:rPr>
                </w:rPrChange>
              </w:rPr>
              <w:t>RA-S</w:t>
            </w:r>
          </w:p>
        </w:tc>
        <w:tc>
          <w:tcPr>
            <w:tcW w:w="0" w:type="auto"/>
            <w:tcBorders>
              <w:top w:val="nil"/>
              <w:left w:val="nil"/>
              <w:bottom w:val="nil"/>
              <w:right w:val="nil"/>
              <w:insideH w:val="nil"/>
              <w:insideV w:val="nil"/>
            </w:tcBorders>
            <w:tcMar>
              <w:left w:w="102" w:type="dxa"/>
              <w:right w:w="102" w:type="dxa"/>
            </w:tcMar>
            <w:tcPrChange w:id="7178" w:author="Codex" w:date="2026-10-05T16:32:41.313017+00:00">
              <w:tcPr>
                <w:tcW w:w="0" w:type="auto"/>
                <w:tcBorders>
                  <w:top w:val="nil"/>
                  <w:left w:val="nil"/>
                  <w:bottom w:val="nil"/>
                  <w:right w:val="nil"/>
                </w:tcBorders>
                <w:tcMar>
                  <w:left w:w="102" w:type="dxa"/>
                  <w:right w:w="102" w:type="dxa"/>
                </w:tcMar>
              </w:tcPr>
            </w:tcPrChange>
          </w:tcPr>
          <w:p w14:paraId="5955826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66" w:author="Codex" w:date="2026-10-05T16:32:41.313017+00:00">
                  <w:rPr>
                    <w:bCs w:val="0"/>
                    <w:sz w:val="21"/>
                    <w:szCs w:val="21"/>
                  </w:rPr>
                </w:rPrChange>
              </w:rPr>
              <w:pPrChange w:id="7179"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180" w:author="Codex" w:date="2026-10-05T16:32:41.313017+00:00">
                  <w:rPr>
                    <w:bCs w:val="0"/>
                    <w:sz w:val="21"/>
                    <w:szCs w:val="21"/>
                  </w:rPr>
                </w:rPrChange>
              </w:rPr>
              <w:t>40</w:t>
            </w:r>
            <w:r>
              <w:rPr>
                <w:rFonts w:ascii="Times New Roman" w:hAnsi="Times New Roman" w:cs="Times New Roman" w:eastAsia="SimSun"/>
                <w:b w:val="0"/>
                <w:bCs w:val="0"/>
                <w:sz w:val="21"/>
                <w:szCs w:val="21"/>
                <w:rPrChange w:id="7181" w:author="Codex" w:date="2026-10-05T16:32:41.313017+00:00">
                  <w:rPr>
                    <w:bCs w:val="0"/>
                    <w:sz w:val="21"/>
                    <w:szCs w:val="21"/>
                  </w:rPr>
                </w:rPrChange>
              </w:rPr>
              <w:t>岁及以上</w:t>
            </w:r>
          </w:p>
        </w:tc>
        <w:tc>
          <w:tcPr>
            <w:tcW w:w="0" w:type="auto"/>
            <w:tcBorders>
              <w:top w:val="nil"/>
              <w:left w:val="nil"/>
              <w:bottom w:val="nil"/>
              <w:right w:val="nil"/>
              <w:insideH w:val="nil"/>
              <w:insideV w:val="nil"/>
            </w:tcBorders>
            <w:tcMar>
              <w:left w:w="102" w:type="dxa"/>
              <w:right w:w="102" w:type="dxa"/>
            </w:tcMar>
            <w:tcPrChange w:id="7182" w:author="Codex" w:date="2026-10-05T16:32:41.313017+00:00">
              <w:tcPr>
                <w:tcW w:w="0" w:type="auto"/>
                <w:tcBorders>
                  <w:top w:val="nil"/>
                  <w:left w:val="nil"/>
                  <w:bottom w:val="nil"/>
                  <w:right w:val="nil"/>
                </w:tcBorders>
                <w:tcMar>
                  <w:left w:w="102" w:type="dxa"/>
                  <w:right w:w="102" w:type="dxa"/>
                </w:tcMar>
              </w:tcPr>
            </w:tcPrChange>
          </w:tcPr>
          <w:p w14:paraId="4077790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67" w:author="Codex" w:date="2026-10-05T16:32:41.313017+00:00">
                  <w:rPr>
                    <w:bCs w:val="0"/>
                    <w:sz w:val="21"/>
                    <w:szCs w:val="21"/>
                  </w:rPr>
                </w:rPrChange>
              </w:rPr>
              <w:pPrChange w:id="718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84" w:author="Codex" w:date="2026-10-05T16:32:41.313017+00:00">
                  <w:rPr>
                    <w:bCs w:val="0"/>
                    <w:sz w:val="21"/>
                    <w:szCs w:val="21"/>
                  </w:rPr>
                </w:rPrChange>
              </w:rPr>
              <w:t>1053</w:t>
            </w:r>
          </w:p>
        </w:tc>
        <w:tc>
          <w:tcPr>
            <w:tcW w:w="0" w:type="auto"/>
            <w:tcBorders>
              <w:top w:val="nil"/>
              <w:left w:val="nil"/>
              <w:bottom w:val="nil"/>
              <w:right w:val="nil"/>
              <w:insideH w:val="nil"/>
              <w:insideV w:val="nil"/>
            </w:tcBorders>
            <w:tcMar>
              <w:left w:w="102" w:type="dxa"/>
              <w:right w:w="102" w:type="dxa"/>
            </w:tcMar>
            <w:tcPrChange w:id="7185" w:author="Codex" w:date="2026-10-05T16:32:41.313017+00:00">
              <w:tcPr>
                <w:tcW w:w="0" w:type="auto"/>
                <w:tcBorders>
                  <w:top w:val="nil"/>
                  <w:left w:val="nil"/>
                  <w:bottom w:val="nil"/>
                  <w:right w:val="nil"/>
                </w:tcBorders>
                <w:tcMar>
                  <w:left w:w="102" w:type="dxa"/>
                  <w:right w:w="102" w:type="dxa"/>
                </w:tcMar>
              </w:tcPr>
            </w:tcPrChange>
          </w:tcPr>
          <w:p w14:paraId="426B382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68" w:author="Codex" w:date="2026-10-05T16:32:41.313017+00:00">
                  <w:rPr>
                    <w:bCs w:val="0"/>
                    <w:sz w:val="21"/>
                    <w:szCs w:val="21"/>
                  </w:rPr>
                </w:rPrChange>
              </w:rPr>
              <w:pPrChange w:id="718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87" w:author="Codex" w:date="2026-10-05T16:32:41.313017+00:00">
                  <w:rPr>
                    <w:bCs w:val="0"/>
                    <w:sz w:val="21"/>
                    <w:szCs w:val="21"/>
                  </w:rPr>
                </w:rPrChange>
              </w:rPr>
              <w:t>593</w:t>
            </w:r>
          </w:p>
        </w:tc>
        <w:tc>
          <w:tcPr>
            <w:tcW w:w="0" w:type="auto"/>
            <w:tcBorders>
              <w:top w:val="nil"/>
              <w:left w:val="nil"/>
              <w:bottom w:val="nil"/>
              <w:right w:val="nil"/>
              <w:insideH w:val="nil"/>
              <w:insideV w:val="nil"/>
            </w:tcBorders>
            <w:tcMar>
              <w:left w:w="102" w:type="dxa"/>
              <w:right w:w="102" w:type="dxa"/>
            </w:tcMar>
            <w:tcPrChange w:id="7188" w:author="Codex" w:date="2026-10-05T16:32:41.313017+00:00">
              <w:tcPr>
                <w:tcW w:w="0" w:type="auto"/>
                <w:tcBorders>
                  <w:top w:val="nil"/>
                  <w:left w:val="nil"/>
                  <w:bottom w:val="nil"/>
                  <w:right w:val="nil"/>
                </w:tcBorders>
                <w:tcMar>
                  <w:left w:w="102" w:type="dxa"/>
                  <w:right w:w="102" w:type="dxa"/>
                </w:tcMar>
              </w:tcPr>
            </w:tcPrChange>
          </w:tcPr>
          <w:p w14:paraId="2655B02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69" w:author="Codex" w:date="2026-10-05T16:32:41.313017+00:00">
                  <w:rPr>
                    <w:bCs w:val="0"/>
                    <w:sz w:val="21"/>
                    <w:szCs w:val="21"/>
                  </w:rPr>
                </w:rPrChange>
              </w:rPr>
              <w:pPrChange w:id="7189"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190" w:author="Codex" w:date="2026-10-05T16:32:41.313017+00:00">
                  <w:rPr>
                    <w:bCs w:val="0"/>
                    <w:sz w:val="21"/>
                    <w:szCs w:val="21"/>
                  </w:rPr>
                </w:rPrChange>
              </w:rPr>
              <w:t>0.9899</w:t>
            </w:r>
            <w:r>
              <w:rPr>
                <w:rFonts w:ascii="Times New Roman" w:hAnsi="Times New Roman" w:cs="Times New Roman" w:eastAsia="SimSun"/>
                <w:b w:val="0"/>
                <w:bCs w:val="0"/>
                <w:sz w:val="21"/>
                <w:szCs w:val="21"/>
                <w:rPrChange w:id="7191" w:author="Codex" w:date="2026-10-05T16:32:41.313017+00:00">
                  <w:rPr>
                    <w:bCs w:val="0"/>
                    <w:sz w:val="21"/>
                    <w:szCs w:val="21"/>
                  </w:rPr>
                </w:rPrChange>
              </w:rPr>
              <w:t>（区间暂缓）</w:t>
            </w:r>
          </w:p>
        </w:tc>
        <w:tc>
          <w:tcPr>
            <w:tcW w:w="0" w:type="auto"/>
            <w:tcBorders>
              <w:top w:val="nil"/>
              <w:left w:val="nil"/>
              <w:bottom w:val="nil"/>
              <w:right w:val="nil"/>
              <w:insideH w:val="nil"/>
              <w:insideV w:val="nil"/>
            </w:tcBorders>
            <w:tcMar>
              <w:left w:w="102" w:type="dxa"/>
              <w:right w:w="102" w:type="dxa"/>
            </w:tcMar>
            <w:tcPrChange w:id="7192" w:author="Codex" w:date="2026-10-05T16:32:41.313017+00:00">
              <w:tcPr>
                <w:tcW w:w="0" w:type="auto"/>
                <w:tcBorders>
                  <w:top w:val="nil"/>
                  <w:left w:val="nil"/>
                  <w:bottom w:val="nil"/>
                  <w:right w:val="nil"/>
                </w:tcBorders>
                <w:tcMar>
                  <w:left w:w="102" w:type="dxa"/>
                  <w:right w:w="102" w:type="dxa"/>
                </w:tcMar>
              </w:tcPr>
            </w:tcPrChange>
          </w:tcPr>
          <w:p w14:paraId="40543B7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70" w:author="Codex" w:date="2026-10-05T16:32:41.313017+00:00">
                  <w:rPr>
                    <w:bCs w:val="0"/>
                    <w:sz w:val="21"/>
                    <w:szCs w:val="21"/>
                  </w:rPr>
                </w:rPrChange>
              </w:rPr>
              <w:pPrChange w:id="7193"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194" w:author="Codex" w:date="2026-10-05T16:32:41.313017+00:00">
                  <w:rPr>
                    <w:bCs w:val="0"/>
                    <w:sz w:val="21"/>
                    <w:szCs w:val="21"/>
                  </w:rPr>
                </w:rPrChange>
              </w:rPr>
              <w:t>0.834</w:t>
            </w:r>
            <w:r>
              <w:rPr>
                <w:rFonts w:ascii="Times New Roman" w:hAnsi="Times New Roman" w:cs="Times New Roman" w:eastAsia="SimSun"/>
                <w:b w:val="0"/>
                <w:bCs w:val="0"/>
                <w:sz w:val="21"/>
                <w:szCs w:val="21"/>
                <w:rPrChange w:id="7195" w:author="Codex" w:date="2026-10-05T16:32:41.313017+00:00">
                  <w:rPr>
                    <w:bCs w:val="0"/>
                    <w:sz w:val="21"/>
                    <w:szCs w:val="21"/>
                  </w:rPr>
                </w:rPrChange>
              </w:rPr>
              <w:t>（区间暂缓）</w:t>
            </w:r>
          </w:p>
        </w:tc>
        <w:tc>
          <w:tcPr>
            <w:tcW w:w="0" w:type="auto"/>
            <w:tcBorders>
              <w:top w:val="nil"/>
              <w:left w:val="nil"/>
              <w:bottom w:val="nil"/>
              <w:right w:val="nil"/>
              <w:insideH w:val="nil"/>
              <w:insideV w:val="nil"/>
            </w:tcBorders>
            <w:tcMar>
              <w:left w:w="102" w:type="dxa"/>
              <w:right w:w="102" w:type="dxa"/>
            </w:tcMar>
            <w:tcPrChange w:id="7196" w:author="Codex" w:date="2026-10-05T16:32:41.313017+00:00">
              <w:tcPr>
                <w:tcW w:w="0" w:type="auto"/>
                <w:tcBorders>
                  <w:top w:val="nil"/>
                  <w:left w:val="nil"/>
                  <w:bottom w:val="nil"/>
                  <w:right w:val="nil"/>
                </w:tcBorders>
                <w:tcMar>
                  <w:left w:w="102" w:type="dxa"/>
                  <w:right w:w="102" w:type="dxa"/>
                </w:tcMar>
              </w:tcPr>
            </w:tcPrChange>
          </w:tcPr>
          <w:p w14:paraId="7A79EF8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71" w:author="Codex" w:date="2026-10-05T16:32:41.313017+00:00">
                  <w:rPr>
                    <w:bCs w:val="0"/>
                    <w:sz w:val="21"/>
                    <w:szCs w:val="21"/>
                  </w:rPr>
                </w:rPrChange>
              </w:rPr>
              <w:pPrChange w:id="719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98" w:author="Codex" w:date="2026-10-05T16:32:41.313017+00:00">
                  <w:rPr>
                    <w:bCs w:val="0"/>
                    <w:sz w:val="21"/>
                    <w:szCs w:val="21"/>
                  </w:rPr>
                </w:rPrChange>
              </w:rPr>
              <w:t>997</w:t>
            </w:r>
          </w:p>
        </w:tc>
      </w:tr>
      <w:tr w:rsidR="007622EE" w14:paraId="26C05D29"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199" w:author="Codex" w:date="2026-10-05T16:32:41.313017+00:00">
              <w:tcPr>
                <w:tcW w:w="0" w:type="auto"/>
                <w:tcBorders>
                  <w:top w:val="nil"/>
                  <w:left w:val="nil"/>
                  <w:bottom w:val="nil"/>
                  <w:right w:val="nil"/>
                </w:tcBorders>
                <w:tcMar>
                  <w:left w:w="102" w:type="dxa"/>
                  <w:right w:w="102" w:type="dxa"/>
                </w:tcMar>
              </w:tcPr>
            </w:tcPrChange>
          </w:tcPr>
          <w:p w14:paraId="708894F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72" w:author="Codex" w:date="2026-10-05T16:32:41.313017+00:00">
                  <w:rPr>
                    <w:bCs w:val="0"/>
                    <w:sz w:val="21"/>
                    <w:szCs w:val="21"/>
                  </w:rPr>
                </w:rPrChange>
              </w:rPr>
              <w:pPrChange w:id="720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01" w:author="Codex" w:date="2026-10-05T16:32:41.313017+00:00">
                  <w:rPr>
                    <w:bCs w:val="0"/>
                    <w:sz w:val="21"/>
                    <w:szCs w:val="21"/>
                  </w:rPr>
                </w:rPrChange>
              </w:rPr>
              <w:t>RA-P</w:t>
            </w:r>
          </w:p>
        </w:tc>
        <w:tc>
          <w:tcPr>
            <w:tcW w:w="0" w:type="auto"/>
            <w:tcBorders>
              <w:top w:val="nil"/>
              <w:left w:val="nil"/>
              <w:bottom w:val="nil"/>
              <w:right w:val="nil"/>
              <w:insideH w:val="nil"/>
              <w:insideV w:val="nil"/>
            </w:tcBorders>
            <w:tcMar>
              <w:left w:w="102" w:type="dxa"/>
              <w:right w:w="102" w:type="dxa"/>
            </w:tcMar>
            <w:tcPrChange w:id="7202" w:author="Codex" w:date="2026-10-05T16:32:41.313017+00:00">
              <w:tcPr>
                <w:tcW w:w="0" w:type="auto"/>
                <w:tcBorders>
                  <w:top w:val="nil"/>
                  <w:left w:val="nil"/>
                  <w:bottom w:val="nil"/>
                  <w:right w:val="nil"/>
                </w:tcBorders>
                <w:tcMar>
                  <w:left w:w="102" w:type="dxa"/>
                  <w:right w:w="102" w:type="dxa"/>
                </w:tcMar>
              </w:tcPr>
            </w:tcPrChange>
          </w:tcPr>
          <w:p w14:paraId="42C833E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73" w:author="Codex" w:date="2026-10-05T16:32:41.313017+00:00">
                  <w:rPr>
                    <w:bCs w:val="0"/>
                    <w:sz w:val="21"/>
                    <w:szCs w:val="21"/>
                  </w:rPr>
                </w:rPrChange>
              </w:rPr>
              <w:pPrChange w:id="7203"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204" w:author="Codex" w:date="2026-10-05T16:32:41.313017+00:00">
                  <w:rPr>
                    <w:bCs w:val="0"/>
                    <w:sz w:val="21"/>
                    <w:szCs w:val="21"/>
                  </w:rPr>
                </w:rPrChange>
              </w:rPr>
              <w:t>未满</w:t>
            </w:r>
            <w:r>
              <w:rPr>
                <w:rFonts w:ascii="Times New Roman" w:hAnsi="Times New Roman" w:cs="Times New Roman" w:eastAsia="SimSun"/>
                <w:b w:val="0"/>
                <w:bCs w:val="0"/>
                <w:sz w:val="21"/>
                <w:szCs w:val="21"/>
                <w:rPrChange w:id="7205" w:author="Codex" w:date="2026-10-05T16:32:41.313017+00:00">
                  <w:rPr>
                    <w:bCs w:val="0"/>
                    <w:sz w:val="21"/>
                    <w:szCs w:val="21"/>
                  </w:rPr>
                </w:rPrChange>
              </w:rPr>
              <w:t>40</w:t>
            </w:r>
            <w:r>
              <w:rPr>
                <w:rFonts w:ascii="Times New Roman" w:hAnsi="Times New Roman" w:cs="Times New Roman" w:eastAsia="SimSun"/>
                <w:b w:val="0"/>
                <w:bCs w:val="0"/>
                <w:sz w:val="21"/>
                <w:szCs w:val="21"/>
                <w:rPrChange w:id="7206" w:author="Codex" w:date="2026-10-05T16:32:41.313017+00:00">
                  <w:rPr>
                    <w:bCs w:val="0"/>
                    <w:sz w:val="21"/>
                    <w:szCs w:val="21"/>
                  </w:rPr>
                </w:rPrChange>
              </w:rPr>
              <w:t>岁</w:t>
            </w:r>
          </w:p>
        </w:tc>
        <w:tc>
          <w:tcPr>
            <w:tcW w:w="0" w:type="auto"/>
            <w:tcBorders>
              <w:top w:val="nil"/>
              <w:left w:val="nil"/>
              <w:bottom w:val="nil"/>
              <w:right w:val="nil"/>
              <w:insideH w:val="nil"/>
              <w:insideV w:val="nil"/>
            </w:tcBorders>
            <w:tcMar>
              <w:left w:w="102" w:type="dxa"/>
              <w:right w:w="102" w:type="dxa"/>
            </w:tcMar>
            <w:tcPrChange w:id="7207" w:author="Codex" w:date="2026-10-05T16:32:41.313017+00:00">
              <w:tcPr>
                <w:tcW w:w="0" w:type="auto"/>
                <w:tcBorders>
                  <w:top w:val="nil"/>
                  <w:left w:val="nil"/>
                  <w:bottom w:val="nil"/>
                  <w:right w:val="nil"/>
                </w:tcBorders>
                <w:tcMar>
                  <w:left w:w="102" w:type="dxa"/>
                  <w:right w:w="102" w:type="dxa"/>
                </w:tcMar>
              </w:tcPr>
            </w:tcPrChange>
          </w:tcPr>
          <w:p w14:paraId="157C132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74" w:author="Codex" w:date="2026-10-05T16:32:41.313017+00:00">
                  <w:rPr>
                    <w:bCs w:val="0"/>
                    <w:sz w:val="21"/>
                    <w:szCs w:val="21"/>
                  </w:rPr>
                </w:rPrChange>
              </w:rPr>
              <w:pPrChange w:id="720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09" w:author="Codex" w:date="2026-10-05T16:32:41.313017+00:00">
                  <w:rPr>
                    <w:bCs w:val="0"/>
                    <w:sz w:val="21"/>
                    <w:szCs w:val="21"/>
                  </w:rPr>
                </w:rPrChange>
              </w:rPr>
              <w:t>1240</w:t>
            </w:r>
          </w:p>
        </w:tc>
        <w:tc>
          <w:tcPr>
            <w:tcW w:w="0" w:type="auto"/>
            <w:tcBorders>
              <w:top w:val="nil"/>
              <w:left w:val="nil"/>
              <w:bottom w:val="nil"/>
              <w:right w:val="nil"/>
              <w:insideH w:val="nil"/>
              <w:insideV w:val="nil"/>
            </w:tcBorders>
            <w:tcMar>
              <w:left w:w="102" w:type="dxa"/>
              <w:right w:w="102" w:type="dxa"/>
            </w:tcMar>
            <w:tcPrChange w:id="7210" w:author="Codex" w:date="2026-10-05T16:32:41.313017+00:00">
              <w:tcPr>
                <w:tcW w:w="0" w:type="auto"/>
                <w:tcBorders>
                  <w:top w:val="nil"/>
                  <w:left w:val="nil"/>
                  <w:bottom w:val="nil"/>
                  <w:right w:val="nil"/>
                </w:tcBorders>
                <w:tcMar>
                  <w:left w:w="102" w:type="dxa"/>
                  <w:right w:w="102" w:type="dxa"/>
                </w:tcMar>
              </w:tcPr>
            </w:tcPrChange>
          </w:tcPr>
          <w:p w14:paraId="53F706F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75" w:author="Codex" w:date="2026-10-05T16:32:41.313017+00:00">
                  <w:rPr>
                    <w:bCs w:val="0"/>
                    <w:sz w:val="21"/>
                    <w:szCs w:val="21"/>
                  </w:rPr>
                </w:rPrChange>
              </w:rPr>
              <w:pPrChange w:id="721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12" w:author="Codex" w:date="2026-10-05T16:32:41.313017+00:00">
                  <w:rPr>
                    <w:bCs w:val="0"/>
                    <w:sz w:val="21"/>
                    <w:szCs w:val="21"/>
                  </w:rPr>
                </w:rPrChange>
              </w:rPr>
              <w:t>558</w:t>
            </w:r>
          </w:p>
        </w:tc>
        <w:tc>
          <w:tcPr>
            <w:tcW w:w="0" w:type="auto"/>
            <w:tcBorders>
              <w:top w:val="nil"/>
              <w:left w:val="nil"/>
              <w:bottom w:val="nil"/>
              <w:right w:val="nil"/>
              <w:insideH w:val="nil"/>
              <w:insideV w:val="nil"/>
            </w:tcBorders>
            <w:tcMar>
              <w:left w:w="102" w:type="dxa"/>
              <w:right w:w="102" w:type="dxa"/>
            </w:tcMar>
            <w:tcPrChange w:id="7213" w:author="Codex" w:date="2026-10-05T16:32:41.313017+00:00">
              <w:tcPr>
                <w:tcW w:w="0" w:type="auto"/>
                <w:tcBorders>
                  <w:top w:val="nil"/>
                  <w:left w:val="nil"/>
                  <w:bottom w:val="nil"/>
                  <w:right w:val="nil"/>
                </w:tcBorders>
                <w:tcMar>
                  <w:left w:w="102" w:type="dxa"/>
                  <w:right w:w="102" w:type="dxa"/>
                </w:tcMar>
              </w:tcPr>
            </w:tcPrChange>
          </w:tcPr>
          <w:p w14:paraId="46D34F7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76" w:author="Codex" w:date="2026-10-05T16:32:41.313017+00:00">
                  <w:rPr>
                    <w:bCs w:val="0"/>
                    <w:sz w:val="21"/>
                    <w:szCs w:val="21"/>
                  </w:rPr>
                </w:rPrChange>
              </w:rPr>
              <w:pPrChange w:id="721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15" w:author="Codex" w:date="2026-10-05T16:32:41.313017+00:00">
                  <w:rPr>
                    <w:bCs w:val="0"/>
                    <w:sz w:val="21"/>
                    <w:szCs w:val="21"/>
                  </w:rPr>
                </w:rPrChange>
              </w:rPr>
              <w:t>1.0067</w:t>
            </w:r>
            <w:r>
              <w:rPr>
                <w:rFonts w:ascii="Times New Roman" w:hAnsi="Times New Roman" w:cs="Times New Roman" w:eastAsia="SimSun"/>
                <w:b w:val="0"/>
                <w:bCs w:val="0"/>
                <w:sz w:val="21"/>
                <w:szCs w:val="21"/>
                <w:rPrChange w:id="7216" w:author="Codex" w:date="2026-10-05T16:32:41.313017+00:00">
                  <w:rPr>
                    <w:bCs w:val="0"/>
                    <w:sz w:val="21"/>
                    <w:szCs w:val="21"/>
                  </w:rPr>
                </w:rPrChange>
              </w:rPr>
              <w:t>（</w:t>
            </w:r>
            <w:r>
              <w:rPr>
                <w:rFonts w:ascii="Times New Roman" w:hAnsi="Times New Roman" w:cs="Times New Roman" w:eastAsia="SimSun"/>
                <w:b w:val="0"/>
                <w:bCs w:val="0"/>
                <w:sz w:val="21"/>
                <w:szCs w:val="21"/>
                <w:rPrChange w:id="7217" w:author="Codex" w:date="2026-10-05T16:32:41.313017+00:00">
                  <w:rPr>
                    <w:bCs w:val="0"/>
                    <w:sz w:val="21"/>
                    <w:szCs w:val="21"/>
                  </w:rPr>
                </w:rPrChange>
              </w:rPr>
              <w:t>0.9703</w:t>
            </w:r>
            <w:r>
              <w:rPr>
                <w:rFonts w:ascii="Times New Roman" w:hAnsi="Times New Roman" w:cs="Times New Roman" w:eastAsia="SimSun"/>
                <w:b w:val="0"/>
                <w:bCs w:val="0"/>
                <w:sz w:val="21"/>
                <w:szCs w:val="21"/>
                <w:rPrChange w:id="7218" w:author="Codex" w:date="2026-10-05T16:32:41.313017+00:00">
                  <w:rPr>
                    <w:bCs w:val="0"/>
                    <w:sz w:val="21"/>
                    <w:szCs w:val="21"/>
                  </w:rPr>
                </w:rPrChange>
              </w:rPr>
              <w:t>，</w:t>
            </w:r>
            <w:r>
              <w:rPr>
                <w:rFonts w:ascii="Times New Roman" w:hAnsi="Times New Roman" w:cs="Times New Roman" w:eastAsia="SimSun"/>
                <w:b w:val="0"/>
                <w:bCs w:val="0"/>
                <w:sz w:val="21"/>
                <w:szCs w:val="21"/>
                <w:rPrChange w:id="7219" w:author="Codex" w:date="2026-10-05T16:32:41.313017+00:00">
                  <w:rPr>
                    <w:bCs w:val="0"/>
                    <w:sz w:val="21"/>
                    <w:szCs w:val="21"/>
                  </w:rPr>
                </w:rPrChange>
              </w:rPr>
              <w:t>1.0468</w:t>
            </w:r>
            <w:r>
              <w:rPr>
                <w:rFonts w:ascii="Times New Roman" w:hAnsi="Times New Roman" w:cs="Times New Roman" w:eastAsia="SimSun"/>
                <w:b w:val="0"/>
                <w:bCs w:val="0"/>
                <w:sz w:val="21"/>
                <w:szCs w:val="21"/>
                <w:rPrChange w:id="722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221" w:author="Codex" w:date="2026-10-05T16:32:41.313017+00:00">
              <w:tcPr>
                <w:tcW w:w="0" w:type="auto"/>
                <w:tcBorders>
                  <w:top w:val="nil"/>
                  <w:left w:val="nil"/>
                  <w:bottom w:val="nil"/>
                  <w:right w:val="nil"/>
                </w:tcBorders>
                <w:tcMar>
                  <w:left w:w="102" w:type="dxa"/>
                  <w:right w:w="102" w:type="dxa"/>
                </w:tcMar>
              </w:tcPr>
            </w:tcPrChange>
          </w:tcPr>
          <w:p w14:paraId="339BFC8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77" w:author="Codex" w:date="2026-10-05T16:32:41.313017+00:00">
                  <w:rPr>
                    <w:bCs w:val="0"/>
                    <w:sz w:val="21"/>
                    <w:szCs w:val="21"/>
                  </w:rPr>
                </w:rPrChange>
              </w:rPr>
              <w:pPrChange w:id="722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23" w:author="Codex" w:date="2026-10-05T16:32:41.313017+00:00">
                  <w:rPr>
                    <w:bCs w:val="0"/>
                    <w:sz w:val="21"/>
                    <w:szCs w:val="21"/>
                  </w:rPr>
                </w:rPrChange>
              </w:rPr>
              <w:t>-0.212</w:t>
            </w:r>
            <w:r>
              <w:rPr>
                <w:rFonts w:ascii="Times New Roman" w:hAnsi="Times New Roman" w:cs="Times New Roman" w:eastAsia="SimSun"/>
                <w:b w:val="0"/>
                <w:bCs w:val="0"/>
                <w:sz w:val="21"/>
                <w:szCs w:val="21"/>
                <w:rPrChange w:id="7224" w:author="Codex" w:date="2026-10-05T16:32:41.313017+00:00">
                  <w:rPr>
                    <w:bCs w:val="0"/>
                    <w:sz w:val="21"/>
                    <w:szCs w:val="21"/>
                  </w:rPr>
                </w:rPrChange>
              </w:rPr>
              <w:t>（</w:t>
            </w:r>
            <w:r>
              <w:rPr>
                <w:rFonts w:ascii="Times New Roman" w:hAnsi="Times New Roman" w:cs="Times New Roman" w:eastAsia="SimSun"/>
                <w:b w:val="0"/>
                <w:bCs w:val="0"/>
                <w:sz w:val="21"/>
                <w:szCs w:val="21"/>
                <w:rPrChange w:id="7225" w:author="Codex" w:date="2026-10-05T16:32:41.313017+00:00">
                  <w:rPr>
                    <w:bCs w:val="0"/>
                    <w:sz w:val="21"/>
                    <w:szCs w:val="21"/>
                  </w:rPr>
                </w:rPrChange>
              </w:rPr>
              <w:t>-0.933</w:t>
            </w:r>
            <w:r>
              <w:rPr>
                <w:rFonts w:ascii="Times New Roman" w:hAnsi="Times New Roman" w:cs="Times New Roman" w:eastAsia="SimSun"/>
                <w:b w:val="0"/>
                <w:bCs w:val="0"/>
                <w:sz w:val="21"/>
                <w:szCs w:val="21"/>
                <w:rPrChange w:id="7226" w:author="Codex" w:date="2026-10-05T16:32:41.313017+00:00">
                  <w:rPr>
                    <w:bCs w:val="0"/>
                    <w:sz w:val="21"/>
                    <w:szCs w:val="21"/>
                  </w:rPr>
                </w:rPrChange>
              </w:rPr>
              <w:t>，</w:t>
            </w:r>
            <w:r>
              <w:rPr>
                <w:rFonts w:ascii="Times New Roman" w:hAnsi="Times New Roman" w:cs="Times New Roman" w:eastAsia="SimSun"/>
                <w:b w:val="0"/>
                <w:bCs w:val="0"/>
                <w:sz w:val="21"/>
                <w:szCs w:val="21"/>
                <w:rPrChange w:id="7227" w:author="Codex" w:date="2026-10-05T16:32:41.313017+00:00">
                  <w:rPr>
                    <w:bCs w:val="0"/>
                    <w:sz w:val="21"/>
                    <w:szCs w:val="21"/>
                  </w:rPr>
                </w:rPrChange>
              </w:rPr>
              <w:t>0.414</w:t>
            </w:r>
            <w:r>
              <w:rPr>
                <w:rFonts w:ascii="Times New Roman" w:hAnsi="Times New Roman" w:cs="Times New Roman" w:eastAsia="SimSun"/>
                <w:b w:val="0"/>
                <w:bCs w:val="0"/>
                <w:sz w:val="21"/>
                <w:szCs w:val="21"/>
                <w:rPrChange w:id="722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229" w:author="Codex" w:date="2026-10-05T16:32:41.313017+00:00">
              <w:tcPr>
                <w:tcW w:w="0" w:type="auto"/>
                <w:tcBorders>
                  <w:top w:val="nil"/>
                  <w:left w:val="nil"/>
                  <w:bottom w:val="nil"/>
                  <w:right w:val="nil"/>
                </w:tcBorders>
                <w:tcMar>
                  <w:left w:w="102" w:type="dxa"/>
                  <w:right w:w="102" w:type="dxa"/>
                </w:tcMar>
              </w:tcPr>
            </w:tcPrChange>
          </w:tcPr>
          <w:p w14:paraId="02342D7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78" w:author="Codex" w:date="2026-10-05T16:32:41.313017+00:00">
                  <w:rPr>
                    <w:bCs w:val="0"/>
                    <w:sz w:val="21"/>
                    <w:szCs w:val="21"/>
                  </w:rPr>
                </w:rPrChange>
              </w:rPr>
              <w:pPrChange w:id="723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31" w:author="Codex" w:date="2026-10-05T16:32:41.313017+00:00">
                  <w:rPr>
                    <w:bCs w:val="0"/>
                    <w:sz w:val="21"/>
                    <w:szCs w:val="21"/>
                  </w:rPr>
                </w:rPrChange>
              </w:rPr>
              <w:t>1000</w:t>
            </w:r>
          </w:p>
        </w:tc>
      </w:tr>
      <w:tr w:rsidR="007622EE" w14:paraId="2EABCE30"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232" w:author="Codex" w:date="2026-10-05T16:32:41.313017+00:00">
              <w:tcPr>
                <w:tcW w:w="0" w:type="auto"/>
                <w:tcBorders>
                  <w:top w:val="nil"/>
                  <w:left w:val="nil"/>
                  <w:bottom w:val="nil"/>
                  <w:right w:val="nil"/>
                </w:tcBorders>
                <w:tcMar>
                  <w:left w:w="102" w:type="dxa"/>
                  <w:right w:w="102" w:type="dxa"/>
                </w:tcMar>
              </w:tcPr>
            </w:tcPrChange>
          </w:tcPr>
          <w:p w14:paraId="3CC2B33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79" w:author="Codex" w:date="2026-10-05T16:32:41.313017+00:00">
                  <w:rPr>
                    <w:bCs w:val="0"/>
                    <w:sz w:val="21"/>
                    <w:szCs w:val="21"/>
                  </w:rPr>
                </w:rPrChange>
              </w:rPr>
              <w:pPrChange w:id="723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34" w:author="Codex" w:date="2026-10-05T16:32:41.313017+00:00">
                  <w:rPr>
                    <w:bCs w:val="0"/>
                    <w:sz w:val="21"/>
                    <w:szCs w:val="21"/>
                  </w:rPr>
                </w:rPrChange>
              </w:rPr>
              <w:t>RA-P</w:t>
            </w:r>
          </w:p>
        </w:tc>
        <w:tc>
          <w:tcPr>
            <w:tcW w:w="0" w:type="auto"/>
            <w:tcBorders>
              <w:top w:val="nil"/>
              <w:left w:val="nil"/>
              <w:bottom w:val="nil"/>
              <w:right w:val="nil"/>
              <w:insideH w:val="nil"/>
              <w:insideV w:val="nil"/>
            </w:tcBorders>
            <w:tcMar>
              <w:left w:w="102" w:type="dxa"/>
              <w:right w:w="102" w:type="dxa"/>
            </w:tcMar>
            <w:tcPrChange w:id="7235" w:author="Codex" w:date="2026-10-05T16:32:41.313017+00:00">
              <w:tcPr>
                <w:tcW w:w="0" w:type="auto"/>
                <w:tcBorders>
                  <w:top w:val="nil"/>
                  <w:left w:val="nil"/>
                  <w:bottom w:val="nil"/>
                  <w:right w:val="nil"/>
                </w:tcBorders>
                <w:tcMar>
                  <w:left w:w="102" w:type="dxa"/>
                  <w:right w:w="102" w:type="dxa"/>
                </w:tcMar>
              </w:tcPr>
            </w:tcPrChange>
          </w:tcPr>
          <w:p w14:paraId="1461C36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80" w:author="Codex" w:date="2026-10-05T16:32:41.313017+00:00">
                  <w:rPr>
                    <w:bCs w:val="0"/>
                    <w:sz w:val="21"/>
                    <w:szCs w:val="21"/>
                  </w:rPr>
                </w:rPrChange>
              </w:rPr>
              <w:pPrChange w:id="7236"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237" w:author="Codex" w:date="2026-10-05T16:32:41.313017+00:00">
                  <w:rPr>
                    <w:bCs w:val="0"/>
                    <w:sz w:val="21"/>
                    <w:szCs w:val="21"/>
                  </w:rPr>
                </w:rPrChange>
              </w:rPr>
              <w:t>40</w:t>
            </w:r>
            <w:r>
              <w:rPr>
                <w:rFonts w:ascii="Times New Roman" w:hAnsi="Times New Roman" w:cs="Times New Roman" w:eastAsia="SimSun"/>
                <w:b w:val="0"/>
                <w:bCs w:val="0"/>
                <w:sz w:val="21"/>
                <w:szCs w:val="21"/>
                <w:rPrChange w:id="7238" w:author="Codex" w:date="2026-10-05T16:32:41.313017+00:00">
                  <w:rPr>
                    <w:bCs w:val="0"/>
                    <w:sz w:val="21"/>
                    <w:szCs w:val="21"/>
                  </w:rPr>
                </w:rPrChange>
              </w:rPr>
              <w:t>岁及以上</w:t>
            </w:r>
          </w:p>
        </w:tc>
        <w:tc>
          <w:tcPr>
            <w:tcW w:w="0" w:type="auto"/>
            <w:tcBorders>
              <w:top w:val="nil"/>
              <w:left w:val="nil"/>
              <w:bottom w:val="nil"/>
              <w:right w:val="nil"/>
              <w:insideH w:val="nil"/>
              <w:insideV w:val="nil"/>
            </w:tcBorders>
            <w:tcMar>
              <w:left w:w="102" w:type="dxa"/>
              <w:right w:w="102" w:type="dxa"/>
            </w:tcMar>
            <w:tcPrChange w:id="7239" w:author="Codex" w:date="2026-10-05T16:32:41.313017+00:00">
              <w:tcPr>
                <w:tcW w:w="0" w:type="auto"/>
                <w:tcBorders>
                  <w:top w:val="nil"/>
                  <w:left w:val="nil"/>
                  <w:bottom w:val="nil"/>
                  <w:right w:val="nil"/>
                </w:tcBorders>
                <w:tcMar>
                  <w:left w:w="102" w:type="dxa"/>
                  <w:right w:w="102" w:type="dxa"/>
                </w:tcMar>
              </w:tcPr>
            </w:tcPrChange>
          </w:tcPr>
          <w:p w14:paraId="05924DB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81" w:author="Codex" w:date="2026-10-05T16:32:41.313017+00:00">
                  <w:rPr>
                    <w:bCs w:val="0"/>
                    <w:sz w:val="21"/>
                    <w:szCs w:val="21"/>
                  </w:rPr>
                </w:rPrChange>
              </w:rPr>
              <w:pPrChange w:id="724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41" w:author="Codex" w:date="2026-10-05T16:32:41.313017+00:00">
                  <w:rPr>
                    <w:bCs w:val="0"/>
                    <w:sz w:val="21"/>
                    <w:szCs w:val="21"/>
                  </w:rPr>
                </w:rPrChange>
              </w:rPr>
              <w:t>881</w:t>
            </w:r>
          </w:p>
        </w:tc>
        <w:tc>
          <w:tcPr>
            <w:tcW w:w="0" w:type="auto"/>
            <w:tcBorders>
              <w:top w:val="nil"/>
              <w:left w:val="nil"/>
              <w:bottom w:val="nil"/>
              <w:right w:val="nil"/>
              <w:insideH w:val="nil"/>
              <w:insideV w:val="nil"/>
            </w:tcBorders>
            <w:tcMar>
              <w:left w:w="102" w:type="dxa"/>
              <w:right w:w="102" w:type="dxa"/>
            </w:tcMar>
            <w:tcPrChange w:id="7242" w:author="Codex" w:date="2026-10-05T16:32:41.313017+00:00">
              <w:tcPr>
                <w:tcW w:w="0" w:type="auto"/>
                <w:tcBorders>
                  <w:top w:val="nil"/>
                  <w:left w:val="nil"/>
                  <w:bottom w:val="nil"/>
                  <w:right w:val="nil"/>
                </w:tcBorders>
                <w:tcMar>
                  <w:left w:w="102" w:type="dxa"/>
                  <w:right w:w="102" w:type="dxa"/>
                </w:tcMar>
              </w:tcPr>
            </w:tcPrChange>
          </w:tcPr>
          <w:p w14:paraId="58BD272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82" w:author="Codex" w:date="2026-10-05T16:32:41.313017+00:00">
                  <w:rPr>
                    <w:bCs w:val="0"/>
                    <w:sz w:val="21"/>
                    <w:szCs w:val="21"/>
                  </w:rPr>
                </w:rPrChange>
              </w:rPr>
              <w:pPrChange w:id="724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44" w:author="Codex" w:date="2026-10-05T16:32:41.313017+00:00">
                  <w:rPr>
                    <w:bCs w:val="0"/>
                    <w:sz w:val="21"/>
                    <w:szCs w:val="21"/>
                  </w:rPr>
                </w:rPrChange>
              </w:rPr>
              <w:t>491</w:t>
            </w:r>
          </w:p>
        </w:tc>
        <w:tc>
          <w:tcPr>
            <w:tcW w:w="0" w:type="auto"/>
            <w:tcBorders>
              <w:top w:val="nil"/>
              <w:left w:val="nil"/>
              <w:bottom w:val="nil"/>
              <w:right w:val="nil"/>
              <w:insideH w:val="nil"/>
              <w:insideV w:val="nil"/>
            </w:tcBorders>
            <w:tcMar>
              <w:left w:w="102" w:type="dxa"/>
              <w:right w:w="102" w:type="dxa"/>
            </w:tcMar>
            <w:tcPrChange w:id="7245" w:author="Codex" w:date="2026-10-05T16:32:41.313017+00:00">
              <w:tcPr>
                <w:tcW w:w="0" w:type="auto"/>
                <w:tcBorders>
                  <w:top w:val="nil"/>
                  <w:left w:val="nil"/>
                  <w:bottom w:val="nil"/>
                  <w:right w:val="nil"/>
                </w:tcBorders>
                <w:tcMar>
                  <w:left w:w="102" w:type="dxa"/>
                  <w:right w:w="102" w:type="dxa"/>
                </w:tcMar>
              </w:tcPr>
            </w:tcPrChange>
          </w:tcPr>
          <w:p w14:paraId="6B93AE5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83" w:author="Codex" w:date="2026-10-05T16:32:41.313017+00:00">
                  <w:rPr>
                    <w:bCs w:val="0"/>
                    <w:sz w:val="21"/>
                    <w:szCs w:val="21"/>
                  </w:rPr>
                </w:rPrChange>
              </w:rPr>
              <w:pPrChange w:id="7246"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247" w:author="Codex" w:date="2026-10-05T16:32:41.313017+00:00">
                  <w:rPr>
                    <w:bCs w:val="0"/>
                    <w:sz w:val="21"/>
                    <w:szCs w:val="21"/>
                  </w:rPr>
                </w:rPrChange>
              </w:rPr>
              <w:t>0.9908</w:t>
            </w:r>
            <w:r>
              <w:rPr>
                <w:rFonts w:ascii="Times New Roman" w:hAnsi="Times New Roman" w:cs="Times New Roman" w:eastAsia="SimSun"/>
                <w:b w:val="0"/>
                <w:bCs w:val="0"/>
                <w:sz w:val="21"/>
                <w:szCs w:val="21"/>
                <w:rPrChange w:id="7248" w:author="Codex" w:date="2026-10-05T16:32:41.313017+00:00">
                  <w:rPr>
                    <w:bCs w:val="0"/>
                    <w:sz w:val="21"/>
                    <w:szCs w:val="21"/>
                  </w:rPr>
                </w:rPrChange>
              </w:rPr>
              <w:t>（区间暂缓）</w:t>
            </w:r>
          </w:p>
        </w:tc>
        <w:tc>
          <w:tcPr>
            <w:tcW w:w="0" w:type="auto"/>
            <w:tcBorders>
              <w:top w:val="nil"/>
              <w:left w:val="nil"/>
              <w:bottom w:val="nil"/>
              <w:right w:val="nil"/>
              <w:insideH w:val="nil"/>
              <w:insideV w:val="nil"/>
            </w:tcBorders>
            <w:tcMar>
              <w:left w:w="102" w:type="dxa"/>
              <w:right w:w="102" w:type="dxa"/>
            </w:tcMar>
            <w:tcPrChange w:id="7249" w:author="Codex" w:date="2026-10-05T16:32:41.313017+00:00">
              <w:tcPr>
                <w:tcW w:w="0" w:type="auto"/>
                <w:tcBorders>
                  <w:top w:val="nil"/>
                  <w:left w:val="nil"/>
                  <w:bottom w:val="nil"/>
                  <w:right w:val="nil"/>
                </w:tcBorders>
                <w:tcMar>
                  <w:left w:w="102" w:type="dxa"/>
                  <w:right w:w="102" w:type="dxa"/>
                </w:tcMar>
              </w:tcPr>
            </w:tcPrChange>
          </w:tcPr>
          <w:p w14:paraId="1B9397F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84" w:author="Codex" w:date="2026-10-05T16:32:41.313017+00:00">
                  <w:rPr>
                    <w:bCs w:val="0"/>
                    <w:sz w:val="21"/>
                    <w:szCs w:val="21"/>
                  </w:rPr>
                </w:rPrChange>
              </w:rPr>
              <w:pPrChange w:id="7250"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251" w:author="Codex" w:date="2026-10-05T16:32:41.313017+00:00">
                  <w:rPr>
                    <w:bCs w:val="0"/>
                    <w:sz w:val="21"/>
                    <w:szCs w:val="21"/>
                  </w:rPr>
                </w:rPrChange>
              </w:rPr>
              <w:t>0.468</w:t>
            </w:r>
            <w:r>
              <w:rPr>
                <w:rFonts w:ascii="Times New Roman" w:hAnsi="Times New Roman" w:cs="Times New Roman" w:eastAsia="SimSun"/>
                <w:b w:val="0"/>
                <w:bCs w:val="0"/>
                <w:sz w:val="21"/>
                <w:szCs w:val="21"/>
                <w:rPrChange w:id="7252" w:author="Codex" w:date="2026-10-05T16:32:41.313017+00:00">
                  <w:rPr>
                    <w:bCs w:val="0"/>
                    <w:sz w:val="21"/>
                    <w:szCs w:val="21"/>
                  </w:rPr>
                </w:rPrChange>
              </w:rPr>
              <w:t>（区间暂缓）</w:t>
            </w:r>
          </w:p>
        </w:tc>
        <w:tc>
          <w:tcPr>
            <w:tcW w:w="0" w:type="auto"/>
            <w:tcBorders>
              <w:top w:val="nil"/>
              <w:left w:val="nil"/>
              <w:bottom w:val="nil"/>
              <w:right w:val="nil"/>
              <w:insideH w:val="nil"/>
              <w:insideV w:val="nil"/>
            </w:tcBorders>
            <w:tcMar>
              <w:left w:w="102" w:type="dxa"/>
              <w:right w:w="102" w:type="dxa"/>
            </w:tcMar>
            <w:tcPrChange w:id="7253" w:author="Codex" w:date="2026-10-05T16:32:41.313017+00:00">
              <w:tcPr>
                <w:tcW w:w="0" w:type="auto"/>
                <w:tcBorders>
                  <w:top w:val="nil"/>
                  <w:left w:val="nil"/>
                  <w:bottom w:val="nil"/>
                  <w:right w:val="nil"/>
                </w:tcBorders>
                <w:tcMar>
                  <w:left w:w="102" w:type="dxa"/>
                  <w:right w:w="102" w:type="dxa"/>
                </w:tcMar>
              </w:tcPr>
            </w:tcPrChange>
          </w:tcPr>
          <w:p w14:paraId="0839DBA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85" w:author="Codex" w:date="2026-10-05T16:32:41.313017+00:00">
                  <w:rPr>
                    <w:bCs w:val="0"/>
                    <w:sz w:val="21"/>
                    <w:szCs w:val="21"/>
                  </w:rPr>
                </w:rPrChange>
              </w:rPr>
              <w:pPrChange w:id="725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55" w:author="Codex" w:date="2026-10-05T16:32:41.313017+00:00">
                  <w:rPr>
                    <w:bCs w:val="0"/>
                    <w:sz w:val="21"/>
                    <w:szCs w:val="21"/>
                  </w:rPr>
                </w:rPrChange>
              </w:rPr>
              <w:t>979</w:t>
            </w:r>
          </w:p>
        </w:tc>
      </w:tr>
      <w:tr w:rsidR="007622EE" w14:paraId="637BF275"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256" w:author="Codex" w:date="2026-10-05T16:32:41.313017+00:00">
              <w:tcPr>
                <w:tcW w:w="0" w:type="auto"/>
                <w:tcBorders>
                  <w:top w:val="nil"/>
                  <w:left w:val="nil"/>
                  <w:bottom w:val="nil"/>
                  <w:right w:val="nil"/>
                </w:tcBorders>
                <w:tcMar>
                  <w:left w:w="102" w:type="dxa"/>
                  <w:right w:w="102" w:type="dxa"/>
                </w:tcMar>
              </w:tcPr>
            </w:tcPrChange>
          </w:tcPr>
          <w:p w14:paraId="1011D65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86" w:author="Codex" w:date="2026-10-05T16:32:41.313017+00:00">
                  <w:rPr>
                    <w:bCs w:val="0"/>
                    <w:sz w:val="21"/>
                    <w:szCs w:val="21"/>
                  </w:rPr>
                </w:rPrChange>
              </w:rPr>
              <w:pPrChange w:id="725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58" w:author="Codex" w:date="2026-10-05T16:32:41.313017+00:00">
                  <w:rPr>
                    <w:bCs w:val="0"/>
                    <w:sz w:val="21"/>
                    <w:szCs w:val="21"/>
                  </w:rPr>
                </w:rPrChange>
              </w:rPr>
              <w:t>RR-S</w:t>
            </w:r>
          </w:p>
        </w:tc>
        <w:tc>
          <w:tcPr>
            <w:tcW w:w="0" w:type="auto"/>
            <w:tcBorders>
              <w:top w:val="nil"/>
              <w:left w:val="nil"/>
              <w:bottom w:val="nil"/>
              <w:right w:val="nil"/>
              <w:insideH w:val="nil"/>
              <w:insideV w:val="nil"/>
            </w:tcBorders>
            <w:tcMar>
              <w:left w:w="102" w:type="dxa"/>
              <w:right w:w="102" w:type="dxa"/>
            </w:tcMar>
            <w:tcPrChange w:id="7259" w:author="Codex" w:date="2026-10-05T16:32:41.313017+00:00">
              <w:tcPr>
                <w:tcW w:w="0" w:type="auto"/>
                <w:tcBorders>
                  <w:top w:val="nil"/>
                  <w:left w:val="nil"/>
                  <w:bottom w:val="nil"/>
                  <w:right w:val="nil"/>
                </w:tcBorders>
                <w:tcMar>
                  <w:left w:w="102" w:type="dxa"/>
                  <w:right w:w="102" w:type="dxa"/>
                </w:tcMar>
              </w:tcPr>
            </w:tcPrChange>
          </w:tcPr>
          <w:p w14:paraId="1758855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87" w:author="Codex" w:date="2026-10-05T16:32:41.313017+00:00">
                  <w:rPr>
                    <w:bCs w:val="0"/>
                    <w:sz w:val="21"/>
                    <w:szCs w:val="21"/>
                  </w:rPr>
                </w:rPrChange>
              </w:rPr>
              <w:pPrChange w:id="7260"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261" w:author="Codex" w:date="2026-10-05T16:32:41.313017+00:00">
                  <w:rPr>
                    <w:bCs w:val="0"/>
                    <w:sz w:val="21"/>
                    <w:szCs w:val="21"/>
                  </w:rPr>
                </w:rPrChange>
              </w:rPr>
              <w:t>未满</w:t>
            </w:r>
            <w:r>
              <w:rPr>
                <w:rFonts w:ascii="Times New Roman" w:hAnsi="Times New Roman" w:cs="Times New Roman" w:eastAsia="SimSun"/>
                <w:b w:val="0"/>
                <w:bCs w:val="0"/>
                <w:sz w:val="21"/>
                <w:szCs w:val="21"/>
                <w:rPrChange w:id="7262" w:author="Codex" w:date="2026-10-05T16:32:41.313017+00:00">
                  <w:rPr>
                    <w:bCs w:val="0"/>
                    <w:sz w:val="21"/>
                    <w:szCs w:val="21"/>
                  </w:rPr>
                </w:rPrChange>
              </w:rPr>
              <w:t>40</w:t>
            </w:r>
            <w:r>
              <w:rPr>
                <w:rFonts w:ascii="Times New Roman" w:hAnsi="Times New Roman" w:cs="Times New Roman" w:eastAsia="SimSun"/>
                <w:b w:val="0"/>
                <w:bCs w:val="0"/>
                <w:sz w:val="21"/>
                <w:szCs w:val="21"/>
                <w:rPrChange w:id="7263" w:author="Codex" w:date="2026-10-05T16:32:41.313017+00:00">
                  <w:rPr>
                    <w:bCs w:val="0"/>
                    <w:sz w:val="21"/>
                    <w:szCs w:val="21"/>
                  </w:rPr>
                </w:rPrChange>
              </w:rPr>
              <w:t>岁</w:t>
            </w:r>
          </w:p>
        </w:tc>
        <w:tc>
          <w:tcPr>
            <w:tcW w:w="0" w:type="auto"/>
            <w:tcBorders>
              <w:top w:val="nil"/>
              <w:left w:val="nil"/>
              <w:bottom w:val="nil"/>
              <w:right w:val="nil"/>
              <w:insideH w:val="nil"/>
              <w:insideV w:val="nil"/>
            </w:tcBorders>
            <w:tcMar>
              <w:left w:w="102" w:type="dxa"/>
              <w:right w:w="102" w:type="dxa"/>
            </w:tcMar>
            <w:tcPrChange w:id="7264" w:author="Codex" w:date="2026-10-05T16:32:41.313017+00:00">
              <w:tcPr>
                <w:tcW w:w="0" w:type="auto"/>
                <w:tcBorders>
                  <w:top w:val="nil"/>
                  <w:left w:val="nil"/>
                  <w:bottom w:val="nil"/>
                  <w:right w:val="nil"/>
                </w:tcBorders>
                <w:tcMar>
                  <w:left w:w="102" w:type="dxa"/>
                  <w:right w:w="102" w:type="dxa"/>
                </w:tcMar>
              </w:tcPr>
            </w:tcPrChange>
          </w:tcPr>
          <w:p w14:paraId="3A00749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88" w:author="Codex" w:date="2026-10-05T16:32:41.313017+00:00">
                  <w:rPr>
                    <w:bCs w:val="0"/>
                    <w:sz w:val="21"/>
                    <w:szCs w:val="21"/>
                  </w:rPr>
                </w:rPrChange>
              </w:rPr>
              <w:pPrChange w:id="726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66" w:author="Codex" w:date="2026-10-05T16:32:41.313017+00:00">
                  <w:rPr>
                    <w:bCs w:val="0"/>
                    <w:sz w:val="21"/>
                    <w:szCs w:val="21"/>
                  </w:rPr>
                </w:rPrChange>
              </w:rPr>
              <w:t>3584</w:t>
            </w:r>
          </w:p>
        </w:tc>
        <w:tc>
          <w:tcPr>
            <w:tcW w:w="0" w:type="auto"/>
            <w:tcBorders>
              <w:top w:val="nil"/>
              <w:left w:val="nil"/>
              <w:bottom w:val="nil"/>
              <w:right w:val="nil"/>
              <w:insideH w:val="nil"/>
              <w:insideV w:val="nil"/>
            </w:tcBorders>
            <w:tcMar>
              <w:left w:w="102" w:type="dxa"/>
              <w:right w:w="102" w:type="dxa"/>
            </w:tcMar>
            <w:tcPrChange w:id="7267" w:author="Codex" w:date="2026-10-05T16:32:41.313017+00:00">
              <w:tcPr>
                <w:tcW w:w="0" w:type="auto"/>
                <w:tcBorders>
                  <w:top w:val="nil"/>
                  <w:left w:val="nil"/>
                  <w:bottom w:val="nil"/>
                  <w:right w:val="nil"/>
                </w:tcBorders>
                <w:tcMar>
                  <w:left w:w="102" w:type="dxa"/>
                  <w:right w:w="102" w:type="dxa"/>
                </w:tcMar>
              </w:tcPr>
            </w:tcPrChange>
          </w:tcPr>
          <w:p w14:paraId="3E855C6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89" w:author="Codex" w:date="2026-10-05T16:32:41.313017+00:00">
                  <w:rPr>
                    <w:bCs w:val="0"/>
                    <w:sz w:val="21"/>
                    <w:szCs w:val="21"/>
                  </w:rPr>
                </w:rPrChange>
              </w:rPr>
              <w:pPrChange w:id="726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69" w:author="Codex" w:date="2026-10-05T16:32:41.313017+00:00">
                  <w:rPr>
                    <w:bCs w:val="0"/>
                    <w:sz w:val="21"/>
                    <w:szCs w:val="21"/>
                  </w:rPr>
                </w:rPrChange>
              </w:rPr>
              <w:t>1303</w:t>
            </w:r>
          </w:p>
        </w:tc>
        <w:tc>
          <w:tcPr>
            <w:tcW w:w="0" w:type="auto"/>
            <w:tcBorders>
              <w:top w:val="nil"/>
              <w:left w:val="nil"/>
              <w:bottom w:val="nil"/>
              <w:right w:val="nil"/>
              <w:insideH w:val="nil"/>
              <w:insideV w:val="nil"/>
            </w:tcBorders>
            <w:tcMar>
              <w:left w:w="102" w:type="dxa"/>
              <w:right w:w="102" w:type="dxa"/>
            </w:tcMar>
            <w:tcPrChange w:id="7270" w:author="Codex" w:date="2026-10-05T16:32:41.313017+00:00">
              <w:tcPr>
                <w:tcW w:w="0" w:type="auto"/>
                <w:tcBorders>
                  <w:top w:val="nil"/>
                  <w:left w:val="nil"/>
                  <w:bottom w:val="nil"/>
                  <w:right w:val="nil"/>
                </w:tcBorders>
                <w:tcMar>
                  <w:left w:w="102" w:type="dxa"/>
                  <w:right w:w="102" w:type="dxa"/>
                </w:tcMar>
              </w:tcPr>
            </w:tcPrChange>
          </w:tcPr>
          <w:p w14:paraId="1D35F6C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90" w:author="Codex" w:date="2026-10-05T16:32:41.313017+00:00">
                  <w:rPr>
                    <w:bCs w:val="0"/>
                    <w:sz w:val="21"/>
                    <w:szCs w:val="21"/>
                  </w:rPr>
                </w:rPrChange>
              </w:rPr>
              <w:pPrChange w:id="727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72" w:author="Codex" w:date="2026-10-05T16:32:41.313017+00:00">
                  <w:rPr>
                    <w:bCs w:val="0"/>
                    <w:sz w:val="21"/>
                    <w:szCs w:val="21"/>
                  </w:rPr>
                </w:rPrChange>
              </w:rPr>
              <w:t>0.9948</w:t>
            </w:r>
            <w:r>
              <w:rPr>
                <w:rFonts w:ascii="Times New Roman" w:hAnsi="Times New Roman" w:cs="Times New Roman" w:eastAsia="SimSun"/>
                <w:b w:val="0"/>
                <w:bCs w:val="0"/>
                <w:sz w:val="21"/>
                <w:szCs w:val="21"/>
                <w:rPrChange w:id="7273" w:author="Codex" w:date="2026-10-05T16:32:41.313017+00:00">
                  <w:rPr>
                    <w:bCs w:val="0"/>
                    <w:sz w:val="21"/>
                    <w:szCs w:val="21"/>
                  </w:rPr>
                </w:rPrChange>
              </w:rPr>
              <w:t>（</w:t>
            </w:r>
            <w:r>
              <w:rPr>
                <w:rFonts w:ascii="Times New Roman" w:hAnsi="Times New Roman" w:cs="Times New Roman" w:eastAsia="SimSun"/>
                <w:b w:val="0"/>
                <w:bCs w:val="0"/>
                <w:sz w:val="21"/>
                <w:szCs w:val="21"/>
                <w:rPrChange w:id="7274" w:author="Codex" w:date="2026-10-05T16:32:41.313017+00:00">
                  <w:rPr>
                    <w:bCs w:val="0"/>
                    <w:sz w:val="21"/>
                    <w:szCs w:val="21"/>
                  </w:rPr>
                </w:rPrChange>
              </w:rPr>
              <w:t>0.9753</w:t>
            </w:r>
            <w:r>
              <w:rPr>
                <w:rFonts w:ascii="Times New Roman" w:hAnsi="Times New Roman" w:cs="Times New Roman" w:eastAsia="SimSun"/>
                <w:b w:val="0"/>
                <w:bCs w:val="0"/>
                <w:sz w:val="21"/>
                <w:szCs w:val="21"/>
                <w:rPrChange w:id="7275" w:author="Codex" w:date="2026-10-05T16:32:41.313017+00:00">
                  <w:rPr>
                    <w:bCs w:val="0"/>
                    <w:sz w:val="21"/>
                    <w:szCs w:val="21"/>
                  </w:rPr>
                </w:rPrChange>
              </w:rPr>
              <w:t>，</w:t>
            </w:r>
            <w:r>
              <w:rPr>
                <w:rFonts w:ascii="Times New Roman" w:hAnsi="Times New Roman" w:cs="Times New Roman" w:eastAsia="SimSun"/>
                <w:b w:val="0"/>
                <w:bCs w:val="0"/>
                <w:sz w:val="21"/>
                <w:szCs w:val="21"/>
                <w:rPrChange w:id="7276" w:author="Codex" w:date="2026-10-05T16:32:41.313017+00:00">
                  <w:rPr>
                    <w:bCs w:val="0"/>
                    <w:sz w:val="21"/>
                    <w:szCs w:val="21"/>
                  </w:rPr>
                </w:rPrChange>
              </w:rPr>
              <w:t>1.0087</w:t>
            </w:r>
            <w:r>
              <w:rPr>
                <w:rFonts w:ascii="Times New Roman" w:hAnsi="Times New Roman" w:cs="Times New Roman" w:eastAsia="SimSun"/>
                <w:b w:val="0"/>
                <w:bCs w:val="0"/>
                <w:sz w:val="21"/>
                <w:szCs w:val="21"/>
                <w:rPrChange w:id="7277"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278" w:author="Codex" w:date="2026-10-05T16:32:41.313017+00:00">
              <w:tcPr>
                <w:tcW w:w="0" w:type="auto"/>
                <w:tcBorders>
                  <w:top w:val="nil"/>
                  <w:left w:val="nil"/>
                  <w:bottom w:val="nil"/>
                  <w:right w:val="nil"/>
                </w:tcBorders>
                <w:tcMar>
                  <w:left w:w="102" w:type="dxa"/>
                  <w:right w:w="102" w:type="dxa"/>
                </w:tcMar>
              </w:tcPr>
            </w:tcPrChange>
          </w:tcPr>
          <w:p w14:paraId="3A497F6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91" w:author="Codex" w:date="2026-10-05T16:32:41.313017+00:00">
                  <w:rPr>
                    <w:bCs w:val="0"/>
                    <w:sz w:val="21"/>
                    <w:szCs w:val="21"/>
                  </w:rPr>
                </w:rPrChange>
              </w:rPr>
              <w:pPrChange w:id="727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80" w:author="Codex" w:date="2026-10-05T16:32:41.313017+00:00">
                  <w:rPr>
                    <w:bCs w:val="0"/>
                    <w:sz w:val="21"/>
                    <w:szCs w:val="21"/>
                  </w:rPr>
                </w:rPrChange>
              </w:rPr>
              <w:t>-0.364</w:t>
            </w:r>
            <w:r>
              <w:rPr>
                <w:rFonts w:ascii="Times New Roman" w:hAnsi="Times New Roman" w:cs="Times New Roman" w:eastAsia="SimSun"/>
                <w:b w:val="0"/>
                <w:bCs w:val="0"/>
                <w:sz w:val="21"/>
                <w:szCs w:val="21"/>
                <w:rPrChange w:id="7281" w:author="Codex" w:date="2026-10-05T16:32:41.313017+00:00">
                  <w:rPr>
                    <w:bCs w:val="0"/>
                    <w:sz w:val="21"/>
                    <w:szCs w:val="21"/>
                  </w:rPr>
                </w:rPrChange>
              </w:rPr>
              <w:t>（</w:t>
            </w:r>
            <w:r>
              <w:rPr>
                <w:rFonts w:ascii="Times New Roman" w:hAnsi="Times New Roman" w:cs="Times New Roman" w:eastAsia="SimSun"/>
                <w:b w:val="0"/>
                <w:bCs w:val="0"/>
                <w:sz w:val="21"/>
                <w:szCs w:val="21"/>
                <w:rPrChange w:id="7282" w:author="Codex" w:date="2026-10-05T16:32:41.313017+00:00">
                  <w:rPr>
                    <w:bCs w:val="0"/>
                    <w:sz w:val="21"/>
                    <w:szCs w:val="21"/>
                  </w:rPr>
                </w:rPrChange>
              </w:rPr>
              <w:t>-0.888</w:t>
            </w:r>
            <w:r>
              <w:rPr>
                <w:rFonts w:ascii="Times New Roman" w:hAnsi="Times New Roman" w:cs="Times New Roman" w:eastAsia="SimSun"/>
                <w:b w:val="0"/>
                <w:bCs w:val="0"/>
                <w:sz w:val="21"/>
                <w:szCs w:val="21"/>
                <w:rPrChange w:id="7283" w:author="Codex" w:date="2026-10-05T16:32:41.313017+00:00">
                  <w:rPr>
                    <w:bCs w:val="0"/>
                    <w:sz w:val="21"/>
                    <w:szCs w:val="21"/>
                  </w:rPr>
                </w:rPrChange>
              </w:rPr>
              <w:t>，</w:t>
            </w:r>
            <w:r>
              <w:rPr>
                <w:rFonts w:ascii="Times New Roman" w:hAnsi="Times New Roman" w:cs="Times New Roman" w:eastAsia="SimSun"/>
                <w:b w:val="0"/>
                <w:bCs w:val="0"/>
                <w:sz w:val="21"/>
                <w:szCs w:val="21"/>
                <w:rPrChange w:id="7284" w:author="Codex" w:date="2026-10-05T16:32:41.313017+00:00">
                  <w:rPr>
                    <w:bCs w:val="0"/>
                    <w:sz w:val="21"/>
                    <w:szCs w:val="21"/>
                  </w:rPr>
                </w:rPrChange>
              </w:rPr>
              <w:t>0.318</w:t>
            </w:r>
            <w:r>
              <w:rPr>
                <w:rFonts w:ascii="Times New Roman" w:hAnsi="Times New Roman" w:cs="Times New Roman" w:eastAsia="SimSun"/>
                <w:b w:val="0"/>
                <w:bCs w:val="0"/>
                <w:sz w:val="21"/>
                <w:szCs w:val="21"/>
                <w:rPrChange w:id="7285"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286" w:author="Codex" w:date="2026-10-05T16:32:41.313017+00:00">
              <w:tcPr>
                <w:tcW w:w="0" w:type="auto"/>
                <w:tcBorders>
                  <w:top w:val="nil"/>
                  <w:left w:val="nil"/>
                  <w:bottom w:val="nil"/>
                  <w:right w:val="nil"/>
                </w:tcBorders>
                <w:tcMar>
                  <w:left w:w="102" w:type="dxa"/>
                  <w:right w:w="102" w:type="dxa"/>
                </w:tcMar>
              </w:tcPr>
            </w:tcPrChange>
          </w:tcPr>
          <w:p w14:paraId="30A921A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92" w:author="Codex" w:date="2026-10-05T16:32:41.313017+00:00">
                  <w:rPr>
                    <w:bCs w:val="0"/>
                    <w:sz w:val="21"/>
                    <w:szCs w:val="21"/>
                  </w:rPr>
                </w:rPrChange>
              </w:rPr>
              <w:pPrChange w:id="728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88" w:author="Codex" w:date="2026-10-05T16:32:41.313017+00:00">
                  <w:rPr>
                    <w:bCs w:val="0"/>
                    <w:sz w:val="21"/>
                    <w:szCs w:val="21"/>
                  </w:rPr>
                </w:rPrChange>
              </w:rPr>
              <w:t>1000</w:t>
            </w:r>
          </w:p>
        </w:tc>
      </w:tr>
      <w:tr w:rsidR="007622EE" w14:paraId="7E944148"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289" w:author="Codex" w:date="2026-10-05T16:32:41.313017+00:00">
              <w:tcPr>
                <w:tcW w:w="0" w:type="auto"/>
                <w:tcBorders>
                  <w:top w:val="nil"/>
                  <w:left w:val="nil"/>
                  <w:bottom w:val="nil"/>
                  <w:right w:val="nil"/>
                </w:tcBorders>
                <w:tcMar>
                  <w:left w:w="102" w:type="dxa"/>
                  <w:right w:w="102" w:type="dxa"/>
                </w:tcMar>
              </w:tcPr>
            </w:tcPrChange>
          </w:tcPr>
          <w:p w14:paraId="25114B9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93" w:author="Codex" w:date="2026-10-05T16:32:41.313017+00:00">
                  <w:rPr>
                    <w:bCs w:val="0"/>
                    <w:sz w:val="21"/>
                    <w:szCs w:val="21"/>
                  </w:rPr>
                </w:rPrChange>
              </w:rPr>
              <w:pPrChange w:id="729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91" w:author="Codex" w:date="2026-10-05T16:32:41.313017+00:00">
                  <w:rPr>
                    <w:bCs w:val="0"/>
                    <w:sz w:val="21"/>
                    <w:szCs w:val="21"/>
                  </w:rPr>
                </w:rPrChange>
              </w:rPr>
              <w:t>RR-S</w:t>
            </w:r>
          </w:p>
        </w:tc>
        <w:tc>
          <w:tcPr>
            <w:tcW w:w="0" w:type="auto"/>
            <w:tcBorders>
              <w:top w:val="nil"/>
              <w:left w:val="nil"/>
              <w:bottom w:val="nil"/>
              <w:right w:val="nil"/>
              <w:insideH w:val="nil"/>
              <w:insideV w:val="nil"/>
            </w:tcBorders>
            <w:tcMar>
              <w:left w:w="102" w:type="dxa"/>
              <w:right w:w="102" w:type="dxa"/>
            </w:tcMar>
            <w:tcPrChange w:id="7292" w:author="Codex" w:date="2026-10-05T16:32:41.313017+00:00">
              <w:tcPr>
                <w:tcW w:w="0" w:type="auto"/>
                <w:tcBorders>
                  <w:top w:val="nil"/>
                  <w:left w:val="nil"/>
                  <w:bottom w:val="nil"/>
                  <w:right w:val="nil"/>
                </w:tcBorders>
                <w:tcMar>
                  <w:left w:w="102" w:type="dxa"/>
                  <w:right w:w="102" w:type="dxa"/>
                </w:tcMar>
              </w:tcPr>
            </w:tcPrChange>
          </w:tcPr>
          <w:p w14:paraId="238DDEF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94" w:author="Codex" w:date="2026-10-05T16:32:41.313017+00:00">
                  <w:rPr>
                    <w:bCs w:val="0"/>
                    <w:sz w:val="21"/>
                    <w:szCs w:val="21"/>
                  </w:rPr>
                </w:rPrChange>
              </w:rPr>
              <w:pPrChange w:id="7293"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294" w:author="Codex" w:date="2026-10-05T16:32:41.313017+00:00">
                  <w:rPr>
                    <w:bCs w:val="0"/>
                    <w:sz w:val="21"/>
                    <w:szCs w:val="21"/>
                  </w:rPr>
                </w:rPrChange>
              </w:rPr>
              <w:t>40</w:t>
            </w:r>
            <w:r>
              <w:rPr>
                <w:rFonts w:ascii="Times New Roman" w:hAnsi="Times New Roman" w:cs="Times New Roman" w:eastAsia="SimSun"/>
                <w:b w:val="0"/>
                <w:bCs w:val="0"/>
                <w:sz w:val="21"/>
                <w:szCs w:val="21"/>
                <w:rPrChange w:id="7295" w:author="Codex" w:date="2026-10-05T16:32:41.313017+00:00">
                  <w:rPr>
                    <w:bCs w:val="0"/>
                    <w:sz w:val="21"/>
                    <w:szCs w:val="21"/>
                  </w:rPr>
                </w:rPrChange>
              </w:rPr>
              <w:t>岁及以上</w:t>
            </w:r>
          </w:p>
        </w:tc>
        <w:tc>
          <w:tcPr>
            <w:tcW w:w="0" w:type="auto"/>
            <w:tcBorders>
              <w:top w:val="nil"/>
              <w:left w:val="nil"/>
              <w:bottom w:val="nil"/>
              <w:right w:val="nil"/>
              <w:insideH w:val="nil"/>
              <w:insideV w:val="nil"/>
            </w:tcBorders>
            <w:tcMar>
              <w:left w:w="102" w:type="dxa"/>
              <w:right w:w="102" w:type="dxa"/>
            </w:tcMar>
            <w:tcPrChange w:id="7296" w:author="Codex" w:date="2026-10-05T16:32:41.313017+00:00">
              <w:tcPr>
                <w:tcW w:w="0" w:type="auto"/>
                <w:tcBorders>
                  <w:top w:val="nil"/>
                  <w:left w:val="nil"/>
                  <w:bottom w:val="nil"/>
                  <w:right w:val="nil"/>
                </w:tcBorders>
                <w:tcMar>
                  <w:left w:w="102" w:type="dxa"/>
                  <w:right w:w="102" w:type="dxa"/>
                </w:tcMar>
              </w:tcPr>
            </w:tcPrChange>
          </w:tcPr>
          <w:p w14:paraId="14AE531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95" w:author="Codex" w:date="2026-10-05T16:32:41.313017+00:00">
                  <w:rPr>
                    <w:bCs w:val="0"/>
                    <w:sz w:val="21"/>
                    <w:szCs w:val="21"/>
                  </w:rPr>
                </w:rPrChange>
              </w:rPr>
              <w:pPrChange w:id="729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98" w:author="Codex" w:date="2026-10-05T16:32:41.313017+00:00">
                  <w:rPr>
                    <w:bCs w:val="0"/>
                    <w:sz w:val="21"/>
                    <w:szCs w:val="21"/>
                  </w:rPr>
                </w:rPrChange>
              </w:rPr>
              <w:t>2747</w:t>
            </w:r>
          </w:p>
        </w:tc>
        <w:tc>
          <w:tcPr>
            <w:tcW w:w="0" w:type="auto"/>
            <w:tcBorders>
              <w:top w:val="nil"/>
              <w:left w:val="nil"/>
              <w:bottom w:val="nil"/>
              <w:right w:val="nil"/>
              <w:insideH w:val="nil"/>
              <w:insideV w:val="nil"/>
            </w:tcBorders>
            <w:tcMar>
              <w:left w:w="102" w:type="dxa"/>
              <w:right w:w="102" w:type="dxa"/>
            </w:tcMar>
            <w:tcPrChange w:id="7299" w:author="Codex" w:date="2026-10-05T16:32:41.313017+00:00">
              <w:tcPr>
                <w:tcW w:w="0" w:type="auto"/>
                <w:tcBorders>
                  <w:top w:val="nil"/>
                  <w:left w:val="nil"/>
                  <w:bottom w:val="nil"/>
                  <w:right w:val="nil"/>
                </w:tcBorders>
                <w:tcMar>
                  <w:left w:w="102" w:type="dxa"/>
                  <w:right w:w="102" w:type="dxa"/>
                </w:tcMar>
              </w:tcPr>
            </w:tcPrChange>
          </w:tcPr>
          <w:p w14:paraId="7EB5574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96" w:author="Codex" w:date="2026-10-05T16:32:41.313017+00:00">
                  <w:rPr>
                    <w:bCs w:val="0"/>
                    <w:sz w:val="21"/>
                    <w:szCs w:val="21"/>
                  </w:rPr>
                </w:rPrChange>
              </w:rPr>
              <w:pPrChange w:id="730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01" w:author="Codex" w:date="2026-10-05T16:32:41.313017+00:00">
                  <w:rPr>
                    <w:bCs w:val="0"/>
                    <w:sz w:val="21"/>
                    <w:szCs w:val="21"/>
                  </w:rPr>
                </w:rPrChange>
              </w:rPr>
              <w:t>1288</w:t>
            </w:r>
          </w:p>
        </w:tc>
        <w:tc>
          <w:tcPr>
            <w:tcW w:w="0" w:type="auto"/>
            <w:tcBorders>
              <w:top w:val="nil"/>
              <w:left w:val="nil"/>
              <w:bottom w:val="nil"/>
              <w:right w:val="nil"/>
              <w:insideH w:val="nil"/>
              <w:insideV w:val="nil"/>
            </w:tcBorders>
            <w:tcMar>
              <w:left w:w="102" w:type="dxa"/>
              <w:right w:w="102" w:type="dxa"/>
            </w:tcMar>
            <w:tcPrChange w:id="7302" w:author="Codex" w:date="2026-10-05T16:32:41.313017+00:00">
              <w:tcPr>
                <w:tcW w:w="0" w:type="auto"/>
                <w:tcBorders>
                  <w:top w:val="nil"/>
                  <w:left w:val="nil"/>
                  <w:bottom w:val="nil"/>
                  <w:right w:val="nil"/>
                </w:tcBorders>
                <w:tcMar>
                  <w:left w:w="102" w:type="dxa"/>
                  <w:right w:w="102" w:type="dxa"/>
                </w:tcMar>
              </w:tcPr>
            </w:tcPrChange>
          </w:tcPr>
          <w:p w14:paraId="0DE2A0D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97" w:author="Codex" w:date="2026-10-05T16:32:41.313017+00:00">
                  <w:rPr>
                    <w:bCs w:val="0"/>
                    <w:sz w:val="21"/>
                    <w:szCs w:val="21"/>
                  </w:rPr>
                </w:rPrChange>
              </w:rPr>
              <w:pPrChange w:id="730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04" w:author="Codex" w:date="2026-10-05T16:32:41.313017+00:00">
                  <w:rPr>
                    <w:bCs w:val="0"/>
                    <w:sz w:val="21"/>
                    <w:szCs w:val="21"/>
                  </w:rPr>
                </w:rPrChange>
              </w:rPr>
              <w:t>1.0002</w:t>
            </w:r>
            <w:r>
              <w:rPr>
                <w:rFonts w:ascii="Times New Roman" w:hAnsi="Times New Roman" w:cs="Times New Roman" w:eastAsia="SimSun"/>
                <w:b w:val="0"/>
                <w:bCs w:val="0"/>
                <w:sz w:val="21"/>
                <w:szCs w:val="21"/>
                <w:rPrChange w:id="7305" w:author="Codex" w:date="2026-10-05T16:32:41.313017+00:00">
                  <w:rPr>
                    <w:bCs w:val="0"/>
                    <w:sz w:val="21"/>
                    <w:szCs w:val="21"/>
                  </w:rPr>
                </w:rPrChange>
              </w:rPr>
              <w:t>（</w:t>
            </w:r>
            <w:r>
              <w:rPr>
                <w:rFonts w:ascii="Times New Roman" w:hAnsi="Times New Roman" w:cs="Times New Roman" w:eastAsia="SimSun"/>
                <w:b w:val="0"/>
                <w:bCs w:val="0"/>
                <w:sz w:val="21"/>
                <w:szCs w:val="21"/>
                <w:rPrChange w:id="7306" w:author="Codex" w:date="2026-10-05T16:32:41.313017+00:00">
                  <w:rPr>
                    <w:bCs w:val="0"/>
                    <w:sz w:val="21"/>
                    <w:szCs w:val="21"/>
                  </w:rPr>
                </w:rPrChange>
              </w:rPr>
              <w:t>0.9850</w:t>
            </w:r>
            <w:r>
              <w:rPr>
                <w:rFonts w:ascii="Times New Roman" w:hAnsi="Times New Roman" w:cs="Times New Roman" w:eastAsia="SimSun"/>
                <w:b w:val="0"/>
                <w:bCs w:val="0"/>
                <w:sz w:val="21"/>
                <w:szCs w:val="21"/>
                <w:rPrChange w:id="7307" w:author="Codex" w:date="2026-10-05T16:32:41.313017+00:00">
                  <w:rPr>
                    <w:bCs w:val="0"/>
                    <w:sz w:val="21"/>
                    <w:szCs w:val="21"/>
                  </w:rPr>
                </w:rPrChange>
              </w:rPr>
              <w:t>，</w:t>
            </w:r>
            <w:r>
              <w:rPr>
                <w:rFonts w:ascii="Times New Roman" w:hAnsi="Times New Roman" w:cs="Times New Roman" w:eastAsia="SimSun"/>
                <w:b w:val="0"/>
                <w:bCs w:val="0"/>
                <w:sz w:val="21"/>
                <w:szCs w:val="21"/>
                <w:rPrChange w:id="7308" w:author="Codex" w:date="2026-10-05T16:32:41.313017+00:00">
                  <w:rPr>
                    <w:bCs w:val="0"/>
                    <w:sz w:val="21"/>
                    <w:szCs w:val="21"/>
                  </w:rPr>
                </w:rPrChange>
              </w:rPr>
              <w:t>1.0225</w:t>
            </w:r>
            <w:r>
              <w:rPr>
                <w:rFonts w:ascii="Times New Roman" w:hAnsi="Times New Roman" w:cs="Times New Roman" w:eastAsia="SimSun"/>
                <w:b w:val="0"/>
                <w:bCs w:val="0"/>
                <w:sz w:val="21"/>
                <w:szCs w:val="21"/>
                <w:rPrChange w:id="730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310" w:author="Codex" w:date="2026-10-05T16:32:41.313017+00:00">
              <w:tcPr>
                <w:tcW w:w="0" w:type="auto"/>
                <w:tcBorders>
                  <w:top w:val="nil"/>
                  <w:left w:val="nil"/>
                  <w:bottom w:val="nil"/>
                  <w:right w:val="nil"/>
                </w:tcBorders>
                <w:tcMar>
                  <w:left w:w="102" w:type="dxa"/>
                  <w:right w:w="102" w:type="dxa"/>
                </w:tcMar>
              </w:tcPr>
            </w:tcPrChange>
          </w:tcPr>
          <w:p w14:paraId="4A41A57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98" w:author="Codex" w:date="2026-10-05T16:32:41.313017+00:00">
                  <w:rPr>
                    <w:bCs w:val="0"/>
                    <w:sz w:val="21"/>
                    <w:szCs w:val="21"/>
                  </w:rPr>
                </w:rPrChange>
              </w:rPr>
              <w:pPrChange w:id="731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12" w:author="Codex" w:date="2026-10-05T16:32:41.313017+00:00">
                  <w:rPr>
                    <w:bCs w:val="0"/>
                    <w:sz w:val="21"/>
                    <w:szCs w:val="21"/>
                  </w:rPr>
                </w:rPrChange>
              </w:rPr>
              <w:t>-0.225</w:t>
            </w:r>
            <w:r>
              <w:rPr>
                <w:rFonts w:ascii="Times New Roman" w:hAnsi="Times New Roman" w:cs="Times New Roman" w:eastAsia="SimSun"/>
                <w:b w:val="0"/>
                <w:bCs w:val="0"/>
                <w:sz w:val="21"/>
                <w:szCs w:val="21"/>
                <w:rPrChange w:id="7313" w:author="Codex" w:date="2026-10-05T16:32:41.313017+00:00">
                  <w:rPr>
                    <w:bCs w:val="0"/>
                    <w:sz w:val="21"/>
                    <w:szCs w:val="21"/>
                  </w:rPr>
                </w:rPrChange>
              </w:rPr>
              <w:t>（</w:t>
            </w:r>
            <w:r>
              <w:rPr>
                <w:rFonts w:ascii="Times New Roman" w:hAnsi="Times New Roman" w:cs="Times New Roman" w:eastAsia="SimSun"/>
                <w:b w:val="0"/>
                <w:bCs w:val="0"/>
                <w:sz w:val="21"/>
                <w:szCs w:val="21"/>
                <w:rPrChange w:id="7314" w:author="Codex" w:date="2026-10-05T16:32:41.313017+00:00">
                  <w:rPr>
                    <w:bCs w:val="0"/>
                    <w:sz w:val="21"/>
                    <w:szCs w:val="21"/>
                  </w:rPr>
                </w:rPrChange>
              </w:rPr>
              <w:t>-0.829</w:t>
            </w:r>
            <w:r>
              <w:rPr>
                <w:rFonts w:ascii="Times New Roman" w:hAnsi="Times New Roman" w:cs="Times New Roman" w:eastAsia="SimSun"/>
                <w:b w:val="0"/>
                <w:bCs w:val="0"/>
                <w:sz w:val="21"/>
                <w:szCs w:val="21"/>
                <w:rPrChange w:id="7315" w:author="Codex" w:date="2026-10-05T16:32:41.313017+00:00">
                  <w:rPr>
                    <w:bCs w:val="0"/>
                    <w:sz w:val="21"/>
                    <w:szCs w:val="21"/>
                  </w:rPr>
                </w:rPrChange>
              </w:rPr>
              <w:t>，</w:t>
            </w:r>
            <w:r>
              <w:rPr>
                <w:rFonts w:ascii="Times New Roman" w:hAnsi="Times New Roman" w:cs="Times New Roman" w:eastAsia="SimSun"/>
                <w:b w:val="0"/>
                <w:bCs w:val="0"/>
                <w:sz w:val="21"/>
                <w:szCs w:val="21"/>
                <w:rPrChange w:id="7316" w:author="Codex" w:date="2026-10-05T16:32:41.313017+00:00">
                  <w:rPr>
                    <w:bCs w:val="0"/>
                    <w:sz w:val="21"/>
                    <w:szCs w:val="21"/>
                  </w:rPr>
                </w:rPrChange>
              </w:rPr>
              <w:t>0.673</w:t>
            </w:r>
            <w:r>
              <w:rPr>
                <w:rFonts w:ascii="Times New Roman" w:hAnsi="Times New Roman" w:cs="Times New Roman" w:eastAsia="SimSun"/>
                <w:b w:val="0"/>
                <w:bCs w:val="0"/>
                <w:sz w:val="21"/>
                <w:szCs w:val="21"/>
                <w:rPrChange w:id="7317"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318" w:author="Codex" w:date="2026-10-05T16:32:41.313017+00:00">
              <w:tcPr>
                <w:tcW w:w="0" w:type="auto"/>
                <w:tcBorders>
                  <w:top w:val="nil"/>
                  <w:left w:val="nil"/>
                  <w:bottom w:val="nil"/>
                  <w:right w:val="nil"/>
                </w:tcBorders>
                <w:tcMar>
                  <w:left w:w="102" w:type="dxa"/>
                  <w:right w:w="102" w:type="dxa"/>
                </w:tcMar>
              </w:tcPr>
            </w:tcPrChange>
          </w:tcPr>
          <w:p w14:paraId="53765B2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99" w:author="Codex" w:date="2026-10-05T16:32:41.313017+00:00">
                  <w:rPr>
                    <w:bCs w:val="0"/>
                    <w:sz w:val="21"/>
                    <w:szCs w:val="21"/>
                  </w:rPr>
                </w:rPrChange>
              </w:rPr>
              <w:pPrChange w:id="731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20" w:author="Codex" w:date="2026-10-05T16:32:41.313017+00:00">
                  <w:rPr>
                    <w:bCs w:val="0"/>
                    <w:sz w:val="21"/>
                    <w:szCs w:val="21"/>
                  </w:rPr>
                </w:rPrChange>
              </w:rPr>
              <w:t>1000</w:t>
            </w:r>
          </w:p>
        </w:tc>
      </w:tr>
      <w:tr w:rsidR="007622EE" w14:paraId="7C0FECC4"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321" w:author="Codex" w:date="2026-10-05T16:32:41.313017+00:00">
              <w:tcPr>
                <w:tcW w:w="0" w:type="auto"/>
                <w:tcBorders>
                  <w:top w:val="nil"/>
                  <w:left w:val="nil"/>
                  <w:bottom w:val="nil"/>
                  <w:right w:val="nil"/>
                </w:tcBorders>
                <w:tcMar>
                  <w:left w:w="102" w:type="dxa"/>
                  <w:right w:w="102" w:type="dxa"/>
                </w:tcMar>
              </w:tcPr>
            </w:tcPrChange>
          </w:tcPr>
          <w:p w14:paraId="18995DF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00" w:author="Codex" w:date="2026-10-05T16:32:41.313017+00:00">
                  <w:rPr>
                    <w:bCs w:val="0"/>
                    <w:sz w:val="21"/>
                    <w:szCs w:val="21"/>
                  </w:rPr>
                </w:rPrChange>
              </w:rPr>
              <w:pPrChange w:id="732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23" w:author="Codex" w:date="2026-10-05T16:32:41.313017+00:00">
                  <w:rPr>
                    <w:bCs w:val="0"/>
                    <w:sz w:val="21"/>
                    <w:szCs w:val="21"/>
                  </w:rPr>
                </w:rPrChange>
              </w:rPr>
              <w:t>RR-P</w:t>
            </w:r>
          </w:p>
        </w:tc>
        <w:tc>
          <w:tcPr>
            <w:tcW w:w="0" w:type="auto"/>
            <w:tcBorders>
              <w:top w:val="nil"/>
              <w:left w:val="nil"/>
              <w:bottom w:val="nil"/>
              <w:right w:val="nil"/>
              <w:insideH w:val="nil"/>
              <w:insideV w:val="nil"/>
            </w:tcBorders>
            <w:tcMar>
              <w:left w:w="102" w:type="dxa"/>
              <w:right w:w="102" w:type="dxa"/>
            </w:tcMar>
            <w:tcPrChange w:id="7324" w:author="Codex" w:date="2026-10-05T16:32:41.313017+00:00">
              <w:tcPr>
                <w:tcW w:w="0" w:type="auto"/>
                <w:tcBorders>
                  <w:top w:val="nil"/>
                  <w:left w:val="nil"/>
                  <w:bottom w:val="nil"/>
                  <w:right w:val="nil"/>
                </w:tcBorders>
                <w:tcMar>
                  <w:left w:w="102" w:type="dxa"/>
                  <w:right w:w="102" w:type="dxa"/>
                </w:tcMar>
              </w:tcPr>
            </w:tcPrChange>
          </w:tcPr>
          <w:p w14:paraId="4EB7B6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01" w:author="Codex" w:date="2026-10-05T16:32:41.313017+00:00">
                  <w:rPr>
                    <w:bCs w:val="0"/>
                    <w:sz w:val="21"/>
                    <w:szCs w:val="21"/>
                  </w:rPr>
                </w:rPrChange>
              </w:rPr>
              <w:pPrChange w:id="7325"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326" w:author="Codex" w:date="2026-10-05T16:32:41.313017+00:00">
                  <w:rPr>
                    <w:bCs w:val="0"/>
                    <w:sz w:val="21"/>
                    <w:szCs w:val="21"/>
                  </w:rPr>
                </w:rPrChange>
              </w:rPr>
              <w:t>未满</w:t>
            </w:r>
            <w:r>
              <w:rPr>
                <w:rFonts w:ascii="Times New Roman" w:hAnsi="Times New Roman" w:cs="Times New Roman" w:eastAsia="SimSun"/>
                <w:b w:val="0"/>
                <w:bCs w:val="0"/>
                <w:sz w:val="21"/>
                <w:szCs w:val="21"/>
                <w:rPrChange w:id="7327" w:author="Codex" w:date="2026-10-05T16:32:41.313017+00:00">
                  <w:rPr>
                    <w:bCs w:val="0"/>
                    <w:sz w:val="21"/>
                    <w:szCs w:val="21"/>
                  </w:rPr>
                </w:rPrChange>
              </w:rPr>
              <w:t>40</w:t>
            </w:r>
            <w:r>
              <w:rPr>
                <w:rFonts w:ascii="Times New Roman" w:hAnsi="Times New Roman" w:cs="Times New Roman" w:eastAsia="SimSun"/>
                <w:b w:val="0"/>
                <w:bCs w:val="0"/>
                <w:sz w:val="21"/>
                <w:szCs w:val="21"/>
                <w:rPrChange w:id="7328" w:author="Codex" w:date="2026-10-05T16:32:41.313017+00:00">
                  <w:rPr>
                    <w:bCs w:val="0"/>
                    <w:sz w:val="21"/>
                    <w:szCs w:val="21"/>
                  </w:rPr>
                </w:rPrChange>
              </w:rPr>
              <w:t>岁</w:t>
            </w:r>
          </w:p>
        </w:tc>
        <w:tc>
          <w:tcPr>
            <w:tcW w:w="0" w:type="auto"/>
            <w:tcBorders>
              <w:top w:val="nil"/>
              <w:left w:val="nil"/>
              <w:bottom w:val="nil"/>
              <w:right w:val="nil"/>
              <w:insideH w:val="nil"/>
              <w:insideV w:val="nil"/>
            </w:tcBorders>
            <w:tcMar>
              <w:left w:w="102" w:type="dxa"/>
              <w:right w:w="102" w:type="dxa"/>
            </w:tcMar>
            <w:tcPrChange w:id="7329" w:author="Codex" w:date="2026-10-05T16:32:41.313017+00:00">
              <w:tcPr>
                <w:tcW w:w="0" w:type="auto"/>
                <w:tcBorders>
                  <w:top w:val="nil"/>
                  <w:left w:val="nil"/>
                  <w:bottom w:val="nil"/>
                  <w:right w:val="nil"/>
                </w:tcBorders>
                <w:tcMar>
                  <w:left w:w="102" w:type="dxa"/>
                  <w:right w:w="102" w:type="dxa"/>
                </w:tcMar>
              </w:tcPr>
            </w:tcPrChange>
          </w:tcPr>
          <w:p w14:paraId="78D7EBC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02" w:author="Codex" w:date="2026-10-05T16:32:41.313017+00:00">
                  <w:rPr>
                    <w:bCs w:val="0"/>
                    <w:sz w:val="21"/>
                    <w:szCs w:val="21"/>
                  </w:rPr>
                </w:rPrChange>
              </w:rPr>
              <w:pPrChange w:id="733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31" w:author="Codex" w:date="2026-10-05T16:32:41.313017+00:00">
                  <w:rPr>
                    <w:bCs w:val="0"/>
                    <w:sz w:val="21"/>
                    <w:szCs w:val="21"/>
                  </w:rPr>
                </w:rPrChange>
              </w:rPr>
              <w:t>3211</w:t>
            </w:r>
          </w:p>
        </w:tc>
        <w:tc>
          <w:tcPr>
            <w:tcW w:w="0" w:type="auto"/>
            <w:tcBorders>
              <w:top w:val="nil"/>
              <w:left w:val="nil"/>
              <w:bottom w:val="nil"/>
              <w:right w:val="nil"/>
              <w:insideH w:val="nil"/>
              <w:insideV w:val="nil"/>
            </w:tcBorders>
            <w:tcMar>
              <w:left w:w="102" w:type="dxa"/>
              <w:right w:w="102" w:type="dxa"/>
            </w:tcMar>
            <w:tcPrChange w:id="7332" w:author="Codex" w:date="2026-10-05T16:32:41.313017+00:00">
              <w:tcPr>
                <w:tcW w:w="0" w:type="auto"/>
                <w:tcBorders>
                  <w:top w:val="nil"/>
                  <w:left w:val="nil"/>
                  <w:bottom w:val="nil"/>
                  <w:right w:val="nil"/>
                </w:tcBorders>
                <w:tcMar>
                  <w:left w:w="102" w:type="dxa"/>
                  <w:right w:w="102" w:type="dxa"/>
                </w:tcMar>
              </w:tcPr>
            </w:tcPrChange>
          </w:tcPr>
          <w:p w14:paraId="0E7CF70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03" w:author="Codex" w:date="2026-10-05T16:32:41.313017+00:00">
                  <w:rPr>
                    <w:bCs w:val="0"/>
                    <w:sz w:val="21"/>
                    <w:szCs w:val="21"/>
                  </w:rPr>
                </w:rPrChange>
              </w:rPr>
              <w:pPrChange w:id="733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34" w:author="Codex" w:date="2026-10-05T16:32:41.313017+00:00">
                  <w:rPr>
                    <w:bCs w:val="0"/>
                    <w:sz w:val="21"/>
                    <w:szCs w:val="21"/>
                  </w:rPr>
                </w:rPrChange>
              </w:rPr>
              <w:t>1183</w:t>
            </w:r>
          </w:p>
        </w:tc>
        <w:tc>
          <w:tcPr>
            <w:tcW w:w="0" w:type="auto"/>
            <w:tcBorders>
              <w:top w:val="nil"/>
              <w:left w:val="nil"/>
              <w:bottom w:val="nil"/>
              <w:right w:val="nil"/>
              <w:insideH w:val="nil"/>
              <w:insideV w:val="nil"/>
            </w:tcBorders>
            <w:tcMar>
              <w:left w:w="102" w:type="dxa"/>
              <w:right w:w="102" w:type="dxa"/>
            </w:tcMar>
            <w:tcPrChange w:id="7335" w:author="Codex" w:date="2026-10-05T16:32:41.313017+00:00">
              <w:tcPr>
                <w:tcW w:w="0" w:type="auto"/>
                <w:tcBorders>
                  <w:top w:val="nil"/>
                  <w:left w:val="nil"/>
                  <w:bottom w:val="nil"/>
                  <w:right w:val="nil"/>
                </w:tcBorders>
                <w:tcMar>
                  <w:left w:w="102" w:type="dxa"/>
                  <w:right w:w="102" w:type="dxa"/>
                </w:tcMar>
              </w:tcPr>
            </w:tcPrChange>
          </w:tcPr>
          <w:p w14:paraId="6B1E8BC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04" w:author="Codex" w:date="2026-10-05T16:32:41.313017+00:00">
                  <w:rPr>
                    <w:bCs w:val="0"/>
                    <w:sz w:val="21"/>
                    <w:szCs w:val="21"/>
                  </w:rPr>
                </w:rPrChange>
              </w:rPr>
              <w:pPrChange w:id="733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37" w:author="Codex" w:date="2026-10-05T16:32:41.313017+00:00">
                  <w:rPr>
                    <w:bCs w:val="0"/>
                    <w:sz w:val="21"/>
                    <w:szCs w:val="21"/>
                  </w:rPr>
                </w:rPrChange>
              </w:rPr>
              <w:t>1.0014</w:t>
            </w:r>
            <w:r>
              <w:rPr>
                <w:rFonts w:ascii="Times New Roman" w:hAnsi="Times New Roman" w:cs="Times New Roman" w:eastAsia="SimSun"/>
                <w:b w:val="0"/>
                <w:bCs w:val="0"/>
                <w:sz w:val="21"/>
                <w:szCs w:val="21"/>
                <w:rPrChange w:id="7338" w:author="Codex" w:date="2026-10-05T16:32:41.313017+00:00">
                  <w:rPr>
                    <w:bCs w:val="0"/>
                    <w:sz w:val="21"/>
                    <w:szCs w:val="21"/>
                  </w:rPr>
                </w:rPrChange>
              </w:rPr>
              <w:t>（</w:t>
            </w:r>
            <w:r>
              <w:rPr>
                <w:rFonts w:ascii="Times New Roman" w:hAnsi="Times New Roman" w:cs="Times New Roman" w:eastAsia="SimSun"/>
                <w:b w:val="0"/>
                <w:bCs w:val="0"/>
                <w:sz w:val="21"/>
                <w:szCs w:val="21"/>
                <w:rPrChange w:id="7339" w:author="Codex" w:date="2026-10-05T16:32:41.313017+00:00">
                  <w:rPr>
                    <w:bCs w:val="0"/>
                    <w:sz w:val="21"/>
                    <w:szCs w:val="21"/>
                  </w:rPr>
                </w:rPrChange>
              </w:rPr>
              <w:t>0.9829</w:t>
            </w:r>
            <w:r>
              <w:rPr>
                <w:rFonts w:ascii="Times New Roman" w:hAnsi="Times New Roman" w:cs="Times New Roman" w:eastAsia="SimSun"/>
                <w:b w:val="0"/>
                <w:bCs w:val="0"/>
                <w:sz w:val="21"/>
                <w:szCs w:val="21"/>
                <w:rPrChange w:id="7340" w:author="Codex" w:date="2026-10-05T16:32:41.313017+00:00">
                  <w:rPr>
                    <w:bCs w:val="0"/>
                    <w:sz w:val="21"/>
                    <w:szCs w:val="21"/>
                  </w:rPr>
                </w:rPrChange>
              </w:rPr>
              <w:t>，</w:t>
            </w:r>
            <w:r>
              <w:rPr>
                <w:rFonts w:ascii="Times New Roman" w:hAnsi="Times New Roman" w:cs="Times New Roman" w:eastAsia="SimSun"/>
                <w:b w:val="0"/>
                <w:bCs w:val="0"/>
                <w:sz w:val="21"/>
                <w:szCs w:val="21"/>
                <w:rPrChange w:id="7341" w:author="Codex" w:date="2026-10-05T16:32:41.313017+00:00">
                  <w:rPr>
                    <w:bCs w:val="0"/>
                    <w:sz w:val="21"/>
                    <w:szCs w:val="21"/>
                  </w:rPr>
                </w:rPrChange>
              </w:rPr>
              <w:t>1.0205</w:t>
            </w:r>
            <w:r>
              <w:rPr>
                <w:rFonts w:ascii="Times New Roman" w:hAnsi="Times New Roman" w:cs="Times New Roman" w:eastAsia="SimSun"/>
                <w:b w:val="0"/>
                <w:bCs w:val="0"/>
                <w:sz w:val="21"/>
                <w:szCs w:val="21"/>
                <w:rPrChange w:id="734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343" w:author="Codex" w:date="2026-10-05T16:32:41.313017+00:00">
              <w:tcPr>
                <w:tcW w:w="0" w:type="auto"/>
                <w:tcBorders>
                  <w:top w:val="nil"/>
                  <w:left w:val="nil"/>
                  <w:bottom w:val="nil"/>
                  <w:right w:val="nil"/>
                </w:tcBorders>
                <w:tcMar>
                  <w:left w:w="102" w:type="dxa"/>
                  <w:right w:w="102" w:type="dxa"/>
                </w:tcMar>
              </w:tcPr>
            </w:tcPrChange>
          </w:tcPr>
          <w:p w14:paraId="0DE469B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05" w:author="Codex" w:date="2026-10-05T16:32:41.313017+00:00">
                  <w:rPr>
                    <w:bCs w:val="0"/>
                    <w:sz w:val="21"/>
                    <w:szCs w:val="21"/>
                  </w:rPr>
                </w:rPrChange>
              </w:rPr>
              <w:pPrChange w:id="734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45" w:author="Codex" w:date="2026-10-05T16:32:41.313017+00:00">
                  <w:rPr>
                    <w:bCs w:val="0"/>
                    <w:sz w:val="21"/>
                    <w:szCs w:val="21"/>
                  </w:rPr>
                </w:rPrChange>
              </w:rPr>
              <w:t>-0.090</w:t>
            </w:r>
            <w:r>
              <w:rPr>
                <w:rFonts w:ascii="Times New Roman" w:hAnsi="Times New Roman" w:cs="Times New Roman" w:eastAsia="SimSun"/>
                <w:b w:val="0"/>
                <w:bCs w:val="0"/>
                <w:sz w:val="21"/>
                <w:szCs w:val="21"/>
                <w:rPrChange w:id="7346" w:author="Codex" w:date="2026-10-05T16:32:41.313017+00:00">
                  <w:rPr>
                    <w:bCs w:val="0"/>
                    <w:sz w:val="21"/>
                    <w:szCs w:val="21"/>
                  </w:rPr>
                </w:rPrChange>
              </w:rPr>
              <w:t>（</w:t>
            </w:r>
            <w:r>
              <w:rPr>
                <w:rFonts w:ascii="Times New Roman" w:hAnsi="Times New Roman" w:cs="Times New Roman" w:eastAsia="SimSun"/>
                <w:b w:val="0"/>
                <w:bCs w:val="0"/>
                <w:sz w:val="21"/>
                <w:szCs w:val="21"/>
                <w:rPrChange w:id="7347" w:author="Codex" w:date="2026-10-05T16:32:41.313017+00:00">
                  <w:rPr>
                    <w:bCs w:val="0"/>
                    <w:sz w:val="21"/>
                    <w:szCs w:val="21"/>
                  </w:rPr>
                </w:rPrChange>
              </w:rPr>
              <w:t>-0.691</w:t>
            </w:r>
            <w:r>
              <w:rPr>
                <w:rFonts w:ascii="Times New Roman" w:hAnsi="Times New Roman" w:cs="Times New Roman" w:eastAsia="SimSun"/>
                <w:b w:val="0"/>
                <w:bCs w:val="0"/>
                <w:sz w:val="21"/>
                <w:szCs w:val="21"/>
                <w:rPrChange w:id="7348" w:author="Codex" w:date="2026-10-05T16:32:41.313017+00:00">
                  <w:rPr>
                    <w:bCs w:val="0"/>
                    <w:sz w:val="21"/>
                    <w:szCs w:val="21"/>
                  </w:rPr>
                </w:rPrChange>
              </w:rPr>
              <w:t>，</w:t>
            </w:r>
            <w:r>
              <w:rPr>
                <w:rFonts w:ascii="Times New Roman" w:hAnsi="Times New Roman" w:cs="Times New Roman" w:eastAsia="SimSun"/>
                <w:b w:val="0"/>
                <w:bCs w:val="0"/>
                <w:sz w:val="21"/>
                <w:szCs w:val="21"/>
                <w:rPrChange w:id="7349" w:author="Codex" w:date="2026-10-05T16:32:41.313017+00:00">
                  <w:rPr>
                    <w:bCs w:val="0"/>
                    <w:sz w:val="21"/>
                    <w:szCs w:val="21"/>
                  </w:rPr>
                </w:rPrChange>
              </w:rPr>
              <w:t>0.656</w:t>
            </w:r>
            <w:r>
              <w:rPr>
                <w:rFonts w:ascii="Times New Roman" w:hAnsi="Times New Roman" w:cs="Times New Roman" w:eastAsia="SimSun"/>
                <w:b w:val="0"/>
                <w:bCs w:val="0"/>
                <w:sz w:val="21"/>
                <w:szCs w:val="21"/>
                <w:rPrChange w:id="735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351" w:author="Codex" w:date="2026-10-05T16:32:41.313017+00:00">
              <w:tcPr>
                <w:tcW w:w="0" w:type="auto"/>
                <w:tcBorders>
                  <w:top w:val="nil"/>
                  <w:left w:val="nil"/>
                  <w:bottom w:val="nil"/>
                  <w:right w:val="nil"/>
                </w:tcBorders>
                <w:tcMar>
                  <w:left w:w="102" w:type="dxa"/>
                  <w:right w:w="102" w:type="dxa"/>
                </w:tcMar>
              </w:tcPr>
            </w:tcPrChange>
          </w:tcPr>
          <w:p w14:paraId="0EB976D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06" w:author="Codex" w:date="2026-10-05T16:32:41.313017+00:00">
                  <w:rPr>
                    <w:bCs w:val="0"/>
                    <w:sz w:val="21"/>
                    <w:szCs w:val="21"/>
                  </w:rPr>
                </w:rPrChange>
              </w:rPr>
              <w:pPrChange w:id="735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53" w:author="Codex" w:date="2026-10-05T16:32:41.313017+00:00">
                  <w:rPr>
                    <w:bCs w:val="0"/>
                    <w:sz w:val="21"/>
                    <w:szCs w:val="21"/>
                  </w:rPr>
                </w:rPrChange>
              </w:rPr>
              <w:t>1000</w:t>
            </w:r>
          </w:p>
        </w:tc>
      </w:tr>
      <w:tr w:rsidR="007622EE" w14:paraId="442A84F5"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tcPrChange w:id="7354" w:author="Codex" w:date="2026-10-05T16:32:41.313017+00:00">
              <w:tcPr>
                <w:tcW w:w="0" w:type="auto"/>
                <w:tcBorders>
                  <w:top w:val="nil"/>
                  <w:left w:val="nil"/>
                  <w:bottom w:val="single" w:sz="12" w:space="0" w:color="000000"/>
                  <w:right w:val="nil"/>
                </w:tcBorders>
                <w:tcMar>
                  <w:left w:w="102" w:type="dxa"/>
                  <w:right w:w="102" w:type="dxa"/>
                </w:tcMar>
              </w:tcPr>
            </w:tcPrChange>
          </w:tcPr>
          <w:p w14:paraId="09FB07E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07" w:author="Codex" w:date="2026-10-05T16:32:41.313017+00:00">
                  <w:rPr>
                    <w:bCs w:val="0"/>
                    <w:sz w:val="21"/>
                    <w:szCs w:val="21"/>
                  </w:rPr>
                </w:rPrChange>
              </w:rPr>
              <w:pPrChange w:id="735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56" w:author="Codex" w:date="2026-10-05T16:32:41.313017+00:00">
                  <w:rPr>
                    <w:bCs w:val="0"/>
                    <w:sz w:val="21"/>
                    <w:szCs w:val="21"/>
                  </w:rPr>
                </w:rPrChange>
              </w:rPr>
              <w:t>RR-P</w:t>
            </w:r>
          </w:p>
        </w:tc>
        <w:tc>
          <w:tcPr>
            <w:tcW w:w="0" w:type="auto"/>
            <w:tcBorders>
              <w:top w:val="nil"/>
              <w:left w:val="nil"/>
              <w:bottom w:val="single" w:sz="12" w:color="000000"/>
              <w:right w:val="nil"/>
              <w:insideH w:val="nil"/>
              <w:insideV w:val="nil"/>
            </w:tcBorders>
            <w:tcMar>
              <w:left w:w="102" w:type="dxa"/>
              <w:right w:w="102" w:type="dxa"/>
            </w:tcMar>
            <w:tcPrChange w:id="7357" w:author="Codex" w:date="2026-10-05T16:32:41.313017+00:00">
              <w:tcPr>
                <w:tcW w:w="0" w:type="auto"/>
                <w:tcBorders>
                  <w:top w:val="nil"/>
                  <w:left w:val="nil"/>
                  <w:bottom w:val="single" w:sz="12" w:space="0" w:color="000000"/>
                  <w:right w:val="nil"/>
                </w:tcBorders>
                <w:tcMar>
                  <w:left w:w="102" w:type="dxa"/>
                  <w:right w:w="102" w:type="dxa"/>
                </w:tcMar>
              </w:tcPr>
            </w:tcPrChange>
          </w:tcPr>
          <w:p w14:paraId="7E6BD82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08" w:author="Codex" w:date="2026-10-05T16:32:41.313017+00:00">
                  <w:rPr>
                    <w:bCs w:val="0"/>
                    <w:sz w:val="21"/>
                    <w:szCs w:val="21"/>
                  </w:rPr>
                </w:rPrChange>
              </w:rPr>
              <w:pPrChange w:id="7358"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359" w:author="Codex" w:date="2026-10-05T16:32:41.313017+00:00">
                  <w:rPr>
                    <w:bCs w:val="0"/>
                    <w:sz w:val="21"/>
                    <w:szCs w:val="21"/>
                  </w:rPr>
                </w:rPrChange>
              </w:rPr>
              <w:t>40</w:t>
            </w:r>
            <w:r>
              <w:rPr>
                <w:rFonts w:ascii="Times New Roman" w:hAnsi="Times New Roman" w:cs="Times New Roman" w:eastAsia="SimSun"/>
                <w:b w:val="0"/>
                <w:bCs w:val="0"/>
                <w:sz w:val="21"/>
                <w:szCs w:val="21"/>
                <w:rPrChange w:id="7360" w:author="Codex" w:date="2026-10-05T16:32:41.313017+00:00">
                  <w:rPr>
                    <w:bCs w:val="0"/>
                    <w:sz w:val="21"/>
                    <w:szCs w:val="21"/>
                  </w:rPr>
                </w:rPrChange>
              </w:rPr>
              <w:t>岁及以上</w:t>
            </w:r>
          </w:p>
        </w:tc>
        <w:tc>
          <w:tcPr>
            <w:tcW w:w="0" w:type="auto"/>
            <w:tcBorders>
              <w:top w:val="nil"/>
              <w:left w:val="nil"/>
              <w:bottom w:val="single" w:sz="12" w:color="000000"/>
              <w:right w:val="nil"/>
              <w:insideH w:val="nil"/>
              <w:insideV w:val="nil"/>
            </w:tcBorders>
            <w:tcMar>
              <w:left w:w="102" w:type="dxa"/>
              <w:right w:w="102" w:type="dxa"/>
            </w:tcMar>
            <w:tcPrChange w:id="7361" w:author="Codex" w:date="2026-10-05T16:32:41.313017+00:00">
              <w:tcPr>
                <w:tcW w:w="0" w:type="auto"/>
                <w:tcBorders>
                  <w:top w:val="nil"/>
                  <w:left w:val="nil"/>
                  <w:bottom w:val="single" w:sz="12" w:space="0" w:color="000000"/>
                  <w:right w:val="nil"/>
                </w:tcBorders>
                <w:tcMar>
                  <w:left w:w="102" w:type="dxa"/>
                  <w:right w:w="102" w:type="dxa"/>
                </w:tcMar>
              </w:tcPr>
            </w:tcPrChange>
          </w:tcPr>
          <w:p w14:paraId="0A502DD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09" w:author="Codex" w:date="2026-10-05T16:32:41.313017+00:00">
                  <w:rPr>
                    <w:bCs w:val="0"/>
                    <w:sz w:val="21"/>
                    <w:szCs w:val="21"/>
                  </w:rPr>
                </w:rPrChange>
              </w:rPr>
              <w:pPrChange w:id="736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63" w:author="Codex" w:date="2026-10-05T16:32:41.313017+00:00">
                  <w:rPr>
                    <w:bCs w:val="0"/>
                    <w:sz w:val="21"/>
                    <w:szCs w:val="21"/>
                  </w:rPr>
                </w:rPrChange>
              </w:rPr>
              <w:t>2546</w:t>
            </w:r>
          </w:p>
        </w:tc>
        <w:tc>
          <w:tcPr>
            <w:tcW w:w="0" w:type="auto"/>
            <w:tcBorders>
              <w:top w:val="nil"/>
              <w:left w:val="nil"/>
              <w:bottom w:val="single" w:sz="12" w:color="000000"/>
              <w:right w:val="nil"/>
              <w:insideH w:val="nil"/>
              <w:insideV w:val="nil"/>
            </w:tcBorders>
            <w:tcMar>
              <w:left w:w="102" w:type="dxa"/>
              <w:right w:w="102" w:type="dxa"/>
            </w:tcMar>
            <w:tcPrChange w:id="7364" w:author="Codex" w:date="2026-10-05T16:32:41.313017+00:00">
              <w:tcPr>
                <w:tcW w:w="0" w:type="auto"/>
                <w:tcBorders>
                  <w:top w:val="nil"/>
                  <w:left w:val="nil"/>
                  <w:bottom w:val="single" w:sz="12" w:space="0" w:color="000000"/>
                  <w:right w:val="nil"/>
                </w:tcBorders>
                <w:tcMar>
                  <w:left w:w="102" w:type="dxa"/>
                  <w:right w:w="102" w:type="dxa"/>
                </w:tcMar>
              </w:tcPr>
            </w:tcPrChange>
          </w:tcPr>
          <w:p w14:paraId="40FAF9C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10" w:author="Codex" w:date="2026-10-05T16:32:41.313017+00:00">
                  <w:rPr>
                    <w:bCs w:val="0"/>
                    <w:sz w:val="21"/>
                    <w:szCs w:val="21"/>
                  </w:rPr>
                </w:rPrChange>
              </w:rPr>
              <w:pPrChange w:id="736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66" w:author="Codex" w:date="2026-10-05T16:32:41.313017+00:00">
                  <w:rPr>
                    <w:bCs w:val="0"/>
                    <w:sz w:val="21"/>
                    <w:szCs w:val="21"/>
                  </w:rPr>
                </w:rPrChange>
              </w:rPr>
              <w:t>1213</w:t>
            </w:r>
          </w:p>
        </w:tc>
        <w:tc>
          <w:tcPr>
            <w:tcW w:w="0" w:type="auto"/>
            <w:tcBorders>
              <w:top w:val="nil"/>
              <w:left w:val="nil"/>
              <w:bottom w:val="single" w:sz="12" w:color="000000"/>
              <w:right w:val="nil"/>
              <w:insideH w:val="nil"/>
              <w:insideV w:val="nil"/>
            </w:tcBorders>
            <w:tcMar>
              <w:left w:w="102" w:type="dxa"/>
              <w:right w:w="102" w:type="dxa"/>
            </w:tcMar>
            <w:tcPrChange w:id="7367" w:author="Codex" w:date="2026-10-05T16:32:41.313017+00:00">
              <w:tcPr>
                <w:tcW w:w="0" w:type="auto"/>
                <w:tcBorders>
                  <w:top w:val="nil"/>
                  <w:left w:val="nil"/>
                  <w:bottom w:val="single" w:sz="12" w:space="0" w:color="000000"/>
                  <w:right w:val="nil"/>
                </w:tcBorders>
                <w:tcMar>
                  <w:left w:w="102" w:type="dxa"/>
                  <w:right w:w="102" w:type="dxa"/>
                </w:tcMar>
              </w:tcPr>
            </w:tcPrChange>
          </w:tcPr>
          <w:p w14:paraId="774E1AD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11" w:author="Codex" w:date="2026-10-05T16:32:41.313017+00:00">
                  <w:rPr>
                    <w:bCs w:val="0"/>
                    <w:sz w:val="21"/>
                    <w:szCs w:val="21"/>
                  </w:rPr>
                </w:rPrChange>
              </w:rPr>
              <w:pPrChange w:id="736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69" w:author="Codex" w:date="2026-10-05T16:32:41.313017+00:00">
                  <w:rPr>
                    <w:bCs w:val="0"/>
                    <w:sz w:val="21"/>
                    <w:szCs w:val="21"/>
                  </w:rPr>
                </w:rPrChange>
              </w:rPr>
              <w:t>1.0136</w:t>
            </w:r>
            <w:r>
              <w:rPr>
                <w:rFonts w:ascii="Times New Roman" w:hAnsi="Times New Roman" w:cs="Times New Roman" w:eastAsia="SimSun"/>
                <w:b w:val="0"/>
                <w:bCs w:val="0"/>
                <w:sz w:val="21"/>
                <w:szCs w:val="21"/>
                <w:rPrChange w:id="7370" w:author="Codex" w:date="2026-10-05T16:32:41.313017+00:00">
                  <w:rPr>
                    <w:bCs w:val="0"/>
                    <w:sz w:val="21"/>
                    <w:szCs w:val="21"/>
                  </w:rPr>
                </w:rPrChange>
              </w:rPr>
              <w:t>（</w:t>
            </w:r>
            <w:r>
              <w:rPr>
                <w:rFonts w:ascii="Times New Roman" w:hAnsi="Times New Roman" w:cs="Times New Roman" w:eastAsia="SimSun"/>
                <w:b w:val="0"/>
                <w:bCs w:val="0"/>
                <w:sz w:val="21"/>
                <w:szCs w:val="21"/>
                <w:rPrChange w:id="7371" w:author="Codex" w:date="2026-10-05T16:32:41.313017+00:00">
                  <w:rPr>
                    <w:bCs w:val="0"/>
                    <w:sz w:val="21"/>
                    <w:szCs w:val="21"/>
                  </w:rPr>
                </w:rPrChange>
              </w:rPr>
              <w:t>0.9824</w:t>
            </w:r>
            <w:r>
              <w:rPr>
                <w:rFonts w:ascii="Times New Roman" w:hAnsi="Times New Roman" w:cs="Times New Roman" w:eastAsia="SimSun"/>
                <w:b w:val="0"/>
                <w:bCs w:val="0"/>
                <w:sz w:val="21"/>
                <w:szCs w:val="21"/>
                <w:rPrChange w:id="7372" w:author="Codex" w:date="2026-10-05T16:32:41.313017+00:00">
                  <w:rPr>
                    <w:bCs w:val="0"/>
                    <w:sz w:val="21"/>
                    <w:szCs w:val="21"/>
                  </w:rPr>
                </w:rPrChange>
              </w:rPr>
              <w:t>，</w:t>
            </w:r>
            <w:r>
              <w:rPr>
                <w:rFonts w:ascii="Times New Roman" w:hAnsi="Times New Roman" w:cs="Times New Roman" w:eastAsia="SimSun"/>
                <w:b w:val="0"/>
                <w:bCs w:val="0"/>
                <w:sz w:val="21"/>
                <w:szCs w:val="21"/>
                <w:rPrChange w:id="7373" w:author="Codex" w:date="2026-10-05T16:32:41.313017+00:00">
                  <w:rPr>
                    <w:bCs w:val="0"/>
                    <w:sz w:val="21"/>
                    <w:szCs w:val="21"/>
                  </w:rPr>
                </w:rPrChange>
              </w:rPr>
              <w:t>1.0682</w:t>
            </w:r>
            <w:r>
              <w:rPr>
                <w:rFonts w:ascii="Times New Roman" w:hAnsi="Times New Roman" w:cs="Times New Roman" w:eastAsia="SimSun"/>
                <w:b w:val="0"/>
                <w:bCs w:val="0"/>
                <w:sz w:val="21"/>
                <w:szCs w:val="21"/>
                <w:rPrChange w:id="7374"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tcPrChange w:id="7375" w:author="Codex" w:date="2026-10-05T16:32:41.313017+00:00">
              <w:tcPr>
                <w:tcW w:w="0" w:type="auto"/>
                <w:tcBorders>
                  <w:top w:val="nil"/>
                  <w:left w:val="nil"/>
                  <w:bottom w:val="single" w:sz="12" w:space="0" w:color="000000"/>
                  <w:right w:val="nil"/>
                </w:tcBorders>
                <w:tcMar>
                  <w:left w:w="102" w:type="dxa"/>
                  <w:right w:w="102" w:type="dxa"/>
                </w:tcMar>
              </w:tcPr>
            </w:tcPrChange>
          </w:tcPr>
          <w:p w14:paraId="0A6997F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12" w:author="Codex" w:date="2026-10-05T16:32:41.313017+00:00">
                  <w:rPr>
                    <w:bCs w:val="0"/>
                    <w:sz w:val="21"/>
                    <w:szCs w:val="21"/>
                  </w:rPr>
                </w:rPrChange>
              </w:rPr>
              <w:pPrChange w:id="737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77" w:author="Codex" w:date="2026-10-05T16:32:41.313017+00:00">
                  <w:rPr>
                    <w:bCs w:val="0"/>
                    <w:sz w:val="21"/>
                    <w:szCs w:val="21"/>
                  </w:rPr>
                </w:rPrChange>
              </w:rPr>
              <w:t>0.220</w:t>
            </w:r>
            <w:r>
              <w:rPr>
                <w:rFonts w:ascii="Times New Roman" w:hAnsi="Times New Roman" w:cs="Times New Roman" w:eastAsia="SimSun"/>
                <w:b w:val="0"/>
                <w:bCs w:val="0"/>
                <w:sz w:val="21"/>
                <w:szCs w:val="21"/>
                <w:rPrChange w:id="7378" w:author="Codex" w:date="2026-10-05T16:32:41.313017+00:00">
                  <w:rPr>
                    <w:bCs w:val="0"/>
                    <w:sz w:val="21"/>
                    <w:szCs w:val="21"/>
                  </w:rPr>
                </w:rPrChange>
              </w:rPr>
              <w:t>（</w:t>
            </w:r>
            <w:r>
              <w:rPr>
                <w:rFonts w:ascii="Times New Roman" w:hAnsi="Times New Roman" w:cs="Times New Roman" w:eastAsia="SimSun"/>
                <w:b w:val="0"/>
                <w:bCs w:val="0"/>
                <w:sz w:val="21"/>
                <w:szCs w:val="21"/>
                <w:rPrChange w:id="7379" w:author="Codex" w:date="2026-10-05T16:32:41.313017+00:00">
                  <w:rPr>
                    <w:bCs w:val="0"/>
                    <w:sz w:val="21"/>
                    <w:szCs w:val="21"/>
                  </w:rPr>
                </w:rPrChange>
              </w:rPr>
              <w:t>-0.413</w:t>
            </w:r>
            <w:r>
              <w:rPr>
                <w:rFonts w:ascii="Times New Roman" w:hAnsi="Times New Roman" w:cs="Times New Roman" w:eastAsia="SimSun"/>
                <w:b w:val="0"/>
                <w:bCs w:val="0"/>
                <w:sz w:val="21"/>
                <w:szCs w:val="21"/>
                <w:rPrChange w:id="7380" w:author="Codex" w:date="2026-10-05T16:32:41.313017+00:00">
                  <w:rPr>
                    <w:bCs w:val="0"/>
                    <w:sz w:val="21"/>
                    <w:szCs w:val="21"/>
                  </w:rPr>
                </w:rPrChange>
              </w:rPr>
              <w:t>，</w:t>
            </w:r>
            <w:r>
              <w:rPr>
                <w:rFonts w:ascii="Times New Roman" w:hAnsi="Times New Roman" w:cs="Times New Roman" w:eastAsia="SimSun"/>
                <w:b w:val="0"/>
                <w:bCs w:val="0"/>
                <w:sz w:val="21"/>
                <w:szCs w:val="21"/>
                <w:rPrChange w:id="7381" w:author="Codex" w:date="2026-10-05T16:32:41.313017+00:00">
                  <w:rPr>
                    <w:bCs w:val="0"/>
                    <w:sz w:val="21"/>
                    <w:szCs w:val="21"/>
                  </w:rPr>
                </w:rPrChange>
              </w:rPr>
              <w:t>1.202</w:t>
            </w:r>
            <w:r>
              <w:rPr>
                <w:rFonts w:ascii="Times New Roman" w:hAnsi="Times New Roman" w:cs="Times New Roman" w:eastAsia="SimSun"/>
                <w:b w:val="0"/>
                <w:bCs w:val="0"/>
                <w:sz w:val="21"/>
                <w:szCs w:val="21"/>
                <w:rPrChange w:id="7382"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tcPrChange w:id="7383" w:author="Codex" w:date="2026-10-05T16:32:41.313017+00:00">
              <w:tcPr>
                <w:tcW w:w="0" w:type="auto"/>
                <w:tcBorders>
                  <w:top w:val="nil"/>
                  <w:left w:val="nil"/>
                  <w:bottom w:val="single" w:sz="12" w:space="0" w:color="000000"/>
                  <w:right w:val="nil"/>
                </w:tcBorders>
                <w:tcMar>
                  <w:left w:w="102" w:type="dxa"/>
                  <w:right w:w="102" w:type="dxa"/>
                </w:tcMar>
              </w:tcPr>
            </w:tcPrChange>
          </w:tcPr>
          <w:p w14:paraId="0FF8503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13" w:author="Codex" w:date="2026-10-05T16:32:41.313017+00:00">
                  <w:rPr>
                    <w:bCs w:val="0"/>
                    <w:sz w:val="21"/>
                    <w:szCs w:val="21"/>
                  </w:rPr>
                </w:rPrChange>
              </w:rPr>
              <w:pPrChange w:id="738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85" w:author="Codex" w:date="2026-10-05T16:32:41.313017+00:00">
                  <w:rPr>
                    <w:bCs w:val="0"/>
                    <w:sz w:val="21"/>
                    <w:szCs w:val="21"/>
                  </w:rPr>
                </w:rPrChange>
              </w:rPr>
              <w:t>1000</w:t>
            </w:r>
          </w:p>
        </w:tc>
      </w:tr>
    </w:tbl>
    <w:p w14:paraId="2E3B7436" w14:textId="7FF6937D" w:rsidR="00FB24F4" w:rsidRDefault="00FB24F4">
      <w:pPr>
        <w:pStyle w:val="af5"/>
        <w:spacing w:line="36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14" w:author="Codex" w:date="2026-10-05T16:32:41.313017+00:00">
            <w:rPr>
              <w:bCs w:val="0"/>
              <w:sz w:val="21"/>
              <w:szCs w:val="21"/>
            </w:rPr>
          </w:rPrChange>
        </w:rPr>
        <w:pPrChange w:id="7386" w:author="Codex" w:date="2026-10-05T16:32:41.313017+00:00">
          <w:pPr>
            <w:pStyle w:val="af5"/>
            <w:ind w:firstLineChars="0" w:firstLine="0"/>
          </w:pPr>
        </w:pPrChange>
      </w:pPr>
      <w:r>
        <w:rPr>
          <w:rFonts w:ascii="Times New Roman" w:hAnsi="Times New Roman" w:cs="Times New Roman" w:eastAsia="SimSun"/>
          <w:sz w:val="21"/>
          <w:szCs w:val="21"/>
          <w:rPrChange w:id="7387" w:author="Codex" w:date="2026-10-05T16:32:41.313017+00:00">
            <w:rPr>
              <w:sz w:val="21"/>
              <w:szCs w:val="21"/>
            </w:rPr>
          </w:rPrChange>
        </w:rPr>
        <w:t>注：</w:t>
      </w:r>
      <w:r>
        <w:rPr>
          <w:rFonts w:ascii="Times New Roman" w:hAnsi="Times New Roman" w:cs="Times New Roman" w:eastAsia="SimSun"/>
          <w:sz w:val="21"/>
          <w:szCs w:val="21"/>
          <w:rPrChange w:id="7388" w:author="Codex" w:date="2026-10-05T16:32:41.313017+00:00">
            <w:rPr>
              <w:sz w:val="21"/>
              <w:szCs w:val="21"/>
            </w:rPr>
          </w:rPrChange>
        </w:rPr>
        <w:t>N</w:t>
      </w:r>
      <w:r>
        <w:rPr>
          <w:rFonts w:ascii="Times New Roman" w:hAnsi="Times New Roman" w:cs="Times New Roman" w:eastAsia="SimSun"/>
          <w:sz w:val="21"/>
          <w:szCs w:val="21"/>
          <w:rPrChange w:id="7389" w:author="Codex" w:date="2026-10-05T16:32:41.313017+00:00">
            <w:rPr>
              <w:sz w:val="21"/>
              <w:szCs w:val="21"/>
            </w:rPr>
          </w:rPrChange>
        </w:rPr>
        <w:t>为该组亲子二元组</w:t>
      </w:r>
      <w:r>
        <w:rPr>
          <w:rFonts w:ascii="Times New Roman" w:hAnsi="Times New Roman" w:cs="Times New Roman" w:eastAsia="SimSun"/>
          <w:sz w:val="21"/>
          <w:szCs w:val="21"/>
          <w:rPrChange w:id="7390" w:author="Codex" w:date="2026-10-05T16:32:41.313017+00:00">
            <w:rPr>
              <w:sz w:val="21"/>
              <w:szCs w:val="21"/>
            </w:rPr>
          </w:rPrChange>
        </w:rPr>
        <w:t>—</w:t>
      </w:r>
      <w:r>
        <w:rPr>
          <w:rFonts w:ascii="Times New Roman" w:hAnsi="Times New Roman" w:cs="Times New Roman" w:eastAsia="SimSun"/>
          <w:sz w:val="21"/>
          <w:szCs w:val="21"/>
          <w:rPrChange w:id="7391" w:author="Codex" w:date="2026-10-05T16:32:41.313017+00:00">
            <w:rPr>
              <w:sz w:val="21"/>
              <w:szCs w:val="21"/>
            </w:rPr>
          </w:rPrChange>
        </w:rPr>
        <w:t>区间记录数。总间接对比的无效值为</w:t>
      </w:r>
      <w:r>
        <w:rPr>
          <w:rFonts w:ascii="Times New Roman" w:hAnsi="Times New Roman" w:cs="Times New Roman" w:eastAsia="SimSun"/>
          <w:sz w:val="21"/>
          <w:szCs w:val="21"/>
          <w:rPrChange w:id="7392" w:author="Codex" w:date="2026-10-05T16:32:41.313017+00:00">
            <w:rPr>
              <w:sz w:val="21"/>
              <w:szCs w:val="21"/>
            </w:rPr>
          </w:rPrChange>
        </w:rPr>
        <w:t>1</w:t>
      </w:r>
      <w:r>
        <w:rPr>
          <w:rFonts w:ascii="Times New Roman" w:hAnsi="Times New Roman" w:cs="Times New Roman" w:eastAsia="SimSun"/>
          <w:sz w:val="21"/>
          <w:szCs w:val="21"/>
          <w:rPrChange w:id="7393" w:author="Codex" w:date="2026-10-05T16:32:41.313017+00:00">
            <w:rPr>
              <w:sz w:val="21"/>
              <w:szCs w:val="21"/>
            </w:rPr>
          </w:rPrChange>
        </w:rPr>
        <w:t>，</w:t>
      </w:r>
      <w:r>
        <w:rPr>
          <w:rFonts w:ascii="Times New Roman" w:hAnsi="Times New Roman" w:cs="Times New Roman" w:eastAsia="SimSun"/>
          <w:sz w:val="21"/>
          <w:szCs w:val="21"/>
          <w:rPrChange w:id="7394" w:author="Codex" w:date="2026-10-05T16:32:41.313017+00:00">
            <w:rPr>
              <w:sz w:val="21"/>
              <w:szCs w:val="21"/>
            </w:rPr>
          </w:rPrChange>
        </w:rPr>
        <w:t>CDE OR</w:t>
      </w:r>
      <w:r>
        <w:rPr>
          <w:rFonts w:ascii="Times New Roman" w:hAnsi="Times New Roman" w:cs="Times New Roman" w:eastAsia="SimSun"/>
          <w:sz w:val="21"/>
          <w:szCs w:val="21"/>
          <w:rPrChange w:id="7395" w:author="Codex" w:date="2026-10-05T16:32:41.313017+00:00">
            <w:rPr>
              <w:sz w:val="21"/>
              <w:szCs w:val="21"/>
            </w:rPr>
          </w:rPrChange>
        </w:rPr>
        <w:t>差的无效值为</w:t>
      </w:r>
      <w:r>
        <w:rPr>
          <w:rFonts w:ascii="Times New Roman" w:hAnsi="Times New Roman" w:cs="Times New Roman" w:eastAsia="SimSun"/>
          <w:sz w:val="21"/>
          <w:szCs w:val="21"/>
          <w:rPrChange w:id="7396" w:author="Codex" w:date="2026-10-05T16:32:41.313017+00:00">
            <w:rPr>
              <w:sz w:val="21"/>
              <w:szCs w:val="21"/>
            </w:rPr>
          </w:rPrChange>
        </w:rPr>
        <w:t>0</w:t>
      </w:r>
      <w:r>
        <w:rPr>
          <w:rFonts w:ascii="Times New Roman" w:hAnsi="Times New Roman" w:cs="Times New Roman" w:eastAsia="SimSun"/>
          <w:sz w:val="21"/>
          <w:szCs w:val="21"/>
          <w:rPrChange w:id="7397" w:author="Codex" w:date="2026-10-05T16:32:41.313017+00:00">
            <w:rPr>
              <w:sz w:val="21"/>
              <w:szCs w:val="21"/>
            </w:rPr>
          </w:rPrChange>
        </w:rPr>
        <w:t>；区间来自共享连通组</w:t>
      </w:r>
      <w:r>
        <w:rPr>
          <w:rFonts w:ascii="Times New Roman" w:hAnsi="Times New Roman" w:cs="Times New Roman" w:eastAsia="SimSun"/>
          <w:sz w:val="21"/>
          <w:szCs w:val="21"/>
          <w:rPrChange w:id="7398" w:author="Codex" w:date="2026-10-05T16:32:41.313017+00:00">
            <w:rPr>
              <w:sz w:val="21"/>
              <w:szCs w:val="21"/>
            </w:rPr>
          </w:rPrChange>
        </w:rPr>
        <w:t>bootstrap</w:t>
      </w:r>
      <w:r>
        <w:rPr>
          <w:rFonts w:ascii="Times New Roman" w:hAnsi="Times New Roman" w:cs="Times New Roman" w:eastAsia="SimSun"/>
          <w:sz w:val="21"/>
          <w:szCs w:val="21"/>
          <w:rPrChange w:id="7399" w:author="Codex" w:date="2026-10-05T16:32:41.313017+00:00">
            <w:rPr>
              <w:sz w:val="21"/>
              <w:szCs w:val="21"/>
            </w:rPr>
          </w:rPrChange>
        </w:rPr>
        <w:t>。各组按本组协变量分布标准化，组间对比仍可能包含人群构成差异，不解释为性别、年龄或城乡本身的因果效应。</w:t>
      </w:r>
      <w:r>
        <w:rPr>
          <w:rFonts w:ascii="Times New Roman" w:hAnsi="Times New Roman" w:cs="Times New Roman" w:eastAsia="SimSun"/>
          <w:sz w:val="21"/>
          <w:szCs w:val="21"/>
          <w:rPrChange w:id="7400" w:author="Codex" w:date="2026-10-05T16:32:41.313017+00:00">
            <w:rPr>
              <w:sz w:val="21"/>
              <w:szCs w:val="21"/>
            </w:rPr>
          </w:rPrChange>
        </w:rPr>
        <w:t>“</w:t>
      </w:r>
      <w:r>
        <w:rPr>
          <w:rFonts w:ascii="Times New Roman" w:hAnsi="Times New Roman" w:cs="Times New Roman" w:eastAsia="SimSun"/>
          <w:sz w:val="21"/>
          <w:szCs w:val="21"/>
          <w:rPrChange w:id="7401" w:author="Codex" w:date="2026-10-05T16:32:41.313017+00:00">
            <w:rPr>
              <w:sz w:val="21"/>
              <w:szCs w:val="21"/>
            </w:rPr>
          </w:rPrChange>
        </w:rPr>
        <w:t>检查通过次数</w:t>
      </w:r>
      <w:r>
        <w:rPr>
          <w:rFonts w:ascii="Times New Roman" w:hAnsi="Times New Roman" w:cs="Times New Roman" w:eastAsia="SimSun"/>
          <w:sz w:val="21"/>
          <w:szCs w:val="21"/>
          <w:rPrChange w:id="7402" w:author="Codex" w:date="2026-10-05T16:32:41.313017+00:00">
            <w:rPr>
              <w:sz w:val="21"/>
              <w:szCs w:val="21"/>
            </w:rPr>
          </w:rPrChange>
        </w:rPr>
        <w:t>”</w:t>
      </w:r>
      <w:r>
        <w:rPr>
          <w:rFonts w:ascii="Times New Roman" w:hAnsi="Times New Roman" w:cs="Times New Roman" w:eastAsia="SimSun"/>
          <w:sz w:val="21"/>
          <w:szCs w:val="21"/>
          <w:rPrChange w:id="7403" w:author="Codex" w:date="2026-10-05T16:32:41.313017+00:00">
            <w:rPr>
              <w:sz w:val="21"/>
              <w:szCs w:val="21"/>
            </w:rPr>
          </w:rPrChange>
        </w:rPr>
        <w:t>要求全部子模型收敛、满秩且核心效应有限；少于</w:t>
      </w:r>
      <w:r>
        <w:rPr>
          <w:rFonts w:ascii="Times New Roman" w:hAnsi="Times New Roman" w:cs="Times New Roman" w:eastAsia="SimSun"/>
          <w:sz w:val="21"/>
          <w:szCs w:val="21"/>
          <w:rPrChange w:id="7404" w:author="Codex" w:date="2026-10-05T16:32:41.313017+00:00">
            <w:rPr>
              <w:sz w:val="21"/>
              <w:szCs w:val="21"/>
            </w:rPr>
          </w:rPrChange>
        </w:rPr>
        <w:t>1,000</w:t>
      </w:r>
      <w:r>
        <w:rPr>
          <w:rFonts w:ascii="Times New Roman" w:hAnsi="Times New Roman" w:cs="Times New Roman" w:eastAsia="SimSun"/>
          <w:sz w:val="21"/>
          <w:szCs w:val="21"/>
          <w:rPrChange w:id="7405" w:author="Codex" w:date="2026-10-05T16:32:41.313017+00:00">
            <w:rPr>
              <w:sz w:val="21"/>
              <w:szCs w:val="21"/>
            </w:rPr>
          </w:rPrChange>
        </w:rPr>
        <w:t>时暂缓展示区间和作组间推断，不删除原始重复。</w:t>
      </w:r>
    </w:p>
    <w:p w14:paraId="39E600DA" w14:textId="7FF69383" w:rsidR="00FB24F4" w:rsidRDefault="00FB24F4">
      <w:pPr>
        <w:pStyle w:val="affa"/>
        <w:keepNext/>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10015" w:author="Codex" w:date="2026-10-05T16:32:41.313017+00:00">
            <w:rPr>
              <w:rFonts w:cs="Times New Roman"/>
              <w:szCs w:val="21"/>
            </w:rPr>
          </w:rPrChange>
        </w:rPr>
        <w:pPrChange w:id="7406" w:author="Codex" w:date="2026-10-05T16:32:41.313017+00:00">
          <w:pPr>
            <w:pStyle w:val="affa"/>
            <w:keepNext/>
            <w:spacing w:beforeLines="0" w:before="0" w:line="360" w:lineRule="exact"/>
            <w:ind w:firstLineChars="0" w:firstLine="0"/>
          </w:pPr>
        </w:pPrChange>
      </w:pPr>
      <w:r>
        <w:rPr>
          <w:rFonts w:ascii="Times New Roman" w:hAnsi="Times New Roman" w:cs="Times New Roman" w:eastAsia="KaiTi"/>
          <w:b w:val="0"/>
          <w:bCs w:val="0"/>
          <w:sz w:val="21"/>
          <w:szCs w:val="21"/>
          <w:rPrChange w:id="7407" w:author="Codex" w:date="2026-10-05T16:32:41.313017+00:00">
            <w:rPr>
              <w:rFonts w:cs="Times New Roman"/>
              <w:szCs w:val="21"/>
            </w:rPr>
          </w:rPrChange>
        </w:rPr>
        <w:lastRenderedPageBreak/>
        <w:t>表</w:t>
      </w:r>
      <w:r>
        <w:rPr>
          <w:rFonts w:ascii="Times New Roman" w:hAnsi="Times New Roman" w:cs="Times New Roman" w:eastAsia="KaiTi"/>
          <w:b w:val="0"/>
          <w:bCs w:val="0"/>
          <w:sz w:val="21"/>
          <w:szCs w:val="21"/>
          <w:rPrChange w:id="7408" w:author="Codex" w:date="2026-10-05T16:32:41.313017+00:00">
            <w:rPr>
              <w:rFonts w:cs="Times New Roman"/>
              <w:szCs w:val="21"/>
            </w:rPr>
          </w:rPrChange>
        </w:rPr>
        <w:t>C.4 2016</w:t>
      </w:r>
      <w:r>
        <w:rPr>
          <w:rFonts w:ascii="Times New Roman" w:hAnsi="Times New Roman" w:cs="Times New Roman" w:eastAsia="KaiTi"/>
          <w:b w:val="0"/>
          <w:bCs w:val="0"/>
          <w:sz w:val="21"/>
          <w:szCs w:val="21"/>
          <w:rPrChange w:id="7409" w:author="Codex" w:date="2026-10-05T16:32:41.313017+00:00">
            <w:rPr>
              <w:rFonts w:cs="Times New Roman"/>
              <w:szCs w:val="21"/>
            </w:rPr>
          </w:rPrChange>
        </w:rPr>
        <w:t>年年龄分组的组间直接差值</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7410" w:author="Codex" w:date="2026-10-05T16:32:41.313017+00:00">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3029"/>
        <w:gridCol w:w="677"/>
        <w:gridCol w:w="2637"/>
        <w:gridCol w:w="677"/>
      </w:tblGrid>
      <w:tr w:rsidR="007622EE" w14:paraId="5D7F3016"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tcPrChange w:id="7411"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47BB7EB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16" w:author="Codex" w:date="2026-10-05T16:32:41.313017+00:00">
                  <w:rPr>
                    <w:bCs w:val="0"/>
                    <w:sz w:val="21"/>
                    <w:szCs w:val="21"/>
                  </w:rPr>
                </w:rPrChange>
              </w:rPr>
              <w:pPrChange w:id="7412"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413" w:author="Codex" w:date="2026-10-05T16:32:41.313017+00:00">
                  <w:rPr>
                    <w:bCs w:val="0"/>
                    <w:sz w:val="21"/>
                    <w:szCs w:val="21"/>
                  </w:rPr>
                </w:rPrChange>
              </w:rPr>
              <w:t>链条</w:t>
            </w:r>
          </w:p>
        </w:tc>
        <w:tc>
          <w:tcPr>
            <w:tcW w:w="0" w:type="auto"/>
            <w:tcBorders>
              <w:top w:val="single" w:sz="12" w:color="000000"/>
              <w:left w:val="nil"/>
              <w:bottom w:val="single" w:sz="4" w:color="000000"/>
              <w:right w:val="nil"/>
              <w:insideH w:val="nil"/>
              <w:insideV w:val="nil"/>
            </w:tcBorders>
            <w:tcMar>
              <w:left w:w="102" w:type="dxa"/>
              <w:right w:w="102" w:type="dxa"/>
            </w:tcMar>
            <w:tcPrChange w:id="7414"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7EFA06C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17" w:author="Codex" w:date="2026-10-05T16:32:41.313017+00:00">
                  <w:rPr>
                    <w:bCs w:val="0"/>
                    <w:sz w:val="21"/>
                    <w:szCs w:val="21"/>
                  </w:rPr>
                </w:rPrChange>
              </w:rPr>
              <w:pPrChange w:id="7415"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416" w:author="Codex" w:date="2026-10-05T16:32:41.313017+00:00">
                  <w:rPr>
                    <w:bCs w:val="0"/>
                    <w:sz w:val="21"/>
                    <w:szCs w:val="21"/>
                  </w:rPr>
                </w:rPrChange>
              </w:rPr>
              <w:t>总间接</w:t>
            </w:r>
            <w:r>
              <w:rPr>
                <w:rFonts w:ascii="Times New Roman" w:hAnsi="Times New Roman" w:cs="Times New Roman" w:eastAsia="SimSun"/>
                <w:b w:val="0"/>
                <w:bCs w:val="0"/>
                <w:sz w:val="21"/>
                <w:szCs w:val="21"/>
                <w:rPrChange w:id="7417" w:author="Codex" w:date="2026-10-05T16:32:41.313017+00:00">
                  <w:rPr>
                    <w:bCs w:val="0"/>
                    <w:sz w:val="21"/>
                    <w:szCs w:val="21"/>
                  </w:rPr>
                </w:rPrChange>
              </w:rPr>
              <w:t>log OR</w:t>
            </w:r>
            <w:r>
              <w:rPr>
                <w:rFonts w:ascii="Times New Roman" w:hAnsi="Times New Roman" w:cs="Times New Roman" w:eastAsia="SimSun"/>
                <w:b w:val="0"/>
                <w:bCs w:val="0"/>
                <w:sz w:val="21"/>
                <w:szCs w:val="21"/>
                <w:rPrChange w:id="7418" w:author="Codex" w:date="2026-10-05T16:32:41.313017+00:00">
                  <w:rPr>
                    <w:bCs w:val="0"/>
                    <w:sz w:val="21"/>
                    <w:szCs w:val="21"/>
                  </w:rPr>
                </w:rPrChange>
              </w:rPr>
              <w:t>之差（</w:t>
            </w:r>
            <w:r>
              <w:rPr>
                <w:rFonts w:ascii="Times New Roman" w:hAnsi="Times New Roman" w:cs="Times New Roman" w:eastAsia="SimSun"/>
                <w:b w:val="0"/>
                <w:bCs w:val="0"/>
                <w:sz w:val="21"/>
                <w:szCs w:val="21"/>
                <w:rPrChange w:id="7419" w:author="Codex" w:date="2026-10-05T16:32:41.313017+00:00">
                  <w:rPr>
                    <w:bCs w:val="0"/>
                    <w:sz w:val="21"/>
                    <w:szCs w:val="21"/>
                  </w:rPr>
                </w:rPrChange>
              </w:rPr>
              <w:t>95% CI</w:t>
            </w:r>
            <w:r>
              <w:rPr>
                <w:rFonts w:ascii="Times New Roman" w:hAnsi="Times New Roman" w:cs="Times New Roman" w:eastAsia="SimSun"/>
                <w:b w:val="0"/>
                <w:bCs w:val="0"/>
                <w:sz w:val="21"/>
                <w:szCs w:val="21"/>
                <w:rPrChange w:id="7420"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tcPrChange w:id="7421"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58E3E72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18" w:author="Codex" w:date="2026-10-05T16:32:41.313017+00:00">
                  <w:rPr>
                    <w:bCs w:val="0"/>
                    <w:sz w:val="21"/>
                    <w:szCs w:val="21"/>
                  </w:rPr>
                </w:rPrChange>
              </w:rPr>
              <w:pPrChange w:id="742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23" w:author="Codex" w:date="2026-10-05T16:32:41.313017+00:00">
                  <w:rPr>
                    <w:bCs w:val="0"/>
                    <w:sz w:val="21"/>
                    <w:szCs w:val="21"/>
                  </w:rPr>
                </w:rPrChange>
              </w:rPr>
              <w:t>BH q</w:t>
            </w:r>
          </w:p>
        </w:tc>
        <w:tc>
          <w:tcPr>
            <w:tcW w:w="0" w:type="auto"/>
            <w:tcBorders>
              <w:top w:val="single" w:sz="12" w:color="000000"/>
              <w:left w:val="nil"/>
              <w:bottom w:val="single" w:sz="4" w:color="000000"/>
              <w:right w:val="nil"/>
              <w:insideH w:val="nil"/>
              <w:insideV w:val="nil"/>
            </w:tcBorders>
            <w:tcMar>
              <w:left w:w="102" w:type="dxa"/>
              <w:right w:w="102" w:type="dxa"/>
            </w:tcMar>
            <w:tcPrChange w:id="7424"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3A268BD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19" w:author="Codex" w:date="2026-10-05T16:32:41.313017+00:00">
                  <w:rPr>
                    <w:bCs w:val="0"/>
                    <w:sz w:val="21"/>
                    <w:szCs w:val="21"/>
                  </w:rPr>
                </w:rPrChange>
              </w:rPr>
              <w:pPrChange w:id="7425"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426" w:author="Codex" w:date="2026-10-05T16:32:41.313017+00:00">
                  <w:rPr>
                    <w:bCs w:val="0"/>
                    <w:sz w:val="21"/>
                    <w:szCs w:val="21"/>
                  </w:rPr>
                </w:rPrChange>
              </w:rPr>
              <w:t>CDE</w:t>
            </w:r>
            <w:r>
              <w:rPr>
                <w:rFonts w:ascii="Times New Roman" w:hAnsi="Times New Roman" w:cs="Times New Roman" w:eastAsia="SimSun"/>
                <w:b w:val="0"/>
                <w:bCs w:val="0"/>
                <w:sz w:val="21"/>
                <w:szCs w:val="21"/>
                <w:rPrChange w:id="7427" w:author="Codex" w:date="2026-10-05T16:32:41.313017+00:00">
                  <w:rPr>
                    <w:bCs w:val="0"/>
                    <w:sz w:val="21"/>
                    <w:szCs w:val="21"/>
                  </w:rPr>
                </w:rPrChange>
              </w:rPr>
              <w:t>差异之差（</w:t>
            </w:r>
            <w:r>
              <w:rPr>
                <w:rFonts w:ascii="Times New Roman" w:hAnsi="Times New Roman" w:cs="Times New Roman" w:eastAsia="SimSun"/>
                <w:b w:val="0"/>
                <w:bCs w:val="0"/>
                <w:sz w:val="21"/>
                <w:szCs w:val="21"/>
                <w:rPrChange w:id="7428" w:author="Codex" w:date="2026-10-05T16:32:41.313017+00:00">
                  <w:rPr>
                    <w:bCs w:val="0"/>
                    <w:sz w:val="21"/>
                    <w:szCs w:val="21"/>
                  </w:rPr>
                </w:rPrChange>
              </w:rPr>
              <w:t>95% CI</w:t>
            </w:r>
            <w:r>
              <w:rPr>
                <w:rFonts w:ascii="Times New Roman" w:hAnsi="Times New Roman" w:cs="Times New Roman" w:eastAsia="SimSun"/>
                <w:b w:val="0"/>
                <w:bCs w:val="0"/>
                <w:sz w:val="21"/>
                <w:szCs w:val="21"/>
                <w:rPrChange w:id="7429"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tcPrChange w:id="7430"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73CEBEE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20" w:author="Codex" w:date="2026-10-05T16:32:41.313017+00:00">
                  <w:rPr>
                    <w:bCs w:val="0"/>
                    <w:sz w:val="21"/>
                    <w:szCs w:val="21"/>
                  </w:rPr>
                </w:rPrChange>
              </w:rPr>
              <w:pPrChange w:id="743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32" w:author="Codex" w:date="2026-10-05T16:32:41.313017+00:00">
                  <w:rPr>
                    <w:bCs w:val="0"/>
                    <w:sz w:val="21"/>
                    <w:szCs w:val="21"/>
                  </w:rPr>
                </w:rPrChange>
              </w:rPr>
              <w:t>BH q</w:t>
            </w:r>
          </w:p>
        </w:tc>
      </w:tr>
      <w:tr w:rsidR="007622EE" w14:paraId="7CBC0C98"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433" w:author="Codex" w:date="2026-10-05T16:32:41.313017+00:00">
              <w:tcPr>
                <w:tcW w:w="0" w:type="auto"/>
                <w:tcBorders>
                  <w:top w:val="nil"/>
                  <w:left w:val="nil"/>
                  <w:bottom w:val="nil"/>
                  <w:right w:val="nil"/>
                </w:tcBorders>
                <w:tcMar>
                  <w:left w:w="102" w:type="dxa"/>
                  <w:right w:w="102" w:type="dxa"/>
                </w:tcMar>
              </w:tcPr>
            </w:tcPrChange>
          </w:tcPr>
          <w:p w14:paraId="7364996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21" w:author="Codex" w:date="2026-10-05T16:32:41.313017+00:00">
                  <w:rPr>
                    <w:bCs w:val="0"/>
                    <w:sz w:val="21"/>
                    <w:szCs w:val="21"/>
                  </w:rPr>
                </w:rPrChange>
              </w:rPr>
              <w:pPrChange w:id="743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35" w:author="Codex" w:date="2026-10-05T16:32:41.313017+00:00">
                  <w:rPr>
                    <w:bCs w:val="0"/>
                    <w:sz w:val="21"/>
                    <w:szCs w:val="21"/>
                  </w:rPr>
                </w:rPrChange>
              </w:rPr>
              <w:t>AA-S</w:t>
            </w:r>
          </w:p>
        </w:tc>
        <w:tc>
          <w:tcPr>
            <w:tcW w:w="0" w:type="auto"/>
            <w:tcBorders>
              <w:top w:val="nil"/>
              <w:left w:val="nil"/>
              <w:bottom w:val="nil"/>
              <w:right w:val="nil"/>
              <w:insideH w:val="nil"/>
              <w:insideV w:val="nil"/>
            </w:tcBorders>
            <w:tcMar>
              <w:left w:w="102" w:type="dxa"/>
              <w:right w:w="102" w:type="dxa"/>
            </w:tcMar>
            <w:tcPrChange w:id="7436" w:author="Codex" w:date="2026-10-05T16:32:41.313017+00:00">
              <w:tcPr>
                <w:tcW w:w="0" w:type="auto"/>
                <w:tcBorders>
                  <w:top w:val="nil"/>
                  <w:left w:val="nil"/>
                  <w:bottom w:val="nil"/>
                  <w:right w:val="nil"/>
                </w:tcBorders>
                <w:tcMar>
                  <w:left w:w="102" w:type="dxa"/>
                  <w:right w:w="102" w:type="dxa"/>
                </w:tcMar>
              </w:tcPr>
            </w:tcPrChange>
          </w:tcPr>
          <w:p w14:paraId="755ED7D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22" w:author="Codex" w:date="2026-10-05T16:32:41.313017+00:00">
                  <w:rPr>
                    <w:bCs w:val="0"/>
                    <w:sz w:val="21"/>
                    <w:szCs w:val="21"/>
                  </w:rPr>
                </w:rPrChange>
              </w:rPr>
              <w:pPrChange w:id="743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38" w:author="Codex" w:date="2026-10-05T16:32:41.313017+00:00">
                  <w:rPr>
                    <w:bCs w:val="0"/>
                    <w:sz w:val="21"/>
                    <w:szCs w:val="21"/>
                  </w:rPr>
                </w:rPrChange>
              </w:rPr>
              <w:t>-0.0029</w:t>
            </w:r>
            <w:r>
              <w:rPr>
                <w:rFonts w:ascii="Times New Roman" w:hAnsi="Times New Roman" w:cs="Times New Roman" w:eastAsia="SimSun"/>
                <w:b w:val="0"/>
                <w:bCs w:val="0"/>
                <w:sz w:val="21"/>
                <w:szCs w:val="21"/>
                <w:rPrChange w:id="7439" w:author="Codex" w:date="2026-10-05T16:32:41.313017+00:00">
                  <w:rPr>
                    <w:bCs w:val="0"/>
                    <w:sz w:val="21"/>
                    <w:szCs w:val="21"/>
                  </w:rPr>
                </w:rPrChange>
              </w:rPr>
              <w:t>（</w:t>
            </w:r>
            <w:r>
              <w:rPr>
                <w:rFonts w:ascii="Times New Roman" w:hAnsi="Times New Roman" w:cs="Times New Roman" w:eastAsia="SimSun"/>
                <w:b w:val="0"/>
                <w:bCs w:val="0"/>
                <w:sz w:val="21"/>
                <w:szCs w:val="21"/>
                <w:rPrChange w:id="7440" w:author="Codex" w:date="2026-10-05T16:32:41.313017+00:00">
                  <w:rPr>
                    <w:bCs w:val="0"/>
                    <w:sz w:val="21"/>
                    <w:szCs w:val="21"/>
                  </w:rPr>
                </w:rPrChange>
              </w:rPr>
              <w:t>-0.0215</w:t>
            </w:r>
            <w:r>
              <w:rPr>
                <w:rFonts w:ascii="Times New Roman" w:hAnsi="Times New Roman" w:cs="Times New Roman" w:eastAsia="SimSun"/>
                <w:b w:val="0"/>
                <w:bCs w:val="0"/>
                <w:sz w:val="21"/>
                <w:szCs w:val="21"/>
                <w:rPrChange w:id="7441" w:author="Codex" w:date="2026-10-05T16:32:41.313017+00:00">
                  <w:rPr>
                    <w:bCs w:val="0"/>
                    <w:sz w:val="21"/>
                    <w:szCs w:val="21"/>
                  </w:rPr>
                </w:rPrChange>
              </w:rPr>
              <w:t>，</w:t>
            </w:r>
            <w:r>
              <w:rPr>
                <w:rFonts w:ascii="Times New Roman" w:hAnsi="Times New Roman" w:cs="Times New Roman" w:eastAsia="SimSun"/>
                <w:b w:val="0"/>
                <w:bCs w:val="0"/>
                <w:sz w:val="21"/>
                <w:szCs w:val="21"/>
                <w:rPrChange w:id="7442" w:author="Codex" w:date="2026-10-05T16:32:41.313017+00:00">
                  <w:rPr>
                    <w:bCs w:val="0"/>
                    <w:sz w:val="21"/>
                    <w:szCs w:val="21"/>
                  </w:rPr>
                </w:rPrChange>
              </w:rPr>
              <w:t>0.0189</w:t>
            </w:r>
            <w:r>
              <w:rPr>
                <w:rFonts w:ascii="Times New Roman" w:hAnsi="Times New Roman" w:cs="Times New Roman" w:eastAsia="SimSun"/>
                <w:b w:val="0"/>
                <w:bCs w:val="0"/>
                <w:sz w:val="21"/>
                <w:szCs w:val="21"/>
                <w:rPrChange w:id="744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444" w:author="Codex" w:date="2026-10-05T16:32:41.313017+00:00">
              <w:tcPr>
                <w:tcW w:w="0" w:type="auto"/>
                <w:tcBorders>
                  <w:top w:val="nil"/>
                  <w:left w:val="nil"/>
                  <w:bottom w:val="nil"/>
                  <w:right w:val="nil"/>
                </w:tcBorders>
                <w:tcMar>
                  <w:left w:w="102" w:type="dxa"/>
                  <w:right w:w="102" w:type="dxa"/>
                </w:tcMar>
              </w:tcPr>
            </w:tcPrChange>
          </w:tcPr>
          <w:p w14:paraId="528B4CD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23" w:author="Codex" w:date="2026-10-05T16:32:41.313017+00:00">
                  <w:rPr>
                    <w:bCs w:val="0"/>
                    <w:sz w:val="21"/>
                    <w:szCs w:val="21"/>
                  </w:rPr>
                </w:rPrChange>
              </w:rPr>
              <w:pPrChange w:id="744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46"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7447" w:author="Codex" w:date="2026-10-05T16:32:41.313017+00:00">
              <w:tcPr>
                <w:tcW w:w="0" w:type="auto"/>
                <w:tcBorders>
                  <w:top w:val="nil"/>
                  <w:left w:val="nil"/>
                  <w:bottom w:val="nil"/>
                  <w:right w:val="nil"/>
                </w:tcBorders>
                <w:tcMar>
                  <w:left w:w="102" w:type="dxa"/>
                  <w:right w:w="102" w:type="dxa"/>
                </w:tcMar>
              </w:tcPr>
            </w:tcPrChange>
          </w:tcPr>
          <w:p w14:paraId="45109A9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24" w:author="Codex" w:date="2026-10-05T16:32:41.313017+00:00">
                  <w:rPr>
                    <w:bCs w:val="0"/>
                    <w:sz w:val="21"/>
                    <w:szCs w:val="21"/>
                  </w:rPr>
                </w:rPrChange>
              </w:rPr>
              <w:pPrChange w:id="744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49" w:author="Codex" w:date="2026-10-05T16:32:41.313017+00:00">
                  <w:rPr>
                    <w:bCs w:val="0"/>
                    <w:sz w:val="21"/>
                    <w:szCs w:val="21"/>
                  </w:rPr>
                </w:rPrChange>
              </w:rPr>
              <w:t>0.2717</w:t>
            </w:r>
            <w:r>
              <w:rPr>
                <w:rFonts w:ascii="Times New Roman" w:hAnsi="Times New Roman" w:cs="Times New Roman" w:eastAsia="SimSun"/>
                <w:b w:val="0"/>
                <w:bCs w:val="0"/>
                <w:sz w:val="21"/>
                <w:szCs w:val="21"/>
                <w:rPrChange w:id="7450" w:author="Codex" w:date="2026-10-05T16:32:41.313017+00:00">
                  <w:rPr>
                    <w:bCs w:val="0"/>
                    <w:sz w:val="21"/>
                    <w:szCs w:val="21"/>
                  </w:rPr>
                </w:rPrChange>
              </w:rPr>
              <w:t>（</w:t>
            </w:r>
            <w:r>
              <w:rPr>
                <w:rFonts w:ascii="Times New Roman" w:hAnsi="Times New Roman" w:cs="Times New Roman" w:eastAsia="SimSun"/>
                <w:b w:val="0"/>
                <w:bCs w:val="0"/>
                <w:sz w:val="21"/>
                <w:szCs w:val="21"/>
                <w:rPrChange w:id="7451" w:author="Codex" w:date="2026-10-05T16:32:41.313017+00:00">
                  <w:rPr>
                    <w:bCs w:val="0"/>
                    <w:sz w:val="21"/>
                    <w:szCs w:val="21"/>
                  </w:rPr>
                </w:rPrChange>
              </w:rPr>
              <w:t>-0.5587</w:t>
            </w:r>
            <w:r>
              <w:rPr>
                <w:rFonts w:ascii="Times New Roman" w:hAnsi="Times New Roman" w:cs="Times New Roman" w:eastAsia="SimSun"/>
                <w:b w:val="0"/>
                <w:bCs w:val="0"/>
                <w:sz w:val="21"/>
                <w:szCs w:val="21"/>
                <w:rPrChange w:id="7452" w:author="Codex" w:date="2026-10-05T16:32:41.313017+00:00">
                  <w:rPr>
                    <w:bCs w:val="0"/>
                    <w:sz w:val="21"/>
                    <w:szCs w:val="21"/>
                  </w:rPr>
                </w:rPrChange>
              </w:rPr>
              <w:t>，</w:t>
            </w:r>
            <w:r>
              <w:rPr>
                <w:rFonts w:ascii="Times New Roman" w:hAnsi="Times New Roman" w:cs="Times New Roman" w:eastAsia="SimSun"/>
                <w:b w:val="0"/>
                <w:bCs w:val="0"/>
                <w:sz w:val="21"/>
                <w:szCs w:val="21"/>
                <w:rPrChange w:id="7453" w:author="Codex" w:date="2026-10-05T16:32:41.313017+00:00">
                  <w:rPr>
                    <w:bCs w:val="0"/>
                    <w:sz w:val="21"/>
                    <w:szCs w:val="21"/>
                  </w:rPr>
                </w:rPrChange>
              </w:rPr>
              <w:t>1.1261</w:t>
            </w:r>
            <w:r>
              <w:rPr>
                <w:rFonts w:ascii="Times New Roman" w:hAnsi="Times New Roman" w:cs="Times New Roman" w:eastAsia="SimSun"/>
                <w:b w:val="0"/>
                <w:bCs w:val="0"/>
                <w:sz w:val="21"/>
                <w:szCs w:val="21"/>
                <w:rPrChange w:id="745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455" w:author="Codex" w:date="2026-10-05T16:32:41.313017+00:00">
              <w:tcPr>
                <w:tcW w:w="0" w:type="auto"/>
                <w:tcBorders>
                  <w:top w:val="nil"/>
                  <w:left w:val="nil"/>
                  <w:bottom w:val="nil"/>
                  <w:right w:val="nil"/>
                </w:tcBorders>
                <w:tcMar>
                  <w:left w:w="102" w:type="dxa"/>
                  <w:right w:w="102" w:type="dxa"/>
                </w:tcMar>
              </w:tcPr>
            </w:tcPrChange>
          </w:tcPr>
          <w:p w14:paraId="2906962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25" w:author="Codex" w:date="2026-10-05T16:32:41.313017+00:00">
                  <w:rPr>
                    <w:bCs w:val="0"/>
                    <w:sz w:val="21"/>
                    <w:szCs w:val="21"/>
                  </w:rPr>
                </w:rPrChange>
              </w:rPr>
              <w:pPrChange w:id="745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57" w:author="Codex" w:date="2026-10-05T16:32:41.313017+00:00">
                  <w:rPr>
                    <w:bCs w:val="0"/>
                    <w:sz w:val="21"/>
                    <w:szCs w:val="21"/>
                  </w:rPr>
                </w:rPrChange>
              </w:rPr>
              <w:t>1.000</w:t>
            </w:r>
          </w:p>
        </w:tc>
      </w:tr>
      <w:tr w:rsidR="007622EE" w14:paraId="68C81F29"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458" w:author="Codex" w:date="2026-10-05T16:32:41.313017+00:00">
              <w:tcPr>
                <w:tcW w:w="0" w:type="auto"/>
                <w:tcBorders>
                  <w:top w:val="nil"/>
                  <w:left w:val="nil"/>
                  <w:bottom w:val="nil"/>
                  <w:right w:val="nil"/>
                </w:tcBorders>
                <w:tcMar>
                  <w:left w:w="102" w:type="dxa"/>
                  <w:right w:w="102" w:type="dxa"/>
                </w:tcMar>
              </w:tcPr>
            </w:tcPrChange>
          </w:tcPr>
          <w:p w14:paraId="553C11A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26" w:author="Codex" w:date="2026-10-05T16:32:41.313017+00:00">
                  <w:rPr>
                    <w:bCs w:val="0"/>
                    <w:sz w:val="21"/>
                    <w:szCs w:val="21"/>
                  </w:rPr>
                </w:rPrChange>
              </w:rPr>
              <w:pPrChange w:id="745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60" w:author="Codex" w:date="2026-10-05T16:32:41.313017+00:00">
                  <w:rPr>
                    <w:bCs w:val="0"/>
                    <w:sz w:val="21"/>
                    <w:szCs w:val="21"/>
                  </w:rPr>
                </w:rPrChange>
              </w:rPr>
              <w:t>AA-P</w:t>
            </w:r>
          </w:p>
        </w:tc>
        <w:tc>
          <w:tcPr>
            <w:tcW w:w="0" w:type="auto"/>
            <w:tcBorders>
              <w:top w:val="nil"/>
              <w:left w:val="nil"/>
              <w:bottom w:val="nil"/>
              <w:right w:val="nil"/>
              <w:insideH w:val="nil"/>
              <w:insideV w:val="nil"/>
            </w:tcBorders>
            <w:tcMar>
              <w:left w:w="102" w:type="dxa"/>
              <w:right w:w="102" w:type="dxa"/>
            </w:tcMar>
            <w:tcPrChange w:id="7461" w:author="Codex" w:date="2026-10-05T16:32:41.313017+00:00">
              <w:tcPr>
                <w:tcW w:w="0" w:type="auto"/>
                <w:tcBorders>
                  <w:top w:val="nil"/>
                  <w:left w:val="nil"/>
                  <w:bottom w:val="nil"/>
                  <w:right w:val="nil"/>
                </w:tcBorders>
                <w:tcMar>
                  <w:left w:w="102" w:type="dxa"/>
                  <w:right w:w="102" w:type="dxa"/>
                </w:tcMar>
              </w:tcPr>
            </w:tcPrChange>
          </w:tcPr>
          <w:p w14:paraId="7C7E768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27" w:author="Codex" w:date="2026-10-05T16:32:41.313017+00:00">
                  <w:rPr>
                    <w:bCs w:val="0"/>
                    <w:sz w:val="21"/>
                    <w:szCs w:val="21"/>
                  </w:rPr>
                </w:rPrChange>
              </w:rPr>
              <w:pPrChange w:id="746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63" w:author="Codex" w:date="2026-10-05T16:32:41.313017+00:00">
                  <w:rPr>
                    <w:bCs w:val="0"/>
                    <w:sz w:val="21"/>
                    <w:szCs w:val="21"/>
                  </w:rPr>
                </w:rPrChange>
              </w:rPr>
              <w:t>-0.0176</w:t>
            </w:r>
            <w:r>
              <w:rPr>
                <w:rFonts w:ascii="Times New Roman" w:hAnsi="Times New Roman" w:cs="Times New Roman" w:eastAsia="SimSun"/>
                <w:b w:val="0"/>
                <w:bCs w:val="0"/>
                <w:sz w:val="21"/>
                <w:szCs w:val="21"/>
                <w:rPrChange w:id="7464" w:author="Codex" w:date="2026-10-05T16:32:41.313017+00:00">
                  <w:rPr>
                    <w:bCs w:val="0"/>
                    <w:sz w:val="21"/>
                    <w:szCs w:val="21"/>
                  </w:rPr>
                </w:rPrChange>
              </w:rPr>
              <w:t>（</w:t>
            </w:r>
            <w:r>
              <w:rPr>
                <w:rFonts w:ascii="Times New Roman" w:hAnsi="Times New Roman" w:cs="Times New Roman" w:eastAsia="SimSun"/>
                <w:b w:val="0"/>
                <w:bCs w:val="0"/>
                <w:sz w:val="21"/>
                <w:szCs w:val="21"/>
                <w:rPrChange w:id="7465" w:author="Codex" w:date="2026-10-05T16:32:41.313017+00:00">
                  <w:rPr>
                    <w:bCs w:val="0"/>
                    <w:sz w:val="21"/>
                    <w:szCs w:val="21"/>
                  </w:rPr>
                </w:rPrChange>
              </w:rPr>
              <w:t>-0.0415</w:t>
            </w:r>
            <w:r>
              <w:rPr>
                <w:rFonts w:ascii="Times New Roman" w:hAnsi="Times New Roman" w:cs="Times New Roman" w:eastAsia="SimSun"/>
                <w:b w:val="0"/>
                <w:bCs w:val="0"/>
                <w:sz w:val="21"/>
                <w:szCs w:val="21"/>
                <w:rPrChange w:id="7466" w:author="Codex" w:date="2026-10-05T16:32:41.313017+00:00">
                  <w:rPr>
                    <w:bCs w:val="0"/>
                    <w:sz w:val="21"/>
                    <w:szCs w:val="21"/>
                  </w:rPr>
                </w:rPrChange>
              </w:rPr>
              <w:t>，</w:t>
            </w:r>
            <w:r>
              <w:rPr>
                <w:rFonts w:ascii="Times New Roman" w:hAnsi="Times New Roman" w:cs="Times New Roman" w:eastAsia="SimSun"/>
                <w:b w:val="0"/>
                <w:bCs w:val="0"/>
                <w:sz w:val="21"/>
                <w:szCs w:val="21"/>
                <w:rPrChange w:id="7467" w:author="Codex" w:date="2026-10-05T16:32:41.313017+00:00">
                  <w:rPr>
                    <w:bCs w:val="0"/>
                    <w:sz w:val="21"/>
                    <w:szCs w:val="21"/>
                  </w:rPr>
                </w:rPrChange>
              </w:rPr>
              <w:t>0.0244</w:t>
            </w:r>
            <w:r>
              <w:rPr>
                <w:rFonts w:ascii="Times New Roman" w:hAnsi="Times New Roman" w:cs="Times New Roman" w:eastAsia="SimSun"/>
                <w:b w:val="0"/>
                <w:bCs w:val="0"/>
                <w:sz w:val="21"/>
                <w:szCs w:val="21"/>
                <w:rPrChange w:id="746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469" w:author="Codex" w:date="2026-10-05T16:32:41.313017+00:00">
              <w:tcPr>
                <w:tcW w:w="0" w:type="auto"/>
                <w:tcBorders>
                  <w:top w:val="nil"/>
                  <w:left w:val="nil"/>
                  <w:bottom w:val="nil"/>
                  <w:right w:val="nil"/>
                </w:tcBorders>
                <w:tcMar>
                  <w:left w:w="102" w:type="dxa"/>
                  <w:right w:w="102" w:type="dxa"/>
                </w:tcMar>
              </w:tcPr>
            </w:tcPrChange>
          </w:tcPr>
          <w:p w14:paraId="1A97109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28" w:author="Codex" w:date="2026-10-05T16:32:41.313017+00:00">
                  <w:rPr>
                    <w:bCs w:val="0"/>
                    <w:sz w:val="21"/>
                    <w:szCs w:val="21"/>
                  </w:rPr>
                </w:rPrChange>
              </w:rPr>
              <w:pPrChange w:id="747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71"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7472" w:author="Codex" w:date="2026-10-05T16:32:41.313017+00:00">
              <w:tcPr>
                <w:tcW w:w="0" w:type="auto"/>
                <w:tcBorders>
                  <w:top w:val="nil"/>
                  <w:left w:val="nil"/>
                  <w:bottom w:val="nil"/>
                  <w:right w:val="nil"/>
                </w:tcBorders>
                <w:tcMar>
                  <w:left w:w="102" w:type="dxa"/>
                  <w:right w:w="102" w:type="dxa"/>
                </w:tcMar>
              </w:tcPr>
            </w:tcPrChange>
          </w:tcPr>
          <w:p w14:paraId="30640CA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29" w:author="Codex" w:date="2026-10-05T16:32:41.313017+00:00">
                  <w:rPr>
                    <w:bCs w:val="0"/>
                    <w:sz w:val="21"/>
                    <w:szCs w:val="21"/>
                  </w:rPr>
                </w:rPrChange>
              </w:rPr>
              <w:pPrChange w:id="747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74" w:author="Codex" w:date="2026-10-05T16:32:41.313017+00:00">
                  <w:rPr>
                    <w:bCs w:val="0"/>
                    <w:sz w:val="21"/>
                    <w:szCs w:val="21"/>
                  </w:rPr>
                </w:rPrChange>
              </w:rPr>
              <w:t>0.2953</w:t>
            </w:r>
            <w:r>
              <w:rPr>
                <w:rFonts w:ascii="Times New Roman" w:hAnsi="Times New Roman" w:cs="Times New Roman" w:eastAsia="SimSun"/>
                <w:b w:val="0"/>
                <w:bCs w:val="0"/>
                <w:sz w:val="21"/>
                <w:szCs w:val="21"/>
                <w:rPrChange w:id="7475" w:author="Codex" w:date="2026-10-05T16:32:41.313017+00:00">
                  <w:rPr>
                    <w:bCs w:val="0"/>
                    <w:sz w:val="21"/>
                    <w:szCs w:val="21"/>
                  </w:rPr>
                </w:rPrChange>
              </w:rPr>
              <w:t>（</w:t>
            </w:r>
            <w:r>
              <w:rPr>
                <w:rFonts w:ascii="Times New Roman" w:hAnsi="Times New Roman" w:cs="Times New Roman" w:eastAsia="SimSun"/>
                <w:b w:val="0"/>
                <w:bCs w:val="0"/>
                <w:sz w:val="21"/>
                <w:szCs w:val="21"/>
                <w:rPrChange w:id="7476" w:author="Codex" w:date="2026-10-05T16:32:41.313017+00:00">
                  <w:rPr>
                    <w:bCs w:val="0"/>
                    <w:sz w:val="21"/>
                    <w:szCs w:val="21"/>
                  </w:rPr>
                </w:rPrChange>
              </w:rPr>
              <w:t>-0.5102</w:t>
            </w:r>
            <w:r>
              <w:rPr>
                <w:rFonts w:ascii="Times New Roman" w:hAnsi="Times New Roman" w:cs="Times New Roman" w:eastAsia="SimSun"/>
                <w:b w:val="0"/>
                <w:bCs w:val="0"/>
                <w:sz w:val="21"/>
                <w:szCs w:val="21"/>
                <w:rPrChange w:id="7477" w:author="Codex" w:date="2026-10-05T16:32:41.313017+00:00">
                  <w:rPr>
                    <w:bCs w:val="0"/>
                    <w:sz w:val="21"/>
                    <w:szCs w:val="21"/>
                  </w:rPr>
                </w:rPrChange>
              </w:rPr>
              <w:t>，</w:t>
            </w:r>
            <w:r>
              <w:rPr>
                <w:rFonts w:ascii="Times New Roman" w:hAnsi="Times New Roman" w:cs="Times New Roman" w:eastAsia="SimSun"/>
                <w:b w:val="0"/>
                <w:bCs w:val="0"/>
                <w:sz w:val="21"/>
                <w:szCs w:val="21"/>
                <w:rPrChange w:id="7478" w:author="Codex" w:date="2026-10-05T16:32:41.313017+00:00">
                  <w:rPr>
                    <w:bCs w:val="0"/>
                    <w:sz w:val="21"/>
                    <w:szCs w:val="21"/>
                  </w:rPr>
                </w:rPrChange>
              </w:rPr>
              <w:t>1.1056</w:t>
            </w:r>
            <w:r>
              <w:rPr>
                <w:rFonts w:ascii="Times New Roman" w:hAnsi="Times New Roman" w:cs="Times New Roman" w:eastAsia="SimSun"/>
                <w:b w:val="0"/>
                <w:bCs w:val="0"/>
                <w:sz w:val="21"/>
                <w:szCs w:val="21"/>
                <w:rPrChange w:id="747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480" w:author="Codex" w:date="2026-10-05T16:32:41.313017+00:00">
              <w:tcPr>
                <w:tcW w:w="0" w:type="auto"/>
                <w:tcBorders>
                  <w:top w:val="nil"/>
                  <w:left w:val="nil"/>
                  <w:bottom w:val="nil"/>
                  <w:right w:val="nil"/>
                </w:tcBorders>
                <w:tcMar>
                  <w:left w:w="102" w:type="dxa"/>
                  <w:right w:w="102" w:type="dxa"/>
                </w:tcMar>
              </w:tcPr>
            </w:tcPrChange>
          </w:tcPr>
          <w:p w14:paraId="09464B6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30" w:author="Codex" w:date="2026-10-05T16:32:41.313017+00:00">
                  <w:rPr>
                    <w:bCs w:val="0"/>
                    <w:sz w:val="21"/>
                    <w:szCs w:val="21"/>
                  </w:rPr>
                </w:rPrChange>
              </w:rPr>
              <w:pPrChange w:id="748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82" w:author="Codex" w:date="2026-10-05T16:32:41.313017+00:00">
                  <w:rPr>
                    <w:bCs w:val="0"/>
                    <w:sz w:val="21"/>
                    <w:szCs w:val="21"/>
                  </w:rPr>
                </w:rPrChange>
              </w:rPr>
              <w:t>1.000</w:t>
            </w:r>
          </w:p>
        </w:tc>
      </w:tr>
      <w:tr w:rsidR="007622EE" w14:paraId="358EADC5"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483" w:author="Codex" w:date="2026-10-05T16:32:41.313017+00:00">
              <w:tcPr>
                <w:tcW w:w="0" w:type="auto"/>
                <w:tcBorders>
                  <w:top w:val="nil"/>
                  <w:left w:val="nil"/>
                  <w:bottom w:val="nil"/>
                  <w:right w:val="nil"/>
                </w:tcBorders>
                <w:tcMar>
                  <w:left w:w="102" w:type="dxa"/>
                  <w:right w:w="102" w:type="dxa"/>
                </w:tcMar>
              </w:tcPr>
            </w:tcPrChange>
          </w:tcPr>
          <w:p w14:paraId="6060592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31" w:author="Codex" w:date="2026-10-05T16:32:41.313017+00:00">
                  <w:rPr>
                    <w:bCs w:val="0"/>
                    <w:sz w:val="21"/>
                    <w:szCs w:val="21"/>
                  </w:rPr>
                </w:rPrChange>
              </w:rPr>
              <w:pPrChange w:id="748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85" w:author="Codex" w:date="2026-10-05T16:32:41.313017+00:00">
                  <w:rPr>
                    <w:bCs w:val="0"/>
                    <w:sz w:val="21"/>
                    <w:szCs w:val="21"/>
                  </w:rPr>
                </w:rPrChange>
              </w:rPr>
              <w:t>AR-S</w:t>
            </w:r>
          </w:p>
        </w:tc>
        <w:tc>
          <w:tcPr>
            <w:tcW w:w="0" w:type="auto"/>
            <w:tcBorders>
              <w:top w:val="nil"/>
              <w:left w:val="nil"/>
              <w:bottom w:val="nil"/>
              <w:right w:val="nil"/>
              <w:insideH w:val="nil"/>
              <w:insideV w:val="nil"/>
            </w:tcBorders>
            <w:tcMar>
              <w:left w:w="102" w:type="dxa"/>
              <w:right w:w="102" w:type="dxa"/>
            </w:tcMar>
            <w:tcPrChange w:id="7486" w:author="Codex" w:date="2026-10-05T16:32:41.313017+00:00">
              <w:tcPr>
                <w:tcW w:w="0" w:type="auto"/>
                <w:tcBorders>
                  <w:top w:val="nil"/>
                  <w:left w:val="nil"/>
                  <w:bottom w:val="nil"/>
                  <w:right w:val="nil"/>
                </w:tcBorders>
                <w:tcMar>
                  <w:left w:w="102" w:type="dxa"/>
                  <w:right w:w="102" w:type="dxa"/>
                </w:tcMar>
              </w:tcPr>
            </w:tcPrChange>
          </w:tcPr>
          <w:p w14:paraId="6B4A527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32" w:author="Codex" w:date="2026-10-05T16:32:41.313017+00:00">
                  <w:rPr>
                    <w:bCs w:val="0"/>
                    <w:sz w:val="21"/>
                    <w:szCs w:val="21"/>
                  </w:rPr>
                </w:rPrChange>
              </w:rPr>
              <w:pPrChange w:id="748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88" w:author="Codex" w:date="2026-10-05T16:32:41.313017+00:00">
                  <w:rPr>
                    <w:bCs w:val="0"/>
                    <w:sz w:val="21"/>
                    <w:szCs w:val="21"/>
                  </w:rPr>
                </w:rPrChange>
              </w:rPr>
              <w:t>0.0013</w:t>
            </w:r>
            <w:r>
              <w:rPr>
                <w:rFonts w:ascii="Times New Roman" w:hAnsi="Times New Roman" w:cs="Times New Roman" w:eastAsia="SimSun"/>
                <w:b w:val="0"/>
                <w:bCs w:val="0"/>
                <w:sz w:val="21"/>
                <w:szCs w:val="21"/>
                <w:rPrChange w:id="7489" w:author="Codex" w:date="2026-10-05T16:32:41.313017+00:00">
                  <w:rPr>
                    <w:bCs w:val="0"/>
                    <w:sz w:val="21"/>
                    <w:szCs w:val="21"/>
                  </w:rPr>
                </w:rPrChange>
              </w:rPr>
              <w:t>（</w:t>
            </w:r>
            <w:r>
              <w:rPr>
                <w:rFonts w:ascii="Times New Roman" w:hAnsi="Times New Roman" w:cs="Times New Roman" w:eastAsia="SimSun"/>
                <w:b w:val="0"/>
                <w:bCs w:val="0"/>
                <w:sz w:val="21"/>
                <w:szCs w:val="21"/>
                <w:rPrChange w:id="7490" w:author="Codex" w:date="2026-10-05T16:32:41.313017+00:00">
                  <w:rPr>
                    <w:bCs w:val="0"/>
                    <w:sz w:val="21"/>
                    <w:szCs w:val="21"/>
                  </w:rPr>
                </w:rPrChange>
              </w:rPr>
              <w:t>-0.0107</w:t>
            </w:r>
            <w:r>
              <w:rPr>
                <w:rFonts w:ascii="Times New Roman" w:hAnsi="Times New Roman" w:cs="Times New Roman" w:eastAsia="SimSun"/>
                <w:b w:val="0"/>
                <w:bCs w:val="0"/>
                <w:sz w:val="21"/>
                <w:szCs w:val="21"/>
                <w:rPrChange w:id="7491" w:author="Codex" w:date="2026-10-05T16:32:41.313017+00:00">
                  <w:rPr>
                    <w:bCs w:val="0"/>
                    <w:sz w:val="21"/>
                    <w:szCs w:val="21"/>
                  </w:rPr>
                </w:rPrChange>
              </w:rPr>
              <w:t>，</w:t>
            </w:r>
            <w:r>
              <w:rPr>
                <w:rFonts w:ascii="Times New Roman" w:hAnsi="Times New Roman" w:cs="Times New Roman" w:eastAsia="SimSun"/>
                <w:b w:val="0"/>
                <w:bCs w:val="0"/>
                <w:sz w:val="21"/>
                <w:szCs w:val="21"/>
                <w:rPrChange w:id="7492" w:author="Codex" w:date="2026-10-05T16:32:41.313017+00:00">
                  <w:rPr>
                    <w:bCs w:val="0"/>
                    <w:sz w:val="21"/>
                    <w:szCs w:val="21"/>
                  </w:rPr>
                </w:rPrChange>
              </w:rPr>
              <w:t>0.0132</w:t>
            </w:r>
            <w:r>
              <w:rPr>
                <w:rFonts w:ascii="Times New Roman" w:hAnsi="Times New Roman" w:cs="Times New Roman" w:eastAsia="SimSun"/>
                <w:b w:val="0"/>
                <w:bCs w:val="0"/>
                <w:sz w:val="21"/>
                <w:szCs w:val="21"/>
                <w:rPrChange w:id="749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494" w:author="Codex" w:date="2026-10-05T16:32:41.313017+00:00">
              <w:tcPr>
                <w:tcW w:w="0" w:type="auto"/>
                <w:tcBorders>
                  <w:top w:val="nil"/>
                  <w:left w:val="nil"/>
                  <w:bottom w:val="nil"/>
                  <w:right w:val="nil"/>
                </w:tcBorders>
                <w:tcMar>
                  <w:left w:w="102" w:type="dxa"/>
                  <w:right w:w="102" w:type="dxa"/>
                </w:tcMar>
              </w:tcPr>
            </w:tcPrChange>
          </w:tcPr>
          <w:p w14:paraId="1D4B6D4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33" w:author="Codex" w:date="2026-10-05T16:32:41.313017+00:00">
                  <w:rPr>
                    <w:bCs w:val="0"/>
                    <w:sz w:val="21"/>
                    <w:szCs w:val="21"/>
                  </w:rPr>
                </w:rPrChange>
              </w:rPr>
              <w:pPrChange w:id="749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96"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7497" w:author="Codex" w:date="2026-10-05T16:32:41.313017+00:00">
              <w:tcPr>
                <w:tcW w:w="0" w:type="auto"/>
                <w:tcBorders>
                  <w:top w:val="nil"/>
                  <w:left w:val="nil"/>
                  <w:bottom w:val="nil"/>
                  <w:right w:val="nil"/>
                </w:tcBorders>
                <w:tcMar>
                  <w:left w:w="102" w:type="dxa"/>
                  <w:right w:w="102" w:type="dxa"/>
                </w:tcMar>
              </w:tcPr>
            </w:tcPrChange>
          </w:tcPr>
          <w:p w14:paraId="71AB73B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34" w:author="Codex" w:date="2026-10-05T16:32:41.313017+00:00">
                  <w:rPr>
                    <w:bCs w:val="0"/>
                    <w:sz w:val="21"/>
                    <w:szCs w:val="21"/>
                  </w:rPr>
                </w:rPrChange>
              </w:rPr>
              <w:pPrChange w:id="749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99" w:author="Codex" w:date="2026-10-05T16:32:41.313017+00:00">
                  <w:rPr>
                    <w:bCs w:val="0"/>
                    <w:sz w:val="21"/>
                    <w:szCs w:val="21"/>
                  </w:rPr>
                </w:rPrChange>
              </w:rPr>
              <w:t>0.0494</w:t>
            </w:r>
            <w:r>
              <w:rPr>
                <w:rFonts w:ascii="Times New Roman" w:hAnsi="Times New Roman" w:cs="Times New Roman" w:eastAsia="SimSun"/>
                <w:b w:val="0"/>
                <w:bCs w:val="0"/>
                <w:sz w:val="21"/>
                <w:szCs w:val="21"/>
                <w:rPrChange w:id="7500" w:author="Codex" w:date="2026-10-05T16:32:41.313017+00:00">
                  <w:rPr>
                    <w:bCs w:val="0"/>
                    <w:sz w:val="21"/>
                    <w:szCs w:val="21"/>
                  </w:rPr>
                </w:rPrChange>
              </w:rPr>
              <w:t>（</w:t>
            </w:r>
            <w:r>
              <w:rPr>
                <w:rFonts w:ascii="Times New Roman" w:hAnsi="Times New Roman" w:cs="Times New Roman" w:eastAsia="SimSun"/>
                <w:b w:val="0"/>
                <w:bCs w:val="0"/>
                <w:sz w:val="21"/>
                <w:szCs w:val="21"/>
                <w:rPrChange w:id="7501" w:author="Codex" w:date="2026-10-05T16:32:41.313017+00:00">
                  <w:rPr>
                    <w:bCs w:val="0"/>
                    <w:sz w:val="21"/>
                    <w:szCs w:val="21"/>
                  </w:rPr>
                </w:rPrChange>
              </w:rPr>
              <w:t>-0.4893</w:t>
            </w:r>
            <w:r>
              <w:rPr>
                <w:rFonts w:ascii="Times New Roman" w:hAnsi="Times New Roman" w:cs="Times New Roman" w:eastAsia="SimSun"/>
                <w:b w:val="0"/>
                <w:bCs w:val="0"/>
                <w:sz w:val="21"/>
                <w:szCs w:val="21"/>
                <w:rPrChange w:id="7502" w:author="Codex" w:date="2026-10-05T16:32:41.313017+00:00">
                  <w:rPr>
                    <w:bCs w:val="0"/>
                    <w:sz w:val="21"/>
                    <w:szCs w:val="21"/>
                  </w:rPr>
                </w:rPrChange>
              </w:rPr>
              <w:t>，</w:t>
            </w:r>
            <w:r>
              <w:rPr>
                <w:rFonts w:ascii="Times New Roman" w:hAnsi="Times New Roman" w:cs="Times New Roman" w:eastAsia="SimSun"/>
                <w:b w:val="0"/>
                <w:bCs w:val="0"/>
                <w:sz w:val="21"/>
                <w:szCs w:val="21"/>
                <w:rPrChange w:id="7503" w:author="Codex" w:date="2026-10-05T16:32:41.313017+00:00">
                  <w:rPr>
                    <w:bCs w:val="0"/>
                    <w:sz w:val="21"/>
                    <w:szCs w:val="21"/>
                  </w:rPr>
                </w:rPrChange>
              </w:rPr>
              <w:t>0.5824</w:t>
            </w:r>
            <w:r>
              <w:rPr>
                <w:rFonts w:ascii="Times New Roman" w:hAnsi="Times New Roman" w:cs="Times New Roman" w:eastAsia="SimSun"/>
                <w:b w:val="0"/>
                <w:bCs w:val="0"/>
                <w:sz w:val="21"/>
                <w:szCs w:val="21"/>
                <w:rPrChange w:id="750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505" w:author="Codex" w:date="2026-10-05T16:32:41.313017+00:00">
              <w:tcPr>
                <w:tcW w:w="0" w:type="auto"/>
                <w:tcBorders>
                  <w:top w:val="nil"/>
                  <w:left w:val="nil"/>
                  <w:bottom w:val="nil"/>
                  <w:right w:val="nil"/>
                </w:tcBorders>
                <w:tcMar>
                  <w:left w:w="102" w:type="dxa"/>
                  <w:right w:w="102" w:type="dxa"/>
                </w:tcMar>
              </w:tcPr>
            </w:tcPrChange>
          </w:tcPr>
          <w:p w14:paraId="5983EFA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35" w:author="Codex" w:date="2026-10-05T16:32:41.313017+00:00">
                  <w:rPr>
                    <w:bCs w:val="0"/>
                    <w:sz w:val="21"/>
                    <w:szCs w:val="21"/>
                  </w:rPr>
                </w:rPrChange>
              </w:rPr>
              <w:pPrChange w:id="750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07" w:author="Codex" w:date="2026-10-05T16:32:41.313017+00:00">
                  <w:rPr>
                    <w:bCs w:val="0"/>
                    <w:sz w:val="21"/>
                    <w:szCs w:val="21"/>
                  </w:rPr>
                </w:rPrChange>
              </w:rPr>
              <w:t>1.000</w:t>
            </w:r>
          </w:p>
        </w:tc>
      </w:tr>
      <w:tr w:rsidR="007622EE" w14:paraId="35C833D4"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508" w:author="Codex" w:date="2026-10-05T16:32:41.313017+00:00">
              <w:tcPr>
                <w:tcW w:w="0" w:type="auto"/>
                <w:tcBorders>
                  <w:top w:val="nil"/>
                  <w:left w:val="nil"/>
                  <w:bottom w:val="nil"/>
                  <w:right w:val="nil"/>
                </w:tcBorders>
                <w:tcMar>
                  <w:left w:w="102" w:type="dxa"/>
                  <w:right w:w="102" w:type="dxa"/>
                </w:tcMar>
              </w:tcPr>
            </w:tcPrChange>
          </w:tcPr>
          <w:p w14:paraId="3DAD23F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36" w:author="Codex" w:date="2026-10-05T16:32:41.313017+00:00">
                  <w:rPr>
                    <w:bCs w:val="0"/>
                    <w:sz w:val="21"/>
                    <w:szCs w:val="21"/>
                  </w:rPr>
                </w:rPrChange>
              </w:rPr>
              <w:pPrChange w:id="750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10" w:author="Codex" w:date="2026-10-05T16:32:41.313017+00:00">
                  <w:rPr>
                    <w:bCs w:val="0"/>
                    <w:sz w:val="21"/>
                    <w:szCs w:val="21"/>
                  </w:rPr>
                </w:rPrChange>
              </w:rPr>
              <w:t>AR-P</w:t>
            </w:r>
          </w:p>
        </w:tc>
        <w:tc>
          <w:tcPr>
            <w:tcW w:w="0" w:type="auto"/>
            <w:tcBorders>
              <w:top w:val="nil"/>
              <w:left w:val="nil"/>
              <w:bottom w:val="nil"/>
              <w:right w:val="nil"/>
              <w:insideH w:val="nil"/>
              <w:insideV w:val="nil"/>
            </w:tcBorders>
            <w:tcMar>
              <w:left w:w="102" w:type="dxa"/>
              <w:right w:w="102" w:type="dxa"/>
            </w:tcMar>
            <w:tcPrChange w:id="7511" w:author="Codex" w:date="2026-10-05T16:32:41.313017+00:00">
              <w:tcPr>
                <w:tcW w:w="0" w:type="auto"/>
                <w:tcBorders>
                  <w:top w:val="nil"/>
                  <w:left w:val="nil"/>
                  <w:bottom w:val="nil"/>
                  <w:right w:val="nil"/>
                </w:tcBorders>
                <w:tcMar>
                  <w:left w:w="102" w:type="dxa"/>
                  <w:right w:w="102" w:type="dxa"/>
                </w:tcMar>
              </w:tcPr>
            </w:tcPrChange>
          </w:tcPr>
          <w:p w14:paraId="364902C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37" w:author="Codex" w:date="2026-10-05T16:32:41.313017+00:00">
                  <w:rPr>
                    <w:bCs w:val="0"/>
                    <w:sz w:val="21"/>
                    <w:szCs w:val="21"/>
                  </w:rPr>
                </w:rPrChange>
              </w:rPr>
              <w:pPrChange w:id="751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13" w:author="Codex" w:date="2026-10-05T16:32:41.313017+00:00">
                  <w:rPr>
                    <w:bCs w:val="0"/>
                    <w:sz w:val="21"/>
                    <w:szCs w:val="21"/>
                  </w:rPr>
                </w:rPrChange>
              </w:rPr>
              <w:t>0.0099</w:t>
            </w:r>
            <w:r>
              <w:rPr>
                <w:rFonts w:ascii="Times New Roman" w:hAnsi="Times New Roman" w:cs="Times New Roman" w:eastAsia="SimSun"/>
                <w:b w:val="0"/>
                <w:bCs w:val="0"/>
                <w:sz w:val="21"/>
                <w:szCs w:val="21"/>
                <w:rPrChange w:id="7514" w:author="Codex" w:date="2026-10-05T16:32:41.313017+00:00">
                  <w:rPr>
                    <w:bCs w:val="0"/>
                    <w:sz w:val="21"/>
                    <w:szCs w:val="21"/>
                  </w:rPr>
                </w:rPrChange>
              </w:rPr>
              <w:t>（</w:t>
            </w:r>
            <w:r>
              <w:rPr>
                <w:rFonts w:ascii="Times New Roman" w:hAnsi="Times New Roman" w:cs="Times New Roman" w:eastAsia="SimSun"/>
                <w:b w:val="0"/>
                <w:bCs w:val="0"/>
                <w:sz w:val="21"/>
                <w:szCs w:val="21"/>
                <w:rPrChange w:id="7515" w:author="Codex" w:date="2026-10-05T16:32:41.313017+00:00">
                  <w:rPr>
                    <w:bCs w:val="0"/>
                    <w:sz w:val="21"/>
                    <w:szCs w:val="21"/>
                  </w:rPr>
                </w:rPrChange>
              </w:rPr>
              <w:t>-0.0079</w:t>
            </w:r>
            <w:r>
              <w:rPr>
                <w:rFonts w:ascii="Times New Roman" w:hAnsi="Times New Roman" w:cs="Times New Roman" w:eastAsia="SimSun"/>
                <w:b w:val="0"/>
                <w:bCs w:val="0"/>
                <w:sz w:val="21"/>
                <w:szCs w:val="21"/>
                <w:rPrChange w:id="7516" w:author="Codex" w:date="2026-10-05T16:32:41.313017+00:00">
                  <w:rPr>
                    <w:bCs w:val="0"/>
                    <w:sz w:val="21"/>
                    <w:szCs w:val="21"/>
                  </w:rPr>
                </w:rPrChange>
              </w:rPr>
              <w:t>，</w:t>
            </w:r>
            <w:r>
              <w:rPr>
                <w:rFonts w:ascii="Times New Roman" w:hAnsi="Times New Roman" w:cs="Times New Roman" w:eastAsia="SimSun"/>
                <w:b w:val="0"/>
                <w:bCs w:val="0"/>
                <w:sz w:val="21"/>
                <w:szCs w:val="21"/>
                <w:rPrChange w:id="7517" w:author="Codex" w:date="2026-10-05T16:32:41.313017+00:00">
                  <w:rPr>
                    <w:bCs w:val="0"/>
                    <w:sz w:val="21"/>
                    <w:szCs w:val="21"/>
                  </w:rPr>
                </w:rPrChange>
              </w:rPr>
              <w:t>0.0181</w:t>
            </w:r>
            <w:r>
              <w:rPr>
                <w:rFonts w:ascii="Times New Roman" w:hAnsi="Times New Roman" w:cs="Times New Roman" w:eastAsia="SimSun"/>
                <w:b w:val="0"/>
                <w:bCs w:val="0"/>
                <w:sz w:val="21"/>
                <w:szCs w:val="21"/>
                <w:rPrChange w:id="751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519" w:author="Codex" w:date="2026-10-05T16:32:41.313017+00:00">
              <w:tcPr>
                <w:tcW w:w="0" w:type="auto"/>
                <w:tcBorders>
                  <w:top w:val="nil"/>
                  <w:left w:val="nil"/>
                  <w:bottom w:val="nil"/>
                  <w:right w:val="nil"/>
                </w:tcBorders>
                <w:tcMar>
                  <w:left w:w="102" w:type="dxa"/>
                  <w:right w:w="102" w:type="dxa"/>
                </w:tcMar>
              </w:tcPr>
            </w:tcPrChange>
          </w:tcPr>
          <w:p w14:paraId="29FBB26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38" w:author="Codex" w:date="2026-10-05T16:32:41.313017+00:00">
                  <w:rPr>
                    <w:bCs w:val="0"/>
                    <w:sz w:val="21"/>
                    <w:szCs w:val="21"/>
                  </w:rPr>
                </w:rPrChange>
              </w:rPr>
              <w:pPrChange w:id="752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21"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7522" w:author="Codex" w:date="2026-10-05T16:32:41.313017+00:00">
              <w:tcPr>
                <w:tcW w:w="0" w:type="auto"/>
                <w:tcBorders>
                  <w:top w:val="nil"/>
                  <w:left w:val="nil"/>
                  <w:bottom w:val="nil"/>
                  <w:right w:val="nil"/>
                </w:tcBorders>
                <w:tcMar>
                  <w:left w:w="102" w:type="dxa"/>
                  <w:right w:w="102" w:type="dxa"/>
                </w:tcMar>
              </w:tcPr>
            </w:tcPrChange>
          </w:tcPr>
          <w:p w14:paraId="37F70E4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39" w:author="Codex" w:date="2026-10-05T16:32:41.313017+00:00">
                  <w:rPr>
                    <w:bCs w:val="0"/>
                    <w:sz w:val="21"/>
                    <w:szCs w:val="21"/>
                  </w:rPr>
                </w:rPrChange>
              </w:rPr>
              <w:pPrChange w:id="752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24" w:author="Codex" w:date="2026-10-05T16:32:41.313017+00:00">
                  <w:rPr>
                    <w:bCs w:val="0"/>
                    <w:sz w:val="21"/>
                    <w:szCs w:val="21"/>
                  </w:rPr>
                </w:rPrChange>
              </w:rPr>
              <w:t>0.3117</w:t>
            </w:r>
            <w:r>
              <w:rPr>
                <w:rFonts w:ascii="Times New Roman" w:hAnsi="Times New Roman" w:cs="Times New Roman" w:eastAsia="SimSun"/>
                <w:b w:val="0"/>
                <w:bCs w:val="0"/>
                <w:sz w:val="21"/>
                <w:szCs w:val="21"/>
                <w:rPrChange w:id="7525" w:author="Codex" w:date="2026-10-05T16:32:41.313017+00:00">
                  <w:rPr>
                    <w:bCs w:val="0"/>
                    <w:sz w:val="21"/>
                    <w:szCs w:val="21"/>
                  </w:rPr>
                </w:rPrChange>
              </w:rPr>
              <w:t>（</w:t>
            </w:r>
            <w:r>
              <w:rPr>
                <w:rFonts w:ascii="Times New Roman" w:hAnsi="Times New Roman" w:cs="Times New Roman" w:eastAsia="SimSun"/>
                <w:b w:val="0"/>
                <w:bCs w:val="0"/>
                <w:sz w:val="21"/>
                <w:szCs w:val="21"/>
                <w:rPrChange w:id="7526" w:author="Codex" w:date="2026-10-05T16:32:41.313017+00:00">
                  <w:rPr>
                    <w:bCs w:val="0"/>
                    <w:sz w:val="21"/>
                    <w:szCs w:val="21"/>
                  </w:rPr>
                </w:rPrChange>
              </w:rPr>
              <w:t>-0.4901</w:t>
            </w:r>
            <w:r>
              <w:rPr>
                <w:rFonts w:ascii="Times New Roman" w:hAnsi="Times New Roman" w:cs="Times New Roman" w:eastAsia="SimSun"/>
                <w:b w:val="0"/>
                <w:bCs w:val="0"/>
                <w:sz w:val="21"/>
                <w:szCs w:val="21"/>
                <w:rPrChange w:id="7527" w:author="Codex" w:date="2026-10-05T16:32:41.313017+00:00">
                  <w:rPr>
                    <w:bCs w:val="0"/>
                    <w:sz w:val="21"/>
                    <w:szCs w:val="21"/>
                  </w:rPr>
                </w:rPrChange>
              </w:rPr>
              <w:t>，</w:t>
            </w:r>
            <w:r>
              <w:rPr>
                <w:rFonts w:ascii="Times New Roman" w:hAnsi="Times New Roman" w:cs="Times New Roman" w:eastAsia="SimSun"/>
                <w:b w:val="0"/>
                <w:bCs w:val="0"/>
                <w:sz w:val="21"/>
                <w:szCs w:val="21"/>
                <w:rPrChange w:id="7528" w:author="Codex" w:date="2026-10-05T16:32:41.313017+00:00">
                  <w:rPr>
                    <w:bCs w:val="0"/>
                    <w:sz w:val="21"/>
                    <w:szCs w:val="21"/>
                  </w:rPr>
                </w:rPrChange>
              </w:rPr>
              <w:t>1.1294</w:t>
            </w:r>
            <w:r>
              <w:rPr>
                <w:rFonts w:ascii="Times New Roman" w:hAnsi="Times New Roman" w:cs="Times New Roman" w:eastAsia="SimSun"/>
                <w:b w:val="0"/>
                <w:bCs w:val="0"/>
                <w:sz w:val="21"/>
                <w:szCs w:val="21"/>
                <w:rPrChange w:id="752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530" w:author="Codex" w:date="2026-10-05T16:32:41.313017+00:00">
              <w:tcPr>
                <w:tcW w:w="0" w:type="auto"/>
                <w:tcBorders>
                  <w:top w:val="nil"/>
                  <w:left w:val="nil"/>
                  <w:bottom w:val="nil"/>
                  <w:right w:val="nil"/>
                </w:tcBorders>
                <w:tcMar>
                  <w:left w:w="102" w:type="dxa"/>
                  <w:right w:w="102" w:type="dxa"/>
                </w:tcMar>
              </w:tcPr>
            </w:tcPrChange>
          </w:tcPr>
          <w:p w14:paraId="1BEB87D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40" w:author="Codex" w:date="2026-10-05T16:32:41.313017+00:00">
                  <w:rPr>
                    <w:bCs w:val="0"/>
                    <w:sz w:val="21"/>
                    <w:szCs w:val="21"/>
                  </w:rPr>
                </w:rPrChange>
              </w:rPr>
              <w:pPrChange w:id="753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32" w:author="Codex" w:date="2026-10-05T16:32:41.313017+00:00">
                  <w:rPr>
                    <w:bCs w:val="0"/>
                    <w:sz w:val="21"/>
                    <w:szCs w:val="21"/>
                  </w:rPr>
                </w:rPrChange>
              </w:rPr>
              <w:t>1.000</w:t>
            </w:r>
          </w:p>
        </w:tc>
      </w:tr>
      <w:tr w:rsidR="007622EE" w14:paraId="11353AC5"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533" w:author="Codex" w:date="2026-10-05T16:32:41.313017+00:00">
              <w:tcPr>
                <w:tcW w:w="0" w:type="auto"/>
                <w:tcBorders>
                  <w:top w:val="nil"/>
                  <w:left w:val="nil"/>
                  <w:bottom w:val="nil"/>
                  <w:right w:val="nil"/>
                </w:tcBorders>
                <w:tcMar>
                  <w:left w:w="102" w:type="dxa"/>
                  <w:right w:w="102" w:type="dxa"/>
                </w:tcMar>
              </w:tcPr>
            </w:tcPrChange>
          </w:tcPr>
          <w:p w14:paraId="5C79203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41" w:author="Codex" w:date="2026-10-05T16:32:41.313017+00:00">
                  <w:rPr>
                    <w:bCs w:val="0"/>
                    <w:sz w:val="21"/>
                    <w:szCs w:val="21"/>
                  </w:rPr>
                </w:rPrChange>
              </w:rPr>
              <w:pPrChange w:id="753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35" w:author="Codex" w:date="2026-10-05T16:32:41.313017+00:00">
                  <w:rPr>
                    <w:bCs w:val="0"/>
                    <w:sz w:val="21"/>
                    <w:szCs w:val="21"/>
                  </w:rPr>
                </w:rPrChange>
              </w:rPr>
              <w:t>RA-S</w:t>
            </w:r>
          </w:p>
        </w:tc>
        <w:tc>
          <w:tcPr>
            <w:tcW w:w="0" w:type="auto"/>
            <w:tcBorders>
              <w:top w:val="nil"/>
              <w:left w:val="nil"/>
              <w:bottom w:val="nil"/>
              <w:right w:val="nil"/>
              <w:insideH w:val="nil"/>
              <w:insideV w:val="nil"/>
            </w:tcBorders>
            <w:tcMar>
              <w:left w:w="102" w:type="dxa"/>
              <w:right w:w="102" w:type="dxa"/>
            </w:tcMar>
            <w:tcPrChange w:id="7536" w:author="Codex" w:date="2026-10-05T16:32:41.313017+00:00">
              <w:tcPr>
                <w:tcW w:w="0" w:type="auto"/>
                <w:tcBorders>
                  <w:top w:val="nil"/>
                  <w:left w:val="nil"/>
                  <w:bottom w:val="nil"/>
                  <w:right w:val="nil"/>
                </w:tcBorders>
                <w:tcMar>
                  <w:left w:w="102" w:type="dxa"/>
                  <w:right w:w="102" w:type="dxa"/>
                </w:tcMar>
              </w:tcPr>
            </w:tcPrChange>
          </w:tcPr>
          <w:p w14:paraId="2DD67DE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42" w:author="Codex" w:date="2026-10-05T16:32:41.313017+00:00">
                  <w:rPr>
                    <w:bCs w:val="0"/>
                    <w:sz w:val="21"/>
                    <w:szCs w:val="21"/>
                  </w:rPr>
                </w:rPrChange>
              </w:rPr>
              <w:pPrChange w:id="7537"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538" w:author="Codex" w:date="2026-10-05T16:32:41.313017+00:00">
                  <w:rPr>
                    <w:bCs w:val="0"/>
                    <w:sz w:val="21"/>
                    <w:szCs w:val="21"/>
                  </w:rPr>
                </w:rPrChange>
              </w:rPr>
              <w:t>拟合检查受限</w:t>
            </w:r>
          </w:p>
        </w:tc>
        <w:tc>
          <w:tcPr>
            <w:tcW w:w="0" w:type="auto"/>
            <w:tcBorders>
              <w:top w:val="nil"/>
              <w:left w:val="nil"/>
              <w:bottom w:val="nil"/>
              <w:right w:val="nil"/>
              <w:insideH w:val="nil"/>
              <w:insideV w:val="nil"/>
            </w:tcBorders>
            <w:tcMar>
              <w:left w:w="102" w:type="dxa"/>
              <w:right w:w="102" w:type="dxa"/>
            </w:tcMar>
            <w:tcPrChange w:id="7539" w:author="Codex" w:date="2026-10-05T16:32:41.313017+00:00">
              <w:tcPr>
                <w:tcW w:w="0" w:type="auto"/>
                <w:tcBorders>
                  <w:top w:val="nil"/>
                  <w:left w:val="nil"/>
                  <w:bottom w:val="nil"/>
                  <w:right w:val="nil"/>
                </w:tcBorders>
                <w:tcMar>
                  <w:left w:w="102" w:type="dxa"/>
                  <w:right w:w="102" w:type="dxa"/>
                </w:tcMar>
              </w:tcPr>
            </w:tcPrChange>
          </w:tcPr>
          <w:p w14:paraId="18A9EF0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43" w:author="Codex" w:date="2026-10-05T16:32:41.313017+00:00">
                  <w:rPr>
                    <w:bCs w:val="0"/>
                    <w:sz w:val="21"/>
                    <w:szCs w:val="21"/>
                  </w:rPr>
                </w:rPrChange>
              </w:rPr>
              <w:pPrChange w:id="754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41"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542" w:author="Codex" w:date="2026-10-05T16:32:41.313017+00:00">
              <w:tcPr>
                <w:tcW w:w="0" w:type="auto"/>
                <w:tcBorders>
                  <w:top w:val="nil"/>
                  <w:left w:val="nil"/>
                  <w:bottom w:val="nil"/>
                  <w:right w:val="nil"/>
                </w:tcBorders>
                <w:tcMar>
                  <w:left w:w="102" w:type="dxa"/>
                  <w:right w:w="102" w:type="dxa"/>
                </w:tcMar>
              </w:tcPr>
            </w:tcPrChange>
          </w:tcPr>
          <w:p w14:paraId="4A4391A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44" w:author="Codex" w:date="2026-10-05T16:32:41.313017+00:00">
                  <w:rPr>
                    <w:bCs w:val="0"/>
                    <w:sz w:val="21"/>
                    <w:szCs w:val="21"/>
                  </w:rPr>
                </w:rPrChange>
              </w:rPr>
              <w:pPrChange w:id="7543"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544" w:author="Codex" w:date="2026-10-05T16:32:41.313017+00:00">
                  <w:rPr>
                    <w:bCs w:val="0"/>
                    <w:sz w:val="21"/>
                    <w:szCs w:val="21"/>
                  </w:rPr>
                </w:rPrChange>
              </w:rPr>
              <w:t>拟合检查受限</w:t>
            </w:r>
          </w:p>
        </w:tc>
        <w:tc>
          <w:tcPr>
            <w:tcW w:w="0" w:type="auto"/>
            <w:tcBorders>
              <w:top w:val="nil"/>
              <w:left w:val="nil"/>
              <w:bottom w:val="nil"/>
              <w:right w:val="nil"/>
              <w:insideH w:val="nil"/>
              <w:insideV w:val="nil"/>
            </w:tcBorders>
            <w:tcMar>
              <w:left w:w="102" w:type="dxa"/>
              <w:right w:w="102" w:type="dxa"/>
            </w:tcMar>
            <w:tcPrChange w:id="7545" w:author="Codex" w:date="2026-10-05T16:32:41.313017+00:00">
              <w:tcPr>
                <w:tcW w:w="0" w:type="auto"/>
                <w:tcBorders>
                  <w:top w:val="nil"/>
                  <w:left w:val="nil"/>
                  <w:bottom w:val="nil"/>
                  <w:right w:val="nil"/>
                </w:tcBorders>
                <w:tcMar>
                  <w:left w:w="102" w:type="dxa"/>
                  <w:right w:w="102" w:type="dxa"/>
                </w:tcMar>
              </w:tcPr>
            </w:tcPrChange>
          </w:tcPr>
          <w:p w14:paraId="1D383AD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45" w:author="Codex" w:date="2026-10-05T16:32:41.313017+00:00">
                  <w:rPr>
                    <w:bCs w:val="0"/>
                    <w:sz w:val="21"/>
                    <w:szCs w:val="21"/>
                  </w:rPr>
                </w:rPrChange>
              </w:rPr>
              <w:pPrChange w:id="754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47" w:author="Codex" w:date="2026-10-05T16:32:41.313017+00:00">
                  <w:rPr>
                    <w:bCs w:val="0"/>
                    <w:sz w:val="21"/>
                    <w:szCs w:val="21"/>
                  </w:rPr>
                </w:rPrChange>
              </w:rPr>
              <w:t>—</w:t>
            </w:r>
          </w:p>
        </w:tc>
      </w:tr>
      <w:tr w:rsidR="007622EE" w14:paraId="27CB4A36"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548" w:author="Codex" w:date="2026-10-05T16:32:41.313017+00:00">
              <w:tcPr>
                <w:tcW w:w="0" w:type="auto"/>
                <w:tcBorders>
                  <w:top w:val="nil"/>
                  <w:left w:val="nil"/>
                  <w:bottom w:val="nil"/>
                  <w:right w:val="nil"/>
                </w:tcBorders>
                <w:tcMar>
                  <w:left w:w="102" w:type="dxa"/>
                  <w:right w:w="102" w:type="dxa"/>
                </w:tcMar>
              </w:tcPr>
            </w:tcPrChange>
          </w:tcPr>
          <w:p w14:paraId="421C5F0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46" w:author="Codex" w:date="2026-10-05T16:32:41.313017+00:00">
                  <w:rPr>
                    <w:bCs w:val="0"/>
                    <w:sz w:val="21"/>
                    <w:szCs w:val="21"/>
                  </w:rPr>
                </w:rPrChange>
              </w:rPr>
              <w:pPrChange w:id="754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50" w:author="Codex" w:date="2026-10-05T16:32:41.313017+00:00">
                  <w:rPr>
                    <w:bCs w:val="0"/>
                    <w:sz w:val="21"/>
                    <w:szCs w:val="21"/>
                  </w:rPr>
                </w:rPrChange>
              </w:rPr>
              <w:t>RA-P</w:t>
            </w:r>
          </w:p>
        </w:tc>
        <w:tc>
          <w:tcPr>
            <w:tcW w:w="0" w:type="auto"/>
            <w:tcBorders>
              <w:top w:val="nil"/>
              <w:left w:val="nil"/>
              <w:bottom w:val="nil"/>
              <w:right w:val="nil"/>
              <w:insideH w:val="nil"/>
              <w:insideV w:val="nil"/>
            </w:tcBorders>
            <w:tcMar>
              <w:left w:w="102" w:type="dxa"/>
              <w:right w:w="102" w:type="dxa"/>
            </w:tcMar>
            <w:tcPrChange w:id="7551" w:author="Codex" w:date="2026-10-05T16:32:41.313017+00:00">
              <w:tcPr>
                <w:tcW w:w="0" w:type="auto"/>
                <w:tcBorders>
                  <w:top w:val="nil"/>
                  <w:left w:val="nil"/>
                  <w:bottom w:val="nil"/>
                  <w:right w:val="nil"/>
                </w:tcBorders>
                <w:tcMar>
                  <w:left w:w="102" w:type="dxa"/>
                  <w:right w:w="102" w:type="dxa"/>
                </w:tcMar>
              </w:tcPr>
            </w:tcPrChange>
          </w:tcPr>
          <w:p w14:paraId="5577342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47" w:author="Codex" w:date="2026-10-05T16:32:41.313017+00:00">
                  <w:rPr>
                    <w:bCs w:val="0"/>
                    <w:sz w:val="21"/>
                    <w:szCs w:val="21"/>
                  </w:rPr>
                </w:rPrChange>
              </w:rPr>
              <w:pPrChange w:id="7552"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553" w:author="Codex" w:date="2026-10-05T16:32:41.313017+00:00">
                  <w:rPr>
                    <w:bCs w:val="0"/>
                    <w:sz w:val="21"/>
                    <w:szCs w:val="21"/>
                  </w:rPr>
                </w:rPrChange>
              </w:rPr>
              <w:t>拟合检查受限</w:t>
            </w:r>
          </w:p>
        </w:tc>
        <w:tc>
          <w:tcPr>
            <w:tcW w:w="0" w:type="auto"/>
            <w:tcBorders>
              <w:top w:val="nil"/>
              <w:left w:val="nil"/>
              <w:bottom w:val="nil"/>
              <w:right w:val="nil"/>
              <w:insideH w:val="nil"/>
              <w:insideV w:val="nil"/>
            </w:tcBorders>
            <w:tcMar>
              <w:left w:w="102" w:type="dxa"/>
              <w:right w:w="102" w:type="dxa"/>
            </w:tcMar>
            <w:tcPrChange w:id="7554" w:author="Codex" w:date="2026-10-05T16:32:41.313017+00:00">
              <w:tcPr>
                <w:tcW w:w="0" w:type="auto"/>
                <w:tcBorders>
                  <w:top w:val="nil"/>
                  <w:left w:val="nil"/>
                  <w:bottom w:val="nil"/>
                  <w:right w:val="nil"/>
                </w:tcBorders>
                <w:tcMar>
                  <w:left w:w="102" w:type="dxa"/>
                  <w:right w:w="102" w:type="dxa"/>
                </w:tcMar>
              </w:tcPr>
            </w:tcPrChange>
          </w:tcPr>
          <w:p w14:paraId="5918085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48" w:author="Codex" w:date="2026-10-05T16:32:41.313017+00:00">
                  <w:rPr>
                    <w:bCs w:val="0"/>
                    <w:sz w:val="21"/>
                    <w:szCs w:val="21"/>
                  </w:rPr>
                </w:rPrChange>
              </w:rPr>
              <w:pPrChange w:id="755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5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557" w:author="Codex" w:date="2026-10-05T16:32:41.313017+00:00">
              <w:tcPr>
                <w:tcW w:w="0" w:type="auto"/>
                <w:tcBorders>
                  <w:top w:val="nil"/>
                  <w:left w:val="nil"/>
                  <w:bottom w:val="nil"/>
                  <w:right w:val="nil"/>
                </w:tcBorders>
                <w:tcMar>
                  <w:left w:w="102" w:type="dxa"/>
                  <w:right w:w="102" w:type="dxa"/>
                </w:tcMar>
              </w:tcPr>
            </w:tcPrChange>
          </w:tcPr>
          <w:p w14:paraId="0A03F0F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49" w:author="Codex" w:date="2026-10-05T16:32:41.313017+00:00">
                  <w:rPr>
                    <w:bCs w:val="0"/>
                    <w:sz w:val="21"/>
                    <w:szCs w:val="21"/>
                  </w:rPr>
                </w:rPrChange>
              </w:rPr>
              <w:pPrChange w:id="7558"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559" w:author="Codex" w:date="2026-10-05T16:32:41.313017+00:00">
                  <w:rPr>
                    <w:bCs w:val="0"/>
                    <w:sz w:val="21"/>
                    <w:szCs w:val="21"/>
                  </w:rPr>
                </w:rPrChange>
              </w:rPr>
              <w:t>拟合检查受限</w:t>
            </w:r>
          </w:p>
        </w:tc>
        <w:tc>
          <w:tcPr>
            <w:tcW w:w="0" w:type="auto"/>
            <w:tcBorders>
              <w:top w:val="nil"/>
              <w:left w:val="nil"/>
              <w:bottom w:val="nil"/>
              <w:right w:val="nil"/>
              <w:insideH w:val="nil"/>
              <w:insideV w:val="nil"/>
            </w:tcBorders>
            <w:tcMar>
              <w:left w:w="102" w:type="dxa"/>
              <w:right w:w="102" w:type="dxa"/>
            </w:tcMar>
            <w:tcPrChange w:id="7560" w:author="Codex" w:date="2026-10-05T16:32:41.313017+00:00">
              <w:tcPr>
                <w:tcW w:w="0" w:type="auto"/>
                <w:tcBorders>
                  <w:top w:val="nil"/>
                  <w:left w:val="nil"/>
                  <w:bottom w:val="nil"/>
                  <w:right w:val="nil"/>
                </w:tcBorders>
                <w:tcMar>
                  <w:left w:w="102" w:type="dxa"/>
                  <w:right w:w="102" w:type="dxa"/>
                </w:tcMar>
              </w:tcPr>
            </w:tcPrChange>
          </w:tcPr>
          <w:p w14:paraId="543F9F3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50" w:author="Codex" w:date="2026-10-05T16:32:41.313017+00:00">
                  <w:rPr>
                    <w:bCs w:val="0"/>
                    <w:sz w:val="21"/>
                    <w:szCs w:val="21"/>
                  </w:rPr>
                </w:rPrChange>
              </w:rPr>
              <w:pPrChange w:id="756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62" w:author="Codex" w:date="2026-10-05T16:32:41.313017+00:00">
                  <w:rPr>
                    <w:bCs w:val="0"/>
                    <w:sz w:val="21"/>
                    <w:szCs w:val="21"/>
                  </w:rPr>
                </w:rPrChange>
              </w:rPr>
              <w:t>—</w:t>
            </w:r>
          </w:p>
        </w:tc>
      </w:tr>
      <w:tr w:rsidR="007622EE" w14:paraId="4D2F5CA7"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563" w:author="Codex" w:date="2026-10-05T16:32:41.313017+00:00">
              <w:tcPr>
                <w:tcW w:w="0" w:type="auto"/>
                <w:tcBorders>
                  <w:top w:val="nil"/>
                  <w:left w:val="nil"/>
                  <w:bottom w:val="nil"/>
                  <w:right w:val="nil"/>
                </w:tcBorders>
                <w:tcMar>
                  <w:left w:w="102" w:type="dxa"/>
                  <w:right w:w="102" w:type="dxa"/>
                </w:tcMar>
              </w:tcPr>
            </w:tcPrChange>
          </w:tcPr>
          <w:p w14:paraId="3CEAB58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51" w:author="Codex" w:date="2026-10-05T16:32:41.313017+00:00">
                  <w:rPr>
                    <w:bCs w:val="0"/>
                    <w:sz w:val="21"/>
                    <w:szCs w:val="21"/>
                  </w:rPr>
                </w:rPrChange>
              </w:rPr>
              <w:pPrChange w:id="756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65" w:author="Codex" w:date="2026-10-05T16:32:41.313017+00:00">
                  <w:rPr>
                    <w:bCs w:val="0"/>
                    <w:sz w:val="21"/>
                    <w:szCs w:val="21"/>
                  </w:rPr>
                </w:rPrChange>
              </w:rPr>
              <w:t>RR-S</w:t>
            </w:r>
          </w:p>
        </w:tc>
        <w:tc>
          <w:tcPr>
            <w:tcW w:w="0" w:type="auto"/>
            <w:tcBorders>
              <w:top w:val="nil"/>
              <w:left w:val="nil"/>
              <w:bottom w:val="nil"/>
              <w:right w:val="nil"/>
              <w:insideH w:val="nil"/>
              <w:insideV w:val="nil"/>
            </w:tcBorders>
            <w:tcMar>
              <w:left w:w="102" w:type="dxa"/>
              <w:right w:w="102" w:type="dxa"/>
            </w:tcMar>
            <w:tcPrChange w:id="7566" w:author="Codex" w:date="2026-10-05T16:32:41.313017+00:00">
              <w:tcPr>
                <w:tcW w:w="0" w:type="auto"/>
                <w:tcBorders>
                  <w:top w:val="nil"/>
                  <w:left w:val="nil"/>
                  <w:bottom w:val="nil"/>
                  <w:right w:val="nil"/>
                </w:tcBorders>
                <w:tcMar>
                  <w:left w:w="102" w:type="dxa"/>
                  <w:right w:w="102" w:type="dxa"/>
                </w:tcMar>
              </w:tcPr>
            </w:tcPrChange>
          </w:tcPr>
          <w:p w14:paraId="134414C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52" w:author="Codex" w:date="2026-10-05T16:32:41.313017+00:00">
                  <w:rPr>
                    <w:bCs w:val="0"/>
                    <w:sz w:val="21"/>
                    <w:szCs w:val="21"/>
                  </w:rPr>
                </w:rPrChange>
              </w:rPr>
              <w:pPrChange w:id="756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68" w:author="Codex" w:date="2026-10-05T16:32:41.313017+00:00">
                  <w:rPr>
                    <w:bCs w:val="0"/>
                    <w:sz w:val="21"/>
                    <w:szCs w:val="21"/>
                  </w:rPr>
                </w:rPrChange>
              </w:rPr>
              <w:t>0.0054</w:t>
            </w:r>
            <w:r>
              <w:rPr>
                <w:rFonts w:ascii="Times New Roman" w:hAnsi="Times New Roman" w:cs="Times New Roman" w:eastAsia="SimSun"/>
                <w:b w:val="0"/>
                <w:bCs w:val="0"/>
                <w:sz w:val="21"/>
                <w:szCs w:val="21"/>
                <w:rPrChange w:id="7569" w:author="Codex" w:date="2026-10-05T16:32:41.313017+00:00">
                  <w:rPr>
                    <w:bCs w:val="0"/>
                    <w:sz w:val="21"/>
                    <w:szCs w:val="21"/>
                  </w:rPr>
                </w:rPrChange>
              </w:rPr>
              <w:t>（</w:t>
            </w:r>
            <w:r>
              <w:rPr>
                <w:rFonts w:ascii="Times New Roman" w:hAnsi="Times New Roman" w:cs="Times New Roman" w:eastAsia="SimSun"/>
                <w:b w:val="0"/>
                <w:bCs w:val="0"/>
                <w:sz w:val="21"/>
                <w:szCs w:val="21"/>
                <w:rPrChange w:id="7570" w:author="Codex" w:date="2026-10-05T16:32:41.313017+00:00">
                  <w:rPr>
                    <w:bCs w:val="0"/>
                    <w:sz w:val="21"/>
                    <w:szCs w:val="21"/>
                  </w:rPr>
                </w:rPrChange>
              </w:rPr>
              <w:t>-0.0162</w:t>
            </w:r>
            <w:r>
              <w:rPr>
                <w:rFonts w:ascii="Times New Roman" w:hAnsi="Times New Roman" w:cs="Times New Roman" w:eastAsia="SimSun"/>
                <w:b w:val="0"/>
                <w:bCs w:val="0"/>
                <w:sz w:val="21"/>
                <w:szCs w:val="21"/>
                <w:rPrChange w:id="7571" w:author="Codex" w:date="2026-10-05T16:32:41.313017+00:00">
                  <w:rPr>
                    <w:bCs w:val="0"/>
                    <w:sz w:val="21"/>
                    <w:szCs w:val="21"/>
                  </w:rPr>
                </w:rPrChange>
              </w:rPr>
              <w:t>，</w:t>
            </w:r>
            <w:r>
              <w:rPr>
                <w:rFonts w:ascii="Times New Roman" w:hAnsi="Times New Roman" w:cs="Times New Roman" w:eastAsia="SimSun"/>
                <w:b w:val="0"/>
                <w:bCs w:val="0"/>
                <w:sz w:val="21"/>
                <w:szCs w:val="21"/>
                <w:rPrChange w:id="7572" w:author="Codex" w:date="2026-10-05T16:32:41.313017+00:00">
                  <w:rPr>
                    <w:bCs w:val="0"/>
                    <w:sz w:val="21"/>
                    <w:szCs w:val="21"/>
                  </w:rPr>
                </w:rPrChange>
              </w:rPr>
              <w:t>0.0321</w:t>
            </w:r>
            <w:r>
              <w:rPr>
                <w:rFonts w:ascii="Times New Roman" w:hAnsi="Times New Roman" w:cs="Times New Roman" w:eastAsia="SimSun"/>
                <w:b w:val="0"/>
                <w:bCs w:val="0"/>
                <w:sz w:val="21"/>
                <w:szCs w:val="21"/>
                <w:rPrChange w:id="757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574" w:author="Codex" w:date="2026-10-05T16:32:41.313017+00:00">
              <w:tcPr>
                <w:tcW w:w="0" w:type="auto"/>
                <w:tcBorders>
                  <w:top w:val="nil"/>
                  <w:left w:val="nil"/>
                  <w:bottom w:val="nil"/>
                  <w:right w:val="nil"/>
                </w:tcBorders>
                <w:tcMar>
                  <w:left w:w="102" w:type="dxa"/>
                  <w:right w:w="102" w:type="dxa"/>
                </w:tcMar>
              </w:tcPr>
            </w:tcPrChange>
          </w:tcPr>
          <w:p w14:paraId="35DDEA5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53" w:author="Codex" w:date="2026-10-05T16:32:41.313017+00:00">
                  <w:rPr>
                    <w:bCs w:val="0"/>
                    <w:sz w:val="21"/>
                    <w:szCs w:val="21"/>
                  </w:rPr>
                </w:rPrChange>
              </w:rPr>
              <w:pPrChange w:id="757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76"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7577" w:author="Codex" w:date="2026-10-05T16:32:41.313017+00:00">
              <w:tcPr>
                <w:tcW w:w="0" w:type="auto"/>
                <w:tcBorders>
                  <w:top w:val="nil"/>
                  <w:left w:val="nil"/>
                  <w:bottom w:val="nil"/>
                  <w:right w:val="nil"/>
                </w:tcBorders>
                <w:tcMar>
                  <w:left w:w="102" w:type="dxa"/>
                  <w:right w:w="102" w:type="dxa"/>
                </w:tcMar>
              </w:tcPr>
            </w:tcPrChange>
          </w:tcPr>
          <w:p w14:paraId="1D74C3F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54" w:author="Codex" w:date="2026-10-05T16:32:41.313017+00:00">
                  <w:rPr>
                    <w:bCs w:val="0"/>
                    <w:sz w:val="21"/>
                    <w:szCs w:val="21"/>
                  </w:rPr>
                </w:rPrChange>
              </w:rPr>
              <w:pPrChange w:id="757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79" w:author="Codex" w:date="2026-10-05T16:32:41.313017+00:00">
                  <w:rPr>
                    <w:bCs w:val="0"/>
                    <w:sz w:val="21"/>
                    <w:szCs w:val="21"/>
                  </w:rPr>
                </w:rPrChange>
              </w:rPr>
              <w:t>0.1389</w:t>
            </w:r>
            <w:r>
              <w:rPr>
                <w:rFonts w:ascii="Times New Roman" w:hAnsi="Times New Roman" w:cs="Times New Roman" w:eastAsia="SimSun"/>
                <w:b w:val="0"/>
                <w:bCs w:val="0"/>
                <w:sz w:val="21"/>
                <w:szCs w:val="21"/>
                <w:rPrChange w:id="7580" w:author="Codex" w:date="2026-10-05T16:32:41.313017+00:00">
                  <w:rPr>
                    <w:bCs w:val="0"/>
                    <w:sz w:val="21"/>
                    <w:szCs w:val="21"/>
                  </w:rPr>
                </w:rPrChange>
              </w:rPr>
              <w:t>（</w:t>
            </w:r>
            <w:r>
              <w:rPr>
                <w:rFonts w:ascii="Times New Roman" w:hAnsi="Times New Roman" w:cs="Times New Roman" w:eastAsia="SimSun"/>
                <w:b w:val="0"/>
                <w:bCs w:val="0"/>
                <w:sz w:val="21"/>
                <w:szCs w:val="21"/>
                <w:rPrChange w:id="7581" w:author="Codex" w:date="2026-10-05T16:32:41.313017+00:00">
                  <w:rPr>
                    <w:bCs w:val="0"/>
                    <w:sz w:val="21"/>
                    <w:szCs w:val="21"/>
                  </w:rPr>
                </w:rPrChange>
              </w:rPr>
              <w:t>-0.7926</w:t>
            </w:r>
            <w:r>
              <w:rPr>
                <w:rFonts w:ascii="Times New Roman" w:hAnsi="Times New Roman" w:cs="Times New Roman" w:eastAsia="SimSun"/>
                <w:b w:val="0"/>
                <w:bCs w:val="0"/>
                <w:sz w:val="21"/>
                <w:szCs w:val="21"/>
                <w:rPrChange w:id="7582" w:author="Codex" w:date="2026-10-05T16:32:41.313017+00:00">
                  <w:rPr>
                    <w:bCs w:val="0"/>
                    <w:sz w:val="21"/>
                    <w:szCs w:val="21"/>
                  </w:rPr>
                </w:rPrChange>
              </w:rPr>
              <w:t>，</w:t>
            </w:r>
            <w:r>
              <w:rPr>
                <w:rFonts w:ascii="Times New Roman" w:hAnsi="Times New Roman" w:cs="Times New Roman" w:eastAsia="SimSun"/>
                <w:b w:val="0"/>
                <w:bCs w:val="0"/>
                <w:sz w:val="21"/>
                <w:szCs w:val="21"/>
                <w:rPrChange w:id="7583" w:author="Codex" w:date="2026-10-05T16:32:41.313017+00:00">
                  <w:rPr>
                    <w:bCs w:val="0"/>
                    <w:sz w:val="21"/>
                    <w:szCs w:val="21"/>
                  </w:rPr>
                </w:rPrChange>
              </w:rPr>
              <w:t>1.2180</w:t>
            </w:r>
            <w:r>
              <w:rPr>
                <w:rFonts w:ascii="Times New Roman" w:hAnsi="Times New Roman" w:cs="Times New Roman" w:eastAsia="SimSun"/>
                <w:b w:val="0"/>
                <w:bCs w:val="0"/>
                <w:sz w:val="21"/>
                <w:szCs w:val="21"/>
                <w:rPrChange w:id="758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585" w:author="Codex" w:date="2026-10-05T16:32:41.313017+00:00">
              <w:tcPr>
                <w:tcW w:w="0" w:type="auto"/>
                <w:tcBorders>
                  <w:top w:val="nil"/>
                  <w:left w:val="nil"/>
                  <w:bottom w:val="nil"/>
                  <w:right w:val="nil"/>
                </w:tcBorders>
                <w:tcMar>
                  <w:left w:w="102" w:type="dxa"/>
                  <w:right w:w="102" w:type="dxa"/>
                </w:tcMar>
              </w:tcPr>
            </w:tcPrChange>
          </w:tcPr>
          <w:p w14:paraId="238F57F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55" w:author="Codex" w:date="2026-10-05T16:32:41.313017+00:00">
                  <w:rPr>
                    <w:bCs w:val="0"/>
                    <w:sz w:val="21"/>
                    <w:szCs w:val="21"/>
                  </w:rPr>
                </w:rPrChange>
              </w:rPr>
              <w:pPrChange w:id="758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87" w:author="Codex" w:date="2026-10-05T16:32:41.313017+00:00">
                  <w:rPr>
                    <w:bCs w:val="0"/>
                    <w:sz w:val="21"/>
                    <w:szCs w:val="21"/>
                  </w:rPr>
                </w:rPrChange>
              </w:rPr>
              <w:t>1.000</w:t>
            </w:r>
          </w:p>
        </w:tc>
      </w:tr>
      <w:tr w:rsidR="007622EE" w14:paraId="75EA44AB"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tcPrChange w:id="7588" w:author="Codex" w:date="2026-10-05T16:32:41.313017+00:00">
              <w:tcPr>
                <w:tcW w:w="0" w:type="auto"/>
                <w:tcBorders>
                  <w:top w:val="nil"/>
                  <w:left w:val="nil"/>
                  <w:bottom w:val="single" w:sz="12" w:space="0" w:color="000000"/>
                  <w:right w:val="nil"/>
                </w:tcBorders>
                <w:tcMar>
                  <w:left w:w="102" w:type="dxa"/>
                  <w:right w:w="102" w:type="dxa"/>
                </w:tcMar>
              </w:tcPr>
            </w:tcPrChange>
          </w:tcPr>
          <w:p w14:paraId="2D02410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56" w:author="Codex" w:date="2026-10-05T16:32:41.313017+00:00">
                  <w:rPr>
                    <w:bCs w:val="0"/>
                    <w:sz w:val="21"/>
                    <w:szCs w:val="21"/>
                  </w:rPr>
                </w:rPrChange>
              </w:rPr>
              <w:pPrChange w:id="758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90" w:author="Codex" w:date="2026-10-05T16:32:41.313017+00:00">
                  <w:rPr>
                    <w:bCs w:val="0"/>
                    <w:sz w:val="21"/>
                    <w:szCs w:val="21"/>
                  </w:rPr>
                </w:rPrChange>
              </w:rPr>
              <w:t>RR-P</w:t>
            </w:r>
          </w:p>
        </w:tc>
        <w:tc>
          <w:tcPr>
            <w:tcW w:w="0" w:type="auto"/>
            <w:tcBorders>
              <w:top w:val="nil"/>
              <w:left w:val="nil"/>
              <w:bottom w:val="single" w:sz="12" w:color="000000"/>
              <w:right w:val="nil"/>
              <w:insideH w:val="nil"/>
              <w:insideV w:val="nil"/>
            </w:tcBorders>
            <w:tcMar>
              <w:left w:w="102" w:type="dxa"/>
              <w:right w:w="102" w:type="dxa"/>
            </w:tcMar>
            <w:tcPrChange w:id="7591" w:author="Codex" w:date="2026-10-05T16:32:41.313017+00:00">
              <w:tcPr>
                <w:tcW w:w="0" w:type="auto"/>
                <w:tcBorders>
                  <w:top w:val="nil"/>
                  <w:left w:val="nil"/>
                  <w:bottom w:val="single" w:sz="12" w:space="0" w:color="000000"/>
                  <w:right w:val="nil"/>
                </w:tcBorders>
                <w:tcMar>
                  <w:left w:w="102" w:type="dxa"/>
                  <w:right w:w="102" w:type="dxa"/>
                </w:tcMar>
              </w:tcPr>
            </w:tcPrChange>
          </w:tcPr>
          <w:p w14:paraId="4A861CA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57" w:author="Codex" w:date="2026-10-05T16:32:41.313017+00:00">
                  <w:rPr>
                    <w:bCs w:val="0"/>
                    <w:sz w:val="21"/>
                    <w:szCs w:val="21"/>
                  </w:rPr>
                </w:rPrChange>
              </w:rPr>
              <w:pPrChange w:id="759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93" w:author="Codex" w:date="2026-10-05T16:32:41.313017+00:00">
                  <w:rPr>
                    <w:bCs w:val="0"/>
                    <w:sz w:val="21"/>
                    <w:szCs w:val="21"/>
                  </w:rPr>
                </w:rPrChange>
              </w:rPr>
              <w:t>0.0121</w:t>
            </w:r>
            <w:r>
              <w:rPr>
                <w:rFonts w:ascii="Times New Roman" w:hAnsi="Times New Roman" w:cs="Times New Roman" w:eastAsia="SimSun"/>
                <w:b w:val="0"/>
                <w:bCs w:val="0"/>
                <w:sz w:val="21"/>
                <w:szCs w:val="21"/>
                <w:rPrChange w:id="7594" w:author="Codex" w:date="2026-10-05T16:32:41.313017+00:00">
                  <w:rPr>
                    <w:bCs w:val="0"/>
                    <w:sz w:val="21"/>
                    <w:szCs w:val="21"/>
                  </w:rPr>
                </w:rPrChange>
              </w:rPr>
              <w:t>（</w:t>
            </w:r>
            <w:r>
              <w:rPr>
                <w:rFonts w:ascii="Times New Roman" w:hAnsi="Times New Roman" w:cs="Times New Roman" w:eastAsia="SimSun"/>
                <w:b w:val="0"/>
                <w:bCs w:val="0"/>
                <w:sz w:val="21"/>
                <w:szCs w:val="21"/>
                <w:rPrChange w:id="7595" w:author="Codex" w:date="2026-10-05T16:32:41.313017+00:00">
                  <w:rPr>
                    <w:bCs w:val="0"/>
                    <w:sz w:val="21"/>
                    <w:szCs w:val="21"/>
                  </w:rPr>
                </w:rPrChange>
              </w:rPr>
              <w:t>-0.0206</w:t>
            </w:r>
            <w:r>
              <w:rPr>
                <w:rFonts w:ascii="Times New Roman" w:hAnsi="Times New Roman" w:cs="Times New Roman" w:eastAsia="SimSun"/>
                <w:b w:val="0"/>
                <w:bCs w:val="0"/>
                <w:sz w:val="21"/>
                <w:szCs w:val="21"/>
                <w:rPrChange w:id="7596" w:author="Codex" w:date="2026-10-05T16:32:41.313017+00:00">
                  <w:rPr>
                    <w:bCs w:val="0"/>
                    <w:sz w:val="21"/>
                    <w:szCs w:val="21"/>
                  </w:rPr>
                </w:rPrChange>
              </w:rPr>
              <w:t>，</w:t>
            </w:r>
            <w:r>
              <w:rPr>
                <w:rFonts w:ascii="Times New Roman" w:hAnsi="Times New Roman" w:cs="Times New Roman" w:eastAsia="SimSun"/>
                <w:b w:val="0"/>
                <w:bCs w:val="0"/>
                <w:sz w:val="21"/>
                <w:szCs w:val="21"/>
                <w:rPrChange w:id="7597" w:author="Codex" w:date="2026-10-05T16:32:41.313017+00:00">
                  <w:rPr>
                    <w:bCs w:val="0"/>
                    <w:sz w:val="21"/>
                    <w:szCs w:val="21"/>
                  </w:rPr>
                </w:rPrChange>
              </w:rPr>
              <w:t>0.0651</w:t>
            </w:r>
            <w:r>
              <w:rPr>
                <w:rFonts w:ascii="Times New Roman" w:hAnsi="Times New Roman" w:cs="Times New Roman" w:eastAsia="SimSun"/>
                <w:b w:val="0"/>
                <w:bCs w:val="0"/>
                <w:sz w:val="21"/>
                <w:szCs w:val="21"/>
                <w:rPrChange w:id="7598"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tcPrChange w:id="7599" w:author="Codex" w:date="2026-10-05T16:32:41.313017+00:00">
              <w:tcPr>
                <w:tcW w:w="0" w:type="auto"/>
                <w:tcBorders>
                  <w:top w:val="nil"/>
                  <w:left w:val="nil"/>
                  <w:bottom w:val="single" w:sz="12" w:space="0" w:color="000000"/>
                  <w:right w:val="nil"/>
                </w:tcBorders>
                <w:tcMar>
                  <w:left w:w="102" w:type="dxa"/>
                  <w:right w:w="102" w:type="dxa"/>
                </w:tcMar>
              </w:tcPr>
            </w:tcPrChange>
          </w:tcPr>
          <w:p w14:paraId="16074FA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58" w:author="Codex" w:date="2026-10-05T16:32:41.313017+00:00">
                  <w:rPr>
                    <w:bCs w:val="0"/>
                    <w:sz w:val="21"/>
                    <w:szCs w:val="21"/>
                  </w:rPr>
                </w:rPrChange>
              </w:rPr>
              <w:pPrChange w:id="760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601" w:author="Codex" w:date="2026-10-05T16:32:41.313017+00:00">
                  <w:rPr>
                    <w:bCs w:val="0"/>
                    <w:sz w:val="21"/>
                    <w:szCs w:val="21"/>
                  </w:rPr>
                </w:rPrChange>
              </w:rPr>
              <w:t>1.000</w:t>
            </w:r>
          </w:p>
        </w:tc>
        <w:tc>
          <w:tcPr>
            <w:tcW w:w="0" w:type="auto"/>
            <w:tcBorders>
              <w:top w:val="nil"/>
              <w:left w:val="nil"/>
              <w:bottom w:val="single" w:sz="12" w:color="000000"/>
              <w:right w:val="nil"/>
              <w:insideH w:val="nil"/>
              <w:insideV w:val="nil"/>
            </w:tcBorders>
            <w:tcMar>
              <w:left w:w="102" w:type="dxa"/>
              <w:right w:w="102" w:type="dxa"/>
            </w:tcMar>
            <w:tcPrChange w:id="7602" w:author="Codex" w:date="2026-10-05T16:32:41.313017+00:00">
              <w:tcPr>
                <w:tcW w:w="0" w:type="auto"/>
                <w:tcBorders>
                  <w:top w:val="nil"/>
                  <w:left w:val="nil"/>
                  <w:bottom w:val="single" w:sz="12" w:space="0" w:color="000000"/>
                  <w:right w:val="nil"/>
                </w:tcBorders>
                <w:tcMar>
                  <w:left w:w="102" w:type="dxa"/>
                  <w:right w:w="102" w:type="dxa"/>
                </w:tcMar>
              </w:tcPr>
            </w:tcPrChange>
          </w:tcPr>
          <w:p w14:paraId="31885B1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59" w:author="Codex" w:date="2026-10-05T16:32:41.313017+00:00">
                  <w:rPr>
                    <w:bCs w:val="0"/>
                    <w:sz w:val="21"/>
                    <w:szCs w:val="21"/>
                  </w:rPr>
                </w:rPrChange>
              </w:rPr>
              <w:pPrChange w:id="760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604" w:author="Codex" w:date="2026-10-05T16:32:41.313017+00:00">
                  <w:rPr>
                    <w:bCs w:val="0"/>
                    <w:sz w:val="21"/>
                    <w:szCs w:val="21"/>
                  </w:rPr>
                </w:rPrChange>
              </w:rPr>
              <w:t>0.3100</w:t>
            </w:r>
            <w:r>
              <w:rPr>
                <w:rFonts w:ascii="Times New Roman" w:hAnsi="Times New Roman" w:cs="Times New Roman" w:eastAsia="SimSun"/>
                <w:b w:val="0"/>
                <w:bCs w:val="0"/>
                <w:sz w:val="21"/>
                <w:szCs w:val="21"/>
                <w:rPrChange w:id="7605" w:author="Codex" w:date="2026-10-05T16:32:41.313017+00:00">
                  <w:rPr>
                    <w:bCs w:val="0"/>
                    <w:sz w:val="21"/>
                    <w:szCs w:val="21"/>
                  </w:rPr>
                </w:rPrChange>
              </w:rPr>
              <w:t>（</w:t>
            </w:r>
            <w:r>
              <w:rPr>
                <w:rFonts w:ascii="Times New Roman" w:hAnsi="Times New Roman" w:cs="Times New Roman" w:eastAsia="SimSun"/>
                <w:b w:val="0"/>
                <w:bCs w:val="0"/>
                <w:sz w:val="21"/>
                <w:szCs w:val="21"/>
                <w:rPrChange w:id="7606" w:author="Codex" w:date="2026-10-05T16:32:41.313017+00:00">
                  <w:rPr>
                    <w:bCs w:val="0"/>
                    <w:sz w:val="21"/>
                    <w:szCs w:val="21"/>
                  </w:rPr>
                </w:rPrChange>
              </w:rPr>
              <w:t>-0.6125</w:t>
            </w:r>
            <w:r>
              <w:rPr>
                <w:rFonts w:ascii="Times New Roman" w:hAnsi="Times New Roman" w:cs="Times New Roman" w:eastAsia="SimSun"/>
                <w:b w:val="0"/>
                <w:bCs w:val="0"/>
                <w:sz w:val="21"/>
                <w:szCs w:val="21"/>
                <w:rPrChange w:id="7607" w:author="Codex" w:date="2026-10-05T16:32:41.313017+00:00">
                  <w:rPr>
                    <w:bCs w:val="0"/>
                    <w:sz w:val="21"/>
                    <w:szCs w:val="21"/>
                  </w:rPr>
                </w:rPrChange>
              </w:rPr>
              <w:t>，</w:t>
            </w:r>
            <w:r>
              <w:rPr>
                <w:rFonts w:ascii="Times New Roman" w:hAnsi="Times New Roman" w:cs="Times New Roman" w:eastAsia="SimSun"/>
                <w:b w:val="0"/>
                <w:bCs w:val="0"/>
                <w:sz w:val="21"/>
                <w:szCs w:val="21"/>
                <w:rPrChange w:id="7608" w:author="Codex" w:date="2026-10-05T16:32:41.313017+00:00">
                  <w:rPr>
                    <w:bCs w:val="0"/>
                    <w:sz w:val="21"/>
                    <w:szCs w:val="21"/>
                  </w:rPr>
                </w:rPrChange>
              </w:rPr>
              <w:t>1.4410</w:t>
            </w:r>
            <w:r>
              <w:rPr>
                <w:rFonts w:ascii="Times New Roman" w:hAnsi="Times New Roman" w:cs="Times New Roman" w:eastAsia="SimSun"/>
                <w:b w:val="0"/>
                <w:bCs w:val="0"/>
                <w:sz w:val="21"/>
                <w:szCs w:val="21"/>
                <w:rPrChange w:id="7609"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tcPrChange w:id="7610" w:author="Codex" w:date="2026-10-05T16:32:41.313017+00:00">
              <w:tcPr>
                <w:tcW w:w="0" w:type="auto"/>
                <w:tcBorders>
                  <w:top w:val="nil"/>
                  <w:left w:val="nil"/>
                  <w:bottom w:val="single" w:sz="12" w:space="0" w:color="000000"/>
                  <w:right w:val="nil"/>
                </w:tcBorders>
                <w:tcMar>
                  <w:left w:w="102" w:type="dxa"/>
                  <w:right w:w="102" w:type="dxa"/>
                </w:tcMar>
              </w:tcPr>
            </w:tcPrChange>
          </w:tcPr>
          <w:p w14:paraId="571C5B6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60" w:author="Codex" w:date="2026-10-05T16:32:41.313017+00:00">
                  <w:rPr>
                    <w:bCs w:val="0"/>
                    <w:sz w:val="21"/>
                    <w:szCs w:val="21"/>
                  </w:rPr>
                </w:rPrChange>
              </w:rPr>
              <w:pPrChange w:id="761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612" w:author="Codex" w:date="2026-10-05T16:32:41.313017+00:00">
                  <w:rPr>
                    <w:bCs w:val="0"/>
                    <w:sz w:val="21"/>
                    <w:szCs w:val="21"/>
                  </w:rPr>
                </w:rPrChange>
              </w:rPr>
              <w:t>1.000</w:t>
            </w:r>
          </w:p>
        </w:tc>
      </w:tr>
    </w:tbl>
    <w:p w14:paraId="3759494F" w14:textId="7FF693AD" w:rsidR="00FB24F4" w:rsidRDefault="00FB24F4">
      <w:pPr>
        <w:pStyle w:val="af5"/>
        <w:spacing w:line="36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61" w:author="Codex" w:date="2026-10-05T16:32:41.313017+00:00">
            <w:rPr>
              <w:bCs w:val="0"/>
              <w:sz w:val="21"/>
              <w:szCs w:val="21"/>
            </w:rPr>
          </w:rPrChange>
        </w:rPr>
        <w:pPrChange w:id="7613" w:author="Codex" w:date="2026-10-05T16:32:41.313017+00:00">
          <w:pPr>
            <w:pStyle w:val="af5"/>
            <w:ind w:firstLineChars="0" w:firstLine="0"/>
          </w:pPr>
        </w:pPrChange>
      </w:pPr>
      <w:r>
        <w:rPr>
          <w:rFonts w:ascii="Times New Roman" w:hAnsi="Times New Roman" w:cs="Times New Roman" w:eastAsia="SimSun"/>
          <w:sz w:val="21"/>
          <w:szCs w:val="21"/>
          <w:rPrChange w:id="7614" w:author="Codex" w:date="2026-10-05T16:32:41.313017+00:00">
            <w:rPr>
              <w:sz w:val="21"/>
              <w:szCs w:val="21"/>
            </w:rPr>
          </w:rPrChange>
        </w:rPr>
        <w:t>注：方向统一为</w:t>
      </w:r>
      <w:r>
        <w:rPr>
          <w:rFonts w:ascii="Times New Roman" w:hAnsi="Times New Roman" w:cs="Times New Roman" w:eastAsia="SimSun"/>
          <w:sz w:val="21"/>
          <w:szCs w:val="21"/>
          <w:rPrChange w:id="7615" w:author="Codex" w:date="2026-10-05T16:32:41.313017+00:00">
            <w:rPr>
              <w:sz w:val="21"/>
              <w:szCs w:val="21"/>
            </w:rPr>
          </w:rPrChange>
        </w:rPr>
        <w:t>40</w:t>
      </w:r>
      <w:r>
        <w:rPr>
          <w:rFonts w:ascii="Times New Roman" w:hAnsi="Times New Roman" w:cs="Times New Roman" w:eastAsia="SimSun"/>
          <w:sz w:val="21"/>
          <w:szCs w:val="21"/>
          <w:rPrChange w:id="7616" w:author="Codex" w:date="2026-10-05T16:32:41.313017+00:00">
            <w:rPr>
              <w:sz w:val="21"/>
              <w:szCs w:val="21"/>
            </w:rPr>
          </w:rPrChange>
        </w:rPr>
        <w:t>岁及以上减未满</w:t>
      </w:r>
      <w:r>
        <w:rPr>
          <w:rFonts w:ascii="Times New Roman" w:hAnsi="Times New Roman" w:cs="Times New Roman" w:eastAsia="SimSun"/>
          <w:sz w:val="21"/>
          <w:szCs w:val="21"/>
          <w:rPrChange w:id="7617" w:author="Codex" w:date="2026-10-05T16:32:41.313017+00:00">
            <w:rPr>
              <w:sz w:val="21"/>
              <w:szCs w:val="21"/>
            </w:rPr>
          </w:rPrChange>
        </w:rPr>
        <w:t>40</w:t>
      </w:r>
      <w:r>
        <w:rPr>
          <w:rFonts w:ascii="Times New Roman" w:hAnsi="Times New Roman" w:cs="Times New Roman" w:eastAsia="SimSun"/>
          <w:sz w:val="21"/>
          <w:szCs w:val="21"/>
          <w:rPrChange w:id="7618" w:author="Codex" w:date="2026-10-05T16:32:41.313017+00:00">
            <w:rPr>
              <w:sz w:val="21"/>
              <w:szCs w:val="21"/>
            </w:rPr>
          </w:rPrChange>
        </w:rPr>
        <w:t>岁；两种差值均以</w:t>
      </w:r>
      <w:r>
        <w:rPr>
          <w:rFonts w:ascii="Times New Roman" w:hAnsi="Times New Roman" w:cs="Times New Roman" w:eastAsia="SimSun"/>
          <w:sz w:val="21"/>
          <w:szCs w:val="21"/>
          <w:rPrChange w:id="7619" w:author="Codex" w:date="2026-10-05T16:32:41.313017+00:00">
            <w:rPr>
              <w:sz w:val="21"/>
              <w:szCs w:val="21"/>
            </w:rPr>
          </w:rPrChange>
        </w:rPr>
        <w:t>0</w:t>
      </w:r>
      <w:r>
        <w:rPr>
          <w:rFonts w:ascii="Times New Roman" w:hAnsi="Times New Roman" w:cs="Times New Roman" w:eastAsia="SimSun"/>
          <w:sz w:val="21"/>
          <w:szCs w:val="21"/>
          <w:rPrChange w:id="7620" w:author="Codex" w:date="2026-10-05T16:32:41.313017+00:00">
            <w:rPr>
              <w:sz w:val="21"/>
              <w:szCs w:val="21"/>
            </w:rPr>
          </w:rPrChange>
        </w:rPr>
        <w:t>为无效值。</w:t>
      </w:r>
      <w:r>
        <w:rPr>
          <w:rFonts w:ascii="Times New Roman" w:hAnsi="Times New Roman" w:cs="Times New Roman" w:eastAsia="SimSun"/>
          <w:sz w:val="21"/>
          <w:szCs w:val="21"/>
          <w:rPrChange w:id="7621" w:author="Codex" w:date="2026-10-05T16:32:41.313017+00:00">
            <w:rPr>
              <w:sz w:val="21"/>
              <w:szCs w:val="21"/>
            </w:rPr>
          </w:rPrChange>
        </w:rPr>
        <w:t>p</w:t>
      </w:r>
      <w:r>
        <w:rPr>
          <w:rFonts w:ascii="Times New Roman" w:hAnsi="Times New Roman" w:cs="Times New Roman" w:eastAsia="SimSun"/>
          <w:sz w:val="21"/>
          <w:szCs w:val="21"/>
          <w:rPrChange w:id="7622" w:author="Codex" w:date="2026-10-05T16:32:41.313017+00:00">
            <w:rPr>
              <w:sz w:val="21"/>
              <w:szCs w:val="21"/>
            </w:rPr>
          </w:rPrChange>
        </w:rPr>
        <w:t>值由中心化</w:t>
      </w:r>
      <w:r>
        <w:rPr>
          <w:rFonts w:ascii="Times New Roman" w:hAnsi="Times New Roman" w:cs="Times New Roman" w:eastAsia="SimSun"/>
          <w:sz w:val="21"/>
          <w:szCs w:val="21"/>
          <w:rPrChange w:id="7623" w:author="Codex" w:date="2026-10-05T16:32:41.313017+00:00">
            <w:rPr>
              <w:sz w:val="21"/>
              <w:szCs w:val="21"/>
            </w:rPr>
          </w:rPrChange>
        </w:rPr>
        <w:t>bootstrap</w:t>
      </w:r>
      <w:r>
        <w:rPr>
          <w:rFonts w:ascii="Times New Roman" w:hAnsi="Times New Roman" w:cs="Times New Roman" w:eastAsia="SimSun"/>
          <w:sz w:val="21"/>
          <w:szCs w:val="21"/>
          <w:rPrChange w:id="7624" w:author="Codex" w:date="2026-10-05T16:32:41.313017+00:00">
            <w:rPr>
              <w:sz w:val="21"/>
              <w:szCs w:val="21"/>
            </w:rPr>
          </w:rPrChange>
        </w:rPr>
        <w:t>偏差分布作双侧比较并加一校正；</w:t>
      </w:r>
      <w:r>
        <w:rPr>
          <w:rFonts w:ascii="Times New Roman" w:hAnsi="Times New Roman" w:cs="Times New Roman" w:eastAsia="SimSun"/>
          <w:sz w:val="21"/>
          <w:szCs w:val="21"/>
          <w:rPrChange w:id="7625" w:author="Codex" w:date="2026-10-05T16:32:41.313017+00:00">
            <w:rPr>
              <w:sz w:val="21"/>
              <w:szCs w:val="21"/>
            </w:rPr>
          </w:rPrChange>
        </w:rPr>
        <w:t>BH q</w:t>
      </w:r>
      <w:r>
        <w:rPr>
          <w:rFonts w:ascii="Times New Roman" w:hAnsi="Times New Roman" w:cs="Times New Roman" w:eastAsia="SimSun"/>
          <w:sz w:val="21"/>
          <w:szCs w:val="21"/>
          <w:rPrChange w:id="7626" w:author="Codex" w:date="2026-10-05T16:32:41.313017+00:00">
            <w:rPr>
              <w:sz w:val="21"/>
              <w:szCs w:val="21"/>
            </w:rPr>
          </w:rPrChange>
        </w:rPr>
        <w:t>分别在全部三维度</w:t>
      </w:r>
      <w:r>
        <w:rPr>
          <w:rFonts w:ascii="Times New Roman" w:hAnsi="Times New Roman" w:cs="Times New Roman" w:eastAsia="SimSun"/>
          <w:sz w:val="21"/>
          <w:szCs w:val="21"/>
          <w:rPrChange w:id="7627" w:author="Codex" w:date="2026-10-05T16:32:41.313017+00:00">
            <w:rPr>
              <w:sz w:val="21"/>
              <w:szCs w:val="21"/>
            </w:rPr>
          </w:rPrChange>
        </w:rPr>
        <w:t>×</w:t>
      </w:r>
      <w:r>
        <w:rPr>
          <w:rFonts w:ascii="Times New Roman" w:hAnsi="Times New Roman" w:cs="Times New Roman" w:eastAsia="SimSun"/>
          <w:sz w:val="21"/>
          <w:szCs w:val="21"/>
          <w:rPrChange w:id="7628" w:author="Codex" w:date="2026-10-05T16:32:41.313017+00:00">
            <w:rPr>
              <w:sz w:val="21"/>
              <w:szCs w:val="21"/>
            </w:rPr>
          </w:rPrChange>
        </w:rPr>
        <w:t>八链的</w:t>
      </w:r>
      <w:r>
        <w:rPr>
          <w:rFonts w:ascii="Times New Roman" w:hAnsi="Times New Roman" w:cs="Times New Roman" w:eastAsia="SimSun"/>
          <w:sz w:val="21"/>
          <w:szCs w:val="21"/>
          <w:rPrChange w:id="7629" w:author="Codex" w:date="2026-10-05T16:32:41.313017+00:00">
            <w:rPr>
              <w:sz w:val="21"/>
              <w:szCs w:val="21"/>
            </w:rPr>
          </w:rPrChange>
        </w:rPr>
        <w:t>24</w:t>
      </w:r>
      <w:r>
        <w:rPr>
          <w:rFonts w:ascii="Times New Roman" w:hAnsi="Times New Roman" w:cs="Times New Roman" w:eastAsia="SimSun"/>
          <w:sz w:val="21"/>
          <w:szCs w:val="21"/>
          <w:rPrChange w:id="7630" w:author="Codex" w:date="2026-10-05T16:32:41.313017+00:00">
            <w:rPr>
              <w:sz w:val="21"/>
              <w:szCs w:val="21"/>
            </w:rPr>
          </w:rPrChange>
        </w:rPr>
        <w:t>项中介、</w:t>
      </w:r>
      <w:r>
        <w:rPr>
          <w:rFonts w:ascii="Times New Roman" w:hAnsi="Times New Roman" w:cs="Times New Roman" w:eastAsia="SimSun"/>
          <w:sz w:val="21"/>
          <w:szCs w:val="21"/>
          <w:rPrChange w:id="7631" w:author="Codex" w:date="2026-10-05T16:32:41.313017+00:00">
            <w:rPr>
              <w:sz w:val="21"/>
              <w:szCs w:val="21"/>
            </w:rPr>
          </w:rPrChange>
        </w:rPr>
        <w:t>24</w:t>
      </w:r>
      <w:r>
        <w:rPr>
          <w:rFonts w:ascii="Times New Roman" w:hAnsi="Times New Roman" w:cs="Times New Roman" w:eastAsia="SimSun"/>
          <w:sz w:val="21"/>
          <w:szCs w:val="21"/>
          <w:rPrChange w:id="7632" w:author="Codex" w:date="2026-10-05T16:32:41.313017+00:00">
            <w:rPr>
              <w:sz w:val="21"/>
              <w:szCs w:val="21"/>
            </w:rPr>
          </w:rPrChange>
        </w:rPr>
        <w:t>项调节家族内计算。区间为普通百分位</w:t>
      </w:r>
      <w:r>
        <w:rPr>
          <w:rFonts w:ascii="Times New Roman" w:hAnsi="Times New Roman" w:cs="Times New Roman" w:eastAsia="SimSun"/>
          <w:sz w:val="21"/>
          <w:szCs w:val="21"/>
          <w:rPrChange w:id="7633" w:author="Codex" w:date="2026-10-05T16:32:41.313017+00:00">
            <w:rPr>
              <w:sz w:val="21"/>
              <w:szCs w:val="21"/>
            </w:rPr>
          </w:rPrChange>
        </w:rPr>
        <w:t>95%</w:t>
      </w:r>
      <w:r>
        <w:rPr>
          <w:rFonts w:ascii="Times New Roman" w:hAnsi="Times New Roman" w:cs="Times New Roman" w:eastAsia="SimSun"/>
          <w:sz w:val="21"/>
          <w:szCs w:val="21"/>
          <w:rPrChange w:id="7634" w:author="Codex" w:date="2026-10-05T16:32:41.313017+00:00">
            <w:rPr>
              <w:sz w:val="21"/>
              <w:szCs w:val="21"/>
            </w:rPr>
          </w:rPrChange>
        </w:rPr>
        <w:t>区间，不是同时置信区间。</w:t>
      </w:r>
    </w:p>
    <w:p w14:paraId="775E38D5" w14:textId="1FA27415" w:rsidR="00FB24F4" w:rsidRDefault="00FB24F4">
      <w:pPr>
        <w:pStyle w:val="affa"/>
        <w:keepNext/>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10062" w:author="Codex" w:date="2026-10-05T16:32:41.313017+00:00">
            <w:rPr>
              <w:rFonts w:cs="Times New Roman"/>
              <w:szCs w:val="21"/>
            </w:rPr>
          </w:rPrChange>
        </w:rPr>
        <w:pPrChange w:id="7635" w:author="Codex" w:date="2026-10-05T16:32:41.313017+00:00">
          <w:pPr>
            <w:pStyle w:val="affa"/>
            <w:keepNext/>
            <w:spacing w:beforeLines="0" w:before="0" w:line="360" w:lineRule="exact"/>
            <w:ind w:firstLineChars="0" w:firstLine="0"/>
          </w:pPr>
        </w:pPrChange>
      </w:pPr>
      <w:r>
        <w:rPr>
          <w:rFonts w:ascii="Times New Roman" w:hAnsi="Times New Roman" w:cs="Times New Roman" w:eastAsia="KaiTi"/>
          <w:b w:val="0"/>
          <w:bCs w:val="0"/>
          <w:sz w:val="21"/>
          <w:szCs w:val="21"/>
          <w:rPrChange w:id="7636" w:author="Codex" w:date="2026-10-05T16:32:41.313017+00:00">
            <w:rPr>
              <w:rFonts w:cs="Times New Roman"/>
              <w:szCs w:val="21"/>
            </w:rPr>
          </w:rPrChange>
        </w:rPr>
        <w:lastRenderedPageBreak/>
        <w:t>表</w:t>
      </w:r>
      <w:r>
        <w:rPr>
          <w:rFonts w:ascii="Times New Roman" w:hAnsi="Times New Roman" w:cs="Times New Roman" w:eastAsia="KaiTi"/>
          <w:b w:val="0"/>
          <w:bCs w:val="0"/>
          <w:sz w:val="21"/>
          <w:szCs w:val="21"/>
          <w:rPrChange w:id="7637" w:author="Codex" w:date="2026-10-05T16:32:41.313017+00:00">
            <w:rPr>
              <w:rFonts w:cs="Times New Roman"/>
              <w:szCs w:val="21"/>
            </w:rPr>
          </w:rPrChange>
        </w:rPr>
        <w:t xml:space="preserve">C.5 </w:t>
      </w:r>
      <w:r>
        <w:rPr>
          <w:rFonts w:ascii="Times New Roman" w:hAnsi="Times New Roman" w:cs="Times New Roman" w:eastAsia="KaiTi"/>
          <w:b w:val="0"/>
          <w:bCs w:val="0"/>
          <w:sz w:val="21"/>
          <w:szCs w:val="21"/>
          <w:rPrChange w:id="7638" w:author="Codex" w:date="2026-10-05T16:32:41.313017+00:00">
            <w:rPr>
              <w:rFonts w:cs="Times New Roman"/>
              <w:szCs w:val="21"/>
            </w:rPr>
          </w:rPrChange>
        </w:rPr>
        <w:t>基期城乡编码分组的总间接对比与配对</w:t>
      </w:r>
      <w:r>
        <w:rPr>
          <w:rFonts w:ascii="Times New Roman" w:hAnsi="Times New Roman" w:cs="Times New Roman" w:eastAsia="KaiTi"/>
          <w:b w:val="0"/>
          <w:bCs w:val="0"/>
          <w:sz w:val="21"/>
          <w:szCs w:val="21"/>
          <w:rPrChange w:id="7639" w:author="Codex" w:date="2026-10-05T16:32:41.313017+00:00">
            <w:rPr>
              <w:rFonts w:cs="Times New Roman"/>
              <w:szCs w:val="21"/>
            </w:rPr>
          </w:rPrChange>
        </w:rPr>
        <w:t>CDE</w:t>
      </w:r>
      <w:r>
        <w:rPr>
          <w:rFonts w:ascii="Times New Roman" w:hAnsi="Times New Roman" w:cs="Times New Roman" w:eastAsia="KaiTi"/>
          <w:b w:val="0"/>
          <w:bCs w:val="0"/>
          <w:sz w:val="21"/>
          <w:szCs w:val="21"/>
          <w:rPrChange w:id="7640" w:author="Codex" w:date="2026-10-05T16:32:41.313017+00:00">
            <w:rPr>
              <w:rFonts w:cs="Times New Roman"/>
              <w:szCs w:val="21"/>
            </w:rPr>
          </w:rPrChange>
        </w:rPr>
        <w:t>差异</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7641" w:author="Codex" w:date="2026-10-05T16:32:41.313017+00:00">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2094"/>
        <w:gridCol w:w="624"/>
        <w:gridCol w:w="1044"/>
        <w:gridCol w:w="2567"/>
        <w:gridCol w:w="2462"/>
        <w:gridCol w:w="1464"/>
      </w:tblGrid>
      <w:tr w:rsidR="007622EE" w14:paraId="48CEA239"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tcPrChange w:id="7642"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74B73B1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63" w:author="Codex" w:date="2026-10-05T16:32:41.313017+00:00">
                  <w:rPr>
                    <w:bCs w:val="0"/>
                    <w:sz w:val="21"/>
                    <w:szCs w:val="21"/>
                  </w:rPr>
                </w:rPrChange>
              </w:rPr>
              <w:pPrChange w:id="7643"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644" w:author="Codex" w:date="2026-10-05T16:32:41.313017+00:00">
                  <w:rPr>
                    <w:bCs w:val="0"/>
                    <w:sz w:val="21"/>
                    <w:szCs w:val="21"/>
                  </w:rPr>
                </w:rPrChange>
              </w:rPr>
              <w:t>链条</w:t>
            </w:r>
          </w:p>
        </w:tc>
        <w:tc>
          <w:tcPr>
            <w:tcW w:w="0" w:type="auto"/>
            <w:tcBorders>
              <w:top w:val="single" w:sz="12" w:color="000000"/>
              <w:left w:val="nil"/>
              <w:bottom w:val="single" w:sz="4" w:color="000000"/>
              <w:right w:val="nil"/>
              <w:insideH w:val="nil"/>
              <w:insideV w:val="nil"/>
            </w:tcBorders>
            <w:tcMar>
              <w:left w:w="102" w:type="dxa"/>
              <w:right w:w="102" w:type="dxa"/>
            </w:tcMar>
            <w:tcPrChange w:id="7645"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3463AB6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64" w:author="Codex" w:date="2026-10-05T16:32:41.313017+00:00">
                  <w:rPr>
                    <w:bCs w:val="0"/>
                    <w:sz w:val="21"/>
                    <w:szCs w:val="21"/>
                  </w:rPr>
                </w:rPrChange>
              </w:rPr>
              <w:pPrChange w:id="7646"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647" w:author="Codex" w:date="2026-10-05T16:32:41.313017+00:00">
                  <w:rPr>
                    <w:bCs w:val="0"/>
                    <w:sz w:val="21"/>
                    <w:szCs w:val="21"/>
                  </w:rPr>
                </w:rPrChange>
              </w:rPr>
              <w:t>组别</w:t>
            </w:r>
          </w:p>
        </w:tc>
        <w:tc>
          <w:tcPr>
            <w:tcW w:w="0" w:type="auto"/>
            <w:tcBorders>
              <w:top w:val="single" w:sz="12" w:color="000000"/>
              <w:left w:val="nil"/>
              <w:bottom w:val="single" w:sz="4" w:color="000000"/>
              <w:right w:val="nil"/>
              <w:insideH w:val="nil"/>
              <w:insideV w:val="nil"/>
            </w:tcBorders>
            <w:tcMar>
              <w:left w:w="102" w:type="dxa"/>
              <w:right w:w="102" w:type="dxa"/>
            </w:tcMar>
            <w:tcPrChange w:id="7648"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6EB3E04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65" w:author="Codex" w:date="2026-10-05T16:32:41.313017+00:00">
                  <w:rPr>
                    <w:bCs w:val="0"/>
                    <w:sz w:val="21"/>
                    <w:szCs w:val="21"/>
                  </w:rPr>
                </w:rPrChange>
              </w:rPr>
              <w:pPrChange w:id="764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650" w:author="Codex" w:date="2026-10-05T16:32:41.313017+00:00">
                  <w:rPr>
                    <w:bCs w:val="0"/>
                    <w:sz w:val="21"/>
                    <w:szCs w:val="21"/>
                  </w:rPr>
                </w:rPrChange>
              </w:rPr>
              <w:t>N</w:t>
            </w:r>
          </w:p>
        </w:tc>
        <w:tc>
          <w:tcPr>
            <w:tcW w:w="0" w:type="auto"/>
            <w:tcBorders>
              <w:top w:val="single" w:sz="12" w:color="000000"/>
              <w:left w:val="nil"/>
              <w:bottom w:val="single" w:sz="4" w:color="000000"/>
              <w:right w:val="nil"/>
              <w:insideH w:val="nil"/>
              <w:insideV w:val="nil"/>
            </w:tcBorders>
            <w:tcMar>
              <w:left w:w="102" w:type="dxa"/>
              <w:right w:w="102" w:type="dxa"/>
            </w:tcMar>
            <w:tcPrChange w:id="7651"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05B06E7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66" w:author="Codex" w:date="2026-10-05T16:32:41.313017+00:00">
                  <w:rPr>
                    <w:bCs w:val="0"/>
                    <w:sz w:val="21"/>
                    <w:szCs w:val="21"/>
                  </w:rPr>
                </w:rPrChange>
              </w:rPr>
              <w:pPrChange w:id="7652"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653" w:author="Codex" w:date="2026-10-05T16:32:41.313017+00:00">
                  <w:rPr>
                    <w:bCs w:val="0"/>
                    <w:sz w:val="21"/>
                    <w:szCs w:val="21"/>
                  </w:rPr>
                </w:rPrChange>
              </w:rPr>
              <w:t>连通组数</w:t>
            </w:r>
          </w:p>
        </w:tc>
        <w:tc>
          <w:tcPr>
            <w:tcW w:w="0" w:type="auto"/>
            <w:tcBorders>
              <w:top w:val="single" w:sz="12" w:color="000000"/>
              <w:left w:val="nil"/>
              <w:bottom w:val="single" w:sz="4" w:color="000000"/>
              <w:right w:val="nil"/>
              <w:insideH w:val="nil"/>
              <w:insideV w:val="nil"/>
            </w:tcBorders>
            <w:tcMar>
              <w:left w:w="102" w:type="dxa"/>
              <w:right w:w="102" w:type="dxa"/>
            </w:tcMar>
            <w:tcPrChange w:id="7654"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5C8AC78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67" w:author="Codex" w:date="2026-10-05T16:32:41.313017+00:00">
                  <w:rPr>
                    <w:bCs w:val="0"/>
                    <w:sz w:val="21"/>
                    <w:szCs w:val="21"/>
                  </w:rPr>
                </w:rPrChange>
              </w:rPr>
              <w:pPrChange w:id="7655"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656" w:author="Codex" w:date="2026-10-05T16:32:41.313017+00:00">
                  <w:rPr>
                    <w:bCs w:val="0"/>
                    <w:sz w:val="21"/>
                    <w:szCs w:val="21"/>
                  </w:rPr>
                </w:rPrChange>
              </w:rPr>
              <w:t>总间接</w:t>
            </w:r>
            <w:r>
              <w:rPr>
                <w:rFonts w:ascii="Times New Roman" w:hAnsi="Times New Roman" w:cs="Times New Roman" w:eastAsia="SimSun"/>
                <w:b w:val="0"/>
                <w:bCs w:val="0"/>
                <w:sz w:val="21"/>
                <w:szCs w:val="21"/>
                <w:rPrChange w:id="7657" w:author="Codex" w:date="2026-10-05T16:32:41.313017+00:00">
                  <w:rPr>
                    <w:bCs w:val="0"/>
                    <w:sz w:val="21"/>
                    <w:szCs w:val="21"/>
                  </w:rPr>
                </w:rPrChange>
              </w:rPr>
              <w:t>OR</w:t>
            </w:r>
            <w:r>
              <w:rPr>
                <w:rFonts w:ascii="Times New Roman" w:hAnsi="Times New Roman" w:cs="Times New Roman" w:eastAsia="SimSun"/>
                <w:b w:val="0"/>
                <w:bCs w:val="0"/>
                <w:sz w:val="21"/>
                <w:szCs w:val="21"/>
                <w:rPrChange w:id="7658" w:author="Codex" w:date="2026-10-05T16:32:41.313017+00:00">
                  <w:rPr>
                    <w:bCs w:val="0"/>
                    <w:sz w:val="21"/>
                    <w:szCs w:val="21"/>
                  </w:rPr>
                </w:rPrChange>
              </w:rPr>
              <w:t>（</w:t>
            </w:r>
            <w:r>
              <w:rPr>
                <w:rFonts w:ascii="Times New Roman" w:hAnsi="Times New Roman" w:cs="Times New Roman" w:eastAsia="SimSun"/>
                <w:b w:val="0"/>
                <w:bCs w:val="0"/>
                <w:sz w:val="21"/>
                <w:szCs w:val="21"/>
                <w:rPrChange w:id="7659" w:author="Codex" w:date="2026-10-05T16:32:41.313017+00:00">
                  <w:rPr>
                    <w:bCs w:val="0"/>
                    <w:sz w:val="21"/>
                    <w:szCs w:val="21"/>
                  </w:rPr>
                </w:rPrChange>
              </w:rPr>
              <w:t>95% CI</w:t>
            </w:r>
            <w:r>
              <w:rPr>
                <w:rFonts w:ascii="Times New Roman" w:hAnsi="Times New Roman" w:cs="Times New Roman" w:eastAsia="SimSun"/>
                <w:b w:val="0"/>
                <w:bCs w:val="0"/>
                <w:sz w:val="21"/>
                <w:szCs w:val="21"/>
                <w:rPrChange w:id="7660"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tcPrChange w:id="7661"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5315B9B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68" w:author="Codex" w:date="2026-10-05T16:32:41.313017+00:00">
                  <w:rPr>
                    <w:bCs w:val="0"/>
                    <w:sz w:val="21"/>
                    <w:szCs w:val="21"/>
                  </w:rPr>
                </w:rPrChange>
              </w:rPr>
              <w:pPrChange w:id="7662"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663" w:author="Codex" w:date="2026-10-05T16:32:41.313017+00:00">
                  <w:rPr>
                    <w:bCs w:val="0"/>
                    <w:sz w:val="21"/>
                    <w:szCs w:val="21"/>
                  </w:rPr>
                </w:rPrChange>
              </w:rPr>
              <w:t>CDE OR</w:t>
            </w:r>
            <w:r>
              <w:rPr>
                <w:rFonts w:ascii="Times New Roman" w:hAnsi="Times New Roman" w:cs="Times New Roman" w:eastAsia="SimSun"/>
                <w:b w:val="0"/>
                <w:bCs w:val="0"/>
                <w:sz w:val="21"/>
                <w:szCs w:val="21"/>
                <w:rPrChange w:id="7664" w:author="Codex" w:date="2026-10-05T16:32:41.313017+00:00">
                  <w:rPr>
                    <w:bCs w:val="0"/>
                    <w:sz w:val="21"/>
                    <w:szCs w:val="21"/>
                  </w:rPr>
                </w:rPrChange>
              </w:rPr>
              <w:t>差（</w:t>
            </w:r>
            <w:r>
              <w:rPr>
                <w:rFonts w:ascii="Times New Roman" w:hAnsi="Times New Roman" w:cs="Times New Roman" w:eastAsia="SimSun"/>
                <w:b w:val="0"/>
                <w:bCs w:val="0"/>
                <w:sz w:val="21"/>
                <w:szCs w:val="21"/>
                <w:rPrChange w:id="7665" w:author="Codex" w:date="2026-10-05T16:32:41.313017+00:00">
                  <w:rPr>
                    <w:bCs w:val="0"/>
                    <w:sz w:val="21"/>
                    <w:szCs w:val="21"/>
                  </w:rPr>
                </w:rPrChange>
              </w:rPr>
              <w:t>95% CI</w:t>
            </w:r>
            <w:r>
              <w:rPr>
                <w:rFonts w:ascii="Times New Roman" w:hAnsi="Times New Roman" w:cs="Times New Roman" w:eastAsia="SimSun"/>
                <w:b w:val="0"/>
                <w:bCs w:val="0"/>
                <w:sz w:val="21"/>
                <w:szCs w:val="21"/>
                <w:rPrChange w:id="7666"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tcPrChange w:id="7667"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0382B7B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69" w:author="Codex" w:date="2026-10-05T16:32:41.313017+00:00">
                  <w:rPr>
                    <w:bCs w:val="0"/>
                    <w:sz w:val="21"/>
                    <w:szCs w:val="21"/>
                  </w:rPr>
                </w:rPrChange>
              </w:rPr>
              <w:pPrChange w:id="7668"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669" w:author="Codex" w:date="2026-10-05T16:32:41.313017+00:00">
                  <w:rPr>
                    <w:bCs w:val="0"/>
                    <w:sz w:val="21"/>
                    <w:szCs w:val="21"/>
                  </w:rPr>
                </w:rPrChange>
              </w:rPr>
              <w:t>检查通过次数</w:t>
            </w:r>
          </w:p>
        </w:tc>
      </w:tr>
      <w:tr w:rsidR="007622EE" w14:paraId="501902E5"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670" w:author="Codex" w:date="2026-10-05T16:32:41.313017+00:00">
              <w:tcPr>
                <w:tcW w:w="0" w:type="auto"/>
                <w:tcBorders>
                  <w:top w:val="nil"/>
                  <w:left w:val="nil"/>
                  <w:bottom w:val="nil"/>
                  <w:right w:val="nil"/>
                </w:tcBorders>
                <w:tcMar>
                  <w:left w:w="102" w:type="dxa"/>
                  <w:right w:w="102" w:type="dxa"/>
                </w:tcMar>
              </w:tcPr>
            </w:tcPrChange>
          </w:tcPr>
          <w:p w14:paraId="3A324E2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70" w:author="Codex" w:date="2026-10-05T16:32:41.313017+00:00">
                  <w:rPr>
                    <w:bCs w:val="0"/>
                    <w:sz w:val="21"/>
                    <w:szCs w:val="21"/>
                  </w:rPr>
                </w:rPrChange>
              </w:rPr>
              <w:pPrChange w:id="767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672" w:author="Codex" w:date="2026-10-05T16:32:41.313017+00:00">
                  <w:rPr>
                    <w:bCs w:val="0"/>
                    <w:sz w:val="21"/>
                    <w:szCs w:val="21"/>
                  </w:rPr>
                </w:rPrChange>
              </w:rPr>
              <w:t>AA-S</w:t>
            </w:r>
          </w:p>
        </w:tc>
        <w:tc>
          <w:tcPr>
            <w:tcW w:w="0" w:type="auto"/>
            <w:tcBorders>
              <w:top w:val="nil"/>
              <w:left w:val="nil"/>
              <w:bottom w:val="nil"/>
              <w:right w:val="nil"/>
              <w:insideH w:val="nil"/>
              <w:insideV w:val="nil"/>
            </w:tcBorders>
            <w:tcMar>
              <w:left w:w="102" w:type="dxa"/>
              <w:right w:w="102" w:type="dxa"/>
            </w:tcMar>
            <w:tcPrChange w:id="7673" w:author="Codex" w:date="2026-10-05T16:32:41.313017+00:00">
              <w:tcPr>
                <w:tcW w:w="0" w:type="auto"/>
                <w:tcBorders>
                  <w:top w:val="nil"/>
                  <w:left w:val="nil"/>
                  <w:bottom w:val="nil"/>
                  <w:right w:val="nil"/>
                </w:tcBorders>
                <w:tcMar>
                  <w:left w:w="102" w:type="dxa"/>
                  <w:right w:w="102" w:type="dxa"/>
                </w:tcMar>
              </w:tcPr>
            </w:tcPrChange>
          </w:tcPr>
          <w:p w14:paraId="36EC37A2" w14:textId="364C183B"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71" w:author="Codex" w:date="2026-10-05T16:32:41.313017+00:00">
                  <w:rPr>
                    <w:bCs w:val="0"/>
                    <w:sz w:val="21"/>
                    <w:szCs w:val="21"/>
                  </w:rPr>
                </w:rPrChange>
              </w:rPr>
              <w:pPrChange w:id="7674"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675" w:author="Codex" w:date="2026-10-05T16:32:41.313017+00:00">
                  <w:rPr>
                    <w:bCs w:val="0"/>
                    <w:sz w:val="21"/>
                    <w:szCs w:val="21"/>
                  </w:rPr>
                </w:rPrChange>
              </w:rPr>
              <w:t>城镇</w:t>
            </w:r>
          </w:p>
        </w:tc>
        <w:tc>
          <w:tcPr>
            <w:tcW w:w="0" w:type="auto"/>
            <w:tcBorders>
              <w:top w:val="nil"/>
              <w:left w:val="nil"/>
              <w:bottom w:val="nil"/>
              <w:right w:val="nil"/>
              <w:insideH w:val="nil"/>
              <w:insideV w:val="nil"/>
            </w:tcBorders>
            <w:tcMar>
              <w:left w:w="102" w:type="dxa"/>
              <w:right w:w="102" w:type="dxa"/>
            </w:tcMar>
            <w:tcPrChange w:id="7676" w:author="Codex" w:date="2026-10-05T16:32:41.313017+00:00">
              <w:tcPr>
                <w:tcW w:w="0" w:type="auto"/>
                <w:tcBorders>
                  <w:top w:val="nil"/>
                  <w:left w:val="nil"/>
                  <w:bottom w:val="nil"/>
                  <w:right w:val="nil"/>
                </w:tcBorders>
                <w:tcMar>
                  <w:left w:w="102" w:type="dxa"/>
                  <w:right w:w="102" w:type="dxa"/>
                </w:tcMar>
              </w:tcPr>
            </w:tcPrChange>
          </w:tcPr>
          <w:p w14:paraId="1F1F0E0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72" w:author="Codex" w:date="2026-10-05T16:32:41.313017+00:00">
                  <w:rPr>
                    <w:bCs w:val="0"/>
                    <w:sz w:val="21"/>
                    <w:szCs w:val="21"/>
                  </w:rPr>
                </w:rPrChange>
              </w:rPr>
              <w:pPrChange w:id="767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678" w:author="Codex" w:date="2026-10-05T16:32:41.313017+00:00">
                  <w:rPr>
                    <w:bCs w:val="0"/>
                    <w:sz w:val="21"/>
                    <w:szCs w:val="21"/>
                  </w:rPr>
                </w:rPrChange>
              </w:rPr>
              <w:t>2354</w:t>
            </w:r>
          </w:p>
        </w:tc>
        <w:tc>
          <w:tcPr>
            <w:tcW w:w="0" w:type="auto"/>
            <w:tcBorders>
              <w:top w:val="nil"/>
              <w:left w:val="nil"/>
              <w:bottom w:val="nil"/>
              <w:right w:val="nil"/>
              <w:insideH w:val="nil"/>
              <w:insideV w:val="nil"/>
            </w:tcBorders>
            <w:tcMar>
              <w:left w:w="102" w:type="dxa"/>
              <w:right w:w="102" w:type="dxa"/>
            </w:tcMar>
            <w:tcPrChange w:id="7679" w:author="Codex" w:date="2026-10-05T16:32:41.313017+00:00">
              <w:tcPr>
                <w:tcW w:w="0" w:type="auto"/>
                <w:tcBorders>
                  <w:top w:val="nil"/>
                  <w:left w:val="nil"/>
                  <w:bottom w:val="nil"/>
                  <w:right w:val="nil"/>
                </w:tcBorders>
                <w:tcMar>
                  <w:left w:w="102" w:type="dxa"/>
                  <w:right w:w="102" w:type="dxa"/>
                </w:tcMar>
              </w:tcPr>
            </w:tcPrChange>
          </w:tcPr>
          <w:p w14:paraId="056AFE8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73" w:author="Codex" w:date="2026-10-05T16:32:41.313017+00:00">
                  <w:rPr>
                    <w:bCs w:val="0"/>
                    <w:sz w:val="21"/>
                    <w:szCs w:val="21"/>
                  </w:rPr>
                </w:rPrChange>
              </w:rPr>
              <w:pPrChange w:id="768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681" w:author="Codex" w:date="2026-10-05T16:32:41.313017+00:00">
                  <w:rPr>
                    <w:bCs w:val="0"/>
                    <w:sz w:val="21"/>
                    <w:szCs w:val="21"/>
                  </w:rPr>
                </w:rPrChange>
              </w:rPr>
              <w:t>927</w:t>
            </w:r>
          </w:p>
        </w:tc>
        <w:tc>
          <w:tcPr>
            <w:tcW w:w="0" w:type="auto"/>
            <w:tcBorders>
              <w:top w:val="nil"/>
              <w:left w:val="nil"/>
              <w:bottom w:val="nil"/>
              <w:right w:val="nil"/>
              <w:insideH w:val="nil"/>
              <w:insideV w:val="nil"/>
            </w:tcBorders>
            <w:tcMar>
              <w:left w:w="102" w:type="dxa"/>
              <w:right w:w="102" w:type="dxa"/>
            </w:tcMar>
            <w:tcPrChange w:id="7682" w:author="Codex" w:date="2026-10-05T16:32:41.313017+00:00">
              <w:tcPr>
                <w:tcW w:w="0" w:type="auto"/>
                <w:tcBorders>
                  <w:top w:val="nil"/>
                  <w:left w:val="nil"/>
                  <w:bottom w:val="nil"/>
                  <w:right w:val="nil"/>
                </w:tcBorders>
                <w:tcMar>
                  <w:left w:w="102" w:type="dxa"/>
                  <w:right w:w="102" w:type="dxa"/>
                </w:tcMar>
              </w:tcPr>
            </w:tcPrChange>
          </w:tcPr>
          <w:p w14:paraId="74B2AFB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74" w:author="Codex" w:date="2026-10-05T16:32:41.313017+00:00">
                  <w:rPr>
                    <w:bCs w:val="0"/>
                    <w:sz w:val="21"/>
                    <w:szCs w:val="21"/>
                  </w:rPr>
                </w:rPrChange>
              </w:rPr>
              <w:pPrChange w:id="768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684" w:author="Codex" w:date="2026-10-05T16:32:41.313017+00:00">
                  <w:rPr>
                    <w:bCs w:val="0"/>
                    <w:sz w:val="21"/>
                    <w:szCs w:val="21"/>
                  </w:rPr>
                </w:rPrChange>
              </w:rPr>
              <w:t>0.9978</w:t>
            </w:r>
            <w:r>
              <w:rPr>
                <w:rFonts w:ascii="Times New Roman" w:hAnsi="Times New Roman" w:cs="Times New Roman" w:eastAsia="SimSun"/>
                <w:b w:val="0"/>
                <w:bCs w:val="0"/>
                <w:sz w:val="21"/>
                <w:szCs w:val="21"/>
                <w:rPrChange w:id="7685" w:author="Codex" w:date="2026-10-05T16:32:41.313017+00:00">
                  <w:rPr>
                    <w:bCs w:val="0"/>
                    <w:sz w:val="21"/>
                    <w:szCs w:val="21"/>
                  </w:rPr>
                </w:rPrChange>
              </w:rPr>
              <w:t>（</w:t>
            </w:r>
            <w:r>
              <w:rPr>
                <w:rFonts w:ascii="Times New Roman" w:hAnsi="Times New Roman" w:cs="Times New Roman" w:eastAsia="SimSun"/>
                <w:b w:val="0"/>
                <w:bCs w:val="0"/>
                <w:sz w:val="21"/>
                <w:szCs w:val="21"/>
                <w:rPrChange w:id="7686" w:author="Codex" w:date="2026-10-05T16:32:41.313017+00:00">
                  <w:rPr>
                    <w:bCs w:val="0"/>
                    <w:sz w:val="21"/>
                    <w:szCs w:val="21"/>
                  </w:rPr>
                </w:rPrChange>
              </w:rPr>
              <w:t>0.9887</w:t>
            </w:r>
            <w:r>
              <w:rPr>
                <w:rFonts w:ascii="Times New Roman" w:hAnsi="Times New Roman" w:cs="Times New Roman" w:eastAsia="SimSun"/>
                <w:b w:val="0"/>
                <w:bCs w:val="0"/>
                <w:sz w:val="21"/>
                <w:szCs w:val="21"/>
                <w:rPrChange w:id="7687" w:author="Codex" w:date="2026-10-05T16:32:41.313017+00:00">
                  <w:rPr>
                    <w:bCs w:val="0"/>
                    <w:sz w:val="21"/>
                    <w:szCs w:val="21"/>
                  </w:rPr>
                </w:rPrChange>
              </w:rPr>
              <w:t>，</w:t>
            </w:r>
            <w:r>
              <w:rPr>
                <w:rFonts w:ascii="Times New Roman" w:hAnsi="Times New Roman" w:cs="Times New Roman" w:eastAsia="SimSun"/>
                <w:b w:val="0"/>
                <w:bCs w:val="0"/>
                <w:sz w:val="21"/>
                <w:szCs w:val="21"/>
                <w:rPrChange w:id="7688" w:author="Codex" w:date="2026-10-05T16:32:41.313017+00:00">
                  <w:rPr>
                    <w:bCs w:val="0"/>
                    <w:sz w:val="21"/>
                    <w:szCs w:val="21"/>
                  </w:rPr>
                </w:rPrChange>
              </w:rPr>
              <w:t>1.0170</w:t>
            </w:r>
            <w:r>
              <w:rPr>
                <w:rFonts w:ascii="Times New Roman" w:hAnsi="Times New Roman" w:cs="Times New Roman" w:eastAsia="SimSun"/>
                <w:b w:val="0"/>
                <w:bCs w:val="0"/>
                <w:sz w:val="21"/>
                <w:szCs w:val="21"/>
                <w:rPrChange w:id="768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690" w:author="Codex" w:date="2026-10-05T16:32:41.313017+00:00">
              <w:tcPr>
                <w:tcW w:w="0" w:type="auto"/>
                <w:tcBorders>
                  <w:top w:val="nil"/>
                  <w:left w:val="nil"/>
                  <w:bottom w:val="nil"/>
                  <w:right w:val="nil"/>
                </w:tcBorders>
                <w:tcMar>
                  <w:left w:w="102" w:type="dxa"/>
                  <w:right w:w="102" w:type="dxa"/>
                </w:tcMar>
              </w:tcPr>
            </w:tcPrChange>
          </w:tcPr>
          <w:p w14:paraId="060D092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75" w:author="Codex" w:date="2026-10-05T16:32:41.313017+00:00">
                  <w:rPr>
                    <w:bCs w:val="0"/>
                    <w:sz w:val="21"/>
                    <w:szCs w:val="21"/>
                  </w:rPr>
                </w:rPrChange>
              </w:rPr>
              <w:pPrChange w:id="769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692" w:author="Codex" w:date="2026-10-05T16:32:41.313017+00:00">
                  <w:rPr>
                    <w:bCs w:val="0"/>
                    <w:sz w:val="21"/>
                    <w:szCs w:val="21"/>
                  </w:rPr>
                </w:rPrChange>
              </w:rPr>
              <w:t>-0.089</w:t>
            </w:r>
            <w:r>
              <w:rPr>
                <w:rFonts w:ascii="Times New Roman" w:hAnsi="Times New Roman" w:cs="Times New Roman" w:eastAsia="SimSun"/>
                <w:b w:val="0"/>
                <w:bCs w:val="0"/>
                <w:sz w:val="21"/>
                <w:szCs w:val="21"/>
                <w:rPrChange w:id="7693" w:author="Codex" w:date="2026-10-05T16:32:41.313017+00:00">
                  <w:rPr>
                    <w:bCs w:val="0"/>
                    <w:sz w:val="21"/>
                    <w:szCs w:val="21"/>
                  </w:rPr>
                </w:rPrChange>
              </w:rPr>
              <w:t>（</w:t>
            </w:r>
            <w:r>
              <w:rPr>
                <w:rFonts w:ascii="Times New Roman" w:hAnsi="Times New Roman" w:cs="Times New Roman" w:eastAsia="SimSun"/>
                <w:b w:val="0"/>
                <w:bCs w:val="0"/>
                <w:sz w:val="21"/>
                <w:szCs w:val="21"/>
                <w:rPrChange w:id="7694" w:author="Codex" w:date="2026-10-05T16:32:41.313017+00:00">
                  <w:rPr>
                    <w:bCs w:val="0"/>
                    <w:sz w:val="21"/>
                    <w:szCs w:val="21"/>
                  </w:rPr>
                </w:rPrChange>
              </w:rPr>
              <w:t>-0.689</w:t>
            </w:r>
            <w:r>
              <w:rPr>
                <w:rFonts w:ascii="Times New Roman" w:hAnsi="Times New Roman" w:cs="Times New Roman" w:eastAsia="SimSun"/>
                <w:b w:val="0"/>
                <w:bCs w:val="0"/>
                <w:sz w:val="21"/>
                <w:szCs w:val="21"/>
                <w:rPrChange w:id="7695" w:author="Codex" w:date="2026-10-05T16:32:41.313017+00:00">
                  <w:rPr>
                    <w:bCs w:val="0"/>
                    <w:sz w:val="21"/>
                    <w:szCs w:val="21"/>
                  </w:rPr>
                </w:rPrChange>
              </w:rPr>
              <w:t>，</w:t>
            </w:r>
            <w:r>
              <w:rPr>
                <w:rFonts w:ascii="Times New Roman" w:hAnsi="Times New Roman" w:cs="Times New Roman" w:eastAsia="SimSun"/>
                <w:b w:val="0"/>
                <w:bCs w:val="0"/>
                <w:sz w:val="21"/>
                <w:szCs w:val="21"/>
                <w:rPrChange w:id="7696" w:author="Codex" w:date="2026-10-05T16:32:41.313017+00:00">
                  <w:rPr>
                    <w:bCs w:val="0"/>
                    <w:sz w:val="21"/>
                    <w:szCs w:val="21"/>
                  </w:rPr>
                </w:rPrChange>
              </w:rPr>
              <w:t>0.517</w:t>
            </w:r>
            <w:r>
              <w:rPr>
                <w:rFonts w:ascii="Times New Roman" w:hAnsi="Times New Roman" w:cs="Times New Roman" w:eastAsia="SimSun"/>
                <w:b w:val="0"/>
                <w:bCs w:val="0"/>
                <w:sz w:val="21"/>
                <w:szCs w:val="21"/>
                <w:rPrChange w:id="7697"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698" w:author="Codex" w:date="2026-10-05T16:32:41.313017+00:00">
              <w:tcPr>
                <w:tcW w:w="0" w:type="auto"/>
                <w:tcBorders>
                  <w:top w:val="nil"/>
                  <w:left w:val="nil"/>
                  <w:bottom w:val="nil"/>
                  <w:right w:val="nil"/>
                </w:tcBorders>
                <w:tcMar>
                  <w:left w:w="102" w:type="dxa"/>
                  <w:right w:w="102" w:type="dxa"/>
                </w:tcMar>
              </w:tcPr>
            </w:tcPrChange>
          </w:tcPr>
          <w:p w14:paraId="3D25040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76" w:author="Codex" w:date="2026-10-05T16:32:41.313017+00:00">
                  <w:rPr>
                    <w:bCs w:val="0"/>
                    <w:sz w:val="21"/>
                    <w:szCs w:val="21"/>
                  </w:rPr>
                </w:rPrChange>
              </w:rPr>
              <w:pPrChange w:id="769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00" w:author="Codex" w:date="2026-10-05T16:32:41.313017+00:00">
                  <w:rPr>
                    <w:bCs w:val="0"/>
                    <w:sz w:val="21"/>
                    <w:szCs w:val="21"/>
                  </w:rPr>
                </w:rPrChange>
              </w:rPr>
              <w:t>1000</w:t>
            </w:r>
          </w:p>
        </w:tc>
      </w:tr>
      <w:tr w:rsidR="007622EE" w14:paraId="2BCF1B60"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701" w:author="Codex" w:date="2026-10-05T16:32:41.313017+00:00">
              <w:tcPr>
                <w:tcW w:w="0" w:type="auto"/>
                <w:tcBorders>
                  <w:top w:val="nil"/>
                  <w:left w:val="nil"/>
                  <w:bottom w:val="nil"/>
                  <w:right w:val="nil"/>
                </w:tcBorders>
                <w:tcMar>
                  <w:left w:w="102" w:type="dxa"/>
                  <w:right w:w="102" w:type="dxa"/>
                </w:tcMar>
              </w:tcPr>
            </w:tcPrChange>
          </w:tcPr>
          <w:p w14:paraId="6A90F06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77" w:author="Codex" w:date="2026-10-05T16:32:41.313017+00:00">
                  <w:rPr>
                    <w:bCs w:val="0"/>
                    <w:sz w:val="21"/>
                    <w:szCs w:val="21"/>
                  </w:rPr>
                </w:rPrChange>
              </w:rPr>
              <w:pPrChange w:id="770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03" w:author="Codex" w:date="2026-10-05T16:32:41.313017+00:00">
                  <w:rPr>
                    <w:bCs w:val="0"/>
                    <w:sz w:val="21"/>
                    <w:szCs w:val="21"/>
                  </w:rPr>
                </w:rPrChange>
              </w:rPr>
              <w:t>AA-S</w:t>
            </w:r>
          </w:p>
        </w:tc>
        <w:tc>
          <w:tcPr>
            <w:tcW w:w="0" w:type="auto"/>
            <w:tcBorders>
              <w:top w:val="nil"/>
              <w:left w:val="nil"/>
              <w:bottom w:val="nil"/>
              <w:right w:val="nil"/>
              <w:insideH w:val="nil"/>
              <w:insideV w:val="nil"/>
            </w:tcBorders>
            <w:tcMar>
              <w:left w:w="102" w:type="dxa"/>
              <w:right w:w="102" w:type="dxa"/>
            </w:tcMar>
            <w:tcPrChange w:id="7704" w:author="Codex" w:date="2026-10-05T16:32:41.313017+00:00">
              <w:tcPr>
                <w:tcW w:w="0" w:type="auto"/>
                <w:tcBorders>
                  <w:top w:val="nil"/>
                  <w:left w:val="nil"/>
                  <w:bottom w:val="nil"/>
                  <w:right w:val="nil"/>
                </w:tcBorders>
                <w:tcMar>
                  <w:left w:w="102" w:type="dxa"/>
                  <w:right w:w="102" w:type="dxa"/>
                </w:tcMar>
              </w:tcPr>
            </w:tcPrChange>
          </w:tcPr>
          <w:p w14:paraId="556421EB" w14:textId="204A57AB"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78" w:author="Codex" w:date="2026-10-05T16:32:41.313017+00:00">
                  <w:rPr>
                    <w:bCs w:val="0"/>
                    <w:sz w:val="21"/>
                    <w:szCs w:val="21"/>
                  </w:rPr>
                </w:rPrChange>
              </w:rPr>
              <w:pPrChange w:id="7705"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706" w:author="Codex" w:date="2026-10-05T16:32:41.313017+00:00">
                  <w:rPr>
                    <w:bCs w:val="0"/>
                    <w:sz w:val="21"/>
                    <w:szCs w:val="21"/>
                  </w:rPr>
                </w:rPrChange>
              </w:rPr>
              <w:t>乡村及源缺失合并组</w:t>
            </w:r>
          </w:p>
        </w:tc>
        <w:tc>
          <w:tcPr>
            <w:tcW w:w="0" w:type="auto"/>
            <w:tcBorders>
              <w:top w:val="nil"/>
              <w:left w:val="nil"/>
              <w:bottom w:val="nil"/>
              <w:right w:val="nil"/>
              <w:insideH w:val="nil"/>
              <w:insideV w:val="nil"/>
            </w:tcBorders>
            <w:tcMar>
              <w:left w:w="102" w:type="dxa"/>
              <w:right w:w="102" w:type="dxa"/>
            </w:tcMar>
            <w:tcPrChange w:id="7707" w:author="Codex" w:date="2026-10-05T16:32:41.313017+00:00">
              <w:tcPr>
                <w:tcW w:w="0" w:type="auto"/>
                <w:tcBorders>
                  <w:top w:val="nil"/>
                  <w:left w:val="nil"/>
                  <w:bottom w:val="nil"/>
                  <w:right w:val="nil"/>
                </w:tcBorders>
                <w:tcMar>
                  <w:left w:w="102" w:type="dxa"/>
                  <w:right w:w="102" w:type="dxa"/>
                </w:tcMar>
              </w:tcPr>
            </w:tcPrChange>
          </w:tcPr>
          <w:p w14:paraId="7D76278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79" w:author="Codex" w:date="2026-10-05T16:32:41.313017+00:00">
                  <w:rPr>
                    <w:bCs w:val="0"/>
                    <w:sz w:val="21"/>
                    <w:szCs w:val="21"/>
                  </w:rPr>
                </w:rPrChange>
              </w:rPr>
              <w:pPrChange w:id="770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09" w:author="Codex" w:date="2026-10-05T16:32:41.313017+00:00">
                  <w:rPr>
                    <w:bCs w:val="0"/>
                    <w:sz w:val="21"/>
                    <w:szCs w:val="21"/>
                  </w:rPr>
                </w:rPrChange>
              </w:rPr>
              <w:t>1741</w:t>
            </w:r>
          </w:p>
        </w:tc>
        <w:tc>
          <w:tcPr>
            <w:tcW w:w="0" w:type="auto"/>
            <w:tcBorders>
              <w:top w:val="nil"/>
              <w:left w:val="nil"/>
              <w:bottom w:val="nil"/>
              <w:right w:val="nil"/>
              <w:insideH w:val="nil"/>
              <w:insideV w:val="nil"/>
            </w:tcBorders>
            <w:tcMar>
              <w:left w:w="102" w:type="dxa"/>
              <w:right w:w="102" w:type="dxa"/>
            </w:tcMar>
            <w:tcPrChange w:id="7710" w:author="Codex" w:date="2026-10-05T16:32:41.313017+00:00">
              <w:tcPr>
                <w:tcW w:w="0" w:type="auto"/>
                <w:tcBorders>
                  <w:top w:val="nil"/>
                  <w:left w:val="nil"/>
                  <w:bottom w:val="nil"/>
                  <w:right w:val="nil"/>
                </w:tcBorders>
                <w:tcMar>
                  <w:left w:w="102" w:type="dxa"/>
                  <w:right w:w="102" w:type="dxa"/>
                </w:tcMar>
              </w:tcPr>
            </w:tcPrChange>
          </w:tcPr>
          <w:p w14:paraId="38D7939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80" w:author="Codex" w:date="2026-10-05T16:32:41.313017+00:00">
                  <w:rPr>
                    <w:bCs w:val="0"/>
                    <w:sz w:val="21"/>
                    <w:szCs w:val="21"/>
                  </w:rPr>
                </w:rPrChange>
              </w:rPr>
              <w:pPrChange w:id="771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12" w:author="Codex" w:date="2026-10-05T16:32:41.313017+00:00">
                  <w:rPr>
                    <w:bCs w:val="0"/>
                    <w:sz w:val="21"/>
                    <w:szCs w:val="21"/>
                  </w:rPr>
                </w:rPrChange>
              </w:rPr>
              <w:t>769</w:t>
            </w:r>
          </w:p>
        </w:tc>
        <w:tc>
          <w:tcPr>
            <w:tcW w:w="0" w:type="auto"/>
            <w:tcBorders>
              <w:top w:val="nil"/>
              <w:left w:val="nil"/>
              <w:bottom w:val="nil"/>
              <w:right w:val="nil"/>
              <w:insideH w:val="nil"/>
              <w:insideV w:val="nil"/>
            </w:tcBorders>
            <w:tcMar>
              <w:left w:w="102" w:type="dxa"/>
              <w:right w:w="102" w:type="dxa"/>
            </w:tcMar>
            <w:tcPrChange w:id="7713" w:author="Codex" w:date="2026-10-05T16:32:41.313017+00:00">
              <w:tcPr>
                <w:tcW w:w="0" w:type="auto"/>
                <w:tcBorders>
                  <w:top w:val="nil"/>
                  <w:left w:val="nil"/>
                  <w:bottom w:val="nil"/>
                  <w:right w:val="nil"/>
                </w:tcBorders>
                <w:tcMar>
                  <w:left w:w="102" w:type="dxa"/>
                  <w:right w:w="102" w:type="dxa"/>
                </w:tcMar>
              </w:tcPr>
            </w:tcPrChange>
          </w:tcPr>
          <w:p w14:paraId="4145625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81" w:author="Codex" w:date="2026-10-05T16:32:41.313017+00:00">
                  <w:rPr>
                    <w:bCs w:val="0"/>
                    <w:sz w:val="21"/>
                    <w:szCs w:val="21"/>
                  </w:rPr>
                </w:rPrChange>
              </w:rPr>
              <w:pPrChange w:id="771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15" w:author="Codex" w:date="2026-10-05T16:32:41.313017+00:00">
                  <w:rPr>
                    <w:bCs w:val="0"/>
                    <w:sz w:val="21"/>
                    <w:szCs w:val="21"/>
                  </w:rPr>
                </w:rPrChange>
              </w:rPr>
              <w:t>1.0030</w:t>
            </w:r>
            <w:r>
              <w:rPr>
                <w:rFonts w:ascii="Times New Roman" w:hAnsi="Times New Roman" w:cs="Times New Roman" w:eastAsia="SimSun"/>
                <w:b w:val="0"/>
                <w:bCs w:val="0"/>
                <w:sz w:val="21"/>
                <w:szCs w:val="21"/>
                <w:rPrChange w:id="7716" w:author="Codex" w:date="2026-10-05T16:32:41.313017+00:00">
                  <w:rPr>
                    <w:bCs w:val="0"/>
                    <w:sz w:val="21"/>
                    <w:szCs w:val="21"/>
                  </w:rPr>
                </w:rPrChange>
              </w:rPr>
              <w:t>（</w:t>
            </w:r>
            <w:r>
              <w:rPr>
                <w:rFonts w:ascii="Times New Roman" w:hAnsi="Times New Roman" w:cs="Times New Roman" w:eastAsia="SimSun"/>
                <w:b w:val="0"/>
                <w:bCs w:val="0"/>
                <w:sz w:val="21"/>
                <w:szCs w:val="21"/>
                <w:rPrChange w:id="7717" w:author="Codex" w:date="2026-10-05T16:32:41.313017+00:00">
                  <w:rPr>
                    <w:bCs w:val="0"/>
                    <w:sz w:val="21"/>
                    <w:szCs w:val="21"/>
                  </w:rPr>
                </w:rPrChange>
              </w:rPr>
              <w:t>0.9885</w:t>
            </w:r>
            <w:r>
              <w:rPr>
                <w:rFonts w:ascii="Times New Roman" w:hAnsi="Times New Roman" w:cs="Times New Roman" w:eastAsia="SimSun"/>
                <w:b w:val="0"/>
                <w:bCs w:val="0"/>
                <w:sz w:val="21"/>
                <w:szCs w:val="21"/>
                <w:rPrChange w:id="7718" w:author="Codex" w:date="2026-10-05T16:32:41.313017+00:00">
                  <w:rPr>
                    <w:bCs w:val="0"/>
                    <w:sz w:val="21"/>
                    <w:szCs w:val="21"/>
                  </w:rPr>
                </w:rPrChange>
              </w:rPr>
              <w:t>，</w:t>
            </w:r>
            <w:r>
              <w:rPr>
                <w:rFonts w:ascii="Times New Roman" w:hAnsi="Times New Roman" w:cs="Times New Roman" w:eastAsia="SimSun"/>
                <w:b w:val="0"/>
                <w:bCs w:val="0"/>
                <w:sz w:val="21"/>
                <w:szCs w:val="21"/>
                <w:rPrChange w:id="7719" w:author="Codex" w:date="2026-10-05T16:32:41.313017+00:00">
                  <w:rPr>
                    <w:bCs w:val="0"/>
                    <w:sz w:val="21"/>
                    <w:szCs w:val="21"/>
                  </w:rPr>
                </w:rPrChange>
              </w:rPr>
              <w:t>1.0192</w:t>
            </w:r>
            <w:r>
              <w:rPr>
                <w:rFonts w:ascii="Times New Roman" w:hAnsi="Times New Roman" w:cs="Times New Roman" w:eastAsia="SimSun"/>
                <w:b w:val="0"/>
                <w:bCs w:val="0"/>
                <w:sz w:val="21"/>
                <w:szCs w:val="21"/>
                <w:rPrChange w:id="772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721" w:author="Codex" w:date="2026-10-05T16:32:41.313017+00:00">
              <w:tcPr>
                <w:tcW w:w="0" w:type="auto"/>
                <w:tcBorders>
                  <w:top w:val="nil"/>
                  <w:left w:val="nil"/>
                  <w:bottom w:val="nil"/>
                  <w:right w:val="nil"/>
                </w:tcBorders>
                <w:tcMar>
                  <w:left w:w="102" w:type="dxa"/>
                  <w:right w:w="102" w:type="dxa"/>
                </w:tcMar>
              </w:tcPr>
            </w:tcPrChange>
          </w:tcPr>
          <w:p w14:paraId="1DD9973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82" w:author="Codex" w:date="2026-10-05T16:32:41.313017+00:00">
                  <w:rPr>
                    <w:bCs w:val="0"/>
                    <w:sz w:val="21"/>
                    <w:szCs w:val="21"/>
                  </w:rPr>
                </w:rPrChange>
              </w:rPr>
              <w:pPrChange w:id="772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23" w:author="Codex" w:date="2026-10-05T16:32:41.313017+00:00">
                  <w:rPr>
                    <w:bCs w:val="0"/>
                    <w:sz w:val="21"/>
                    <w:szCs w:val="21"/>
                  </w:rPr>
                </w:rPrChange>
              </w:rPr>
              <w:t>0.126</w:t>
            </w:r>
            <w:r>
              <w:rPr>
                <w:rFonts w:ascii="Times New Roman" w:hAnsi="Times New Roman" w:cs="Times New Roman" w:eastAsia="SimSun"/>
                <w:b w:val="0"/>
                <w:bCs w:val="0"/>
                <w:sz w:val="21"/>
                <w:szCs w:val="21"/>
                <w:rPrChange w:id="7724" w:author="Codex" w:date="2026-10-05T16:32:41.313017+00:00">
                  <w:rPr>
                    <w:bCs w:val="0"/>
                    <w:sz w:val="21"/>
                    <w:szCs w:val="21"/>
                  </w:rPr>
                </w:rPrChange>
              </w:rPr>
              <w:t>（</w:t>
            </w:r>
            <w:r>
              <w:rPr>
                <w:rFonts w:ascii="Times New Roman" w:hAnsi="Times New Roman" w:cs="Times New Roman" w:eastAsia="SimSun"/>
                <w:b w:val="0"/>
                <w:bCs w:val="0"/>
                <w:sz w:val="21"/>
                <w:szCs w:val="21"/>
                <w:rPrChange w:id="7725" w:author="Codex" w:date="2026-10-05T16:32:41.313017+00:00">
                  <w:rPr>
                    <w:bCs w:val="0"/>
                    <w:sz w:val="21"/>
                    <w:szCs w:val="21"/>
                  </w:rPr>
                </w:rPrChange>
              </w:rPr>
              <w:t>-0.434</w:t>
            </w:r>
            <w:r>
              <w:rPr>
                <w:rFonts w:ascii="Times New Roman" w:hAnsi="Times New Roman" w:cs="Times New Roman" w:eastAsia="SimSun"/>
                <w:b w:val="0"/>
                <w:bCs w:val="0"/>
                <w:sz w:val="21"/>
                <w:szCs w:val="21"/>
                <w:rPrChange w:id="7726" w:author="Codex" w:date="2026-10-05T16:32:41.313017+00:00">
                  <w:rPr>
                    <w:bCs w:val="0"/>
                    <w:sz w:val="21"/>
                    <w:szCs w:val="21"/>
                  </w:rPr>
                </w:rPrChange>
              </w:rPr>
              <w:t>，</w:t>
            </w:r>
            <w:r>
              <w:rPr>
                <w:rFonts w:ascii="Times New Roman" w:hAnsi="Times New Roman" w:cs="Times New Roman" w:eastAsia="SimSun"/>
                <w:b w:val="0"/>
                <w:bCs w:val="0"/>
                <w:sz w:val="21"/>
                <w:szCs w:val="21"/>
                <w:rPrChange w:id="7727" w:author="Codex" w:date="2026-10-05T16:32:41.313017+00:00">
                  <w:rPr>
                    <w:bCs w:val="0"/>
                    <w:sz w:val="21"/>
                    <w:szCs w:val="21"/>
                  </w:rPr>
                </w:rPrChange>
              </w:rPr>
              <w:t>0.686</w:t>
            </w:r>
            <w:r>
              <w:rPr>
                <w:rFonts w:ascii="Times New Roman" w:hAnsi="Times New Roman" w:cs="Times New Roman" w:eastAsia="SimSun"/>
                <w:b w:val="0"/>
                <w:bCs w:val="0"/>
                <w:sz w:val="21"/>
                <w:szCs w:val="21"/>
                <w:rPrChange w:id="772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729" w:author="Codex" w:date="2026-10-05T16:32:41.313017+00:00">
              <w:tcPr>
                <w:tcW w:w="0" w:type="auto"/>
                <w:tcBorders>
                  <w:top w:val="nil"/>
                  <w:left w:val="nil"/>
                  <w:bottom w:val="nil"/>
                  <w:right w:val="nil"/>
                </w:tcBorders>
                <w:tcMar>
                  <w:left w:w="102" w:type="dxa"/>
                  <w:right w:w="102" w:type="dxa"/>
                </w:tcMar>
              </w:tcPr>
            </w:tcPrChange>
          </w:tcPr>
          <w:p w14:paraId="3F89FD8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83" w:author="Codex" w:date="2026-10-05T16:32:41.313017+00:00">
                  <w:rPr>
                    <w:bCs w:val="0"/>
                    <w:sz w:val="21"/>
                    <w:szCs w:val="21"/>
                  </w:rPr>
                </w:rPrChange>
              </w:rPr>
              <w:pPrChange w:id="773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31" w:author="Codex" w:date="2026-10-05T16:32:41.313017+00:00">
                  <w:rPr>
                    <w:bCs w:val="0"/>
                    <w:sz w:val="21"/>
                    <w:szCs w:val="21"/>
                  </w:rPr>
                </w:rPrChange>
              </w:rPr>
              <w:t>1000</w:t>
            </w:r>
          </w:p>
        </w:tc>
      </w:tr>
      <w:tr w:rsidR="007622EE" w14:paraId="71456016"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732" w:author="Codex" w:date="2026-10-05T16:32:41.313017+00:00">
              <w:tcPr>
                <w:tcW w:w="0" w:type="auto"/>
                <w:tcBorders>
                  <w:top w:val="nil"/>
                  <w:left w:val="nil"/>
                  <w:bottom w:val="nil"/>
                  <w:right w:val="nil"/>
                </w:tcBorders>
                <w:tcMar>
                  <w:left w:w="102" w:type="dxa"/>
                  <w:right w:w="102" w:type="dxa"/>
                </w:tcMar>
              </w:tcPr>
            </w:tcPrChange>
          </w:tcPr>
          <w:p w14:paraId="4359FFB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84" w:author="Codex" w:date="2026-10-05T16:32:41.313017+00:00">
                  <w:rPr>
                    <w:bCs w:val="0"/>
                    <w:sz w:val="21"/>
                    <w:szCs w:val="21"/>
                  </w:rPr>
                </w:rPrChange>
              </w:rPr>
              <w:pPrChange w:id="773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34" w:author="Codex" w:date="2026-10-05T16:32:41.313017+00:00">
                  <w:rPr>
                    <w:bCs w:val="0"/>
                    <w:sz w:val="21"/>
                    <w:szCs w:val="21"/>
                  </w:rPr>
                </w:rPrChange>
              </w:rPr>
              <w:t>AA-P</w:t>
            </w:r>
          </w:p>
        </w:tc>
        <w:tc>
          <w:tcPr>
            <w:tcW w:w="0" w:type="auto"/>
            <w:tcBorders>
              <w:top w:val="nil"/>
              <w:left w:val="nil"/>
              <w:bottom w:val="nil"/>
              <w:right w:val="nil"/>
              <w:insideH w:val="nil"/>
              <w:insideV w:val="nil"/>
            </w:tcBorders>
            <w:tcMar>
              <w:left w:w="102" w:type="dxa"/>
              <w:right w:w="102" w:type="dxa"/>
            </w:tcMar>
            <w:tcPrChange w:id="7735" w:author="Codex" w:date="2026-10-05T16:32:41.313017+00:00">
              <w:tcPr>
                <w:tcW w:w="0" w:type="auto"/>
                <w:tcBorders>
                  <w:top w:val="nil"/>
                  <w:left w:val="nil"/>
                  <w:bottom w:val="nil"/>
                  <w:right w:val="nil"/>
                </w:tcBorders>
                <w:tcMar>
                  <w:left w:w="102" w:type="dxa"/>
                  <w:right w:w="102" w:type="dxa"/>
                </w:tcMar>
              </w:tcPr>
            </w:tcPrChange>
          </w:tcPr>
          <w:p w14:paraId="6EB451D8" w14:textId="5F11F27E"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85" w:author="Codex" w:date="2026-10-05T16:32:41.313017+00:00">
                  <w:rPr>
                    <w:bCs w:val="0"/>
                    <w:sz w:val="21"/>
                    <w:szCs w:val="21"/>
                  </w:rPr>
                </w:rPrChange>
              </w:rPr>
              <w:pPrChange w:id="7736"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737" w:author="Codex" w:date="2026-10-05T16:32:41.313017+00:00">
                  <w:rPr>
                    <w:bCs w:val="0"/>
                    <w:sz w:val="21"/>
                    <w:szCs w:val="21"/>
                  </w:rPr>
                </w:rPrChange>
              </w:rPr>
              <w:t>城镇</w:t>
            </w:r>
          </w:p>
        </w:tc>
        <w:tc>
          <w:tcPr>
            <w:tcW w:w="0" w:type="auto"/>
            <w:tcBorders>
              <w:top w:val="nil"/>
              <w:left w:val="nil"/>
              <w:bottom w:val="nil"/>
              <w:right w:val="nil"/>
              <w:insideH w:val="nil"/>
              <w:insideV w:val="nil"/>
            </w:tcBorders>
            <w:tcMar>
              <w:left w:w="102" w:type="dxa"/>
              <w:right w:w="102" w:type="dxa"/>
            </w:tcMar>
            <w:tcPrChange w:id="7738" w:author="Codex" w:date="2026-10-05T16:32:41.313017+00:00">
              <w:tcPr>
                <w:tcW w:w="0" w:type="auto"/>
                <w:tcBorders>
                  <w:top w:val="nil"/>
                  <w:left w:val="nil"/>
                  <w:bottom w:val="nil"/>
                  <w:right w:val="nil"/>
                </w:tcBorders>
                <w:tcMar>
                  <w:left w:w="102" w:type="dxa"/>
                  <w:right w:w="102" w:type="dxa"/>
                </w:tcMar>
              </w:tcPr>
            </w:tcPrChange>
          </w:tcPr>
          <w:p w14:paraId="16B4AC0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86" w:author="Codex" w:date="2026-10-05T16:32:41.313017+00:00">
                  <w:rPr>
                    <w:bCs w:val="0"/>
                    <w:sz w:val="21"/>
                    <w:szCs w:val="21"/>
                  </w:rPr>
                </w:rPrChange>
              </w:rPr>
              <w:pPrChange w:id="773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40" w:author="Codex" w:date="2026-10-05T16:32:41.313017+00:00">
                  <w:rPr>
                    <w:bCs w:val="0"/>
                    <w:sz w:val="21"/>
                    <w:szCs w:val="21"/>
                  </w:rPr>
                </w:rPrChange>
              </w:rPr>
              <w:t>2217</w:t>
            </w:r>
          </w:p>
        </w:tc>
        <w:tc>
          <w:tcPr>
            <w:tcW w:w="0" w:type="auto"/>
            <w:tcBorders>
              <w:top w:val="nil"/>
              <w:left w:val="nil"/>
              <w:bottom w:val="nil"/>
              <w:right w:val="nil"/>
              <w:insideH w:val="nil"/>
              <w:insideV w:val="nil"/>
            </w:tcBorders>
            <w:tcMar>
              <w:left w:w="102" w:type="dxa"/>
              <w:right w:w="102" w:type="dxa"/>
            </w:tcMar>
            <w:tcPrChange w:id="7741" w:author="Codex" w:date="2026-10-05T16:32:41.313017+00:00">
              <w:tcPr>
                <w:tcW w:w="0" w:type="auto"/>
                <w:tcBorders>
                  <w:top w:val="nil"/>
                  <w:left w:val="nil"/>
                  <w:bottom w:val="nil"/>
                  <w:right w:val="nil"/>
                </w:tcBorders>
                <w:tcMar>
                  <w:left w:w="102" w:type="dxa"/>
                  <w:right w:w="102" w:type="dxa"/>
                </w:tcMar>
              </w:tcPr>
            </w:tcPrChange>
          </w:tcPr>
          <w:p w14:paraId="2C394DC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87" w:author="Codex" w:date="2026-10-05T16:32:41.313017+00:00">
                  <w:rPr>
                    <w:bCs w:val="0"/>
                    <w:sz w:val="21"/>
                    <w:szCs w:val="21"/>
                  </w:rPr>
                </w:rPrChange>
              </w:rPr>
              <w:pPrChange w:id="774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43" w:author="Codex" w:date="2026-10-05T16:32:41.313017+00:00">
                  <w:rPr>
                    <w:bCs w:val="0"/>
                    <w:sz w:val="21"/>
                    <w:szCs w:val="21"/>
                  </w:rPr>
                </w:rPrChange>
              </w:rPr>
              <w:t>865</w:t>
            </w:r>
          </w:p>
        </w:tc>
        <w:tc>
          <w:tcPr>
            <w:tcW w:w="0" w:type="auto"/>
            <w:tcBorders>
              <w:top w:val="nil"/>
              <w:left w:val="nil"/>
              <w:bottom w:val="nil"/>
              <w:right w:val="nil"/>
              <w:insideH w:val="nil"/>
              <w:insideV w:val="nil"/>
            </w:tcBorders>
            <w:tcMar>
              <w:left w:w="102" w:type="dxa"/>
              <w:right w:w="102" w:type="dxa"/>
            </w:tcMar>
            <w:tcPrChange w:id="7744" w:author="Codex" w:date="2026-10-05T16:32:41.313017+00:00">
              <w:tcPr>
                <w:tcW w:w="0" w:type="auto"/>
                <w:tcBorders>
                  <w:top w:val="nil"/>
                  <w:left w:val="nil"/>
                  <w:bottom w:val="nil"/>
                  <w:right w:val="nil"/>
                </w:tcBorders>
                <w:tcMar>
                  <w:left w:w="102" w:type="dxa"/>
                  <w:right w:w="102" w:type="dxa"/>
                </w:tcMar>
              </w:tcPr>
            </w:tcPrChange>
          </w:tcPr>
          <w:p w14:paraId="2D6AC4E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88" w:author="Codex" w:date="2026-10-05T16:32:41.313017+00:00">
                  <w:rPr>
                    <w:bCs w:val="0"/>
                    <w:sz w:val="21"/>
                    <w:szCs w:val="21"/>
                  </w:rPr>
                </w:rPrChange>
              </w:rPr>
              <w:pPrChange w:id="774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46" w:author="Codex" w:date="2026-10-05T16:32:41.313017+00:00">
                  <w:rPr>
                    <w:bCs w:val="0"/>
                    <w:sz w:val="21"/>
                    <w:szCs w:val="21"/>
                  </w:rPr>
                </w:rPrChange>
              </w:rPr>
              <w:t>1.0078</w:t>
            </w:r>
            <w:r>
              <w:rPr>
                <w:rFonts w:ascii="Times New Roman" w:hAnsi="Times New Roman" w:cs="Times New Roman" w:eastAsia="SimSun"/>
                <w:b w:val="0"/>
                <w:bCs w:val="0"/>
                <w:sz w:val="21"/>
                <w:szCs w:val="21"/>
                <w:rPrChange w:id="7747" w:author="Codex" w:date="2026-10-05T16:32:41.313017+00:00">
                  <w:rPr>
                    <w:bCs w:val="0"/>
                    <w:sz w:val="21"/>
                    <w:szCs w:val="21"/>
                  </w:rPr>
                </w:rPrChange>
              </w:rPr>
              <w:t>（</w:t>
            </w:r>
            <w:r>
              <w:rPr>
                <w:rFonts w:ascii="Times New Roman" w:hAnsi="Times New Roman" w:cs="Times New Roman" w:eastAsia="SimSun"/>
                <w:b w:val="0"/>
                <w:bCs w:val="0"/>
                <w:sz w:val="21"/>
                <w:szCs w:val="21"/>
                <w:rPrChange w:id="7748" w:author="Codex" w:date="2026-10-05T16:32:41.313017+00:00">
                  <w:rPr>
                    <w:bCs w:val="0"/>
                    <w:sz w:val="21"/>
                    <w:szCs w:val="21"/>
                  </w:rPr>
                </w:rPrChange>
              </w:rPr>
              <w:t>0.9869</w:t>
            </w:r>
            <w:r>
              <w:rPr>
                <w:rFonts w:ascii="Times New Roman" w:hAnsi="Times New Roman" w:cs="Times New Roman" w:eastAsia="SimSun"/>
                <w:b w:val="0"/>
                <w:bCs w:val="0"/>
                <w:sz w:val="21"/>
                <w:szCs w:val="21"/>
                <w:rPrChange w:id="7749" w:author="Codex" w:date="2026-10-05T16:32:41.313017+00:00">
                  <w:rPr>
                    <w:bCs w:val="0"/>
                    <w:sz w:val="21"/>
                    <w:szCs w:val="21"/>
                  </w:rPr>
                </w:rPrChange>
              </w:rPr>
              <w:t>，</w:t>
            </w:r>
            <w:r>
              <w:rPr>
                <w:rFonts w:ascii="Times New Roman" w:hAnsi="Times New Roman" w:cs="Times New Roman" w:eastAsia="SimSun"/>
                <w:b w:val="0"/>
                <w:bCs w:val="0"/>
                <w:sz w:val="21"/>
                <w:szCs w:val="21"/>
                <w:rPrChange w:id="7750" w:author="Codex" w:date="2026-10-05T16:32:41.313017+00:00">
                  <w:rPr>
                    <w:bCs w:val="0"/>
                    <w:sz w:val="21"/>
                    <w:szCs w:val="21"/>
                  </w:rPr>
                </w:rPrChange>
              </w:rPr>
              <w:t>1.0321</w:t>
            </w:r>
            <w:r>
              <w:rPr>
                <w:rFonts w:ascii="Times New Roman" w:hAnsi="Times New Roman" w:cs="Times New Roman" w:eastAsia="SimSun"/>
                <w:b w:val="0"/>
                <w:bCs w:val="0"/>
                <w:sz w:val="21"/>
                <w:szCs w:val="21"/>
                <w:rPrChange w:id="7751"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752" w:author="Codex" w:date="2026-10-05T16:32:41.313017+00:00">
              <w:tcPr>
                <w:tcW w:w="0" w:type="auto"/>
                <w:tcBorders>
                  <w:top w:val="nil"/>
                  <w:left w:val="nil"/>
                  <w:bottom w:val="nil"/>
                  <w:right w:val="nil"/>
                </w:tcBorders>
                <w:tcMar>
                  <w:left w:w="102" w:type="dxa"/>
                  <w:right w:w="102" w:type="dxa"/>
                </w:tcMar>
              </w:tcPr>
            </w:tcPrChange>
          </w:tcPr>
          <w:p w14:paraId="7411CA4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89" w:author="Codex" w:date="2026-10-05T16:32:41.313017+00:00">
                  <w:rPr>
                    <w:bCs w:val="0"/>
                    <w:sz w:val="21"/>
                    <w:szCs w:val="21"/>
                  </w:rPr>
                </w:rPrChange>
              </w:rPr>
              <w:pPrChange w:id="775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54" w:author="Codex" w:date="2026-10-05T16:32:41.313017+00:00">
                  <w:rPr>
                    <w:bCs w:val="0"/>
                    <w:sz w:val="21"/>
                    <w:szCs w:val="21"/>
                  </w:rPr>
                </w:rPrChange>
              </w:rPr>
              <w:t>0.288</w:t>
            </w:r>
            <w:r>
              <w:rPr>
                <w:rFonts w:ascii="Times New Roman" w:hAnsi="Times New Roman" w:cs="Times New Roman" w:eastAsia="SimSun"/>
                <w:b w:val="0"/>
                <w:bCs w:val="0"/>
                <w:sz w:val="21"/>
                <w:szCs w:val="21"/>
                <w:rPrChange w:id="7755" w:author="Codex" w:date="2026-10-05T16:32:41.313017+00:00">
                  <w:rPr>
                    <w:bCs w:val="0"/>
                    <w:sz w:val="21"/>
                    <w:szCs w:val="21"/>
                  </w:rPr>
                </w:rPrChange>
              </w:rPr>
              <w:t>（</w:t>
            </w:r>
            <w:r>
              <w:rPr>
                <w:rFonts w:ascii="Times New Roman" w:hAnsi="Times New Roman" w:cs="Times New Roman" w:eastAsia="SimSun"/>
                <w:b w:val="0"/>
                <w:bCs w:val="0"/>
                <w:sz w:val="21"/>
                <w:szCs w:val="21"/>
                <w:rPrChange w:id="7756" w:author="Codex" w:date="2026-10-05T16:32:41.313017+00:00">
                  <w:rPr>
                    <w:bCs w:val="0"/>
                    <w:sz w:val="21"/>
                    <w:szCs w:val="21"/>
                  </w:rPr>
                </w:rPrChange>
              </w:rPr>
              <w:t>-0.245</w:t>
            </w:r>
            <w:r>
              <w:rPr>
                <w:rFonts w:ascii="Times New Roman" w:hAnsi="Times New Roman" w:cs="Times New Roman" w:eastAsia="SimSun"/>
                <w:b w:val="0"/>
                <w:bCs w:val="0"/>
                <w:sz w:val="21"/>
                <w:szCs w:val="21"/>
                <w:rPrChange w:id="7757" w:author="Codex" w:date="2026-10-05T16:32:41.313017+00:00">
                  <w:rPr>
                    <w:bCs w:val="0"/>
                    <w:sz w:val="21"/>
                    <w:szCs w:val="21"/>
                  </w:rPr>
                </w:rPrChange>
              </w:rPr>
              <w:t>，</w:t>
            </w:r>
            <w:r>
              <w:rPr>
                <w:rFonts w:ascii="Times New Roman" w:hAnsi="Times New Roman" w:cs="Times New Roman" w:eastAsia="SimSun"/>
                <w:b w:val="0"/>
                <w:bCs w:val="0"/>
                <w:sz w:val="21"/>
                <w:szCs w:val="21"/>
                <w:rPrChange w:id="7758" w:author="Codex" w:date="2026-10-05T16:32:41.313017+00:00">
                  <w:rPr>
                    <w:bCs w:val="0"/>
                    <w:sz w:val="21"/>
                    <w:szCs w:val="21"/>
                  </w:rPr>
                </w:rPrChange>
              </w:rPr>
              <w:t>0.901</w:t>
            </w:r>
            <w:r>
              <w:rPr>
                <w:rFonts w:ascii="Times New Roman" w:hAnsi="Times New Roman" w:cs="Times New Roman" w:eastAsia="SimSun"/>
                <w:b w:val="0"/>
                <w:bCs w:val="0"/>
                <w:sz w:val="21"/>
                <w:szCs w:val="21"/>
                <w:rPrChange w:id="775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760" w:author="Codex" w:date="2026-10-05T16:32:41.313017+00:00">
              <w:tcPr>
                <w:tcW w:w="0" w:type="auto"/>
                <w:tcBorders>
                  <w:top w:val="nil"/>
                  <w:left w:val="nil"/>
                  <w:bottom w:val="nil"/>
                  <w:right w:val="nil"/>
                </w:tcBorders>
                <w:tcMar>
                  <w:left w:w="102" w:type="dxa"/>
                  <w:right w:w="102" w:type="dxa"/>
                </w:tcMar>
              </w:tcPr>
            </w:tcPrChange>
          </w:tcPr>
          <w:p w14:paraId="698A149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90" w:author="Codex" w:date="2026-10-05T16:32:41.313017+00:00">
                  <w:rPr>
                    <w:bCs w:val="0"/>
                    <w:sz w:val="21"/>
                    <w:szCs w:val="21"/>
                  </w:rPr>
                </w:rPrChange>
              </w:rPr>
              <w:pPrChange w:id="776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62" w:author="Codex" w:date="2026-10-05T16:32:41.313017+00:00">
                  <w:rPr>
                    <w:bCs w:val="0"/>
                    <w:sz w:val="21"/>
                    <w:szCs w:val="21"/>
                  </w:rPr>
                </w:rPrChange>
              </w:rPr>
              <w:t>1000</w:t>
            </w:r>
          </w:p>
        </w:tc>
      </w:tr>
      <w:tr w:rsidR="007622EE" w14:paraId="02B46AE6"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763" w:author="Codex" w:date="2026-10-05T16:32:41.313017+00:00">
              <w:tcPr>
                <w:tcW w:w="0" w:type="auto"/>
                <w:tcBorders>
                  <w:top w:val="nil"/>
                  <w:left w:val="nil"/>
                  <w:bottom w:val="nil"/>
                  <w:right w:val="nil"/>
                </w:tcBorders>
                <w:tcMar>
                  <w:left w:w="102" w:type="dxa"/>
                  <w:right w:w="102" w:type="dxa"/>
                </w:tcMar>
              </w:tcPr>
            </w:tcPrChange>
          </w:tcPr>
          <w:p w14:paraId="0D842DC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91" w:author="Codex" w:date="2026-10-05T16:32:41.313017+00:00">
                  <w:rPr>
                    <w:bCs w:val="0"/>
                    <w:sz w:val="21"/>
                    <w:szCs w:val="21"/>
                  </w:rPr>
                </w:rPrChange>
              </w:rPr>
              <w:pPrChange w:id="776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65" w:author="Codex" w:date="2026-10-05T16:32:41.313017+00:00">
                  <w:rPr>
                    <w:bCs w:val="0"/>
                    <w:sz w:val="21"/>
                    <w:szCs w:val="21"/>
                  </w:rPr>
                </w:rPrChange>
              </w:rPr>
              <w:t>AA-P</w:t>
            </w:r>
          </w:p>
        </w:tc>
        <w:tc>
          <w:tcPr>
            <w:tcW w:w="0" w:type="auto"/>
            <w:tcBorders>
              <w:top w:val="nil"/>
              <w:left w:val="nil"/>
              <w:bottom w:val="nil"/>
              <w:right w:val="nil"/>
              <w:insideH w:val="nil"/>
              <w:insideV w:val="nil"/>
            </w:tcBorders>
            <w:tcMar>
              <w:left w:w="102" w:type="dxa"/>
              <w:right w:w="102" w:type="dxa"/>
            </w:tcMar>
            <w:tcPrChange w:id="7766" w:author="Codex" w:date="2026-10-05T16:32:41.313017+00:00">
              <w:tcPr>
                <w:tcW w:w="0" w:type="auto"/>
                <w:tcBorders>
                  <w:top w:val="nil"/>
                  <w:left w:val="nil"/>
                  <w:bottom w:val="nil"/>
                  <w:right w:val="nil"/>
                </w:tcBorders>
                <w:tcMar>
                  <w:left w:w="102" w:type="dxa"/>
                  <w:right w:w="102" w:type="dxa"/>
                </w:tcMar>
              </w:tcPr>
            </w:tcPrChange>
          </w:tcPr>
          <w:p w14:paraId="22DCA91F" w14:textId="4E90AE8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92" w:author="Codex" w:date="2026-10-05T16:32:41.313017+00:00">
                  <w:rPr>
                    <w:bCs w:val="0"/>
                    <w:sz w:val="21"/>
                    <w:szCs w:val="21"/>
                  </w:rPr>
                </w:rPrChange>
              </w:rPr>
              <w:pPrChange w:id="7767"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768" w:author="Codex" w:date="2026-10-05T16:32:41.313017+00:00">
                  <w:rPr>
                    <w:bCs w:val="0"/>
                    <w:sz w:val="21"/>
                    <w:szCs w:val="21"/>
                  </w:rPr>
                </w:rPrChange>
              </w:rPr>
              <w:t>乡村及源缺失合并组</w:t>
            </w:r>
          </w:p>
        </w:tc>
        <w:tc>
          <w:tcPr>
            <w:tcW w:w="0" w:type="auto"/>
            <w:tcBorders>
              <w:top w:val="nil"/>
              <w:left w:val="nil"/>
              <w:bottom w:val="nil"/>
              <w:right w:val="nil"/>
              <w:insideH w:val="nil"/>
              <w:insideV w:val="nil"/>
            </w:tcBorders>
            <w:tcMar>
              <w:left w:w="102" w:type="dxa"/>
              <w:right w:w="102" w:type="dxa"/>
            </w:tcMar>
            <w:tcPrChange w:id="7769" w:author="Codex" w:date="2026-10-05T16:32:41.313017+00:00">
              <w:tcPr>
                <w:tcW w:w="0" w:type="auto"/>
                <w:tcBorders>
                  <w:top w:val="nil"/>
                  <w:left w:val="nil"/>
                  <w:bottom w:val="nil"/>
                  <w:right w:val="nil"/>
                </w:tcBorders>
                <w:tcMar>
                  <w:left w:w="102" w:type="dxa"/>
                  <w:right w:w="102" w:type="dxa"/>
                </w:tcMar>
              </w:tcPr>
            </w:tcPrChange>
          </w:tcPr>
          <w:p w14:paraId="0650D9D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93" w:author="Codex" w:date="2026-10-05T16:32:41.313017+00:00">
                  <w:rPr>
                    <w:bCs w:val="0"/>
                    <w:sz w:val="21"/>
                    <w:szCs w:val="21"/>
                  </w:rPr>
                </w:rPrChange>
              </w:rPr>
              <w:pPrChange w:id="777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71" w:author="Codex" w:date="2026-10-05T16:32:41.313017+00:00">
                  <w:rPr>
                    <w:bCs w:val="0"/>
                    <w:sz w:val="21"/>
                    <w:szCs w:val="21"/>
                  </w:rPr>
                </w:rPrChange>
              </w:rPr>
              <w:t>1811</w:t>
            </w:r>
          </w:p>
        </w:tc>
        <w:tc>
          <w:tcPr>
            <w:tcW w:w="0" w:type="auto"/>
            <w:tcBorders>
              <w:top w:val="nil"/>
              <w:left w:val="nil"/>
              <w:bottom w:val="nil"/>
              <w:right w:val="nil"/>
              <w:insideH w:val="nil"/>
              <w:insideV w:val="nil"/>
            </w:tcBorders>
            <w:tcMar>
              <w:left w:w="102" w:type="dxa"/>
              <w:right w:w="102" w:type="dxa"/>
            </w:tcMar>
            <w:tcPrChange w:id="7772" w:author="Codex" w:date="2026-10-05T16:32:41.313017+00:00">
              <w:tcPr>
                <w:tcW w:w="0" w:type="auto"/>
                <w:tcBorders>
                  <w:top w:val="nil"/>
                  <w:left w:val="nil"/>
                  <w:bottom w:val="nil"/>
                  <w:right w:val="nil"/>
                </w:tcBorders>
                <w:tcMar>
                  <w:left w:w="102" w:type="dxa"/>
                  <w:right w:w="102" w:type="dxa"/>
                </w:tcMar>
              </w:tcPr>
            </w:tcPrChange>
          </w:tcPr>
          <w:p w14:paraId="66C1BCD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94" w:author="Codex" w:date="2026-10-05T16:32:41.313017+00:00">
                  <w:rPr>
                    <w:bCs w:val="0"/>
                    <w:sz w:val="21"/>
                    <w:szCs w:val="21"/>
                  </w:rPr>
                </w:rPrChange>
              </w:rPr>
              <w:pPrChange w:id="777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74" w:author="Codex" w:date="2026-10-05T16:32:41.313017+00:00">
                  <w:rPr>
                    <w:bCs w:val="0"/>
                    <w:sz w:val="21"/>
                    <w:szCs w:val="21"/>
                  </w:rPr>
                </w:rPrChange>
              </w:rPr>
              <w:t>759</w:t>
            </w:r>
          </w:p>
        </w:tc>
        <w:tc>
          <w:tcPr>
            <w:tcW w:w="0" w:type="auto"/>
            <w:tcBorders>
              <w:top w:val="nil"/>
              <w:left w:val="nil"/>
              <w:bottom w:val="nil"/>
              <w:right w:val="nil"/>
              <w:insideH w:val="nil"/>
              <w:insideV w:val="nil"/>
            </w:tcBorders>
            <w:tcMar>
              <w:left w:w="102" w:type="dxa"/>
              <w:right w:w="102" w:type="dxa"/>
            </w:tcMar>
            <w:tcPrChange w:id="7775" w:author="Codex" w:date="2026-10-05T16:32:41.313017+00:00">
              <w:tcPr>
                <w:tcW w:w="0" w:type="auto"/>
                <w:tcBorders>
                  <w:top w:val="nil"/>
                  <w:left w:val="nil"/>
                  <w:bottom w:val="nil"/>
                  <w:right w:val="nil"/>
                </w:tcBorders>
                <w:tcMar>
                  <w:left w:w="102" w:type="dxa"/>
                  <w:right w:w="102" w:type="dxa"/>
                </w:tcMar>
              </w:tcPr>
            </w:tcPrChange>
          </w:tcPr>
          <w:p w14:paraId="31762C4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95" w:author="Codex" w:date="2026-10-05T16:32:41.313017+00:00">
                  <w:rPr>
                    <w:bCs w:val="0"/>
                    <w:sz w:val="21"/>
                    <w:szCs w:val="21"/>
                  </w:rPr>
                </w:rPrChange>
              </w:rPr>
              <w:pPrChange w:id="777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77" w:author="Codex" w:date="2026-10-05T16:32:41.313017+00:00">
                  <w:rPr>
                    <w:bCs w:val="0"/>
                    <w:sz w:val="21"/>
                    <w:szCs w:val="21"/>
                  </w:rPr>
                </w:rPrChange>
              </w:rPr>
              <w:t>0.9923</w:t>
            </w:r>
            <w:r>
              <w:rPr>
                <w:rFonts w:ascii="Times New Roman" w:hAnsi="Times New Roman" w:cs="Times New Roman" w:eastAsia="SimSun"/>
                <w:b w:val="0"/>
                <w:bCs w:val="0"/>
                <w:sz w:val="21"/>
                <w:szCs w:val="21"/>
                <w:rPrChange w:id="7778" w:author="Codex" w:date="2026-10-05T16:32:41.313017+00:00">
                  <w:rPr>
                    <w:bCs w:val="0"/>
                    <w:sz w:val="21"/>
                    <w:szCs w:val="21"/>
                  </w:rPr>
                </w:rPrChange>
              </w:rPr>
              <w:t>（</w:t>
            </w:r>
            <w:r>
              <w:rPr>
                <w:rFonts w:ascii="Times New Roman" w:hAnsi="Times New Roman" w:cs="Times New Roman" w:eastAsia="SimSun"/>
                <w:b w:val="0"/>
                <w:bCs w:val="0"/>
                <w:sz w:val="21"/>
                <w:szCs w:val="21"/>
                <w:rPrChange w:id="7779" w:author="Codex" w:date="2026-10-05T16:32:41.313017+00:00">
                  <w:rPr>
                    <w:bCs w:val="0"/>
                    <w:sz w:val="21"/>
                    <w:szCs w:val="21"/>
                  </w:rPr>
                </w:rPrChange>
              </w:rPr>
              <w:t>0.9651</w:t>
            </w:r>
            <w:r>
              <w:rPr>
                <w:rFonts w:ascii="Times New Roman" w:hAnsi="Times New Roman" w:cs="Times New Roman" w:eastAsia="SimSun"/>
                <w:b w:val="0"/>
                <w:bCs w:val="0"/>
                <w:sz w:val="21"/>
                <w:szCs w:val="21"/>
                <w:rPrChange w:id="7780" w:author="Codex" w:date="2026-10-05T16:32:41.313017+00:00">
                  <w:rPr>
                    <w:bCs w:val="0"/>
                    <w:sz w:val="21"/>
                    <w:szCs w:val="21"/>
                  </w:rPr>
                </w:rPrChange>
              </w:rPr>
              <w:t>，</w:t>
            </w:r>
            <w:r>
              <w:rPr>
                <w:rFonts w:ascii="Times New Roman" w:hAnsi="Times New Roman" w:cs="Times New Roman" w:eastAsia="SimSun"/>
                <w:b w:val="0"/>
                <w:bCs w:val="0"/>
                <w:sz w:val="21"/>
                <w:szCs w:val="21"/>
                <w:rPrChange w:id="7781" w:author="Codex" w:date="2026-10-05T16:32:41.313017+00:00">
                  <w:rPr>
                    <w:bCs w:val="0"/>
                    <w:sz w:val="21"/>
                    <w:szCs w:val="21"/>
                  </w:rPr>
                </w:rPrChange>
              </w:rPr>
              <w:t>1.0132</w:t>
            </w:r>
            <w:r>
              <w:rPr>
                <w:rFonts w:ascii="Times New Roman" w:hAnsi="Times New Roman" w:cs="Times New Roman" w:eastAsia="SimSun"/>
                <w:b w:val="0"/>
                <w:bCs w:val="0"/>
                <w:sz w:val="21"/>
                <w:szCs w:val="21"/>
                <w:rPrChange w:id="778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783" w:author="Codex" w:date="2026-10-05T16:32:41.313017+00:00">
              <w:tcPr>
                <w:tcW w:w="0" w:type="auto"/>
                <w:tcBorders>
                  <w:top w:val="nil"/>
                  <w:left w:val="nil"/>
                  <w:bottom w:val="nil"/>
                  <w:right w:val="nil"/>
                </w:tcBorders>
                <w:tcMar>
                  <w:left w:w="102" w:type="dxa"/>
                  <w:right w:w="102" w:type="dxa"/>
                </w:tcMar>
              </w:tcPr>
            </w:tcPrChange>
          </w:tcPr>
          <w:p w14:paraId="1D8D145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96" w:author="Codex" w:date="2026-10-05T16:32:41.313017+00:00">
                  <w:rPr>
                    <w:bCs w:val="0"/>
                    <w:sz w:val="21"/>
                    <w:szCs w:val="21"/>
                  </w:rPr>
                </w:rPrChange>
              </w:rPr>
              <w:pPrChange w:id="778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85" w:author="Codex" w:date="2026-10-05T16:32:41.313017+00:00">
                  <w:rPr>
                    <w:bCs w:val="0"/>
                    <w:sz w:val="21"/>
                    <w:szCs w:val="21"/>
                  </w:rPr>
                </w:rPrChange>
              </w:rPr>
              <w:t>0.395</w:t>
            </w:r>
            <w:r>
              <w:rPr>
                <w:rFonts w:ascii="Times New Roman" w:hAnsi="Times New Roman" w:cs="Times New Roman" w:eastAsia="SimSun"/>
                <w:b w:val="0"/>
                <w:bCs w:val="0"/>
                <w:sz w:val="21"/>
                <w:szCs w:val="21"/>
                <w:rPrChange w:id="7786" w:author="Codex" w:date="2026-10-05T16:32:41.313017+00:00">
                  <w:rPr>
                    <w:bCs w:val="0"/>
                    <w:sz w:val="21"/>
                    <w:szCs w:val="21"/>
                  </w:rPr>
                </w:rPrChange>
              </w:rPr>
              <w:t>（</w:t>
            </w:r>
            <w:r>
              <w:rPr>
                <w:rFonts w:ascii="Times New Roman" w:hAnsi="Times New Roman" w:cs="Times New Roman" w:eastAsia="SimSun"/>
                <w:b w:val="0"/>
                <w:bCs w:val="0"/>
                <w:sz w:val="21"/>
                <w:szCs w:val="21"/>
                <w:rPrChange w:id="7787" w:author="Codex" w:date="2026-10-05T16:32:41.313017+00:00">
                  <w:rPr>
                    <w:bCs w:val="0"/>
                    <w:sz w:val="21"/>
                    <w:szCs w:val="21"/>
                  </w:rPr>
                </w:rPrChange>
              </w:rPr>
              <w:t>-0.131</w:t>
            </w:r>
            <w:r>
              <w:rPr>
                <w:rFonts w:ascii="Times New Roman" w:hAnsi="Times New Roman" w:cs="Times New Roman" w:eastAsia="SimSun"/>
                <w:b w:val="0"/>
                <w:bCs w:val="0"/>
                <w:sz w:val="21"/>
                <w:szCs w:val="21"/>
                <w:rPrChange w:id="7788" w:author="Codex" w:date="2026-10-05T16:32:41.313017+00:00">
                  <w:rPr>
                    <w:bCs w:val="0"/>
                    <w:sz w:val="21"/>
                    <w:szCs w:val="21"/>
                  </w:rPr>
                </w:rPrChange>
              </w:rPr>
              <w:t>，</w:t>
            </w:r>
            <w:r>
              <w:rPr>
                <w:rFonts w:ascii="Times New Roman" w:hAnsi="Times New Roman" w:cs="Times New Roman" w:eastAsia="SimSun"/>
                <w:b w:val="0"/>
                <w:bCs w:val="0"/>
                <w:sz w:val="21"/>
                <w:szCs w:val="21"/>
                <w:rPrChange w:id="7789" w:author="Codex" w:date="2026-10-05T16:32:41.313017+00:00">
                  <w:rPr>
                    <w:bCs w:val="0"/>
                    <w:sz w:val="21"/>
                    <w:szCs w:val="21"/>
                  </w:rPr>
                </w:rPrChange>
              </w:rPr>
              <w:t>0.989</w:t>
            </w:r>
            <w:r>
              <w:rPr>
                <w:rFonts w:ascii="Times New Roman" w:hAnsi="Times New Roman" w:cs="Times New Roman" w:eastAsia="SimSun"/>
                <w:b w:val="0"/>
                <w:bCs w:val="0"/>
                <w:sz w:val="21"/>
                <w:szCs w:val="21"/>
                <w:rPrChange w:id="779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791" w:author="Codex" w:date="2026-10-05T16:32:41.313017+00:00">
              <w:tcPr>
                <w:tcW w:w="0" w:type="auto"/>
                <w:tcBorders>
                  <w:top w:val="nil"/>
                  <w:left w:val="nil"/>
                  <w:bottom w:val="nil"/>
                  <w:right w:val="nil"/>
                </w:tcBorders>
                <w:tcMar>
                  <w:left w:w="102" w:type="dxa"/>
                  <w:right w:w="102" w:type="dxa"/>
                </w:tcMar>
              </w:tcPr>
            </w:tcPrChange>
          </w:tcPr>
          <w:p w14:paraId="4851BC5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97" w:author="Codex" w:date="2026-10-05T16:32:41.313017+00:00">
                  <w:rPr>
                    <w:bCs w:val="0"/>
                    <w:sz w:val="21"/>
                    <w:szCs w:val="21"/>
                  </w:rPr>
                </w:rPrChange>
              </w:rPr>
              <w:pPrChange w:id="779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93" w:author="Codex" w:date="2026-10-05T16:32:41.313017+00:00">
                  <w:rPr>
                    <w:bCs w:val="0"/>
                    <w:sz w:val="21"/>
                    <w:szCs w:val="21"/>
                  </w:rPr>
                </w:rPrChange>
              </w:rPr>
              <w:t>1000</w:t>
            </w:r>
          </w:p>
        </w:tc>
      </w:tr>
      <w:tr w:rsidR="007622EE" w14:paraId="17C32042"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794" w:author="Codex" w:date="2026-10-05T16:32:41.313017+00:00">
              <w:tcPr>
                <w:tcW w:w="0" w:type="auto"/>
                <w:tcBorders>
                  <w:top w:val="nil"/>
                  <w:left w:val="nil"/>
                  <w:bottom w:val="nil"/>
                  <w:right w:val="nil"/>
                </w:tcBorders>
                <w:tcMar>
                  <w:left w:w="102" w:type="dxa"/>
                  <w:right w:w="102" w:type="dxa"/>
                </w:tcMar>
              </w:tcPr>
            </w:tcPrChange>
          </w:tcPr>
          <w:p w14:paraId="5E75999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98" w:author="Codex" w:date="2026-10-05T16:32:41.313017+00:00">
                  <w:rPr>
                    <w:bCs w:val="0"/>
                    <w:sz w:val="21"/>
                    <w:szCs w:val="21"/>
                  </w:rPr>
                </w:rPrChange>
              </w:rPr>
              <w:pPrChange w:id="779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96" w:author="Codex" w:date="2026-10-05T16:32:41.313017+00:00">
                  <w:rPr>
                    <w:bCs w:val="0"/>
                    <w:sz w:val="21"/>
                    <w:szCs w:val="21"/>
                  </w:rPr>
                </w:rPrChange>
              </w:rPr>
              <w:t>AR-S</w:t>
            </w:r>
          </w:p>
        </w:tc>
        <w:tc>
          <w:tcPr>
            <w:tcW w:w="0" w:type="auto"/>
            <w:tcBorders>
              <w:top w:val="nil"/>
              <w:left w:val="nil"/>
              <w:bottom w:val="nil"/>
              <w:right w:val="nil"/>
              <w:insideH w:val="nil"/>
              <w:insideV w:val="nil"/>
            </w:tcBorders>
            <w:tcMar>
              <w:left w:w="102" w:type="dxa"/>
              <w:right w:w="102" w:type="dxa"/>
            </w:tcMar>
            <w:tcPrChange w:id="7797" w:author="Codex" w:date="2026-10-05T16:32:41.313017+00:00">
              <w:tcPr>
                <w:tcW w:w="0" w:type="auto"/>
                <w:tcBorders>
                  <w:top w:val="nil"/>
                  <w:left w:val="nil"/>
                  <w:bottom w:val="nil"/>
                  <w:right w:val="nil"/>
                </w:tcBorders>
                <w:tcMar>
                  <w:left w:w="102" w:type="dxa"/>
                  <w:right w:w="102" w:type="dxa"/>
                </w:tcMar>
              </w:tcPr>
            </w:tcPrChange>
          </w:tcPr>
          <w:p w14:paraId="60935F13" w14:textId="1F845A52"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99" w:author="Codex" w:date="2026-10-05T16:32:41.313017+00:00">
                  <w:rPr>
                    <w:bCs w:val="0"/>
                    <w:sz w:val="21"/>
                    <w:szCs w:val="21"/>
                  </w:rPr>
                </w:rPrChange>
              </w:rPr>
              <w:pPrChange w:id="7798"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799" w:author="Codex" w:date="2026-10-05T16:32:41.313017+00:00">
                  <w:rPr>
                    <w:bCs w:val="0"/>
                    <w:sz w:val="21"/>
                    <w:szCs w:val="21"/>
                  </w:rPr>
                </w:rPrChange>
              </w:rPr>
              <w:t>城镇</w:t>
            </w:r>
          </w:p>
        </w:tc>
        <w:tc>
          <w:tcPr>
            <w:tcW w:w="0" w:type="auto"/>
            <w:tcBorders>
              <w:top w:val="nil"/>
              <w:left w:val="nil"/>
              <w:bottom w:val="nil"/>
              <w:right w:val="nil"/>
              <w:insideH w:val="nil"/>
              <w:insideV w:val="nil"/>
            </w:tcBorders>
            <w:tcMar>
              <w:left w:w="102" w:type="dxa"/>
              <w:right w:w="102" w:type="dxa"/>
            </w:tcMar>
            <w:tcPrChange w:id="7800" w:author="Codex" w:date="2026-10-05T16:32:41.313017+00:00">
              <w:tcPr>
                <w:tcW w:w="0" w:type="auto"/>
                <w:tcBorders>
                  <w:top w:val="nil"/>
                  <w:left w:val="nil"/>
                  <w:bottom w:val="nil"/>
                  <w:right w:val="nil"/>
                </w:tcBorders>
                <w:tcMar>
                  <w:left w:w="102" w:type="dxa"/>
                  <w:right w:w="102" w:type="dxa"/>
                </w:tcMar>
              </w:tcPr>
            </w:tcPrChange>
          </w:tcPr>
          <w:p w14:paraId="10B3457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00" w:author="Codex" w:date="2026-10-05T16:32:41.313017+00:00">
                  <w:rPr>
                    <w:bCs w:val="0"/>
                    <w:sz w:val="21"/>
                    <w:szCs w:val="21"/>
                  </w:rPr>
                </w:rPrChange>
              </w:rPr>
              <w:pPrChange w:id="780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02" w:author="Codex" w:date="2026-10-05T16:32:41.313017+00:00">
                  <w:rPr>
                    <w:bCs w:val="0"/>
                    <w:sz w:val="21"/>
                    <w:szCs w:val="21"/>
                  </w:rPr>
                </w:rPrChange>
              </w:rPr>
              <w:t>5278</w:t>
            </w:r>
          </w:p>
        </w:tc>
        <w:tc>
          <w:tcPr>
            <w:tcW w:w="0" w:type="auto"/>
            <w:tcBorders>
              <w:top w:val="nil"/>
              <w:left w:val="nil"/>
              <w:bottom w:val="nil"/>
              <w:right w:val="nil"/>
              <w:insideH w:val="nil"/>
              <w:insideV w:val="nil"/>
            </w:tcBorders>
            <w:tcMar>
              <w:left w:w="102" w:type="dxa"/>
              <w:right w:w="102" w:type="dxa"/>
            </w:tcMar>
            <w:tcPrChange w:id="7803" w:author="Codex" w:date="2026-10-05T16:32:41.313017+00:00">
              <w:tcPr>
                <w:tcW w:w="0" w:type="auto"/>
                <w:tcBorders>
                  <w:top w:val="nil"/>
                  <w:left w:val="nil"/>
                  <w:bottom w:val="nil"/>
                  <w:right w:val="nil"/>
                </w:tcBorders>
                <w:tcMar>
                  <w:left w:w="102" w:type="dxa"/>
                  <w:right w:w="102" w:type="dxa"/>
                </w:tcMar>
              </w:tcPr>
            </w:tcPrChange>
          </w:tcPr>
          <w:p w14:paraId="487D308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01" w:author="Codex" w:date="2026-10-05T16:32:41.313017+00:00">
                  <w:rPr>
                    <w:bCs w:val="0"/>
                    <w:sz w:val="21"/>
                    <w:szCs w:val="21"/>
                  </w:rPr>
                </w:rPrChange>
              </w:rPr>
              <w:pPrChange w:id="780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05" w:author="Codex" w:date="2026-10-05T16:32:41.313017+00:00">
                  <w:rPr>
                    <w:bCs w:val="0"/>
                    <w:sz w:val="21"/>
                    <w:szCs w:val="21"/>
                  </w:rPr>
                </w:rPrChange>
              </w:rPr>
              <w:t>1624</w:t>
            </w:r>
          </w:p>
        </w:tc>
        <w:tc>
          <w:tcPr>
            <w:tcW w:w="0" w:type="auto"/>
            <w:tcBorders>
              <w:top w:val="nil"/>
              <w:left w:val="nil"/>
              <w:bottom w:val="nil"/>
              <w:right w:val="nil"/>
              <w:insideH w:val="nil"/>
              <w:insideV w:val="nil"/>
            </w:tcBorders>
            <w:tcMar>
              <w:left w:w="102" w:type="dxa"/>
              <w:right w:w="102" w:type="dxa"/>
            </w:tcMar>
            <w:tcPrChange w:id="7806" w:author="Codex" w:date="2026-10-05T16:32:41.313017+00:00">
              <w:tcPr>
                <w:tcW w:w="0" w:type="auto"/>
                <w:tcBorders>
                  <w:top w:val="nil"/>
                  <w:left w:val="nil"/>
                  <w:bottom w:val="nil"/>
                  <w:right w:val="nil"/>
                </w:tcBorders>
                <w:tcMar>
                  <w:left w:w="102" w:type="dxa"/>
                  <w:right w:w="102" w:type="dxa"/>
                </w:tcMar>
              </w:tcPr>
            </w:tcPrChange>
          </w:tcPr>
          <w:p w14:paraId="05BBE21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02" w:author="Codex" w:date="2026-10-05T16:32:41.313017+00:00">
                  <w:rPr>
                    <w:bCs w:val="0"/>
                    <w:sz w:val="21"/>
                    <w:szCs w:val="21"/>
                  </w:rPr>
                </w:rPrChange>
              </w:rPr>
              <w:pPrChange w:id="780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08" w:author="Codex" w:date="2026-10-05T16:32:41.313017+00:00">
                  <w:rPr>
                    <w:bCs w:val="0"/>
                    <w:sz w:val="21"/>
                    <w:szCs w:val="21"/>
                  </w:rPr>
                </w:rPrChange>
              </w:rPr>
              <w:t>1.0011</w:t>
            </w:r>
            <w:r>
              <w:rPr>
                <w:rFonts w:ascii="Times New Roman" w:hAnsi="Times New Roman" w:cs="Times New Roman" w:eastAsia="SimSun"/>
                <w:b w:val="0"/>
                <w:bCs w:val="0"/>
                <w:sz w:val="21"/>
                <w:szCs w:val="21"/>
                <w:rPrChange w:id="7809" w:author="Codex" w:date="2026-10-05T16:32:41.313017+00:00">
                  <w:rPr>
                    <w:bCs w:val="0"/>
                    <w:sz w:val="21"/>
                    <w:szCs w:val="21"/>
                  </w:rPr>
                </w:rPrChange>
              </w:rPr>
              <w:t>（</w:t>
            </w:r>
            <w:r>
              <w:rPr>
                <w:rFonts w:ascii="Times New Roman" w:hAnsi="Times New Roman" w:cs="Times New Roman" w:eastAsia="SimSun"/>
                <w:b w:val="0"/>
                <w:bCs w:val="0"/>
                <w:sz w:val="21"/>
                <w:szCs w:val="21"/>
                <w:rPrChange w:id="7810" w:author="Codex" w:date="2026-10-05T16:32:41.313017+00:00">
                  <w:rPr>
                    <w:bCs w:val="0"/>
                    <w:sz w:val="21"/>
                    <w:szCs w:val="21"/>
                  </w:rPr>
                </w:rPrChange>
              </w:rPr>
              <w:t>0.9959</w:t>
            </w:r>
            <w:r>
              <w:rPr>
                <w:rFonts w:ascii="Times New Roman" w:hAnsi="Times New Roman" w:cs="Times New Roman" w:eastAsia="SimSun"/>
                <w:b w:val="0"/>
                <w:bCs w:val="0"/>
                <w:sz w:val="21"/>
                <w:szCs w:val="21"/>
                <w:rPrChange w:id="7811" w:author="Codex" w:date="2026-10-05T16:32:41.313017+00:00">
                  <w:rPr>
                    <w:bCs w:val="0"/>
                    <w:sz w:val="21"/>
                    <w:szCs w:val="21"/>
                  </w:rPr>
                </w:rPrChange>
              </w:rPr>
              <w:t>，</w:t>
            </w:r>
            <w:r>
              <w:rPr>
                <w:rFonts w:ascii="Times New Roman" w:hAnsi="Times New Roman" w:cs="Times New Roman" w:eastAsia="SimSun"/>
                <w:b w:val="0"/>
                <w:bCs w:val="0"/>
                <w:sz w:val="21"/>
                <w:szCs w:val="21"/>
                <w:rPrChange w:id="7812" w:author="Codex" w:date="2026-10-05T16:32:41.313017+00:00">
                  <w:rPr>
                    <w:bCs w:val="0"/>
                    <w:sz w:val="21"/>
                    <w:szCs w:val="21"/>
                  </w:rPr>
                </w:rPrChange>
              </w:rPr>
              <w:t>1.0099</w:t>
            </w:r>
            <w:r>
              <w:rPr>
                <w:rFonts w:ascii="Times New Roman" w:hAnsi="Times New Roman" w:cs="Times New Roman" w:eastAsia="SimSun"/>
                <w:b w:val="0"/>
                <w:bCs w:val="0"/>
                <w:sz w:val="21"/>
                <w:szCs w:val="21"/>
                <w:rPrChange w:id="781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814" w:author="Codex" w:date="2026-10-05T16:32:41.313017+00:00">
              <w:tcPr>
                <w:tcW w:w="0" w:type="auto"/>
                <w:tcBorders>
                  <w:top w:val="nil"/>
                  <w:left w:val="nil"/>
                  <w:bottom w:val="nil"/>
                  <w:right w:val="nil"/>
                </w:tcBorders>
                <w:tcMar>
                  <w:left w:w="102" w:type="dxa"/>
                  <w:right w:w="102" w:type="dxa"/>
                </w:tcMar>
              </w:tcPr>
            </w:tcPrChange>
          </w:tcPr>
          <w:p w14:paraId="13DD82E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03" w:author="Codex" w:date="2026-10-05T16:32:41.313017+00:00">
                  <w:rPr>
                    <w:bCs w:val="0"/>
                    <w:sz w:val="21"/>
                    <w:szCs w:val="21"/>
                  </w:rPr>
                </w:rPrChange>
              </w:rPr>
              <w:pPrChange w:id="781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16" w:author="Codex" w:date="2026-10-05T16:32:41.313017+00:00">
                  <w:rPr>
                    <w:bCs w:val="0"/>
                    <w:sz w:val="21"/>
                    <w:szCs w:val="21"/>
                  </w:rPr>
                </w:rPrChange>
              </w:rPr>
              <w:t>-0.389</w:t>
            </w:r>
            <w:r>
              <w:rPr>
                <w:rFonts w:ascii="Times New Roman" w:hAnsi="Times New Roman" w:cs="Times New Roman" w:eastAsia="SimSun"/>
                <w:b w:val="0"/>
                <w:bCs w:val="0"/>
                <w:sz w:val="21"/>
                <w:szCs w:val="21"/>
                <w:rPrChange w:id="7817" w:author="Codex" w:date="2026-10-05T16:32:41.313017+00:00">
                  <w:rPr>
                    <w:bCs w:val="0"/>
                    <w:sz w:val="21"/>
                    <w:szCs w:val="21"/>
                  </w:rPr>
                </w:rPrChange>
              </w:rPr>
              <w:t>（</w:t>
            </w:r>
            <w:r>
              <w:rPr>
                <w:rFonts w:ascii="Times New Roman" w:hAnsi="Times New Roman" w:cs="Times New Roman" w:eastAsia="SimSun"/>
                <w:b w:val="0"/>
                <w:bCs w:val="0"/>
                <w:sz w:val="21"/>
                <w:szCs w:val="21"/>
                <w:rPrChange w:id="7818" w:author="Codex" w:date="2026-10-05T16:32:41.313017+00:00">
                  <w:rPr>
                    <w:bCs w:val="0"/>
                    <w:sz w:val="21"/>
                    <w:szCs w:val="21"/>
                  </w:rPr>
                </w:rPrChange>
              </w:rPr>
              <w:t>-0.709</w:t>
            </w:r>
            <w:r>
              <w:rPr>
                <w:rFonts w:ascii="Times New Roman" w:hAnsi="Times New Roman" w:cs="Times New Roman" w:eastAsia="SimSun"/>
                <w:b w:val="0"/>
                <w:bCs w:val="0"/>
                <w:sz w:val="21"/>
                <w:szCs w:val="21"/>
                <w:rPrChange w:id="7819" w:author="Codex" w:date="2026-10-05T16:32:41.313017+00:00">
                  <w:rPr>
                    <w:bCs w:val="0"/>
                    <w:sz w:val="21"/>
                    <w:szCs w:val="21"/>
                  </w:rPr>
                </w:rPrChange>
              </w:rPr>
              <w:t>，</w:t>
            </w:r>
            <w:r>
              <w:rPr>
                <w:rFonts w:ascii="Times New Roman" w:hAnsi="Times New Roman" w:cs="Times New Roman" w:eastAsia="SimSun"/>
                <w:b w:val="0"/>
                <w:bCs w:val="0"/>
                <w:sz w:val="21"/>
                <w:szCs w:val="21"/>
                <w:rPrChange w:id="7820" w:author="Codex" w:date="2026-10-05T16:32:41.313017+00:00">
                  <w:rPr>
                    <w:bCs w:val="0"/>
                    <w:sz w:val="21"/>
                    <w:szCs w:val="21"/>
                  </w:rPr>
                </w:rPrChange>
              </w:rPr>
              <w:t>-0.013</w:t>
            </w:r>
            <w:r>
              <w:rPr>
                <w:rFonts w:ascii="Times New Roman" w:hAnsi="Times New Roman" w:cs="Times New Roman" w:eastAsia="SimSun"/>
                <w:b w:val="0"/>
                <w:bCs w:val="0"/>
                <w:sz w:val="21"/>
                <w:szCs w:val="21"/>
                <w:rPrChange w:id="7821"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822" w:author="Codex" w:date="2026-10-05T16:32:41.313017+00:00">
              <w:tcPr>
                <w:tcW w:w="0" w:type="auto"/>
                <w:tcBorders>
                  <w:top w:val="nil"/>
                  <w:left w:val="nil"/>
                  <w:bottom w:val="nil"/>
                  <w:right w:val="nil"/>
                </w:tcBorders>
                <w:tcMar>
                  <w:left w:w="102" w:type="dxa"/>
                  <w:right w:w="102" w:type="dxa"/>
                </w:tcMar>
              </w:tcPr>
            </w:tcPrChange>
          </w:tcPr>
          <w:p w14:paraId="33F34C4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04" w:author="Codex" w:date="2026-10-05T16:32:41.313017+00:00">
                  <w:rPr>
                    <w:bCs w:val="0"/>
                    <w:sz w:val="21"/>
                    <w:szCs w:val="21"/>
                  </w:rPr>
                </w:rPrChange>
              </w:rPr>
              <w:pPrChange w:id="782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24" w:author="Codex" w:date="2026-10-05T16:32:41.313017+00:00">
                  <w:rPr>
                    <w:bCs w:val="0"/>
                    <w:sz w:val="21"/>
                    <w:szCs w:val="21"/>
                  </w:rPr>
                </w:rPrChange>
              </w:rPr>
              <w:t>1000</w:t>
            </w:r>
          </w:p>
        </w:tc>
      </w:tr>
      <w:tr w:rsidR="007622EE" w14:paraId="3BF5D4B2"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825" w:author="Codex" w:date="2026-10-05T16:32:41.313017+00:00">
              <w:tcPr>
                <w:tcW w:w="0" w:type="auto"/>
                <w:tcBorders>
                  <w:top w:val="nil"/>
                  <w:left w:val="nil"/>
                  <w:bottom w:val="nil"/>
                  <w:right w:val="nil"/>
                </w:tcBorders>
                <w:tcMar>
                  <w:left w:w="102" w:type="dxa"/>
                  <w:right w:w="102" w:type="dxa"/>
                </w:tcMar>
              </w:tcPr>
            </w:tcPrChange>
          </w:tcPr>
          <w:p w14:paraId="33B9483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05" w:author="Codex" w:date="2026-10-05T16:32:41.313017+00:00">
                  <w:rPr>
                    <w:bCs w:val="0"/>
                    <w:sz w:val="21"/>
                    <w:szCs w:val="21"/>
                  </w:rPr>
                </w:rPrChange>
              </w:rPr>
              <w:pPrChange w:id="782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27" w:author="Codex" w:date="2026-10-05T16:32:41.313017+00:00">
                  <w:rPr>
                    <w:bCs w:val="0"/>
                    <w:sz w:val="21"/>
                    <w:szCs w:val="21"/>
                  </w:rPr>
                </w:rPrChange>
              </w:rPr>
              <w:t>AR-S</w:t>
            </w:r>
          </w:p>
        </w:tc>
        <w:tc>
          <w:tcPr>
            <w:tcW w:w="0" w:type="auto"/>
            <w:tcBorders>
              <w:top w:val="nil"/>
              <w:left w:val="nil"/>
              <w:bottom w:val="nil"/>
              <w:right w:val="nil"/>
              <w:insideH w:val="nil"/>
              <w:insideV w:val="nil"/>
            </w:tcBorders>
            <w:tcMar>
              <w:left w:w="102" w:type="dxa"/>
              <w:right w:w="102" w:type="dxa"/>
            </w:tcMar>
            <w:tcPrChange w:id="7828" w:author="Codex" w:date="2026-10-05T16:32:41.313017+00:00">
              <w:tcPr>
                <w:tcW w:w="0" w:type="auto"/>
                <w:tcBorders>
                  <w:top w:val="nil"/>
                  <w:left w:val="nil"/>
                  <w:bottom w:val="nil"/>
                  <w:right w:val="nil"/>
                </w:tcBorders>
                <w:tcMar>
                  <w:left w:w="102" w:type="dxa"/>
                  <w:right w:w="102" w:type="dxa"/>
                </w:tcMar>
              </w:tcPr>
            </w:tcPrChange>
          </w:tcPr>
          <w:p w14:paraId="661511D7" w14:textId="3389B722"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06" w:author="Codex" w:date="2026-10-05T16:32:41.313017+00:00">
                  <w:rPr>
                    <w:bCs w:val="0"/>
                    <w:sz w:val="21"/>
                    <w:szCs w:val="21"/>
                  </w:rPr>
                </w:rPrChange>
              </w:rPr>
              <w:pPrChange w:id="7829"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830" w:author="Codex" w:date="2026-10-05T16:32:41.313017+00:00">
                  <w:rPr>
                    <w:bCs w:val="0"/>
                    <w:sz w:val="21"/>
                    <w:szCs w:val="21"/>
                  </w:rPr>
                </w:rPrChange>
              </w:rPr>
              <w:t>乡村及源缺失合并组</w:t>
            </w:r>
          </w:p>
        </w:tc>
        <w:tc>
          <w:tcPr>
            <w:tcW w:w="0" w:type="auto"/>
            <w:tcBorders>
              <w:top w:val="nil"/>
              <w:left w:val="nil"/>
              <w:bottom w:val="nil"/>
              <w:right w:val="nil"/>
              <w:insideH w:val="nil"/>
              <w:insideV w:val="nil"/>
            </w:tcBorders>
            <w:tcMar>
              <w:left w:w="102" w:type="dxa"/>
              <w:right w:w="102" w:type="dxa"/>
            </w:tcMar>
            <w:tcPrChange w:id="7831" w:author="Codex" w:date="2026-10-05T16:32:41.313017+00:00">
              <w:tcPr>
                <w:tcW w:w="0" w:type="auto"/>
                <w:tcBorders>
                  <w:top w:val="nil"/>
                  <w:left w:val="nil"/>
                  <w:bottom w:val="nil"/>
                  <w:right w:val="nil"/>
                </w:tcBorders>
                <w:tcMar>
                  <w:left w:w="102" w:type="dxa"/>
                  <w:right w:w="102" w:type="dxa"/>
                </w:tcMar>
              </w:tcPr>
            </w:tcPrChange>
          </w:tcPr>
          <w:p w14:paraId="515A627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07" w:author="Codex" w:date="2026-10-05T16:32:41.313017+00:00">
                  <w:rPr>
                    <w:bCs w:val="0"/>
                    <w:sz w:val="21"/>
                    <w:szCs w:val="21"/>
                  </w:rPr>
                </w:rPrChange>
              </w:rPr>
              <w:pPrChange w:id="783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33" w:author="Codex" w:date="2026-10-05T16:32:41.313017+00:00">
                  <w:rPr>
                    <w:bCs w:val="0"/>
                    <w:sz w:val="21"/>
                    <w:szCs w:val="21"/>
                  </w:rPr>
                </w:rPrChange>
              </w:rPr>
              <w:t>4601</w:t>
            </w:r>
          </w:p>
        </w:tc>
        <w:tc>
          <w:tcPr>
            <w:tcW w:w="0" w:type="auto"/>
            <w:tcBorders>
              <w:top w:val="nil"/>
              <w:left w:val="nil"/>
              <w:bottom w:val="nil"/>
              <w:right w:val="nil"/>
              <w:insideH w:val="nil"/>
              <w:insideV w:val="nil"/>
            </w:tcBorders>
            <w:tcMar>
              <w:left w:w="102" w:type="dxa"/>
              <w:right w:w="102" w:type="dxa"/>
            </w:tcMar>
            <w:tcPrChange w:id="7834" w:author="Codex" w:date="2026-10-05T16:32:41.313017+00:00">
              <w:tcPr>
                <w:tcW w:w="0" w:type="auto"/>
                <w:tcBorders>
                  <w:top w:val="nil"/>
                  <w:left w:val="nil"/>
                  <w:bottom w:val="nil"/>
                  <w:right w:val="nil"/>
                </w:tcBorders>
                <w:tcMar>
                  <w:left w:w="102" w:type="dxa"/>
                  <w:right w:w="102" w:type="dxa"/>
                </w:tcMar>
              </w:tcPr>
            </w:tcPrChange>
          </w:tcPr>
          <w:p w14:paraId="13801E4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08" w:author="Codex" w:date="2026-10-05T16:32:41.313017+00:00">
                  <w:rPr>
                    <w:bCs w:val="0"/>
                    <w:sz w:val="21"/>
                    <w:szCs w:val="21"/>
                  </w:rPr>
                </w:rPrChange>
              </w:rPr>
              <w:pPrChange w:id="783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36" w:author="Codex" w:date="2026-10-05T16:32:41.313017+00:00">
                  <w:rPr>
                    <w:bCs w:val="0"/>
                    <w:sz w:val="21"/>
                    <w:szCs w:val="21"/>
                  </w:rPr>
                </w:rPrChange>
              </w:rPr>
              <w:t>1475</w:t>
            </w:r>
          </w:p>
        </w:tc>
        <w:tc>
          <w:tcPr>
            <w:tcW w:w="0" w:type="auto"/>
            <w:tcBorders>
              <w:top w:val="nil"/>
              <w:left w:val="nil"/>
              <w:bottom w:val="nil"/>
              <w:right w:val="nil"/>
              <w:insideH w:val="nil"/>
              <w:insideV w:val="nil"/>
            </w:tcBorders>
            <w:tcMar>
              <w:left w:w="102" w:type="dxa"/>
              <w:right w:w="102" w:type="dxa"/>
            </w:tcMar>
            <w:tcPrChange w:id="7837" w:author="Codex" w:date="2026-10-05T16:32:41.313017+00:00">
              <w:tcPr>
                <w:tcW w:w="0" w:type="auto"/>
                <w:tcBorders>
                  <w:top w:val="nil"/>
                  <w:left w:val="nil"/>
                  <w:bottom w:val="nil"/>
                  <w:right w:val="nil"/>
                </w:tcBorders>
                <w:tcMar>
                  <w:left w:w="102" w:type="dxa"/>
                  <w:right w:w="102" w:type="dxa"/>
                </w:tcMar>
              </w:tcPr>
            </w:tcPrChange>
          </w:tcPr>
          <w:p w14:paraId="3516B30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09" w:author="Codex" w:date="2026-10-05T16:32:41.313017+00:00">
                  <w:rPr>
                    <w:bCs w:val="0"/>
                    <w:sz w:val="21"/>
                    <w:szCs w:val="21"/>
                  </w:rPr>
                </w:rPrChange>
              </w:rPr>
              <w:pPrChange w:id="783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39" w:author="Codex" w:date="2026-10-05T16:32:41.313017+00:00">
                  <w:rPr>
                    <w:bCs w:val="0"/>
                    <w:sz w:val="21"/>
                    <w:szCs w:val="21"/>
                  </w:rPr>
                </w:rPrChange>
              </w:rPr>
              <w:t>1.0002</w:t>
            </w:r>
            <w:r>
              <w:rPr>
                <w:rFonts w:ascii="Times New Roman" w:hAnsi="Times New Roman" w:cs="Times New Roman" w:eastAsia="SimSun"/>
                <w:b w:val="0"/>
                <w:bCs w:val="0"/>
                <w:sz w:val="21"/>
                <w:szCs w:val="21"/>
                <w:rPrChange w:id="7840" w:author="Codex" w:date="2026-10-05T16:32:41.313017+00:00">
                  <w:rPr>
                    <w:bCs w:val="0"/>
                    <w:sz w:val="21"/>
                    <w:szCs w:val="21"/>
                  </w:rPr>
                </w:rPrChange>
              </w:rPr>
              <w:t>（</w:t>
            </w:r>
            <w:r>
              <w:rPr>
                <w:rFonts w:ascii="Times New Roman" w:hAnsi="Times New Roman" w:cs="Times New Roman" w:eastAsia="SimSun"/>
                <w:b w:val="0"/>
                <w:bCs w:val="0"/>
                <w:sz w:val="21"/>
                <w:szCs w:val="21"/>
                <w:rPrChange w:id="7841" w:author="Codex" w:date="2026-10-05T16:32:41.313017+00:00">
                  <w:rPr>
                    <w:bCs w:val="0"/>
                    <w:sz w:val="21"/>
                    <w:szCs w:val="21"/>
                  </w:rPr>
                </w:rPrChange>
              </w:rPr>
              <w:t>0.9880</w:t>
            </w:r>
            <w:r>
              <w:rPr>
                <w:rFonts w:ascii="Times New Roman" w:hAnsi="Times New Roman" w:cs="Times New Roman" w:eastAsia="SimSun"/>
                <w:b w:val="0"/>
                <w:bCs w:val="0"/>
                <w:sz w:val="21"/>
                <w:szCs w:val="21"/>
                <w:rPrChange w:id="7842" w:author="Codex" w:date="2026-10-05T16:32:41.313017+00:00">
                  <w:rPr>
                    <w:bCs w:val="0"/>
                    <w:sz w:val="21"/>
                    <w:szCs w:val="21"/>
                  </w:rPr>
                </w:rPrChange>
              </w:rPr>
              <w:t>，</w:t>
            </w:r>
            <w:r>
              <w:rPr>
                <w:rFonts w:ascii="Times New Roman" w:hAnsi="Times New Roman" w:cs="Times New Roman" w:eastAsia="SimSun"/>
                <w:b w:val="0"/>
                <w:bCs w:val="0"/>
                <w:sz w:val="21"/>
                <w:szCs w:val="21"/>
                <w:rPrChange w:id="7843" w:author="Codex" w:date="2026-10-05T16:32:41.313017+00:00">
                  <w:rPr>
                    <w:bCs w:val="0"/>
                    <w:sz w:val="21"/>
                    <w:szCs w:val="21"/>
                  </w:rPr>
                </w:rPrChange>
              </w:rPr>
              <w:t>1.0086</w:t>
            </w:r>
            <w:r>
              <w:rPr>
                <w:rFonts w:ascii="Times New Roman" w:hAnsi="Times New Roman" w:cs="Times New Roman" w:eastAsia="SimSun"/>
                <w:b w:val="0"/>
                <w:bCs w:val="0"/>
                <w:sz w:val="21"/>
                <w:szCs w:val="21"/>
                <w:rPrChange w:id="784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845" w:author="Codex" w:date="2026-10-05T16:32:41.313017+00:00">
              <w:tcPr>
                <w:tcW w:w="0" w:type="auto"/>
                <w:tcBorders>
                  <w:top w:val="nil"/>
                  <w:left w:val="nil"/>
                  <w:bottom w:val="nil"/>
                  <w:right w:val="nil"/>
                </w:tcBorders>
                <w:tcMar>
                  <w:left w:w="102" w:type="dxa"/>
                  <w:right w:w="102" w:type="dxa"/>
                </w:tcMar>
              </w:tcPr>
            </w:tcPrChange>
          </w:tcPr>
          <w:p w14:paraId="42E0067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10" w:author="Codex" w:date="2026-10-05T16:32:41.313017+00:00">
                  <w:rPr>
                    <w:bCs w:val="0"/>
                    <w:sz w:val="21"/>
                    <w:szCs w:val="21"/>
                  </w:rPr>
                </w:rPrChange>
              </w:rPr>
              <w:pPrChange w:id="784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47" w:author="Codex" w:date="2026-10-05T16:32:41.313017+00:00">
                  <w:rPr>
                    <w:bCs w:val="0"/>
                    <w:sz w:val="21"/>
                    <w:szCs w:val="21"/>
                  </w:rPr>
                </w:rPrChange>
              </w:rPr>
              <w:t>-0.420</w:t>
            </w:r>
            <w:r>
              <w:rPr>
                <w:rFonts w:ascii="Times New Roman" w:hAnsi="Times New Roman" w:cs="Times New Roman" w:eastAsia="SimSun"/>
                <w:b w:val="0"/>
                <w:bCs w:val="0"/>
                <w:sz w:val="21"/>
                <w:szCs w:val="21"/>
                <w:rPrChange w:id="7848" w:author="Codex" w:date="2026-10-05T16:32:41.313017+00:00">
                  <w:rPr>
                    <w:bCs w:val="0"/>
                    <w:sz w:val="21"/>
                    <w:szCs w:val="21"/>
                  </w:rPr>
                </w:rPrChange>
              </w:rPr>
              <w:t>（</w:t>
            </w:r>
            <w:r>
              <w:rPr>
                <w:rFonts w:ascii="Times New Roman" w:hAnsi="Times New Roman" w:cs="Times New Roman" w:eastAsia="SimSun"/>
                <w:b w:val="0"/>
                <w:bCs w:val="0"/>
                <w:sz w:val="21"/>
                <w:szCs w:val="21"/>
                <w:rPrChange w:id="7849" w:author="Codex" w:date="2026-10-05T16:32:41.313017+00:00">
                  <w:rPr>
                    <w:bCs w:val="0"/>
                    <w:sz w:val="21"/>
                    <w:szCs w:val="21"/>
                  </w:rPr>
                </w:rPrChange>
              </w:rPr>
              <w:t>-0.758</w:t>
            </w:r>
            <w:r>
              <w:rPr>
                <w:rFonts w:ascii="Times New Roman" w:hAnsi="Times New Roman" w:cs="Times New Roman" w:eastAsia="SimSun"/>
                <w:b w:val="0"/>
                <w:bCs w:val="0"/>
                <w:sz w:val="21"/>
                <w:szCs w:val="21"/>
                <w:rPrChange w:id="7850" w:author="Codex" w:date="2026-10-05T16:32:41.313017+00:00">
                  <w:rPr>
                    <w:bCs w:val="0"/>
                    <w:sz w:val="21"/>
                    <w:szCs w:val="21"/>
                  </w:rPr>
                </w:rPrChange>
              </w:rPr>
              <w:t>，</w:t>
            </w:r>
            <w:r>
              <w:rPr>
                <w:rFonts w:ascii="Times New Roman" w:hAnsi="Times New Roman" w:cs="Times New Roman" w:eastAsia="SimSun"/>
                <w:b w:val="0"/>
                <w:bCs w:val="0"/>
                <w:sz w:val="21"/>
                <w:szCs w:val="21"/>
                <w:rPrChange w:id="7851" w:author="Codex" w:date="2026-10-05T16:32:41.313017+00:00">
                  <w:rPr>
                    <w:bCs w:val="0"/>
                    <w:sz w:val="21"/>
                    <w:szCs w:val="21"/>
                  </w:rPr>
                </w:rPrChange>
              </w:rPr>
              <w:t>0.017</w:t>
            </w:r>
            <w:r>
              <w:rPr>
                <w:rFonts w:ascii="Times New Roman" w:hAnsi="Times New Roman" w:cs="Times New Roman" w:eastAsia="SimSun"/>
                <w:b w:val="0"/>
                <w:bCs w:val="0"/>
                <w:sz w:val="21"/>
                <w:szCs w:val="21"/>
                <w:rPrChange w:id="785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853" w:author="Codex" w:date="2026-10-05T16:32:41.313017+00:00">
              <w:tcPr>
                <w:tcW w:w="0" w:type="auto"/>
                <w:tcBorders>
                  <w:top w:val="nil"/>
                  <w:left w:val="nil"/>
                  <w:bottom w:val="nil"/>
                  <w:right w:val="nil"/>
                </w:tcBorders>
                <w:tcMar>
                  <w:left w:w="102" w:type="dxa"/>
                  <w:right w:w="102" w:type="dxa"/>
                </w:tcMar>
              </w:tcPr>
            </w:tcPrChange>
          </w:tcPr>
          <w:p w14:paraId="2763D52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11" w:author="Codex" w:date="2026-10-05T16:32:41.313017+00:00">
                  <w:rPr>
                    <w:bCs w:val="0"/>
                    <w:sz w:val="21"/>
                    <w:szCs w:val="21"/>
                  </w:rPr>
                </w:rPrChange>
              </w:rPr>
              <w:pPrChange w:id="785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55" w:author="Codex" w:date="2026-10-05T16:32:41.313017+00:00">
                  <w:rPr>
                    <w:bCs w:val="0"/>
                    <w:sz w:val="21"/>
                    <w:szCs w:val="21"/>
                  </w:rPr>
                </w:rPrChange>
              </w:rPr>
              <w:t>1000</w:t>
            </w:r>
          </w:p>
        </w:tc>
      </w:tr>
      <w:tr w:rsidR="007622EE" w14:paraId="46F3D425"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856" w:author="Codex" w:date="2026-10-05T16:32:41.313017+00:00">
              <w:tcPr>
                <w:tcW w:w="0" w:type="auto"/>
                <w:tcBorders>
                  <w:top w:val="nil"/>
                  <w:left w:val="nil"/>
                  <w:bottom w:val="nil"/>
                  <w:right w:val="nil"/>
                </w:tcBorders>
                <w:tcMar>
                  <w:left w:w="102" w:type="dxa"/>
                  <w:right w:w="102" w:type="dxa"/>
                </w:tcMar>
              </w:tcPr>
            </w:tcPrChange>
          </w:tcPr>
          <w:p w14:paraId="60ED971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12" w:author="Codex" w:date="2026-10-05T16:32:41.313017+00:00">
                  <w:rPr>
                    <w:bCs w:val="0"/>
                    <w:sz w:val="21"/>
                    <w:szCs w:val="21"/>
                  </w:rPr>
                </w:rPrChange>
              </w:rPr>
              <w:pPrChange w:id="785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58" w:author="Codex" w:date="2026-10-05T16:32:41.313017+00:00">
                  <w:rPr>
                    <w:bCs w:val="0"/>
                    <w:sz w:val="21"/>
                    <w:szCs w:val="21"/>
                  </w:rPr>
                </w:rPrChange>
              </w:rPr>
              <w:t>AR-P</w:t>
            </w:r>
          </w:p>
        </w:tc>
        <w:tc>
          <w:tcPr>
            <w:tcW w:w="0" w:type="auto"/>
            <w:tcBorders>
              <w:top w:val="nil"/>
              <w:left w:val="nil"/>
              <w:bottom w:val="nil"/>
              <w:right w:val="nil"/>
              <w:insideH w:val="nil"/>
              <w:insideV w:val="nil"/>
            </w:tcBorders>
            <w:tcMar>
              <w:left w:w="102" w:type="dxa"/>
              <w:right w:w="102" w:type="dxa"/>
            </w:tcMar>
            <w:tcPrChange w:id="7859" w:author="Codex" w:date="2026-10-05T16:32:41.313017+00:00">
              <w:tcPr>
                <w:tcW w:w="0" w:type="auto"/>
                <w:tcBorders>
                  <w:top w:val="nil"/>
                  <w:left w:val="nil"/>
                  <w:bottom w:val="nil"/>
                  <w:right w:val="nil"/>
                </w:tcBorders>
                <w:tcMar>
                  <w:left w:w="102" w:type="dxa"/>
                  <w:right w:w="102" w:type="dxa"/>
                </w:tcMar>
              </w:tcPr>
            </w:tcPrChange>
          </w:tcPr>
          <w:p w14:paraId="15CA32D0" w14:textId="454367CC"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13" w:author="Codex" w:date="2026-10-05T16:32:41.313017+00:00">
                  <w:rPr>
                    <w:bCs w:val="0"/>
                    <w:sz w:val="21"/>
                    <w:szCs w:val="21"/>
                  </w:rPr>
                </w:rPrChange>
              </w:rPr>
              <w:pPrChange w:id="7860"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861" w:author="Codex" w:date="2026-10-05T16:32:41.313017+00:00">
                  <w:rPr>
                    <w:bCs w:val="0"/>
                    <w:sz w:val="21"/>
                    <w:szCs w:val="21"/>
                  </w:rPr>
                </w:rPrChange>
              </w:rPr>
              <w:t>城镇</w:t>
            </w:r>
          </w:p>
        </w:tc>
        <w:tc>
          <w:tcPr>
            <w:tcW w:w="0" w:type="auto"/>
            <w:tcBorders>
              <w:top w:val="nil"/>
              <w:left w:val="nil"/>
              <w:bottom w:val="nil"/>
              <w:right w:val="nil"/>
              <w:insideH w:val="nil"/>
              <w:insideV w:val="nil"/>
            </w:tcBorders>
            <w:tcMar>
              <w:left w:w="102" w:type="dxa"/>
              <w:right w:w="102" w:type="dxa"/>
            </w:tcMar>
            <w:tcPrChange w:id="7862" w:author="Codex" w:date="2026-10-05T16:32:41.313017+00:00">
              <w:tcPr>
                <w:tcW w:w="0" w:type="auto"/>
                <w:tcBorders>
                  <w:top w:val="nil"/>
                  <w:left w:val="nil"/>
                  <w:bottom w:val="nil"/>
                  <w:right w:val="nil"/>
                </w:tcBorders>
                <w:tcMar>
                  <w:left w:w="102" w:type="dxa"/>
                  <w:right w:w="102" w:type="dxa"/>
                </w:tcMar>
              </w:tcPr>
            </w:tcPrChange>
          </w:tcPr>
          <w:p w14:paraId="090C06C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14" w:author="Codex" w:date="2026-10-05T16:32:41.313017+00:00">
                  <w:rPr>
                    <w:bCs w:val="0"/>
                    <w:sz w:val="21"/>
                    <w:szCs w:val="21"/>
                  </w:rPr>
                </w:rPrChange>
              </w:rPr>
              <w:pPrChange w:id="786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64" w:author="Codex" w:date="2026-10-05T16:32:41.313017+00:00">
                  <w:rPr>
                    <w:bCs w:val="0"/>
                    <w:sz w:val="21"/>
                    <w:szCs w:val="21"/>
                  </w:rPr>
                </w:rPrChange>
              </w:rPr>
              <w:t>5131</w:t>
            </w:r>
          </w:p>
        </w:tc>
        <w:tc>
          <w:tcPr>
            <w:tcW w:w="0" w:type="auto"/>
            <w:tcBorders>
              <w:top w:val="nil"/>
              <w:left w:val="nil"/>
              <w:bottom w:val="nil"/>
              <w:right w:val="nil"/>
              <w:insideH w:val="nil"/>
              <w:insideV w:val="nil"/>
            </w:tcBorders>
            <w:tcMar>
              <w:left w:w="102" w:type="dxa"/>
              <w:right w:w="102" w:type="dxa"/>
            </w:tcMar>
            <w:tcPrChange w:id="7865" w:author="Codex" w:date="2026-10-05T16:32:41.313017+00:00">
              <w:tcPr>
                <w:tcW w:w="0" w:type="auto"/>
                <w:tcBorders>
                  <w:top w:val="nil"/>
                  <w:left w:val="nil"/>
                  <w:bottom w:val="nil"/>
                  <w:right w:val="nil"/>
                </w:tcBorders>
                <w:tcMar>
                  <w:left w:w="102" w:type="dxa"/>
                  <w:right w:w="102" w:type="dxa"/>
                </w:tcMar>
              </w:tcPr>
            </w:tcPrChange>
          </w:tcPr>
          <w:p w14:paraId="2D6D5A3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15" w:author="Codex" w:date="2026-10-05T16:32:41.313017+00:00">
                  <w:rPr>
                    <w:bCs w:val="0"/>
                    <w:sz w:val="21"/>
                    <w:szCs w:val="21"/>
                  </w:rPr>
                </w:rPrChange>
              </w:rPr>
              <w:pPrChange w:id="786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67" w:author="Codex" w:date="2026-10-05T16:32:41.313017+00:00">
                  <w:rPr>
                    <w:bCs w:val="0"/>
                    <w:sz w:val="21"/>
                    <w:szCs w:val="21"/>
                  </w:rPr>
                </w:rPrChange>
              </w:rPr>
              <w:t>1577</w:t>
            </w:r>
          </w:p>
        </w:tc>
        <w:tc>
          <w:tcPr>
            <w:tcW w:w="0" w:type="auto"/>
            <w:tcBorders>
              <w:top w:val="nil"/>
              <w:left w:val="nil"/>
              <w:bottom w:val="nil"/>
              <w:right w:val="nil"/>
              <w:insideH w:val="nil"/>
              <w:insideV w:val="nil"/>
            </w:tcBorders>
            <w:tcMar>
              <w:left w:w="102" w:type="dxa"/>
              <w:right w:w="102" w:type="dxa"/>
            </w:tcMar>
            <w:tcPrChange w:id="7868" w:author="Codex" w:date="2026-10-05T16:32:41.313017+00:00">
              <w:tcPr>
                <w:tcW w:w="0" w:type="auto"/>
                <w:tcBorders>
                  <w:top w:val="nil"/>
                  <w:left w:val="nil"/>
                  <w:bottom w:val="nil"/>
                  <w:right w:val="nil"/>
                </w:tcBorders>
                <w:tcMar>
                  <w:left w:w="102" w:type="dxa"/>
                  <w:right w:w="102" w:type="dxa"/>
                </w:tcMar>
              </w:tcPr>
            </w:tcPrChange>
          </w:tcPr>
          <w:p w14:paraId="57299F0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16" w:author="Codex" w:date="2026-10-05T16:32:41.313017+00:00">
                  <w:rPr>
                    <w:bCs w:val="0"/>
                    <w:sz w:val="21"/>
                    <w:szCs w:val="21"/>
                  </w:rPr>
                </w:rPrChange>
              </w:rPr>
              <w:pPrChange w:id="786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70" w:author="Codex" w:date="2026-10-05T16:32:41.313017+00:00">
                  <w:rPr>
                    <w:bCs w:val="0"/>
                    <w:sz w:val="21"/>
                    <w:szCs w:val="21"/>
                  </w:rPr>
                </w:rPrChange>
              </w:rPr>
              <w:t>1.0036</w:t>
            </w:r>
            <w:r>
              <w:rPr>
                <w:rFonts w:ascii="Times New Roman" w:hAnsi="Times New Roman" w:cs="Times New Roman" w:eastAsia="SimSun"/>
                <w:b w:val="0"/>
                <w:bCs w:val="0"/>
                <w:sz w:val="21"/>
                <w:szCs w:val="21"/>
                <w:rPrChange w:id="7871" w:author="Codex" w:date="2026-10-05T16:32:41.313017+00:00">
                  <w:rPr>
                    <w:bCs w:val="0"/>
                    <w:sz w:val="21"/>
                    <w:szCs w:val="21"/>
                  </w:rPr>
                </w:rPrChange>
              </w:rPr>
              <w:t>（</w:t>
            </w:r>
            <w:r>
              <w:rPr>
                <w:rFonts w:ascii="Times New Roman" w:hAnsi="Times New Roman" w:cs="Times New Roman" w:eastAsia="SimSun"/>
                <w:b w:val="0"/>
                <w:bCs w:val="0"/>
                <w:sz w:val="21"/>
                <w:szCs w:val="21"/>
                <w:rPrChange w:id="7872" w:author="Codex" w:date="2026-10-05T16:32:41.313017+00:00">
                  <w:rPr>
                    <w:bCs w:val="0"/>
                    <w:sz w:val="21"/>
                    <w:szCs w:val="21"/>
                  </w:rPr>
                </w:rPrChange>
              </w:rPr>
              <w:t>0.9925</w:t>
            </w:r>
            <w:r>
              <w:rPr>
                <w:rFonts w:ascii="Times New Roman" w:hAnsi="Times New Roman" w:cs="Times New Roman" w:eastAsia="SimSun"/>
                <w:b w:val="0"/>
                <w:bCs w:val="0"/>
                <w:sz w:val="21"/>
                <w:szCs w:val="21"/>
                <w:rPrChange w:id="7873" w:author="Codex" w:date="2026-10-05T16:32:41.313017+00:00">
                  <w:rPr>
                    <w:bCs w:val="0"/>
                    <w:sz w:val="21"/>
                    <w:szCs w:val="21"/>
                  </w:rPr>
                </w:rPrChange>
              </w:rPr>
              <w:t>，</w:t>
            </w:r>
            <w:r>
              <w:rPr>
                <w:rFonts w:ascii="Times New Roman" w:hAnsi="Times New Roman" w:cs="Times New Roman" w:eastAsia="SimSun"/>
                <w:b w:val="0"/>
                <w:bCs w:val="0"/>
                <w:sz w:val="21"/>
                <w:szCs w:val="21"/>
                <w:rPrChange w:id="7874" w:author="Codex" w:date="2026-10-05T16:32:41.313017+00:00">
                  <w:rPr>
                    <w:bCs w:val="0"/>
                    <w:sz w:val="21"/>
                    <w:szCs w:val="21"/>
                  </w:rPr>
                </w:rPrChange>
              </w:rPr>
              <w:t>1.0119</w:t>
            </w:r>
            <w:r>
              <w:rPr>
                <w:rFonts w:ascii="Times New Roman" w:hAnsi="Times New Roman" w:cs="Times New Roman" w:eastAsia="SimSun"/>
                <w:b w:val="0"/>
                <w:bCs w:val="0"/>
                <w:sz w:val="21"/>
                <w:szCs w:val="21"/>
                <w:rPrChange w:id="7875"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876" w:author="Codex" w:date="2026-10-05T16:32:41.313017+00:00">
              <w:tcPr>
                <w:tcW w:w="0" w:type="auto"/>
                <w:tcBorders>
                  <w:top w:val="nil"/>
                  <w:left w:val="nil"/>
                  <w:bottom w:val="nil"/>
                  <w:right w:val="nil"/>
                </w:tcBorders>
                <w:tcMar>
                  <w:left w:w="102" w:type="dxa"/>
                  <w:right w:w="102" w:type="dxa"/>
                </w:tcMar>
              </w:tcPr>
            </w:tcPrChange>
          </w:tcPr>
          <w:p w14:paraId="72C5D2B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17" w:author="Codex" w:date="2026-10-05T16:32:41.313017+00:00">
                  <w:rPr>
                    <w:bCs w:val="0"/>
                    <w:sz w:val="21"/>
                    <w:szCs w:val="21"/>
                  </w:rPr>
                </w:rPrChange>
              </w:rPr>
              <w:pPrChange w:id="787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78" w:author="Codex" w:date="2026-10-05T16:32:41.313017+00:00">
                  <w:rPr>
                    <w:bCs w:val="0"/>
                    <w:sz w:val="21"/>
                    <w:szCs w:val="21"/>
                  </w:rPr>
                </w:rPrChange>
              </w:rPr>
              <w:t>0.276</w:t>
            </w:r>
            <w:r>
              <w:rPr>
                <w:rFonts w:ascii="Times New Roman" w:hAnsi="Times New Roman" w:cs="Times New Roman" w:eastAsia="SimSun"/>
                <w:b w:val="0"/>
                <w:bCs w:val="0"/>
                <w:sz w:val="21"/>
                <w:szCs w:val="21"/>
                <w:rPrChange w:id="7879" w:author="Codex" w:date="2026-10-05T16:32:41.313017+00:00">
                  <w:rPr>
                    <w:bCs w:val="0"/>
                    <w:sz w:val="21"/>
                    <w:szCs w:val="21"/>
                  </w:rPr>
                </w:rPrChange>
              </w:rPr>
              <w:t>（</w:t>
            </w:r>
            <w:r>
              <w:rPr>
                <w:rFonts w:ascii="Times New Roman" w:hAnsi="Times New Roman" w:cs="Times New Roman" w:eastAsia="SimSun"/>
                <w:b w:val="0"/>
                <w:bCs w:val="0"/>
                <w:sz w:val="21"/>
                <w:szCs w:val="21"/>
                <w:rPrChange w:id="7880" w:author="Codex" w:date="2026-10-05T16:32:41.313017+00:00">
                  <w:rPr>
                    <w:bCs w:val="0"/>
                    <w:sz w:val="21"/>
                    <w:szCs w:val="21"/>
                  </w:rPr>
                </w:rPrChange>
              </w:rPr>
              <w:t>-0.104</w:t>
            </w:r>
            <w:r>
              <w:rPr>
                <w:rFonts w:ascii="Times New Roman" w:hAnsi="Times New Roman" w:cs="Times New Roman" w:eastAsia="SimSun"/>
                <w:b w:val="0"/>
                <w:bCs w:val="0"/>
                <w:sz w:val="21"/>
                <w:szCs w:val="21"/>
                <w:rPrChange w:id="7881" w:author="Codex" w:date="2026-10-05T16:32:41.313017+00:00">
                  <w:rPr>
                    <w:bCs w:val="0"/>
                    <w:sz w:val="21"/>
                    <w:szCs w:val="21"/>
                  </w:rPr>
                </w:rPrChange>
              </w:rPr>
              <w:t>，</w:t>
            </w:r>
            <w:r>
              <w:rPr>
                <w:rFonts w:ascii="Times New Roman" w:hAnsi="Times New Roman" w:cs="Times New Roman" w:eastAsia="SimSun"/>
                <w:b w:val="0"/>
                <w:bCs w:val="0"/>
                <w:sz w:val="21"/>
                <w:szCs w:val="21"/>
                <w:rPrChange w:id="7882" w:author="Codex" w:date="2026-10-05T16:32:41.313017+00:00">
                  <w:rPr>
                    <w:bCs w:val="0"/>
                    <w:sz w:val="21"/>
                    <w:szCs w:val="21"/>
                  </w:rPr>
                </w:rPrChange>
              </w:rPr>
              <w:t>0.812</w:t>
            </w:r>
            <w:r>
              <w:rPr>
                <w:rFonts w:ascii="Times New Roman" w:hAnsi="Times New Roman" w:cs="Times New Roman" w:eastAsia="SimSun"/>
                <w:b w:val="0"/>
                <w:bCs w:val="0"/>
                <w:sz w:val="21"/>
                <w:szCs w:val="21"/>
                <w:rPrChange w:id="788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884" w:author="Codex" w:date="2026-10-05T16:32:41.313017+00:00">
              <w:tcPr>
                <w:tcW w:w="0" w:type="auto"/>
                <w:tcBorders>
                  <w:top w:val="nil"/>
                  <w:left w:val="nil"/>
                  <w:bottom w:val="nil"/>
                  <w:right w:val="nil"/>
                </w:tcBorders>
                <w:tcMar>
                  <w:left w:w="102" w:type="dxa"/>
                  <w:right w:w="102" w:type="dxa"/>
                </w:tcMar>
              </w:tcPr>
            </w:tcPrChange>
          </w:tcPr>
          <w:p w14:paraId="2A3178C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18" w:author="Codex" w:date="2026-10-05T16:32:41.313017+00:00">
                  <w:rPr>
                    <w:bCs w:val="0"/>
                    <w:sz w:val="21"/>
                    <w:szCs w:val="21"/>
                  </w:rPr>
                </w:rPrChange>
              </w:rPr>
              <w:pPrChange w:id="788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86" w:author="Codex" w:date="2026-10-05T16:32:41.313017+00:00">
                  <w:rPr>
                    <w:bCs w:val="0"/>
                    <w:sz w:val="21"/>
                    <w:szCs w:val="21"/>
                  </w:rPr>
                </w:rPrChange>
              </w:rPr>
              <w:t>1000</w:t>
            </w:r>
          </w:p>
        </w:tc>
      </w:tr>
      <w:tr w:rsidR="007622EE" w14:paraId="05CC953D"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887" w:author="Codex" w:date="2026-10-05T16:32:41.313017+00:00">
              <w:tcPr>
                <w:tcW w:w="0" w:type="auto"/>
                <w:tcBorders>
                  <w:top w:val="nil"/>
                  <w:left w:val="nil"/>
                  <w:bottom w:val="nil"/>
                  <w:right w:val="nil"/>
                </w:tcBorders>
                <w:tcMar>
                  <w:left w:w="102" w:type="dxa"/>
                  <w:right w:w="102" w:type="dxa"/>
                </w:tcMar>
              </w:tcPr>
            </w:tcPrChange>
          </w:tcPr>
          <w:p w14:paraId="131E657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19" w:author="Codex" w:date="2026-10-05T16:32:41.313017+00:00">
                  <w:rPr>
                    <w:bCs w:val="0"/>
                    <w:sz w:val="21"/>
                    <w:szCs w:val="21"/>
                  </w:rPr>
                </w:rPrChange>
              </w:rPr>
              <w:pPrChange w:id="788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89" w:author="Codex" w:date="2026-10-05T16:32:41.313017+00:00">
                  <w:rPr>
                    <w:bCs w:val="0"/>
                    <w:sz w:val="21"/>
                    <w:szCs w:val="21"/>
                  </w:rPr>
                </w:rPrChange>
              </w:rPr>
              <w:t>AR-P</w:t>
            </w:r>
          </w:p>
        </w:tc>
        <w:tc>
          <w:tcPr>
            <w:tcW w:w="0" w:type="auto"/>
            <w:tcBorders>
              <w:top w:val="nil"/>
              <w:left w:val="nil"/>
              <w:bottom w:val="nil"/>
              <w:right w:val="nil"/>
              <w:insideH w:val="nil"/>
              <w:insideV w:val="nil"/>
            </w:tcBorders>
            <w:tcMar>
              <w:left w:w="102" w:type="dxa"/>
              <w:right w:w="102" w:type="dxa"/>
            </w:tcMar>
            <w:tcPrChange w:id="7890" w:author="Codex" w:date="2026-10-05T16:32:41.313017+00:00">
              <w:tcPr>
                <w:tcW w:w="0" w:type="auto"/>
                <w:tcBorders>
                  <w:top w:val="nil"/>
                  <w:left w:val="nil"/>
                  <w:bottom w:val="nil"/>
                  <w:right w:val="nil"/>
                </w:tcBorders>
                <w:tcMar>
                  <w:left w:w="102" w:type="dxa"/>
                  <w:right w:w="102" w:type="dxa"/>
                </w:tcMar>
              </w:tcPr>
            </w:tcPrChange>
          </w:tcPr>
          <w:p w14:paraId="1027276D" w14:textId="45F1CBC9"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20" w:author="Codex" w:date="2026-10-05T16:32:41.313017+00:00">
                  <w:rPr>
                    <w:bCs w:val="0"/>
                    <w:sz w:val="21"/>
                    <w:szCs w:val="21"/>
                  </w:rPr>
                </w:rPrChange>
              </w:rPr>
              <w:pPrChange w:id="7891"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892" w:author="Codex" w:date="2026-10-05T16:32:41.313017+00:00">
                  <w:rPr>
                    <w:bCs w:val="0"/>
                    <w:sz w:val="21"/>
                    <w:szCs w:val="21"/>
                  </w:rPr>
                </w:rPrChange>
              </w:rPr>
              <w:t>乡村及源缺失合并组</w:t>
            </w:r>
          </w:p>
        </w:tc>
        <w:tc>
          <w:tcPr>
            <w:tcW w:w="0" w:type="auto"/>
            <w:tcBorders>
              <w:top w:val="nil"/>
              <w:left w:val="nil"/>
              <w:bottom w:val="nil"/>
              <w:right w:val="nil"/>
              <w:insideH w:val="nil"/>
              <w:insideV w:val="nil"/>
            </w:tcBorders>
            <w:tcMar>
              <w:left w:w="102" w:type="dxa"/>
              <w:right w:w="102" w:type="dxa"/>
            </w:tcMar>
            <w:tcPrChange w:id="7893" w:author="Codex" w:date="2026-10-05T16:32:41.313017+00:00">
              <w:tcPr>
                <w:tcW w:w="0" w:type="auto"/>
                <w:tcBorders>
                  <w:top w:val="nil"/>
                  <w:left w:val="nil"/>
                  <w:bottom w:val="nil"/>
                  <w:right w:val="nil"/>
                </w:tcBorders>
                <w:tcMar>
                  <w:left w:w="102" w:type="dxa"/>
                  <w:right w:w="102" w:type="dxa"/>
                </w:tcMar>
              </w:tcPr>
            </w:tcPrChange>
          </w:tcPr>
          <w:p w14:paraId="492045F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21" w:author="Codex" w:date="2026-10-05T16:32:41.313017+00:00">
                  <w:rPr>
                    <w:bCs w:val="0"/>
                    <w:sz w:val="21"/>
                    <w:szCs w:val="21"/>
                  </w:rPr>
                </w:rPrChange>
              </w:rPr>
              <w:pPrChange w:id="789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95" w:author="Codex" w:date="2026-10-05T16:32:41.313017+00:00">
                  <w:rPr>
                    <w:bCs w:val="0"/>
                    <w:sz w:val="21"/>
                    <w:szCs w:val="21"/>
                  </w:rPr>
                </w:rPrChange>
              </w:rPr>
              <w:t>4673</w:t>
            </w:r>
          </w:p>
        </w:tc>
        <w:tc>
          <w:tcPr>
            <w:tcW w:w="0" w:type="auto"/>
            <w:tcBorders>
              <w:top w:val="nil"/>
              <w:left w:val="nil"/>
              <w:bottom w:val="nil"/>
              <w:right w:val="nil"/>
              <w:insideH w:val="nil"/>
              <w:insideV w:val="nil"/>
            </w:tcBorders>
            <w:tcMar>
              <w:left w:w="102" w:type="dxa"/>
              <w:right w:w="102" w:type="dxa"/>
            </w:tcMar>
            <w:tcPrChange w:id="7896" w:author="Codex" w:date="2026-10-05T16:32:41.313017+00:00">
              <w:tcPr>
                <w:tcW w:w="0" w:type="auto"/>
                <w:tcBorders>
                  <w:top w:val="nil"/>
                  <w:left w:val="nil"/>
                  <w:bottom w:val="nil"/>
                  <w:right w:val="nil"/>
                </w:tcBorders>
                <w:tcMar>
                  <w:left w:w="102" w:type="dxa"/>
                  <w:right w:w="102" w:type="dxa"/>
                </w:tcMar>
              </w:tcPr>
            </w:tcPrChange>
          </w:tcPr>
          <w:p w14:paraId="76298FA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22" w:author="Codex" w:date="2026-10-05T16:32:41.313017+00:00">
                  <w:rPr>
                    <w:bCs w:val="0"/>
                    <w:sz w:val="21"/>
                    <w:szCs w:val="21"/>
                  </w:rPr>
                </w:rPrChange>
              </w:rPr>
              <w:pPrChange w:id="789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98" w:author="Codex" w:date="2026-10-05T16:32:41.313017+00:00">
                  <w:rPr>
                    <w:bCs w:val="0"/>
                    <w:sz w:val="21"/>
                    <w:szCs w:val="21"/>
                  </w:rPr>
                </w:rPrChange>
              </w:rPr>
              <w:t>1468</w:t>
            </w:r>
          </w:p>
        </w:tc>
        <w:tc>
          <w:tcPr>
            <w:tcW w:w="0" w:type="auto"/>
            <w:tcBorders>
              <w:top w:val="nil"/>
              <w:left w:val="nil"/>
              <w:bottom w:val="nil"/>
              <w:right w:val="nil"/>
              <w:insideH w:val="nil"/>
              <w:insideV w:val="nil"/>
            </w:tcBorders>
            <w:tcMar>
              <w:left w:w="102" w:type="dxa"/>
              <w:right w:w="102" w:type="dxa"/>
            </w:tcMar>
            <w:tcPrChange w:id="7899" w:author="Codex" w:date="2026-10-05T16:32:41.313017+00:00">
              <w:tcPr>
                <w:tcW w:w="0" w:type="auto"/>
                <w:tcBorders>
                  <w:top w:val="nil"/>
                  <w:left w:val="nil"/>
                  <w:bottom w:val="nil"/>
                  <w:right w:val="nil"/>
                </w:tcBorders>
                <w:tcMar>
                  <w:left w:w="102" w:type="dxa"/>
                  <w:right w:w="102" w:type="dxa"/>
                </w:tcMar>
              </w:tcPr>
            </w:tcPrChange>
          </w:tcPr>
          <w:p w14:paraId="337952A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23" w:author="Codex" w:date="2026-10-05T16:32:41.313017+00:00">
                  <w:rPr>
                    <w:bCs w:val="0"/>
                    <w:sz w:val="21"/>
                    <w:szCs w:val="21"/>
                  </w:rPr>
                </w:rPrChange>
              </w:rPr>
              <w:pPrChange w:id="790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01" w:author="Codex" w:date="2026-10-05T16:32:41.313017+00:00">
                  <w:rPr>
                    <w:bCs w:val="0"/>
                    <w:sz w:val="21"/>
                    <w:szCs w:val="21"/>
                  </w:rPr>
                </w:rPrChange>
              </w:rPr>
              <w:t>0.9950</w:t>
            </w:r>
            <w:r>
              <w:rPr>
                <w:rFonts w:ascii="Times New Roman" w:hAnsi="Times New Roman" w:cs="Times New Roman" w:eastAsia="SimSun"/>
                <w:b w:val="0"/>
                <w:bCs w:val="0"/>
                <w:sz w:val="21"/>
                <w:szCs w:val="21"/>
                <w:rPrChange w:id="7902" w:author="Codex" w:date="2026-10-05T16:32:41.313017+00:00">
                  <w:rPr>
                    <w:bCs w:val="0"/>
                    <w:sz w:val="21"/>
                    <w:szCs w:val="21"/>
                  </w:rPr>
                </w:rPrChange>
              </w:rPr>
              <w:t>（</w:t>
            </w:r>
            <w:r>
              <w:rPr>
                <w:rFonts w:ascii="Times New Roman" w:hAnsi="Times New Roman" w:cs="Times New Roman" w:eastAsia="SimSun"/>
                <w:b w:val="0"/>
                <w:bCs w:val="0"/>
                <w:sz w:val="21"/>
                <w:szCs w:val="21"/>
                <w:rPrChange w:id="7903" w:author="Codex" w:date="2026-10-05T16:32:41.313017+00:00">
                  <w:rPr>
                    <w:bCs w:val="0"/>
                    <w:sz w:val="21"/>
                    <w:szCs w:val="21"/>
                  </w:rPr>
                </w:rPrChange>
              </w:rPr>
              <w:t>0.9888</w:t>
            </w:r>
            <w:r>
              <w:rPr>
                <w:rFonts w:ascii="Times New Roman" w:hAnsi="Times New Roman" w:cs="Times New Roman" w:eastAsia="SimSun"/>
                <w:b w:val="0"/>
                <w:bCs w:val="0"/>
                <w:sz w:val="21"/>
                <w:szCs w:val="21"/>
                <w:rPrChange w:id="7904" w:author="Codex" w:date="2026-10-05T16:32:41.313017+00:00">
                  <w:rPr>
                    <w:bCs w:val="0"/>
                    <w:sz w:val="21"/>
                    <w:szCs w:val="21"/>
                  </w:rPr>
                </w:rPrChange>
              </w:rPr>
              <w:t>，</w:t>
            </w:r>
            <w:r>
              <w:rPr>
                <w:rFonts w:ascii="Times New Roman" w:hAnsi="Times New Roman" w:cs="Times New Roman" w:eastAsia="SimSun"/>
                <w:b w:val="0"/>
                <w:bCs w:val="0"/>
                <w:sz w:val="21"/>
                <w:szCs w:val="21"/>
                <w:rPrChange w:id="7905" w:author="Codex" w:date="2026-10-05T16:32:41.313017+00:00">
                  <w:rPr>
                    <w:bCs w:val="0"/>
                    <w:sz w:val="21"/>
                    <w:szCs w:val="21"/>
                  </w:rPr>
                </w:rPrChange>
              </w:rPr>
              <w:t>1.0093</w:t>
            </w:r>
            <w:r>
              <w:rPr>
                <w:rFonts w:ascii="Times New Roman" w:hAnsi="Times New Roman" w:cs="Times New Roman" w:eastAsia="SimSun"/>
                <w:b w:val="0"/>
                <w:bCs w:val="0"/>
                <w:sz w:val="21"/>
                <w:szCs w:val="21"/>
                <w:rPrChange w:id="790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907" w:author="Codex" w:date="2026-10-05T16:32:41.313017+00:00">
              <w:tcPr>
                <w:tcW w:w="0" w:type="auto"/>
                <w:tcBorders>
                  <w:top w:val="nil"/>
                  <w:left w:val="nil"/>
                  <w:bottom w:val="nil"/>
                  <w:right w:val="nil"/>
                </w:tcBorders>
                <w:tcMar>
                  <w:left w:w="102" w:type="dxa"/>
                  <w:right w:w="102" w:type="dxa"/>
                </w:tcMar>
              </w:tcPr>
            </w:tcPrChange>
          </w:tcPr>
          <w:p w14:paraId="5064F86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24" w:author="Codex" w:date="2026-10-05T16:32:41.313017+00:00">
                  <w:rPr>
                    <w:bCs w:val="0"/>
                    <w:sz w:val="21"/>
                    <w:szCs w:val="21"/>
                  </w:rPr>
                </w:rPrChange>
              </w:rPr>
              <w:pPrChange w:id="790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09" w:author="Codex" w:date="2026-10-05T16:32:41.313017+00:00">
                  <w:rPr>
                    <w:bCs w:val="0"/>
                    <w:sz w:val="21"/>
                    <w:szCs w:val="21"/>
                  </w:rPr>
                </w:rPrChange>
              </w:rPr>
              <w:t>0.557</w:t>
            </w:r>
            <w:r>
              <w:rPr>
                <w:rFonts w:ascii="Times New Roman" w:hAnsi="Times New Roman" w:cs="Times New Roman" w:eastAsia="SimSun"/>
                <w:b w:val="0"/>
                <w:bCs w:val="0"/>
                <w:sz w:val="21"/>
                <w:szCs w:val="21"/>
                <w:rPrChange w:id="7910" w:author="Codex" w:date="2026-10-05T16:32:41.313017+00:00">
                  <w:rPr>
                    <w:bCs w:val="0"/>
                    <w:sz w:val="21"/>
                    <w:szCs w:val="21"/>
                  </w:rPr>
                </w:rPrChange>
              </w:rPr>
              <w:t>（</w:t>
            </w:r>
            <w:r>
              <w:rPr>
                <w:rFonts w:ascii="Times New Roman" w:hAnsi="Times New Roman" w:cs="Times New Roman" w:eastAsia="SimSun"/>
                <w:b w:val="0"/>
                <w:bCs w:val="0"/>
                <w:sz w:val="21"/>
                <w:szCs w:val="21"/>
                <w:rPrChange w:id="7911" w:author="Codex" w:date="2026-10-05T16:32:41.313017+00:00">
                  <w:rPr>
                    <w:bCs w:val="0"/>
                    <w:sz w:val="21"/>
                    <w:szCs w:val="21"/>
                  </w:rPr>
                </w:rPrChange>
              </w:rPr>
              <w:t>-0.004</w:t>
            </w:r>
            <w:r>
              <w:rPr>
                <w:rFonts w:ascii="Times New Roman" w:hAnsi="Times New Roman" w:cs="Times New Roman" w:eastAsia="SimSun"/>
                <w:b w:val="0"/>
                <w:bCs w:val="0"/>
                <w:sz w:val="21"/>
                <w:szCs w:val="21"/>
                <w:rPrChange w:id="7912" w:author="Codex" w:date="2026-10-05T16:32:41.313017+00:00">
                  <w:rPr>
                    <w:bCs w:val="0"/>
                    <w:sz w:val="21"/>
                    <w:szCs w:val="21"/>
                  </w:rPr>
                </w:rPrChange>
              </w:rPr>
              <w:t>，</w:t>
            </w:r>
            <w:r>
              <w:rPr>
                <w:rFonts w:ascii="Times New Roman" w:hAnsi="Times New Roman" w:cs="Times New Roman" w:eastAsia="SimSun"/>
                <w:b w:val="0"/>
                <w:bCs w:val="0"/>
                <w:sz w:val="21"/>
                <w:szCs w:val="21"/>
                <w:rPrChange w:id="7913" w:author="Codex" w:date="2026-10-05T16:32:41.313017+00:00">
                  <w:rPr>
                    <w:bCs w:val="0"/>
                    <w:sz w:val="21"/>
                    <w:szCs w:val="21"/>
                  </w:rPr>
                </w:rPrChange>
              </w:rPr>
              <w:t>1.321</w:t>
            </w:r>
            <w:r>
              <w:rPr>
                <w:rFonts w:ascii="Times New Roman" w:hAnsi="Times New Roman" w:cs="Times New Roman" w:eastAsia="SimSun"/>
                <w:b w:val="0"/>
                <w:bCs w:val="0"/>
                <w:sz w:val="21"/>
                <w:szCs w:val="21"/>
                <w:rPrChange w:id="791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915" w:author="Codex" w:date="2026-10-05T16:32:41.313017+00:00">
              <w:tcPr>
                <w:tcW w:w="0" w:type="auto"/>
                <w:tcBorders>
                  <w:top w:val="nil"/>
                  <w:left w:val="nil"/>
                  <w:bottom w:val="nil"/>
                  <w:right w:val="nil"/>
                </w:tcBorders>
                <w:tcMar>
                  <w:left w:w="102" w:type="dxa"/>
                  <w:right w:w="102" w:type="dxa"/>
                </w:tcMar>
              </w:tcPr>
            </w:tcPrChange>
          </w:tcPr>
          <w:p w14:paraId="4C9B886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25" w:author="Codex" w:date="2026-10-05T16:32:41.313017+00:00">
                  <w:rPr>
                    <w:bCs w:val="0"/>
                    <w:sz w:val="21"/>
                    <w:szCs w:val="21"/>
                  </w:rPr>
                </w:rPrChange>
              </w:rPr>
              <w:pPrChange w:id="791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17" w:author="Codex" w:date="2026-10-05T16:32:41.313017+00:00">
                  <w:rPr>
                    <w:bCs w:val="0"/>
                    <w:sz w:val="21"/>
                    <w:szCs w:val="21"/>
                  </w:rPr>
                </w:rPrChange>
              </w:rPr>
              <w:t>1000</w:t>
            </w:r>
          </w:p>
        </w:tc>
      </w:tr>
      <w:tr w:rsidR="007622EE" w14:paraId="530280E9"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918" w:author="Codex" w:date="2026-10-05T16:32:41.313017+00:00">
              <w:tcPr>
                <w:tcW w:w="0" w:type="auto"/>
                <w:tcBorders>
                  <w:top w:val="nil"/>
                  <w:left w:val="nil"/>
                  <w:bottom w:val="nil"/>
                  <w:right w:val="nil"/>
                </w:tcBorders>
                <w:tcMar>
                  <w:left w:w="102" w:type="dxa"/>
                  <w:right w:w="102" w:type="dxa"/>
                </w:tcMar>
              </w:tcPr>
            </w:tcPrChange>
          </w:tcPr>
          <w:p w14:paraId="1485F30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26" w:author="Codex" w:date="2026-10-05T16:32:41.313017+00:00">
                  <w:rPr>
                    <w:bCs w:val="0"/>
                    <w:sz w:val="21"/>
                    <w:szCs w:val="21"/>
                  </w:rPr>
                </w:rPrChange>
              </w:rPr>
              <w:pPrChange w:id="791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20" w:author="Codex" w:date="2026-10-05T16:32:41.313017+00:00">
                  <w:rPr>
                    <w:bCs w:val="0"/>
                    <w:sz w:val="21"/>
                    <w:szCs w:val="21"/>
                  </w:rPr>
                </w:rPrChange>
              </w:rPr>
              <w:t>RA-S</w:t>
            </w:r>
          </w:p>
        </w:tc>
        <w:tc>
          <w:tcPr>
            <w:tcW w:w="0" w:type="auto"/>
            <w:tcBorders>
              <w:top w:val="nil"/>
              <w:left w:val="nil"/>
              <w:bottom w:val="nil"/>
              <w:right w:val="nil"/>
              <w:insideH w:val="nil"/>
              <w:insideV w:val="nil"/>
            </w:tcBorders>
            <w:tcMar>
              <w:left w:w="102" w:type="dxa"/>
              <w:right w:w="102" w:type="dxa"/>
            </w:tcMar>
            <w:tcPrChange w:id="7921" w:author="Codex" w:date="2026-10-05T16:32:41.313017+00:00">
              <w:tcPr>
                <w:tcW w:w="0" w:type="auto"/>
                <w:tcBorders>
                  <w:top w:val="nil"/>
                  <w:left w:val="nil"/>
                  <w:bottom w:val="nil"/>
                  <w:right w:val="nil"/>
                </w:tcBorders>
                <w:tcMar>
                  <w:left w:w="102" w:type="dxa"/>
                  <w:right w:w="102" w:type="dxa"/>
                </w:tcMar>
              </w:tcPr>
            </w:tcPrChange>
          </w:tcPr>
          <w:p w14:paraId="71C8C095" w14:textId="6823AD3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27" w:author="Codex" w:date="2026-10-05T16:32:41.313017+00:00">
                  <w:rPr>
                    <w:bCs w:val="0"/>
                    <w:sz w:val="21"/>
                    <w:szCs w:val="21"/>
                  </w:rPr>
                </w:rPrChange>
              </w:rPr>
              <w:pPrChange w:id="7922"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923" w:author="Codex" w:date="2026-10-05T16:32:41.313017+00:00">
                  <w:rPr>
                    <w:bCs w:val="0"/>
                    <w:sz w:val="21"/>
                    <w:szCs w:val="21"/>
                  </w:rPr>
                </w:rPrChange>
              </w:rPr>
              <w:t>城镇</w:t>
            </w:r>
          </w:p>
        </w:tc>
        <w:tc>
          <w:tcPr>
            <w:tcW w:w="0" w:type="auto"/>
            <w:tcBorders>
              <w:top w:val="nil"/>
              <w:left w:val="nil"/>
              <w:bottom w:val="nil"/>
              <w:right w:val="nil"/>
              <w:insideH w:val="nil"/>
              <w:insideV w:val="nil"/>
            </w:tcBorders>
            <w:tcMar>
              <w:left w:w="102" w:type="dxa"/>
              <w:right w:w="102" w:type="dxa"/>
            </w:tcMar>
            <w:tcPrChange w:id="7924" w:author="Codex" w:date="2026-10-05T16:32:41.313017+00:00">
              <w:tcPr>
                <w:tcW w:w="0" w:type="auto"/>
                <w:tcBorders>
                  <w:top w:val="nil"/>
                  <w:left w:val="nil"/>
                  <w:bottom w:val="nil"/>
                  <w:right w:val="nil"/>
                </w:tcBorders>
                <w:tcMar>
                  <w:left w:w="102" w:type="dxa"/>
                  <w:right w:w="102" w:type="dxa"/>
                </w:tcMar>
              </w:tcPr>
            </w:tcPrChange>
          </w:tcPr>
          <w:p w14:paraId="3D91160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28" w:author="Codex" w:date="2026-10-05T16:32:41.313017+00:00">
                  <w:rPr>
                    <w:bCs w:val="0"/>
                    <w:sz w:val="21"/>
                    <w:szCs w:val="21"/>
                  </w:rPr>
                </w:rPrChange>
              </w:rPr>
              <w:pPrChange w:id="792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26" w:author="Codex" w:date="2026-10-05T16:32:41.313017+00:00">
                  <w:rPr>
                    <w:bCs w:val="0"/>
                    <w:sz w:val="21"/>
                    <w:szCs w:val="21"/>
                  </w:rPr>
                </w:rPrChange>
              </w:rPr>
              <w:t>1445</w:t>
            </w:r>
          </w:p>
        </w:tc>
        <w:tc>
          <w:tcPr>
            <w:tcW w:w="0" w:type="auto"/>
            <w:tcBorders>
              <w:top w:val="nil"/>
              <w:left w:val="nil"/>
              <w:bottom w:val="nil"/>
              <w:right w:val="nil"/>
              <w:insideH w:val="nil"/>
              <w:insideV w:val="nil"/>
            </w:tcBorders>
            <w:tcMar>
              <w:left w:w="102" w:type="dxa"/>
              <w:right w:w="102" w:type="dxa"/>
            </w:tcMar>
            <w:tcPrChange w:id="7927" w:author="Codex" w:date="2026-10-05T16:32:41.313017+00:00">
              <w:tcPr>
                <w:tcW w:w="0" w:type="auto"/>
                <w:tcBorders>
                  <w:top w:val="nil"/>
                  <w:left w:val="nil"/>
                  <w:bottom w:val="nil"/>
                  <w:right w:val="nil"/>
                </w:tcBorders>
                <w:tcMar>
                  <w:left w:w="102" w:type="dxa"/>
                  <w:right w:w="102" w:type="dxa"/>
                </w:tcMar>
              </w:tcPr>
            </w:tcPrChange>
          </w:tcPr>
          <w:p w14:paraId="0207EF9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29" w:author="Codex" w:date="2026-10-05T16:32:41.313017+00:00">
                  <w:rPr>
                    <w:bCs w:val="0"/>
                    <w:sz w:val="21"/>
                    <w:szCs w:val="21"/>
                  </w:rPr>
                </w:rPrChange>
              </w:rPr>
              <w:pPrChange w:id="792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29" w:author="Codex" w:date="2026-10-05T16:32:41.313017+00:00">
                  <w:rPr>
                    <w:bCs w:val="0"/>
                    <w:sz w:val="21"/>
                    <w:szCs w:val="21"/>
                  </w:rPr>
                </w:rPrChange>
              </w:rPr>
              <w:t>683</w:t>
            </w:r>
          </w:p>
        </w:tc>
        <w:tc>
          <w:tcPr>
            <w:tcW w:w="0" w:type="auto"/>
            <w:tcBorders>
              <w:top w:val="nil"/>
              <w:left w:val="nil"/>
              <w:bottom w:val="nil"/>
              <w:right w:val="nil"/>
              <w:insideH w:val="nil"/>
              <w:insideV w:val="nil"/>
            </w:tcBorders>
            <w:tcMar>
              <w:left w:w="102" w:type="dxa"/>
              <w:right w:w="102" w:type="dxa"/>
            </w:tcMar>
            <w:tcPrChange w:id="7930" w:author="Codex" w:date="2026-10-05T16:32:41.313017+00:00">
              <w:tcPr>
                <w:tcW w:w="0" w:type="auto"/>
                <w:tcBorders>
                  <w:top w:val="nil"/>
                  <w:left w:val="nil"/>
                  <w:bottom w:val="nil"/>
                  <w:right w:val="nil"/>
                </w:tcBorders>
                <w:tcMar>
                  <w:left w:w="102" w:type="dxa"/>
                  <w:right w:w="102" w:type="dxa"/>
                </w:tcMar>
              </w:tcPr>
            </w:tcPrChange>
          </w:tcPr>
          <w:p w14:paraId="057EC81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30" w:author="Codex" w:date="2026-10-05T16:32:41.313017+00:00">
                  <w:rPr>
                    <w:bCs w:val="0"/>
                    <w:sz w:val="21"/>
                    <w:szCs w:val="21"/>
                  </w:rPr>
                </w:rPrChange>
              </w:rPr>
              <w:pPrChange w:id="793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32" w:author="Codex" w:date="2026-10-05T16:32:41.313017+00:00">
                  <w:rPr>
                    <w:bCs w:val="0"/>
                    <w:sz w:val="21"/>
                    <w:szCs w:val="21"/>
                  </w:rPr>
                </w:rPrChange>
              </w:rPr>
              <w:t>0.9840</w:t>
            </w:r>
            <w:r>
              <w:rPr>
                <w:rFonts w:ascii="Times New Roman" w:hAnsi="Times New Roman" w:cs="Times New Roman" w:eastAsia="SimSun"/>
                <w:b w:val="0"/>
                <w:bCs w:val="0"/>
                <w:sz w:val="21"/>
                <w:szCs w:val="21"/>
                <w:rPrChange w:id="7933" w:author="Codex" w:date="2026-10-05T16:32:41.313017+00:00">
                  <w:rPr>
                    <w:bCs w:val="0"/>
                    <w:sz w:val="21"/>
                    <w:szCs w:val="21"/>
                  </w:rPr>
                </w:rPrChange>
              </w:rPr>
              <w:t>（</w:t>
            </w:r>
            <w:r>
              <w:rPr>
                <w:rFonts w:ascii="Times New Roman" w:hAnsi="Times New Roman" w:cs="Times New Roman" w:eastAsia="SimSun"/>
                <w:b w:val="0"/>
                <w:bCs w:val="0"/>
                <w:sz w:val="21"/>
                <w:szCs w:val="21"/>
                <w:rPrChange w:id="7934" w:author="Codex" w:date="2026-10-05T16:32:41.313017+00:00">
                  <w:rPr>
                    <w:bCs w:val="0"/>
                    <w:sz w:val="21"/>
                    <w:szCs w:val="21"/>
                  </w:rPr>
                </w:rPrChange>
              </w:rPr>
              <w:t>0.8961</w:t>
            </w:r>
            <w:r>
              <w:rPr>
                <w:rFonts w:ascii="Times New Roman" w:hAnsi="Times New Roman" w:cs="Times New Roman" w:eastAsia="SimSun"/>
                <w:b w:val="0"/>
                <w:bCs w:val="0"/>
                <w:sz w:val="21"/>
                <w:szCs w:val="21"/>
                <w:rPrChange w:id="7935" w:author="Codex" w:date="2026-10-05T16:32:41.313017+00:00">
                  <w:rPr>
                    <w:bCs w:val="0"/>
                    <w:sz w:val="21"/>
                    <w:szCs w:val="21"/>
                  </w:rPr>
                </w:rPrChange>
              </w:rPr>
              <w:t>，</w:t>
            </w:r>
            <w:r>
              <w:rPr>
                <w:rFonts w:ascii="Times New Roman" w:hAnsi="Times New Roman" w:cs="Times New Roman" w:eastAsia="SimSun"/>
                <w:b w:val="0"/>
                <w:bCs w:val="0"/>
                <w:sz w:val="21"/>
                <w:szCs w:val="21"/>
                <w:rPrChange w:id="7936" w:author="Codex" w:date="2026-10-05T16:32:41.313017+00:00">
                  <w:rPr>
                    <w:bCs w:val="0"/>
                    <w:sz w:val="21"/>
                    <w:szCs w:val="21"/>
                  </w:rPr>
                </w:rPrChange>
              </w:rPr>
              <w:t>1.0204</w:t>
            </w:r>
            <w:r>
              <w:rPr>
                <w:rFonts w:ascii="Times New Roman" w:hAnsi="Times New Roman" w:cs="Times New Roman" w:eastAsia="SimSun"/>
                <w:b w:val="0"/>
                <w:bCs w:val="0"/>
                <w:sz w:val="21"/>
                <w:szCs w:val="21"/>
                <w:rPrChange w:id="7937"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938" w:author="Codex" w:date="2026-10-05T16:32:41.313017+00:00">
              <w:tcPr>
                <w:tcW w:w="0" w:type="auto"/>
                <w:tcBorders>
                  <w:top w:val="nil"/>
                  <w:left w:val="nil"/>
                  <w:bottom w:val="nil"/>
                  <w:right w:val="nil"/>
                </w:tcBorders>
                <w:tcMar>
                  <w:left w:w="102" w:type="dxa"/>
                  <w:right w:w="102" w:type="dxa"/>
                </w:tcMar>
              </w:tcPr>
            </w:tcPrChange>
          </w:tcPr>
          <w:p w14:paraId="6BCF3DE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31" w:author="Codex" w:date="2026-10-05T16:32:41.313017+00:00">
                  <w:rPr>
                    <w:bCs w:val="0"/>
                    <w:sz w:val="21"/>
                    <w:szCs w:val="21"/>
                  </w:rPr>
                </w:rPrChange>
              </w:rPr>
              <w:pPrChange w:id="793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40" w:author="Codex" w:date="2026-10-05T16:32:41.313017+00:00">
                  <w:rPr>
                    <w:bCs w:val="0"/>
                    <w:sz w:val="21"/>
                    <w:szCs w:val="21"/>
                  </w:rPr>
                </w:rPrChange>
              </w:rPr>
              <w:t>0.556</w:t>
            </w:r>
            <w:r>
              <w:rPr>
                <w:rFonts w:ascii="Times New Roman" w:hAnsi="Times New Roman" w:cs="Times New Roman" w:eastAsia="SimSun"/>
                <w:b w:val="0"/>
                <w:bCs w:val="0"/>
                <w:sz w:val="21"/>
                <w:szCs w:val="21"/>
                <w:rPrChange w:id="7941" w:author="Codex" w:date="2026-10-05T16:32:41.313017+00:00">
                  <w:rPr>
                    <w:bCs w:val="0"/>
                    <w:sz w:val="21"/>
                    <w:szCs w:val="21"/>
                  </w:rPr>
                </w:rPrChange>
              </w:rPr>
              <w:t>（</w:t>
            </w:r>
            <w:r>
              <w:rPr>
                <w:rFonts w:ascii="Times New Roman" w:hAnsi="Times New Roman" w:cs="Times New Roman" w:eastAsia="SimSun"/>
                <w:b w:val="0"/>
                <w:bCs w:val="0"/>
                <w:sz w:val="21"/>
                <w:szCs w:val="21"/>
                <w:rPrChange w:id="7942" w:author="Codex" w:date="2026-10-05T16:32:41.313017+00:00">
                  <w:rPr>
                    <w:bCs w:val="0"/>
                    <w:sz w:val="21"/>
                    <w:szCs w:val="21"/>
                  </w:rPr>
                </w:rPrChange>
              </w:rPr>
              <w:t>-0.177</w:t>
            </w:r>
            <w:r>
              <w:rPr>
                <w:rFonts w:ascii="Times New Roman" w:hAnsi="Times New Roman" w:cs="Times New Roman" w:eastAsia="SimSun"/>
                <w:b w:val="0"/>
                <w:bCs w:val="0"/>
                <w:sz w:val="21"/>
                <w:szCs w:val="21"/>
                <w:rPrChange w:id="7943" w:author="Codex" w:date="2026-10-05T16:32:41.313017+00:00">
                  <w:rPr>
                    <w:bCs w:val="0"/>
                    <w:sz w:val="21"/>
                    <w:szCs w:val="21"/>
                  </w:rPr>
                </w:rPrChange>
              </w:rPr>
              <w:t>，</w:t>
            </w:r>
            <w:r>
              <w:rPr>
                <w:rFonts w:ascii="Times New Roman" w:hAnsi="Times New Roman" w:cs="Times New Roman" w:eastAsia="SimSun"/>
                <w:b w:val="0"/>
                <w:bCs w:val="0"/>
                <w:sz w:val="21"/>
                <w:szCs w:val="21"/>
                <w:rPrChange w:id="7944" w:author="Codex" w:date="2026-10-05T16:32:41.313017+00:00">
                  <w:rPr>
                    <w:bCs w:val="0"/>
                    <w:sz w:val="21"/>
                    <w:szCs w:val="21"/>
                  </w:rPr>
                </w:rPrChange>
              </w:rPr>
              <w:t>1.549</w:t>
            </w:r>
            <w:r>
              <w:rPr>
                <w:rFonts w:ascii="Times New Roman" w:hAnsi="Times New Roman" w:cs="Times New Roman" w:eastAsia="SimSun"/>
                <w:b w:val="0"/>
                <w:bCs w:val="0"/>
                <w:sz w:val="21"/>
                <w:szCs w:val="21"/>
                <w:rPrChange w:id="7945"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946" w:author="Codex" w:date="2026-10-05T16:32:41.313017+00:00">
              <w:tcPr>
                <w:tcW w:w="0" w:type="auto"/>
                <w:tcBorders>
                  <w:top w:val="nil"/>
                  <w:left w:val="nil"/>
                  <w:bottom w:val="nil"/>
                  <w:right w:val="nil"/>
                </w:tcBorders>
                <w:tcMar>
                  <w:left w:w="102" w:type="dxa"/>
                  <w:right w:w="102" w:type="dxa"/>
                </w:tcMar>
              </w:tcPr>
            </w:tcPrChange>
          </w:tcPr>
          <w:p w14:paraId="08878B9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32" w:author="Codex" w:date="2026-10-05T16:32:41.313017+00:00">
                  <w:rPr>
                    <w:bCs w:val="0"/>
                    <w:sz w:val="21"/>
                    <w:szCs w:val="21"/>
                  </w:rPr>
                </w:rPrChange>
              </w:rPr>
              <w:pPrChange w:id="794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48" w:author="Codex" w:date="2026-10-05T16:32:41.313017+00:00">
                  <w:rPr>
                    <w:bCs w:val="0"/>
                    <w:sz w:val="21"/>
                    <w:szCs w:val="21"/>
                  </w:rPr>
                </w:rPrChange>
              </w:rPr>
              <w:t>1000</w:t>
            </w:r>
          </w:p>
        </w:tc>
      </w:tr>
      <w:tr w:rsidR="007622EE" w14:paraId="1985DB25"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949" w:author="Codex" w:date="2026-10-05T16:32:41.313017+00:00">
              <w:tcPr>
                <w:tcW w:w="0" w:type="auto"/>
                <w:tcBorders>
                  <w:top w:val="nil"/>
                  <w:left w:val="nil"/>
                  <w:bottom w:val="nil"/>
                  <w:right w:val="nil"/>
                </w:tcBorders>
                <w:tcMar>
                  <w:left w:w="102" w:type="dxa"/>
                  <w:right w:w="102" w:type="dxa"/>
                </w:tcMar>
              </w:tcPr>
            </w:tcPrChange>
          </w:tcPr>
          <w:p w14:paraId="221843D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33" w:author="Codex" w:date="2026-10-05T16:32:41.313017+00:00">
                  <w:rPr>
                    <w:bCs w:val="0"/>
                    <w:sz w:val="21"/>
                    <w:szCs w:val="21"/>
                  </w:rPr>
                </w:rPrChange>
              </w:rPr>
              <w:pPrChange w:id="795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51" w:author="Codex" w:date="2026-10-05T16:32:41.313017+00:00">
                  <w:rPr>
                    <w:bCs w:val="0"/>
                    <w:sz w:val="21"/>
                    <w:szCs w:val="21"/>
                  </w:rPr>
                </w:rPrChange>
              </w:rPr>
              <w:t>RA-S</w:t>
            </w:r>
          </w:p>
        </w:tc>
        <w:tc>
          <w:tcPr>
            <w:tcW w:w="0" w:type="auto"/>
            <w:tcBorders>
              <w:top w:val="nil"/>
              <w:left w:val="nil"/>
              <w:bottom w:val="nil"/>
              <w:right w:val="nil"/>
              <w:insideH w:val="nil"/>
              <w:insideV w:val="nil"/>
            </w:tcBorders>
            <w:tcMar>
              <w:left w:w="102" w:type="dxa"/>
              <w:right w:w="102" w:type="dxa"/>
            </w:tcMar>
            <w:tcPrChange w:id="7952" w:author="Codex" w:date="2026-10-05T16:32:41.313017+00:00">
              <w:tcPr>
                <w:tcW w:w="0" w:type="auto"/>
                <w:tcBorders>
                  <w:top w:val="nil"/>
                  <w:left w:val="nil"/>
                  <w:bottom w:val="nil"/>
                  <w:right w:val="nil"/>
                </w:tcBorders>
                <w:tcMar>
                  <w:left w:w="102" w:type="dxa"/>
                  <w:right w:w="102" w:type="dxa"/>
                </w:tcMar>
              </w:tcPr>
            </w:tcPrChange>
          </w:tcPr>
          <w:p w14:paraId="17EE3BE3" w14:textId="3BB916F5"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34" w:author="Codex" w:date="2026-10-05T16:32:41.313017+00:00">
                  <w:rPr>
                    <w:bCs w:val="0"/>
                    <w:sz w:val="21"/>
                    <w:szCs w:val="21"/>
                  </w:rPr>
                </w:rPrChange>
              </w:rPr>
              <w:pPrChange w:id="7953"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954" w:author="Codex" w:date="2026-10-05T16:32:41.313017+00:00">
                  <w:rPr>
                    <w:bCs w:val="0"/>
                    <w:sz w:val="21"/>
                    <w:szCs w:val="21"/>
                  </w:rPr>
                </w:rPrChange>
              </w:rPr>
              <w:t>乡村及源缺失合并组</w:t>
            </w:r>
          </w:p>
        </w:tc>
        <w:tc>
          <w:tcPr>
            <w:tcW w:w="0" w:type="auto"/>
            <w:tcBorders>
              <w:top w:val="nil"/>
              <w:left w:val="nil"/>
              <w:bottom w:val="nil"/>
              <w:right w:val="nil"/>
              <w:insideH w:val="nil"/>
              <w:insideV w:val="nil"/>
            </w:tcBorders>
            <w:tcMar>
              <w:left w:w="102" w:type="dxa"/>
              <w:right w:w="102" w:type="dxa"/>
            </w:tcMar>
            <w:tcPrChange w:id="7955" w:author="Codex" w:date="2026-10-05T16:32:41.313017+00:00">
              <w:tcPr>
                <w:tcW w:w="0" w:type="auto"/>
                <w:tcBorders>
                  <w:top w:val="nil"/>
                  <w:left w:val="nil"/>
                  <w:bottom w:val="nil"/>
                  <w:right w:val="nil"/>
                </w:tcBorders>
                <w:tcMar>
                  <w:left w:w="102" w:type="dxa"/>
                  <w:right w:w="102" w:type="dxa"/>
                </w:tcMar>
              </w:tcPr>
            </w:tcPrChange>
          </w:tcPr>
          <w:p w14:paraId="297C253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35" w:author="Codex" w:date="2026-10-05T16:32:41.313017+00:00">
                  <w:rPr>
                    <w:bCs w:val="0"/>
                    <w:sz w:val="21"/>
                    <w:szCs w:val="21"/>
                  </w:rPr>
                </w:rPrChange>
              </w:rPr>
              <w:pPrChange w:id="795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57" w:author="Codex" w:date="2026-10-05T16:32:41.313017+00:00">
                  <w:rPr>
                    <w:bCs w:val="0"/>
                    <w:sz w:val="21"/>
                    <w:szCs w:val="21"/>
                  </w:rPr>
                </w:rPrChange>
              </w:rPr>
              <w:t>1209</w:t>
            </w:r>
          </w:p>
        </w:tc>
        <w:tc>
          <w:tcPr>
            <w:tcW w:w="0" w:type="auto"/>
            <w:tcBorders>
              <w:top w:val="nil"/>
              <w:left w:val="nil"/>
              <w:bottom w:val="nil"/>
              <w:right w:val="nil"/>
              <w:insideH w:val="nil"/>
              <w:insideV w:val="nil"/>
            </w:tcBorders>
            <w:tcMar>
              <w:left w:w="102" w:type="dxa"/>
              <w:right w:w="102" w:type="dxa"/>
            </w:tcMar>
            <w:tcPrChange w:id="7958" w:author="Codex" w:date="2026-10-05T16:32:41.313017+00:00">
              <w:tcPr>
                <w:tcW w:w="0" w:type="auto"/>
                <w:tcBorders>
                  <w:top w:val="nil"/>
                  <w:left w:val="nil"/>
                  <w:bottom w:val="nil"/>
                  <w:right w:val="nil"/>
                </w:tcBorders>
                <w:tcMar>
                  <w:left w:w="102" w:type="dxa"/>
                  <w:right w:w="102" w:type="dxa"/>
                </w:tcMar>
              </w:tcPr>
            </w:tcPrChange>
          </w:tcPr>
          <w:p w14:paraId="1AACA03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36" w:author="Codex" w:date="2026-10-05T16:32:41.313017+00:00">
                  <w:rPr>
                    <w:bCs w:val="0"/>
                    <w:sz w:val="21"/>
                    <w:szCs w:val="21"/>
                  </w:rPr>
                </w:rPrChange>
              </w:rPr>
              <w:pPrChange w:id="795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60" w:author="Codex" w:date="2026-10-05T16:32:41.313017+00:00">
                  <w:rPr>
                    <w:bCs w:val="0"/>
                    <w:sz w:val="21"/>
                    <w:szCs w:val="21"/>
                  </w:rPr>
                </w:rPrChange>
              </w:rPr>
              <w:t>597</w:t>
            </w:r>
          </w:p>
        </w:tc>
        <w:tc>
          <w:tcPr>
            <w:tcW w:w="0" w:type="auto"/>
            <w:tcBorders>
              <w:top w:val="nil"/>
              <w:left w:val="nil"/>
              <w:bottom w:val="nil"/>
              <w:right w:val="nil"/>
              <w:insideH w:val="nil"/>
              <w:insideV w:val="nil"/>
            </w:tcBorders>
            <w:tcMar>
              <w:left w:w="102" w:type="dxa"/>
              <w:right w:w="102" w:type="dxa"/>
            </w:tcMar>
            <w:tcPrChange w:id="7961" w:author="Codex" w:date="2026-10-05T16:32:41.313017+00:00">
              <w:tcPr>
                <w:tcW w:w="0" w:type="auto"/>
                <w:tcBorders>
                  <w:top w:val="nil"/>
                  <w:left w:val="nil"/>
                  <w:bottom w:val="nil"/>
                  <w:right w:val="nil"/>
                </w:tcBorders>
                <w:tcMar>
                  <w:left w:w="102" w:type="dxa"/>
                  <w:right w:w="102" w:type="dxa"/>
                </w:tcMar>
              </w:tcPr>
            </w:tcPrChange>
          </w:tcPr>
          <w:p w14:paraId="6B8A899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37" w:author="Codex" w:date="2026-10-05T16:32:41.313017+00:00">
                  <w:rPr>
                    <w:bCs w:val="0"/>
                    <w:sz w:val="21"/>
                    <w:szCs w:val="21"/>
                  </w:rPr>
                </w:rPrChange>
              </w:rPr>
              <w:pPrChange w:id="796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63" w:author="Codex" w:date="2026-10-05T16:32:41.313017+00:00">
                  <w:rPr>
                    <w:bCs w:val="0"/>
                    <w:sz w:val="21"/>
                    <w:szCs w:val="21"/>
                  </w:rPr>
                </w:rPrChange>
              </w:rPr>
              <w:t>0.9987</w:t>
            </w:r>
            <w:r>
              <w:rPr>
                <w:rFonts w:ascii="Times New Roman" w:hAnsi="Times New Roman" w:cs="Times New Roman" w:eastAsia="SimSun"/>
                <w:b w:val="0"/>
                <w:bCs w:val="0"/>
                <w:sz w:val="21"/>
                <w:szCs w:val="21"/>
                <w:rPrChange w:id="7964" w:author="Codex" w:date="2026-10-05T16:32:41.313017+00:00">
                  <w:rPr>
                    <w:bCs w:val="0"/>
                    <w:sz w:val="21"/>
                    <w:szCs w:val="21"/>
                  </w:rPr>
                </w:rPrChange>
              </w:rPr>
              <w:t>（</w:t>
            </w:r>
            <w:r>
              <w:rPr>
                <w:rFonts w:ascii="Times New Roman" w:hAnsi="Times New Roman" w:cs="Times New Roman" w:eastAsia="SimSun"/>
                <w:b w:val="0"/>
                <w:bCs w:val="0"/>
                <w:sz w:val="21"/>
                <w:szCs w:val="21"/>
                <w:rPrChange w:id="7965" w:author="Codex" w:date="2026-10-05T16:32:41.313017+00:00">
                  <w:rPr>
                    <w:bCs w:val="0"/>
                    <w:sz w:val="21"/>
                    <w:szCs w:val="21"/>
                  </w:rPr>
                </w:rPrChange>
              </w:rPr>
              <w:t>0.9507</w:t>
            </w:r>
            <w:r>
              <w:rPr>
                <w:rFonts w:ascii="Times New Roman" w:hAnsi="Times New Roman" w:cs="Times New Roman" w:eastAsia="SimSun"/>
                <w:b w:val="0"/>
                <w:bCs w:val="0"/>
                <w:sz w:val="21"/>
                <w:szCs w:val="21"/>
                <w:rPrChange w:id="7966" w:author="Codex" w:date="2026-10-05T16:32:41.313017+00:00">
                  <w:rPr>
                    <w:bCs w:val="0"/>
                    <w:sz w:val="21"/>
                    <w:szCs w:val="21"/>
                  </w:rPr>
                </w:rPrChange>
              </w:rPr>
              <w:t>，</w:t>
            </w:r>
            <w:r>
              <w:rPr>
                <w:rFonts w:ascii="Times New Roman" w:hAnsi="Times New Roman" w:cs="Times New Roman" w:eastAsia="SimSun"/>
                <w:b w:val="0"/>
                <w:bCs w:val="0"/>
                <w:sz w:val="21"/>
                <w:szCs w:val="21"/>
                <w:rPrChange w:id="7967" w:author="Codex" w:date="2026-10-05T16:32:41.313017+00:00">
                  <w:rPr>
                    <w:bCs w:val="0"/>
                    <w:sz w:val="21"/>
                    <w:szCs w:val="21"/>
                  </w:rPr>
                </w:rPrChange>
              </w:rPr>
              <w:t>1.0467</w:t>
            </w:r>
            <w:r>
              <w:rPr>
                <w:rFonts w:ascii="Times New Roman" w:hAnsi="Times New Roman" w:cs="Times New Roman" w:eastAsia="SimSun"/>
                <w:b w:val="0"/>
                <w:bCs w:val="0"/>
                <w:sz w:val="21"/>
                <w:szCs w:val="21"/>
                <w:rPrChange w:id="796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969" w:author="Codex" w:date="2026-10-05T16:32:41.313017+00:00">
              <w:tcPr>
                <w:tcW w:w="0" w:type="auto"/>
                <w:tcBorders>
                  <w:top w:val="nil"/>
                  <w:left w:val="nil"/>
                  <w:bottom w:val="nil"/>
                  <w:right w:val="nil"/>
                </w:tcBorders>
                <w:tcMar>
                  <w:left w:w="102" w:type="dxa"/>
                  <w:right w:w="102" w:type="dxa"/>
                </w:tcMar>
              </w:tcPr>
            </w:tcPrChange>
          </w:tcPr>
          <w:p w14:paraId="3CCE11A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38" w:author="Codex" w:date="2026-10-05T16:32:41.313017+00:00">
                  <w:rPr>
                    <w:bCs w:val="0"/>
                    <w:sz w:val="21"/>
                    <w:szCs w:val="21"/>
                  </w:rPr>
                </w:rPrChange>
              </w:rPr>
              <w:pPrChange w:id="797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71" w:author="Codex" w:date="2026-10-05T16:32:41.313017+00:00">
                  <w:rPr>
                    <w:bCs w:val="0"/>
                    <w:sz w:val="21"/>
                    <w:szCs w:val="21"/>
                  </w:rPr>
                </w:rPrChange>
              </w:rPr>
              <w:t>0.098</w:t>
            </w:r>
            <w:r>
              <w:rPr>
                <w:rFonts w:ascii="Times New Roman" w:hAnsi="Times New Roman" w:cs="Times New Roman" w:eastAsia="SimSun"/>
                <w:b w:val="0"/>
                <w:bCs w:val="0"/>
                <w:sz w:val="21"/>
                <w:szCs w:val="21"/>
                <w:rPrChange w:id="7972" w:author="Codex" w:date="2026-10-05T16:32:41.313017+00:00">
                  <w:rPr>
                    <w:bCs w:val="0"/>
                    <w:sz w:val="21"/>
                    <w:szCs w:val="21"/>
                  </w:rPr>
                </w:rPrChange>
              </w:rPr>
              <w:t>（</w:t>
            </w:r>
            <w:r>
              <w:rPr>
                <w:rFonts w:ascii="Times New Roman" w:hAnsi="Times New Roman" w:cs="Times New Roman" w:eastAsia="SimSun"/>
                <w:b w:val="0"/>
                <w:bCs w:val="0"/>
                <w:sz w:val="21"/>
                <w:szCs w:val="21"/>
                <w:rPrChange w:id="7973" w:author="Codex" w:date="2026-10-05T16:32:41.313017+00:00">
                  <w:rPr>
                    <w:bCs w:val="0"/>
                    <w:sz w:val="21"/>
                    <w:szCs w:val="21"/>
                  </w:rPr>
                </w:rPrChange>
              </w:rPr>
              <w:t>-0.948</w:t>
            </w:r>
            <w:r>
              <w:rPr>
                <w:rFonts w:ascii="Times New Roman" w:hAnsi="Times New Roman" w:cs="Times New Roman" w:eastAsia="SimSun"/>
                <w:b w:val="0"/>
                <w:bCs w:val="0"/>
                <w:sz w:val="21"/>
                <w:szCs w:val="21"/>
                <w:rPrChange w:id="7974" w:author="Codex" w:date="2026-10-05T16:32:41.313017+00:00">
                  <w:rPr>
                    <w:bCs w:val="0"/>
                    <w:sz w:val="21"/>
                    <w:szCs w:val="21"/>
                  </w:rPr>
                </w:rPrChange>
              </w:rPr>
              <w:t>，</w:t>
            </w:r>
            <w:r>
              <w:rPr>
                <w:rFonts w:ascii="Times New Roman" w:hAnsi="Times New Roman" w:cs="Times New Roman" w:eastAsia="SimSun"/>
                <w:b w:val="0"/>
                <w:bCs w:val="0"/>
                <w:sz w:val="21"/>
                <w:szCs w:val="21"/>
                <w:rPrChange w:id="7975" w:author="Codex" w:date="2026-10-05T16:32:41.313017+00:00">
                  <w:rPr>
                    <w:bCs w:val="0"/>
                    <w:sz w:val="21"/>
                    <w:szCs w:val="21"/>
                  </w:rPr>
                </w:rPrChange>
              </w:rPr>
              <w:t>1.146</w:t>
            </w:r>
            <w:r>
              <w:rPr>
                <w:rFonts w:ascii="Times New Roman" w:hAnsi="Times New Roman" w:cs="Times New Roman" w:eastAsia="SimSun"/>
                <w:b w:val="0"/>
                <w:bCs w:val="0"/>
                <w:sz w:val="21"/>
                <w:szCs w:val="21"/>
                <w:rPrChange w:id="797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977" w:author="Codex" w:date="2026-10-05T16:32:41.313017+00:00">
              <w:tcPr>
                <w:tcW w:w="0" w:type="auto"/>
                <w:tcBorders>
                  <w:top w:val="nil"/>
                  <w:left w:val="nil"/>
                  <w:bottom w:val="nil"/>
                  <w:right w:val="nil"/>
                </w:tcBorders>
                <w:tcMar>
                  <w:left w:w="102" w:type="dxa"/>
                  <w:right w:w="102" w:type="dxa"/>
                </w:tcMar>
              </w:tcPr>
            </w:tcPrChange>
          </w:tcPr>
          <w:p w14:paraId="4887B70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39" w:author="Codex" w:date="2026-10-05T16:32:41.313017+00:00">
                  <w:rPr>
                    <w:bCs w:val="0"/>
                    <w:sz w:val="21"/>
                    <w:szCs w:val="21"/>
                  </w:rPr>
                </w:rPrChange>
              </w:rPr>
              <w:pPrChange w:id="797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79" w:author="Codex" w:date="2026-10-05T16:32:41.313017+00:00">
                  <w:rPr>
                    <w:bCs w:val="0"/>
                    <w:sz w:val="21"/>
                    <w:szCs w:val="21"/>
                  </w:rPr>
                </w:rPrChange>
              </w:rPr>
              <w:t>1000</w:t>
            </w:r>
          </w:p>
        </w:tc>
      </w:tr>
      <w:tr w:rsidR="007622EE" w14:paraId="63D8609A"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980" w:author="Codex" w:date="2026-10-05T16:32:41.313017+00:00">
              <w:tcPr>
                <w:tcW w:w="0" w:type="auto"/>
                <w:tcBorders>
                  <w:top w:val="nil"/>
                  <w:left w:val="nil"/>
                  <w:bottom w:val="nil"/>
                  <w:right w:val="nil"/>
                </w:tcBorders>
                <w:tcMar>
                  <w:left w:w="102" w:type="dxa"/>
                  <w:right w:w="102" w:type="dxa"/>
                </w:tcMar>
              </w:tcPr>
            </w:tcPrChange>
          </w:tcPr>
          <w:p w14:paraId="3F34CC1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40" w:author="Codex" w:date="2026-10-05T16:32:41.313017+00:00">
                  <w:rPr>
                    <w:bCs w:val="0"/>
                    <w:sz w:val="21"/>
                    <w:szCs w:val="21"/>
                  </w:rPr>
                </w:rPrChange>
              </w:rPr>
              <w:pPrChange w:id="798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82" w:author="Codex" w:date="2026-10-05T16:32:41.313017+00:00">
                  <w:rPr>
                    <w:bCs w:val="0"/>
                    <w:sz w:val="21"/>
                    <w:szCs w:val="21"/>
                  </w:rPr>
                </w:rPrChange>
              </w:rPr>
              <w:t>RA-P</w:t>
            </w:r>
          </w:p>
        </w:tc>
        <w:tc>
          <w:tcPr>
            <w:tcW w:w="0" w:type="auto"/>
            <w:tcBorders>
              <w:top w:val="nil"/>
              <w:left w:val="nil"/>
              <w:bottom w:val="nil"/>
              <w:right w:val="nil"/>
              <w:insideH w:val="nil"/>
              <w:insideV w:val="nil"/>
            </w:tcBorders>
            <w:tcMar>
              <w:left w:w="102" w:type="dxa"/>
              <w:right w:w="102" w:type="dxa"/>
            </w:tcMar>
            <w:tcPrChange w:id="7983" w:author="Codex" w:date="2026-10-05T16:32:41.313017+00:00">
              <w:tcPr>
                <w:tcW w:w="0" w:type="auto"/>
                <w:tcBorders>
                  <w:top w:val="nil"/>
                  <w:left w:val="nil"/>
                  <w:bottom w:val="nil"/>
                  <w:right w:val="nil"/>
                </w:tcBorders>
                <w:tcMar>
                  <w:left w:w="102" w:type="dxa"/>
                  <w:right w:w="102" w:type="dxa"/>
                </w:tcMar>
              </w:tcPr>
            </w:tcPrChange>
          </w:tcPr>
          <w:p w14:paraId="67878525" w14:textId="46B29822"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41" w:author="Codex" w:date="2026-10-05T16:32:41.313017+00:00">
                  <w:rPr>
                    <w:bCs w:val="0"/>
                    <w:sz w:val="21"/>
                    <w:szCs w:val="21"/>
                  </w:rPr>
                </w:rPrChange>
              </w:rPr>
              <w:pPrChange w:id="7984"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985" w:author="Codex" w:date="2026-10-05T16:32:41.313017+00:00">
                  <w:rPr>
                    <w:bCs w:val="0"/>
                    <w:sz w:val="21"/>
                    <w:szCs w:val="21"/>
                  </w:rPr>
                </w:rPrChange>
              </w:rPr>
              <w:t>城镇</w:t>
            </w:r>
          </w:p>
        </w:tc>
        <w:tc>
          <w:tcPr>
            <w:tcW w:w="0" w:type="auto"/>
            <w:tcBorders>
              <w:top w:val="nil"/>
              <w:left w:val="nil"/>
              <w:bottom w:val="nil"/>
              <w:right w:val="nil"/>
              <w:insideH w:val="nil"/>
              <w:insideV w:val="nil"/>
            </w:tcBorders>
            <w:tcMar>
              <w:left w:w="102" w:type="dxa"/>
              <w:right w:w="102" w:type="dxa"/>
            </w:tcMar>
            <w:tcPrChange w:id="7986" w:author="Codex" w:date="2026-10-05T16:32:41.313017+00:00">
              <w:tcPr>
                <w:tcW w:w="0" w:type="auto"/>
                <w:tcBorders>
                  <w:top w:val="nil"/>
                  <w:left w:val="nil"/>
                  <w:bottom w:val="nil"/>
                  <w:right w:val="nil"/>
                </w:tcBorders>
                <w:tcMar>
                  <w:left w:w="102" w:type="dxa"/>
                  <w:right w:w="102" w:type="dxa"/>
                </w:tcMar>
              </w:tcPr>
            </w:tcPrChange>
          </w:tcPr>
          <w:p w14:paraId="550BCC0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42" w:author="Codex" w:date="2026-10-05T16:32:41.313017+00:00">
                  <w:rPr>
                    <w:bCs w:val="0"/>
                    <w:sz w:val="21"/>
                    <w:szCs w:val="21"/>
                  </w:rPr>
                </w:rPrChange>
              </w:rPr>
              <w:pPrChange w:id="798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88" w:author="Codex" w:date="2026-10-05T16:32:41.313017+00:00">
                  <w:rPr>
                    <w:bCs w:val="0"/>
                    <w:sz w:val="21"/>
                    <w:szCs w:val="21"/>
                  </w:rPr>
                </w:rPrChange>
              </w:rPr>
              <w:t>1114</w:t>
            </w:r>
          </w:p>
        </w:tc>
        <w:tc>
          <w:tcPr>
            <w:tcW w:w="0" w:type="auto"/>
            <w:tcBorders>
              <w:top w:val="nil"/>
              <w:left w:val="nil"/>
              <w:bottom w:val="nil"/>
              <w:right w:val="nil"/>
              <w:insideH w:val="nil"/>
              <w:insideV w:val="nil"/>
            </w:tcBorders>
            <w:tcMar>
              <w:left w:w="102" w:type="dxa"/>
              <w:right w:w="102" w:type="dxa"/>
            </w:tcMar>
            <w:tcPrChange w:id="7989" w:author="Codex" w:date="2026-10-05T16:32:41.313017+00:00">
              <w:tcPr>
                <w:tcW w:w="0" w:type="auto"/>
                <w:tcBorders>
                  <w:top w:val="nil"/>
                  <w:left w:val="nil"/>
                  <w:bottom w:val="nil"/>
                  <w:right w:val="nil"/>
                </w:tcBorders>
                <w:tcMar>
                  <w:left w:w="102" w:type="dxa"/>
                  <w:right w:w="102" w:type="dxa"/>
                </w:tcMar>
              </w:tcPr>
            </w:tcPrChange>
          </w:tcPr>
          <w:p w14:paraId="409E545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43" w:author="Codex" w:date="2026-10-05T16:32:41.313017+00:00">
                  <w:rPr>
                    <w:bCs w:val="0"/>
                    <w:sz w:val="21"/>
                    <w:szCs w:val="21"/>
                  </w:rPr>
                </w:rPrChange>
              </w:rPr>
              <w:pPrChange w:id="799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91" w:author="Codex" w:date="2026-10-05T16:32:41.313017+00:00">
                  <w:rPr>
                    <w:bCs w:val="0"/>
                    <w:sz w:val="21"/>
                    <w:szCs w:val="21"/>
                  </w:rPr>
                </w:rPrChange>
              </w:rPr>
              <w:t>537</w:t>
            </w:r>
          </w:p>
        </w:tc>
        <w:tc>
          <w:tcPr>
            <w:tcW w:w="0" w:type="auto"/>
            <w:tcBorders>
              <w:top w:val="nil"/>
              <w:left w:val="nil"/>
              <w:bottom w:val="nil"/>
              <w:right w:val="nil"/>
              <w:insideH w:val="nil"/>
              <w:insideV w:val="nil"/>
            </w:tcBorders>
            <w:tcMar>
              <w:left w:w="102" w:type="dxa"/>
              <w:right w:w="102" w:type="dxa"/>
            </w:tcMar>
            <w:tcPrChange w:id="7992" w:author="Codex" w:date="2026-10-05T16:32:41.313017+00:00">
              <w:tcPr>
                <w:tcW w:w="0" w:type="auto"/>
                <w:tcBorders>
                  <w:top w:val="nil"/>
                  <w:left w:val="nil"/>
                  <w:bottom w:val="nil"/>
                  <w:right w:val="nil"/>
                </w:tcBorders>
                <w:tcMar>
                  <w:left w:w="102" w:type="dxa"/>
                  <w:right w:w="102" w:type="dxa"/>
                </w:tcMar>
              </w:tcPr>
            </w:tcPrChange>
          </w:tcPr>
          <w:p w14:paraId="1515C7B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44" w:author="Codex" w:date="2026-10-05T16:32:41.313017+00:00">
                  <w:rPr>
                    <w:bCs w:val="0"/>
                    <w:sz w:val="21"/>
                    <w:szCs w:val="21"/>
                  </w:rPr>
                </w:rPrChange>
              </w:rPr>
              <w:pPrChange w:id="799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94" w:author="Codex" w:date="2026-10-05T16:32:41.313017+00:00">
                  <w:rPr>
                    <w:bCs w:val="0"/>
                    <w:sz w:val="21"/>
                    <w:szCs w:val="21"/>
                  </w:rPr>
                </w:rPrChange>
              </w:rPr>
              <w:t>0.9909</w:t>
            </w:r>
            <w:r>
              <w:rPr>
                <w:rFonts w:ascii="Times New Roman" w:hAnsi="Times New Roman" w:cs="Times New Roman" w:eastAsia="SimSun"/>
                <w:b w:val="0"/>
                <w:bCs w:val="0"/>
                <w:sz w:val="21"/>
                <w:szCs w:val="21"/>
                <w:rPrChange w:id="7995" w:author="Codex" w:date="2026-10-05T16:32:41.313017+00:00">
                  <w:rPr>
                    <w:bCs w:val="0"/>
                    <w:sz w:val="21"/>
                    <w:szCs w:val="21"/>
                  </w:rPr>
                </w:rPrChange>
              </w:rPr>
              <w:t>（</w:t>
            </w:r>
            <w:r>
              <w:rPr>
                <w:rFonts w:ascii="Times New Roman" w:hAnsi="Times New Roman" w:cs="Times New Roman" w:eastAsia="SimSun"/>
                <w:b w:val="0"/>
                <w:bCs w:val="0"/>
                <w:sz w:val="21"/>
                <w:szCs w:val="21"/>
                <w:rPrChange w:id="7996" w:author="Codex" w:date="2026-10-05T16:32:41.313017+00:00">
                  <w:rPr>
                    <w:bCs w:val="0"/>
                    <w:sz w:val="21"/>
                    <w:szCs w:val="21"/>
                  </w:rPr>
                </w:rPrChange>
              </w:rPr>
              <w:t>0.9303</w:t>
            </w:r>
            <w:r>
              <w:rPr>
                <w:rFonts w:ascii="Times New Roman" w:hAnsi="Times New Roman" w:cs="Times New Roman" w:eastAsia="SimSun"/>
                <w:b w:val="0"/>
                <w:bCs w:val="0"/>
                <w:sz w:val="21"/>
                <w:szCs w:val="21"/>
                <w:rPrChange w:id="7997" w:author="Codex" w:date="2026-10-05T16:32:41.313017+00:00">
                  <w:rPr>
                    <w:bCs w:val="0"/>
                    <w:sz w:val="21"/>
                    <w:szCs w:val="21"/>
                  </w:rPr>
                </w:rPrChange>
              </w:rPr>
              <w:t>，</w:t>
            </w:r>
            <w:r>
              <w:rPr>
                <w:rFonts w:ascii="Times New Roman" w:hAnsi="Times New Roman" w:cs="Times New Roman" w:eastAsia="SimSun"/>
                <w:b w:val="0"/>
                <w:bCs w:val="0"/>
                <w:sz w:val="21"/>
                <w:szCs w:val="21"/>
                <w:rPrChange w:id="7998" w:author="Codex" w:date="2026-10-05T16:32:41.313017+00:00">
                  <w:rPr>
                    <w:bCs w:val="0"/>
                    <w:sz w:val="21"/>
                    <w:szCs w:val="21"/>
                  </w:rPr>
                </w:rPrChange>
              </w:rPr>
              <w:t>1.0298</w:t>
            </w:r>
            <w:r>
              <w:rPr>
                <w:rFonts w:ascii="Times New Roman" w:hAnsi="Times New Roman" w:cs="Times New Roman" w:eastAsia="SimSun"/>
                <w:b w:val="0"/>
                <w:bCs w:val="0"/>
                <w:sz w:val="21"/>
                <w:szCs w:val="21"/>
                <w:rPrChange w:id="799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000" w:author="Codex" w:date="2026-10-05T16:32:41.313017+00:00">
              <w:tcPr>
                <w:tcW w:w="0" w:type="auto"/>
                <w:tcBorders>
                  <w:top w:val="nil"/>
                  <w:left w:val="nil"/>
                  <w:bottom w:val="nil"/>
                  <w:right w:val="nil"/>
                </w:tcBorders>
                <w:tcMar>
                  <w:left w:w="102" w:type="dxa"/>
                  <w:right w:w="102" w:type="dxa"/>
                </w:tcMar>
              </w:tcPr>
            </w:tcPrChange>
          </w:tcPr>
          <w:p w14:paraId="7F9AE5C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45" w:author="Codex" w:date="2026-10-05T16:32:41.313017+00:00">
                  <w:rPr>
                    <w:bCs w:val="0"/>
                    <w:sz w:val="21"/>
                    <w:szCs w:val="21"/>
                  </w:rPr>
                </w:rPrChange>
              </w:rPr>
              <w:pPrChange w:id="800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02" w:author="Codex" w:date="2026-10-05T16:32:41.313017+00:00">
                  <w:rPr>
                    <w:bCs w:val="0"/>
                    <w:sz w:val="21"/>
                    <w:szCs w:val="21"/>
                  </w:rPr>
                </w:rPrChange>
              </w:rPr>
              <w:t>0.125</w:t>
            </w:r>
            <w:r>
              <w:rPr>
                <w:rFonts w:ascii="Times New Roman" w:hAnsi="Times New Roman" w:cs="Times New Roman" w:eastAsia="SimSun"/>
                <w:b w:val="0"/>
                <w:bCs w:val="0"/>
                <w:sz w:val="21"/>
                <w:szCs w:val="21"/>
                <w:rPrChange w:id="8003" w:author="Codex" w:date="2026-10-05T16:32:41.313017+00:00">
                  <w:rPr>
                    <w:bCs w:val="0"/>
                    <w:sz w:val="21"/>
                    <w:szCs w:val="21"/>
                  </w:rPr>
                </w:rPrChange>
              </w:rPr>
              <w:t>（</w:t>
            </w:r>
            <w:r>
              <w:rPr>
                <w:rFonts w:ascii="Times New Roman" w:hAnsi="Times New Roman" w:cs="Times New Roman" w:eastAsia="SimSun"/>
                <w:b w:val="0"/>
                <w:bCs w:val="0"/>
                <w:sz w:val="21"/>
                <w:szCs w:val="21"/>
                <w:rPrChange w:id="8004" w:author="Codex" w:date="2026-10-05T16:32:41.313017+00:00">
                  <w:rPr>
                    <w:bCs w:val="0"/>
                    <w:sz w:val="21"/>
                    <w:szCs w:val="21"/>
                  </w:rPr>
                </w:rPrChange>
              </w:rPr>
              <w:t>-0.647</w:t>
            </w:r>
            <w:r>
              <w:rPr>
                <w:rFonts w:ascii="Times New Roman" w:hAnsi="Times New Roman" w:cs="Times New Roman" w:eastAsia="SimSun"/>
                <w:b w:val="0"/>
                <w:bCs w:val="0"/>
                <w:sz w:val="21"/>
                <w:szCs w:val="21"/>
                <w:rPrChange w:id="8005" w:author="Codex" w:date="2026-10-05T16:32:41.313017+00:00">
                  <w:rPr>
                    <w:bCs w:val="0"/>
                    <w:sz w:val="21"/>
                    <w:szCs w:val="21"/>
                  </w:rPr>
                </w:rPrChange>
              </w:rPr>
              <w:t>，</w:t>
            </w:r>
            <w:r>
              <w:rPr>
                <w:rFonts w:ascii="Times New Roman" w:hAnsi="Times New Roman" w:cs="Times New Roman" w:eastAsia="SimSun"/>
                <w:b w:val="0"/>
                <w:bCs w:val="0"/>
                <w:sz w:val="21"/>
                <w:szCs w:val="21"/>
                <w:rPrChange w:id="8006" w:author="Codex" w:date="2026-10-05T16:32:41.313017+00:00">
                  <w:rPr>
                    <w:bCs w:val="0"/>
                    <w:sz w:val="21"/>
                    <w:szCs w:val="21"/>
                  </w:rPr>
                </w:rPrChange>
              </w:rPr>
              <w:t>0.886</w:t>
            </w:r>
            <w:r>
              <w:rPr>
                <w:rFonts w:ascii="Times New Roman" w:hAnsi="Times New Roman" w:cs="Times New Roman" w:eastAsia="SimSun"/>
                <w:b w:val="0"/>
                <w:bCs w:val="0"/>
                <w:sz w:val="21"/>
                <w:szCs w:val="21"/>
                <w:rPrChange w:id="8007"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008" w:author="Codex" w:date="2026-10-05T16:32:41.313017+00:00">
              <w:tcPr>
                <w:tcW w:w="0" w:type="auto"/>
                <w:tcBorders>
                  <w:top w:val="nil"/>
                  <w:left w:val="nil"/>
                  <w:bottom w:val="nil"/>
                  <w:right w:val="nil"/>
                </w:tcBorders>
                <w:tcMar>
                  <w:left w:w="102" w:type="dxa"/>
                  <w:right w:w="102" w:type="dxa"/>
                </w:tcMar>
              </w:tcPr>
            </w:tcPrChange>
          </w:tcPr>
          <w:p w14:paraId="746F107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46" w:author="Codex" w:date="2026-10-05T16:32:41.313017+00:00">
                  <w:rPr>
                    <w:bCs w:val="0"/>
                    <w:sz w:val="21"/>
                    <w:szCs w:val="21"/>
                  </w:rPr>
                </w:rPrChange>
              </w:rPr>
              <w:pPrChange w:id="800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10" w:author="Codex" w:date="2026-10-05T16:32:41.313017+00:00">
                  <w:rPr>
                    <w:bCs w:val="0"/>
                    <w:sz w:val="21"/>
                    <w:szCs w:val="21"/>
                  </w:rPr>
                </w:rPrChange>
              </w:rPr>
              <w:t>1000</w:t>
            </w:r>
          </w:p>
        </w:tc>
      </w:tr>
      <w:tr w:rsidR="007622EE" w14:paraId="26607722"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8011" w:author="Codex" w:date="2026-10-05T16:32:41.313017+00:00">
              <w:tcPr>
                <w:tcW w:w="0" w:type="auto"/>
                <w:tcBorders>
                  <w:top w:val="nil"/>
                  <w:left w:val="nil"/>
                  <w:bottom w:val="nil"/>
                  <w:right w:val="nil"/>
                </w:tcBorders>
                <w:tcMar>
                  <w:left w:w="102" w:type="dxa"/>
                  <w:right w:w="102" w:type="dxa"/>
                </w:tcMar>
              </w:tcPr>
            </w:tcPrChange>
          </w:tcPr>
          <w:p w14:paraId="7EFEE20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47" w:author="Codex" w:date="2026-10-05T16:32:41.313017+00:00">
                  <w:rPr>
                    <w:bCs w:val="0"/>
                    <w:sz w:val="21"/>
                    <w:szCs w:val="21"/>
                  </w:rPr>
                </w:rPrChange>
              </w:rPr>
              <w:pPrChange w:id="801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13" w:author="Codex" w:date="2026-10-05T16:32:41.313017+00:00">
                  <w:rPr>
                    <w:bCs w:val="0"/>
                    <w:sz w:val="21"/>
                    <w:szCs w:val="21"/>
                  </w:rPr>
                </w:rPrChange>
              </w:rPr>
              <w:t>RA-P</w:t>
            </w:r>
          </w:p>
        </w:tc>
        <w:tc>
          <w:tcPr>
            <w:tcW w:w="0" w:type="auto"/>
            <w:tcBorders>
              <w:top w:val="nil"/>
              <w:left w:val="nil"/>
              <w:bottom w:val="nil"/>
              <w:right w:val="nil"/>
              <w:insideH w:val="nil"/>
              <w:insideV w:val="nil"/>
            </w:tcBorders>
            <w:tcMar>
              <w:left w:w="102" w:type="dxa"/>
              <w:right w:w="102" w:type="dxa"/>
            </w:tcMar>
            <w:tcPrChange w:id="8014" w:author="Codex" w:date="2026-10-05T16:32:41.313017+00:00">
              <w:tcPr>
                <w:tcW w:w="0" w:type="auto"/>
                <w:tcBorders>
                  <w:top w:val="nil"/>
                  <w:left w:val="nil"/>
                  <w:bottom w:val="nil"/>
                  <w:right w:val="nil"/>
                </w:tcBorders>
                <w:tcMar>
                  <w:left w:w="102" w:type="dxa"/>
                  <w:right w:w="102" w:type="dxa"/>
                </w:tcMar>
              </w:tcPr>
            </w:tcPrChange>
          </w:tcPr>
          <w:p w14:paraId="133186C7" w14:textId="4C83361B"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48" w:author="Codex" w:date="2026-10-05T16:32:41.313017+00:00">
                  <w:rPr>
                    <w:bCs w:val="0"/>
                    <w:sz w:val="21"/>
                    <w:szCs w:val="21"/>
                  </w:rPr>
                </w:rPrChange>
              </w:rPr>
              <w:pPrChange w:id="8015"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8016" w:author="Codex" w:date="2026-10-05T16:32:41.313017+00:00">
                  <w:rPr>
                    <w:bCs w:val="0"/>
                    <w:sz w:val="21"/>
                    <w:szCs w:val="21"/>
                  </w:rPr>
                </w:rPrChange>
              </w:rPr>
              <w:t>乡村及源缺失合并组</w:t>
            </w:r>
          </w:p>
        </w:tc>
        <w:tc>
          <w:tcPr>
            <w:tcW w:w="0" w:type="auto"/>
            <w:tcBorders>
              <w:top w:val="nil"/>
              <w:left w:val="nil"/>
              <w:bottom w:val="nil"/>
              <w:right w:val="nil"/>
              <w:insideH w:val="nil"/>
              <w:insideV w:val="nil"/>
            </w:tcBorders>
            <w:tcMar>
              <w:left w:w="102" w:type="dxa"/>
              <w:right w:w="102" w:type="dxa"/>
            </w:tcMar>
            <w:tcPrChange w:id="8017" w:author="Codex" w:date="2026-10-05T16:32:41.313017+00:00">
              <w:tcPr>
                <w:tcW w:w="0" w:type="auto"/>
                <w:tcBorders>
                  <w:top w:val="nil"/>
                  <w:left w:val="nil"/>
                  <w:bottom w:val="nil"/>
                  <w:right w:val="nil"/>
                </w:tcBorders>
                <w:tcMar>
                  <w:left w:w="102" w:type="dxa"/>
                  <w:right w:w="102" w:type="dxa"/>
                </w:tcMar>
              </w:tcPr>
            </w:tcPrChange>
          </w:tcPr>
          <w:p w14:paraId="6E0C332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49" w:author="Codex" w:date="2026-10-05T16:32:41.313017+00:00">
                  <w:rPr>
                    <w:bCs w:val="0"/>
                    <w:sz w:val="21"/>
                    <w:szCs w:val="21"/>
                  </w:rPr>
                </w:rPrChange>
              </w:rPr>
              <w:pPrChange w:id="801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19" w:author="Codex" w:date="2026-10-05T16:32:41.313017+00:00">
                  <w:rPr>
                    <w:bCs w:val="0"/>
                    <w:sz w:val="21"/>
                    <w:szCs w:val="21"/>
                  </w:rPr>
                </w:rPrChange>
              </w:rPr>
              <w:t>1007</w:t>
            </w:r>
          </w:p>
        </w:tc>
        <w:tc>
          <w:tcPr>
            <w:tcW w:w="0" w:type="auto"/>
            <w:tcBorders>
              <w:top w:val="nil"/>
              <w:left w:val="nil"/>
              <w:bottom w:val="nil"/>
              <w:right w:val="nil"/>
              <w:insideH w:val="nil"/>
              <w:insideV w:val="nil"/>
            </w:tcBorders>
            <w:tcMar>
              <w:left w:w="102" w:type="dxa"/>
              <w:right w:w="102" w:type="dxa"/>
            </w:tcMar>
            <w:tcPrChange w:id="8020" w:author="Codex" w:date="2026-10-05T16:32:41.313017+00:00">
              <w:tcPr>
                <w:tcW w:w="0" w:type="auto"/>
                <w:tcBorders>
                  <w:top w:val="nil"/>
                  <w:left w:val="nil"/>
                  <w:bottom w:val="nil"/>
                  <w:right w:val="nil"/>
                </w:tcBorders>
                <w:tcMar>
                  <w:left w:w="102" w:type="dxa"/>
                  <w:right w:w="102" w:type="dxa"/>
                </w:tcMar>
              </w:tcPr>
            </w:tcPrChange>
          </w:tcPr>
          <w:p w14:paraId="6513DF4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50" w:author="Codex" w:date="2026-10-05T16:32:41.313017+00:00">
                  <w:rPr>
                    <w:bCs w:val="0"/>
                    <w:sz w:val="21"/>
                    <w:szCs w:val="21"/>
                  </w:rPr>
                </w:rPrChange>
              </w:rPr>
              <w:pPrChange w:id="802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22" w:author="Codex" w:date="2026-10-05T16:32:41.313017+00:00">
                  <w:rPr>
                    <w:bCs w:val="0"/>
                    <w:sz w:val="21"/>
                    <w:szCs w:val="21"/>
                  </w:rPr>
                </w:rPrChange>
              </w:rPr>
              <w:t>506</w:t>
            </w:r>
          </w:p>
        </w:tc>
        <w:tc>
          <w:tcPr>
            <w:tcW w:w="0" w:type="auto"/>
            <w:tcBorders>
              <w:top w:val="nil"/>
              <w:left w:val="nil"/>
              <w:bottom w:val="nil"/>
              <w:right w:val="nil"/>
              <w:insideH w:val="nil"/>
              <w:insideV w:val="nil"/>
            </w:tcBorders>
            <w:tcMar>
              <w:left w:w="102" w:type="dxa"/>
              <w:right w:w="102" w:type="dxa"/>
            </w:tcMar>
            <w:tcPrChange w:id="8023" w:author="Codex" w:date="2026-10-05T16:32:41.313017+00:00">
              <w:tcPr>
                <w:tcW w:w="0" w:type="auto"/>
                <w:tcBorders>
                  <w:top w:val="nil"/>
                  <w:left w:val="nil"/>
                  <w:bottom w:val="nil"/>
                  <w:right w:val="nil"/>
                </w:tcBorders>
                <w:tcMar>
                  <w:left w:w="102" w:type="dxa"/>
                  <w:right w:w="102" w:type="dxa"/>
                </w:tcMar>
              </w:tcPr>
            </w:tcPrChange>
          </w:tcPr>
          <w:p w14:paraId="4669546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51" w:author="Codex" w:date="2026-10-05T16:32:41.313017+00:00">
                  <w:rPr>
                    <w:bCs w:val="0"/>
                    <w:sz w:val="21"/>
                    <w:szCs w:val="21"/>
                  </w:rPr>
                </w:rPrChange>
              </w:rPr>
              <w:pPrChange w:id="802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25" w:author="Codex" w:date="2026-10-05T16:32:41.313017+00:00">
                  <w:rPr>
                    <w:bCs w:val="0"/>
                    <w:sz w:val="21"/>
                    <w:szCs w:val="21"/>
                  </w:rPr>
                </w:rPrChange>
              </w:rPr>
              <w:t>1.0029</w:t>
            </w:r>
            <w:r>
              <w:rPr>
                <w:rFonts w:ascii="Times New Roman" w:hAnsi="Times New Roman" w:cs="Times New Roman" w:eastAsia="SimSun"/>
                <w:b w:val="0"/>
                <w:bCs w:val="0"/>
                <w:sz w:val="21"/>
                <w:szCs w:val="21"/>
                <w:rPrChange w:id="8026" w:author="Codex" w:date="2026-10-05T16:32:41.313017+00:00">
                  <w:rPr>
                    <w:bCs w:val="0"/>
                    <w:sz w:val="21"/>
                    <w:szCs w:val="21"/>
                  </w:rPr>
                </w:rPrChange>
              </w:rPr>
              <w:t>（</w:t>
            </w:r>
            <w:r>
              <w:rPr>
                <w:rFonts w:ascii="Times New Roman" w:hAnsi="Times New Roman" w:cs="Times New Roman" w:eastAsia="SimSun"/>
                <w:b w:val="0"/>
                <w:bCs w:val="0"/>
                <w:sz w:val="21"/>
                <w:szCs w:val="21"/>
                <w:rPrChange w:id="8027" w:author="Codex" w:date="2026-10-05T16:32:41.313017+00:00">
                  <w:rPr>
                    <w:bCs w:val="0"/>
                    <w:sz w:val="21"/>
                    <w:szCs w:val="21"/>
                  </w:rPr>
                </w:rPrChange>
              </w:rPr>
              <w:t>0.9550</w:t>
            </w:r>
            <w:r>
              <w:rPr>
                <w:rFonts w:ascii="Times New Roman" w:hAnsi="Times New Roman" w:cs="Times New Roman" w:eastAsia="SimSun"/>
                <w:b w:val="0"/>
                <w:bCs w:val="0"/>
                <w:sz w:val="21"/>
                <w:szCs w:val="21"/>
                <w:rPrChange w:id="8028" w:author="Codex" w:date="2026-10-05T16:32:41.313017+00:00">
                  <w:rPr>
                    <w:bCs w:val="0"/>
                    <w:sz w:val="21"/>
                    <w:szCs w:val="21"/>
                  </w:rPr>
                </w:rPrChange>
              </w:rPr>
              <w:t>，</w:t>
            </w:r>
            <w:r>
              <w:rPr>
                <w:rFonts w:ascii="Times New Roman" w:hAnsi="Times New Roman" w:cs="Times New Roman" w:eastAsia="SimSun"/>
                <w:b w:val="0"/>
                <w:bCs w:val="0"/>
                <w:sz w:val="21"/>
                <w:szCs w:val="21"/>
                <w:rPrChange w:id="8029" w:author="Codex" w:date="2026-10-05T16:32:41.313017+00:00">
                  <w:rPr>
                    <w:bCs w:val="0"/>
                    <w:sz w:val="21"/>
                    <w:szCs w:val="21"/>
                  </w:rPr>
                </w:rPrChange>
              </w:rPr>
              <w:t>1.0613</w:t>
            </w:r>
            <w:r>
              <w:rPr>
                <w:rFonts w:ascii="Times New Roman" w:hAnsi="Times New Roman" w:cs="Times New Roman" w:eastAsia="SimSun"/>
                <w:b w:val="0"/>
                <w:bCs w:val="0"/>
                <w:sz w:val="21"/>
                <w:szCs w:val="21"/>
                <w:rPrChange w:id="803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031" w:author="Codex" w:date="2026-10-05T16:32:41.313017+00:00">
              <w:tcPr>
                <w:tcW w:w="0" w:type="auto"/>
                <w:tcBorders>
                  <w:top w:val="nil"/>
                  <w:left w:val="nil"/>
                  <w:bottom w:val="nil"/>
                  <w:right w:val="nil"/>
                </w:tcBorders>
                <w:tcMar>
                  <w:left w:w="102" w:type="dxa"/>
                  <w:right w:w="102" w:type="dxa"/>
                </w:tcMar>
              </w:tcPr>
            </w:tcPrChange>
          </w:tcPr>
          <w:p w14:paraId="51D8A4D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52" w:author="Codex" w:date="2026-10-05T16:32:41.313017+00:00">
                  <w:rPr>
                    <w:bCs w:val="0"/>
                    <w:sz w:val="21"/>
                    <w:szCs w:val="21"/>
                  </w:rPr>
                </w:rPrChange>
              </w:rPr>
              <w:pPrChange w:id="803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33" w:author="Codex" w:date="2026-10-05T16:32:41.313017+00:00">
                  <w:rPr>
                    <w:bCs w:val="0"/>
                    <w:sz w:val="21"/>
                    <w:szCs w:val="21"/>
                  </w:rPr>
                </w:rPrChange>
              </w:rPr>
              <w:t>0.066</w:t>
            </w:r>
            <w:r>
              <w:rPr>
                <w:rFonts w:ascii="Times New Roman" w:hAnsi="Times New Roman" w:cs="Times New Roman" w:eastAsia="SimSun"/>
                <w:b w:val="0"/>
                <w:bCs w:val="0"/>
                <w:sz w:val="21"/>
                <w:szCs w:val="21"/>
                <w:rPrChange w:id="8034" w:author="Codex" w:date="2026-10-05T16:32:41.313017+00:00">
                  <w:rPr>
                    <w:bCs w:val="0"/>
                    <w:sz w:val="21"/>
                    <w:szCs w:val="21"/>
                  </w:rPr>
                </w:rPrChange>
              </w:rPr>
              <w:t>（</w:t>
            </w:r>
            <w:r>
              <w:rPr>
                <w:rFonts w:ascii="Times New Roman" w:hAnsi="Times New Roman" w:cs="Times New Roman" w:eastAsia="SimSun"/>
                <w:b w:val="0"/>
                <w:bCs w:val="0"/>
                <w:sz w:val="21"/>
                <w:szCs w:val="21"/>
                <w:rPrChange w:id="8035" w:author="Codex" w:date="2026-10-05T16:32:41.313017+00:00">
                  <w:rPr>
                    <w:bCs w:val="0"/>
                    <w:sz w:val="21"/>
                    <w:szCs w:val="21"/>
                  </w:rPr>
                </w:rPrChange>
              </w:rPr>
              <w:t>-0.735</w:t>
            </w:r>
            <w:r>
              <w:rPr>
                <w:rFonts w:ascii="Times New Roman" w:hAnsi="Times New Roman" w:cs="Times New Roman" w:eastAsia="SimSun"/>
                <w:b w:val="0"/>
                <w:bCs w:val="0"/>
                <w:sz w:val="21"/>
                <w:szCs w:val="21"/>
                <w:rPrChange w:id="8036" w:author="Codex" w:date="2026-10-05T16:32:41.313017+00:00">
                  <w:rPr>
                    <w:bCs w:val="0"/>
                    <w:sz w:val="21"/>
                    <w:szCs w:val="21"/>
                  </w:rPr>
                </w:rPrChange>
              </w:rPr>
              <w:t>，</w:t>
            </w:r>
            <w:r>
              <w:rPr>
                <w:rFonts w:ascii="Times New Roman" w:hAnsi="Times New Roman" w:cs="Times New Roman" w:eastAsia="SimSun"/>
                <w:b w:val="0"/>
                <w:bCs w:val="0"/>
                <w:sz w:val="21"/>
                <w:szCs w:val="21"/>
                <w:rPrChange w:id="8037" w:author="Codex" w:date="2026-10-05T16:32:41.313017+00:00">
                  <w:rPr>
                    <w:bCs w:val="0"/>
                    <w:sz w:val="21"/>
                    <w:szCs w:val="21"/>
                  </w:rPr>
                </w:rPrChange>
              </w:rPr>
              <w:t>0.837</w:t>
            </w:r>
            <w:r>
              <w:rPr>
                <w:rFonts w:ascii="Times New Roman" w:hAnsi="Times New Roman" w:cs="Times New Roman" w:eastAsia="SimSun"/>
                <w:b w:val="0"/>
                <w:bCs w:val="0"/>
                <w:sz w:val="21"/>
                <w:szCs w:val="21"/>
                <w:rPrChange w:id="803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039" w:author="Codex" w:date="2026-10-05T16:32:41.313017+00:00">
              <w:tcPr>
                <w:tcW w:w="0" w:type="auto"/>
                <w:tcBorders>
                  <w:top w:val="nil"/>
                  <w:left w:val="nil"/>
                  <w:bottom w:val="nil"/>
                  <w:right w:val="nil"/>
                </w:tcBorders>
                <w:tcMar>
                  <w:left w:w="102" w:type="dxa"/>
                  <w:right w:w="102" w:type="dxa"/>
                </w:tcMar>
              </w:tcPr>
            </w:tcPrChange>
          </w:tcPr>
          <w:p w14:paraId="7F381A9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53" w:author="Codex" w:date="2026-10-05T16:32:41.313017+00:00">
                  <w:rPr>
                    <w:bCs w:val="0"/>
                    <w:sz w:val="21"/>
                    <w:szCs w:val="21"/>
                  </w:rPr>
                </w:rPrChange>
              </w:rPr>
              <w:pPrChange w:id="804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41" w:author="Codex" w:date="2026-10-05T16:32:41.313017+00:00">
                  <w:rPr>
                    <w:bCs w:val="0"/>
                    <w:sz w:val="21"/>
                    <w:szCs w:val="21"/>
                  </w:rPr>
                </w:rPrChange>
              </w:rPr>
              <w:t>1000</w:t>
            </w:r>
          </w:p>
        </w:tc>
      </w:tr>
      <w:tr w:rsidR="007622EE" w14:paraId="4D84B156"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8042" w:author="Codex" w:date="2026-10-05T16:32:41.313017+00:00">
              <w:tcPr>
                <w:tcW w:w="0" w:type="auto"/>
                <w:tcBorders>
                  <w:top w:val="nil"/>
                  <w:left w:val="nil"/>
                  <w:bottom w:val="nil"/>
                  <w:right w:val="nil"/>
                </w:tcBorders>
                <w:tcMar>
                  <w:left w:w="102" w:type="dxa"/>
                  <w:right w:w="102" w:type="dxa"/>
                </w:tcMar>
              </w:tcPr>
            </w:tcPrChange>
          </w:tcPr>
          <w:p w14:paraId="5DC7253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54" w:author="Codex" w:date="2026-10-05T16:32:41.313017+00:00">
                  <w:rPr>
                    <w:bCs w:val="0"/>
                    <w:sz w:val="21"/>
                    <w:szCs w:val="21"/>
                  </w:rPr>
                </w:rPrChange>
              </w:rPr>
              <w:pPrChange w:id="804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44" w:author="Codex" w:date="2026-10-05T16:32:41.313017+00:00">
                  <w:rPr>
                    <w:bCs w:val="0"/>
                    <w:sz w:val="21"/>
                    <w:szCs w:val="21"/>
                  </w:rPr>
                </w:rPrChange>
              </w:rPr>
              <w:t>RR-S</w:t>
            </w:r>
          </w:p>
        </w:tc>
        <w:tc>
          <w:tcPr>
            <w:tcW w:w="0" w:type="auto"/>
            <w:tcBorders>
              <w:top w:val="nil"/>
              <w:left w:val="nil"/>
              <w:bottom w:val="nil"/>
              <w:right w:val="nil"/>
              <w:insideH w:val="nil"/>
              <w:insideV w:val="nil"/>
            </w:tcBorders>
            <w:tcMar>
              <w:left w:w="102" w:type="dxa"/>
              <w:right w:w="102" w:type="dxa"/>
            </w:tcMar>
            <w:tcPrChange w:id="8045" w:author="Codex" w:date="2026-10-05T16:32:41.313017+00:00">
              <w:tcPr>
                <w:tcW w:w="0" w:type="auto"/>
                <w:tcBorders>
                  <w:top w:val="nil"/>
                  <w:left w:val="nil"/>
                  <w:bottom w:val="nil"/>
                  <w:right w:val="nil"/>
                </w:tcBorders>
                <w:tcMar>
                  <w:left w:w="102" w:type="dxa"/>
                  <w:right w:w="102" w:type="dxa"/>
                </w:tcMar>
              </w:tcPr>
            </w:tcPrChange>
          </w:tcPr>
          <w:p w14:paraId="3BECD02F" w14:textId="60BF76E8"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55" w:author="Codex" w:date="2026-10-05T16:32:41.313017+00:00">
                  <w:rPr>
                    <w:bCs w:val="0"/>
                    <w:sz w:val="21"/>
                    <w:szCs w:val="21"/>
                  </w:rPr>
                </w:rPrChange>
              </w:rPr>
              <w:pPrChange w:id="8046"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8047" w:author="Codex" w:date="2026-10-05T16:32:41.313017+00:00">
                  <w:rPr>
                    <w:bCs w:val="0"/>
                    <w:sz w:val="21"/>
                    <w:szCs w:val="21"/>
                  </w:rPr>
                </w:rPrChange>
              </w:rPr>
              <w:t>城镇</w:t>
            </w:r>
          </w:p>
        </w:tc>
        <w:tc>
          <w:tcPr>
            <w:tcW w:w="0" w:type="auto"/>
            <w:tcBorders>
              <w:top w:val="nil"/>
              <w:left w:val="nil"/>
              <w:bottom w:val="nil"/>
              <w:right w:val="nil"/>
              <w:insideH w:val="nil"/>
              <w:insideV w:val="nil"/>
            </w:tcBorders>
            <w:tcMar>
              <w:left w:w="102" w:type="dxa"/>
              <w:right w:w="102" w:type="dxa"/>
            </w:tcMar>
            <w:tcPrChange w:id="8048" w:author="Codex" w:date="2026-10-05T16:32:41.313017+00:00">
              <w:tcPr>
                <w:tcW w:w="0" w:type="auto"/>
                <w:tcBorders>
                  <w:top w:val="nil"/>
                  <w:left w:val="nil"/>
                  <w:bottom w:val="nil"/>
                  <w:right w:val="nil"/>
                </w:tcBorders>
                <w:tcMar>
                  <w:left w:w="102" w:type="dxa"/>
                  <w:right w:w="102" w:type="dxa"/>
                </w:tcMar>
              </w:tcPr>
            </w:tcPrChange>
          </w:tcPr>
          <w:p w14:paraId="06FB5CF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56" w:author="Codex" w:date="2026-10-05T16:32:41.313017+00:00">
                  <w:rPr>
                    <w:bCs w:val="0"/>
                    <w:sz w:val="21"/>
                    <w:szCs w:val="21"/>
                  </w:rPr>
                </w:rPrChange>
              </w:rPr>
              <w:pPrChange w:id="804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50" w:author="Codex" w:date="2026-10-05T16:32:41.313017+00:00">
                  <w:rPr>
                    <w:bCs w:val="0"/>
                    <w:sz w:val="21"/>
                    <w:szCs w:val="21"/>
                  </w:rPr>
                </w:rPrChange>
              </w:rPr>
              <w:t>3180</w:t>
            </w:r>
          </w:p>
        </w:tc>
        <w:tc>
          <w:tcPr>
            <w:tcW w:w="0" w:type="auto"/>
            <w:tcBorders>
              <w:top w:val="nil"/>
              <w:left w:val="nil"/>
              <w:bottom w:val="nil"/>
              <w:right w:val="nil"/>
              <w:insideH w:val="nil"/>
              <w:insideV w:val="nil"/>
            </w:tcBorders>
            <w:tcMar>
              <w:left w:w="102" w:type="dxa"/>
              <w:right w:w="102" w:type="dxa"/>
            </w:tcMar>
            <w:tcPrChange w:id="8051" w:author="Codex" w:date="2026-10-05T16:32:41.313017+00:00">
              <w:tcPr>
                <w:tcW w:w="0" w:type="auto"/>
                <w:tcBorders>
                  <w:top w:val="nil"/>
                  <w:left w:val="nil"/>
                  <w:bottom w:val="nil"/>
                  <w:right w:val="nil"/>
                </w:tcBorders>
                <w:tcMar>
                  <w:left w:w="102" w:type="dxa"/>
                  <w:right w:w="102" w:type="dxa"/>
                </w:tcMar>
              </w:tcPr>
            </w:tcPrChange>
          </w:tcPr>
          <w:p w14:paraId="7429301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57" w:author="Codex" w:date="2026-10-05T16:32:41.313017+00:00">
                  <w:rPr>
                    <w:bCs w:val="0"/>
                    <w:sz w:val="21"/>
                    <w:szCs w:val="21"/>
                  </w:rPr>
                </w:rPrChange>
              </w:rPr>
              <w:pPrChange w:id="805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53" w:author="Codex" w:date="2026-10-05T16:32:41.313017+00:00">
                  <w:rPr>
                    <w:bCs w:val="0"/>
                    <w:sz w:val="21"/>
                    <w:szCs w:val="21"/>
                  </w:rPr>
                </w:rPrChange>
              </w:rPr>
              <w:t>1265</w:t>
            </w:r>
          </w:p>
        </w:tc>
        <w:tc>
          <w:tcPr>
            <w:tcW w:w="0" w:type="auto"/>
            <w:tcBorders>
              <w:top w:val="nil"/>
              <w:left w:val="nil"/>
              <w:bottom w:val="nil"/>
              <w:right w:val="nil"/>
              <w:insideH w:val="nil"/>
              <w:insideV w:val="nil"/>
            </w:tcBorders>
            <w:tcMar>
              <w:left w:w="102" w:type="dxa"/>
              <w:right w:w="102" w:type="dxa"/>
            </w:tcMar>
            <w:tcPrChange w:id="8054" w:author="Codex" w:date="2026-10-05T16:32:41.313017+00:00">
              <w:tcPr>
                <w:tcW w:w="0" w:type="auto"/>
                <w:tcBorders>
                  <w:top w:val="nil"/>
                  <w:left w:val="nil"/>
                  <w:bottom w:val="nil"/>
                  <w:right w:val="nil"/>
                </w:tcBorders>
                <w:tcMar>
                  <w:left w:w="102" w:type="dxa"/>
                  <w:right w:w="102" w:type="dxa"/>
                </w:tcMar>
              </w:tcPr>
            </w:tcPrChange>
          </w:tcPr>
          <w:p w14:paraId="6B25BD9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58" w:author="Codex" w:date="2026-10-05T16:32:41.313017+00:00">
                  <w:rPr>
                    <w:bCs w:val="0"/>
                    <w:sz w:val="21"/>
                    <w:szCs w:val="21"/>
                  </w:rPr>
                </w:rPrChange>
              </w:rPr>
              <w:pPrChange w:id="805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56" w:author="Codex" w:date="2026-10-05T16:32:41.313017+00:00">
                  <w:rPr>
                    <w:bCs w:val="0"/>
                    <w:sz w:val="21"/>
                    <w:szCs w:val="21"/>
                  </w:rPr>
                </w:rPrChange>
              </w:rPr>
              <w:t>0.9990</w:t>
            </w:r>
            <w:r>
              <w:rPr>
                <w:rFonts w:ascii="Times New Roman" w:hAnsi="Times New Roman" w:cs="Times New Roman" w:eastAsia="SimSun"/>
                <w:b w:val="0"/>
                <w:bCs w:val="0"/>
                <w:sz w:val="21"/>
                <w:szCs w:val="21"/>
                <w:rPrChange w:id="8057" w:author="Codex" w:date="2026-10-05T16:32:41.313017+00:00">
                  <w:rPr>
                    <w:bCs w:val="0"/>
                    <w:sz w:val="21"/>
                    <w:szCs w:val="21"/>
                  </w:rPr>
                </w:rPrChange>
              </w:rPr>
              <w:t>（</w:t>
            </w:r>
            <w:r>
              <w:rPr>
                <w:rFonts w:ascii="Times New Roman" w:hAnsi="Times New Roman" w:cs="Times New Roman" w:eastAsia="SimSun"/>
                <w:b w:val="0"/>
                <w:bCs w:val="0"/>
                <w:sz w:val="21"/>
                <w:szCs w:val="21"/>
                <w:rPrChange w:id="8058" w:author="Codex" w:date="2026-10-05T16:32:41.313017+00:00">
                  <w:rPr>
                    <w:bCs w:val="0"/>
                    <w:sz w:val="21"/>
                    <w:szCs w:val="21"/>
                  </w:rPr>
                </w:rPrChange>
              </w:rPr>
              <w:t>0.9825</w:t>
            </w:r>
            <w:r>
              <w:rPr>
                <w:rFonts w:ascii="Times New Roman" w:hAnsi="Times New Roman" w:cs="Times New Roman" w:eastAsia="SimSun"/>
                <w:b w:val="0"/>
                <w:bCs w:val="0"/>
                <w:sz w:val="21"/>
                <w:szCs w:val="21"/>
                <w:rPrChange w:id="8059" w:author="Codex" w:date="2026-10-05T16:32:41.313017+00:00">
                  <w:rPr>
                    <w:bCs w:val="0"/>
                    <w:sz w:val="21"/>
                    <w:szCs w:val="21"/>
                  </w:rPr>
                </w:rPrChange>
              </w:rPr>
              <w:t>，</w:t>
            </w:r>
            <w:r>
              <w:rPr>
                <w:rFonts w:ascii="Times New Roman" w:hAnsi="Times New Roman" w:cs="Times New Roman" w:eastAsia="SimSun"/>
                <w:b w:val="0"/>
                <w:bCs w:val="0"/>
                <w:sz w:val="21"/>
                <w:szCs w:val="21"/>
                <w:rPrChange w:id="8060" w:author="Codex" w:date="2026-10-05T16:32:41.313017+00:00">
                  <w:rPr>
                    <w:bCs w:val="0"/>
                    <w:sz w:val="21"/>
                    <w:szCs w:val="21"/>
                  </w:rPr>
                </w:rPrChange>
              </w:rPr>
              <w:t>1.0158</w:t>
            </w:r>
            <w:r>
              <w:rPr>
                <w:rFonts w:ascii="Times New Roman" w:hAnsi="Times New Roman" w:cs="Times New Roman" w:eastAsia="SimSun"/>
                <w:b w:val="0"/>
                <w:bCs w:val="0"/>
                <w:sz w:val="21"/>
                <w:szCs w:val="21"/>
                <w:rPrChange w:id="8061"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062" w:author="Codex" w:date="2026-10-05T16:32:41.313017+00:00">
              <w:tcPr>
                <w:tcW w:w="0" w:type="auto"/>
                <w:tcBorders>
                  <w:top w:val="nil"/>
                  <w:left w:val="nil"/>
                  <w:bottom w:val="nil"/>
                  <w:right w:val="nil"/>
                </w:tcBorders>
                <w:tcMar>
                  <w:left w:w="102" w:type="dxa"/>
                  <w:right w:w="102" w:type="dxa"/>
                </w:tcMar>
              </w:tcPr>
            </w:tcPrChange>
          </w:tcPr>
          <w:p w14:paraId="21E7135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59" w:author="Codex" w:date="2026-10-05T16:32:41.313017+00:00">
                  <w:rPr>
                    <w:bCs w:val="0"/>
                    <w:sz w:val="21"/>
                    <w:szCs w:val="21"/>
                  </w:rPr>
                </w:rPrChange>
              </w:rPr>
              <w:pPrChange w:id="806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64" w:author="Codex" w:date="2026-10-05T16:32:41.313017+00:00">
                  <w:rPr>
                    <w:bCs w:val="0"/>
                    <w:sz w:val="21"/>
                    <w:szCs w:val="21"/>
                  </w:rPr>
                </w:rPrChange>
              </w:rPr>
              <w:t>-0.133</w:t>
            </w:r>
            <w:r>
              <w:rPr>
                <w:rFonts w:ascii="Times New Roman" w:hAnsi="Times New Roman" w:cs="Times New Roman" w:eastAsia="SimSun"/>
                <w:b w:val="0"/>
                <w:bCs w:val="0"/>
                <w:sz w:val="21"/>
                <w:szCs w:val="21"/>
                <w:rPrChange w:id="8065" w:author="Codex" w:date="2026-10-05T16:32:41.313017+00:00">
                  <w:rPr>
                    <w:bCs w:val="0"/>
                    <w:sz w:val="21"/>
                    <w:szCs w:val="21"/>
                  </w:rPr>
                </w:rPrChange>
              </w:rPr>
              <w:t>（</w:t>
            </w:r>
            <w:r>
              <w:rPr>
                <w:rFonts w:ascii="Times New Roman" w:hAnsi="Times New Roman" w:cs="Times New Roman" w:eastAsia="SimSun"/>
                <w:b w:val="0"/>
                <w:bCs w:val="0"/>
                <w:sz w:val="21"/>
                <w:szCs w:val="21"/>
                <w:rPrChange w:id="8066" w:author="Codex" w:date="2026-10-05T16:32:41.313017+00:00">
                  <w:rPr>
                    <w:bCs w:val="0"/>
                    <w:sz w:val="21"/>
                    <w:szCs w:val="21"/>
                  </w:rPr>
                </w:rPrChange>
              </w:rPr>
              <w:t>-0.644</w:t>
            </w:r>
            <w:r>
              <w:rPr>
                <w:rFonts w:ascii="Times New Roman" w:hAnsi="Times New Roman" w:cs="Times New Roman" w:eastAsia="SimSun"/>
                <w:b w:val="0"/>
                <w:bCs w:val="0"/>
                <w:sz w:val="21"/>
                <w:szCs w:val="21"/>
                <w:rPrChange w:id="8067" w:author="Codex" w:date="2026-10-05T16:32:41.313017+00:00">
                  <w:rPr>
                    <w:bCs w:val="0"/>
                    <w:sz w:val="21"/>
                    <w:szCs w:val="21"/>
                  </w:rPr>
                </w:rPrChange>
              </w:rPr>
              <w:t>，</w:t>
            </w:r>
            <w:r>
              <w:rPr>
                <w:rFonts w:ascii="Times New Roman" w:hAnsi="Times New Roman" w:cs="Times New Roman" w:eastAsia="SimSun"/>
                <w:b w:val="0"/>
                <w:bCs w:val="0"/>
                <w:sz w:val="21"/>
                <w:szCs w:val="21"/>
                <w:rPrChange w:id="8068" w:author="Codex" w:date="2026-10-05T16:32:41.313017+00:00">
                  <w:rPr>
                    <w:bCs w:val="0"/>
                    <w:sz w:val="21"/>
                    <w:szCs w:val="21"/>
                  </w:rPr>
                </w:rPrChange>
              </w:rPr>
              <w:t>0.651</w:t>
            </w:r>
            <w:r>
              <w:rPr>
                <w:rFonts w:ascii="Times New Roman" w:hAnsi="Times New Roman" w:cs="Times New Roman" w:eastAsia="SimSun"/>
                <w:b w:val="0"/>
                <w:bCs w:val="0"/>
                <w:sz w:val="21"/>
                <w:szCs w:val="21"/>
                <w:rPrChange w:id="806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070" w:author="Codex" w:date="2026-10-05T16:32:41.313017+00:00">
              <w:tcPr>
                <w:tcW w:w="0" w:type="auto"/>
                <w:tcBorders>
                  <w:top w:val="nil"/>
                  <w:left w:val="nil"/>
                  <w:bottom w:val="nil"/>
                  <w:right w:val="nil"/>
                </w:tcBorders>
                <w:tcMar>
                  <w:left w:w="102" w:type="dxa"/>
                  <w:right w:w="102" w:type="dxa"/>
                </w:tcMar>
              </w:tcPr>
            </w:tcPrChange>
          </w:tcPr>
          <w:p w14:paraId="38DE919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60" w:author="Codex" w:date="2026-10-05T16:32:41.313017+00:00">
                  <w:rPr>
                    <w:bCs w:val="0"/>
                    <w:sz w:val="21"/>
                    <w:szCs w:val="21"/>
                  </w:rPr>
                </w:rPrChange>
              </w:rPr>
              <w:pPrChange w:id="807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72" w:author="Codex" w:date="2026-10-05T16:32:41.313017+00:00">
                  <w:rPr>
                    <w:bCs w:val="0"/>
                    <w:sz w:val="21"/>
                    <w:szCs w:val="21"/>
                  </w:rPr>
                </w:rPrChange>
              </w:rPr>
              <w:t>1000</w:t>
            </w:r>
          </w:p>
        </w:tc>
      </w:tr>
      <w:tr w:rsidR="007622EE" w14:paraId="5D24E5FB"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8073" w:author="Codex" w:date="2026-10-05T16:32:41.313017+00:00">
              <w:tcPr>
                <w:tcW w:w="0" w:type="auto"/>
                <w:tcBorders>
                  <w:top w:val="nil"/>
                  <w:left w:val="nil"/>
                  <w:bottom w:val="nil"/>
                  <w:right w:val="nil"/>
                </w:tcBorders>
                <w:tcMar>
                  <w:left w:w="102" w:type="dxa"/>
                  <w:right w:w="102" w:type="dxa"/>
                </w:tcMar>
              </w:tcPr>
            </w:tcPrChange>
          </w:tcPr>
          <w:p w14:paraId="76941BC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61" w:author="Codex" w:date="2026-10-05T16:32:41.313017+00:00">
                  <w:rPr>
                    <w:bCs w:val="0"/>
                    <w:sz w:val="21"/>
                    <w:szCs w:val="21"/>
                  </w:rPr>
                </w:rPrChange>
              </w:rPr>
              <w:pPrChange w:id="807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75" w:author="Codex" w:date="2026-10-05T16:32:41.313017+00:00">
                  <w:rPr>
                    <w:bCs w:val="0"/>
                    <w:sz w:val="21"/>
                    <w:szCs w:val="21"/>
                  </w:rPr>
                </w:rPrChange>
              </w:rPr>
              <w:t>RR-S</w:t>
            </w:r>
          </w:p>
        </w:tc>
        <w:tc>
          <w:tcPr>
            <w:tcW w:w="0" w:type="auto"/>
            <w:tcBorders>
              <w:top w:val="nil"/>
              <w:left w:val="nil"/>
              <w:bottom w:val="nil"/>
              <w:right w:val="nil"/>
              <w:insideH w:val="nil"/>
              <w:insideV w:val="nil"/>
            </w:tcBorders>
            <w:tcMar>
              <w:left w:w="102" w:type="dxa"/>
              <w:right w:w="102" w:type="dxa"/>
            </w:tcMar>
            <w:tcPrChange w:id="8076" w:author="Codex" w:date="2026-10-05T16:32:41.313017+00:00">
              <w:tcPr>
                <w:tcW w:w="0" w:type="auto"/>
                <w:tcBorders>
                  <w:top w:val="nil"/>
                  <w:left w:val="nil"/>
                  <w:bottom w:val="nil"/>
                  <w:right w:val="nil"/>
                </w:tcBorders>
                <w:tcMar>
                  <w:left w:w="102" w:type="dxa"/>
                  <w:right w:w="102" w:type="dxa"/>
                </w:tcMar>
              </w:tcPr>
            </w:tcPrChange>
          </w:tcPr>
          <w:p w14:paraId="2AF9FAC8" w14:textId="2C419EF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62" w:author="Codex" w:date="2026-10-05T16:32:41.313017+00:00">
                  <w:rPr>
                    <w:bCs w:val="0"/>
                    <w:sz w:val="21"/>
                    <w:szCs w:val="21"/>
                  </w:rPr>
                </w:rPrChange>
              </w:rPr>
              <w:pPrChange w:id="8077"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8078" w:author="Codex" w:date="2026-10-05T16:32:41.313017+00:00">
                  <w:rPr>
                    <w:bCs w:val="0"/>
                    <w:sz w:val="21"/>
                    <w:szCs w:val="21"/>
                  </w:rPr>
                </w:rPrChange>
              </w:rPr>
              <w:t>乡村及源缺失合并组</w:t>
            </w:r>
          </w:p>
        </w:tc>
        <w:tc>
          <w:tcPr>
            <w:tcW w:w="0" w:type="auto"/>
            <w:tcBorders>
              <w:top w:val="nil"/>
              <w:left w:val="nil"/>
              <w:bottom w:val="nil"/>
              <w:right w:val="nil"/>
              <w:insideH w:val="nil"/>
              <w:insideV w:val="nil"/>
            </w:tcBorders>
            <w:tcMar>
              <w:left w:w="102" w:type="dxa"/>
              <w:right w:w="102" w:type="dxa"/>
            </w:tcMar>
            <w:tcPrChange w:id="8079" w:author="Codex" w:date="2026-10-05T16:32:41.313017+00:00">
              <w:tcPr>
                <w:tcW w:w="0" w:type="auto"/>
                <w:tcBorders>
                  <w:top w:val="nil"/>
                  <w:left w:val="nil"/>
                  <w:bottom w:val="nil"/>
                  <w:right w:val="nil"/>
                </w:tcBorders>
                <w:tcMar>
                  <w:left w:w="102" w:type="dxa"/>
                  <w:right w:w="102" w:type="dxa"/>
                </w:tcMar>
              </w:tcPr>
            </w:tcPrChange>
          </w:tcPr>
          <w:p w14:paraId="5316968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63" w:author="Codex" w:date="2026-10-05T16:32:41.313017+00:00">
                  <w:rPr>
                    <w:bCs w:val="0"/>
                    <w:sz w:val="21"/>
                    <w:szCs w:val="21"/>
                  </w:rPr>
                </w:rPrChange>
              </w:rPr>
              <w:pPrChange w:id="808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81" w:author="Codex" w:date="2026-10-05T16:32:41.313017+00:00">
                  <w:rPr>
                    <w:bCs w:val="0"/>
                    <w:sz w:val="21"/>
                    <w:szCs w:val="21"/>
                  </w:rPr>
                </w:rPrChange>
              </w:rPr>
              <w:t>3151</w:t>
            </w:r>
          </w:p>
        </w:tc>
        <w:tc>
          <w:tcPr>
            <w:tcW w:w="0" w:type="auto"/>
            <w:tcBorders>
              <w:top w:val="nil"/>
              <w:left w:val="nil"/>
              <w:bottom w:val="nil"/>
              <w:right w:val="nil"/>
              <w:insideH w:val="nil"/>
              <w:insideV w:val="nil"/>
            </w:tcBorders>
            <w:tcMar>
              <w:left w:w="102" w:type="dxa"/>
              <w:right w:w="102" w:type="dxa"/>
            </w:tcMar>
            <w:tcPrChange w:id="8082" w:author="Codex" w:date="2026-10-05T16:32:41.313017+00:00">
              <w:tcPr>
                <w:tcW w:w="0" w:type="auto"/>
                <w:tcBorders>
                  <w:top w:val="nil"/>
                  <w:left w:val="nil"/>
                  <w:bottom w:val="nil"/>
                  <w:right w:val="nil"/>
                </w:tcBorders>
                <w:tcMar>
                  <w:left w:w="102" w:type="dxa"/>
                  <w:right w:w="102" w:type="dxa"/>
                </w:tcMar>
              </w:tcPr>
            </w:tcPrChange>
          </w:tcPr>
          <w:p w14:paraId="249AC5D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64" w:author="Codex" w:date="2026-10-05T16:32:41.313017+00:00">
                  <w:rPr>
                    <w:bCs w:val="0"/>
                    <w:sz w:val="21"/>
                    <w:szCs w:val="21"/>
                  </w:rPr>
                </w:rPrChange>
              </w:rPr>
              <w:pPrChange w:id="808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84" w:author="Codex" w:date="2026-10-05T16:32:41.313017+00:00">
                  <w:rPr>
                    <w:bCs w:val="0"/>
                    <w:sz w:val="21"/>
                    <w:szCs w:val="21"/>
                  </w:rPr>
                </w:rPrChange>
              </w:rPr>
              <w:t>1234</w:t>
            </w:r>
          </w:p>
        </w:tc>
        <w:tc>
          <w:tcPr>
            <w:tcW w:w="0" w:type="auto"/>
            <w:tcBorders>
              <w:top w:val="nil"/>
              <w:left w:val="nil"/>
              <w:bottom w:val="nil"/>
              <w:right w:val="nil"/>
              <w:insideH w:val="nil"/>
              <w:insideV w:val="nil"/>
            </w:tcBorders>
            <w:tcMar>
              <w:left w:w="102" w:type="dxa"/>
              <w:right w:w="102" w:type="dxa"/>
            </w:tcMar>
            <w:tcPrChange w:id="8085" w:author="Codex" w:date="2026-10-05T16:32:41.313017+00:00">
              <w:tcPr>
                <w:tcW w:w="0" w:type="auto"/>
                <w:tcBorders>
                  <w:top w:val="nil"/>
                  <w:left w:val="nil"/>
                  <w:bottom w:val="nil"/>
                  <w:right w:val="nil"/>
                </w:tcBorders>
                <w:tcMar>
                  <w:left w:w="102" w:type="dxa"/>
                  <w:right w:w="102" w:type="dxa"/>
                </w:tcMar>
              </w:tcPr>
            </w:tcPrChange>
          </w:tcPr>
          <w:p w14:paraId="60A587E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65" w:author="Codex" w:date="2026-10-05T16:32:41.313017+00:00">
                  <w:rPr>
                    <w:bCs w:val="0"/>
                    <w:sz w:val="21"/>
                    <w:szCs w:val="21"/>
                  </w:rPr>
                </w:rPrChange>
              </w:rPr>
              <w:pPrChange w:id="808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87" w:author="Codex" w:date="2026-10-05T16:32:41.313017+00:00">
                  <w:rPr>
                    <w:bCs w:val="0"/>
                    <w:sz w:val="21"/>
                    <w:szCs w:val="21"/>
                  </w:rPr>
                </w:rPrChange>
              </w:rPr>
              <w:t>0.9940</w:t>
            </w:r>
            <w:r>
              <w:rPr>
                <w:rFonts w:ascii="Times New Roman" w:hAnsi="Times New Roman" w:cs="Times New Roman" w:eastAsia="SimSun"/>
                <w:b w:val="0"/>
                <w:bCs w:val="0"/>
                <w:sz w:val="21"/>
                <w:szCs w:val="21"/>
                <w:rPrChange w:id="8088" w:author="Codex" w:date="2026-10-05T16:32:41.313017+00:00">
                  <w:rPr>
                    <w:bCs w:val="0"/>
                    <w:sz w:val="21"/>
                    <w:szCs w:val="21"/>
                  </w:rPr>
                </w:rPrChange>
              </w:rPr>
              <w:t>（</w:t>
            </w:r>
            <w:r>
              <w:rPr>
                <w:rFonts w:ascii="Times New Roman" w:hAnsi="Times New Roman" w:cs="Times New Roman" w:eastAsia="SimSun"/>
                <w:b w:val="0"/>
                <w:bCs w:val="0"/>
                <w:sz w:val="21"/>
                <w:szCs w:val="21"/>
                <w:rPrChange w:id="8089" w:author="Codex" w:date="2026-10-05T16:32:41.313017+00:00">
                  <w:rPr>
                    <w:bCs w:val="0"/>
                    <w:sz w:val="21"/>
                    <w:szCs w:val="21"/>
                  </w:rPr>
                </w:rPrChange>
              </w:rPr>
              <w:t>0.9670</w:t>
            </w:r>
            <w:r>
              <w:rPr>
                <w:rFonts w:ascii="Times New Roman" w:hAnsi="Times New Roman" w:cs="Times New Roman" w:eastAsia="SimSun"/>
                <w:b w:val="0"/>
                <w:bCs w:val="0"/>
                <w:sz w:val="21"/>
                <w:szCs w:val="21"/>
                <w:rPrChange w:id="8090" w:author="Codex" w:date="2026-10-05T16:32:41.313017+00:00">
                  <w:rPr>
                    <w:bCs w:val="0"/>
                    <w:sz w:val="21"/>
                    <w:szCs w:val="21"/>
                  </w:rPr>
                </w:rPrChange>
              </w:rPr>
              <w:t>，</w:t>
            </w:r>
            <w:r>
              <w:rPr>
                <w:rFonts w:ascii="Times New Roman" w:hAnsi="Times New Roman" w:cs="Times New Roman" w:eastAsia="SimSun"/>
                <w:b w:val="0"/>
                <w:bCs w:val="0"/>
                <w:sz w:val="21"/>
                <w:szCs w:val="21"/>
                <w:rPrChange w:id="8091" w:author="Codex" w:date="2026-10-05T16:32:41.313017+00:00">
                  <w:rPr>
                    <w:bCs w:val="0"/>
                    <w:sz w:val="21"/>
                    <w:szCs w:val="21"/>
                  </w:rPr>
                </w:rPrChange>
              </w:rPr>
              <w:t>1.0116</w:t>
            </w:r>
            <w:r>
              <w:rPr>
                <w:rFonts w:ascii="Times New Roman" w:hAnsi="Times New Roman" w:cs="Times New Roman" w:eastAsia="SimSun"/>
                <w:b w:val="0"/>
                <w:bCs w:val="0"/>
                <w:sz w:val="21"/>
                <w:szCs w:val="21"/>
                <w:rPrChange w:id="809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093" w:author="Codex" w:date="2026-10-05T16:32:41.313017+00:00">
              <w:tcPr>
                <w:tcW w:w="0" w:type="auto"/>
                <w:tcBorders>
                  <w:top w:val="nil"/>
                  <w:left w:val="nil"/>
                  <w:bottom w:val="nil"/>
                  <w:right w:val="nil"/>
                </w:tcBorders>
                <w:tcMar>
                  <w:left w:w="102" w:type="dxa"/>
                  <w:right w:w="102" w:type="dxa"/>
                </w:tcMar>
              </w:tcPr>
            </w:tcPrChange>
          </w:tcPr>
          <w:p w14:paraId="495C645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66" w:author="Codex" w:date="2026-10-05T16:32:41.313017+00:00">
                  <w:rPr>
                    <w:bCs w:val="0"/>
                    <w:sz w:val="21"/>
                    <w:szCs w:val="21"/>
                  </w:rPr>
                </w:rPrChange>
              </w:rPr>
              <w:pPrChange w:id="809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95" w:author="Codex" w:date="2026-10-05T16:32:41.313017+00:00">
                  <w:rPr>
                    <w:bCs w:val="0"/>
                    <w:sz w:val="21"/>
                    <w:szCs w:val="21"/>
                  </w:rPr>
                </w:rPrChange>
              </w:rPr>
              <w:t>-0.413</w:t>
            </w:r>
            <w:r>
              <w:rPr>
                <w:rFonts w:ascii="Times New Roman" w:hAnsi="Times New Roman" w:cs="Times New Roman" w:eastAsia="SimSun"/>
                <w:b w:val="0"/>
                <w:bCs w:val="0"/>
                <w:sz w:val="21"/>
                <w:szCs w:val="21"/>
                <w:rPrChange w:id="8096" w:author="Codex" w:date="2026-10-05T16:32:41.313017+00:00">
                  <w:rPr>
                    <w:bCs w:val="0"/>
                    <w:sz w:val="21"/>
                    <w:szCs w:val="21"/>
                  </w:rPr>
                </w:rPrChange>
              </w:rPr>
              <w:t>（</w:t>
            </w:r>
            <w:r>
              <w:rPr>
                <w:rFonts w:ascii="Times New Roman" w:hAnsi="Times New Roman" w:cs="Times New Roman" w:eastAsia="SimSun"/>
                <w:b w:val="0"/>
                <w:bCs w:val="0"/>
                <w:sz w:val="21"/>
                <w:szCs w:val="21"/>
                <w:rPrChange w:id="8097" w:author="Codex" w:date="2026-10-05T16:32:41.313017+00:00">
                  <w:rPr>
                    <w:bCs w:val="0"/>
                    <w:sz w:val="21"/>
                    <w:szCs w:val="21"/>
                  </w:rPr>
                </w:rPrChange>
              </w:rPr>
              <w:t>-1.097</w:t>
            </w:r>
            <w:r>
              <w:rPr>
                <w:rFonts w:ascii="Times New Roman" w:hAnsi="Times New Roman" w:cs="Times New Roman" w:eastAsia="SimSun"/>
                <w:b w:val="0"/>
                <w:bCs w:val="0"/>
                <w:sz w:val="21"/>
                <w:szCs w:val="21"/>
                <w:rPrChange w:id="8098" w:author="Codex" w:date="2026-10-05T16:32:41.313017+00:00">
                  <w:rPr>
                    <w:bCs w:val="0"/>
                    <w:sz w:val="21"/>
                    <w:szCs w:val="21"/>
                  </w:rPr>
                </w:rPrChange>
              </w:rPr>
              <w:t>，</w:t>
            </w:r>
            <w:r>
              <w:rPr>
                <w:rFonts w:ascii="Times New Roman" w:hAnsi="Times New Roman" w:cs="Times New Roman" w:eastAsia="SimSun"/>
                <w:b w:val="0"/>
                <w:bCs w:val="0"/>
                <w:sz w:val="21"/>
                <w:szCs w:val="21"/>
                <w:rPrChange w:id="8099" w:author="Codex" w:date="2026-10-05T16:32:41.313017+00:00">
                  <w:rPr>
                    <w:bCs w:val="0"/>
                    <w:sz w:val="21"/>
                    <w:szCs w:val="21"/>
                  </w:rPr>
                </w:rPrChange>
              </w:rPr>
              <w:t>0.501</w:t>
            </w:r>
            <w:r>
              <w:rPr>
                <w:rFonts w:ascii="Times New Roman" w:hAnsi="Times New Roman" w:cs="Times New Roman" w:eastAsia="SimSun"/>
                <w:b w:val="0"/>
                <w:bCs w:val="0"/>
                <w:sz w:val="21"/>
                <w:szCs w:val="21"/>
                <w:rPrChange w:id="810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101" w:author="Codex" w:date="2026-10-05T16:32:41.313017+00:00">
              <w:tcPr>
                <w:tcW w:w="0" w:type="auto"/>
                <w:tcBorders>
                  <w:top w:val="nil"/>
                  <w:left w:val="nil"/>
                  <w:bottom w:val="nil"/>
                  <w:right w:val="nil"/>
                </w:tcBorders>
                <w:tcMar>
                  <w:left w:w="102" w:type="dxa"/>
                  <w:right w:w="102" w:type="dxa"/>
                </w:tcMar>
              </w:tcPr>
            </w:tcPrChange>
          </w:tcPr>
          <w:p w14:paraId="788338B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67" w:author="Codex" w:date="2026-10-05T16:32:41.313017+00:00">
                  <w:rPr>
                    <w:bCs w:val="0"/>
                    <w:sz w:val="21"/>
                    <w:szCs w:val="21"/>
                  </w:rPr>
                </w:rPrChange>
              </w:rPr>
              <w:pPrChange w:id="810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03" w:author="Codex" w:date="2026-10-05T16:32:41.313017+00:00">
                  <w:rPr>
                    <w:bCs w:val="0"/>
                    <w:sz w:val="21"/>
                    <w:szCs w:val="21"/>
                  </w:rPr>
                </w:rPrChange>
              </w:rPr>
              <w:t>1000</w:t>
            </w:r>
          </w:p>
        </w:tc>
      </w:tr>
      <w:tr w:rsidR="007622EE" w14:paraId="3269EFE7"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8104" w:author="Codex" w:date="2026-10-05T16:32:41.313017+00:00">
              <w:tcPr>
                <w:tcW w:w="0" w:type="auto"/>
                <w:tcBorders>
                  <w:top w:val="nil"/>
                  <w:left w:val="nil"/>
                  <w:bottom w:val="nil"/>
                  <w:right w:val="nil"/>
                </w:tcBorders>
                <w:tcMar>
                  <w:left w:w="102" w:type="dxa"/>
                  <w:right w:w="102" w:type="dxa"/>
                </w:tcMar>
              </w:tcPr>
            </w:tcPrChange>
          </w:tcPr>
          <w:p w14:paraId="6B97ABE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68" w:author="Codex" w:date="2026-10-05T16:32:41.313017+00:00">
                  <w:rPr>
                    <w:bCs w:val="0"/>
                    <w:sz w:val="21"/>
                    <w:szCs w:val="21"/>
                  </w:rPr>
                </w:rPrChange>
              </w:rPr>
              <w:pPrChange w:id="810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06" w:author="Codex" w:date="2026-10-05T16:32:41.313017+00:00">
                  <w:rPr>
                    <w:bCs w:val="0"/>
                    <w:sz w:val="21"/>
                    <w:szCs w:val="21"/>
                  </w:rPr>
                </w:rPrChange>
              </w:rPr>
              <w:t>RR-P</w:t>
            </w:r>
          </w:p>
        </w:tc>
        <w:tc>
          <w:tcPr>
            <w:tcW w:w="0" w:type="auto"/>
            <w:tcBorders>
              <w:top w:val="nil"/>
              <w:left w:val="nil"/>
              <w:bottom w:val="nil"/>
              <w:right w:val="nil"/>
              <w:insideH w:val="nil"/>
              <w:insideV w:val="nil"/>
            </w:tcBorders>
            <w:tcMar>
              <w:left w:w="102" w:type="dxa"/>
              <w:right w:w="102" w:type="dxa"/>
            </w:tcMar>
            <w:tcPrChange w:id="8107" w:author="Codex" w:date="2026-10-05T16:32:41.313017+00:00">
              <w:tcPr>
                <w:tcW w:w="0" w:type="auto"/>
                <w:tcBorders>
                  <w:top w:val="nil"/>
                  <w:left w:val="nil"/>
                  <w:bottom w:val="nil"/>
                  <w:right w:val="nil"/>
                </w:tcBorders>
                <w:tcMar>
                  <w:left w:w="102" w:type="dxa"/>
                  <w:right w:w="102" w:type="dxa"/>
                </w:tcMar>
              </w:tcPr>
            </w:tcPrChange>
          </w:tcPr>
          <w:p w14:paraId="34AB3921" w14:textId="6C7C26CB"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69" w:author="Codex" w:date="2026-10-05T16:32:41.313017+00:00">
                  <w:rPr>
                    <w:bCs w:val="0"/>
                    <w:sz w:val="21"/>
                    <w:szCs w:val="21"/>
                  </w:rPr>
                </w:rPrChange>
              </w:rPr>
              <w:pPrChange w:id="8108"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8109" w:author="Codex" w:date="2026-10-05T16:32:41.313017+00:00">
                  <w:rPr>
                    <w:bCs w:val="0"/>
                    <w:sz w:val="21"/>
                    <w:szCs w:val="21"/>
                  </w:rPr>
                </w:rPrChange>
              </w:rPr>
              <w:t>城镇</w:t>
            </w:r>
          </w:p>
        </w:tc>
        <w:tc>
          <w:tcPr>
            <w:tcW w:w="0" w:type="auto"/>
            <w:tcBorders>
              <w:top w:val="nil"/>
              <w:left w:val="nil"/>
              <w:bottom w:val="nil"/>
              <w:right w:val="nil"/>
              <w:insideH w:val="nil"/>
              <w:insideV w:val="nil"/>
            </w:tcBorders>
            <w:tcMar>
              <w:left w:w="102" w:type="dxa"/>
              <w:right w:w="102" w:type="dxa"/>
            </w:tcMar>
            <w:tcPrChange w:id="8110" w:author="Codex" w:date="2026-10-05T16:32:41.313017+00:00">
              <w:tcPr>
                <w:tcW w:w="0" w:type="auto"/>
                <w:tcBorders>
                  <w:top w:val="nil"/>
                  <w:left w:val="nil"/>
                  <w:bottom w:val="nil"/>
                  <w:right w:val="nil"/>
                </w:tcBorders>
                <w:tcMar>
                  <w:left w:w="102" w:type="dxa"/>
                  <w:right w:w="102" w:type="dxa"/>
                </w:tcMar>
              </w:tcPr>
            </w:tcPrChange>
          </w:tcPr>
          <w:p w14:paraId="27BB69E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70" w:author="Codex" w:date="2026-10-05T16:32:41.313017+00:00">
                  <w:rPr>
                    <w:bCs w:val="0"/>
                    <w:sz w:val="21"/>
                    <w:szCs w:val="21"/>
                  </w:rPr>
                </w:rPrChange>
              </w:rPr>
              <w:pPrChange w:id="811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12" w:author="Codex" w:date="2026-10-05T16:32:41.313017+00:00">
                  <w:rPr>
                    <w:bCs w:val="0"/>
                    <w:sz w:val="21"/>
                    <w:szCs w:val="21"/>
                  </w:rPr>
                </w:rPrChange>
              </w:rPr>
              <w:t>2830</w:t>
            </w:r>
          </w:p>
        </w:tc>
        <w:tc>
          <w:tcPr>
            <w:tcW w:w="0" w:type="auto"/>
            <w:tcBorders>
              <w:top w:val="nil"/>
              <w:left w:val="nil"/>
              <w:bottom w:val="nil"/>
              <w:right w:val="nil"/>
              <w:insideH w:val="nil"/>
              <w:insideV w:val="nil"/>
            </w:tcBorders>
            <w:tcMar>
              <w:left w:w="102" w:type="dxa"/>
              <w:right w:w="102" w:type="dxa"/>
            </w:tcMar>
            <w:tcPrChange w:id="8113" w:author="Codex" w:date="2026-10-05T16:32:41.313017+00:00">
              <w:tcPr>
                <w:tcW w:w="0" w:type="auto"/>
                <w:tcBorders>
                  <w:top w:val="nil"/>
                  <w:left w:val="nil"/>
                  <w:bottom w:val="nil"/>
                  <w:right w:val="nil"/>
                </w:tcBorders>
                <w:tcMar>
                  <w:left w:w="102" w:type="dxa"/>
                  <w:right w:w="102" w:type="dxa"/>
                </w:tcMar>
              </w:tcPr>
            </w:tcPrChange>
          </w:tcPr>
          <w:p w14:paraId="5BDA7E4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71" w:author="Codex" w:date="2026-10-05T16:32:41.313017+00:00">
                  <w:rPr>
                    <w:bCs w:val="0"/>
                    <w:sz w:val="21"/>
                    <w:szCs w:val="21"/>
                  </w:rPr>
                </w:rPrChange>
              </w:rPr>
              <w:pPrChange w:id="811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15" w:author="Codex" w:date="2026-10-05T16:32:41.313017+00:00">
                  <w:rPr>
                    <w:bCs w:val="0"/>
                    <w:sz w:val="21"/>
                    <w:szCs w:val="21"/>
                  </w:rPr>
                </w:rPrChange>
              </w:rPr>
              <w:t>1142</w:t>
            </w:r>
          </w:p>
        </w:tc>
        <w:tc>
          <w:tcPr>
            <w:tcW w:w="0" w:type="auto"/>
            <w:tcBorders>
              <w:top w:val="nil"/>
              <w:left w:val="nil"/>
              <w:bottom w:val="nil"/>
              <w:right w:val="nil"/>
              <w:insideH w:val="nil"/>
              <w:insideV w:val="nil"/>
            </w:tcBorders>
            <w:tcMar>
              <w:left w:w="102" w:type="dxa"/>
              <w:right w:w="102" w:type="dxa"/>
            </w:tcMar>
            <w:tcPrChange w:id="8116" w:author="Codex" w:date="2026-10-05T16:32:41.313017+00:00">
              <w:tcPr>
                <w:tcW w:w="0" w:type="auto"/>
                <w:tcBorders>
                  <w:top w:val="nil"/>
                  <w:left w:val="nil"/>
                  <w:bottom w:val="nil"/>
                  <w:right w:val="nil"/>
                </w:tcBorders>
                <w:tcMar>
                  <w:left w:w="102" w:type="dxa"/>
                  <w:right w:w="102" w:type="dxa"/>
                </w:tcMar>
              </w:tcPr>
            </w:tcPrChange>
          </w:tcPr>
          <w:p w14:paraId="682AA4C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72" w:author="Codex" w:date="2026-10-05T16:32:41.313017+00:00">
                  <w:rPr>
                    <w:bCs w:val="0"/>
                    <w:sz w:val="21"/>
                    <w:szCs w:val="21"/>
                  </w:rPr>
                </w:rPrChange>
              </w:rPr>
              <w:pPrChange w:id="811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18" w:author="Codex" w:date="2026-10-05T16:32:41.313017+00:00">
                  <w:rPr>
                    <w:bCs w:val="0"/>
                    <w:sz w:val="21"/>
                    <w:szCs w:val="21"/>
                  </w:rPr>
                </w:rPrChange>
              </w:rPr>
              <w:t>1.0042</w:t>
            </w:r>
            <w:r>
              <w:rPr>
                <w:rFonts w:ascii="Times New Roman" w:hAnsi="Times New Roman" w:cs="Times New Roman" w:eastAsia="SimSun"/>
                <w:b w:val="0"/>
                <w:bCs w:val="0"/>
                <w:sz w:val="21"/>
                <w:szCs w:val="21"/>
                <w:rPrChange w:id="8119" w:author="Codex" w:date="2026-10-05T16:32:41.313017+00:00">
                  <w:rPr>
                    <w:bCs w:val="0"/>
                    <w:sz w:val="21"/>
                    <w:szCs w:val="21"/>
                  </w:rPr>
                </w:rPrChange>
              </w:rPr>
              <w:t>（</w:t>
            </w:r>
            <w:r>
              <w:rPr>
                <w:rFonts w:ascii="Times New Roman" w:hAnsi="Times New Roman" w:cs="Times New Roman" w:eastAsia="SimSun"/>
                <w:b w:val="0"/>
                <w:bCs w:val="0"/>
                <w:sz w:val="21"/>
                <w:szCs w:val="21"/>
                <w:rPrChange w:id="8120" w:author="Codex" w:date="2026-10-05T16:32:41.313017+00:00">
                  <w:rPr>
                    <w:bCs w:val="0"/>
                    <w:sz w:val="21"/>
                    <w:szCs w:val="21"/>
                  </w:rPr>
                </w:rPrChange>
              </w:rPr>
              <w:t>0.9784</w:t>
            </w:r>
            <w:r>
              <w:rPr>
                <w:rFonts w:ascii="Times New Roman" w:hAnsi="Times New Roman" w:cs="Times New Roman" w:eastAsia="SimSun"/>
                <w:b w:val="0"/>
                <w:bCs w:val="0"/>
                <w:sz w:val="21"/>
                <w:szCs w:val="21"/>
                <w:rPrChange w:id="8121" w:author="Codex" w:date="2026-10-05T16:32:41.313017+00:00">
                  <w:rPr>
                    <w:bCs w:val="0"/>
                    <w:sz w:val="21"/>
                    <w:szCs w:val="21"/>
                  </w:rPr>
                </w:rPrChange>
              </w:rPr>
              <w:t>，</w:t>
            </w:r>
            <w:r>
              <w:rPr>
                <w:rFonts w:ascii="Times New Roman" w:hAnsi="Times New Roman" w:cs="Times New Roman" w:eastAsia="SimSun"/>
                <w:b w:val="0"/>
                <w:bCs w:val="0"/>
                <w:sz w:val="21"/>
                <w:szCs w:val="21"/>
                <w:rPrChange w:id="8122" w:author="Codex" w:date="2026-10-05T16:32:41.313017+00:00">
                  <w:rPr>
                    <w:bCs w:val="0"/>
                    <w:sz w:val="21"/>
                    <w:szCs w:val="21"/>
                  </w:rPr>
                </w:rPrChange>
              </w:rPr>
              <w:t>1.0244</w:t>
            </w:r>
            <w:r>
              <w:rPr>
                <w:rFonts w:ascii="Times New Roman" w:hAnsi="Times New Roman" w:cs="Times New Roman" w:eastAsia="SimSun"/>
                <w:b w:val="0"/>
                <w:bCs w:val="0"/>
                <w:sz w:val="21"/>
                <w:szCs w:val="21"/>
                <w:rPrChange w:id="812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124" w:author="Codex" w:date="2026-10-05T16:32:41.313017+00:00">
              <w:tcPr>
                <w:tcW w:w="0" w:type="auto"/>
                <w:tcBorders>
                  <w:top w:val="nil"/>
                  <w:left w:val="nil"/>
                  <w:bottom w:val="nil"/>
                  <w:right w:val="nil"/>
                </w:tcBorders>
                <w:tcMar>
                  <w:left w:w="102" w:type="dxa"/>
                  <w:right w:w="102" w:type="dxa"/>
                </w:tcMar>
              </w:tcPr>
            </w:tcPrChange>
          </w:tcPr>
          <w:p w14:paraId="470081B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73" w:author="Codex" w:date="2026-10-05T16:32:41.313017+00:00">
                  <w:rPr>
                    <w:bCs w:val="0"/>
                    <w:sz w:val="21"/>
                    <w:szCs w:val="21"/>
                  </w:rPr>
                </w:rPrChange>
              </w:rPr>
              <w:pPrChange w:id="812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26" w:author="Codex" w:date="2026-10-05T16:32:41.313017+00:00">
                  <w:rPr>
                    <w:bCs w:val="0"/>
                    <w:sz w:val="21"/>
                    <w:szCs w:val="21"/>
                  </w:rPr>
                </w:rPrChange>
              </w:rPr>
              <w:t>0.132</w:t>
            </w:r>
            <w:r>
              <w:rPr>
                <w:rFonts w:ascii="Times New Roman" w:hAnsi="Times New Roman" w:cs="Times New Roman" w:eastAsia="SimSun"/>
                <w:b w:val="0"/>
                <w:bCs w:val="0"/>
                <w:sz w:val="21"/>
                <w:szCs w:val="21"/>
                <w:rPrChange w:id="8127" w:author="Codex" w:date="2026-10-05T16:32:41.313017+00:00">
                  <w:rPr>
                    <w:bCs w:val="0"/>
                    <w:sz w:val="21"/>
                    <w:szCs w:val="21"/>
                  </w:rPr>
                </w:rPrChange>
              </w:rPr>
              <w:t>（</w:t>
            </w:r>
            <w:r>
              <w:rPr>
                <w:rFonts w:ascii="Times New Roman" w:hAnsi="Times New Roman" w:cs="Times New Roman" w:eastAsia="SimSun"/>
                <w:b w:val="0"/>
                <w:bCs w:val="0"/>
                <w:sz w:val="21"/>
                <w:szCs w:val="21"/>
                <w:rPrChange w:id="8128" w:author="Codex" w:date="2026-10-05T16:32:41.313017+00:00">
                  <w:rPr>
                    <w:bCs w:val="0"/>
                    <w:sz w:val="21"/>
                    <w:szCs w:val="21"/>
                  </w:rPr>
                </w:rPrChange>
              </w:rPr>
              <w:t>-0.385</w:t>
            </w:r>
            <w:r>
              <w:rPr>
                <w:rFonts w:ascii="Times New Roman" w:hAnsi="Times New Roman" w:cs="Times New Roman" w:eastAsia="SimSun"/>
                <w:b w:val="0"/>
                <w:bCs w:val="0"/>
                <w:sz w:val="21"/>
                <w:szCs w:val="21"/>
                <w:rPrChange w:id="8129" w:author="Codex" w:date="2026-10-05T16:32:41.313017+00:00">
                  <w:rPr>
                    <w:bCs w:val="0"/>
                    <w:sz w:val="21"/>
                    <w:szCs w:val="21"/>
                  </w:rPr>
                </w:rPrChange>
              </w:rPr>
              <w:t>，</w:t>
            </w:r>
            <w:r>
              <w:rPr>
                <w:rFonts w:ascii="Times New Roman" w:hAnsi="Times New Roman" w:cs="Times New Roman" w:eastAsia="SimSun"/>
                <w:b w:val="0"/>
                <w:bCs w:val="0"/>
                <w:sz w:val="21"/>
                <w:szCs w:val="21"/>
                <w:rPrChange w:id="8130" w:author="Codex" w:date="2026-10-05T16:32:41.313017+00:00">
                  <w:rPr>
                    <w:bCs w:val="0"/>
                    <w:sz w:val="21"/>
                    <w:szCs w:val="21"/>
                  </w:rPr>
                </w:rPrChange>
              </w:rPr>
              <w:t>0.868</w:t>
            </w:r>
            <w:r>
              <w:rPr>
                <w:rFonts w:ascii="Times New Roman" w:hAnsi="Times New Roman" w:cs="Times New Roman" w:eastAsia="SimSun"/>
                <w:b w:val="0"/>
                <w:bCs w:val="0"/>
                <w:sz w:val="21"/>
                <w:szCs w:val="21"/>
                <w:rPrChange w:id="8131"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132" w:author="Codex" w:date="2026-10-05T16:32:41.313017+00:00">
              <w:tcPr>
                <w:tcW w:w="0" w:type="auto"/>
                <w:tcBorders>
                  <w:top w:val="nil"/>
                  <w:left w:val="nil"/>
                  <w:bottom w:val="nil"/>
                  <w:right w:val="nil"/>
                </w:tcBorders>
                <w:tcMar>
                  <w:left w:w="102" w:type="dxa"/>
                  <w:right w:w="102" w:type="dxa"/>
                </w:tcMar>
              </w:tcPr>
            </w:tcPrChange>
          </w:tcPr>
          <w:p w14:paraId="797C58D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74" w:author="Codex" w:date="2026-10-05T16:32:41.313017+00:00">
                  <w:rPr>
                    <w:bCs w:val="0"/>
                    <w:sz w:val="21"/>
                    <w:szCs w:val="21"/>
                  </w:rPr>
                </w:rPrChange>
              </w:rPr>
              <w:pPrChange w:id="813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34" w:author="Codex" w:date="2026-10-05T16:32:41.313017+00:00">
                  <w:rPr>
                    <w:bCs w:val="0"/>
                    <w:sz w:val="21"/>
                    <w:szCs w:val="21"/>
                  </w:rPr>
                </w:rPrChange>
              </w:rPr>
              <w:t>1000</w:t>
            </w:r>
          </w:p>
        </w:tc>
      </w:tr>
      <w:tr w:rsidR="007622EE" w14:paraId="174F173C"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tcPrChange w:id="8135" w:author="Codex" w:date="2026-10-05T16:32:41.313017+00:00">
              <w:tcPr>
                <w:tcW w:w="0" w:type="auto"/>
                <w:tcBorders>
                  <w:top w:val="nil"/>
                  <w:left w:val="nil"/>
                  <w:bottom w:val="single" w:sz="12" w:space="0" w:color="000000"/>
                  <w:right w:val="nil"/>
                </w:tcBorders>
                <w:tcMar>
                  <w:left w:w="102" w:type="dxa"/>
                  <w:right w:w="102" w:type="dxa"/>
                </w:tcMar>
              </w:tcPr>
            </w:tcPrChange>
          </w:tcPr>
          <w:p w14:paraId="25252DB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75" w:author="Codex" w:date="2026-10-05T16:32:41.313017+00:00">
                  <w:rPr>
                    <w:bCs w:val="0"/>
                    <w:sz w:val="21"/>
                    <w:szCs w:val="21"/>
                  </w:rPr>
                </w:rPrChange>
              </w:rPr>
              <w:pPrChange w:id="813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37" w:author="Codex" w:date="2026-10-05T16:32:41.313017+00:00">
                  <w:rPr>
                    <w:bCs w:val="0"/>
                    <w:sz w:val="21"/>
                    <w:szCs w:val="21"/>
                  </w:rPr>
                </w:rPrChange>
              </w:rPr>
              <w:t>RR-P</w:t>
            </w:r>
          </w:p>
        </w:tc>
        <w:tc>
          <w:tcPr>
            <w:tcW w:w="0" w:type="auto"/>
            <w:tcBorders>
              <w:top w:val="nil"/>
              <w:left w:val="nil"/>
              <w:bottom w:val="single" w:sz="12" w:color="000000"/>
              <w:right w:val="nil"/>
              <w:insideH w:val="nil"/>
              <w:insideV w:val="nil"/>
            </w:tcBorders>
            <w:tcMar>
              <w:left w:w="102" w:type="dxa"/>
              <w:right w:w="102" w:type="dxa"/>
            </w:tcMar>
            <w:tcPrChange w:id="8138" w:author="Codex" w:date="2026-10-05T16:32:41.313017+00:00">
              <w:tcPr>
                <w:tcW w:w="0" w:type="auto"/>
                <w:tcBorders>
                  <w:top w:val="nil"/>
                  <w:left w:val="nil"/>
                  <w:bottom w:val="single" w:sz="12" w:space="0" w:color="000000"/>
                  <w:right w:val="nil"/>
                </w:tcBorders>
                <w:tcMar>
                  <w:left w:w="102" w:type="dxa"/>
                  <w:right w:w="102" w:type="dxa"/>
                </w:tcMar>
              </w:tcPr>
            </w:tcPrChange>
          </w:tcPr>
          <w:p w14:paraId="1E567854" w14:textId="71E93B5F"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76" w:author="Codex" w:date="2026-10-05T16:32:41.313017+00:00">
                  <w:rPr>
                    <w:bCs w:val="0"/>
                    <w:sz w:val="21"/>
                    <w:szCs w:val="21"/>
                  </w:rPr>
                </w:rPrChange>
              </w:rPr>
              <w:pPrChange w:id="8139"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8140" w:author="Codex" w:date="2026-10-05T16:32:41.313017+00:00">
                  <w:rPr>
                    <w:bCs w:val="0"/>
                    <w:sz w:val="21"/>
                    <w:szCs w:val="21"/>
                  </w:rPr>
                </w:rPrChange>
              </w:rPr>
              <w:t>乡村及源缺失合并组</w:t>
            </w:r>
          </w:p>
        </w:tc>
        <w:tc>
          <w:tcPr>
            <w:tcW w:w="0" w:type="auto"/>
            <w:tcBorders>
              <w:top w:val="nil"/>
              <w:left w:val="nil"/>
              <w:bottom w:val="single" w:sz="12" w:color="000000"/>
              <w:right w:val="nil"/>
              <w:insideH w:val="nil"/>
              <w:insideV w:val="nil"/>
            </w:tcBorders>
            <w:tcMar>
              <w:left w:w="102" w:type="dxa"/>
              <w:right w:w="102" w:type="dxa"/>
            </w:tcMar>
            <w:tcPrChange w:id="8141" w:author="Codex" w:date="2026-10-05T16:32:41.313017+00:00">
              <w:tcPr>
                <w:tcW w:w="0" w:type="auto"/>
                <w:tcBorders>
                  <w:top w:val="nil"/>
                  <w:left w:val="nil"/>
                  <w:bottom w:val="single" w:sz="12" w:space="0" w:color="000000"/>
                  <w:right w:val="nil"/>
                </w:tcBorders>
                <w:tcMar>
                  <w:left w:w="102" w:type="dxa"/>
                  <w:right w:w="102" w:type="dxa"/>
                </w:tcMar>
              </w:tcPr>
            </w:tcPrChange>
          </w:tcPr>
          <w:p w14:paraId="7652FB9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77" w:author="Codex" w:date="2026-10-05T16:32:41.313017+00:00">
                  <w:rPr>
                    <w:bCs w:val="0"/>
                    <w:sz w:val="21"/>
                    <w:szCs w:val="21"/>
                  </w:rPr>
                </w:rPrChange>
              </w:rPr>
              <w:pPrChange w:id="814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43" w:author="Codex" w:date="2026-10-05T16:32:41.313017+00:00">
                  <w:rPr>
                    <w:bCs w:val="0"/>
                    <w:sz w:val="21"/>
                    <w:szCs w:val="21"/>
                  </w:rPr>
                </w:rPrChange>
              </w:rPr>
              <w:t>2927</w:t>
            </w:r>
          </w:p>
        </w:tc>
        <w:tc>
          <w:tcPr>
            <w:tcW w:w="0" w:type="auto"/>
            <w:tcBorders>
              <w:top w:val="nil"/>
              <w:left w:val="nil"/>
              <w:bottom w:val="single" w:sz="12" w:color="000000"/>
              <w:right w:val="nil"/>
              <w:insideH w:val="nil"/>
              <w:insideV w:val="nil"/>
            </w:tcBorders>
            <w:tcMar>
              <w:left w:w="102" w:type="dxa"/>
              <w:right w:w="102" w:type="dxa"/>
            </w:tcMar>
            <w:tcPrChange w:id="8144" w:author="Codex" w:date="2026-10-05T16:32:41.313017+00:00">
              <w:tcPr>
                <w:tcW w:w="0" w:type="auto"/>
                <w:tcBorders>
                  <w:top w:val="nil"/>
                  <w:left w:val="nil"/>
                  <w:bottom w:val="single" w:sz="12" w:space="0" w:color="000000"/>
                  <w:right w:val="nil"/>
                </w:tcBorders>
                <w:tcMar>
                  <w:left w:w="102" w:type="dxa"/>
                  <w:right w:w="102" w:type="dxa"/>
                </w:tcMar>
              </w:tcPr>
            </w:tcPrChange>
          </w:tcPr>
          <w:p w14:paraId="688BB2B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78" w:author="Codex" w:date="2026-10-05T16:32:41.313017+00:00">
                  <w:rPr>
                    <w:bCs w:val="0"/>
                    <w:sz w:val="21"/>
                    <w:szCs w:val="21"/>
                  </w:rPr>
                </w:rPrChange>
              </w:rPr>
              <w:pPrChange w:id="814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46" w:author="Codex" w:date="2026-10-05T16:32:41.313017+00:00">
                  <w:rPr>
                    <w:bCs w:val="0"/>
                    <w:sz w:val="21"/>
                    <w:szCs w:val="21"/>
                  </w:rPr>
                </w:rPrChange>
              </w:rPr>
              <w:t>1158</w:t>
            </w:r>
          </w:p>
        </w:tc>
        <w:tc>
          <w:tcPr>
            <w:tcW w:w="0" w:type="auto"/>
            <w:tcBorders>
              <w:top w:val="nil"/>
              <w:left w:val="nil"/>
              <w:bottom w:val="single" w:sz="12" w:color="000000"/>
              <w:right w:val="nil"/>
              <w:insideH w:val="nil"/>
              <w:insideV w:val="nil"/>
            </w:tcBorders>
            <w:tcMar>
              <w:left w:w="102" w:type="dxa"/>
              <w:right w:w="102" w:type="dxa"/>
            </w:tcMar>
            <w:tcPrChange w:id="8147" w:author="Codex" w:date="2026-10-05T16:32:41.313017+00:00">
              <w:tcPr>
                <w:tcW w:w="0" w:type="auto"/>
                <w:tcBorders>
                  <w:top w:val="nil"/>
                  <w:left w:val="nil"/>
                  <w:bottom w:val="single" w:sz="12" w:space="0" w:color="000000"/>
                  <w:right w:val="nil"/>
                </w:tcBorders>
                <w:tcMar>
                  <w:left w:w="102" w:type="dxa"/>
                  <w:right w:w="102" w:type="dxa"/>
                </w:tcMar>
              </w:tcPr>
            </w:tcPrChange>
          </w:tcPr>
          <w:p w14:paraId="5253F9E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79" w:author="Codex" w:date="2026-10-05T16:32:41.313017+00:00">
                  <w:rPr>
                    <w:bCs w:val="0"/>
                    <w:sz w:val="21"/>
                    <w:szCs w:val="21"/>
                  </w:rPr>
                </w:rPrChange>
              </w:rPr>
              <w:pPrChange w:id="814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49" w:author="Codex" w:date="2026-10-05T16:32:41.313017+00:00">
                  <w:rPr>
                    <w:bCs w:val="0"/>
                    <w:sz w:val="21"/>
                    <w:szCs w:val="21"/>
                  </w:rPr>
                </w:rPrChange>
              </w:rPr>
              <w:t>0.9972</w:t>
            </w:r>
            <w:r>
              <w:rPr>
                <w:rFonts w:ascii="Times New Roman" w:hAnsi="Times New Roman" w:cs="Times New Roman" w:eastAsia="SimSun"/>
                <w:b w:val="0"/>
                <w:bCs w:val="0"/>
                <w:sz w:val="21"/>
                <w:szCs w:val="21"/>
                <w:rPrChange w:id="8150" w:author="Codex" w:date="2026-10-05T16:32:41.313017+00:00">
                  <w:rPr>
                    <w:bCs w:val="0"/>
                    <w:sz w:val="21"/>
                    <w:szCs w:val="21"/>
                  </w:rPr>
                </w:rPrChange>
              </w:rPr>
              <w:t>（</w:t>
            </w:r>
            <w:r>
              <w:rPr>
                <w:rFonts w:ascii="Times New Roman" w:hAnsi="Times New Roman" w:cs="Times New Roman" w:eastAsia="SimSun"/>
                <w:b w:val="0"/>
                <w:bCs w:val="0"/>
                <w:sz w:val="21"/>
                <w:szCs w:val="21"/>
                <w:rPrChange w:id="8151" w:author="Codex" w:date="2026-10-05T16:32:41.313017+00:00">
                  <w:rPr>
                    <w:bCs w:val="0"/>
                    <w:sz w:val="21"/>
                    <w:szCs w:val="21"/>
                  </w:rPr>
                </w:rPrChange>
              </w:rPr>
              <w:t>0.9667</w:t>
            </w:r>
            <w:r>
              <w:rPr>
                <w:rFonts w:ascii="Times New Roman" w:hAnsi="Times New Roman" w:cs="Times New Roman" w:eastAsia="SimSun"/>
                <w:b w:val="0"/>
                <w:bCs w:val="0"/>
                <w:sz w:val="21"/>
                <w:szCs w:val="21"/>
                <w:rPrChange w:id="8152" w:author="Codex" w:date="2026-10-05T16:32:41.313017+00:00">
                  <w:rPr>
                    <w:bCs w:val="0"/>
                    <w:sz w:val="21"/>
                    <w:szCs w:val="21"/>
                  </w:rPr>
                </w:rPrChange>
              </w:rPr>
              <w:t>，</w:t>
            </w:r>
            <w:r>
              <w:rPr>
                <w:rFonts w:ascii="Times New Roman" w:hAnsi="Times New Roman" w:cs="Times New Roman" w:eastAsia="SimSun"/>
                <w:b w:val="0"/>
                <w:bCs w:val="0"/>
                <w:sz w:val="21"/>
                <w:szCs w:val="21"/>
                <w:rPrChange w:id="8153" w:author="Codex" w:date="2026-10-05T16:32:41.313017+00:00">
                  <w:rPr>
                    <w:bCs w:val="0"/>
                    <w:sz w:val="21"/>
                    <w:szCs w:val="21"/>
                  </w:rPr>
                </w:rPrChange>
              </w:rPr>
              <w:t>1.0266</w:t>
            </w:r>
            <w:r>
              <w:rPr>
                <w:rFonts w:ascii="Times New Roman" w:hAnsi="Times New Roman" w:cs="Times New Roman" w:eastAsia="SimSun"/>
                <w:b w:val="0"/>
                <w:bCs w:val="0"/>
                <w:sz w:val="21"/>
                <w:szCs w:val="21"/>
                <w:rPrChange w:id="8154"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tcPrChange w:id="8155" w:author="Codex" w:date="2026-10-05T16:32:41.313017+00:00">
              <w:tcPr>
                <w:tcW w:w="0" w:type="auto"/>
                <w:tcBorders>
                  <w:top w:val="nil"/>
                  <w:left w:val="nil"/>
                  <w:bottom w:val="single" w:sz="12" w:space="0" w:color="000000"/>
                  <w:right w:val="nil"/>
                </w:tcBorders>
                <w:tcMar>
                  <w:left w:w="102" w:type="dxa"/>
                  <w:right w:w="102" w:type="dxa"/>
                </w:tcMar>
              </w:tcPr>
            </w:tcPrChange>
          </w:tcPr>
          <w:p w14:paraId="7AA73AE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80" w:author="Codex" w:date="2026-10-05T16:32:41.313017+00:00">
                  <w:rPr>
                    <w:bCs w:val="0"/>
                    <w:sz w:val="21"/>
                    <w:szCs w:val="21"/>
                  </w:rPr>
                </w:rPrChange>
              </w:rPr>
              <w:pPrChange w:id="815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57" w:author="Codex" w:date="2026-10-05T16:32:41.313017+00:00">
                  <w:rPr>
                    <w:bCs w:val="0"/>
                    <w:sz w:val="21"/>
                    <w:szCs w:val="21"/>
                  </w:rPr>
                </w:rPrChange>
              </w:rPr>
              <w:t>-0.108</w:t>
            </w:r>
            <w:r>
              <w:rPr>
                <w:rFonts w:ascii="Times New Roman" w:hAnsi="Times New Roman" w:cs="Times New Roman" w:eastAsia="SimSun"/>
                <w:b w:val="0"/>
                <w:bCs w:val="0"/>
                <w:sz w:val="21"/>
                <w:szCs w:val="21"/>
                <w:rPrChange w:id="8158" w:author="Codex" w:date="2026-10-05T16:32:41.313017+00:00">
                  <w:rPr>
                    <w:bCs w:val="0"/>
                    <w:sz w:val="21"/>
                    <w:szCs w:val="21"/>
                  </w:rPr>
                </w:rPrChange>
              </w:rPr>
              <w:t>（</w:t>
            </w:r>
            <w:r>
              <w:rPr>
                <w:rFonts w:ascii="Times New Roman" w:hAnsi="Times New Roman" w:cs="Times New Roman" w:eastAsia="SimSun"/>
                <w:b w:val="0"/>
                <w:bCs w:val="0"/>
                <w:sz w:val="21"/>
                <w:szCs w:val="21"/>
                <w:rPrChange w:id="8159" w:author="Codex" w:date="2026-10-05T16:32:41.313017+00:00">
                  <w:rPr>
                    <w:bCs w:val="0"/>
                    <w:sz w:val="21"/>
                    <w:szCs w:val="21"/>
                  </w:rPr>
                </w:rPrChange>
              </w:rPr>
              <w:t>-0.794</w:t>
            </w:r>
            <w:r>
              <w:rPr>
                <w:rFonts w:ascii="Times New Roman" w:hAnsi="Times New Roman" w:cs="Times New Roman" w:eastAsia="SimSun"/>
                <w:b w:val="0"/>
                <w:bCs w:val="0"/>
                <w:sz w:val="21"/>
                <w:szCs w:val="21"/>
                <w:rPrChange w:id="8160" w:author="Codex" w:date="2026-10-05T16:32:41.313017+00:00">
                  <w:rPr>
                    <w:bCs w:val="0"/>
                    <w:sz w:val="21"/>
                    <w:szCs w:val="21"/>
                  </w:rPr>
                </w:rPrChange>
              </w:rPr>
              <w:t>，</w:t>
            </w:r>
            <w:r>
              <w:rPr>
                <w:rFonts w:ascii="Times New Roman" w:hAnsi="Times New Roman" w:cs="Times New Roman" w:eastAsia="SimSun"/>
                <w:b w:val="0"/>
                <w:bCs w:val="0"/>
                <w:sz w:val="21"/>
                <w:szCs w:val="21"/>
                <w:rPrChange w:id="8161" w:author="Codex" w:date="2026-10-05T16:32:41.313017+00:00">
                  <w:rPr>
                    <w:bCs w:val="0"/>
                    <w:sz w:val="21"/>
                    <w:szCs w:val="21"/>
                  </w:rPr>
                </w:rPrChange>
              </w:rPr>
              <w:t>0.826</w:t>
            </w:r>
            <w:r>
              <w:rPr>
                <w:rFonts w:ascii="Times New Roman" w:hAnsi="Times New Roman" w:cs="Times New Roman" w:eastAsia="SimSun"/>
                <w:b w:val="0"/>
                <w:bCs w:val="0"/>
                <w:sz w:val="21"/>
                <w:szCs w:val="21"/>
                <w:rPrChange w:id="8162"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tcPrChange w:id="8163" w:author="Codex" w:date="2026-10-05T16:32:41.313017+00:00">
              <w:tcPr>
                <w:tcW w:w="0" w:type="auto"/>
                <w:tcBorders>
                  <w:top w:val="nil"/>
                  <w:left w:val="nil"/>
                  <w:bottom w:val="single" w:sz="12" w:space="0" w:color="000000"/>
                  <w:right w:val="nil"/>
                </w:tcBorders>
                <w:tcMar>
                  <w:left w:w="102" w:type="dxa"/>
                  <w:right w:w="102" w:type="dxa"/>
                </w:tcMar>
              </w:tcPr>
            </w:tcPrChange>
          </w:tcPr>
          <w:p w14:paraId="7C8BB9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81" w:author="Codex" w:date="2026-10-05T16:32:41.313017+00:00">
                  <w:rPr>
                    <w:bCs w:val="0"/>
                    <w:sz w:val="21"/>
                    <w:szCs w:val="21"/>
                  </w:rPr>
                </w:rPrChange>
              </w:rPr>
              <w:pPrChange w:id="816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65" w:author="Codex" w:date="2026-10-05T16:32:41.313017+00:00">
                  <w:rPr>
                    <w:bCs w:val="0"/>
                    <w:sz w:val="21"/>
                    <w:szCs w:val="21"/>
                  </w:rPr>
                </w:rPrChange>
              </w:rPr>
              <w:t>1000</w:t>
            </w:r>
          </w:p>
        </w:tc>
      </w:tr>
    </w:tbl>
    <w:p w14:paraId="503B0ED2" w14:textId="7FF693DD" w:rsidR="00FB24F4" w:rsidRDefault="00FB24F4">
      <w:pPr>
        <w:pStyle w:val="af5"/>
        <w:spacing w:line="36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82" w:author="Codex" w:date="2026-10-05T16:32:41.313017+00:00">
            <w:rPr>
              <w:bCs w:val="0"/>
              <w:sz w:val="21"/>
              <w:szCs w:val="21"/>
            </w:rPr>
          </w:rPrChange>
        </w:rPr>
        <w:pPrChange w:id="8166" w:author="Codex" w:date="2026-10-05T16:32:41.313017+00:00">
          <w:pPr>
            <w:pStyle w:val="af5"/>
            <w:ind w:firstLineChars="0" w:firstLine="0"/>
          </w:pPr>
        </w:pPrChange>
      </w:pPr>
      <w:r>
        <w:rPr>
          <w:rFonts w:ascii="Times New Roman" w:hAnsi="Times New Roman" w:cs="Times New Roman" w:eastAsia="SimSun"/>
          <w:sz w:val="21"/>
          <w:szCs w:val="21"/>
          <w:rPrChange w:id="8167" w:author="Codex" w:date="2026-10-05T16:32:41.313017+00:00">
            <w:rPr>
              <w:sz w:val="21"/>
              <w:szCs w:val="21"/>
            </w:rPr>
          </w:rPrChange>
        </w:rPr>
        <w:t>注：</w:t>
      </w:r>
      <w:r>
        <w:rPr>
          <w:rFonts w:ascii="Times New Roman" w:hAnsi="Times New Roman" w:cs="Times New Roman" w:eastAsia="SimSun"/>
          <w:sz w:val="21"/>
          <w:szCs w:val="21"/>
          <w:rPrChange w:id="8168" w:author="Codex" w:date="2026-10-05T16:32:41.313017+00:00">
            <w:rPr>
              <w:sz w:val="21"/>
              <w:szCs w:val="21"/>
            </w:rPr>
          </w:rPrChange>
        </w:rPr>
        <w:t>N</w:t>
      </w:r>
      <w:r>
        <w:rPr>
          <w:rFonts w:ascii="Times New Roman" w:hAnsi="Times New Roman" w:cs="Times New Roman" w:eastAsia="SimSun"/>
          <w:sz w:val="21"/>
          <w:szCs w:val="21"/>
          <w:rPrChange w:id="8169" w:author="Codex" w:date="2026-10-05T16:32:41.313017+00:00">
            <w:rPr>
              <w:sz w:val="21"/>
              <w:szCs w:val="21"/>
            </w:rPr>
          </w:rPrChange>
        </w:rPr>
        <w:t>为该组亲子二元组</w:t>
      </w:r>
      <w:r>
        <w:rPr>
          <w:rFonts w:ascii="Times New Roman" w:hAnsi="Times New Roman" w:cs="Times New Roman" w:eastAsia="SimSun"/>
          <w:sz w:val="21"/>
          <w:szCs w:val="21"/>
          <w:rPrChange w:id="8170" w:author="Codex" w:date="2026-10-05T16:32:41.313017+00:00">
            <w:rPr>
              <w:sz w:val="21"/>
              <w:szCs w:val="21"/>
            </w:rPr>
          </w:rPrChange>
        </w:rPr>
        <w:t>—</w:t>
      </w:r>
      <w:r>
        <w:rPr>
          <w:rFonts w:ascii="Times New Roman" w:hAnsi="Times New Roman" w:cs="Times New Roman" w:eastAsia="SimSun"/>
          <w:sz w:val="21"/>
          <w:szCs w:val="21"/>
          <w:rPrChange w:id="8171" w:author="Codex" w:date="2026-10-05T16:32:41.313017+00:00">
            <w:rPr>
              <w:sz w:val="21"/>
              <w:szCs w:val="21"/>
            </w:rPr>
          </w:rPrChange>
        </w:rPr>
        <w:t>区间记录数。总间接对比的无效值为</w:t>
      </w:r>
      <w:r>
        <w:rPr>
          <w:rFonts w:ascii="Times New Roman" w:hAnsi="Times New Roman" w:cs="Times New Roman" w:eastAsia="SimSun"/>
          <w:sz w:val="21"/>
          <w:szCs w:val="21"/>
          <w:rPrChange w:id="8172" w:author="Codex" w:date="2026-10-05T16:32:41.313017+00:00">
            <w:rPr>
              <w:sz w:val="21"/>
              <w:szCs w:val="21"/>
            </w:rPr>
          </w:rPrChange>
        </w:rPr>
        <w:t>1</w:t>
      </w:r>
      <w:r>
        <w:rPr>
          <w:rFonts w:ascii="Times New Roman" w:hAnsi="Times New Roman" w:cs="Times New Roman" w:eastAsia="SimSun"/>
          <w:sz w:val="21"/>
          <w:szCs w:val="21"/>
          <w:rPrChange w:id="8173" w:author="Codex" w:date="2026-10-05T16:32:41.313017+00:00">
            <w:rPr>
              <w:sz w:val="21"/>
              <w:szCs w:val="21"/>
            </w:rPr>
          </w:rPrChange>
        </w:rPr>
        <w:t>，</w:t>
      </w:r>
      <w:r>
        <w:rPr>
          <w:rFonts w:ascii="Times New Roman" w:hAnsi="Times New Roman" w:cs="Times New Roman" w:eastAsia="SimSun"/>
          <w:sz w:val="21"/>
          <w:szCs w:val="21"/>
          <w:rPrChange w:id="8174" w:author="Codex" w:date="2026-10-05T16:32:41.313017+00:00">
            <w:rPr>
              <w:sz w:val="21"/>
              <w:szCs w:val="21"/>
            </w:rPr>
          </w:rPrChange>
        </w:rPr>
        <w:t>CDE OR</w:t>
      </w:r>
      <w:r>
        <w:rPr>
          <w:rFonts w:ascii="Times New Roman" w:hAnsi="Times New Roman" w:cs="Times New Roman" w:eastAsia="SimSun"/>
          <w:sz w:val="21"/>
          <w:szCs w:val="21"/>
          <w:rPrChange w:id="8175" w:author="Codex" w:date="2026-10-05T16:32:41.313017+00:00">
            <w:rPr>
              <w:sz w:val="21"/>
              <w:szCs w:val="21"/>
            </w:rPr>
          </w:rPrChange>
        </w:rPr>
        <w:t>差的无效值为</w:t>
      </w:r>
      <w:r>
        <w:rPr>
          <w:rFonts w:ascii="Times New Roman" w:hAnsi="Times New Roman" w:cs="Times New Roman" w:eastAsia="SimSun"/>
          <w:sz w:val="21"/>
          <w:szCs w:val="21"/>
          <w:rPrChange w:id="8176" w:author="Codex" w:date="2026-10-05T16:32:41.313017+00:00">
            <w:rPr>
              <w:sz w:val="21"/>
              <w:szCs w:val="21"/>
            </w:rPr>
          </w:rPrChange>
        </w:rPr>
        <w:t>0</w:t>
      </w:r>
      <w:r>
        <w:rPr>
          <w:rFonts w:ascii="Times New Roman" w:hAnsi="Times New Roman" w:cs="Times New Roman" w:eastAsia="SimSun"/>
          <w:sz w:val="21"/>
          <w:szCs w:val="21"/>
          <w:rPrChange w:id="8177" w:author="Codex" w:date="2026-10-05T16:32:41.313017+00:00">
            <w:rPr>
              <w:sz w:val="21"/>
              <w:szCs w:val="21"/>
            </w:rPr>
          </w:rPrChange>
        </w:rPr>
        <w:t>；区间来自共享连通组</w:t>
      </w:r>
      <w:r>
        <w:rPr>
          <w:rFonts w:ascii="Times New Roman" w:hAnsi="Times New Roman" w:cs="Times New Roman" w:eastAsia="SimSun"/>
          <w:sz w:val="21"/>
          <w:szCs w:val="21"/>
          <w:rPrChange w:id="8178" w:author="Codex" w:date="2026-10-05T16:32:41.313017+00:00">
            <w:rPr>
              <w:sz w:val="21"/>
              <w:szCs w:val="21"/>
            </w:rPr>
          </w:rPrChange>
        </w:rPr>
        <w:t>bootstrap</w:t>
      </w:r>
      <w:r>
        <w:rPr>
          <w:rFonts w:ascii="Times New Roman" w:hAnsi="Times New Roman" w:cs="Times New Roman" w:eastAsia="SimSun"/>
          <w:sz w:val="21"/>
          <w:szCs w:val="21"/>
          <w:rPrChange w:id="8179" w:author="Codex" w:date="2026-10-05T16:32:41.313017+00:00">
            <w:rPr>
              <w:sz w:val="21"/>
              <w:szCs w:val="21"/>
            </w:rPr>
          </w:rPrChange>
        </w:rPr>
        <w:t>。各组按本组协变量分布标准化，组间对比仍可能包含人群构成差异，不解释为性别、年龄或城乡本身的因果效应。</w:t>
      </w:r>
      <w:r>
        <w:rPr>
          <w:rFonts w:ascii="Times New Roman" w:hAnsi="Times New Roman" w:cs="Times New Roman" w:eastAsia="SimSun"/>
          <w:sz w:val="21"/>
          <w:szCs w:val="21"/>
          <w:rPrChange w:id="8180" w:author="Codex" w:date="2026-10-05T16:32:41.313017+00:00">
            <w:rPr>
              <w:sz w:val="21"/>
              <w:szCs w:val="21"/>
            </w:rPr>
          </w:rPrChange>
        </w:rPr>
        <w:t>“</w:t>
      </w:r>
      <w:r>
        <w:rPr>
          <w:rFonts w:ascii="Times New Roman" w:hAnsi="Times New Roman" w:cs="Times New Roman" w:eastAsia="SimSun"/>
          <w:sz w:val="21"/>
          <w:szCs w:val="21"/>
          <w:rPrChange w:id="8181" w:author="Codex" w:date="2026-10-05T16:32:41.313017+00:00">
            <w:rPr>
              <w:sz w:val="21"/>
              <w:szCs w:val="21"/>
            </w:rPr>
          </w:rPrChange>
        </w:rPr>
        <w:t>检查通过次数</w:t>
      </w:r>
      <w:r>
        <w:rPr>
          <w:rFonts w:ascii="Times New Roman" w:hAnsi="Times New Roman" w:cs="Times New Roman" w:eastAsia="SimSun"/>
          <w:sz w:val="21"/>
          <w:szCs w:val="21"/>
          <w:rPrChange w:id="8182" w:author="Codex" w:date="2026-10-05T16:32:41.313017+00:00">
            <w:rPr>
              <w:sz w:val="21"/>
              <w:szCs w:val="21"/>
            </w:rPr>
          </w:rPrChange>
        </w:rPr>
        <w:t>”</w:t>
      </w:r>
      <w:r>
        <w:rPr>
          <w:rFonts w:ascii="Times New Roman" w:hAnsi="Times New Roman" w:cs="Times New Roman" w:eastAsia="SimSun"/>
          <w:sz w:val="21"/>
          <w:szCs w:val="21"/>
          <w:rPrChange w:id="8183" w:author="Codex" w:date="2026-10-05T16:32:41.313017+00:00">
            <w:rPr>
              <w:sz w:val="21"/>
              <w:szCs w:val="21"/>
            </w:rPr>
          </w:rPrChange>
        </w:rPr>
        <w:t>要求全部子模型收敛、满秩且核心效应有限；少于</w:t>
      </w:r>
      <w:r>
        <w:rPr>
          <w:rFonts w:ascii="Times New Roman" w:hAnsi="Times New Roman" w:cs="Times New Roman" w:eastAsia="SimSun"/>
          <w:sz w:val="21"/>
          <w:szCs w:val="21"/>
          <w:rPrChange w:id="8184" w:author="Codex" w:date="2026-10-05T16:32:41.313017+00:00">
            <w:rPr>
              <w:sz w:val="21"/>
              <w:szCs w:val="21"/>
            </w:rPr>
          </w:rPrChange>
        </w:rPr>
        <w:t>1,000</w:t>
      </w:r>
      <w:r>
        <w:rPr>
          <w:rFonts w:ascii="Times New Roman" w:hAnsi="Times New Roman" w:cs="Times New Roman" w:eastAsia="SimSun"/>
          <w:sz w:val="21"/>
          <w:szCs w:val="21"/>
          <w:rPrChange w:id="8185" w:author="Codex" w:date="2026-10-05T16:32:41.313017+00:00">
            <w:rPr>
              <w:sz w:val="21"/>
              <w:szCs w:val="21"/>
            </w:rPr>
          </w:rPrChange>
        </w:rPr>
        <w:t>时暂缓展示区间和作组间推断，不删除原始重复。本表组</w:t>
      </w:r>
      <w:r>
        <w:rPr>
          <w:rFonts w:ascii="Times New Roman" w:hAnsi="Times New Roman" w:cs="Times New Roman" w:eastAsia="SimSun"/>
          <w:sz w:val="21"/>
          <w:szCs w:val="21"/>
          <w:rPrChange w:id="8186" w:author="Codex" w:date="2026-10-05T16:32:41.313017+00:00">
            <w:rPr>
              <w:sz w:val="21"/>
              <w:szCs w:val="21"/>
            </w:rPr>
          </w:rPrChange>
        </w:rPr>
        <w:t>0</w:t>
      </w:r>
      <w:r>
        <w:rPr>
          <w:rFonts w:ascii="Times New Roman" w:hAnsi="Times New Roman" w:cs="Times New Roman" w:eastAsia="SimSun"/>
          <w:sz w:val="21"/>
          <w:szCs w:val="21"/>
          <w:rPrChange w:id="8187" w:author="Codex" w:date="2026-10-05T16:32:41.313017+00:00">
            <w:rPr>
              <w:sz w:val="21"/>
              <w:szCs w:val="21"/>
            </w:rPr>
          </w:rPrChange>
        </w:rPr>
        <w:t>为城镇，组</w:t>
      </w:r>
      <w:r>
        <w:rPr>
          <w:rFonts w:ascii="Times New Roman" w:hAnsi="Times New Roman" w:cs="Times New Roman" w:eastAsia="SimSun"/>
          <w:sz w:val="21"/>
          <w:szCs w:val="21"/>
          <w:rPrChange w:id="8188" w:author="Codex" w:date="2026-10-05T16:32:41.313017+00:00">
            <w:rPr>
              <w:sz w:val="21"/>
              <w:szCs w:val="21"/>
            </w:rPr>
          </w:rPrChange>
        </w:rPr>
        <w:t>1</w:t>
      </w:r>
      <w:r>
        <w:rPr>
          <w:rFonts w:ascii="Times New Roman" w:hAnsi="Times New Roman" w:cs="Times New Roman" w:eastAsia="SimSun"/>
          <w:sz w:val="21"/>
          <w:szCs w:val="21"/>
          <w:rPrChange w:id="8189" w:author="Codex" w:date="2026-10-05T16:32:41.313017+00:00">
            <w:rPr>
              <w:sz w:val="21"/>
              <w:szCs w:val="21"/>
            </w:rPr>
          </w:rPrChange>
        </w:rPr>
        <w:t>为乡村及源缺失合并组；历史转换将原乡村</w:t>
      </w:r>
      <w:r>
        <w:rPr>
          <w:rFonts w:ascii="Times New Roman" w:hAnsi="Times New Roman" w:cs="Times New Roman" w:eastAsia="SimSun"/>
          <w:sz w:val="21"/>
          <w:szCs w:val="21"/>
          <w:rPrChange w:id="8190" w:author="Codex" w:date="2026-10-05T16:32:41.313017+00:00">
            <w:rPr>
              <w:sz w:val="21"/>
              <w:szCs w:val="21"/>
            </w:rPr>
          </w:rPrChange>
        </w:rPr>
        <w:t>0</w:t>
      </w:r>
      <w:r>
        <w:rPr>
          <w:rFonts w:ascii="Times New Roman" w:hAnsi="Times New Roman" w:cs="Times New Roman" w:eastAsia="SimSun"/>
          <w:sz w:val="21"/>
          <w:szCs w:val="21"/>
          <w:rPrChange w:id="8191" w:author="Codex" w:date="2026-10-05T16:32:41.313017+00:00">
            <w:rPr>
              <w:sz w:val="21"/>
              <w:szCs w:val="21"/>
            </w:rPr>
          </w:rPrChange>
        </w:rPr>
        <w:t>与源缺失</w:t>
      </w:r>
      <w:r>
        <w:rPr>
          <w:rFonts w:ascii="Times New Roman" w:hAnsi="Times New Roman" w:cs="Times New Roman" w:eastAsia="SimSun"/>
          <w:sz w:val="21"/>
          <w:szCs w:val="21"/>
          <w:rPrChange w:id="8192" w:author="Codex" w:date="2026-10-05T16:32:41.313017+00:00">
            <w:rPr>
              <w:sz w:val="21"/>
              <w:szCs w:val="21"/>
            </w:rPr>
          </w:rPrChange>
        </w:rPr>
        <w:t>−9</w:t>
      </w:r>
      <w:r>
        <w:rPr>
          <w:rFonts w:ascii="Times New Roman" w:hAnsi="Times New Roman" w:cs="Times New Roman" w:eastAsia="SimSun"/>
          <w:sz w:val="21"/>
          <w:szCs w:val="21"/>
          <w:rPrChange w:id="8193" w:author="Codex" w:date="2026-10-05T16:32:41.313017+00:00">
            <w:rPr>
              <w:sz w:val="21"/>
              <w:szCs w:val="21"/>
            </w:rPr>
          </w:rPrChange>
        </w:rPr>
        <w:t>合并，不宜将组</w:t>
      </w:r>
      <w:r>
        <w:rPr>
          <w:rFonts w:ascii="Times New Roman" w:hAnsi="Times New Roman" w:cs="Times New Roman" w:eastAsia="SimSun"/>
          <w:sz w:val="21"/>
          <w:szCs w:val="21"/>
          <w:rPrChange w:id="8194" w:author="Codex" w:date="2026-10-05T16:32:41.313017+00:00">
            <w:rPr>
              <w:sz w:val="21"/>
              <w:szCs w:val="21"/>
            </w:rPr>
          </w:rPrChange>
        </w:rPr>
        <w:t>1</w:t>
      </w:r>
      <w:r>
        <w:rPr>
          <w:rFonts w:ascii="Times New Roman" w:hAnsi="Times New Roman" w:cs="Times New Roman" w:eastAsia="SimSun"/>
          <w:sz w:val="21"/>
          <w:szCs w:val="21"/>
          <w:rPrChange w:id="8195" w:author="Codex" w:date="2026-10-05T16:32:41.313017+00:00">
            <w:rPr>
              <w:sz w:val="21"/>
              <w:szCs w:val="21"/>
            </w:rPr>
          </w:rPrChange>
        </w:rPr>
        <w:t>称为纯乡村群体。</w:t>
      </w:r>
    </w:p>
    <w:p w14:paraId="04B466B5" w14:textId="1B978E7F" w:rsidR="00FB24F4" w:rsidRDefault="00FB24F4">
      <w:pPr>
        <w:pStyle w:val="affa"/>
        <w:keepNext/>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10183" w:author="Codex" w:date="2026-10-05T16:32:41.313017+00:00">
            <w:rPr>
              <w:rFonts w:cs="Times New Roman"/>
              <w:szCs w:val="21"/>
            </w:rPr>
          </w:rPrChange>
        </w:rPr>
        <w:pPrChange w:id="8196" w:author="Codex" w:date="2026-10-05T16:32:41.313017+00:00">
          <w:pPr>
            <w:pStyle w:val="affa"/>
            <w:keepNext/>
            <w:spacing w:beforeLines="0" w:before="0" w:line="360" w:lineRule="exact"/>
            <w:ind w:firstLineChars="0" w:firstLine="0"/>
          </w:pPr>
        </w:pPrChange>
      </w:pPr>
      <w:r>
        <w:rPr>
          <w:rFonts w:ascii="Times New Roman" w:hAnsi="Times New Roman" w:cs="Times New Roman" w:eastAsia="KaiTi"/>
          <w:b w:val="0"/>
          <w:bCs w:val="0"/>
          <w:sz w:val="21"/>
          <w:szCs w:val="21"/>
          <w:rPrChange w:id="8197" w:author="Codex" w:date="2026-10-05T16:32:41.313017+00:00">
            <w:rPr>
              <w:rFonts w:cs="Times New Roman"/>
              <w:szCs w:val="21"/>
            </w:rPr>
          </w:rPrChange>
        </w:rPr>
        <w:lastRenderedPageBreak/>
        <w:t>表</w:t>
      </w:r>
      <w:r>
        <w:rPr>
          <w:rFonts w:ascii="Times New Roman" w:hAnsi="Times New Roman" w:cs="Times New Roman" w:eastAsia="KaiTi"/>
          <w:b w:val="0"/>
          <w:bCs w:val="0"/>
          <w:sz w:val="21"/>
          <w:szCs w:val="21"/>
          <w:rPrChange w:id="8198" w:author="Codex" w:date="2026-10-05T16:32:41.313017+00:00">
            <w:rPr>
              <w:rFonts w:cs="Times New Roman"/>
              <w:szCs w:val="21"/>
            </w:rPr>
          </w:rPrChange>
        </w:rPr>
        <w:t xml:space="preserve">C.6 </w:t>
      </w:r>
      <w:r>
        <w:rPr>
          <w:rFonts w:ascii="Times New Roman" w:hAnsi="Times New Roman" w:cs="Times New Roman" w:eastAsia="KaiTi"/>
          <w:b w:val="0"/>
          <w:bCs w:val="0"/>
          <w:sz w:val="21"/>
          <w:szCs w:val="21"/>
          <w:rPrChange w:id="8199" w:author="Codex" w:date="2026-10-05T16:32:41.313017+00:00">
            <w:rPr>
              <w:rFonts w:cs="Times New Roman"/>
              <w:szCs w:val="21"/>
            </w:rPr>
          </w:rPrChange>
        </w:rPr>
        <w:t>基期城乡编码分组的组间直接差值</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8200" w:author="Codex" w:date="2026-10-05T16:32:41.313017+00:00">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3029"/>
        <w:gridCol w:w="677"/>
        <w:gridCol w:w="2707"/>
        <w:gridCol w:w="677"/>
      </w:tblGrid>
      <w:tr w:rsidR="007622EE" w14:paraId="78A6C088"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tcPrChange w:id="8201"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17D4EE1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84" w:author="Codex" w:date="2026-10-05T16:32:41.313017+00:00">
                  <w:rPr>
                    <w:bCs w:val="0"/>
                    <w:sz w:val="21"/>
                    <w:szCs w:val="21"/>
                  </w:rPr>
                </w:rPrChange>
              </w:rPr>
              <w:pPrChange w:id="8202"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8203" w:author="Codex" w:date="2026-10-05T16:32:41.313017+00:00">
                  <w:rPr>
                    <w:bCs w:val="0"/>
                    <w:sz w:val="21"/>
                    <w:szCs w:val="21"/>
                  </w:rPr>
                </w:rPrChange>
              </w:rPr>
              <w:t>链条</w:t>
            </w:r>
          </w:p>
        </w:tc>
        <w:tc>
          <w:tcPr>
            <w:tcW w:w="0" w:type="auto"/>
            <w:tcBorders>
              <w:top w:val="single" w:sz="12" w:color="000000"/>
              <w:left w:val="nil"/>
              <w:bottom w:val="single" w:sz="4" w:color="000000"/>
              <w:right w:val="nil"/>
              <w:insideH w:val="nil"/>
              <w:insideV w:val="nil"/>
            </w:tcBorders>
            <w:tcMar>
              <w:left w:w="102" w:type="dxa"/>
              <w:right w:w="102" w:type="dxa"/>
            </w:tcMar>
            <w:tcPrChange w:id="8204"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5EBFCFD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85" w:author="Codex" w:date="2026-10-05T16:32:41.313017+00:00">
                  <w:rPr>
                    <w:bCs w:val="0"/>
                    <w:sz w:val="21"/>
                    <w:szCs w:val="21"/>
                  </w:rPr>
                </w:rPrChange>
              </w:rPr>
              <w:pPrChange w:id="8205"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8206" w:author="Codex" w:date="2026-10-05T16:32:41.313017+00:00">
                  <w:rPr>
                    <w:bCs w:val="0"/>
                    <w:sz w:val="21"/>
                    <w:szCs w:val="21"/>
                  </w:rPr>
                </w:rPrChange>
              </w:rPr>
              <w:t>总间接</w:t>
            </w:r>
            <w:r>
              <w:rPr>
                <w:rFonts w:ascii="Times New Roman" w:hAnsi="Times New Roman" w:cs="Times New Roman" w:eastAsia="SimSun"/>
                <w:b w:val="0"/>
                <w:bCs w:val="0"/>
                <w:sz w:val="21"/>
                <w:szCs w:val="21"/>
                <w:rPrChange w:id="8207" w:author="Codex" w:date="2026-10-05T16:32:41.313017+00:00">
                  <w:rPr>
                    <w:bCs w:val="0"/>
                    <w:sz w:val="21"/>
                    <w:szCs w:val="21"/>
                  </w:rPr>
                </w:rPrChange>
              </w:rPr>
              <w:t>log OR</w:t>
            </w:r>
            <w:r>
              <w:rPr>
                <w:rFonts w:ascii="Times New Roman" w:hAnsi="Times New Roman" w:cs="Times New Roman" w:eastAsia="SimSun"/>
                <w:b w:val="0"/>
                <w:bCs w:val="0"/>
                <w:sz w:val="21"/>
                <w:szCs w:val="21"/>
                <w:rPrChange w:id="8208" w:author="Codex" w:date="2026-10-05T16:32:41.313017+00:00">
                  <w:rPr>
                    <w:bCs w:val="0"/>
                    <w:sz w:val="21"/>
                    <w:szCs w:val="21"/>
                  </w:rPr>
                </w:rPrChange>
              </w:rPr>
              <w:t>之差（</w:t>
            </w:r>
            <w:r>
              <w:rPr>
                <w:rFonts w:ascii="Times New Roman" w:hAnsi="Times New Roman" w:cs="Times New Roman" w:eastAsia="SimSun"/>
                <w:b w:val="0"/>
                <w:bCs w:val="0"/>
                <w:sz w:val="21"/>
                <w:szCs w:val="21"/>
                <w:rPrChange w:id="8209" w:author="Codex" w:date="2026-10-05T16:32:41.313017+00:00">
                  <w:rPr>
                    <w:bCs w:val="0"/>
                    <w:sz w:val="21"/>
                    <w:szCs w:val="21"/>
                  </w:rPr>
                </w:rPrChange>
              </w:rPr>
              <w:t>95% CI</w:t>
            </w:r>
            <w:r>
              <w:rPr>
                <w:rFonts w:ascii="Times New Roman" w:hAnsi="Times New Roman" w:cs="Times New Roman" w:eastAsia="SimSun"/>
                <w:b w:val="0"/>
                <w:bCs w:val="0"/>
                <w:sz w:val="21"/>
                <w:szCs w:val="21"/>
                <w:rPrChange w:id="8210"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tcPrChange w:id="8211"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7F96186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86" w:author="Codex" w:date="2026-10-05T16:32:41.313017+00:00">
                  <w:rPr>
                    <w:bCs w:val="0"/>
                    <w:sz w:val="21"/>
                    <w:szCs w:val="21"/>
                  </w:rPr>
                </w:rPrChange>
              </w:rPr>
              <w:pPrChange w:id="821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13" w:author="Codex" w:date="2026-10-05T16:32:41.313017+00:00">
                  <w:rPr>
                    <w:bCs w:val="0"/>
                    <w:sz w:val="21"/>
                    <w:szCs w:val="21"/>
                  </w:rPr>
                </w:rPrChange>
              </w:rPr>
              <w:t>BH q</w:t>
            </w:r>
          </w:p>
        </w:tc>
        <w:tc>
          <w:tcPr>
            <w:tcW w:w="0" w:type="auto"/>
            <w:tcBorders>
              <w:top w:val="single" w:sz="12" w:color="000000"/>
              <w:left w:val="nil"/>
              <w:bottom w:val="single" w:sz="4" w:color="000000"/>
              <w:right w:val="nil"/>
              <w:insideH w:val="nil"/>
              <w:insideV w:val="nil"/>
            </w:tcBorders>
            <w:tcMar>
              <w:left w:w="102" w:type="dxa"/>
              <w:right w:w="102" w:type="dxa"/>
            </w:tcMar>
            <w:tcPrChange w:id="8214"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3C329CA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87" w:author="Codex" w:date="2026-10-05T16:32:41.313017+00:00">
                  <w:rPr>
                    <w:bCs w:val="0"/>
                    <w:sz w:val="21"/>
                    <w:szCs w:val="21"/>
                  </w:rPr>
                </w:rPrChange>
              </w:rPr>
              <w:pPrChange w:id="8215"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8216" w:author="Codex" w:date="2026-10-05T16:32:41.313017+00:00">
                  <w:rPr>
                    <w:bCs w:val="0"/>
                    <w:sz w:val="21"/>
                    <w:szCs w:val="21"/>
                  </w:rPr>
                </w:rPrChange>
              </w:rPr>
              <w:t>CDE</w:t>
            </w:r>
            <w:r>
              <w:rPr>
                <w:rFonts w:ascii="Times New Roman" w:hAnsi="Times New Roman" w:cs="Times New Roman" w:eastAsia="SimSun"/>
                <w:b w:val="0"/>
                <w:bCs w:val="0"/>
                <w:sz w:val="21"/>
                <w:szCs w:val="21"/>
                <w:rPrChange w:id="8217" w:author="Codex" w:date="2026-10-05T16:32:41.313017+00:00">
                  <w:rPr>
                    <w:bCs w:val="0"/>
                    <w:sz w:val="21"/>
                    <w:szCs w:val="21"/>
                  </w:rPr>
                </w:rPrChange>
              </w:rPr>
              <w:t>差异之差（</w:t>
            </w:r>
            <w:r>
              <w:rPr>
                <w:rFonts w:ascii="Times New Roman" w:hAnsi="Times New Roman" w:cs="Times New Roman" w:eastAsia="SimSun"/>
                <w:b w:val="0"/>
                <w:bCs w:val="0"/>
                <w:sz w:val="21"/>
                <w:szCs w:val="21"/>
                <w:rPrChange w:id="8218" w:author="Codex" w:date="2026-10-05T16:32:41.313017+00:00">
                  <w:rPr>
                    <w:bCs w:val="0"/>
                    <w:sz w:val="21"/>
                    <w:szCs w:val="21"/>
                  </w:rPr>
                </w:rPrChange>
              </w:rPr>
              <w:t>95% CI</w:t>
            </w:r>
            <w:r>
              <w:rPr>
                <w:rFonts w:ascii="Times New Roman" w:hAnsi="Times New Roman" w:cs="Times New Roman" w:eastAsia="SimSun"/>
                <w:b w:val="0"/>
                <w:bCs w:val="0"/>
                <w:sz w:val="21"/>
                <w:szCs w:val="21"/>
                <w:rPrChange w:id="8219"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tcPrChange w:id="8220"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7CAFA05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88" w:author="Codex" w:date="2026-10-05T16:32:41.313017+00:00">
                  <w:rPr>
                    <w:bCs w:val="0"/>
                    <w:sz w:val="21"/>
                    <w:szCs w:val="21"/>
                  </w:rPr>
                </w:rPrChange>
              </w:rPr>
              <w:pPrChange w:id="822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22" w:author="Codex" w:date="2026-10-05T16:32:41.313017+00:00">
                  <w:rPr>
                    <w:bCs w:val="0"/>
                    <w:sz w:val="21"/>
                    <w:szCs w:val="21"/>
                  </w:rPr>
                </w:rPrChange>
              </w:rPr>
              <w:t>BH q</w:t>
            </w:r>
          </w:p>
        </w:tc>
      </w:tr>
      <w:tr w:rsidR="007622EE" w14:paraId="78678BD0"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8223" w:author="Codex" w:date="2026-10-05T16:32:41.313017+00:00">
              <w:tcPr>
                <w:tcW w:w="0" w:type="auto"/>
                <w:tcBorders>
                  <w:top w:val="nil"/>
                  <w:left w:val="nil"/>
                  <w:bottom w:val="nil"/>
                  <w:right w:val="nil"/>
                </w:tcBorders>
                <w:tcMar>
                  <w:left w:w="102" w:type="dxa"/>
                  <w:right w:w="102" w:type="dxa"/>
                </w:tcMar>
              </w:tcPr>
            </w:tcPrChange>
          </w:tcPr>
          <w:p w14:paraId="3035119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89" w:author="Codex" w:date="2026-10-05T16:32:41.313017+00:00">
                  <w:rPr>
                    <w:bCs w:val="0"/>
                    <w:sz w:val="21"/>
                    <w:szCs w:val="21"/>
                  </w:rPr>
                </w:rPrChange>
              </w:rPr>
              <w:pPrChange w:id="822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25" w:author="Codex" w:date="2026-10-05T16:32:41.313017+00:00">
                  <w:rPr>
                    <w:bCs w:val="0"/>
                    <w:sz w:val="21"/>
                    <w:szCs w:val="21"/>
                  </w:rPr>
                </w:rPrChange>
              </w:rPr>
              <w:t>AA-S</w:t>
            </w:r>
          </w:p>
        </w:tc>
        <w:tc>
          <w:tcPr>
            <w:tcW w:w="0" w:type="auto"/>
            <w:tcBorders>
              <w:top w:val="nil"/>
              <w:left w:val="nil"/>
              <w:bottom w:val="nil"/>
              <w:right w:val="nil"/>
              <w:insideH w:val="nil"/>
              <w:insideV w:val="nil"/>
            </w:tcBorders>
            <w:tcMar>
              <w:left w:w="102" w:type="dxa"/>
              <w:right w:w="102" w:type="dxa"/>
            </w:tcMar>
            <w:tcPrChange w:id="8226" w:author="Codex" w:date="2026-10-05T16:32:41.313017+00:00">
              <w:tcPr>
                <w:tcW w:w="0" w:type="auto"/>
                <w:tcBorders>
                  <w:top w:val="nil"/>
                  <w:left w:val="nil"/>
                  <w:bottom w:val="nil"/>
                  <w:right w:val="nil"/>
                </w:tcBorders>
                <w:tcMar>
                  <w:left w:w="102" w:type="dxa"/>
                  <w:right w:w="102" w:type="dxa"/>
                </w:tcMar>
              </w:tcPr>
            </w:tcPrChange>
          </w:tcPr>
          <w:p w14:paraId="7EF00B1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90" w:author="Codex" w:date="2026-10-05T16:32:41.313017+00:00">
                  <w:rPr>
                    <w:bCs w:val="0"/>
                    <w:sz w:val="21"/>
                    <w:szCs w:val="21"/>
                  </w:rPr>
                </w:rPrChange>
              </w:rPr>
              <w:pPrChange w:id="822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28" w:author="Codex" w:date="2026-10-05T16:32:41.313017+00:00">
                  <w:rPr>
                    <w:bCs w:val="0"/>
                    <w:sz w:val="21"/>
                    <w:szCs w:val="21"/>
                  </w:rPr>
                </w:rPrChange>
              </w:rPr>
              <w:t>0.0051</w:t>
            </w:r>
            <w:r>
              <w:rPr>
                <w:rFonts w:ascii="Times New Roman" w:hAnsi="Times New Roman" w:cs="Times New Roman" w:eastAsia="SimSun"/>
                <w:b w:val="0"/>
                <w:bCs w:val="0"/>
                <w:sz w:val="21"/>
                <w:szCs w:val="21"/>
                <w:rPrChange w:id="8229" w:author="Codex" w:date="2026-10-05T16:32:41.313017+00:00">
                  <w:rPr>
                    <w:bCs w:val="0"/>
                    <w:sz w:val="21"/>
                    <w:szCs w:val="21"/>
                  </w:rPr>
                </w:rPrChange>
              </w:rPr>
              <w:t>（</w:t>
            </w:r>
            <w:r>
              <w:rPr>
                <w:rFonts w:ascii="Times New Roman" w:hAnsi="Times New Roman" w:cs="Times New Roman" w:eastAsia="SimSun"/>
                <w:b w:val="0"/>
                <w:bCs w:val="0"/>
                <w:sz w:val="21"/>
                <w:szCs w:val="21"/>
                <w:rPrChange w:id="8230" w:author="Codex" w:date="2026-10-05T16:32:41.313017+00:00">
                  <w:rPr>
                    <w:bCs w:val="0"/>
                    <w:sz w:val="21"/>
                    <w:szCs w:val="21"/>
                  </w:rPr>
                </w:rPrChange>
              </w:rPr>
              <w:t>-0.0189</w:t>
            </w:r>
            <w:r>
              <w:rPr>
                <w:rFonts w:ascii="Times New Roman" w:hAnsi="Times New Roman" w:cs="Times New Roman" w:eastAsia="SimSun"/>
                <w:b w:val="0"/>
                <w:bCs w:val="0"/>
                <w:sz w:val="21"/>
                <w:szCs w:val="21"/>
                <w:rPrChange w:id="8231" w:author="Codex" w:date="2026-10-05T16:32:41.313017+00:00">
                  <w:rPr>
                    <w:bCs w:val="0"/>
                    <w:sz w:val="21"/>
                    <w:szCs w:val="21"/>
                  </w:rPr>
                </w:rPrChange>
              </w:rPr>
              <w:t>，</w:t>
            </w:r>
            <w:r>
              <w:rPr>
                <w:rFonts w:ascii="Times New Roman" w:hAnsi="Times New Roman" w:cs="Times New Roman" w:eastAsia="SimSun"/>
                <w:b w:val="0"/>
                <w:bCs w:val="0"/>
                <w:sz w:val="21"/>
                <w:szCs w:val="21"/>
                <w:rPrChange w:id="8232" w:author="Codex" w:date="2026-10-05T16:32:41.313017+00:00">
                  <w:rPr>
                    <w:bCs w:val="0"/>
                    <w:sz w:val="21"/>
                    <w:szCs w:val="21"/>
                  </w:rPr>
                </w:rPrChange>
              </w:rPr>
              <w:t>0.0215</w:t>
            </w:r>
            <w:r>
              <w:rPr>
                <w:rFonts w:ascii="Times New Roman" w:hAnsi="Times New Roman" w:cs="Times New Roman" w:eastAsia="SimSun"/>
                <w:b w:val="0"/>
                <w:bCs w:val="0"/>
                <w:sz w:val="21"/>
                <w:szCs w:val="21"/>
                <w:rPrChange w:id="823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234" w:author="Codex" w:date="2026-10-05T16:32:41.313017+00:00">
              <w:tcPr>
                <w:tcW w:w="0" w:type="auto"/>
                <w:tcBorders>
                  <w:top w:val="nil"/>
                  <w:left w:val="nil"/>
                  <w:bottom w:val="nil"/>
                  <w:right w:val="nil"/>
                </w:tcBorders>
                <w:tcMar>
                  <w:left w:w="102" w:type="dxa"/>
                  <w:right w:w="102" w:type="dxa"/>
                </w:tcMar>
              </w:tcPr>
            </w:tcPrChange>
          </w:tcPr>
          <w:p w14:paraId="59E677A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91" w:author="Codex" w:date="2026-10-05T16:32:41.313017+00:00">
                  <w:rPr>
                    <w:bCs w:val="0"/>
                    <w:sz w:val="21"/>
                    <w:szCs w:val="21"/>
                  </w:rPr>
                </w:rPrChange>
              </w:rPr>
              <w:pPrChange w:id="823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36"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8237" w:author="Codex" w:date="2026-10-05T16:32:41.313017+00:00">
              <w:tcPr>
                <w:tcW w:w="0" w:type="auto"/>
                <w:tcBorders>
                  <w:top w:val="nil"/>
                  <w:left w:val="nil"/>
                  <w:bottom w:val="nil"/>
                  <w:right w:val="nil"/>
                </w:tcBorders>
                <w:tcMar>
                  <w:left w:w="102" w:type="dxa"/>
                  <w:right w:w="102" w:type="dxa"/>
                </w:tcMar>
              </w:tcPr>
            </w:tcPrChange>
          </w:tcPr>
          <w:p w14:paraId="7988222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92" w:author="Codex" w:date="2026-10-05T16:32:41.313017+00:00">
                  <w:rPr>
                    <w:bCs w:val="0"/>
                    <w:sz w:val="21"/>
                    <w:szCs w:val="21"/>
                  </w:rPr>
                </w:rPrChange>
              </w:rPr>
              <w:pPrChange w:id="823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39" w:author="Codex" w:date="2026-10-05T16:32:41.313017+00:00">
                  <w:rPr>
                    <w:bCs w:val="0"/>
                    <w:sz w:val="21"/>
                    <w:szCs w:val="21"/>
                  </w:rPr>
                </w:rPrChange>
              </w:rPr>
              <w:t>0.2148</w:t>
            </w:r>
            <w:r>
              <w:rPr>
                <w:rFonts w:ascii="Times New Roman" w:hAnsi="Times New Roman" w:cs="Times New Roman" w:eastAsia="SimSun"/>
                <w:b w:val="0"/>
                <w:bCs w:val="0"/>
                <w:sz w:val="21"/>
                <w:szCs w:val="21"/>
                <w:rPrChange w:id="8240" w:author="Codex" w:date="2026-10-05T16:32:41.313017+00:00">
                  <w:rPr>
                    <w:bCs w:val="0"/>
                    <w:sz w:val="21"/>
                    <w:szCs w:val="21"/>
                  </w:rPr>
                </w:rPrChange>
              </w:rPr>
              <w:t>（</w:t>
            </w:r>
            <w:r>
              <w:rPr>
                <w:rFonts w:ascii="Times New Roman" w:hAnsi="Times New Roman" w:cs="Times New Roman" w:eastAsia="SimSun"/>
                <w:b w:val="0"/>
                <w:bCs w:val="0"/>
                <w:sz w:val="21"/>
                <w:szCs w:val="21"/>
                <w:rPrChange w:id="8241" w:author="Codex" w:date="2026-10-05T16:32:41.313017+00:00">
                  <w:rPr>
                    <w:bCs w:val="0"/>
                    <w:sz w:val="21"/>
                    <w:szCs w:val="21"/>
                  </w:rPr>
                </w:rPrChange>
              </w:rPr>
              <w:t>-0.6268</w:t>
            </w:r>
            <w:r>
              <w:rPr>
                <w:rFonts w:ascii="Times New Roman" w:hAnsi="Times New Roman" w:cs="Times New Roman" w:eastAsia="SimSun"/>
                <w:b w:val="0"/>
                <w:bCs w:val="0"/>
                <w:sz w:val="21"/>
                <w:szCs w:val="21"/>
                <w:rPrChange w:id="8242" w:author="Codex" w:date="2026-10-05T16:32:41.313017+00:00">
                  <w:rPr>
                    <w:bCs w:val="0"/>
                    <w:sz w:val="21"/>
                    <w:szCs w:val="21"/>
                  </w:rPr>
                </w:rPrChange>
              </w:rPr>
              <w:t>，</w:t>
            </w:r>
            <w:r>
              <w:rPr>
                <w:rFonts w:ascii="Times New Roman" w:hAnsi="Times New Roman" w:cs="Times New Roman" w:eastAsia="SimSun"/>
                <w:b w:val="0"/>
                <w:bCs w:val="0"/>
                <w:sz w:val="21"/>
                <w:szCs w:val="21"/>
                <w:rPrChange w:id="8243" w:author="Codex" w:date="2026-10-05T16:32:41.313017+00:00">
                  <w:rPr>
                    <w:bCs w:val="0"/>
                    <w:sz w:val="21"/>
                    <w:szCs w:val="21"/>
                  </w:rPr>
                </w:rPrChange>
              </w:rPr>
              <w:t>1.0632</w:t>
            </w:r>
            <w:r>
              <w:rPr>
                <w:rFonts w:ascii="Times New Roman" w:hAnsi="Times New Roman" w:cs="Times New Roman" w:eastAsia="SimSun"/>
                <w:b w:val="0"/>
                <w:bCs w:val="0"/>
                <w:sz w:val="21"/>
                <w:szCs w:val="21"/>
                <w:rPrChange w:id="824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245" w:author="Codex" w:date="2026-10-05T16:32:41.313017+00:00">
              <w:tcPr>
                <w:tcW w:w="0" w:type="auto"/>
                <w:tcBorders>
                  <w:top w:val="nil"/>
                  <w:left w:val="nil"/>
                  <w:bottom w:val="nil"/>
                  <w:right w:val="nil"/>
                </w:tcBorders>
                <w:tcMar>
                  <w:left w:w="102" w:type="dxa"/>
                  <w:right w:w="102" w:type="dxa"/>
                </w:tcMar>
              </w:tcPr>
            </w:tcPrChange>
          </w:tcPr>
          <w:p w14:paraId="7692CA4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93" w:author="Codex" w:date="2026-10-05T16:32:41.313017+00:00">
                  <w:rPr>
                    <w:bCs w:val="0"/>
                    <w:sz w:val="21"/>
                    <w:szCs w:val="21"/>
                  </w:rPr>
                </w:rPrChange>
              </w:rPr>
              <w:pPrChange w:id="824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47" w:author="Codex" w:date="2026-10-05T16:32:41.313017+00:00">
                  <w:rPr>
                    <w:bCs w:val="0"/>
                    <w:sz w:val="21"/>
                    <w:szCs w:val="21"/>
                  </w:rPr>
                </w:rPrChange>
              </w:rPr>
              <w:t>1.000</w:t>
            </w:r>
          </w:p>
        </w:tc>
      </w:tr>
      <w:tr w:rsidR="007622EE" w14:paraId="72089349"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8248" w:author="Codex" w:date="2026-10-05T16:32:41.313017+00:00">
              <w:tcPr>
                <w:tcW w:w="0" w:type="auto"/>
                <w:tcBorders>
                  <w:top w:val="nil"/>
                  <w:left w:val="nil"/>
                  <w:bottom w:val="nil"/>
                  <w:right w:val="nil"/>
                </w:tcBorders>
                <w:tcMar>
                  <w:left w:w="102" w:type="dxa"/>
                  <w:right w:w="102" w:type="dxa"/>
                </w:tcMar>
              </w:tcPr>
            </w:tcPrChange>
          </w:tcPr>
          <w:p w14:paraId="376BB26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94" w:author="Codex" w:date="2026-10-05T16:32:41.313017+00:00">
                  <w:rPr>
                    <w:bCs w:val="0"/>
                    <w:sz w:val="21"/>
                    <w:szCs w:val="21"/>
                  </w:rPr>
                </w:rPrChange>
              </w:rPr>
              <w:pPrChange w:id="824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50" w:author="Codex" w:date="2026-10-05T16:32:41.313017+00:00">
                  <w:rPr>
                    <w:bCs w:val="0"/>
                    <w:sz w:val="21"/>
                    <w:szCs w:val="21"/>
                  </w:rPr>
                </w:rPrChange>
              </w:rPr>
              <w:t>AA-P</w:t>
            </w:r>
          </w:p>
        </w:tc>
        <w:tc>
          <w:tcPr>
            <w:tcW w:w="0" w:type="auto"/>
            <w:tcBorders>
              <w:top w:val="nil"/>
              <w:left w:val="nil"/>
              <w:bottom w:val="nil"/>
              <w:right w:val="nil"/>
              <w:insideH w:val="nil"/>
              <w:insideV w:val="nil"/>
            </w:tcBorders>
            <w:tcMar>
              <w:left w:w="102" w:type="dxa"/>
              <w:right w:w="102" w:type="dxa"/>
            </w:tcMar>
            <w:tcPrChange w:id="8251" w:author="Codex" w:date="2026-10-05T16:32:41.313017+00:00">
              <w:tcPr>
                <w:tcW w:w="0" w:type="auto"/>
                <w:tcBorders>
                  <w:top w:val="nil"/>
                  <w:left w:val="nil"/>
                  <w:bottom w:val="nil"/>
                  <w:right w:val="nil"/>
                </w:tcBorders>
                <w:tcMar>
                  <w:left w:w="102" w:type="dxa"/>
                  <w:right w:w="102" w:type="dxa"/>
                </w:tcMar>
              </w:tcPr>
            </w:tcPrChange>
          </w:tcPr>
          <w:p w14:paraId="39A825C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95" w:author="Codex" w:date="2026-10-05T16:32:41.313017+00:00">
                  <w:rPr>
                    <w:bCs w:val="0"/>
                    <w:sz w:val="21"/>
                    <w:szCs w:val="21"/>
                  </w:rPr>
                </w:rPrChange>
              </w:rPr>
              <w:pPrChange w:id="825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53" w:author="Codex" w:date="2026-10-05T16:32:41.313017+00:00">
                  <w:rPr>
                    <w:bCs w:val="0"/>
                    <w:sz w:val="21"/>
                    <w:szCs w:val="21"/>
                  </w:rPr>
                </w:rPrChange>
              </w:rPr>
              <w:t>-0.0156</w:t>
            </w:r>
            <w:r>
              <w:rPr>
                <w:rFonts w:ascii="Times New Roman" w:hAnsi="Times New Roman" w:cs="Times New Roman" w:eastAsia="SimSun"/>
                <w:b w:val="0"/>
                <w:bCs w:val="0"/>
                <w:sz w:val="21"/>
                <w:szCs w:val="21"/>
                <w:rPrChange w:id="8254" w:author="Codex" w:date="2026-10-05T16:32:41.313017+00:00">
                  <w:rPr>
                    <w:bCs w:val="0"/>
                    <w:sz w:val="21"/>
                    <w:szCs w:val="21"/>
                  </w:rPr>
                </w:rPrChange>
              </w:rPr>
              <w:t>（</w:t>
            </w:r>
            <w:r>
              <w:rPr>
                <w:rFonts w:ascii="Times New Roman" w:hAnsi="Times New Roman" w:cs="Times New Roman" w:eastAsia="SimSun"/>
                <w:b w:val="0"/>
                <w:bCs w:val="0"/>
                <w:sz w:val="21"/>
                <w:szCs w:val="21"/>
                <w:rPrChange w:id="8255" w:author="Codex" w:date="2026-10-05T16:32:41.313017+00:00">
                  <w:rPr>
                    <w:bCs w:val="0"/>
                    <w:sz w:val="21"/>
                    <w:szCs w:val="21"/>
                  </w:rPr>
                </w:rPrChange>
              </w:rPr>
              <w:t>-0.0484</w:t>
            </w:r>
            <w:r>
              <w:rPr>
                <w:rFonts w:ascii="Times New Roman" w:hAnsi="Times New Roman" w:cs="Times New Roman" w:eastAsia="SimSun"/>
                <w:b w:val="0"/>
                <w:bCs w:val="0"/>
                <w:sz w:val="21"/>
                <w:szCs w:val="21"/>
                <w:rPrChange w:id="8256" w:author="Codex" w:date="2026-10-05T16:32:41.313017+00:00">
                  <w:rPr>
                    <w:bCs w:val="0"/>
                    <w:sz w:val="21"/>
                    <w:szCs w:val="21"/>
                  </w:rPr>
                </w:rPrChange>
              </w:rPr>
              <w:t>，</w:t>
            </w:r>
            <w:r>
              <w:rPr>
                <w:rFonts w:ascii="Times New Roman" w:hAnsi="Times New Roman" w:cs="Times New Roman" w:eastAsia="SimSun"/>
                <w:b w:val="0"/>
                <w:bCs w:val="0"/>
                <w:sz w:val="21"/>
                <w:szCs w:val="21"/>
                <w:rPrChange w:id="8257" w:author="Codex" w:date="2026-10-05T16:32:41.313017+00:00">
                  <w:rPr>
                    <w:bCs w:val="0"/>
                    <w:sz w:val="21"/>
                    <w:szCs w:val="21"/>
                  </w:rPr>
                </w:rPrChange>
              </w:rPr>
              <w:t>0.0144</w:t>
            </w:r>
            <w:r>
              <w:rPr>
                <w:rFonts w:ascii="Times New Roman" w:hAnsi="Times New Roman" w:cs="Times New Roman" w:eastAsia="SimSun"/>
                <w:b w:val="0"/>
                <w:bCs w:val="0"/>
                <w:sz w:val="21"/>
                <w:szCs w:val="21"/>
                <w:rPrChange w:id="825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259" w:author="Codex" w:date="2026-10-05T16:32:41.313017+00:00">
              <w:tcPr>
                <w:tcW w:w="0" w:type="auto"/>
                <w:tcBorders>
                  <w:top w:val="nil"/>
                  <w:left w:val="nil"/>
                  <w:bottom w:val="nil"/>
                  <w:right w:val="nil"/>
                </w:tcBorders>
                <w:tcMar>
                  <w:left w:w="102" w:type="dxa"/>
                  <w:right w:w="102" w:type="dxa"/>
                </w:tcMar>
              </w:tcPr>
            </w:tcPrChange>
          </w:tcPr>
          <w:p w14:paraId="02BD657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96" w:author="Codex" w:date="2026-10-05T16:32:41.313017+00:00">
                  <w:rPr>
                    <w:bCs w:val="0"/>
                    <w:sz w:val="21"/>
                    <w:szCs w:val="21"/>
                  </w:rPr>
                </w:rPrChange>
              </w:rPr>
              <w:pPrChange w:id="826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61"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8262" w:author="Codex" w:date="2026-10-05T16:32:41.313017+00:00">
              <w:tcPr>
                <w:tcW w:w="0" w:type="auto"/>
                <w:tcBorders>
                  <w:top w:val="nil"/>
                  <w:left w:val="nil"/>
                  <w:bottom w:val="nil"/>
                  <w:right w:val="nil"/>
                </w:tcBorders>
                <w:tcMar>
                  <w:left w:w="102" w:type="dxa"/>
                  <w:right w:w="102" w:type="dxa"/>
                </w:tcMar>
              </w:tcPr>
            </w:tcPrChange>
          </w:tcPr>
          <w:p w14:paraId="36EB100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97" w:author="Codex" w:date="2026-10-05T16:32:41.313017+00:00">
                  <w:rPr>
                    <w:bCs w:val="0"/>
                    <w:sz w:val="21"/>
                    <w:szCs w:val="21"/>
                  </w:rPr>
                </w:rPrChange>
              </w:rPr>
              <w:pPrChange w:id="826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64" w:author="Codex" w:date="2026-10-05T16:32:41.313017+00:00">
                  <w:rPr>
                    <w:bCs w:val="0"/>
                    <w:sz w:val="21"/>
                    <w:szCs w:val="21"/>
                  </w:rPr>
                </w:rPrChange>
              </w:rPr>
              <w:t>0.1076</w:t>
            </w:r>
            <w:r>
              <w:rPr>
                <w:rFonts w:ascii="Times New Roman" w:hAnsi="Times New Roman" w:cs="Times New Roman" w:eastAsia="SimSun"/>
                <w:b w:val="0"/>
                <w:bCs w:val="0"/>
                <w:sz w:val="21"/>
                <w:szCs w:val="21"/>
                <w:rPrChange w:id="8265" w:author="Codex" w:date="2026-10-05T16:32:41.313017+00:00">
                  <w:rPr>
                    <w:bCs w:val="0"/>
                    <w:sz w:val="21"/>
                    <w:szCs w:val="21"/>
                  </w:rPr>
                </w:rPrChange>
              </w:rPr>
              <w:t>（</w:t>
            </w:r>
            <w:r>
              <w:rPr>
                <w:rFonts w:ascii="Times New Roman" w:hAnsi="Times New Roman" w:cs="Times New Roman" w:eastAsia="SimSun"/>
                <w:b w:val="0"/>
                <w:bCs w:val="0"/>
                <w:sz w:val="21"/>
                <w:szCs w:val="21"/>
                <w:rPrChange w:id="8266" w:author="Codex" w:date="2026-10-05T16:32:41.313017+00:00">
                  <w:rPr>
                    <w:bCs w:val="0"/>
                    <w:sz w:val="21"/>
                    <w:szCs w:val="21"/>
                  </w:rPr>
                </w:rPrChange>
              </w:rPr>
              <w:t>-0.6600</w:t>
            </w:r>
            <w:r>
              <w:rPr>
                <w:rFonts w:ascii="Times New Roman" w:hAnsi="Times New Roman" w:cs="Times New Roman" w:eastAsia="SimSun"/>
                <w:b w:val="0"/>
                <w:bCs w:val="0"/>
                <w:sz w:val="21"/>
                <w:szCs w:val="21"/>
                <w:rPrChange w:id="8267" w:author="Codex" w:date="2026-10-05T16:32:41.313017+00:00">
                  <w:rPr>
                    <w:bCs w:val="0"/>
                    <w:sz w:val="21"/>
                    <w:szCs w:val="21"/>
                  </w:rPr>
                </w:rPrChange>
              </w:rPr>
              <w:t>，</w:t>
            </w:r>
            <w:r>
              <w:rPr>
                <w:rFonts w:ascii="Times New Roman" w:hAnsi="Times New Roman" w:cs="Times New Roman" w:eastAsia="SimSun"/>
                <w:b w:val="0"/>
                <w:bCs w:val="0"/>
                <w:sz w:val="21"/>
                <w:szCs w:val="21"/>
                <w:rPrChange w:id="8268" w:author="Codex" w:date="2026-10-05T16:32:41.313017+00:00">
                  <w:rPr>
                    <w:bCs w:val="0"/>
                    <w:sz w:val="21"/>
                    <w:szCs w:val="21"/>
                  </w:rPr>
                </w:rPrChange>
              </w:rPr>
              <w:t>0.9101</w:t>
            </w:r>
            <w:r>
              <w:rPr>
                <w:rFonts w:ascii="Times New Roman" w:hAnsi="Times New Roman" w:cs="Times New Roman" w:eastAsia="SimSun"/>
                <w:b w:val="0"/>
                <w:bCs w:val="0"/>
                <w:sz w:val="21"/>
                <w:szCs w:val="21"/>
                <w:rPrChange w:id="826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270" w:author="Codex" w:date="2026-10-05T16:32:41.313017+00:00">
              <w:tcPr>
                <w:tcW w:w="0" w:type="auto"/>
                <w:tcBorders>
                  <w:top w:val="nil"/>
                  <w:left w:val="nil"/>
                  <w:bottom w:val="nil"/>
                  <w:right w:val="nil"/>
                </w:tcBorders>
                <w:tcMar>
                  <w:left w:w="102" w:type="dxa"/>
                  <w:right w:w="102" w:type="dxa"/>
                </w:tcMar>
              </w:tcPr>
            </w:tcPrChange>
          </w:tcPr>
          <w:p w14:paraId="72D1B48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98" w:author="Codex" w:date="2026-10-05T16:32:41.313017+00:00">
                  <w:rPr>
                    <w:bCs w:val="0"/>
                    <w:sz w:val="21"/>
                    <w:szCs w:val="21"/>
                  </w:rPr>
                </w:rPrChange>
              </w:rPr>
              <w:pPrChange w:id="827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72" w:author="Codex" w:date="2026-10-05T16:32:41.313017+00:00">
                  <w:rPr>
                    <w:bCs w:val="0"/>
                    <w:sz w:val="21"/>
                    <w:szCs w:val="21"/>
                  </w:rPr>
                </w:rPrChange>
              </w:rPr>
              <w:t>1.000</w:t>
            </w:r>
          </w:p>
        </w:tc>
      </w:tr>
      <w:tr w:rsidR="007622EE" w14:paraId="615153D5"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8273" w:author="Codex" w:date="2026-10-05T16:32:41.313017+00:00">
              <w:tcPr>
                <w:tcW w:w="0" w:type="auto"/>
                <w:tcBorders>
                  <w:top w:val="nil"/>
                  <w:left w:val="nil"/>
                  <w:bottom w:val="nil"/>
                  <w:right w:val="nil"/>
                </w:tcBorders>
                <w:tcMar>
                  <w:left w:w="102" w:type="dxa"/>
                  <w:right w:w="102" w:type="dxa"/>
                </w:tcMar>
              </w:tcPr>
            </w:tcPrChange>
          </w:tcPr>
          <w:p w14:paraId="4E07405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99" w:author="Codex" w:date="2026-10-05T16:32:41.313017+00:00">
                  <w:rPr>
                    <w:bCs w:val="0"/>
                    <w:sz w:val="21"/>
                    <w:szCs w:val="21"/>
                  </w:rPr>
                </w:rPrChange>
              </w:rPr>
              <w:pPrChange w:id="827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75" w:author="Codex" w:date="2026-10-05T16:32:41.313017+00:00">
                  <w:rPr>
                    <w:bCs w:val="0"/>
                    <w:sz w:val="21"/>
                    <w:szCs w:val="21"/>
                  </w:rPr>
                </w:rPrChange>
              </w:rPr>
              <w:t>AR-S</w:t>
            </w:r>
          </w:p>
        </w:tc>
        <w:tc>
          <w:tcPr>
            <w:tcW w:w="0" w:type="auto"/>
            <w:tcBorders>
              <w:top w:val="nil"/>
              <w:left w:val="nil"/>
              <w:bottom w:val="nil"/>
              <w:right w:val="nil"/>
              <w:insideH w:val="nil"/>
              <w:insideV w:val="nil"/>
            </w:tcBorders>
            <w:tcMar>
              <w:left w:w="102" w:type="dxa"/>
              <w:right w:w="102" w:type="dxa"/>
            </w:tcMar>
            <w:tcPrChange w:id="8276" w:author="Codex" w:date="2026-10-05T16:32:41.313017+00:00">
              <w:tcPr>
                <w:tcW w:w="0" w:type="auto"/>
                <w:tcBorders>
                  <w:top w:val="nil"/>
                  <w:left w:val="nil"/>
                  <w:bottom w:val="nil"/>
                  <w:right w:val="nil"/>
                </w:tcBorders>
                <w:tcMar>
                  <w:left w:w="102" w:type="dxa"/>
                  <w:right w:w="102" w:type="dxa"/>
                </w:tcMar>
              </w:tcPr>
            </w:tcPrChange>
          </w:tcPr>
          <w:p w14:paraId="073C4E4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00" w:author="Codex" w:date="2026-10-05T16:32:41.313017+00:00">
                  <w:rPr>
                    <w:bCs w:val="0"/>
                    <w:sz w:val="21"/>
                    <w:szCs w:val="21"/>
                  </w:rPr>
                </w:rPrChange>
              </w:rPr>
              <w:pPrChange w:id="827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78" w:author="Codex" w:date="2026-10-05T16:32:41.313017+00:00">
                  <w:rPr>
                    <w:bCs w:val="0"/>
                    <w:sz w:val="21"/>
                    <w:szCs w:val="21"/>
                  </w:rPr>
                </w:rPrChange>
              </w:rPr>
              <w:t>-0.0008</w:t>
            </w:r>
            <w:r>
              <w:rPr>
                <w:rFonts w:ascii="Times New Roman" w:hAnsi="Times New Roman" w:cs="Times New Roman" w:eastAsia="SimSun"/>
                <w:b w:val="0"/>
                <w:bCs w:val="0"/>
                <w:sz w:val="21"/>
                <w:szCs w:val="21"/>
                <w:rPrChange w:id="8279" w:author="Codex" w:date="2026-10-05T16:32:41.313017+00:00">
                  <w:rPr>
                    <w:bCs w:val="0"/>
                    <w:sz w:val="21"/>
                    <w:szCs w:val="21"/>
                  </w:rPr>
                </w:rPrChange>
              </w:rPr>
              <w:t>（</w:t>
            </w:r>
            <w:r>
              <w:rPr>
                <w:rFonts w:ascii="Times New Roman" w:hAnsi="Times New Roman" w:cs="Times New Roman" w:eastAsia="SimSun"/>
                <w:b w:val="0"/>
                <w:bCs w:val="0"/>
                <w:sz w:val="21"/>
                <w:szCs w:val="21"/>
                <w:rPrChange w:id="8280" w:author="Codex" w:date="2026-10-05T16:32:41.313017+00:00">
                  <w:rPr>
                    <w:bCs w:val="0"/>
                    <w:sz w:val="21"/>
                    <w:szCs w:val="21"/>
                  </w:rPr>
                </w:rPrChange>
              </w:rPr>
              <w:t>-0.0167</w:t>
            </w:r>
            <w:r>
              <w:rPr>
                <w:rFonts w:ascii="Times New Roman" w:hAnsi="Times New Roman" w:cs="Times New Roman" w:eastAsia="SimSun"/>
                <w:b w:val="0"/>
                <w:bCs w:val="0"/>
                <w:sz w:val="21"/>
                <w:szCs w:val="21"/>
                <w:rPrChange w:id="8281" w:author="Codex" w:date="2026-10-05T16:32:41.313017+00:00">
                  <w:rPr>
                    <w:bCs w:val="0"/>
                    <w:sz w:val="21"/>
                    <w:szCs w:val="21"/>
                  </w:rPr>
                </w:rPrChange>
              </w:rPr>
              <w:t>，</w:t>
            </w:r>
            <w:r>
              <w:rPr>
                <w:rFonts w:ascii="Times New Roman" w:hAnsi="Times New Roman" w:cs="Times New Roman" w:eastAsia="SimSun"/>
                <w:b w:val="0"/>
                <w:bCs w:val="0"/>
                <w:sz w:val="21"/>
                <w:szCs w:val="21"/>
                <w:rPrChange w:id="8282" w:author="Codex" w:date="2026-10-05T16:32:41.313017+00:00">
                  <w:rPr>
                    <w:bCs w:val="0"/>
                    <w:sz w:val="21"/>
                    <w:szCs w:val="21"/>
                  </w:rPr>
                </w:rPrChange>
              </w:rPr>
              <w:t>0.0089</w:t>
            </w:r>
            <w:r>
              <w:rPr>
                <w:rFonts w:ascii="Times New Roman" w:hAnsi="Times New Roman" w:cs="Times New Roman" w:eastAsia="SimSun"/>
                <w:b w:val="0"/>
                <w:bCs w:val="0"/>
                <w:sz w:val="21"/>
                <w:szCs w:val="21"/>
                <w:rPrChange w:id="828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284" w:author="Codex" w:date="2026-10-05T16:32:41.313017+00:00">
              <w:tcPr>
                <w:tcW w:w="0" w:type="auto"/>
                <w:tcBorders>
                  <w:top w:val="nil"/>
                  <w:left w:val="nil"/>
                  <w:bottom w:val="nil"/>
                  <w:right w:val="nil"/>
                </w:tcBorders>
                <w:tcMar>
                  <w:left w:w="102" w:type="dxa"/>
                  <w:right w:w="102" w:type="dxa"/>
                </w:tcMar>
              </w:tcPr>
            </w:tcPrChange>
          </w:tcPr>
          <w:p w14:paraId="2F94D41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01" w:author="Codex" w:date="2026-10-05T16:32:41.313017+00:00">
                  <w:rPr>
                    <w:bCs w:val="0"/>
                    <w:sz w:val="21"/>
                    <w:szCs w:val="21"/>
                  </w:rPr>
                </w:rPrChange>
              </w:rPr>
              <w:pPrChange w:id="828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86"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8287" w:author="Codex" w:date="2026-10-05T16:32:41.313017+00:00">
              <w:tcPr>
                <w:tcW w:w="0" w:type="auto"/>
                <w:tcBorders>
                  <w:top w:val="nil"/>
                  <w:left w:val="nil"/>
                  <w:bottom w:val="nil"/>
                  <w:right w:val="nil"/>
                </w:tcBorders>
                <w:tcMar>
                  <w:left w:w="102" w:type="dxa"/>
                  <w:right w:w="102" w:type="dxa"/>
                </w:tcMar>
              </w:tcPr>
            </w:tcPrChange>
          </w:tcPr>
          <w:p w14:paraId="7B9A24D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02" w:author="Codex" w:date="2026-10-05T16:32:41.313017+00:00">
                  <w:rPr>
                    <w:bCs w:val="0"/>
                    <w:sz w:val="21"/>
                    <w:szCs w:val="21"/>
                  </w:rPr>
                </w:rPrChange>
              </w:rPr>
              <w:pPrChange w:id="828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89" w:author="Codex" w:date="2026-10-05T16:32:41.313017+00:00">
                  <w:rPr>
                    <w:bCs w:val="0"/>
                    <w:sz w:val="21"/>
                    <w:szCs w:val="21"/>
                  </w:rPr>
                </w:rPrChange>
              </w:rPr>
              <w:t>-0.0305</w:t>
            </w:r>
            <w:r>
              <w:rPr>
                <w:rFonts w:ascii="Times New Roman" w:hAnsi="Times New Roman" w:cs="Times New Roman" w:eastAsia="SimSun"/>
                <w:b w:val="0"/>
                <w:bCs w:val="0"/>
                <w:sz w:val="21"/>
                <w:szCs w:val="21"/>
                <w:rPrChange w:id="8290" w:author="Codex" w:date="2026-10-05T16:32:41.313017+00:00">
                  <w:rPr>
                    <w:bCs w:val="0"/>
                    <w:sz w:val="21"/>
                    <w:szCs w:val="21"/>
                  </w:rPr>
                </w:rPrChange>
              </w:rPr>
              <w:t>（</w:t>
            </w:r>
            <w:r>
              <w:rPr>
                <w:rFonts w:ascii="Times New Roman" w:hAnsi="Times New Roman" w:cs="Times New Roman" w:eastAsia="SimSun"/>
                <w:b w:val="0"/>
                <w:bCs w:val="0"/>
                <w:sz w:val="21"/>
                <w:szCs w:val="21"/>
                <w:rPrChange w:id="8291" w:author="Codex" w:date="2026-10-05T16:32:41.313017+00:00">
                  <w:rPr>
                    <w:bCs w:val="0"/>
                    <w:sz w:val="21"/>
                    <w:szCs w:val="21"/>
                  </w:rPr>
                </w:rPrChange>
              </w:rPr>
              <w:t>-0.5155</w:t>
            </w:r>
            <w:r>
              <w:rPr>
                <w:rFonts w:ascii="Times New Roman" w:hAnsi="Times New Roman" w:cs="Times New Roman" w:eastAsia="SimSun"/>
                <w:b w:val="0"/>
                <w:bCs w:val="0"/>
                <w:sz w:val="21"/>
                <w:szCs w:val="21"/>
                <w:rPrChange w:id="8292" w:author="Codex" w:date="2026-10-05T16:32:41.313017+00:00">
                  <w:rPr>
                    <w:bCs w:val="0"/>
                    <w:sz w:val="21"/>
                    <w:szCs w:val="21"/>
                  </w:rPr>
                </w:rPrChange>
              </w:rPr>
              <w:t>，</w:t>
            </w:r>
            <w:r>
              <w:rPr>
                <w:rFonts w:ascii="Times New Roman" w:hAnsi="Times New Roman" w:cs="Times New Roman" w:eastAsia="SimSun"/>
                <w:b w:val="0"/>
                <w:bCs w:val="0"/>
                <w:sz w:val="21"/>
                <w:szCs w:val="21"/>
                <w:rPrChange w:id="8293" w:author="Codex" w:date="2026-10-05T16:32:41.313017+00:00">
                  <w:rPr>
                    <w:bCs w:val="0"/>
                    <w:sz w:val="21"/>
                    <w:szCs w:val="21"/>
                  </w:rPr>
                </w:rPrChange>
              </w:rPr>
              <w:t>0.4908</w:t>
            </w:r>
            <w:r>
              <w:rPr>
                <w:rFonts w:ascii="Times New Roman" w:hAnsi="Times New Roman" w:cs="Times New Roman" w:eastAsia="SimSun"/>
                <w:b w:val="0"/>
                <w:bCs w:val="0"/>
                <w:sz w:val="21"/>
                <w:szCs w:val="21"/>
                <w:rPrChange w:id="829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295" w:author="Codex" w:date="2026-10-05T16:32:41.313017+00:00">
              <w:tcPr>
                <w:tcW w:w="0" w:type="auto"/>
                <w:tcBorders>
                  <w:top w:val="nil"/>
                  <w:left w:val="nil"/>
                  <w:bottom w:val="nil"/>
                  <w:right w:val="nil"/>
                </w:tcBorders>
                <w:tcMar>
                  <w:left w:w="102" w:type="dxa"/>
                  <w:right w:w="102" w:type="dxa"/>
                </w:tcMar>
              </w:tcPr>
            </w:tcPrChange>
          </w:tcPr>
          <w:p w14:paraId="638430C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03" w:author="Codex" w:date="2026-10-05T16:32:41.313017+00:00">
                  <w:rPr>
                    <w:bCs w:val="0"/>
                    <w:sz w:val="21"/>
                    <w:szCs w:val="21"/>
                  </w:rPr>
                </w:rPrChange>
              </w:rPr>
              <w:pPrChange w:id="829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97" w:author="Codex" w:date="2026-10-05T16:32:41.313017+00:00">
                  <w:rPr>
                    <w:bCs w:val="0"/>
                    <w:sz w:val="21"/>
                    <w:szCs w:val="21"/>
                  </w:rPr>
                </w:rPrChange>
              </w:rPr>
              <w:t>1.000</w:t>
            </w:r>
          </w:p>
        </w:tc>
      </w:tr>
      <w:tr w:rsidR="007622EE" w14:paraId="0DD06268"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8298" w:author="Codex" w:date="2026-10-05T16:32:41.313017+00:00">
              <w:tcPr>
                <w:tcW w:w="0" w:type="auto"/>
                <w:tcBorders>
                  <w:top w:val="nil"/>
                  <w:left w:val="nil"/>
                  <w:bottom w:val="nil"/>
                  <w:right w:val="nil"/>
                </w:tcBorders>
                <w:tcMar>
                  <w:left w:w="102" w:type="dxa"/>
                  <w:right w:w="102" w:type="dxa"/>
                </w:tcMar>
              </w:tcPr>
            </w:tcPrChange>
          </w:tcPr>
          <w:p w14:paraId="0809FC0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04" w:author="Codex" w:date="2026-10-05T16:32:41.313017+00:00">
                  <w:rPr>
                    <w:bCs w:val="0"/>
                    <w:sz w:val="21"/>
                    <w:szCs w:val="21"/>
                  </w:rPr>
                </w:rPrChange>
              </w:rPr>
              <w:pPrChange w:id="829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00" w:author="Codex" w:date="2026-10-05T16:32:41.313017+00:00">
                  <w:rPr>
                    <w:bCs w:val="0"/>
                    <w:sz w:val="21"/>
                    <w:szCs w:val="21"/>
                  </w:rPr>
                </w:rPrChange>
              </w:rPr>
              <w:t>AR-P</w:t>
            </w:r>
          </w:p>
        </w:tc>
        <w:tc>
          <w:tcPr>
            <w:tcW w:w="0" w:type="auto"/>
            <w:tcBorders>
              <w:top w:val="nil"/>
              <w:left w:val="nil"/>
              <w:bottom w:val="nil"/>
              <w:right w:val="nil"/>
              <w:insideH w:val="nil"/>
              <w:insideV w:val="nil"/>
            </w:tcBorders>
            <w:tcMar>
              <w:left w:w="102" w:type="dxa"/>
              <w:right w:w="102" w:type="dxa"/>
            </w:tcMar>
            <w:tcPrChange w:id="8301" w:author="Codex" w:date="2026-10-05T16:32:41.313017+00:00">
              <w:tcPr>
                <w:tcW w:w="0" w:type="auto"/>
                <w:tcBorders>
                  <w:top w:val="nil"/>
                  <w:left w:val="nil"/>
                  <w:bottom w:val="nil"/>
                  <w:right w:val="nil"/>
                </w:tcBorders>
                <w:tcMar>
                  <w:left w:w="102" w:type="dxa"/>
                  <w:right w:w="102" w:type="dxa"/>
                </w:tcMar>
              </w:tcPr>
            </w:tcPrChange>
          </w:tcPr>
          <w:p w14:paraId="021676B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05" w:author="Codex" w:date="2026-10-05T16:32:41.313017+00:00">
                  <w:rPr>
                    <w:bCs w:val="0"/>
                    <w:sz w:val="21"/>
                    <w:szCs w:val="21"/>
                  </w:rPr>
                </w:rPrChange>
              </w:rPr>
              <w:pPrChange w:id="830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03" w:author="Codex" w:date="2026-10-05T16:32:41.313017+00:00">
                  <w:rPr>
                    <w:bCs w:val="0"/>
                    <w:sz w:val="21"/>
                    <w:szCs w:val="21"/>
                  </w:rPr>
                </w:rPrChange>
              </w:rPr>
              <w:t>-0.0086</w:t>
            </w:r>
            <w:r>
              <w:rPr>
                <w:rFonts w:ascii="Times New Roman" w:hAnsi="Times New Roman" w:cs="Times New Roman" w:eastAsia="SimSun"/>
                <w:b w:val="0"/>
                <w:bCs w:val="0"/>
                <w:sz w:val="21"/>
                <w:szCs w:val="21"/>
                <w:rPrChange w:id="8304" w:author="Codex" w:date="2026-10-05T16:32:41.313017+00:00">
                  <w:rPr>
                    <w:bCs w:val="0"/>
                    <w:sz w:val="21"/>
                    <w:szCs w:val="21"/>
                  </w:rPr>
                </w:rPrChange>
              </w:rPr>
              <w:t>（</w:t>
            </w:r>
            <w:r>
              <w:rPr>
                <w:rFonts w:ascii="Times New Roman" w:hAnsi="Times New Roman" w:cs="Times New Roman" w:eastAsia="SimSun"/>
                <w:b w:val="0"/>
                <w:bCs w:val="0"/>
                <w:sz w:val="21"/>
                <w:szCs w:val="21"/>
                <w:rPrChange w:id="8305" w:author="Codex" w:date="2026-10-05T16:32:41.313017+00:00">
                  <w:rPr>
                    <w:bCs w:val="0"/>
                    <w:sz w:val="21"/>
                    <w:szCs w:val="21"/>
                  </w:rPr>
                </w:rPrChange>
              </w:rPr>
              <w:t>-0.0162</w:t>
            </w:r>
            <w:r>
              <w:rPr>
                <w:rFonts w:ascii="Times New Roman" w:hAnsi="Times New Roman" w:cs="Times New Roman" w:eastAsia="SimSun"/>
                <w:b w:val="0"/>
                <w:bCs w:val="0"/>
                <w:sz w:val="21"/>
                <w:szCs w:val="21"/>
                <w:rPrChange w:id="8306" w:author="Codex" w:date="2026-10-05T16:32:41.313017+00:00">
                  <w:rPr>
                    <w:bCs w:val="0"/>
                    <w:sz w:val="21"/>
                    <w:szCs w:val="21"/>
                  </w:rPr>
                </w:rPrChange>
              </w:rPr>
              <w:t>，</w:t>
            </w:r>
            <w:r>
              <w:rPr>
                <w:rFonts w:ascii="Times New Roman" w:hAnsi="Times New Roman" w:cs="Times New Roman" w:eastAsia="SimSun"/>
                <w:b w:val="0"/>
                <w:bCs w:val="0"/>
                <w:sz w:val="21"/>
                <w:szCs w:val="21"/>
                <w:rPrChange w:id="8307" w:author="Codex" w:date="2026-10-05T16:32:41.313017+00:00">
                  <w:rPr>
                    <w:bCs w:val="0"/>
                    <w:sz w:val="21"/>
                    <w:szCs w:val="21"/>
                  </w:rPr>
                </w:rPrChange>
              </w:rPr>
              <w:t>0.0106</w:t>
            </w:r>
            <w:r>
              <w:rPr>
                <w:rFonts w:ascii="Times New Roman" w:hAnsi="Times New Roman" w:cs="Times New Roman" w:eastAsia="SimSun"/>
                <w:b w:val="0"/>
                <w:bCs w:val="0"/>
                <w:sz w:val="21"/>
                <w:szCs w:val="21"/>
                <w:rPrChange w:id="830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309" w:author="Codex" w:date="2026-10-05T16:32:41.313017+00:00">
              <w:tcPr>
                <w:tcW w:w="0" w:type="auto"/>
                <w:tcBorders>
                  <w:top w:val="nil"/>
                  <w:left w:val="nil"/>
                  <w:bottom w:val="nil"/>
                  <w:right w:val="nil"/>
                </w:tcBorders>
                <w:tcMar>
                  <w:left w:w="102" w:type="dxa"/>
                  <w:right w:w="102" w:type="dxa"/>
                </w:tcMar>
              </w:tcPr>
            </w:tcPrChange>
          </w:tcPr>
          <w:p w14:paraId="32D5A3C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06" w:author="Codex" w:date="2026-10-05T16:32:41.313017+00:00">
                  <w:rPr>
                    <w:bCs w:val="0"/>
                    <w:sz w:val="21"/>
                    <w:szCs w:val="21"/>
                  </w:rPr>
                </w:rPrChange>
              </w:rPr>
              <w:pPrChange w:id="831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11"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8312" w:author="Codex" w:date="2026-10-05T16:32:41.313017+00:00">
              <w:tcPr>
                <w:tcW w:w="0" w:type="auto"/>
                <w:tcBorders>
                  <w:top w:val="nil"/>
                  <w:left w:val="nil"/>
                  <w:bottom w:val="nil"/>
                  <w:right w:val="nil"/>
                </w:tcBorders>
                <w:tcMar>
                  <w:left w:w="102" w:type="dxa"/>
                  <w:right w:w="102" w:type="dxa"/>
                </w:tcMar>
              </w:tcPr>
            </w:tcPrChange>
          </w:tcPr>
          <w:p w14:paraId="48F8B37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07" w:author="Codex" w:date="2026-10-05T16:32:41.313017+00:00">
                  <w:rPr>
                    <w:bCs w:val="0"/>
                    <w:sz w:val="21"/>
                    <w:szCs w:val="21"/>
                  </w:rPr>
                </w:rPrChange>
              </w:rPr>
              <w:pPrChange w:id="831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14" w:author="Codex" w:date="2026-10-05T16:32:41.313017+00:00">
                  <w:rPr>
                    <w:bCs w:val="0"/>
                    <w:sz w:val="21"/>
                    <w:szCs w:val="21"/>
                  </w:rPr>
                </w:rPrChange>
              </w:rPr>
              <w:t>0.2809</w:t>
            </w:r>
            <w:r>
              <w:rPr>
                <w:rFonts w:ascii="Times New Roman" w:hAnsi="Times New Roman" w:cs="Times New Roman" w:eastAsia="SimSun"/>
                <w:b w:val="0"/>
                <w:bCs w:val="0"/>
                <w:sz w:val="21"/>
                <w:szCs w:val="21"/>
                <w:rPrChange w:id="8315" w:author="Codex" w:date="2026-10-05T16:32:41.313017+00:00">
                  <w:rPr>
                    <w:bCs w:val="0"/>
                    <w:sz w:val="21"/>
                    <w:szCs w:val="21"/>
                  </w:rPr>
                </w:rPrChange>
              </w:rPr>
              <w:t>（</w:t>
            </w:r>
            <w:r>
              <w:rPr>
                <w:rFonts w:ascii="Times New Roman" w:hAnsi="Times New Roman" w:cs="Times New Roman" w:eastAsia="SimSun"/>
                <w:b w:val="0"/>
                <w:bCs w:val="0"/>
                <w:sz w:val="21"/>
                <w:szCs w:val="21"/>
                <w:rPrChange w:id="8316" w:author="Codex" w:date="2026-10-05T16:32:41.313017+00:00">
                  <w:rPr>
                    <w:bCs w:val="0"/>
                    <w:sz w:val="21"/>
                    <w:szCs w:val="21"/>
                  </w:rPr>
                </w:rPrChange>
              </w:rPr>
              <w:t>-0.4822</w:t>
            </w:r>
            <w:r>
              <w:rPr>
                <w:rFonts w:ascii="Times New Roman" w:hAnsi="Times New Roman" w:cs="Times New Roman" w:eastAsia="SimSun"/>
                <w:b w:val="0"/>
                <w:bCs w:val="0"/>
                <w:sz w:val="21"/>
                <w:szCs w:val="21"/>
                <w:rPrChange w:id="8317" w:author="Codex" w:date="2026-10-05T16:32:41.313017+00:00">
                  <w:rPr>
                    <w:bCs w:val="0"/>
                    <w:sz w:val="21"/>
                    <w:szCs w:val="21"/>
                  </w:rPr>
                </w:rPrChange>
              </w:rPr>
              <w:t>，</w:t>
            </w:r>
            <w:r>
              <w:rPr>
                <w:rFonts w:ascii="Times New Roman" w:hAnsi="Times New Roman" w:cs="Times New Roman" w:eastAsia="SimSun"/>
                <w:b w:val="0"/>
                <w:bCs w:val="0"/>
                <w:sz w:val="21"/>
                <w:szCs w:val="21"/>
                <w:rPrChange w:id="8318" w:author="Codex" w:date="2026-10-05T16:32:41.313017+00:00">
                  <w:rPr>
                    <w:bCs w:val="0"/>
                    <w:sz w:val="21"/>
                    <w:szCs w:val="21"/>
                  </w:rPr>
                </w:rPrChange>
              </w:rPr>
              <w:t>1.1237</w:t>
            </w:r>
            <w:r>
              <w:rPr>
                <w:rFonts w:ascii="Times New Roman" w:hAnsi="Times New Roman" w:cs="Times New Roman" w:eastAsia="SimSun"/>
                <w:b w:val="0"/>
                <w:bCs w:val="0"/>
                <w:sz w:val="21"/>
                <w:szCs w:val="21"/>
                <w:rPrChange w:id="831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320" w:author="Codex" w:date="2026-10-05T16:32:41.313017+00:00">
              <w:tcPr>
                <w:tcW w:w="0" w:type="auto"/>
                <w:tcBorders>
                  <w:top w:val="nil"/>
                  <w:left w:val="nil"/>
                  <w:bottom w:val="nil"/>
                  <w:right w:val="nil"/>
                </w:tcBorders>
                <w:tcMar>
                  <w:left w:w="102" w:type="dxa"/>
                  <w:right w:w="102" w:type="dxa"/>
                </w:tcMar>
              </w:tcPr>
            </w:tcPrChange>
          </w:tcPr>
          <w:p w14:paraId="080A4A4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08" w:author="Codex" w:date="2026-10-05T16:32:41.313017+00:00">
                  <w:rPr>
                    <w:bCs w:val="0"/>
                    <w:sz w:val="21"/>
                    <w:szCs w:val="21"/>
                  </w:rPr>
                </w:rPrChange>
              </w:rPr>
              <w:pPrChange w:id="832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22" w:author="Codex" w:date="2026-10-05T16:32:41.313017+00:00">
                  <w:rPr>
                    <w:bCs w:val="0"/>
                    <w:sz w:val="21"/>
                    <w:szCs w:val="21"/>
                  </w:rPr>
                </w:rPrChange>
              </w:rPr>
              <w:t>1.000</w:t>
            </w:r>
          </w:p>
        </w:tc>
      </w:tr>
      <w:tr w:rsidR="007622EE" w14:paraId="52502EAC"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8323" w:author="Codex" w:date="2026-10-05T16:32:41.313017+00:00">
              <w:tcPr>
                <w:tcW w:w="0" w:type="auto"/>
                <w:tcBorders>
                  <w:top w:val="nil"/>
                  <w:left w:val="nil"/>
                  <w:bottom w:val="nil"/>
                  <w:right w:val="nil"/>
                </w:tcBorders>
                <w:tcMar>
                  <w:left w:w="102" w:type="dxa"/>
                  <w:right w:w="102" w:type="dxa"/>
                </w:tcMar>
              </w:tcPr>
            </w:tcPrChange>
          </w:tcPr>
          <w:p w14:paraId="0E5BF6B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09" w:author="Codex" w:date="2026-10-05T16:32:41.313017+00:00">
                  <w:rPr>
                    <w:bCs w:val="0"/>
                    <w:sz w:val="21"/>
                    <w:szCs w:val="21"/>
                  </w:rPr>
                </w:rPrChange>
              </w:rPr>
              <w:pPrChange w:id="832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25" w:author="Codex" w:date="2026-10-05T16:32:41.313017+00:00">
                  <w:rPr>
                    <w:bCs w:val="0"/>
                    <w:sz w:val="21"/>
                    <w:szCs w:val="21"/>
                  </w:rPr>
                </w:rPrChange>
              </w:rPr>
              <w:t>RA-S</w:t>
            </w:r>
          </w:p>
        </w:tc>
        <w:tc>
          <w:tcPr>
            <w:tcW w:w="0" w:type="auto"/>
            <w:tcBorders>
              <w:top w:val="nil"/>
              <w:left w:val="nil"/>
              <w:bottom w:val="nil"/>
              <w:right w:val="nil"/>
              <w:insideH w:val="nil"/>
              <w:insideV w:val="nil"/>
            </w:tcBorders>
            <w:tcMar>
              <w:left w:w="102" w:type="dxa"/>
              <w:right w:w="102" w:type="dxa"/>
            </w:tcMar>
            <w:tcPrChange w:id="8326" w:author="Codex" w:date="2026-10-05T16:32:41.313017+00:00">
              <w:tcPr>
                <w:tcW w:w="0" w:type="auto"/>
                <w:tcBorders>
                  <w:top w:val="nil"/>
                  <w:left w:val="nil"/>
                  <w:bottom w:val="nil"/>
                  <w:right w:val="nil"/>
                </w:tcBorders>
                <w:tcMar>
                  <w:left w:w="102" w:type="dxa"/>
                  <w:right w:w="102" w:type="dxa"/>
                </w:tcMar>
              </w:tcPr>
            </w:tcPrChange>
          </w:tcPr>
          <w:p w14:paraId="79158B0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10" w:author="Codex" w:date="2026-10-05T16:32:41.313017+00:00">
                  <w:rPr>
                    <w:bCs w:val="0"/>
                    <w:sz w:val="21"/>
                    <w:szCs w:val="21"/>
                  </w:rPr>
                </w:rPrChange>
              </w:rPr>
              <w:pPrChange w:id="832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28" w:author="Codex" w:date="2026-10-05T16:32:41.313017+00:00">
                  <w:rPr>
                    <w:bCs w:val="0"/>
                    <w:sz w:val="21"/>
                    <w:szCs w:val="21"/>
                  </w:rPr>
                </w:rPrChange>
              </w:rPr>
              <w:t>0.0148</w:t>
            </w:r>
            <w:r>
              <w:rPr>
                <w:rFonts w:ascii="Times New Roman" w:hAnsi="Times New Roman" w:cs="Times New Roman" w:eastAsia="SimSun"/>
                <w:b w:val="0"/>
                <w:bCs w:val="0"/>
                <w:sz w:val="21"/>
                <w:szCs w:val="21"/>
                <w:rPrChange w:id="8329" w:author="Codex" w:date="2026-10-05T16:32:41.313017+00:00">
                  <w:rPr>
                    <w:bCs w:val="0"/>
                    <w:sz w:val="21"/>
                    <w:szCs w:val="21"/>
                  </w:rPr>
                </w:rPrChange>
              </w:rPr>
              <w:t>（</w:t>
            </w:r>
            <w:r>
              <w:rPr>
                <w:rFonts w:ascii="Times New Roman" w:hAnsi="Times New Roman" w:cs="Times New Roman" w:eastAsia="SimSun"/>
                <w:b w:val="0"/>
                <w:bCs w:val="0"/>
                <w:sz w:val="21"/>
                <w:szCs w:val="21"/>
                <w:rPrChange w:id="8330" w:author="Codex" w:date="2026-10-05T16:32:41.313017+00:00">
                  <w:rPr>
                    <w:bCs w:val="0"/>
                    <w:sz w:val="21"/>
                    <w:szCs w:val="21"/>
                  </w:rPr>
                </w:rPrChange>
              </w:rPr>
              <w:t>-0.0451</w:t>
            </w:r>
            <w:r>
              <w:rPr>
                <w:rFonts w:ascii="Times New Roman" w:hAnsi="Times New Roman" w:cs="Times New Roman" w:eastAsia="SimSun"/>
                <w:b w:val="0"/>
                <w:bCs w:val="0"/>
                <w:sz w:val="21"/>
                <w:szCs w:val="21"/>
                <w:rPrChange w:id="8331" w:author="Codex" w:date="2026-10-05T16:32:41.313017+00:00">
                  <w:rPr>
                    <w:bCs w:val="0"/>
                    <w:sz w:val="21"/>
                    <w:szCs w:val="21"/>
                  </w:rPr>
                </w:rPrChange>
              </w:rPr>
              <w:t>，</w:t>
            </w:r>
            <w:r>
              <w:rPr>
                <w:rFonts w:ascii="Times New Roman" w:hAnsi="Times New Roman" w:cs="Times New Roman" w:eastAsia="SimSun"/>
                <w:b w:val="0"/>
                <w:bCs w:val="0"/>
                <w:sz w:val="21"/>
                <w:szCs w:val="21"/>
                <w:rPrChange w:id="8332" w:author="Codex" w:date="2026-10-05T16:32:41.313017+00:00">
                  <w:rPr>
                    <w:bCs w:val="0"/>
                    <w:sz w:val="21"/>
                    <w:szCs w:val="21"/>
                  </w:rPr>
                </w:rPrChange>
              </w:rPr>
              <w:t>0.1223</w:t>
            </w:r>
            <w:r>
              <w:rPr>
                <w:rFonts w:ascii="Times New Roman" w:hAnsi="Times New Roman" w:cs="Times New Roman" w:eastAsia="SimSun"/>
                <w:b w:val="0"/>
                <w:bCs w:val="0"/>
                <w:sz w:val="21"/>
                <w:szCs w:val="21"/>
                <w:rPrChange w:id="833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334" w:author="Codex" w:date="2026-10-05T16:32:41.313017+00:00">
              <w:tcPr>
                <w:tcW w:w="0" w:type="auto"/>
                <w:tcBorders>
                  <w:top w:val="nil"/>
                  <w:left w:val="nil"/>
                  <w:bottom w:val="nil"/>
                  <w:right w:val="nil"/>
                </w:tcBorders>
                <w:tcMar>
                  <w:left w:w="102" w:type="dxa"/>
                  <w:right w:w="102" w:type="dxa"/>
                </w:tcMar>
              </w:tcPr>
            </w:tcPrChange>
          </w:tcPr>
          <w:p w14:paraId="4A83414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11" w:author="Codex" w:date="2026-10-05T16:32:41.313017+00:00">
                  <w:rPr>
                    <w:bCs w:val="0"/>
                    <w:sz w:val="21"/>
                    <w:szCs w:val="21"/>
                  </w:rPr>
                </w:rPrChange>
              </w:rPr>
              <w:pPrChange w:id="833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36"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8337" w:author="Codex" w:date="2026-10-05T16:32:41.313017+00:00">
              <w:tcPr>
                <w:tcW w:w="0" w:type="auto"/>
                <w:tcBorders>
                  <w:top w:val="nil"/>
                  <w:left w:val="nil"/>
                  <w:bottom w:val="nil"/>
                  <w:right w:val="nil"/>
                </w:tcBorders>
                <w:tcMar>
                  <w:left w:w="102" w:type="dxa"/>
                  <w:right w:w="102" w:type="dxa"/>
                </w:tcMar>
              </w:tcPr>
            </w:tcPrChange>
          </w:tcPr>
          <w:p w14:paraId="286BB0A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12" w:author="Codex" w:date="2026-10-05T16:32:41.313017+00:00">
                  <w:rPr>
                    <w:bCs w:val="0"/>
                    <w:sz w:val="21"/>
                    <w:szCs w:val="21"/>
                  </w:rPr>
                </w:rPrChange>
              </w:rPr>
              <w:pPrChange w:id="833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39" w:author="Codex" w:date="2026-10-05T16:32:41.313017+00:00">
                  <w:rPr>
                    <w:bCs w:val="0"/>
                    <w:sz w:val="21"/>
                    <w:szCs w:val="21"/>
                  </w:rPr>
                </w:rPrChange>
              </w:rPr>
              <w:t>-0.4581</w:t>
            </w:r>
            <w:r>
              <w:rPr>
                <w:rFonts w:ascii="Times New Roman" w:hAnsi="Times New Roman" w:cs="Times New Roman" w:eastAsia="SimSun"/>
                <w:b w:val="0"/>
                <w:bCs w:val="0"/>
                <w:sz w:val="21"/>
                <w:szCs w:val="21"/>
                <w:rPrChange w:id="8340" w:author="Codex" w:date="2026-10-05T16:32:41.313017+00:00">
                  <w:rPr>
                    <w:bCs w:val="0"/>
                    <w:sz w:val="21"/>
                    <w:szCs w:val="21"/>
                  </w:rPr>
                </w:rPrChange>
              </w:rPr>
              <w:t>（</w:t>
            </w:r>
            <w:r>
              <w:rPr>
                <w:rFonts w:ascii="Times New Roman" w:hAnsi="Times New Roman" w:cs="Times New Roman" w:eastAsia="SimSun"/>
                <w:b w:val="0"/>
                <w:bCs w:val="0"/>
                <w:sz w:val="21"/>
                <w:szCs w:val="21"/>
                <w:rPrChange w:id="8341" w:author="Codex" w:date="2026-10-05T16:32:41.313017+00:00">
                  <w:rPr>
                    <w:bCs w:val="0"/>
                    <w:sz w:val="21"/>
                    <w:szCs w:val="21"/>
                  </w:rPr>
                </w:rPrChange>
              </w:rPr>
              <w:t>-1.8207</w:t>
            </w:r>
            <w:r>
              <w:rPr>
                <w:rFonts w:ascii="Times New Roman" w:hAnsi="Times New Roman" w:cs="Times New Roman" w:eastAsia="SimSun"/>
                <w:b w:val="0"/>
                <w:bCs w:val="0"/>
                <w:sz w:val="21"/>
                <w:szCs w:val="21"/>
                <w:rPrChange w:id="8342" w:author="Codex" w:date="2026-10-05T16:32:41.313017+00:00">
                  <w:rPr>
                    <w:bCs w:val="0"/>
                    <w:sz w:val="21"/>
                    <w:szCs w:val="21"/>
                  </w:rPr>
                </w:rPrChange>
              </w:rPr>
              <w:t>，</w:t>
            </w:r>
            <w:r>
              <w:rPr>
                <w:rFonts w:ascii="Times New Roman" w:hAnsi="Times New Roman" w:cs="Times New Roman" w:eastAsia="SimSun"/>
                <w:b w:val="0"/>
                <w:bCs w:val="0"/>
                <w:sz w:val="21"/>
                <w:szCs w:val="21"/>
                <w:rPrChange w:id="8343" w:author="Codex" w:date="2026-10-05T16:32:41.313017+00:00">
                  <w:rPr>
                    <w:bCs w:val="0"/>
                    <w:sz w:val="21"/>
                    <w:szCs w:val="21"/>
                  </w:rPr>
                </w:rPrChange>
              </w:rPr>
              <w:t>0.9411</w:t>
            </w:r>
            <w:r>
              <w:rPr>
                <w:rFonts w:ascii="Times New Roman" w:hAnsi="Times New Roman" w:cs="Times New Roman" w:eastAsia="SimSun"/>
                <w:b w:val="0"/>
                <w:bCs w:val="0"/>
                <w:sz w:val="21"/>
                <w:szCs w:val="21"/>
                <w:rPrChange w:id="834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345" w:author="Codex" w:date="2026-10-05T16:32:41.313017+00:00">
              <w:tcPr>
                <w:tcW w:w="0" w:type="auto"/>
                <w:tcBorders>
                  <w:top w:val="nil"/>
                  <w:left w:val="nil"/>
                  <w:bottom w:val="nil"/>
                  <w:right w:val="nil"/>
                </w:tcBorders>
                <w:tcMar>
                  <w:left w:w="102" w:type="dxa"/>
                  <w:right w:w="102" w:type="dxa"/>
                </w:tcMar>
              </w:tcPr>
            </w:tcPrChange>
          </w:tcPr>
          <w:p w14:paraId="4666016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13" w:author="Codex" w:date="2026-10-05T16:32:41.313017+00:00">
                  <w:rPr>
                    <w:bCs w:val="0"/>
                    <w:sz w:val="21"/>
                    <w:szCs w:val="21"/>
                  </w:rPr>
                </w:rPrChange>
              </w:rPr>
              <w:pPrChange w:id="834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47" w:author="Codex" w:date="2026-10-05T16:32:41.313017+00:00">
                  <w:rPr>
                    <w:bCs w:val="0"/>
                    <w:sz w:val="21"/>
                    <w:szCs w:val="21"/>
                  </w:rPr>
                </w:rPrChange>
              </w:rPr>
              <w:t>1.000</w:t>
            </w:r>
          </w:p>
        </w:tc>
      </w:tr>
      <w:tr w:rsidR="007622EE" w14:paraId="5FB4EE2D"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8348" w:author="Codex" w:date="2026-10-05T16:32:41.313017+00:00">
              <w:tcPr>
                <w:tcW w:w="0" w:type="auto"/>
                <w:tcBorders>
                  <w:top w:val="nil"/>
                  <w:left w:val="nil"/>
                  <w:bottom w:val="nil"/>
                  <w:right w:val="nil"/>
                </w:tcBorders>
                <w:tcMar>
                  <w:left w:w="102" w:type="dxa"/>
                  <w:right w:w="102" w:type="dxa"/>
                </w:tcMar>
              </w:tcPr>
            </w:tcPrChange>
          </w:tcPr>
          <w:p w14:paraId="691B520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14" w:author="Codex" w:date="2026-10-05T16:32:41.313017+00:00">
                  <w:rPr>
                    <w:bCs w:val="0"/>
                    <w:sz w:val="21"/>
                    <w:szCs w:val="21"/>
                  </w:rPr>
                </w:rPrChange>
              </w:rPr>
              <w:pPrChange w:id="834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50" w:author="Codex" w:date="2026-10-05T16:32:41.313017+00:00">
                  <w:rPr>
                    <w:bCs w:val="0"/>
                    <w:sz w:val="21"/>
                    <w:szCs w:val="21"/>
                  </w:rPr>
                </w:rPrChange>
              </w:rPr>
              <w:t>RA-P</w:t>
            </w:r>
          </w:p>
        </w:tc>
        <w:tc>
          <w:tcPr>
            <w:tcW w:w="0" w:type="auto"/>
            <w:tcBorders>
              <w:top w:val="nil"/>
              <w:left w:val="nil"/>
              <w:bottom w:val="nil"/>
              <w:right w:val="nil"/>
              <w:insideH w:val="nil"/>
              <w:insideV w:val="nil"/>
            </w:tcBorders>
            <w:tcMar>
              <w:left w:w="102" w:type="dxa"/>
              <w:right w:w="102" w:type="dxa"/>
            </w:tcMar>
            <w:tcPrChange w:id="8351" w:author="Codex" w:date="2026-10-05T16:32:41.313017+00:00">
              <w:tcPr>
                <w:tcW w:w="0" w:type="auto"/>
                <w:tcBorders>
                  <w:top w:val="nil"/>
                  <w:left w:val="nil"/>
                  <w:bottom w:val="nil"/>
                  <w:right w:val="nil"/>
                </w:tcBorders>
                <w:tcMar>
                  <w:left w:w="102" w:type="dxa"/>
                  <w:right w:w="102" w:type="dxa"/>
                </w:tcMar>
              </w:tcPr>
            </w:tcPrChange>
          </w:tcPr>
          <w:p w14:paraId="5827A73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15" w:author="Codex" w:date="2026-10-05T16:32:41.313017+00:00">
                  <w:rPr>
                    <w:bCs w:val="0"/>
                    <w:sz w:val="21"/>
                    <w:szCs w:val="21"/>
                  </w:rPr>
                </w:rPrChange>
              </w:rPr>
              <w:pPrChange w:id="835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53" w:author="Codex" w:date="2026-10-05T16:32:41.313017+00:00">
                  <w:rPr>
                    <w:bCs w:val="0"/>
                    <w:sz w:val="21"/>
                    <w:szCs w:val="21"/>
                  </w:rPr>
                </w:rPrChange>
              </w:rPr>
              <w:t>0.0121</w:t>
            </w:r>
            <w:r>
              <w:rPr>
                <w:rFonts w:ascii="Times New Roman" w:hAnsi="Times New Roman" w:cs="Times New Roman" w:eastAsia="SimSun"/>
                <w:b w:val="0"/>
                <w:bCs w:val="0"/>
                <w:sz w:val="21"/>
                <w:szCs w:val="21"/>
                <w:rPrChange w:id="8354" w:author="Codex" w:date="2026-10-05T16:32:41.313017+00:00">
                  <w:rPr>
                    <w:bCs w:val="0"/>
                    <w:sz w:val="21"/>
                    <w:szCs w:val="21"/>
                  </w:rPr>
                </w:rPrChange>
              </w:rPr>
              <w:t>（</w:t>
            </w:r>
            <w:r>
              <w:rPr>
                <w:rFonts w:ascii="Times New Roman" w:hAnsi="Times New Roman" w:cs="Times New Roman" w:eastAsia="SimSun"/>
                <w:b w:val="0"/>
                <w:bCs w:val="0"/>
                <w:sz w:val="21"/>
                <w:szCs w:val="21"/>
                <w:rPrChange w:id="8355" w:author="Codex" w:date="2026-10-05T16:32:41.313017+00:00">
                  <w:rPr>
                    <w:bCs w:val="0"/>
                    <w:sz w:val="21"/>
                    <w:szCs w:val="21"/>
                  </w:rPr>
                </w:rPrChange>
              </w:rPr>
              <w:t>-0.0490</w:t>
            </w:r>
            <w:r>
              <w:rPr>
                <w:rFonts w:ascii="Times New Roman" w:hAnsi="Times New Roman" w:cs="Times New Roman" w:eastAsia="SimSun"/>
                <w:b w:val="0"/>
                <w:bCs w:val="0"/>
                <w:sz w:val="21"/>
                <w:szCs w:val="21"/>
                <w:rPrChange w:id="8356" w:author="Codex" w:date="2026-10-05T16:32:41.313017+00:00">
                  <w:rPr>
                    <w:bCs w:val="0"/>
                    <w:sz w:val="21"/>
                    <w:szCs w:val="21"/>
                  </w:rPr>
                </w:rPrChange>
              </w:rPr>
              <w:t>，</w:t>
            </w:r>
            <w:r>
              <w:rPr>
                <w:rFonts w:ascii="Times New Roman" w:hAnsi="Times New Roman" w:cs="Times New Roman" w:eastAsia="SimSun"/>
                <w:b w:val="0"/>
                <w:bCs w:val="0"/>
                <w:sz w:val="21"/>
                <w:szCs w:val="21"/>
                <w:rPrChange w:id="8357" w:author="Codex" w:date="2026-10-05T16:32:41.313017+00:00">
                  <w:rPr>
                    <w:bCs w:val="0"/>
                    <w:sz w:val="21"/>
                    <w:szCs w:val="21"/>
                  </w:rPr>
                </w:rPrChange>
              </w:rPr>
              <w:t>0.0983</w:t>
            </w:r>
            <w:r>
              <w:rPr>
                <w:rFonts w:ascii="Times New Roman" w:hAnsi="Times New Roman" w:cs="Times New Roman" w:eastAsia="SimSun"/>
                <w:b w:val="0"/>
                <w:bCs w:val="0"/>
                <w:sz w:val="21"/>
                <w:szCs w:val="21"/>
                <w:rPrChange w:id="835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359" w:author="Codex" w:date="2026-10-05T16:32:41.313017+00:00">
              <w:tcPr>
                <w:tcW w:w="0" w:type="auto"/>
                <w:tcBorders>
                  <w:top w:val="nil"/>
                  <w:left w:val="nil"/>
                  <w:bottom w:val="nil"/>
                  <w:right w:val="nil"/>
                </w:tcBorders>
                <w:tcMar>
                  <w:left w:w="102" w:type="dxa"/>
                  <w:right w:w="102" w:type="dxa"/>
                </w:tcMar>
              </w:tcPr>
            </w:tcPrChange>
          </w:tcPr>
          <w:p w14:paraId="0446074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16" w:author="Codex" w:date="2026-10-05T16:32:41.313017+00:00">
                  <w:rPr>
                    <w:bCs w:val="0"/>
                    <w:sz w:val="21"/>
                    <w:szCs w:val="21"/>
                  </w:rPr>
                </w:rPrChange>
              </w:rPr>
              <w:pPrChange w:id="836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61"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8362" w:author="Codex" w:date="2026-10-05T16:32:41.313017+00:00">
              <w:tcPr>
                <w:tcW w:w="0" w:type="auto"/>
                <w:tcBorders>
                  <w:top w:val="nil"/>
                  <w:left w:val="nil"/>
                  <w:bottom w:val="nil"/>
                  <w:right w:val="nil"/>
                </w:tcBorders>
                <w:tcMar>
                  <w:left w:w="102" w:type="dxa"/>
                  <w:right w:w="102" w:type="dxa"/>
                </w:tcMar>
              </w:tcPr>
            </w:tcPrChange>
          </w:tcPr>
          <w:p w14:paraId="0D91E7A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17" w:author="Codex" w:date="2026-10-05T16:32:41.313017+00:00">
                  <w:rPr>
                    <w:bCs w:val="0"/>
                    <w:sz w:val="21"/>
                    <w:szCs w:val="21"/>
                  </w:rPr>
                </w:rPrChange>
              </w:rPr>
              <w:pPrChange w:id="836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64" w:author="Codex" w:date="2026-10-05T16:32:41.313017+00:00">
                  <w:rPr>
                    <w:bCs w:val="0"/>
                    <w:sz w:val="21"/>
                    <w:szCs w:val="21"/>
                  </w:rPr>
                </w:rPrChange>
              </w:rPr>
              <w:t>-0.0599</w:t>
            </w:r>
            <w:r>
              <w:rPr>
                <w:rFonts w:ascii="Times New Roman" w:hAnsi="Times New Roman" w:cs="Times New Roman" w:eastAsia="SimSun"/>
                <w:b w:val="0"/>
                <w:bCs w:val="0"/>
                <w:sz w:val="21"/>
                <w:szCs w:val="21"/>
                <w:rPrChange w:id="8365" w:author="Codex" w:date="2026-10-05T16:32:41.313017+00:00">
                  <w:rPr>
                    <w:bCs w:val="0"/>
                    <w:sz w:val="21"/>
                    <w:szCs w:val="21"/>
                  </w:rPr>
                </w:rPrChange>
              </w:rPr>
              <w:t>（</w:t>
            </w:r>
            <w:r>
              <w:rPr>
                <w:rFonts w:ascii="Times New Roman" w:hAnsi="Times New Roman" w:cs="Times New Roman" w:eastAsia="SimSun"/>
                <w:b w:val="0"/>
                <w:bCs w:val="0"/>
                <w:sz w:val="21"/>
                <w:szCs w:val="21"/>
                <w:rPrChange w:id="8366" w:author="Codex" w:date="2026-10-05T16:32:41.313017+00:00">
                  <w:rPr>
                    <w:bCs w:val="0"/>
                    <w:sz w:val="21"/>
                    <w:szCs w:val="21"/>
                  </w:rPr>
                </w:rPrChange>
              </w:rPr>
              <w:t>-1.1609</w:t>
            </w:r>
            <w:r>
              <w:rPr>
                <w:rFonts w:ascii="Times New Roman" w:hAnsi="Times New Roman" w:cs="Times New Roman" w:eastAsia="SimSun"/>
                <w:b w:val="0"/>
                <w:bCs w:val="0"/>
                <w:sz w:val="21"/>
                <w:szCs w:val="21"/>
                <w:rPrChange w:id="8367" w:author="Codex" w:date="2026-10-05T16:32:41.313017+00:00">
                  <w:rPr>
                    <w:bCs w:val="0"/>
                    <w:sz w:val="21"/>
                    <w:szCs w:val="21"/>
                  </w:rPr>
                </w:rPrChange>
              </w:rPr>
              <w:t>，</w:t>
            </w:r>
            <w:r>
              <w:rPr>
                <w:rFonts w:ascii="Times New Roman" w:hAnsi="Times New Roman" w:cs="Times New Roman" w:eastAsia="SimSun"/>
                <w:b w:val="0"/>
                <w:bCs w:val="0"/>
                <w:sz w:val="21"/>
                <w:szCs w:val="21"/>
                <w:rPrChange w:id="8368" w:author="Codex" w:date="2026-10-05T16:32:41.313017+00:00">
                  <w:rPr>
                    <w:bCs w:val="0"/>
                    <w:sz w:val="21"/>
                    <w:szCs w:val="21"/>
                  </w:rPr>
                </w:rPrChange>
              </w:rPr>
              <w:t>0.9864</w:t>
            </w:r>
            <w:r>
              <w:rPr>
                <w:rFonts w:ascii="Times New Roman" w:hAnsi="Times New Roman" w:cs="Times New Roman" w:eastAsia="SimSun"/>
                <w:b w:val="0"/>
                <w:bCs w:val="0"/>
                <w:sz w:val="21"/>
                <w:szCs w:val="21"/>
                <w:rPrChange w:id="836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370" w:author="Codex" w:date="2026-10-05T16:32:41.313017+00:00">
              <w:tcPr>
                <w:tcW w:w="0" w:type="auto"/>
                <w:tcBorders>
                  <w:top w:val="nil"/>
                  <w:left w:val="nil"/>
                  <w:bottom w:val="nil"/>
                  <w:right w:val="nil"/>
                </w:tcBorders>
                <w:tcMar>
                  <w:left w:w="102" w:type="dxa"/>
                  <w:right w:w="102" w:type="dxa"/>
                </w:tcMar>
              </w:tcPr>
            </w:tcPrChange>
          </w:tcPr>
          <w:p w14:paraId="3171396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18" w:author="Codex" w:date="2026-10-05T16:32:41.313017+00:00">
                  <w:rPr>
                    <w:bCs w:val="0"/>
                    <w:sz w:val="21"/>
                    <w:szCs w:val="21"/>
                  </w:rPr>
                </w:rPrChange>
              </w:rPr>
              <w:pPrChange w:id="837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72" w:author="Codex" w:date="2026-10-05T16:32:41.313017+00:00">
                  <w:rPr>
                    <w:bCs w:val="0"/>
                    <w:sz w:val="21"/>
                    <w:szCs w:val="21"/>
                  </w:rPr>
                </w:rPrChange>
              </w:rPr>
              <w:t>1.000</w:t>
            </w:r>
          </w:p>
        </w:tc>
      </w:tr>
      <w:tr w:rsidR="007622EE" w14:paraId="6CD1EB43"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8373" w:author="Codex" w:date="2026-10-05T16:32:41.313017+00:00">
              <w:tcPr>
                <w:tcW w:w="0" w:type="auto"/>
                <w:tcBorders>
                  <w:top w:val="nil"/>
                  <w:left w:val="nil"/>
                  <w:bottom w:val="nil"/>
                  <w:right w:val="nil"/>
                </w:tcBorders>
                <w:tcMar>
                  <w:left w:w="102" w:type="dxa"/>
                  <w:right w:w="102" w:type="dxa"/>
                </w:tcMar>
              </w:tcPr>
            </w:tcPrChange>
          </w:tcPr>
          <w:p w14:paraId="3B221D8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19" w:author="Codex" w:date="2026-10-05T16:32:41.313017+00:00">
                  <w:rPr>
                    <w:bCs w:val="0"/>
                    <w:sz w:val="21"/>
                    <w:szCs w:val="21"/>
                  </w:rPr>
                </w:rPrChange>
              </w:rPr>
              <w:pPrChange w:id="837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75" w:author="Codex" w:date="2026-10-05T16:32:41.313017+00:00">
                  <w:rPr>
                    <w:bCs w:val="0"/>
                    <w:sz w:val="21"/>
                    <w:szCs w:val="21"/>
                  </w:rPr>
                </w:rPrChange>
              </w:rPr>
              <w:t>RR-S</w:t>
            </w:r>
          </w:p>
        </w:tc>
        <w:tc>
          <w:tcPr>
            <w:tcW w:w="0" w:type="auto"/>
            <w:tcBorders>
              <w:top w:val="nil"/>
              <w:left w:val="nil"/>
              <w:bottom w:val="nil"/>
              <w:right w:val="nil"/>
              <w:insideH w:val="nil"/>
              <w:insideV w:val="nil"/>
            </w:tcBorders>
            <w:tcMar>
              <w:left w:w="102" w:type="dxa"/>
              <w:right w:w="102" w:type="dxa"/>
            </w:tcMar>
            <w:tcPrChange w:id="8376" w:author="Codex" w:date="2026-10-05T16:32:41.313017+00:00">
              <w:tcPr>
                <w:tcW w:w="0" w:type="auto"/>
                <w:tcBorders>
                  <w:top w:val="nil"/>
                  <w:left w:val="nil"/>
                  <w:bottom w:val="nil"/>
                  <w:right w:val="nil"/>
                </w:tcBorders>
                <w:tcMar>
                  <w:left w:w="102" w:type="dxa"/>
                  <w:right w:w="102" w:type="dxa"/>
                </w:tcMar>
              </w:tcPr>
            </w:tcPrChange>
          </w:tcPr>
          <w:p w14:paraId="26D45E9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20" w:author="Codex" w:date="2026-10-05T16:32:41.313017+00:00">
                  <w:rPr>
                    <w:bCs w:val="0"/>
                    <w:sz w:val="21"/>
                    <w:szCs w:val="21"/>
                  </w:rPr>
                </w:rPrChange>
              </w:rPr>
              <w:pPrChange w:id="837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78" w:author="Codex" w:date="2026-10-05T16:32:41.313017+00:00">
                  <w:rPr>
                    <w:bCs w:val="0"/>
                    <w:sz w:val="21"/>
                    <w:szCs w:val="21"/>
                  </w:rPr>
                </w:rPrChange>
              </w:rPr>
              <w:t>-0.0050</w:t>
            </w:r>
            <w:r>
              <w:rPr>
                <w:rFonts w:ascii="Times New Roman" w:hAnsi="Times New Roman" w:cs="Times New Roman" w:eastAsia="SimSun"/>
                <w:b w:val="0"/>
                <w:bCs w:val="0"/>
                <w:sz w:val="21"/>
                <w:szCs w:val="21"/>
                <w:rPrChange w:id="8379" w:author="Codex" w:date="2026-10-05T16:32:41.313017+00:00">
                  <w:rPr>
                    <w:bCs w:val="0"/>
                    <w:sz w:val="21"/>
                    <w:szCs w:val="21"/>
                  </w:rPr>
                </w:rPrChange>
              </w:rPr>
              <w:t>（</w:t>
            </w:r>
            <w:r>
              <w:rPr>
                <w:rFonts w:ascii="Times New Roman" w:hAnsi="Times New Roman" w:cs="Times New Roman" w:eastAsia="SimSun"/>
                <w:b w:val="0"/>
                <w:bCs w:val="0"/>
                <w:sz w:val="21"/>
                <w:szCs w:val="21"/>
                <w:rPrChange w:id="8380" w:author="Codex" w:date="2026-10-05T16:32:41.313017+00:00">
                  <w:rPr>
                    <w:bCs w:val="0"/>
                    <w:sz w:val="21"/>
                    <w:szCs w:val="21"/>
                  </w:rPr>
                </w:rPrChange>
              </w:rPr>
              <w:t>-0.0346</w:t>
            </w:r>
            <w:r>
              <w:rPr>
                <w:rFonts w:ascii="Times New Roman" w:hAnsi="Times New Roman" w:cs="Times New Roman" w:eastAsia="SimSun"/>
                <w:b w:val="0"/>
                <w:bCs w:val="0"/>
                <w:sz w:val="21"/>
                <w:szCs w:val="21"/>
                <w:rPrChange w:id="8381" w:author="Codex" w:date="2026-10-05T16:32:41.313017+00:00">
                  <w:rPr>
                    <w:bCs w:val="0"/>
                    <w:sz w:val="21"/>
                    <w:szCs w:val="21"/>
                  </w:rPr>
                </w:rPrChange>
              </w:rPr>
              <w:t>，</w:t>
            </w:r>
            <w:r>
              <w:rPr>
                <w:rFonts w:ascii="Times New Roman" w:hAnsi="Times New Roman" w:cs="Times New Roman" w:eastAsia="SimSun"/>
                <w:b w:val="0"/>
                <w:bCs w:val="0"/>
                <w:sz w:val="21"/>
                <w:szCs w:val="21"/>
                <w:rPrChange w:id="8382" w:author="Codex" w:date="2026-10-05T16:32:41.313017+00:00">
                  <w:rPr>
                    <w:bCs w:val="0"/>
                    <w:sz w:val="21"/>
                    <w:szCs w:val="21"/>
                  </w:rPr>
                </w:rPrChange>
              </w:rPr>
              <w:t>0.0205</w:t>
            </w:r>
            <w:r>
              <w:rPr>
                <w:rFonts w:ascii="Times New Roman" w:hAnsi="Times New Roman" w:cs="Times New Roman" w:eastAsia="SimSun"/>
                <w:b w:val="0"/>
                <w:bCs w:val="0"/>
                <w:sz w:val="21"/>
                <w:szCs w:val="21"/>
                <w:rPrChange w:id="838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384" w:author="Codex" w:date="2026-10-05T16:32:41.313017+00:00">
              <w:tcPr>
                <w:tcW w:w="0" w:type="auto"/>
                <w:tcBorders>
                  <w:top w:val="nil"/>
                  <w:left w:val="nil"/>
                  <w:bottom w:val="nil"/>
                  <w:right w:val="nil"/>
                </w:tcBorders>
                <w:tcMar>
                  <w:left w:w="102" w:type="dxa"/>
                  <w:right w:w="102" w:type="dxa"/>
                </w:tcMar>
              </w:tcPr>
            </w:tcPrChange>
          </w:tcPr>
          <w:p w14:paraId="3C3DEC2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21" w:author="Codex" w:date="2026-10-05T16:32:41.313017+00:00">
                  <w:rPr>
                    <w:bCs w:val="0"/>
                    <w:sz w:val="21"/>
                    <w:szCs w:val="21"/>
                  </w:rPr>
                </w:rPrChange>
              </w:rPr>
              <w:pPrChange w:id="838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86"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8387" w:author="Codex" w:date="2026-10-05T16:32:41.313017+00:00">
              <w:tcPr>
                <w:tcW w:w="0" w:type="auto"/>
                <w:tcBorders>
                  <w:top w:val="nil"/>
                  <w:left w:val="nil"/>
                  <w:bottom w:val="nil"/>
                  <w:right w:val="nil"/>
                </w:tcBorders>
                <w:tcMar>
                  <w:left w:w="102" w:type="dxa"/>
                  <w:right w:w="102" w:type="dxa"/>
                </w:tcMar>
              </w:tcPr>
            </w:tcPrChange>
          </w:tcPr>
          <w:p w14:paraId="2E993C1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22" w:author="Codex" w:date="2026-10-05T16:32:41.313017+00:00">
                  <w:rPr>
                    <w:bCs w:val="0"/>
                    <w:sz w:val="21"/>
                    <w:szCs w:val="21"/>
                  </w:rPr>
                </w:rPrChange>
              </w:rPr>
              <w:pPrChange w:id="838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89" w:author="Codex" w:date="2026-10-05T16:32:41.313017+00:00">
                  <w:rPr>
                    <w:bCs w:val="0"/>
                    <w:sz w:val="21"/>
                    <w:szCs w:val="21"/>
                  </w:rPr>
                </w:rPrChange>
              </w:rPr>
              <w:t>-0.2801</w:t>
            </w:r>
            <w:r>
              <w:rPr>
                <w:rFonts w:ascii="Times New Roman" w:hAnsi="Times New Roman" w:cs="Times New Roman" w:eastAsia="SimSun"/>
                <w:b w:val="0"/>
                <w:bCs w:val="0"/>
                <w:sz w:val="21"/>
                <w:szCs w:val="21"/>
                <w:rPrChange w:id="8390" w:author="Codex" w:date="2026-10-05T16:32:41.313017+00:00">
                  <w:rPr>
                    <w:bCs w:val="0"/>
                    <w:sz w:val="21"/>
                    <w:szCs w:val="21"/>
                  </w:rPr>
                </w:rPrChange>
              </w:rPr>
              <w:t>（</w:t>
            </w:r>
            <w:r>
              <w:rPr>
                <w:rFonts w:ascii="Times New Roman" w:hAnsi="Times New Roman" w:cs="Times New Roman" w:eastAsia="SimSun"/>
                <w:b w:val="0"/>
                <w:bCs w:val="0"/>
                <w:sz w:val="21"/>
                <w:szCs w:val="21"/>
                <w:rPrChange w:id="8391" w:author="Codex" w:date="2026-10-05T16:32:41.313017+00:00">
                  <w:rPr>
                    <w:bCs w:val="0"/>
                    <w:sz w:val="21"/>
                    <w:szCs w:val="21"/>
                  </w:rPr>
                </w:rPrChange>
              </w:rPr>
              <w:t>-1.2756</w:t>
            </w:r>
            <w:r>
              <w:rPr>
                <w:rFonts w:ascii="Times New Roman" w:hAnsi="Times New Roman" w:cs="Times New Roman" w:eastAsia="SimSun"/>
                <w:b w:val="0"/>
                <w:bCs w:val="0"/>
                <w:sz w:val="21"/>
                <w:szCs w:val="21"/>
                <w:rPrChange w:id="8392" w:author="Codex" w:date="2026-10-05T16:32:41.313017+00:00">
                  <w:rPr>
                    <w:bCs w:val="0"/>
                    <w:sz w:val="21"/>
                    <w:szCs w:val="21"/>
                  </w:rPr>
                </w:rPrChange>
              </w:rPr>
              <w:t>，</w:t>
            </w:r>
            <w:r>
              <w:rPr>
                <w:rFonts w:ascii="Times New Roman" w:hAnsi="Times New Roman" w:cs="Times New Roman" w:eastAsia="SimSun"/>
                <w:b w:val="0"/>
                <w:bCs w:val="0"/>
                <w:sz w:val="21"/>
                <w:szCs w:val="21"/>
                <w:rPrChange w:id="8393" w:author="Codex" w:date="2026-10-05T16:32:41.313017+00:00">
                  <w:rPr>
                    <w:bCs w:val="0"/>
                    <w:sz w:val="21"/>
                    <w:szCs w:val="21"/>
                  </w:rPr>
                </w:rPrChange>
              </w:rPr>
              <w:t>0.7289</w:t>
            </w:r>
            <w:r>
              <w:rPr>
                <w:rFonts w:ascii="Times New Roman" w:hAnsi="Times New Roman" w:cs="Times New Roman" w:eastAsia="SimSun"/>
                <w:b w:val="0"/>
                <w:bCs w:val="0"/>
                <w:sz w:val="21"/>
                <w:szCs w:val="21"/>
                <w:rPrChange w:id="839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395" w:author="Codex" w:date="2026-10-05T16:32:41.313017+00:00">
              <w:tcPr>
                <w:tcW w:w="0" w:type="auto"/>
                <w:tcBorders>
                  <w:top w:val="nil"/>
                  <w:left w:val="nil"/>
                  <w:bottom w:val="nil"/>
                  <w:right w:val="nil"/>
                </w:tcBorders>
                <w:tcMar>
                  <w:left w:w="102" w:type="dxa"/>
                  <w:right w:w="102" w:type="dxa"/>
                </w:tcMar>
              </w:tcPr>
            </w:tcPrChange>
          </w:tcPr>
          <w:p w14:paraId="47A3AA8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23" w:author="Codex" w:date="2026-10-05T16:32:41.313017+00:00">
                  <w:rPr>
                    <w:bCs w:val="0"/>
                    <w:sz w:val="21"/>
                    <w:szCs w:val="21"/>
                  </w:rPr>
                </w:rPrChange>
              </w:rPr>
              <w:pPrChange w:id="839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97" w:author="Codex" w:date="2026-10-05T16:32:41.313017+00:00">
                  <w:rPr>
                    <w:bCs w:val="0"/>
                    <w:sz w:val="21"/>
                    <w:szCs w:val="21"/>
                  </w:rPr>
                </w:rPrChange>
              </w:rPr>
              <w:t>1.000</w:t>
            </w:r>
          </w:p>
        </w:tc>
      </w:tr>
      <w:tr w:rsidR="007622EE" w14:paraId="4C5ECE54"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tcPrChange w:id="8398" w:author="Codex" w:date="2026-10-05T16:32:41.313017+00:00">
              <w:tcPr>
                <w:tcW w:w="0" w:type="auto"/>
                <w:tcBorders>
                  <w:top w:val="nil"/>
                  <w:left w:val="nil"/>
                  <w:bottom w:val="single" w:sz="12" w:space="0" w:color="000000"/>
                  <w:right w:val="nil"/>
                </w:tcBorders>
                <w:tcMar>
                  <w:left w:w="102" w:type="dxa"/>
                  <w:right w:w="102" w:type="dxa"/>
                </w:tcMar>
              </w:tcPr>
            </w:tcPrChange>
          </w:tcPr>
          <w:p w14:paraId="4C3B4A9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24" w:author="Codex" w:date="2026-10-05T16:32:41.313017+00:00">
                  <w:rPr>
                    <w:bCs w:val="0"/>
                    <w:sz w:val="21"/>
                    <w:szCs w:val="21"/>
                  </w:rPr>
                </w:rPrChange>
              </w:rPr>
              <w:pPrChange w:id="839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400" w:author="Codex" w:date="2026-10-05T16:32:41.313017+00:00">
                  <w:rPr>
                    <w:bCs w:val="0"/>
                    <w:sz w:val="21"/>
                    <w:szCs w:val="21"/>
                  </w:rPr>
                </w:rPrChange>
              </w:rPr>
              <w:t>RR-P</w:t>
            </w:r>
          </w:p>
        </w:tc>
        <w:tc>
          <w:tcPr>
            <w:tcW w:w="0" w:type="auto"/>
            <w:tcBorders>
              <w:top w:val="nil"/>
              <w:left w:val="nil"/>
              <w:bottom w:val="single" w:sz="12" w:color="000000"/>
              <w:right w:val="nil"/>
              <w:insideH w:val="nil"/>
              <w:insideV w:val="nil"/>
            </w:tcBorders>
            <w:tcMar>
              <w:left w:w="102" w:type="dxa"/>
              <w:right w:w="102" w:type="dxa"/>
            </w:tcMar>
            <w:tcPrChange w:id="8401" w:author="Codex" w:date="2026-10-05T16:32:41.313017+00:00">
              <w:tcPr>
                <w:tcW w:w="0" w:type="auto"/>
                <w:tcBorders>
                  <w:top w:val="nil"/>
                  <w:left w:val="nil"/>
                  <w:bottom w:val="single" w:sz="12" w:space="0" w:color="000000"/>
                  <w:right w:val="nil"/>
                </w:tcBorders>
                <w:tcMar>
                  <w:left w:w="102" w:type="dxa"/>
                  <w:right w:w="102" w:type="dxa"/>
                </w:tcMar>
              </w:tcPr>
            </w:tcPrChange>
          </w:tcPr>
          <w:p w14:paraId="19A9A09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25" w:author="Codex" w:date="2026-10-05T16:32:41.313017+00:00">
                  <w:rPr>
                    <w:bCs w:val="0"/>
                    <w:sz w:val="21"/>
                    <w:szCs w:val="21"/>
                  </w:rPr>
                </w:rPrChange>
              </w:rPr>
              <w:pPrChange w:id="840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403" w:author="Codex" w:date="2026-10-05T16:32:41.313017+00:00">
                  <w:rPr>
                    <w:bCs w:val="0"/>
                    <w:sz w:val="21"/>
                    <w:szCs w:val="21"/>
                  </w:rPr>
                </w:rPrChange>
              </w:rPr>
              <w:t>-0.0070</w:t>
            </w:r>
            <w:r>
              <w:rPr>
                <w:rFonts w:ascii="Times New Roman" w:hAnsi="Times New Roman" w:cs="Times New Roman" w:eastAsia="SimSun"/>
                <w:b w:val="0"/>
                <w:bCs w:val="0"/>
                <w:sz w:val="21"/>
                <w:szCs w:val="21"/>
                <w:rPrChange w:id="8404" w:author="Codex" w:date="2026-10-05T16:32:41.313017+00:00">
                  <w:rPr>
                    <w:bCs w:val="0"/>
                    <w:sz w:val="21"/>
                    <w:szCs w:val="21"/>
                  </w:rPr>
                </w:rPrChange>
              </w:rPr>
              <w:t>（</w:t>
            </w:r>
            <w:r>
              <w:rPr>
                <w:rFonts w:ascii="Times New Roman" w:hAnsi="Times New Roman" w:cs="Times New Roman" w:eastAsia="SimSun"/>
                <w:b w:val="0"/>
                <w:bCs w:val="0"/>
                <w:sz w:val="21"/>
                <w:szCs w:val="21"/>
                <w:rPrChange w:id="8405" w:author="Codex" w:date="2026-10-05T16:32:41.313017+00:00">
                  <w:rPr>
                    <w:bCs w:val="0"/>
                    <w:sz w:val="21"/>
                    <w:szCs w:val="21"/>
                  </w:rPr>
                </w:rPrChange>
              </w:rPr>
              <w:t>-0.0438</w:t>
            </w:r>
            <w:r>
              <w:rPr>
                <w:rFonts w:ascii="Times New Roman" w:hAnsi="Times New Roman" w:cs="Times New Roman" w:eastAsia="SimSun"/>
                <w:b w:val="0"/>
                <w:bCs w:val="0"/>
                <w:sz w:val="21"/>
                <w:szCs w:val="21"/>
                <w:rPrChange w:id="8406" w:author="Codex" w:date="2026-10-05T16:32:41.313017+00:00">
                  <w:rPr>
                    <w:bCs w:val="0"/>
                    <w:sz w:val="21"/>
                    <w:szCs w:val="21"/>
                  </w:rPr>
                </w:rPrChange>
              </w:rPr>
              <w:t>，</w:t>
            </w:r>
            <w:r>
              <w:rPr>
                <w:rFonts w:ascii="Times New Roman" w:hAnsi="Times New Roman" w:cs="Times New Roman" w:eastAsia="SimSun"/>
                <w:b w:val="0"/>
                <w:bCs w:val="0"/>
                <w:sz w:val="21"/>
                <w:szCs w:val="21"/>
                <w:rPrChange w:id="8407" w:author="Codex" w:date="2026-10-05T16:32:41.313017+00:00">
                  <w:rPr>
                    <w:bCs w:val="0"/>
                    <w:sz w:val="21"/>
                    <w:szCs w:val="21"/>
                  </w:rPr>
                </w:rPrChange>
              </w:rPr>
              <w:t>0.0311</w:t>
            </w:r>
            <w:r>
              <w:rPr>
                <w:rFonts w:ascii="Times New Roman" w:hAnsi="Times New Roman" w:cs="Times New Roman" w:eastAsia="SimSun"/>
                <w:b w:val="0"/>
                <w:bCs w:val="0"/>
                <w:sz w:val="21"/>
                <w:szCs w:val="21"/>
                <w:rPrChange w:id="8408"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tcPrChange w:id="8409" w:author="Codex" w:date="2026-10-05T16:32:41.313017+00:00">
              <w:tcPr>
                <w:tcW w:w="0" w:type="auto"/>
                <w:tcBorders>
                  <w:top w:val="nil"/>
                  <w:left w:val="nil"/>
                  <w:bottom w:val="single" w:sz="12" w:space="0" w:color="000000"/>
                  <w:right w:val="nil"/>
                </w:tcBorders>
                <w:tcMar>
                  <w:left w:w="102" w:type="dxa"/>
                  <w:right w:w="102" w:type="dxa"/>
                </w:tcMar>
              </w:tcPr>
            </w:tcPrChange>
          </w:tcPr>
          <w:p w14:paraId="1B82352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26" w:author="Codex" w:date="2026-10-05T16:32:41.313017+00:00">
                  <w:rPr>
                    <w:bCs w:val="0"/>
                    <w:sz w:val="21"/>
                    <w:szCs w:val="21"/>
                  </w:rPr>
                </w:rPrChange>
              </w:rPr>
              <w:pPrChange w:id="841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411" w:author="Codex" w:date="2026-10-05T16:32:41.313017+00:00">
                  <w:rPr>
                    <w:bCs w:val="0"/>
                    <w:sz w:val="21"/>
                    <w:szCs w:val="21"/>
                  </w:rPr>
                </w:rPrChange>
              </w:rPr>
              <w:t>1.000</w:t>
            </w:r>
          </w:p>
        </w:tc>
        <w:tc>
          <w:tcPr>
            <w:tcW w:w="0" w:type="auto"/>
            <w:tcBorders>
              <w:top w:val="nil"/>
              <w:left w:val="nil"/>
              <w:bottom w:val="single" w:sz="12" w:color="000000"/>
              <w:right w:val="nil"/>
              <w:insideH w:val="nil"/>
              <w:insideV w:val="nil"/>
            </w:tcBorders>
            <w:tcMar>
              <w:left w:w="102" w:type="dxa"/>
              <w:right w:w="102" w:type="dxa"/>
            </w:tcMar>
            <w:tcPrChange w:id="8412" w:author="Codex" w:date="2026-10-05T16:32:41.313017+00:00">
              <w:tcPr>
                <w:tcW w:w="0" w:type="auto"/>
                <w:tcBorders>
                  <w:top w:val="nil"/>
                  <w:left w:val="nil"/>
                  <w:bottom w:val="single" w:sz="12" w:space="0" w:color="000000"/>
                  <w:right w:val="nil"/>
                </w:tcBorders>
                <w:tcMar>
                  <w:left w:w="102" w:type="dxa"/>
                  <w:right w:w="102" w:type="dxa"/>
                </w:tcMar>
              </w:tcPr>
            </w:tcPrChange>
          </w:tcPr>
          <w:p w14:paraId="6D3E7F9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27" w:author="Codex" w:date="2026-10-05T16:32:41.313017+00:00">
                  <w:rPr>
                    <w:bCs w:val="0"/>
                    <w:sz w:val="21"/>
                    <w:szCs w:val="21"/>
                  </w:rPr>
                </w:rPrChange>
              </w:rPr>
              <w:pPrChange w:id="841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414" w:author="Codex" w:date="2026-10-05T16:32:41.313017+00:00">
                  <w:rPr>
                    <w:bCs w:val="0"/>
                    <w:sz w:val="21"/>
                    <w:szCs w:val="21"/>
                  </w:rPr>
                </w:rPrChange>
              </w:rPr>
              <w:t>-0.2397</w:t>
            </w:r>
            <w:r>
              <w:rPr>
                <w:rFonts w:ascii="Times New Roman" w:hAnsi="Times New Roman" w:cs="Times New Roman" w:eastAsia="SimSun"/>
                <w:b w:val="0"/>
                <w:bCs w:val="0"/>
                <w:sz w:val="21"/>
                <w:szCs w:val="21"/>
                <w:rPrChange w:id="8415" w:author="Codex" w:date="2026-10-05T16:32:41.313017+00:00">
                  <w:rPr>
                    <w:bCs w:val="0"/>
                    <w:sz w:val="21"/>
                    <w:szCs w:val="21"/>
                  </w:rPr>
                </w:rPrChange>
              </w:rPr>
              <w:t>（</w:t>
            </w:r>
            <w:r>
              <w:rPr>
                <w:rFonts w:ascii="Times New Roman" w:hAnsi="Times New Roman" w:cs="Times New Roman" w:eastAsia="SimSun"/>
                <w:b w:val="0"/>
                <w:bCs w:val="0"/>
                <w:sz w:val="21"/>
                <w:szCs w:val="21"/>
                <w:rPrChange w:id="8416" w:author="Codex" w:date="2026-10-05T16:32:41.313017+00:00">
                  <w:rPr>
                    <w:bCs w:val="0"/>
                    <w:sz w:val="21"/>
                    <w:szCs w:val="21"/>
                  </w:rPr>
                </w:rPrChange>
              </w:rPr>
              <w:t>-1.2641</w:t>
            </w:r>
            <w:r>
              <w:rPr>
                <w:rFonts w:ascii="Times New Roman" w:hAnsi="Times New Roman" w:cs="Times New Roman" w:eastAsia="SimSun"/>
                <w:b w:val="0"/>
                <w:bCs w:val="0"/>
                <w:sz w:val="21"/>
                <w:szCs w:val="21"/>
                <w:rPrChange w:id="8417" w:author="Codex" w:date="2026-10-05T16:32:41.313017+00:00">
                  <w:rPr>
                    <w:bCs w:val="0"/>
                    <w:sz w:val="21"/>
                    <w:szCs w:val="21"/>
                  </w:rPr>
                </w:rPrChange>
              </w:rPr>
              <w:t>，</w:t>
            </w:r>
            <w:r>
              <w:rPr>
                <w:rFonts w:ascii="Times New Roman" w:hAnsi="Times New Roman" w:cs="Times New Roman" w:eastAsia="SimSun"/>
                <w:b w:val="0"/>
                <w:bCs w:val="0"/>
                <w:sz w:val="21"/>
                <w:szCs w:val="21"/>
                <w:rPrChange w:id="8418" w:author="Codex" w:date="2026-10-05T16:32:41.313017+00:00">
                  <w:rPr>
                    <w:bCs w:val="0"/>
                    <w:sz w:val="21"/>
                    <w:szCs w:val="21"/>
                  </w:rPr>
                </w:rPrChange>
              </w:rPr>
              <w:t>0.8287</w:t>
            </w:r>
            <w:r>
              <w:rPr>
                <w:rFonts w:ascii="Times New Roman" w:hAnsi="Times New Roman" w:cs="Times New Roman" w:eastAsia="SimSun"/>
                <w:b w:val="0"/>
                <w:bCs w:val="0"/>
                <w:sz w:val="21"/>
                <w:szCs w:val="21"/>
                <w:rPrChange w:id="8419"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tcPrChange w:id="8420" w:author="Codex" w:date="2026-10-05T16:32:41.313017+00:00">
              <w:tcPr>
                <w:tcW w:w="0" w:type="auto"/>
                <w:tcBorders>
                  <w:top w:val="nil"/>
                  <w:left w:val="nil"/>
                  <w:bottom w:val="single" w:sz="12" w:space="0" w:color="000000"/>
                  <w:right w:val="nil"/>
                </w:tcBorders>
                <w:tcMar>
                  <w:left w:w="102" w:type="dxa"/>
                  <w:right w:w="102" w:type="dxa"/>
                </w:tcMar>
              </w:tcPr>
            </w:tcPrChange>
          </w:tcPr>
          <w:p w14:paraId="11B0F2C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28" w:author="Codex" w:date="2026-10-05T16:32:41.313017+00:00">
                  <w:rPr>
                    <w:bCs w:val="0"/>
                    <w:sz w:val="21"/>
                    <w:szCs w:val="21"/>
                  </w:rPr>
                </w:rPrChange>
              </w:rPr>
              <w:pPrChange w:id="842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422" w:author="Codex" w:date="2026-10-05T16:32:41.313017+00:00">
                  <w:rPr>
                    <w:bCs w:val="0"/>
                    <w:sz w:val="21"/>
                    <w:szCs w:val="21"/>
                  </w:rPr>
                </w:rPrChange>
              </w:rPr>
              <w:t>1.000</w:t>
            </w:r>
          </w:p>
        </w:tc>
      </w:tr>
    </w:tbl>
    <w:p w14:paraId="6C1E4707" w14:textId="20424FAB" w:rsidR="00FB24F4" w:rsidRDefault="00FB24F4">
      <w:pPr>
        <w:pStyle w:val="af5"/>
        <w:spacing w:line="36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229" w:author="Codex" w:date="2026-10-05T16:32:41.313017+00:00">
            <w:rPr>
              <w:bCs w:val="0"/>
              <w:sz w:val="21"/>
              <w:szCs w:val="21"/>
            </w:rPr>
          </w:rPrChange>
        </w:rPr>
        <w:pPrChange w:id="8423" w:author="Codex" w:date="2026-10-05T16:32:41.313017+00:00">
          <w:pPr>
            <w:pStyle w:val="af5"/>
            <w:ind w:firstLineChars="0" w:firstLine="0"/>
          </w:pPr>
        </w:pPrChange>
      </w:pPr>
      <w:r>
        <w:rPr>
          <w:rFonts w:ascii="Times New Roman" w:hAnsi="Times New Roman" w:cs="Times New Roman" w:eastAsia="SimSun"/>
          <w:sz w:val="21"/>
          <w:szCs w:val="21"/>
          <w:rPrChange w:id="8424" w:author="Codex" w:date="2026-10-05T16:32:41.313017+00:00">
            <w:rPr>
              <w:sz w:val="21"/>
              <w:szCs w:val="21"/>
            </w:rPr>
          </w:rPrChange>
        </w:rPr>
        <w:t>注：方向统一为乡村及源缺失合并组减城镇组（组</w:t>
      </w:r>
      <w:r>
        <w:rPr>
          <w:rFonts w:ascii="Times New Roman" w:hAnsi="Times New Roman" w:cs="Times New Roman" w:eastAsia="SimSun"/>
          <w:sz w:val="21"/>
          <w:szCs w:val="21"/>
          <w:rPrChange w:id="8425" w:author="Codex" w:date="2026-10-05T16:32:41.313017+00:00">
            <w:rPr>
              <w:sz w:val="21"/>
              <w:szCs w:val="21"/>
            </w:rPr>
          </w:rPrChange>
        </w:rPr>
        <w:t>1</w:t>
      </w:r>
      <w:r>
        <w:rPr>
          <w:rFonts w:ascii="Times New Roman" w:hAnsi="Times New Roman" w:cs="Times New Roman" w:eastAsia="SimSun"/>
          <w:sz w:val="21"/>
          <w:szCs w:val="21"/>
          <w:rPrChange w:id="8426" w:author="Codex" w:date="2026-10-05T16:32:41.313017+00:00">
            <w:rPr>
              <w:sz w:val="21"/>
              <w:szCs w:val="21"/>
            </w:rPr>
          </w:rPrChange>
        </w:rPr>
        <w:t>减组</w:t>
      </w:r>
      <w:r>
        <w:rPr>
          <w:rFonts w:ascii="Times New Roman" w:hAnsi="Times New Roman" w:cs="Times New Roman" w:eastAsia="SimSun"/>
          <w:sz w:val="21"/>
          <w:szCs w:val="21"/>
          <w:rPrChange w:id="8427" w:author="Codex" w:date="2026-10-05T16:32:41.313017+00:00">
            <w:rPr>
              <w:sz w:val="21"/>
              <w:szCs w:val="21"/>
            </w:rPr>
          </w:rPrChange>
        </w:rPr>
        <w:t>0</w:t>
      </w:r>
      <w:r>
        <w:rPr>
          <w:rFonts w:ascii="Times New Roman" w:hAnsi="Times New Roman" w:cs="Times New Roman" w:eastAsia="SimSun"/>
          <w:sz w:val="21"/>
          <w:szCs w:val="21"/>
          <w:rPrChange w:id="8428" w:author="Codex" w:date="2026-10-05T16:32:41.313017+00:00">
            <w:rPr>
              <w:sz w:val="21"/>
              <w:szCs w:val="21"/>
            </w:rPr>
          </w:rPrChange>
        </w:rPr>
        <w:t>）；两种差值均以</w:t>
      </w:r>
      <w:r>
        <w:rPr>
          <w:rFonts w:ascii="Times New Roman" w:hAnsi="Times New Roman" w:cs="Times New Roman" w:eastAsia="SimSun"/>
          <w:sz w:val="21"/>
          <w:szCs w:val="21"/>
          <w:rPrChange w:id="8429" w:author="Codex" w:date="2026-10-05T16:32:41.313017+00:00">
            <w:rPr>
              <w:sz w:val="21"/>
              <w:szCs w:val="21"/>
            </w:rPr>
          </w:rPrChange>
        </w:rPr>
        <w:t>0</w:t>
      </w:r>
      <w:r>
        <w:rPr>
          <w:rFonts w:ascii="Times New Roman" w:hAnsi="Times New Roman" w:cs="Times New Roman" w:eastAsia="SimSun"/>
          <w:sz w:val="21"/>
          <w:szCs w:val="21"/>
          <w:rPrChange w:id="8430" w:author="Codex" w:date="2026-10-05T16:32:41.313017+00:00">
            <w:rPr>
              <w:sz w:val="21"/>
              <w:szCs w:val="21"/>
            </w:rPr>
          </w:rPrChange>
        </w:rPr>
        <w:t>为无效值。</w:t>
      </w:r>
      <w:r>
        <w:rPr>
          <w:rFonts w:ascii="Times New Roman" w:hAnsi="Times New Roman" w:cs="Times New Roman" w:eastAsia="SimSun"/>
          <w:sz w:val="21"/>
          <w:szCs w:val="21"/>
          <w:rPrChange w:id="8431" w:author="Codex" w:date="2026-10-05T16:32:41.313017+00:00">
            <w:rPr>
              <w:sz w:val="21"/>
              <w:szCs w:val="21"/>
            </w:rPr>
          </w:rPrChange>
        </w:rPr>
        <w:t>p</w:t>
      </w:r>
      <w:r>
        <w:rPr>
          <w:rFonts w:ascii="Times New Roman" w:hAnsi="Times New Roman" w:cs="Times New Roman" w:eastAsia="SimSun"/>
          <w:sz w:val="21"/>
          <w:szCs w:val="21"/>
          <w:rPrChange w:id="8432" w:author="Codex" w:date="2026-10-05T16:32:41.313017+00:00">
            <w:rPr>
              <w:sz w:val="21"/>
              <w:szCs w:val="21"/>
            </w:rPr>
          </w:rPrChange>
        </w:rPr>
        <w:t>值由中心化</w:t>
      </w:r>
      <w:r>
        <w:rPr>
          <w:rFonts w:ascii="Times New Roman" w:hAnsi="Times New Roman" w:cs="Times New Roman" w:eastAsia="SimSun"/>
          <w:sz w:val="21"/>
          <w:szCs w:val="21"/>
          <w:rPrChange w:id="8433" w:author="Codex" w:date="2026-10-05T16:32:41.313017+00:00">
            <w:rPr>
              <w:sz w:val="21"/>
              <w:szCs w:val="21"/>
            </w:rPr>
          </w:rPrChange>
        </w:rPr>
        <w:t>bootstrap</w:t>
      </w:r>
      <w:r>
        <w:rPr>
          <w:rFonts w:ascii="Times New Roman" w:hAnsi="Times New Roman" w:cs="Times New Roman" w:eastAsia="SimSun"/>
          <w:sz w:val="21"/>
          <w:szCs w:val="21"/>
          <w:rPrChange w:id="8434" w:author="Codex" w:date="2026-10-05T16:32:41.313017+00:00">
            <w:rPr>
              <w:sz w:val="21"/>
              <w:szCs w:val="21"/>
            </w:rPr>
          </w:rPrChange>
        </w:rPr>
        <w:t>偏差分布作双侧比较并加一校正；</w:t>
      </w:r>
      <w:r>
        <w:rPr>
          <w:rFonts w:ascii="Times New Roman" w:hAnsi="Times New Roman" w:cs="Times New Roman" w:eastAsia="SimSun"/>
          <w:sz w:val="21"/>
          <w:szCs w:val="21"/>
          <w:rPrChange w:id="8435" w:author="Codex" w:date="2026-10-05T16:32:41.313017+00:00">
            <w:rPr>
              <w:sz w:val="21"/>
              <w:szCs w:val="21"/>
            </w:rPr>
          </w:rPrChange>
        </w:rPr>
        <w:t>BH q</w:t>
      </w:r>
      <w:r>
        <w:rPr>
          <w:rFonts w:ascii="Times New Roman" w:hAnsi="Times New Roman" w:cs="Times New Roman" w:eastAsia="SimSun"/>
          <w:sz w:val="21"/>
          <w:szCs w:val="21"/>
          <w:rPrChange w:id="8436" w:author="Codex" w:date="2026-10-05T16:32:41.313017+00:00">
            <w:rPr>
              <w:sz w:val="21"/>
              <w:szCs w:val="21"/>
            </w:rPr>
          </w:rPrChange>
        </w:rPr>
        <w:t>分别在全部三维度</w:t>
      </w:r>
      <w:r>
        <w:rPr>
          <w:rFonts w:ascii="Times New Roman" w:hAnsi="Times New Roman" w:cs="Times New Roman" w:eastAsia="SimSun"/>
          <w:sz w:val="21"/>
          <w:szCs w:val="21"/>
          <w:rPrChange w:id="8437" w:author="Codex" w:date="2026-10-05T16:32:41.313017+00:00">
            <w:rPr>
              <w:sz w:val="21"/>
              <w:szCs w:val="21"/>
            </w:rPr>
          </w:rPrChange>
        </w:rPr>
        <w:t>×</w:t>
      </w:r>
      <w:r>
        <w:rPr>
          <w:rFonts w:ascii="Times New Roman" w:hAnsi="Times New Roman" w:cs="Times New Roman" w:eastAsia="SimSun"/>
          <w:sz w:val="21"/>
          <w:szCs w:val="21"/>
          <w:rPrChange w:id="8438" w:author="Codex" w:date="2026-10-05T16:32:41.313017+00:00">
            <w:rPr>
              <w:sz w:val="21"/>
              <w:szCs w:val="21"/>
            </w:rPr>
          </w:rPrChange>
        </w:rPr>
        <w:t>八链的</w:t>
      </w:r>
      <w:r>
        <w:rPr>
          <w:rFonts w:ascii="Times New Roman" w:hAnsi="Times New Roman" w:cs="Times New Roman" w:eastAsia="SimSun"/>
          <w:sz w:val="21"/>
          <w:szCs w:val="21"/>
          <w:rPrChange w:id="8439" w:author="Codex" w:date="2026-10-05T16:32:41.313017+00:00">
            <w:rPr>
              <w:sz w:val="21"/>
              <w:szCs w:val="21"/>
            </w:rPr>
          </w:rPrChange>
        </w:rPr>
        <w:t>24</w:t>
      </w:r>
      <w:r>
        <w:rPr>
          <w:rFonts w:ascii="Times New Roman" w:hAnsi="Times New Roman" w:cs="Times New Roman" w:eastAsia="SimSun"/>
          <w:sz w:val="21"/>
          <w:szCs w:val="21"/>
          <w:rPrChange w:id="8440" w:author="Codex" w:date="2026-10-05T16:32:41.313017+00:00">
            <w:rPr>
              <w:sz w:val="21"/>
              <w:szCs w:val="21"/>
            </w:rPr>
          </w:rPrChange>
        </w:rPr>
        <w:t>项中介、</w:t>
      </w:r>
      <w:r>
        <w:rPr>
          <w:rFonts w:ascii="Times New Roman" w:hAnsi="Times New Roman" w:cs="Times New Roman" w:eastAsia="SimSun"/>
          <w:sz w:val="21"/>
          <w:szCs w:val="21"/>
          <w:rPrChange w:id="8441" w:author="Codex" w:date="2026-10-05T16:32:41.313017+00:00">
            <w:rPr>
              <w:sz w:val="21"/>
              <w:szCs w:val="21"/>
            </w:rPr>
          </w:rPrChange>
        </w:rPr>
        <w:t>24</w:t>
      </w:r>
      <w:r>
        <w:rPr>
          <w:rFonts w:ascii="Times New Roman" w:hAnsi="Times New Roman" w:cs="Times New Roman" w:eastAsia="SimSun"/>
          <w:sz w:val="21"/>
          <w:szCs w:val="21"/>
          <w:rPrChange w:id="8442" w:author="Codex" w:date="2026-10-05T16:32:41.313017+00:00">
            <w:rPr>
              <w:sz w:val="21"/>
              <w:szCs w:val="21"/>
            </w:rPr>
          </w:rPrChange>
        </w:rPr>
        <w:t>项调节家族内计算。区间为普通百分位</w:t>
      </w:r>
      <w:r>
        <w:rPr>
          <w:rFonts w:ascii="Times New Roman" w:hAnsi="Times New Roman" w:cs="Times New Roman" w:eastAsia="SimSun"/>
          <w:sz w:val="21"/>
          <w:szCs w:val="21"/>
          <w:rPrChange w:id="8443" w:author="Codex" w:date="2026-10-05T16:32:41.313017+00:00">
            <w:rPr>
              <w:sz w:val="21"/>
              <w:szCs w:val="21"/>
            </w:rPr>
          </w:rPrChange>
        </w:rPr>
        <w:t>95%</w:t>
      </w:r>
      <w:r>
        <w:rPr>
          <w:rFonts w:ascii="Times New Roman" w:hAnsi="Times New Roman" w:cs="Times New Roman" w:eastAsia="SimSun"/>
          <w:sz w:val="21"/>
          <w:szCs w:val="21"/>
          <w:rPrChange w:id="8444" w:author="Codex" w:date="2026-10-05T16:32:41.313017+00:00">
            <w:rPr>
              <w:sz w:val="21"/>
              <w:szCs w:val="21"/>
            </w:rPr>
          </w:rPrChange>
        </w:rPr>
        <w:t>区间，不是同时置信区间。</w:t>
      </w:r>
    </w:p>
    <w:p>
      <w:pPr>
        <w:pStyle w:val="aff4"/>
        <w:keepNext w:val="0"/>
        <w:spacing w:line="360" w:lineRule="exact" w:before="0" w:after="0" w:beforeLines="0" w:afterLines="0" w:beforeAutospacing="0" w:afterAutospacing="0"/>
        <w:ind w:firstLine="420" w:firstLineChars="200" w:left="0" w:right="0" w:start="0" w:end="0" w:leftChars="0" w:rightChars="0" w:startChars="0" w:endChars="0"/>
        <w:jc w:val="both"/>
        <w:rPr>
          <w:ins w:id="27" w:author="Codex" w:date="2026-10-05T14:02:24Z"/>
          <w:rFonts w:ascii="Times New Roman" w:hAnsi="Times New Roman" w:cs="Times New Roman" w:eastAsia="SimSun"/>
          <w:sz w:val="21"/>
          <w:szCs w:val="21"/>
        </w:rPr>
      </w:pPr>
      <w:ins w:id="28" w:author="Codex" w:date="2026-10-05T14:02:24Z">
        <w:r>
          <w:rPr>
            <w:rFonts w:ascii="Times New Roman" w:hAnsi="Times New Roman" w:cs="Times New Roman" w:eastAsia="SimSun"/>
            <w:b/>
            <w:sz w:val="21"/>
            <w:szCs w:val="21"/>
          </w:rPr>
          <w:t>附录D 追加探索及敏感性分析</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9" w:author="Codex" w:date="2026-10-05T14:02:24Z"/>
          <w:rFonts w:ascii="Times New Roman" w:hAnsi="Times New Roman" w:cs="Times New Roman" w:eastAsia="SimSun"/>
          <w:sz w:val="21"/>
          <w:szCs w:val="21"/>
        </w:rPr>
      </w:pPr>
      <w:ins w:id="30" w:author="Codex" w:date="2026-10-05T14:02:24Z">
        <w:r>
          <w:rPr>
            <w:rFonts w:ascii="Times New Roman" w:hAnsi="Times New Roman" w:cs="Times New Roman" w:eastAsia="SimSun"/>
            <w:b/>
            <w:sz w:val="21"/>
            <w:szCs w:val="21"/>
          </w:rPr>
          <w:t>历史11项 B1000 复核（尺度说明补全）</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31" w:author="Codex" w:date="2026-10-05T14:02:24Z"/>
          <w:rFonts w:ascii="Times New Roman" w:hAnsi="Times New Roman" w:cs="Times New Roman" w:eastAsia="SimSun"/>
          <w:sz w:val="21"/>
          <w:szCs w:val="21"/>
        </w:rPr>
      </w:pPr>
      <w:ins w:id="32" w:author="Codex" w:date="2026-10-05T14:02:24Z">
        <w:r>
          <w:rPr>
            <w:rFonts w:ascii="Times New Roman" w:hAnsi="Times New Roman" w:cs="Times New Roman" w:eastAsia="SimSun"/>
            <w:sz w:val="21"/>
            <w:szCs w:val="21"/>
          </w:rPr>
          <w:t>11项全部完成1000次paired bootstrap并逐项验证。这是历史150项筛选后的估计精化，保留旧调整集；不是独立验证，也不使用仅11项校正冒称控制原150项选择。</w:t>
        </w:r>
      </w:ins>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ins w:id="33" w:author="Codex" w:date="2026-10-05T14:02:24Z"/>
          <w:rFonts w:ascii="Times New Roman" w:hAnsi="Times New Roman" w:cs="Times New Roman" w:eastAsia="KaiTi"/>
          <w:b w:val="0"/>
          <w:bCs w:val="0"/>
          <w:sz w:val="21"/>
          <w:szCs w:val="21"/>
        </w:rPr>
      </w:pPr>
      <w:ins w:id="34" w:author="Codex" w:date="2026-10-05T14:02:24Z">
        <w:r>
          <w:rPr>
            <w:rFonts w:ascii="Times New Roman" w:hAnsi="Times New Roman" w:cs="Times New Roman" w:eastAsia="KaiTi"/>
            <w:b w:val="0"/>
            <w:bCs w:val="0"/>
            <w:sz w:val="21"/>
            <w:szCs w:val="21"/>
          </w:rPr>
          <w:t>表D.1 历史11项候选的B=1000复核</w:t>
        </w:r>
      </w:ins>
    </w:p>
    <w:tbl>
      <w:tblPr>
        <w:tblW w:w="0" w:type="auto"/>
        <w:tblBorders>
          <w:top w:val="single" w:sz="12" w:color="000000"/>
          <w:left w:val="nil"/>
          <w:bottom w:val="single" w:sz="12" w:color="000000"/>
          <w:right w:val="nil"/>
          <w:insideH w:val="nil"/>
          <w:insideV w:val="nil"/>
        </w:tblBorders>
        <w:tblPrChange w:id="8445" w:author="Codex" w:date="2026-10-05T16:32:41.313017+00:00">
          <w:tblPr>
            <w:tblW w:w="0" w:type="auto"/>
            <w:tblLayout w:type="autofit"/>
          </w:tblPr>
        </w:tblPrChange>
      </w:tblPr>
      <w:tblGrid>
        <w:gridCol w:w="1138"/>
        <w:gridCol w:w="1184"/>
        <w:gridCol w:w="2036"/>
        <w:gridCol w:w="1330"/>
        <w:gridCol w:w="2724"/>
        <w:gridCol w:w="1202"/>
        <w:tblGridChange w:id="1000001">
          <w:tblGrid>
            <w:gridCol w:w="1466"/>
            <w:gridCol w:w="1466"/>
            <w:gridCol w:w="1466"/>
            <w:gridCol w:w="1466"/>
            <w:gridCol w:w="1466"/>
            <w:gridCol w:w="1466"/>
          </w:tblGrid>
        </w:tblGridChange>
      </w:tblGrid>
      <w:tr>
        <w:trPr>
          <w:cantSplit/>
          <w:tblHeader/>
          <w:ins w:id="35" w:author="Codex" w:date="2026-10-05T14:02:24Z"/>
        </w:trPr>
        <w:tc>
          <w:tcPr>
            <w:tcW w:w="0" w:type="auto"/>
            <w:tcBorders>
              <w:top w:val="single" w:sz="12" w:color="000000"/>
              <w:left w:val="nil"/>
              <w:bottom w:val="single" w:sz="4" w:color="000000"/>
              <w:right w:val="nil"/>
              <w:insideH w:val="nil"/>
              <w:insideV w:val="nil"/>
            </w:tcBorders>
            <w:tcMar>
              <w:left w:type="dxa" w:w="102"/>
              <w:right w:type="dxa" w:w="102"/>
            </w:tcMar>
            <w:tcPrChange w:id="1000002"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规格</w:t>
            </w:r>
          </w:p>
        </w:tc>
        <w:tc>
          <w:tcPr>
            <w:tcW w:w="0" w:type="auto"/>
            <w:tcBorders>
              <w:top w:val="single" w:sz="12" w:color="000000"/>
              <w:left w:val="nil"/>
              <w:bottom w:val="single" w:sz="4" w:color="000000"/>
              <w:right w:val="nil"/>
              <w:insideH w:val="nil"/>
              <w:insideV w:val="nil"/>
            </w:tcBorders>
            <w:tcMar>
              <w:left w:type="dxa" w:w="102"/>
              <w:right w:type="dxa" w:w="102"/>
            </w:tcMar>
            <w:tcPrChange w:id="1000003"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目标量</w:t>
            </w:r>
          </w:p>
        </w:tc>
        <w:tc>
          <w:tcPr>
            <w:tcW w:w="0" w:type="auto"/>
            <w:tcBorders>
              <w:top w:val="single" w:sz="12" w:color="000000"/>
              <w:left w:val="nil"/>
              <w:bottom w:val="single" w:sz="4" w:color="000000"/>
              <w:right w:val="nil"/>
              <w:insideH w:val="nil"/>
              <w:insideV w:val="nil"/>
            </w:tcBorders>
            <w:tcMar>
              <w:left w:type="dxa" w:w="102"/>
              <w:right w:type="dxa" w:w="102"/>
            </w:tcMar>
            <w:tcPrChange w:id="1000004"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尺度</w:t>
            </w:r>
          </w:p>
        </w:tc>
        <w:tc>
          <w:tcPr>
            <w:tcW w:w="0" w:type="auto"/>
            <w:tcBorders>
              <w:top w:val="single" w:sz="12" w:color="000000"/>
              <w:left w:val="nil"/>
              <w:bottom w:val="single" w:sz="4" w:color="000000"/>
              <w:right w:val="nil"/>
              <w:insideH w:val="nil"/>
              <w:insideV w:val="nil"/>
            </w:tcBorders>
            <w:tcMar>
              <w:left w:type="dxa" w:w="102"/>
              <w:right w:type="dxa" w:w="102"/>
            </w:tcMar>
            <w:tcPrChange w:id="1000005"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w:t>
            </w:r>
          </w:p>
        </w:tc>
        <w:tc>
          <w:tcPr>
            <w:tcW w:w="0" w:type="auto"/>
            <w:tcBorders>
              <w:top w:val="single" w:sz="12" w:color="000000"/>
              <w:left w:val="nil"/>
              <w:bottom w:val="single" w:sz="4" w:color="000000"/>
              <w:right w:val="nil"/>
              <w:insideH w:val="nil"/>
              <w:insideV w:val="nil"/>
            </w:tcBorders>
            <w:tcMar>
              <w:left w:type="dxa" w:w="102"/>
              <w:right w:type="dxa" w:w="102"/>
            </w:tcMar>
            <w:tcPrChange w:id="1000006"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Change w:id="1000007"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原始探索p</w:t>
            </w:r>
          </w:p>
        </w:tc>
      </w:tr>
      <w:tr>
        <w:trPr>
          <w:cantSplit/>
          <w:ins w:id="36" w:author="Codex" w:date="2026-10-05T14:02:24Z"/>
        </w:trPr>
        <w:tc>
          <w:tcPr>
            <w:tcW w:w="0" w:type="auto"/>
            <w:tcBorders>
              <w:top w:val="nil"/>
              <w:left w:val="nil"/>
              <w:bottom w:val="nil"/>
              <w:right w:val="nil"/>
              <w:insideH w:val="nil"/>
              <w:insideV w:val="nil"/>
            </w:tcBorders>
            <w:tcMar>
              <w:left w:type="dxa" w:w="102"/>
              <w:right w:type="dxa" w:w="102"/>
            </w:tcMar>
            <w:tcPrChange w:id="100000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FEAS_003</w:t>
            </w:r>
          </w:p>
        </w:tc>
        <w:tc>
          <w:tcPr>
            <w:tcW w:w="0" w:type="auto"/>
            <w:tcBorders>
              <w:top w:val="nil"/>
              <w:left w:val="nil"/>
              <w:bottom w:val="nil"/>
              <w:right w:val="nil"/>
              <w:insideH w:val="nil"/>
              <w:insideV w:val="nil"/>
            </w:tcBorders>
            <w:tcMar>
              <w:left w:type="dxa" w:w="102"/>
              <w:right w:type="dxa" w:w="102"/>
            </w:tcMar>
            <w:tcPrChange w:id="100000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Change w:id="100001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del w:id="1001704" w:author="Codex" w:date="2026-10-06T19:52:27Z">
              <w:r>
                <w:rPr>
                  <w:rFonts w:ascii="Times New Roman" w:hAnsi="Times New Roman" w:cs="Times New Roman" w:eastAsia="SimSun"/>
                  <w:b w:val="0"/>
                  <w:bCs w:val="0"/>
                  <w:sz w:val="21"/>
                  <w:szCs w:val="21"/>
                </w:rPr>
                <w:delText>原模型比值</w:delText>
              </w:r>
            </w:del>
            <w:ins w:id="1001705" w:author="Codex" w:date="2026-10-06T19:52:27Z">
              <w:r>
                <w:rPr>
                  <w:rFonts w:ascii="Times New Roman" w:hAnsi="Times New Roman" w:cs="Times New Roman" w:eastAsia="SimSun"/>
                  <w:b w:val="0"/>
                  <w:bCs w:val="0"/>
                  <w:sz w:val="21"/>
                  <w:szCs w:val="21"/>
                </w:rPr>
                <w:t>边际OR</w:t>
              </w:r>
            </w:ins>
          </w:p>
        </w:tc>
        <w:tc>
          <w:tcPr>
            <w:tcW w:w="0" w:type="auto"/>
            <w:tcBorders>
              <w:top w:val="nil"/>
              <w:left w:val="nil"/>
              <w:bottom w:val="nil"/>
              <w:right w:val="nil"/>
              <w:insideH w:val="nil"/>
              <w:insideV w:val="nil"/>
            </w:tcBorders>
            <w:tcMar>
              <w:left w:type="dxa" w:w="102"/>
              <w:right w:type="dxa" w:w="102"/>
            </w:tcMar>
            <w:tcPrChange w:id="100001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0.998076</w:t>
            </w:r>
          </w:p>
        </w:tc>
        <w:tc>
          <w:tcPr>
            <w:tcW w:w="0" w:type="auto"/>
            <w:tcBorders>
              <w:top w:val="nil"/>
              <w:left w:val="nil"/>
              <w:bottom w:val="nil"/>
              <w:right w:val="nil"/>
              <w:insideH w:val="nil"/>
              <w:insideV w:val="nil"/>
            </w:tcBorders>
            <w:tcMar>
              <w:left w:type="dxa" w:w="102"/>
              <w:right w:type="dxa" w:w="102"/>
            </w:tcMar>
            <w:tcPrChange w:id="100001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[0.994107, 1.00636]</w:t>
            </w:r>
          </w:p>
        </w:tc>
        <w:tc>
          <w:tcPr>
            <w:tcW w:w="0" w:type="auto"/>
            <w:tcBorders>
              <w:top w:val="nil"/>
              <w:left w:val="nil"/>
              <w:bottom w:val="nil"/>
              <w:right w:val="nil"/>
              <w:insideH w:val="nil"/>
              <w:insideV w:val="nil"/>
            </w:tcBorders>
            <w:tcMar>
              <w:left w:type="dxa" w:w="102"/>
              <w:right w:type="dxa" w:w="102"/>
            </w:tcMar>
            <w:tcPrChange w:id="100001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0.567433</w:t>
            </w:r>
          </w:p>
        </w:tc>
      </w:tr>
      <w:tr>
        <w:trPr>
          <w:cantSplit/>
          <w:ins w:id="37" w:author="Codex" w:date="2026-10-05T14:02:24Z"/>
        </w:trPr>
        <w:tc>
          <w:tcPr>
            <w:tcW w:w="0" w:type="auto"/>
            <w:tcBorders>
              <w:top w:val="nil"/>
              <w:left w:val="nil"/>
              <w:bottom w:val="nil"/>
              <w:right w:val="nil"/>
              <w:insideH w:val="nil"/>
              <w:insideV w:val="nil"/>
            </w:tcBorders>
            <w:tcMar>
              <w:left w:type="dxa" w:w="102"/>
              <w:right w:type="dxa" w:w="102"/>
            </w:tcMar>
            <w:tcPrChange w:id="100001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FEAS_003</w:t>
            </w:r>
          </w:p>
        </w:tc>
        <w:tc>
          <w:tcPr>
            <w:tcW w:w="0" w:type="auto"/>
            <w:tcBorders>
              <w:top w:val="nil"/>
              <w:left w:val="nil"/>
              <w:bottom w:val="nil"/>
              <w:right w:val="nil"/>
              <w:insideH w:val="nil"/>
              <w:insideV w:val="nil"/>
            </w:tcBorders>
            <w:tcMar>
              <w:left w:type="dxa" w:w="102"/>
              <w:right w:type="dxa" w:w="102"/>
            </w:tcMar>
            <w:tcPrChange w:id="100001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Change w:id="100001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del w:id="1001706" w:author="Codex" w:date="2026-10-06T19:52:27Z">
              <w:r>
                <w:rPr>
                  <w:rFonts w:ascii="Times New Roman" w:hAnsi="Times New Roman" w:cs="Times New Roman" w:eastAsia="SimSun"/>
                  <w:b w:val="0"/>
                  <w:bCs w:val="0"/>
                  <w:sz w:val="21"/>
                  <w:szCs w:val="21"/>
                </w:rPr>
                <w:delText>原模型比值之差</w:delText>
              </w:r>
            </w:del>
            <w:ins w:id="1001707" w:author="Codex" w:date="2026-10-06T19:52:27Z">
              <w:r>
                <w:rPr>
                  <w:rFonts w:ascii="Times New Roman" w:hAnsi="Times New Roman" w:cs="Times New Roman" w:eastAsia="SimSun"/>
                  <w:b w:val="0"/>
                  <w:bCs w:val="0"/>
                  <w:sz w:val="21"/>
                  <w:szCs w:val="21"/>
                </w:rPr>
                <w:t>边际OR之差（ΔOR）</w:t>
              </w:r>
            </w:ins>
          </w:p>
        </w:tc>
        <w:tc>
          <w:tcPr>
            <w:tcW w:w="0" w:type="auto"/>
            <w:tcBorders>
              <w:top w:val="nil"/>
              <w:left w:val="nil"/>
              <w:bottom w:val="nil"/>
              <w:right w:val="nil"/>
              <w:insideH w:val="nil"/>
              <w:insideV w:val="nil"/>
            </w:tcBorders>
            <w:tcMar>
              <w:left w:type="dxa" w:w="102"/>
              <w:right w:type="dxa" w:w="102"/>
            </w:tcMar>
            <w:tcPrChange w:id="100001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0.0536997</w:t>
            </w:r>
          </w:p>
        </w:tc>
        <w:tc>
          <w:tcPr>
            <w:tcW w:w="0" w:type="auto"/>
            <w:tcBorders>
              <w:top w:val="nil"/>
              <w:left w:val="nil"/>
              <w:bottom w:val="nil"/>
              <w:right w:val="nil"/>
              <w:insideH w:val="nil"/>
              <w:insideV w:val="nil"/>
            </w:tcBorders>
            <w:tcMar>
              <w:left w:type="dxa" w:w="102"/>
              <w:right w:type="dxa" w:w="102"/>
            </w:tcMar>
            <w:tcPrChange w:id="100001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[-0.11658, 0.215119]</w:t>
            </w:r>
          </w:p>
        </w:tc>
        <w:tc>
          <w:tcPr>
            <w:tcW w:w="0" w:type="auto"/>
            <w:tcBorders>
              <w:top w:val="nil"/>
              <w:left w:val="nil"/>
              <w:bottom w:val="nil"/>
              <w:right w:val="nil"/>
              <w:insideH w:val="nil"/>
              <w:insideV w:val="nil"/>
            </w:tcBorders>
            <w:tcMar>
              <w:left w:type="dxa" w:w="102"/>
              <w:right w:type="dxa" w:w="102"/>
            </w:tcMar>
            <w:tcPrChange w:id="100001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0.535465</w:t>
            </w:r>
          </w:p>
        </w:tc>
      </w:tr>
      <w:tr>
        <w:trPr>
          <w:cantSplit/>
          <w:ins w:id="38" w:author="Codex" w:date="2026-10-05T14:02:24Z"/>
        </w:trPr>
        <w:tc>
          <w:tcPr>
            <w:tcW w:w="0" w:type="auto"/>
            <w:tcBorders>
              <w:top w:val="nil"/>
              <w:left w:val="nil"/>
              <w:bottom w:val="nil"/>
              <w:right w:val="nil"/>
              <w:insideH w:val="nil"/>
              <w:insideV w:val="nil"/>
            </w:tcBorders>
            <w:tcMar>
              <w:left w:type="dxa" w:w="102"/>
              <w:right w:type="dxa" w:w="102"/>
            </w:tcMar>
            <w:tcPrChange w:id="100002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FEAS_004</w:t>
            </w:r>
          </w:p>
        </w:tc>
        <w:tc>
          <w:tcPr>
            <w:tcW w:w="0" w:type="auto"/>
            <w:tcBorders>
              <w:top w:val="nil"/>
              <w:left w:val="nil"/>
              <w:bottom w:val="nil"/>
              <w:right w:val="nil"/>
              <w:insideH w:val="nil"/>
              <w:insideV w:val="nil"/>
            </w:tcBorders>
            <w:tcMar>
              <w:left w:type="dxa" w:w="102"/>
              <w:right w:type="dxa" w:w="102"/>
            </w:tcMar>
            <w:tcPrChange w:id="100002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Change w:id="100002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del w:id="1001708" w:author="Codex" w:date="2026-10-06T19:52:27Z">
              <w:r>
                <w:rPr>
                  <w:rFonts w:ascii="Times New Roman" w:hAnsi="Times New Roman" w:cs="Times New Roman" w:eastAsia="SimSun"/>
                  <w:b w:val="0"/>
                  <w:bCs w:val="0"/>
                  <w:sz w:val="21"/>
                  <w:szCs w:val="21"/>
                </w:rPr>
                <w:delText>原模型比值</w:delText>
              </w:r>
            </w:del>
            <w:ins w:id="1001709" w:author="Codex" w:date="2026-10-06T19:52:27Z">
              <w:r>
                <w:rPr>
                  <w:rFonts w:ascii="Times New Roman" w:hAnsi="Times New Roman" w:cs="Times New Roman" w:eastAsia="SimSun"/>
                  <w:b w:val="0"/>
                  <w:bCs w:val="0"/>
                  <w:sz w:val="21"/>
                  <w:szCs w:val="21"/>
                </w:rPr>
                <w:t>边际OR</w:t>
              </w:r>
            </w:ins>
          </w:p>
        </w:tc>
        <w:tc>
          <w:tcPr>
            <w:tcW w:w="0" w:type="auto"/>
            <w:tcBorders>
              <w:top w:val="nil"/>
              <w:left w:val="nil"/>
              <w:bottom w:val="nil"/>
              <w:right w:val="nil"/>
              <w:insideH w:val="nil"/>
              <w:insideV w:val="nil"/>
            </w:tcBorders>
            <w:tcMar>
              <w:left w:type="dxa" w:w="102"/>
              <w:right w:type="dxa" w:w="102"/>
            </w:tcMar>
            <w:tcPrChange w:id="100002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0.98334</w:t>
            </w:r>
          </w:p>
        </w:tc>
        <w:tc>
          <w:tcPr>
            <w:tcW w:w="0" w:type="auto"/>
            <w:tcBorders>
              <w:top w:val="nil"/>
              <w:left w:val="nil"/>
              <w:bottom w:val="nil"/>
              <w:right w:val="nil"/>
              <w:insideH w:val="nil"/>
              <w:insideV w:val="nil"/>
            </w:tcBorders>
            <w:tcMar>
              <w:left w:type="dxa" w:w="102"/>
              <w:right w:type="dxa" w:w="102"/>
            </w:tcMar>
            <w:tcPrChange w:id="100002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[0.946885, 1.01248]</w:t>
            </w:r>
          </w:p>
        </w:tc>
        <w:tc>
          <w:tcPr>
            <w:tcW w:w="0" w:type="auto"/>
            <w:tcBorders>
              <w:top w:val="nil"/>
              <w:left w:val="nil"/>
              <w:bottom w:val="nil"/>
              <w:right w:val="nil"/>
              <w:insideH w:val="nil"/>
              <w:insideV w:val="nil"/>
            </w:tcBorders>
            <w:tcMar>
              <w:left w:type="dxa" w:w="102"/>
              <w:right w:type="dxa" w:w="102"/>
            </w:tcMar>
            <w:tcPrChange w:id="100002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0.313686</w:t>
            </w:r>
          </w:p>
        </w:tc>
      </w:tr>
      <w:tr>
        <w:trPr>
          <w:cantSplit/>
          <w:ins w:id="39" w:author="Codex" w:date="2026-10-05T14:02:24Z"/>
        </w:trPr>
        <w:tc>
          <w:tcPr>
            <w:tcW w:w="0" w:type="auto"/>
            <w:tcBorders>
              <w:top w:val="nil"/>
              <w:left w:val="nil"/>
              <w:bottom w:val="nil"/>
              <w:right w:val="nil"/>
              <w:insideH w:val="nil"/>
              <w:insideV w:val="nil"/>
            </w:tcBorders>
            <w:tcMar>
              <w:left w:type="dxa" w:w="102"/>
              <w:right w:type="dxa" w:w="102"/>
            </w:tcMar>
            <w:tcPrChange w:id="100002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FEAS_004</w:t>
            </w:r>
          </w:p>
        </w:tc>
        <w:tc>
          <w:tcPr>
            <w:tcW w:w="0" w:type="auto"/>
            <w:tcBorders>
              <w:top w:val="nil"/>
              <w:left w:val="nil"/>
              <w:bottom w:val="nil"/>
              <w:right w:val="nil"/>
              <w:insideH w:val="nil"/>
              <w:insideV w:val="nil"/>
            </w:tcBorders>
            <w:tcMar>
              <w:left w:type="dxa" w:w="102"/>
              <w:right w:type="dxa" w:w="102"/>
            </w:tcMar>
            <w:tcPrChange w:id="100002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Change w:id="100002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del w:id="1001710" w:author="Codex" w:date="2026-10-06T19:52:27Z">
              <w:r>
                <w:rPr>
                  <w:rFonts w:ascii="Times New Roman" w:hAnsi="Times New Roman" w:cs="Times New Roman" w:eastAsia="SimSun"/>
                  <w:b w:val="0"/>
                  <w:bCs w:val="0"/>
                  <w:sz w:val="21"/>
                  <w:szCs w:val="21"/>
                </w:rPr>
                <w:delText>原模型比值之差</w:delText>
              </w:r>
            </w:del>
            <w:ins w:id="1001711" w:author="Codex" w:date="2026-10-06T19:52:27Z">
              <w:r>
                <w:rPr>
                  <w:rFonts w:ascii="Times New Roman" w:hAnsi="Times New Roman" w:cs="Times New Roman" w:eastAsia="SimSun"/>
                  <w:b w:val="0"/>
                  <w:bCs w:val="0"/>
                  <w:sz w:val="21"/>
                  <w:szCs w:val="21"/>
                </w:rPr>
                <w:t>边际OR之差（ΔOR）</w:t>
              </w:r>
            </w:ins>
          </w:p>
        </w:tc>
        <w:tc>
          <w:tcPr>
            <w:tcW w:w="0" w:type="auto"/>
            <w:tcBorders>
              <w:top w:val="nil"/>
              <w:left w:val="nil"/>
              <w:bottom w:val="nil"/>
              <w:right w:val="nil"/>
              <w:insideH w:val="nil"/>
              <w:insideV w:val="nil"/>
            </w:tcBorders>
            <w:tcMar>
              <w:left w:type="dxa" w:w="102"/>
              <w:right w:type="dxa" w:w="102"/>
            </w:tcMar>
            <w:tcPrChange w:id="100002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0.412125</w:t>
            </w:r>
          </w:p>
        </w:tc>
        <w:tc>
          <w:tcPr>
            <w:tcW w:w="0" w:type="auto"/>
            <w:tcBorders>
              <w:top w:val="nil"/>
              <w:left w:val="nil"/>
              <w:bottom w:val="nil"/>
              <w:right w:val="nil"/>
              <w:insideH w:val="nil"/>
              <w:insideV w:val="nil"/>
            </w:tcBorders>
            <w:tcMar>
              <w:left w:type="dxa" w:w="102"/>
              <w:right w:type="dxa" w:w="102"/>
            </w:tcMar>
            <w:tcPrChange w:id="100003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[-0.146323, 1.1029]</w:t>
            </w:r>
          </w:p>
        </w:tc>
        <w:tc>
          <w:tcPr>
            <w:tcW w:w="0" w:type="auto"/>
            <w:tcBorders>
              <w:top w:val="nil"/>
              <w:left w:val="nil"/>
              <w:bottom w:val="nil"/>
              <w:right w:val="nil"/>
              <w:insideH w:val="nil"/>
              <w:insideV w:val="nil"/>
            </w:tcBorders>
            <w:tcMar>
              <w:left w:type="dxa" w:w="102"/>
              <w:right w:type="dxa" w:w="102"/>
            </w:tcMar>
            <w:tcPrChange w:id="100003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0.194805</w:t>
            </w:r>
          </w:p>
        </w:tc>
      </w:tr>
      <w:tr>
        <w:trPr>
          <w:cantSplit/>
          <w:ins w:id="40" w:author="Codex" w:date="2026-10-05T14:02:24Z"/>
        </w:trPr>
        <w:tc>
          <w:tcPr>
            <w:tcW w:w="0" w:type="auto"/>
            <w:tcBorders>
              <w:top w:val="nil"/>
              <w:left w:val="nil"/>
              <w:bottom w:val="nil"/>
              <w:right w:val="nil"/>
              <w:insideH w:val="nil"/>
              <w:insideV w:val="nil"/>
            </w:tcBorders>
            <w:tcMar>
              <w:left w:type="dxa" w:w="102"/>
              <w:right w:type="dxa" w:w="102"/>
            </w:tcMar>
            <w:tcPrChange w:id="100003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FEAS_031</w:t>
            </w:r>
          </w:p>
        </w:tc>
        <w:tc>
          <w:tcPr>
            <w:tcW w:w="0" w:type="auto"/>
            <w:tcBorders>
              <w:top w:val="nil"/>
              <w:left w:val="nil"/>
              <w:bottom w:val="nil"/>
              <w:right w:val="nil"/>
              <w:insideH w:val="nil"/>
              <w:insideV w:val="nil"/>
            </w:tcBorders>
            <w:tcMar>
              <w:left w:type="dxa" w:w="102"/>
              <w:right w:type="dxa" w:w="102"/>
            </w:tcMar>
            <w:tcPrChange w:id="100003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Change w:id="100003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del w:id="1001712" w:author="Codex" w:date="2026-10-06T19:52:27Z">
              <w:r>
                <w:rPr>
                  <w:rFonts w:ascii="Times New Roman" w:hAnsi="Times New Roman" w:cs="Times New Roman" w:eastAsia="SimSun"/>
                  <w:b w:val="0"/>
                  <w:bCs w:val="0"/>
                  <w:sz w:val="21"/>
                  <w:szCs w:val="21"/>
                </w:rPr>
                <w:delText>原模型比值</w:delText>
              </w:r>
            </w:del>
            <w:ins w:id="1001713" w:author="Codex" w:date="2026-10-06T19:52:27Z">
              <w:r>
                <w:rPr>
                  <w:rFonts w:ascii="Times New Roman" w:hAnsi="Times New Roman" w:cs="Times New Roman" w:eastAsia="SimSun"/>
                  <w:b w:val="0"/>
                  <w:bCs w:val="0"/>
                  <w:sz w:val="21"/>
                  <w:szCs w:val="21"/>
                </w:rPr>
                <w:t>边际OR</w:t>
              </w:r>
            </w:ins>
          </w:p>
        </w:tc>
        <w:tc>
          <w:tcPr>
            <w:tcW w:w="0" w:type="auto"/>
            <w:tcBorders>
              <w:top w:val="nil"/>
              <w:left w:val="nil"/>
              <w:bottom w:val="nil"/>
              <w:right w:val="nil"/>
              <w:insideH w:val="nil"/>
              <w:insideV w:val="nil"/>
            </w:tcBorders>
            <w:tcMar>
              <w:left w:type="dxa" w:w="102"/>
              <w:right w:type="dxa" w:w="102"/>
            </w:tcMar>
            <w:tcPrChange w:id="100003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0.999271</w:t>
            </w:r>
          </w:p>
        </w:tc>
        <w:tc>
          <w:tcPr>
            <w:tcW w:w="0" w:type="auto"/>
            <w:tcBorders>
              <w:top w:val="nil"/>
              <w:left w:val="nil"/>
              <w:bottom w:val="nil"/>
              <w:right w:val="nil"/>
              <w:insideH w:val="nil"/>
              <w:insideV w:val="nil"/>
            </w:tcBorders>
            <w:tcMar>
              <w:left w:type="dxa" w:w="102"/>
              <w:right w:type="dxa" w:w="102"/>
            </w:tcMar>
            <w:tcPrChange w:id="100003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[0.995694, 1.00513]</w:t>
            </w:r>
          </w:p>
        </w:tc>
        <w:tc>
          <w:tcPr>
            <w:tcW w:w="0" w:type="auto"/>
            <w:tcBorders>
              <w:top w:val="nil"/>
              <w:left w:val="nil"/>
              <w:bottom w:val="nil"/>
              <w:right w:val="nil"/>
              <w:insideH w:val="nil"/>
              <w:insideV w:val="nil"/>
            </w:tcBorders>
            <w:tcMar>
              <w:left w:type="dxa" w:w="102"/>
              <w:right w:type="dxa" w:w="102"/>
            </w:tcMar>
            <w:tcPrChange w:id="100003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0.743257</w:t>
            </w:r>
          </w:p>
        </w:tc>
      </w:tr>
      <w:tr>
        <w:trPr>
          <w:cantSplit/>
          <w:ins w:id="41" w:author="Codex" w:date="2026-10-05T14:02:24Z"/>
        </w:trPr>
        <w:tc>
          <w:tcPr>
            <w:tcW w:w="0" w:type="auto"/>
            <w:tcBorders>
              <w:top w:val="nil"/>
              <w:left w:val="nil"/>
              <w:bottom w:val="nil"/>
              <w:right w:val="nil"/>
              <w:insideH w:val="nil"/>
              <w:insideV w:val="nil"/>
            </w:tcBorders>
            <w:tcMar>
              <w:left w:type="dxa" w:w="102"/>
              <w:right w:type="dxa" w:w="102"/>
            </w:tcMar>
            <w:tcPrChange w:id="100003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FEAS_031</w:t>
            </w:r>
          </w:p>
        </w:tc>
        <w:tc>
          <w:tcPr>
            <w:tcW w:w="0" w:type="auto"/>
            <w:tcBorders>
              <w:top w:val="nil"/>
              <w:left w:val="nil"/>
              <w:bottom w:val="nil"/>
              <w:right w:val="nil"/>
              <w:insideH w:val="nil"/>
              <w:insideV w:val="nil"/>
            </w:tcBorders>
            <w:tcMar>
              <w:left w:type="dxa" w:w="102"/>
              <w:right w:type="dxa" w:w="102"/>
            </w:tcMar>
            <w:tcPrChange w:id="100003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Change w:id="100004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del w:id="1001714" w:author="Codex" w:date="2026-10-06T19:52:27Z">
              <w:r>
                <w:rPr>
                  <w:rFonts w:ascii="Times New Roman" w:hAnsi="Times New Roman" w:cs="Times New Roman" w:eastAsia="SimSun"/>
                  <w:b w:val="0"/>
                  <w:bCs w:val="0"/>
                  <w:sz w:val="21"/>
                  <w:szCs w:val="21"/>
                </w:rPr>
                <w:delText>原模型比值之差</w:delText>
              </w:r>
            </w:del>
            <w:ins w:id="1001715" w:author="Codex" w:date="2026-10-06T19:52:27Z">
              <w:r>
                <w:rPr>
                  <w:rFonts w:ascii="Times New Roman" w:hAnsi="Times New Roman" w:cs="Times New Roman" w:eastAsia="SimSun"/>
                  <w:b w:val="0"/>
                  <w:bCs w:val="0"/>
                  <w:sz w:val="21"/>
                  <w:szCs w:val="21"/>
                </w:rPr>
                <w:t>边际OR之差（ΔOR）</w:t>
              </w:r>
            </w:ins>
          </w:p>
        </w:tc>
        <w:tc>
          <w:tcPr>
            <w:tcW w:w="0" w:type="auto"/>
            <w:tcBorders>
              <w:top w:val="nil"/>
              <w:left w:val="nil"/>
              <w:bottom w:val="nil"/>
              <w:right w:val="nil"/>
              <w:insideH w:val="nil"/>
              <w:insideV w:val="nil"/>
            </w:tcBorders>
            <w:tcMar>
              <w:left w:type="dxa" w:w="102"/>
              <w:right w:type="dxa" w:w="102"/>
            </w:tcMar>
            <w:tcPrChange w:id="100004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-0.407544</w:t>
            </w:r>
          </w:p>
        </w:tc>
        <w:tc>
          <w:tcPr>
            <w:tcW w:w="0" w:type="auto"/>
            <w:tcBorders>
              <w:top w:val="nil"/>
              <w:left w:val="nil"/>
              <w:bottom w:val="nil"/>
              <w:right w:val="nil"/>
              <w:insideH w:val="nil"/>
              <w:insideV w:val="nil"/>
            </w:tcBorders>
            <w:tcMar>
              <w:left w:type="dxa" w:w="102"/>
              <w:right w:type="dxa" w:w="102"/>
            </w:tcMar>
            <w:tcPrChange w:id="100004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[-0.646373, -0.130888]</w:t>
            </w:r>
          </w:p>
        </w:tc>
        <w:tc>
          <w:tcPr>
            <w:tcW w:w="0" w:type="auto"/>
            <w:tcBorders>
              <w:top w:val="nil"/>
              <w:left w:val="nil"/>
              <w:bottom w:val="nil"/>
              <w:right w:val="nil"/>
              <w:insideH w:val="nil"/>
              <w:insideV w:val="nil"/>
            </w:tcBorders>
            <w:tcMar>
              <w:left w:type="dxa" w:w="102"/>
              <w:right w:type="dxa" w:w="102"/>
            </w:tcMar>
            <w:tcPrChange w:id="100004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0.002997</w:t>
            </w:r>
          </w:p>
        </w:tc>
      </w:tr>
      <w:tr>
        <w:trPr>
          <w:cantSplit/>
          <w:ins w:id="42" w:author="Codex" w:date="2026-10-05T14:02:24Z"/>
        </w:trPr>
        <w:tc>
          <w:tcPr>
            <w:tcW w:w="0" w:type="auto"/>
            <w:tcBorders>
              <w:top w:val="nil"/>
              <w:left w:val="nil"/>
              <w:bottom w:val="nil"/>
              <w:right w:val="nil"/>
              <w:insideH w:val="nil"/>
              <w:insideV w:val="nil"/>
            </w:tcBorders>
            <w:tcMar>
              <w:left w:type="dxa" w:w="102"/>
              <w:right w:type="dxa" w:w="102"/>
            </w:tcMar>
            <w:tcPrChange w:id="100004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FEAS_041</w:t>
            </w:r>
          </w:p>
        </w:tc>
        <w:tc>
          <w:tcPr>
            <w:tcW w:w="0" w:type="auto"/>
            <w:tcBorders>
              <w:top w:val="nil"/>
              <w:left w:val="nil"/>
              <w:bottom w:val="nil"/>
              <w:right w:val="nil"/>
              <w:insideH w:val="nil"/>
              <w:insideV w:val="nil"/>
            </w:tcBorders>
            <w:tcMar>
              <w:left w:type="dxa" w:w="102"/>
              <w:right w:type="dxa" w:w="102"/>
            </w:tcMar>
            <w:tcPrChange w:id="100004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Change w:id="100004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del w:id="1001716" w:author="Codex" w:date="2026-10-06T19:52:27Z">
              <w:r>
                <w:rPr>
                  <w:rFonts w:ascii="Times New Roman" w:hAnsi="Times New Roman" w:cs="Times New Roman" w:eastAsia="SimSun"/>
                  <w:b w:val="0"/>
                  <w:bCs w:val="0"/>
                  <w:sz w:val="21"/>
                  <w:szCs w:val="21"/>
                </w:rPr>
                <w:delText>原模型比值</w:delText>
              </w:r>
            </w:del>
            <w:ins w:id="1001717" w:author="Codex" w:date="2026-10-06T19:52:27Z">
              <w:r>
                <w:rPr>
                  <w:rFonts w:ascii="Times New Roman" w:hAnsi="Times New Roman" w:cs="Times New Roman" w:eastAsia="SimSun"/>
                  <w:b w:val="0"/>
                  <w:bCs w:val="0"/>
                  <w:sz w:val="21"/>
                  <w:szCs w:val="21"/>
                </w:rPr>
                <w:t>边际OR</w:t>
              </w:r>
            </w:ins>
          </w:p>
        </w:tc>
        <w:tc>
          <w:tcPr>
            <w:tcW w:w="0" w:type="auto"/>
            <w:tcBorders>
              <w:top w:val="nil"/>
              <w:left w:val="nil"/>
              <w:bottom w:val="nil"/>
              <w:right w:val="nil"/>
              <w:insideH w:val="nil"/>
              <w:insideV w:val="nil"/>
            </w:tcBorders>
            <w:tcMar>
              <w:left w:type="dxa" w:w="102"/>
              <w:right w:type="dxa" w:w="102"/>
            </w:tcMar>
            <w:tcPrChange w:id="100004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1.0004</w:t>
            </w:r>
          </w:p>
        </w:tc>
        <w:tc>
          <w:tcPr>
            <w:tcW w:w="0" w:type="auto"/>
            <w:tcBorders>
              <w:top w:val="nil"/>
              <w:left w:val="nil"/>
              <w:bottom w:val="nil"/>
              <w:right w:val="nil"/>
              <w:insideH w:val="nil"/>
              <w:insideV w:val="nil"/>
            </w:tcBorders>
            <w:tcMar>
              <w:left w:type="dxa" w:w="102"/>
              <w:right w:type="dxa" w:w="102"/>
            </w:tcMar>
            <w:tcPrChange w:id="100004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[0.998163, 1.00323]</w:t>
            </w:r>
          </w:p>
        </w:tc>
        <w:tc>
          <w:tcPr>
            <w:tcW w:w="0" w:type="auto"/>
            <w:tcBorders>
              <w:top w:val="nil"/>
              <w:left w:val="nil"/>
              <w:bottom w:val="nil"/>
              <w:right w:val="nil"/>
              <w:insideH w:val="nil"/>
              <w:insideV w:val="nil"/>
            </w:tcBorders>
            <w:tcMar>
              <w:left w:type="dxa" w:w="102"/>
              <w:right w:type="dxa" w:w="102"/>
            </w:tcMar>
            <w:tcPrChange w:id="100004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0.65035</w:t>
            </w:r>
          </w:p>
        </w:tc>
      </w:tr>
      <w:tr>
        <w:trPr>
          <w:cantSplit/>
          <w:ins w:id="43" w:author="Codex" w:date="2026-10-05T14:02:24Z"/>
        </w:trPr>
        <w:tc>
          <w:tcPr>
            <w:tcW w:w="0" w:type="auto"/>
            <w:tcBorders>
              <w:top w:val="nil"/>
              <w:left w:val="nil"/>
              <w:bottom w:val="nil"/>
              <w:right w:val="nil"/>
              <w:insideH w:val="nil"/>
              <w:insideV w:val="nil"/>
            </w:tcBorders>
            <w:tcMar>
              <w:left w:type="dxa" w:w="102"/>
              <w:right w:type="dxa" w:w="102"/>
            </w:tcMar>
            <w:tcPrChange w:id="100005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FEAS_041</w:t>
            </w:r>
          </w:p>
        </w:tc>
        <w:tc>
          <w:tcPr>
            <w:tcW w:w="0" w:type="auto"/>
            <w:tcBorders>
              <w:top w:val="nil"/>
              <w:left w:val="nil"/>
              <w:bottom w:val="nil"/>
              <w:right w:val="nil"/>
              <w:insideH w:val="nil"/>
              <w:insideV w:val="nil"/>
            </w:tcBorders>
            <w:tcMar>
              <w:left w:type="dxa" w:w="102"/>
              <w:right w:type="dxa" w:w="102"/>
            </w:tcMar>
            <w:tcPrChange w:id="100005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Change w:id="100005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del w:id="1001718" w:author="Codex" w:date="2026-10-06T19:52:27Z">
              <w:r>
                <w:rPr>
                  <w:rFonts w:ascii="Times New Roman" w:hAnsi="Times New Roman" w:cs="Times New Roman" w:eastAsia="SimSun"/>
                  <w:b w:val="0"/>
                  <w:bCs w:val="0"/>
                  <w:sz w:val="21"/>
                  <w:szCs w:val="21"/>
                </w:rPr>
                <w:delText>原模型比值之差</w:delText>
              </w:r>
            </w:del>
            <w:ins w:id="1001719" w:author="Codex" w:date="2026-10-06T19:52:27Z">
              <w:r>
                <w:rPr>
                  <w:rFonts w:ascii="Times New Roman" w:hAnsi="Times New Roman" w:cs="Times New Roman" w:eastAsia="SimSun"/>
                  <w:b w:val="0"/>
                  <w:bCs w:val="0"/>
                  <w:sz w:val="21"/>
                  <w:szCs w:val="21"/>
                </w:rPr>
                <w:t>边际OR之差（ΔOR）</w:t>
              </w:r>
            </w:ins>
          </w:p>
        </w:tc>
        <w:tc>
          <w:tcPr>
            <w:tcW w:w="0" w:type="auto"/>
            <w:tcBorders>
              <w:top w:val="nil"/>
              <w:left w:val="nil"/>
              <w:bottom w:val="nil"/>
              <w:right w:val="nil"/>
              <w:insideH w:val="nil"/>
              <w:insideV w:val="nil"/>
            </w:tcBorders>
            <w:tcMar>
              <w:left w:type="dxa" w:w="102"/>
              <w:right w:type="dxa" w:w="102"/>
            </w:tcMar>
            <w:tcPrChange w:id="100005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-0.0858683</w:t>
            </w:r>
          </w:p>
        </w:tc>
        <w:tc>
          <w:tcPr>
            <w:tcW w:w="0" w:type="auto"/>
            <w:tcBorders>
              <w:top w:val="nil"/>
              <w:left w:val="nil"/>
              <w:bottom w:val="nil"/>
              <w:right w:val="nil"/>
              <w:insideH w:val="nil"/>
              <w:insideV w:val="nil"/>
            </w:tcBorders>
            <w:tcMar>
              <w:left w:type="dxa" w:w="102"/>
              <w:right w:type="dxa" w:w="102"/>
            </w:tcMar>
            <w:tcPrChange w:id="100005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[-0.162978, -0.00834853]</w:t>
            </w:r>
          </w:p>
        </w:tc>
        <w:tc>
          <w:tcPr>
            <w:tcW w:w="0" w:type="auto"/>
            <w:tcBorders>
              <w:top w:val="nil"/>
              <w:left w:val="nil"/>
              <w:bottom w:val="nil"/>
              <w:right w:val="nil"/>
              <w:insideH w:val="nil"/>
              <w:insideV w:val="nil"/>
            </w:tcBorders>
            <w:tcMar>
              <w:left w:type="dxa" w:w="102"/>
              <w:right w:type="dxa" w:w="102"/>
            </w:tcMar>
            <w:tcPrChange w:id="100005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0.032967</w:t>
            </w:r>
          </w:p>
        </w:tc>
      </w:tr>
      <w:tr>
        <w:trPr>
          <w:cantSplit/>
          <w:ins w:id="44" w:author="Codex" w:date="2026-10-05T14:02:24Z"/>
        </w:trPr>
        <w:tc>
          <w:tcPr>
            <w:tcW w:w="0" w:type="auto"/>
            <w:tcBorders>
              <w:top w:val="nil"/>
              <w:left w:val="nil"/>
              <w:bottom w:val="nil"/>
              <w:right w:val="nil"/>
              <w:insideH w:val="nil"/>
              <w:insideV w:val="nil"/>
            </w:tcBorders>
            <w:tcMar>
              <w:left w:type="dxa" w:w="102"/>
              <w:right w:type="dxa" w:w="102"/>
            </w:tcMar>
            <w:tcPrChange w:id="100005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FEAS_060</w:t>
            </w:r>
          </w:p>
        </w:tc>
        <w:tc>
          <w:tcPr>
            <w:tcW w:w="0" w:type="auto"/>
            <w:tcBorders>
              <w:top w:val="nil"/>
              <w:left w:val="nil"/>
              <w:bottom w:val="nil"/>
              <w:right w:val="nil"/>
              <w:insideH w:val="nil"/>
              <w:insideV w:val="nil"/>
            </w:tcBorders>
            <w:tcMar>
              <w:left w:type="dxa" w:w="102"/>
              <w:right w:type="dxa" w:w="102"/>
            </w:tcMar>
            <w:tcPrChange w:id="100005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Change w:id="100005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Change w:id="100005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1.39246e-05</w:t>
            </w:r>
          </w:p>
        </w:tc>
        <w:tc>
          <w:tcPr>
            <w:tcW w:w="0" w:type="auto"/>
            <w:tcBorders>
              <w:top w:val="nil"/>
              <w:left w:val="nil"/>
              <w:bottom w:val="nil"/>
              <w:right w:val="nil"/>
              <w:insideH w:val="nil"/>
              <w:insideV w:val="nil"/>
            </w:tcBorders>
            <w:tcMar>
              <w:left w:type="dxa" w:w="102"/>
              <w:right w:type="dxa" w:w="102"/>
            </w:tcMar>
            <w:tcPrChange w:id="100006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[-0.000145229, 0.000131508]</w:t>
            </w:r>
          </w:p>
        </w:tc>
        <w:tc>
          <w:tcPr>
            <w:tcW w:w="0" w:type="auto"/>
            <w:tcBorders>
              <w:top w:val="nil"/>
              <w:left w:val="nil"/>
              <w:bottom w:val="nil"/>
              <w:right w:val="nil"/>
              <w:insideH w:val="nil"/>
              <w:insideV w:val="nil"/>
            </w:tcBorders>
            <w:tcMar>
              <w:left w:type="dxa" w:w="102"/>
              <w:right w:type="dxa" w:w="102"/>
            </w:tcMar>
            <w:tcPrChange w:id="100006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0.738262</w:t>
            </w:r>
          </w:p>
        </w:tc>
      </w:tr>
      <w:tr>
        <w:trPr>
          <w:cantSplit/>
          <w:ins w:id="45" w:author="Codex" w:date="2026-10-05T14:02:24Z"/>
        </w:trPr>
        <w:tc>
          <w:tcPr>
            <w:tcW w:w="0" w:type="auto"/>
            <w:tcBorders>
              <w:top w:val="nil"/>
              <w:left w:val="nil"/>
              <w:bottom w:val="nil"/>
              <w:right w:val="nil"/>
              <w:insideH w:val="nil"/>
              <w:insideV w:val="nil"/>
            </w:tcBorders>
            <w:tcMar>
              <w:left w:type="dxa" w:w="102"/>
              <w:right w:type="dxa" w:w="102"/>
            </w:tcMar>
            <w:tcPrChange w:id="100006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FEAS_060</w:t>
            </w:r>
          </w:p>
        </w:tc>
        <w:tc>
          <w:tcPr>
            <w:tcW w:w="0" w:type="auto"/>
            <w:tcBorders>
              <w:top w:val="nil"/>
              <w:left w:val="nil"/>
              <w:bottom w:val="nil"/>
              <w:right w:val="nil"/>
              <w:insideH w:val="nil"/>
              <w:insideV w:val="nil"/>
            </w:tcBorders>
            <w:tcMar>
              <w:left w:type="dxa" w:w="102"/>
              <w:right w:type="dxa" w:w="102"/>
            </w:tcMar>
            <w:tcPrChange w:id="100006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Change w:id="100006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Change w:id="100006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-0.00211093</w:t>
            </w:r>
          </w:p>
        </w:tc>
        <w:tc>
          <w:tcPr>
            <w:tcW w:w="0" w:type="auto"/>
            <w:tcBorders>
              <w:top w:val="nil"/>
              <w:left w:val="nil"/>
              <w:bottom w:val="nil"/>
              <w:right w:val="nil"/>
              <w:insideH w:val="nil"/>
              <w:insideV w:val="nil"/>
            </w:tcBorders>
            <w:tcMar>
              <w:left w:type="dxa" w:w="102"/>
              <w:right w:type="dxa" w:w="102"/>
            </w:tcMar>
            <w:tcPrChange w:id="100006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[-0.00596121, 0.00105659]</w:t>
            </w:r>
          </w:p>
        </w:tc>
        <w:tc>
          <w:tcPr>
            <w:tcW w:w="0" w:type="auto"/>
            <w:tcBorders>
              <w:top w:val="nil"/>
              <w:left w:val="nil"/>
              <w:bottom w:val="nil"/>
              <w:right w:val="nil"/>
              <w:insideH w:val="nil"/>
              <w:insideV w:val="nil"/>
            </w:tcBorders>
            <w:tcMar>
              <w:left w:type="dxa" w:w="102"/>
              <w:right w:type="dxa" w:w="102"/>
            </w:tcMar>
            <w:tcPrChange w:id="100006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0.233766</w:t>
            </w:r>
          </w:p>
        </w:tc>
      </w:tr>
      <w:tr>
        <w:trPr>
          <w:cantSplit/>
          <w:ins w:id="46" w:author="Codex" w:date="2026-10-05T14:02:24Z"/>
        </w:trPr>
        <w:tc>
          <w:tcPr>
            <w:tcW w:w="0" w:type="auto"/>
            <w:tcBorders>
              <w:top w:val="nil"/>
              <w:left w:val="nil"/>
              <w:bottom w:val="nil"/>
              <w:right w:val="nil"/>
              <w:insideH w:val="nil"/>
              <w:insideV w:val="nil"/>
            </w:tcBorders>
            <w:tcMar>
              <w:left w:type="dxa" w:w="102"/>
              <w:right w:type="dxa" w:w="102"/>
            </w:tcMar>
            <w:tcPrChange w:id="100006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FEAS_091</w:t>
            </w:r>
          </w:p>
        </w:tc>
        <w:tc>
          <w:tcPr>
            <w:tcW w:w="0" w:type="auto"/>
            <w:tcBorders>
              <w:top w:val="nil"/>
              <w:left w:val="nil"/>
              <w:bottom w:val="nil"/>
              <w:right w:val="nil"/>
              <w:insideH w:val="nil"/>
              <w:insideV w:val="nil"/>
            </w:tcBorders>
            <w:tcMar>
              <w:left w:type="dxa" w:w="102"/>
              <w:right w:type="dxa" w:w="102"/>
            </w:tcMar>
            <w:tcPrChange w:id="100006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Change w:id="100007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Change w:id="100007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-8.63398e-06</w:t>
            </w:r>
          </w:p>
        </w:tc>
        <w:tc>
          <w:tcPr>
            <w:tcW w:w="0" w:type="auto"/>
            <w:tcBorders>
              <w:top w:val="nil"/>
              <w:left w:val="nil"/>
              <w:bottom w:val="nil"/>
              <w:right w:val="nil"/>
              <w:insideH w:val="nil"/>
              <w:insideV w:val="nil"/>
            </w:tcBorders>
            <w:tcMar>
              <w:left w:type="dxa" w:w="102"/>
              <w:right w:type="dxa" w:w="102"/>
            </w:tcMar>
            <w:tcPrChange w:id="100007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[-6.47527e-05, 4.13532e-05]</w:t>
            </w:r>
          </w:p>
        </w:tc>
        <w:tc>
          <w:tcPr>
            <w:tcW w:w="0" w:type="auto"/>
            <w:tcBorders>
              <w:top w:val="nil"/>
              <w:left w:val="nil"/>
              <w:bottom w:val="nil"/>
              <w:right w:val="nil"/>
              <w:insideH w:val="nil"/>
              <w:insideV w:val="nil"/>
            </w:tcBorders>
            <w:tcMar>
              <w:left w:type="dxa" w:w="102"/>
              <w:right w:type="dxa" w:w="102"/>
            </w:tcMar>
            <w:tcPrChange w:id="100007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0.654346</w:t>
            </w:r>
          </w:p>
        </w:tc>
      </w:tr>
      <w:tr>
        <w:trPr>
          <w:cantSplit/>
          <w:ins w:id="47" w:author="Codex" w:date="2026-10-05T14:02:24Z"/>
        </w:trPr>
        <w:tc>
          <w:tcPr>
            <w:tcW w:w="0" w:type="auto"/>
            <w:tcBorders>
              <w:top w:val="nil"/>
              <w:left w:val="nil"/>
              <w:bottom w:val="nil"/>
              <w:right w:val="nil"/>
              <w:insideH w:val="nil"/>
              <w:insideV w:val="nil"/>
            </w:tcBorders>
            <w:tcMar>
              <w:left w:type="dxa" w:w="102"/>
              <w:right w:type="dxa" w:w="102"/>
            </w:tcMar>
            <w:tcPrChange w:id="100007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FEAS_091</w:t>
            </w:r>
          </w:p>
        </w:tc>
        <w:tc>
          <w:tcPr>
            <w:tcW w:w="0" w:type="auto"/>
            <w:tcBorders>
              <w:top w:val="nil"/>
              <w:left w:val="nil"/>
              <w:bottom w:val="nil"/>
              <w:right w:val="nil"/>
              <w:insideH w:val="nil"/>
              <w:insideV w:val="nil"/>
            </w:tcBorders>
            <w:tcMar>
              <w:left w:type="dxa" w:w="102"/>
              <w:right w:type="dxa" w:w="102"/>
            </w:tcMar>
            <w:tcPrChange w:id="100007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Change w:id="100007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Change w:id="100007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0.00119511</w:t>
            </w:r>
          </w:p>
        </w:tc>
        <w:tc>
          <w:tcPr>
            <w:tcW w:w="0" w:type="auto"/>
            <w:tcBorders>
              <w:top w:val="nil"/>
              <w:left w:val="nil"/>
              <w:bottom w:val="nil"/>
              <w:right w:val="nil"/>
              <w:insideH w:val="nil"/>
              <w:insideV w:val="nil"/>
            </w:tcBorders>
            <w:tcMar>
              <w:left w:type="dxa" w:w="102"/>
              <w:right w:type="dxa" w:w="102"/>
            </w:tcMar>
            <w:tcPrChange w:id="100007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[-0.00040378, 0.00281311]</w:t>
            </w:r>
          </w:p>
        </w:tc>
        <w:tc>
          <w:tcPr>
            <w:tcW w:w="0" w:type="auto"/>
            <w:tcBorders>
              <w:top w:val="nil"/>
              <w:left w:val="nil"/>
              <w:bottom w:val="nil"/>
              <w:right w:val="nil"/>
              <w:insideH w:val="nil"/>
              <w:insideV w:val="nil"/>
            </w:tcBorders>
            <w:tcMar>
              <w:left w:type="dxa" w:w="102"/>
              <w:right w:type="dxa" w:w="102"/>
            </w:tcMar>
            <w:tcPrChange w:id="100007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0.164835</w:t>
            </w:r>
          </w:p>
        </w:tc>
      </w:tr>
      <w:tr>
        <w:trPr>
          <w:cantSplit/>
          <w:ins w:id="48" w:author="Codex" w:date="2026-10-05T14:02:24Z"/>
        </w:trPr>
        <w:tc>
          <w:tcPr>
            <w:tcW w:w="0" w:type="auto"/>
            <w:tcBorders>
              <w:top w:val="nil"/>
              <w:left w:val="nil"/>
              <w:bottom w:val="nil"/>
              <w:right w:val="nil"/>
              <w:insideH w:val="nil"/>
              <w:insideV w:val="nil"/>
            </w:tcBorders>
            <w:tcMar>
              <w:left w:type="dxa" w:w="102"/>
              <w:right w:type="dxa" w:w="102"/>
            </w:tcMar>
            <w:tcPrChange w:id="100008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FEAS_092</w:t>
            </w:r>
          </w:p>
        </w:tc>
        <w:tc>
          <w:tcPr>
            <w:tcW w:w="0" w:type="auto"/>
            <w:tcBorders>
              <w:top w:val="nil"/>
              <w:left w:val="nil"/>
              <w:bottom w:val="nil"/>
              <w:right w:val="nil"/>
              <w:insideH w:val="nil"/>
              <w:insideV w:val="nil"/>
            </w:tcBorders>
            <w:tcMar>
              <w:left w:type="dxa" w:w="102"/>
              <w:right w:type="dxa" w:w="102"/>
            </w:tcMar>
            <w:tcPrChange w:id="100008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Change w:id="100008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Change w:id="100008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8.1515e-06</w:t>
            </w:r>
          </w:p>
        </w:tc>
        <w:tc>
          <w:tcPr>
            <w:tcW w:w="0" w:type="auto"/>
            <w:tcBorders>
              <w:top w:val="nil"/>
              <w:left w:val="nil"/>
              <w:bottom w:val="nil"/>
              <w:right w:val="nil"/>
              <w:insideH w:val="nil"/>
              <w:insideV w:val="nil"/>
            </w:tcBorders>
            <w:tcMar>
              <w:left w:type="dxa" w:w="102"/>
              <w:right w:type="dxa" w:w="102"/>
            </w:tcMar>
            <w:tcPrChange w:id="100008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[-4.63596e-06, 2.4239e-05]</w:t>
            </w:r>
          </w:p>
        </w:tc>
        <w:tc>
          <w:tcPr>
            <w:tcW w:w="0" w:type="auto"/>
            <w:tcBorders>
              <w:top w:val="nil"/>
              <w:left w:val="nil"/>
              <w:bottom w:val="nil"/>
              <w:right w:val="nil"/>
              <w:insideH w:val="nil"/>
              <w:insideV w:val="nil"/>
            </w:tcBorders>
            <w:tcMar>
              <w:left w:type="dxa" w:w="102"/>
              <w:right w:type="dxa" w:w="102"/>
            </w:tcMar>
            <w:tcPrChange w:id="100008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0.318681</w:t>
            </w:r>
          </w:p>
        </w:tc>
      </w:tr>
      <w:tr>
        <w:trPr>
          <w:cantSplit/>
          <w:ins w:id="49" w:author="Codex" w:date="2026-10-05T14:02:24Z"/>
        </w:trPr>
        <w:tc>
          <w:tcPr>
            <w:tcW w:w="0" w:type="auto"/>
            <w:tcBorders>
              <w:top w:val="nil"/>
              <w:left w:val="nil"/>
              <w:bottom w:val="nil"/>
              <w:right w:val="nil"/>
              <w:insideH w:val="nil"/>
              <w:insideV w:val="nil"/>
            </w:tcBorders>
            <w:tcMar>
              <w:left w:type="dxa" w:w="102"/>
              <w:right w:type="dxa" w:w="102"/>
            </w:tcMar>
            <w:tcPrChange w:id="100008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FEAS_092</w:t>
            </w:r>
          </w:p>
        </w:tc>
        <w:tc>
          <w:tcPr>
            <w:tcW w:w="0" w:type="auto"/>
            <w:tcBorders>
              <w:top w:val="nil"/>
              <w:left w:val="nil"/>
              <w:bottom w:val="nil"/>
              <w:right w:val="nil"/>
              <w:insideH w:val="nil"/>
              <w:insideV w:val="nil"/>
            </w:tcBorders>
            <w:tcMar>
              <w:left w:type="dxa" w:w="102"/>
              <w:right w:type="dxa" w:w="102"/>
            </w:tcMar>
            <w:tcPrChange w:id="100008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Change w:id="100008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Change w:id="100008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0.00163979</w:t>
            </w:r>
          </w:p>
        </w:tc>
        <w:tc>
          <w:tcPr>
            <w:tcW w:w="0" w:type="auto"/>
            <w:tcBorders>
              <w:top w:val="nil"/>
              <w:left w:val="nil"/>
              <w:bottom w:val="nil"/>
              <w:right w:val="nil"/>
              <w:insideH w:val="nil"/>
              <w:insideV w:val="nil"/>
            </w:tcBorders>
            <w:tcMar>
              <w:left w:type="dxa" w:w="102"/>
              <w:right w:type="dxa" w:w="102"/>
            </w:tcMar>
            <w:tcPrChange w:id="100009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[-0.000739009, 0.0031963]</w:t>
            </w:r>
          </w:p>
        </w:tc>
        <w:tc>
          <w:tcPr>
            <w:tcW w:w="0" w:type="auto"/>
            <w:tcBorders>
              <w:top w:val="nil"/>
              <w:left w:val="nil"/>
              <w:bottom w:val="nil"/>
              <w:right w:val="nil"/>
              <w:insideH w:val="nil"/>
              <w:insideV w:val="nil"/>
            </w:tcBorders>
            <w:tcMar>
              <w:left w:type="dxa" w:w="102"/>
              <w:right w:type="dxa" w:w="102"/>
            </w:tcMar>
            <w:tcPrChange w:id="100009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0.203796</w:t>
            </w:r>
          </w:p>
        </w:tc>
      </w:tr>
      <w:tr>
        <w:trPr>
          <w:cantSplit/>
          <w:ins w:id="50" w:author="Codex" w:date="2026-10-05T14:02:24Z"/>
        </w:trPr>
        <w:tc>
          <w:tcPr>
            <w:tcW w:w="0" w:type="auto"/>
            <w:tcBorders>
              <w:top w:val="nil"/>
              <w:left w:val="nil"/>
              <w:bottom w:val="nil"/>
              <w:right w:val="nil"/>
              <w:insideH w:val="nil"/>
              <w:insideV w:val="nil"/>
            </w:tcBorders>
            <w:tcMar>
              <w:left w:type="dxa" w:w="102"/>
              <w:right w:type="dxa" w:w="102"/>
            </w:tcMar>
            <w:tcPrChange w:id="100009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FEAS_093</w:t>
            </w:r>
          </w:p>
        </w:tc>
        <w:tc>
          <w:tcPr>
            <w:tcW w:w="0" w:type="auto"/>
            <w:tcBorders>
              <w:top w:val="nil"/>
              <w:left w:val="nil"/>
              <w:bottom w:val="nil"/>
              <w:right w:val="nil"/>
              <w:insideH w:val="nil"/>
              <w:insideV w:val="nil"/>
            </w:tcBorders>
            <w:tcMar>
              <w:left w:type="dxa" w:w="102"/>
              <w:right w:type="dxa" w:w="102"/>
            </w:tcMar>
            <w:tcPrChange w:id="100009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Change w:id="100009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Change w:id="100009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-6.65048e-06</w:t>
            </w:r>
          </w:p>
        </w:tc>
        <w:tc>
          <w:tcPr>
            <w:tcW w:w="0" w:type="auto"/>
            <w:tcBorders>
              <w:top w:val="nil"/>
              <w:left w:val="nil"/>
              <w:bottom w:val="nil"/>
              <w:right w:val="nil"/>
              <w:insideH w:val="nil"/>
              <w:insideV w:val="nil"/>
            </w:tcBorders>
            <w:tcMar>
              <w:left w:type="dxa" w:w="102"/>
              <w:right w:type="dxa" w:w="102"/>
            </w:tcMar>
            <w:tcPrChange w:id="100009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[-4.20956e-05, 2.78709e-05]</w:t>
            </w:r>
          </w:p>
        </w:tc>
        <w:tc>
          <w:tcPr>
            <w:tcW w:w="0" w:type="auto"/>
            <w:tcBorders>
              <w:top w:val="nil"/>
              <w:left w:val="nil"/>
              <w:bottom w:val="nil"/>
              <w:right w:val="nil"/>
              <w:insideH w:val="nil"/>
              <w:insideV w:val="nil"/>
            </w:tcBorders>
            <w:tcMar>
              <w:left w:type="dxa" w:w="102"/>
              <w:right w:type="dxa" w:w="102"/>
            </w:tcMar>
            <w:tcPrChange w:id="100009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0.596404</w:t>
            </w:r>
          </w:p>
        </w:tc>
      </w:tr>
      <w:tr>
        <w:trPr>
          <w:cantSplit/>
          <w:ins w:id="51" w:author="Codex" w:date="2026-10-05T14:02:24Z"/>
        </w:trPr>
        <w:tc>
          <w:tcPr>
            <w:tcW w:w="0" w:type="auto"/>
            <w:tcBorders>
              <w:top w:val="nil"/>
              <w:left w:val="nil"/>
              <w:bottom w:val="nil"/>
              <w:right w:val="nil"/>
              <w:insideH w:val="nil"/>
              <w:insideV w:val="nil"/>
            </w:tcBorders>
            <w:tcMar>
              <w:left w:type="dxa" w:w="102"/>
              <w:right w:type="dxa" w:w="102"/>
            </w:tcMar>
            <w:tcPrChange w:id="100009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FEAS_093</w:t>
            </w:r>
          </w:p>
        </w:tc>
        <w:tc>
          <w:tcPr>
            <w:tcW w:w="0" w:type="auto"/>
            <w:tcBorders>
              <w:top w:val="nil"/>
              <w:left w:val="nil"/>
              <w:bottom w:val="nil"/>
              <w:right w:val="nil"/>
              <w:insideH w:val="nil"/>
              <w:insideV w:val="nil"/>
            </w:tcBorders>
            <w:tcMar>
              <w:left w:type="dxa" w:w="102"/>
              <w:right w:type="dxa" w:w="102"/>
            </w:tcMar>
            <w:tcPrChange w:id="100009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Change w:id="100010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Change w:id="100010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0.00106642</w:t>
            </w:r>
          </w:p>
        </w:tc>
        <w:tc>
          <w:tcPr>
            <w:tcW w:w="0" w:type="auto"/>
            <w:tcBorders>
              <w:top w:val="nil"/>
              <w:left w:val="nil"/>
              <w:bottom w:val="nil"/>
              <w:right w:val="nil"/>
              <w:insideH w:val="nil"/>
              <w:insideV w:val="nil"/>
            </w:tcBorders>
            <w:tcMar>
              <w:left w:type="dxa" w:w="102"/>
              <w:right w:type="dxa" w:w="102"/>
            </w:tcMar>
            <w:tcPrChange w:id="100010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[-7.74499e-05, 0.00228389]</w:t>
            </w:r>
          </w:p>
        </w:tc>
        <w:tc>
          <w:tcPr>
            <w:tcW w:w="0" w:type="auto"/>
            <w:tcBorders>
              <w:top w:val="nil"/>
              <w:left w:val="nil"/>
              <w:bottom w:val="nil"/>
              <w:right w:val="nil"/>
              <w:insideH w:val="nil"/>
              <w:insideV w:val="nil"/>
            </w:tcBorders>
            <w:tcMar>
              <w:left w:type="dxa" w:w="102"/>
              <w:right w:type="dxa" w:w="102"/>
            </w:tcMar>
            <w:tcPrChange w:id="100010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0.0879121</w:t>
            </w:r>
          </w:p>
        </w:tc>
      </w:tr>
      <w:tr>
        <w:trPr>
          <w:cantSplit/>
          <w:ins w:id="52" w:author="Codex" w:date="2026-10-05T14:02:24Z"/>
        </w:trPr>
        <w:tc>
          <w:tcPr>
            <w:tcW w:w="0" w:type="auto"/>
            <w:tcBorders>
              <w:top w:val="nil"/>
              <w:left w:val="nil"/>
              <w:bottom w:val="nil"/>
              <w:right w:val="nil"/>
              <w:insideH w:val="nil"/>
              <w:insideV w:val="nil"/>
            </w:tcBorders>
            <w:tcMar>
              <w:left w:type="dxa" w:w="102"/>
              <w:right w:type="dxa" w:w="102"/>
            </w:tcMar>
            <w:tcPrChange w:id="100010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FEAS_107</w:t>
            </w:r>
          </w:p>
        </w:tc>
        <w:tc>
          <w:tcPr>
            <w:tcW w:w="0" w:type="auto"/>
            <w:tcBorders>
              <w:top w:val="nil"/>
              <w:left w:val="nil"/>
              <w:bottom w:val="nil"/>
              <w:right w:val="nil"/>
              <w:insideH w:val="nil"/>
              <w:insideV w:val="nil"/>
            </w:tcBorders>
            <w:tcMar>
              <w:left w:type="dxa" w:w="102"/>
              <w:right w:type="dxa" w:w="102"/>
            </w:tcMar>
            <w:tcPrChange w:id="100010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Change w:id="100010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log1p(金额/10000)差</w:t>
            </w:r>
          </w:p>
        </w:tc>
        <w:tc>
          <w:tcPr>
            <w:tcW w:w="0" w:type="auto"/>
            <w:tcBorders>
              <w:top w:val="nil"/>
              <w:left w:val="nil"/>
              <w:bottom w:val="nil"/>
              <w:right w:val="nil"/>
              <w:insideH w:val="nil"/>
              <w:insideV w:val="nil"/>
            </w:tcBorders>
            <w:tcMar>
              <w:left w:type="dxa" w:w="102"/>
              <w:right w:type="dxa" w:w="102"/>
            </w:tcMar>
            <w:tcPrChange w:id="100010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8.85562e-06</w:t>
            </w:r>
          </w:p>
        </w:tc>
        <w:tc>
          <w:tcPr>
            <w:tcW w:w="0" w:type="auto"/>
            <w:tcBorders>
              <w:top w:val="nil"/>
              <w:left w:val="nil"/>
              <w:bottom w:val="nil"/>
              <w:right w:val="nil"/>
              <w:insideH w:val="nil"/>
              <w:insideV w:val="nil"/>
            </w:tcBorders>
            <w:tcMar>
              <w:left w:type="dxa" w:w="102"/>
              <w:right w:type="dxa" w:w="102"/>
            </w:tcMar>
            <w:tcPrChange w:id="100010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[-0.000108165, 0.000147797]</w:t>
            </w:r>
          </w:p>
        </w:tc>
        <w:tc>
          <w:tcPr>
            <w:tcW w:w="0" w:type="auto"/>
            <w:tcBorders>
              <w:top w:val="nil"/>
              <w:left w:val="nil"/>
              <w:bottom w:val="nil"/>
              <w:right w:val="nil"/>
              <w:insideH w:val="nil"/>
              <w:insideV w:val="nil"/>
            </w:tcBorders>
            <w:tcMar>
              <w:left w:type="dxa" w:w="102"/>
              <w:right w:type="dxa" w:w="102"/>
            </w:tcMar>
            <w:tcPrChange w:id="100010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0.81019</w:t>
            </w:r>
          </w:p>
        </w:tc>
      </w:tr>
      <w:tr>
        <w:trPr>
          <w:cantSplit/>
          <w:ins w:id="53" w:author="Codex" w:date="2026-10-05T14:02:24Z"/>
        </w:trPr>
        <w:tc>
          <w:tcPr>
            <w:tcW w:w="0" w:type="auto"/>
            <w:tcBorders>
              <w:top w:val="nil"/>
              <w:left w:val="nil"/>
              <w:bottom w:val="nil"/>
              <w:right w:val="nil"/>
              <w:insideH w:val="nil"/>
              <w:insideV w:val="nil"/>
            </w:tcBorders>
            <w:tcMar>
              <w:left w:type="dxa" w:w="102"/>
              <w:right w:type="dxa" w:w="102"/>
            </w:tcMar>
            <w:tcPrChange w:id="100011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FEAS_107</w:t>
            </w:r>
          </w:p>
        </w:tc>
        <w:tc>
          <w:tcPr>
            <w:tcW w:w="0" w:type="auto"/>
            <w:tcBorders>
              <w:top w:val="nil"/>
              <w:left w:val="nil"/>
              <w:bottom w:val="nil"/>
              <w:right w:val="nil"/>
              <w:insideH w:val="nil"/>
              <w:insideV w:val="nil"/>
            </w:tcBorders>
            <w:tcMar>
              <w:left w:type="dxa" w:w="102"/>
              <w:right w:type="dxa" w:w="102"/>
            </w:tcMar>
            <w:tcPrChange w:id="100011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Change w:id="100011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log1p(金额/10000)差</w:t>
            </w:r>
          </w:p>
        </w:tc>
        <w:tc>
          <w:tcPr>
            <w:tcW w:w="0" w:type="auto"/>
            <w:tcBorders>
              <w:top w:val="nil"/>
              <w:left w:val="nil"/>
              <w:bottom w:val="nil"/>
              <w:right w:val="nil"/>
              <w:insideH w:val="nil"/>
              <w:insideV w:val="nil"/>
            </w:tcBorders>
            <w:tcMar>
              <w:left w:type="dxa" w:w="102"/>
              <w:right w:type="dxa" w:w="102"/>
            </w:tcMar>
            <w:tcPrChange w:id="100011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-0.00536692</w:t>
            </w:r>
          </w:p>
        </w:tc>
        <w:tc>
          <w:tcPr>
            <w:tcW w:w="0" w:type="auto"/>
            <w:tcBorders>
              <w:top w:val="nil"/>
              <w:left w:val="nil"/>
              <w:bottom w:val="nil"/>
              <w:right w:val="nil"/>
              <w:insideH w:val="nil"/>
              <w:insideV w:val="nil"/>
            </w:tcBorders>
            <w:tcMar>
              <w:left w:type="dxa" w:w="102"/>
              <w:right w:type="dxa" w:w="102"/>
            </w:tcMar>
            <w:tcPrChange w:id="100011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[-0.0108896, 0.00156639]</w:t>
            </w:r>
          </w:p>
        </w:tc>
        <w:tc>
          <w:tcPr>
            <w:tcW w:w="0" w:type="auto"/>
            <w:tcBorders>
              <w:top w:val="nil"/>
              <w:left w:val="nil"/>
              <w:bottom w:val="nil"/>
              <w:right w:val="nil"/>
              <w:insideH w:val="nil"/>
              <w:insideV w:val="nil"/>
            </w:tcBorders>
            <w:tcMar>
              <w:left w:type="dxa" w:w="102"/>
              <w:right w:type="dxa" w:w="102"/>
            </w:tcMar>
            <w:tcPrChange w:id="100011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0.120879</w:t>
            </w:r>
          </w:p>
        </w:tc>
      </w:tr>
      <w:tr>
        <w:trPr>
          <w:cantSplit/>
          <w:ins w:id="54" w:author="Codex" w:date="2026-10-05T14:02:24Z"/>
        </w:trPr>
        <w:tc>
          <w:tcPr>
            <w:tcW w:w="0" w:type="auto"/>
            <w:tcBorders>
              <w:top w:val="nil"/>
              <w:left w:val="nil"/>
              <w:bottom w:val="nil"/>
              <w:right w:val="nil"/>
              <w:insideH w:val="nil"/>
              <w:insideV w:val="nil"/>
            </w:tcBorders>
            <w:tcMar>
              <w:left w:type="dxa" w:w="102"/>
              <w:right w:type="dxa" w:w="102"/>
            </w:tcMar>
            <w:tcPrChange w:id="100011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FEAS_142</w:t>
            </w:r>
          </w:p>
        </w:tc>
        <w:tc>
          <w:tcPr>
            <w:tcW w:w="0" w:type="auto"/>
            <w:tcBorders>
              <w:top w:val="nil"/>
              <w:left w:val="nil"/>
              <w:bottom w:val="nil"/>
              <w:right w:val="nil"/>
              <w:insideH w:val="nil"/>
              <w:insideV w:val="nil"/>
            </w:tcBorders>
            <w:tcMar>
              <w:left w:type="dxa" w:w="102"/>
              <w:right w:type="dxa" w:w="102"/>
            </w:tcMar>
            <w:tcPrChange w:id="100011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Change w:id="100011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log1p(金额/10000)差</w:t>
            </w:r>
          </w:p>
        </w:tc>
        <w:tc>
          <w:tcPr>
            <w:tcW w:w="0" w:type="auto"/>
            <w:tcBorders>
              <w:top w:val="nil"/>
              <w:left w:val="nil"/>
              <w:bottom w:val="nil"/>
              <w:right w:val="nil"/>
              <w:insideH w:val="nil"/>
              <w:insideV w:val="nil"/>
            </w:tcBorders>
            <w:tcMar>
              <w:left w:type="dxa" w:w="102"/>
              <w:right w:type="dxa" w:w="102"/>
            </w:tcMar>
            <w:tcPrChange w:id="100011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5.59197e-06</w:t>
            </w:r>
          </w:p>
        </w:tc>
        <w:tc>
          <w:tcPr>
            <w:tcW w:w="0" w:type="auto"/>
            <w:tcBorders>
              <w:top w:val="nil"/>
              <w:left w:val="nil"/>
              <w:bottom w:val="nil"/>
              <w:right w:val="nil"/>
              <w:insideH w:val="nil"/>
              <w:insideV w:val="nil"/>
            </w:tcBorders>
            <w:tcMar>
              <w:left w:type="dxa" w:w="102"/>
              <w:right w:type="dxa" w:w="102"/>
            </w:tcMar>
            <w:tcPrChange w:id="100012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[-4.429e-06, 1.81256e-05]</w:t>
            </w:r>
          </w:p>
        </w:tc>
        <w:tc>
          <w:tcPr>
            <w:tcW w:w="0" w:type="auto"/>
            <w:tcBorders>
              <w:top w:val="nil"/>
              <w:left w:val="nil"/>
              <w:bottom w:val="nil"/>
              <w:right w:val="nil"/>
              <w:insideH w:val="nil"/>
              <w:insideV w:val="nil"/>
            </w:tcBorders>
            <w:tcMar>
              <w:left w:type="dxa" w:w="102"/>
              <w:right w:type="dxa" w:w="102"/>
            </w:tcMar>
            <w:tcPrChange w:id="100012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0.348651</w:t>
            </w:r>
          </w:p>
        </w:tc>
      </w:tr>
      <w:tr>
        <w:trPr>
          <w:cantSplit/>
          <w:ins w:id="55" w:author="Codex" w:date="2026-10-05T14:02:24Z"/>
        </w:trPr>
        <w:tc>
          <w:tcPr>
            <w:tcW w:w="0" w:type="auto"/>
            <w:tcBorders>
              <w:top w:val="nil"/>
              <w:left w:val="nil"/>
              <w:bottom w:val="nil"/>
              <w:right w:val="nil"/>
              <w:insideH w:val="nil"/>
              <w:insideV w:val="nil"/>
            </w:tcBorders>
            <w:tcMar>
              <w:left w:type="dxa" w:w="102"/>
              <w:right w:type="dxa" w:w="102"/>
            </w:tcMar>
            <w:tcPrChange w:id="100012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FEAS_142</w:t>
            </w:r>
          </w:p>
        </w:tc>
        <w:tc>
          <w:tcPr>
            <w:tcW w:w="0" w:type="auto"/>
            <w:tcBorders>
              <w:top w:val="nil"/>
              <w:left w:val="nil"/>
              <w:bottom w:val="nil"/>
              <w:right w:val="nil"/>
              <w:insideH w:val="nil"/>
              <w:insideV w:val="nil"/>
            </w:tcBorders>
            <w:tcMar>
              <w:left w:type="dxa" w:w="102"/>
              <w:right w:type="dxa" w:w="102"/>
            </w:tcMar>
            <w:tcPrChange w:id="100012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Change w:id="100012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log1p(金额/10000)差</w:t>
            </w:r>
          </w:p>
        </w:tc>
        <w:tc>
          <w:tcPr>
            <w:tcW w:w="0" w:type="auto"/>
            <w:tcBorders>
              <w:top w:val="nil"/>
              <w:left w:val="nil"/>
              <w:bottom w:val="nil"/>
              <w:right w:val="nil"/>
              <w:insideH w:val="nil"/>
              <w:insideV w:val="nil"/>
            </w:tcBorders>
            <w:tcMar>
              <w:left w:type="dxa" w:w="102"/>
              <w:right w:type="dxa" w:w="102"/>
            </w:tcMar>
            <w:tcPrChange w:id="100012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0.00123447</w:t>
            </w:r>
          </w:p>
        </w:tc>
        <w:tc>
          <w:tcPr>
            <w:tcW w:w="0" w:type="auto"/>
            <w:tcBorders>
              <w:top w:val="nil"/>
              <w:left w:val="nil"/>
              <w:bottom w:val="nil"/>
              <w:right w:val="nil"/>
              <w:insideH w:val="nil"/>
              <w:insideV w:val="nil"/>
            </w:tcBorders>
            <w:tcMar>
              <w:left w:type="dxa" w:w="102"/>
              <w:right w:type="dxa" w:w="102"/>
            </w:tcMar>
            <w:tcPrChange w:id="100012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[-0.000557938, 0.00238834]</w:t>
            </w:r>
          </w:p>
        </w:tc>
        <w:tc>
          <w:tcPr>
            <w:tcW w:w="0" w:type="auto"/>
            <w:tcBorders>
              <w:top w:val="nil"/>
              <w:left w:val="nil"/>
              <w:bottom w:val="nil"/>
              <w:right w:val="nil"/>
              <w:insideH w:val="nil"/>
              <w:insideV w:val="nil"/>
            </w:tcBorders>
            <w:tcMar>
              <w:left w:type="dxa" w:w="102"/>
              <w:right w:type="dxa" w:w="102"/>
            </w:tcMar>
            <w:tcPrChange w:id="100012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0.191808</w:t>
            </w:r>
          </w:p>
        </w:tc>
      </w:tr>
      <w:tr>
        <w:trPr>
          <w:cantSplit/>
          <w:ins w:id="56" w:author="Codex" w:date="2026-10-05T14:02:24Z"/>
        </w:trPr>
        <w:tc>
          <w:tcPr>
            <w:tcW w:w="0" w:type="auto"/>
            <w:tcBorders>
              <w:top w:val="nil"/>
              <w:left w:val="nil"/>
              <w:bottom w:val="nil"/>
              <w:right w:val="nil"/>
              <w:insideH w:val="nil"/>
              <w:insideV w:val="nil"/>
            </w:tcBorders>
            <w:tcMar>
              <w:left w:type="dxa" w:w="102"/>
              <w:right w:type="dxa" w:w="102"/>
            </w:tcMar>
            <w:tcPrChange w:id="100012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FEAS_143</w:t>
            </w:r>
          </w:p>
        </w:tc>
        <w:tc>
          <w:tcPr>
            <w:tcW w:w="0" w:type="auto"/>
            <w:tcBorders>
              <w:top w:val="nil"/>
              <w:left w:val="nil"/>
              <w:bottom w:val="nil"/>
              <w:right w:val="nil"/>
              <w:insideH w:val="nil"/>
              <w:insideV w:val="nil"/>
            </w:tcBorders>
            <w:tcMar>
              <w:left w:type="dxa" w:w="102"/>
              <w:right w:type="dxa" w:w="102"/>
            </w:tcMar>
            <w:tcPrChange w:id="100012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Change w:id="100013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log1p(金额/10000)差</w:t>
            </w:r>
          </w:p>
        </w:tc>
        <w:tc>
          <w:tcPr>
            <w:tcW w:w="0" w:type="auto"/>
            <w:tcBorders>
              <w:top w:val="nil"/>
              <w:left w:val="nil"/>
              <w:bottom w:val="nil"/>
              <w:right w:val="nil"/>
              <w:insideH w:val="nil"/>
              <w:insideV w:val="nil"/>
            </w:tcBorders>
            <w:tcMar>
              <w:left w:type="dxa" w:w="102"/>
              <w:right w:type="dxa" w:w="102"/>
            </w:tcMar>
            <w:tcPrChange w:id="100013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-5.30427e-06</w:t>
            </w:r>
          </w:p>
        </w:tc>
        <w:tc>
          <w:tcPr>
            <w:tcW w:w="0" w:type="auto"/>
            <w:tcBorders>
              <w:top w:val="nil"/>
              <w:left w:val="nil"/>
              <w:bottom w:val="nil"/>
              <w:right w:val="nil"/>
              <w:insideH w:val="nil"/>
              <w:insideV w:val="nil"/>
            </w:tcBorders>
            <w:tcMar>
              <w:left w:type="dxa" w:w="102"/>
              <w:right w:type="dxa" w:w="102"/>
            </w:tcMar>
            <w:tcPrChange w:id="100013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[-3.39242e-05, 2.11863e-05]</w:t>
            </w:r>
          </w:p>
        </w:tc>
        <w:tc>
          <w:tcPr>
            <w:tcW w:w="0" w:type="auto"/>
            <w:tcBorders>
              <w:top w:val="nil"/>
              <w:left w:val="nil"/>
              <w:bottom w:val="nil"/>
              <w:right w:val="nil"/>
              <w:insideH w:val="nil"/>
              <w:insideV w:val="nil"/>
            </w:tcBorders>
            <w:tcMar>
              <w:left w:type="dxa" w:w="102"/>
              <w:right w:type="dxa" w:w="102"/>
            </w:tcMar>
            <w:tcPrChange w:id="100013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0.597403</w:t>
            </w:r>
          </w:p>
        </w:tc>
      </w:tr>
      <w:tr>
        <w:trPr>
          <w:cantSplit/>
          <w:ins w:id="57" w:author="Codex" w:date="2026-10-05T14:02:24Z"/>
        </w:trPr>
        <w:tc>
          <w:tcPr>
            <w:tcW w:w="0" w:type="auto"/>
            <w:tcBorders>
              <w:top w:val="nil"/>
              <w:left w:val="nil"/>
              <w:bottom w:val="single" w:sz="12" w:color="000000"/>
              <w:right w:val="nil"/>
              <w:insideH w:val="nil"/>
              <w:insideV w:val="nil"/>
            </w:tcBorders>
            <w:tcMar>
              <w:left w:type="dxa" w:w="102"/>
              <w:right w:type="dxa" w:w="102"/>
            </w:tcMar>
            <w:tcPrChange w:id="1000134"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FEAS_143</w:t>
            </w:r>
          </w:p>
        </w:tc>
        <w:tc>
          <w:tcPr>
            <w:tcW w:w="0" w:type="auto"/>
            <w:tcBorders>
              <w:top w:val="nil"/>
              <w:left w:val="nil"/>
              <w:bottom w:val="single" w:sz="12" w:color="000000"/>
              <w:right w:val="nil"/>
              <w:insideH w:val="nil"/>
              <w:insideV w:val="nil"/>
            </w:tcBorders>
            <w:tcMar>
              <w:left w:type="dxa" w:w="102"/>
              <w:right w:type="dxa" w:w="102"/>
            </w:tcMar>
            <w:tcPrChange w:id="1000135"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single" w:sz="12" w:color="000000"/>
              <w:right w:val="nil"/>
              <w:insideH w:val="nil"/>
              <w:insideV w:val="nil"/>
            </w:tcBorders>
            <w:tcMar>
              <w:left w:type="dxa" w:w="102"/>
              <w:right w:type="dxa" w:w="102"/>
            </w:tcMar>
            <w:tcPrChange w:id="1000136"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log1p(金额/10000)差</w:t>
            </w:r>
          </w:p>
        </w:tc>
        <w:tc>
          <w:tcPr>
            <w:tcW w:w="0" w:type="auto"/>
            <w:tcBorders>
              <w:top w:val="nil"/>
              <w:left w:val="nil"/>
              <w:bottom w:val="single" w:sz="12" w:color="000000"/>
              <w:right w:val="nil"/>
              <w:insideH w:val="nil"/>
              <w:insideV w:val="nil"/>
            </w:tcBorders>
            <w:tcMar>
              <w:left w:type="dxa" w:w="102"/>
              <w:right w:type="dxa" w:w="102"/>
            </w:tcMar>
            <w:tcPrChange w:id="1000137"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0.00093197</w:t>
            </w:r>
          </w:p>
        </w:tc>
        <w:tc>
          <w:tcPr>
            <w:tcW w:w="0" w:type="auto"/>
            <w:tcBorders>
              <w:top w:val="nil"/>
              <w:left w:val="nil"/>
              <w:bottom w:val="single" w:sz="12" w:color="000000"/>
              <w:right w:val="nil"/>
              <w:insideH w:val="nil"/>
              <w:insideV w:val="nil"/>
            </w:tcBorders>
            <w:tcMar>
              <w:left w:type="dxa" w:w="102"/>
              <w:right w:type="dxa" w:w="102"/>
            </w:tcMar>
            <w:tcPrChange w:id="1000138"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[-7.69883e-05, 0.00193168]</w:t>
            </w:r>
          </w:p>
        </w:tc>
        <w:tc>
          <w:tcPr>
            <w:tcW w:w="0" w:type="auto"/>
            <w:tcBorders>
              <w:top w:val="nil"/>
              <w:left w:val="nil"/>
              <w:bottom w:val="single" w:sz="12" w:color="000000"/>
              <w:right w:val="nil"/>
              <w:insideH w:val="nil"/>
              <w:insideV w:val="nil"/>
            </w:tcBorders>
            <w:tcMar>
              <w:left w:type="dxa" w:w="102"/>
              <w:right w:type="dxa" w:w="102"/>
            </w:tcMar>
            <w:tcPrChange w:id="1000139"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0.0669331</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58" w:author="Codex" w:date="2026-10-05T14:02:24Z"/>
          <w:rFonts w:ascii="Times New Roman" w:hAnsi="Times New Roman" w:cs="Times New Roman" w:eastAsia="SimSun"/>
          <w:sz w:val="21"/>
          <w:szCs w:val="21"/>
        </w:rPr>
      </w:pPr>
      <w:ins w:id="1001742" w:author="Codex" w:date="2026-10-07T10:50:00Z">
        <w:r>
          <w:rPr>
            <w:rFonts w:ascii="Times New Roman" w:hAnsi="Times New Roman" w:cs="Times New Roman" w:eastAsia="SimSun"/>
            <w:sz w:val="21"/>
            <w:szCs w:val="21"/>
          </w:rPr>
          <w:t>表D.1的效应尺度取决于各规格采用的结局模型。对支持是否增加且结局使用Logit的规格，比值型TNIE按标准化边际OR报告，在log尺度上检验无效值1；其Delta_CDE为两个边际OR之差，无效值为0。对support_diff_10k的线性结局规格，间接对比和受控直接效应差以万元／月表示；对support_log1p_10k规格，则以相应变换后的差值表示，不直接解释为元／月或百分比。各类效应不跨尺度比较大小。表内p值均为历史探索版本的未调整结果。</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60" w:author="Codex" w:date="2026-10-05T14:02:24Z"/>
          <w:rFonts w:ascii="Times New Roman" w:hAnsi="Times New Roman" w:cs="Times New Roman" w:eastAsia="SimSun"/>
          <w:sz w:val="21"/>
          <w:szCs w:val="21"/>
        </w:rPr>
      </w:pPr>
      <w:ins w:id="61" w:author="Codex" w:date="2026-10-05T14:02:24Z">
        <w:r>
          <w:rPr>
            <w:rFonts w:ascii="Times New Roman" w:hAnsi="Times New Roman" w:cs="Times New Roman" w:eastAsia="SimSun"/>
            <w:sz w:val="21"/>
            <w:szCs w:val="21"/>
          </w:rPr>
          <w:t>各规格记录数/簇数：FEAS_003：2991/1277；FEAS_004：2654/1248；FEAS_031：9879/2939；FEAS_041：12564/3149；FEAS_060：2698/1140；FEAS_091：12564/3149；FEAS_092：8417/2538；FEAS_093：9295/2701；FEAS_107：2875/1211；FEAS_142：8417/2538；FEAS_143：9295/2701。</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62" w:author="Codex" w:date="2026-10-05T14:02:24Z"/>
          <w:rFonts w:ascii="Times New Roman" w:hAnsi="Times New Roman" w:cs="Times New Roman" w:eastAsia="SimSun"/>
          <w:sz w:val="21"/>
          <w:szCs w:val="21"/>
        </w:rPr>
      </w:pPr>
      <w:ins w:id="63" w:author="Codex" w:date="2026-10-05T14:02:24Z">
        <w:r>
          <w:rPr>
            <w:rFonts w:ascii="Times New Roman" w:hAnsi="Times New Roman" w:cs="Times New Roman" w:eastAsia="SimSun"/>
            <w:b/>
            <w:sz w:val="21"/>
            <w:szCs w:val="21"/>
          </w:rPr>
          <w:t>最终冻结新14项：两阶段探索结果</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64" w:author="Codex" w:date="2026-10-05T14:02:24Z"/>
          <w:rFonts w:ascii="Times New Roman" w:hAnsi="Times New Roman" w:cs="Times New Roman" w:eastAsia="SimSun"/>
          <w:sz w:val="21"/>
          <w:szCs w:val="21"/>
        </w:rPr>
      </w:pPr>
      <w:ins w:id="65" w:author="Codex" w:date="2026-10-05T14:02:24Z">
        <w:r>
          <w:rPr>
            <w:rFonts w:ascii="Times New Roman" w:hAnsi="Times New Roman" w:cs="Times New Roman" w:eastAsia="SimSun"/>
            <w:sz w:val="21"/>
            <w:szCs w:val="21"/>
          </w:rPr>
          <w:t>全部14项完成B=200整簇bootstrap初筛。有效抽样比例至少98%、满足支持门槛，且初筛p≤.10或尾概率Monte Carlo区间包含.05，方进入固定总数B=2000精化。当前没有合格候选。B表示重复抽样次数，不是样本量；未追加精化不等于真实效应为零。</w:t>
        </w:r>
      </w:ins>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ins w:id="66" w:author="Codex" w:date="2026-10-05T14:02:24Z"/>
          <w:rFonts w:ascii="Times New Roman" w:hAnsi="Times New Roman" w:cs="Times New Roman" w:eastAsia="KaiTi"/>
          <w:b w:val="0"/>
          <w:bCs w:val="0"/>
          <w:sz w:val="21"/>
          <w:szCs w:val="21"/>
        </w:rPr>
      </w:pPr>
      <w:ins w:id="67" w:author="Codex" w:date="2026-10-05T14:02:24Z">
        <w:r>
          <w:rPr>
            <w:rFonts w:ascii="Times New Roman" w:hAnsi="Times New Roman" w:cs="Times New Roman" w:eastAsia="KaiTi"/>
            <w:b w:val="0"/>
            <w:bCs w:val="0"/>
            <w:sz w:val="21"/>
            <w:szCs w:val="21"/>
          </w:rPr>
          <w:t>表D.2 新14项主检验的B=200筛选及多重比较</w:t>
        </w:r>
      </w:ins>
    </w:p>
    <w:tbl>
      <w:tblPr>
        <w:tblW w:w="0" w:type="auto"/>
        <w:tblBorders>
          <w:top w:val="single" w:sz="12" w:color="000000"/>
          <w:left w:val="nil"/>
          <w:bottom w:val="single" w:sz="12" w:color="000000"/>
          <w:right w:val="nil"/>
          <w:insideH w:val="nil"/>
          <w:insideV w:val="nil"/>
        </w:tblBorders>
        <w:tblPrChange w:id="8446" w:author="Codex" w:date="2026-10-05T16:32:41.313017+00:00">
          <w:tblPr>
            <w:tblW w:w="0" w:type="auto"/>
            <w:tblLayout w:type="autofit"/>
          </w:tblPr>
        </w:tblPrChange>
      </w:tblPr>
      <w:tblGrid>
        <w:gridCol w:w="624"/>
        <w:gridCol w:w="3774"/>
        <w:gridCol w:w="1167"/>
        <w:gridCol w:w="834"/>
        <w:gridCol w:w="1044"/>
        <w:gridCol w:w="782"/>
        <w:gridCol w:w="1273"/>
        <w:gridCol w:w="1273"/>
        <w:gridCol w:w="1464"/>
        <w:tblGridChange w:id="1000140">
          <w:tblGrid>
            <w:gridCol w:w="977"/>
            <w:gridCol w:w="977"/>
            <w:gridCol w:w="977"/>
            <w:gridCol w:w="977"/>
            <w:gridCol w:w="977"/>
            <w:gridCol w:w="977"/>
            <w:gridCol w:w="977"/>
            <w:gridCol w:w="977"/>
            <w:gridCol w:w="977"/>
          </w:tblGrid>
        </w:tblGridChange>
      </w:tblGrid>
      <w:tr>
        <w:trPr>
          <w:cantSplit/>
          <w:tblHeader/>
          <w:ins w:id="68" w:author="Codex" w:date="2026-10-05T14:02:24Z"/>
        </w:trPr>
        <w:tc>
          <w:tcPr>
            <w:tcW w:w="0" w:type="auto"/>
            <w:tcBorders>
              <w:top w:val="single" w:sz="12" w:color="000000"/>
              <w:left w:val="nil"/>
              <w:bottom w:val="single" w:sz="4" w:color="000000"/>
              <w:right w:val="nil"/>
              <w:insideH w:val="nil"/>
              <w:insideV w:val="nil"/>
            </w:tcBorders>
            <w:tcMar>
              <w:left w:type="dxa" w:w="102"/>
              <w:right w:type="dxa" w:w="102"/>
            </w:tcMar>
            <w:tcPrChange w:id="1000141"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检验</w:t>
            </w:r>
          </w:p>
        </w:tc>
        <w:tc>
          <w:tcPr>
            <w:tcW w:w="0" w:type="auto"/>
            <w:tcBorders>
              <w:top w:val="single" w:sz="12" w:color="000000"/>
              <w:left w:val="nil"/>
              <w:bottom w:val="single" w:sz="4" w:color="000000"/>
              <w:right w:val="nil"/>
              <w:insideH w:val="nil"/>
              <w:insideV w:val="nil"/>
            </w:tcBorders>
            <w:tcMar>
              <w:left w:type="dxa" w:w="102"/>
              <w:right w:type="dxa" w:w="102"/>
            </w:tcMar>
            <w:tcPrChange w:id="1000142"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对比</w:t>
            </w:r>
          </w:p>
        </w:tc>
        <w:tc>
          <w:tcPr>
            <w:tcW w:w="0" w:type="auto"/>
            <w:tcBorders>
              <w:top w:val="single" w:sz="12" w:color="000000"/>
              <w:left w:val="nil"/>
              <w:bottom w:val="single" w:sz="4" w:color="000000"/>
              <w:right w:val="nil"/>
              <w:insideH w:val="nil"/>
              <w:insideV w:val="nil"/>
            </w:tcBorders>
            <w:tcMar>
              <w:left w:type="dxa" w:w="102"/>
              <w:right w:type="dxa" w:w="102"/>
            </w:tcMar>
            <w:tcPrChange w:id="1000143"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估计值</w:t>
            </w:r>
          </w:p>
        </w:tc>
        <w:tc>
          <w:tcPr>
            <w:tcW w:w="0" w:type="auto"/>
            <w:tcBorders>
              <w:top w:val="single" w:sz="12" w:color="000000"/>
              <w:left w:val="nil"/>
              <w:bottom w:val="single" w:sz="4" w:color="000000"/>
              <w:right w:val="nil"/>
              <w:insideH w:val="nil"/>
              <w:insideV w:val="nil"/>
            </w:tcBorders>
            <w:tcMar>
              <w:left w:type="dxa" w:w="102"/>
              <w:right w:type="dxa" w:w="102"/>
            </w:tcMar>
            <w:tcPrChange w:id="1000144"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单位</w:t>
            </w:r>
          </w:p>
        </w:tc>
        <w:tc>
          <w:tcPr>
            <w:tcW w:w="0" w:type="auto"/>
            <w:tcBorders>
              <w:top w:val="single" w:sz="12" w:color="000000"/>
              <w:left w:val="nil"/>
              <w:bottom w:val="single" w:sz="4" w:color="000000"/>
              <w:right w:val="nil"/>
              <w:insideH w:val="nil"/>
              <w:insideV w:val="nil"/>
            </w:tcBorders>
            <w:tcMar>
              <w:left w:type="dxa" w:w="102"/>
              <w:right w:type="dxa" w:w="102"/>
            </w:tcMar>
            <w:tcPrChange w:id="1000145"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有效抽样</w:t>
            </w:r>
          </w:p>
        </w:tc>
        <w:tc>
          <w:tcPr>
            <w:tcW w:w="0" w:type="auto"/>
            <w:tcBorders>
              <w:top w:val="single" w:sz="12" w:color="000000"/>
              <w:left w:val="nil"/>
              <w:bottom w:val="single" w:sz="4" w:color="000000"/>
              <w:right w:val="nil"/>
              <w:insideH w:val="nil"/>
              <w:insideV w:val="nil"/>
            </w:tcBorders>
            <w:tcMar>
              <w:left w:type="dxa" w:w="102"/>
              <w:right w:type="dxa" w:w="102"/>
            </w:tcMar>
            <w:tcPrChange w:id="1000146"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初筛p</w:t>
            </w:r>
          </w:p>
        </w:tc>
        <w:tc>
          <w:tcPr>
            <w:tcW w:w="0" w:type="auto"/>
            <w:tcBorders>
              <w:top w:val="single" w:sz="12" w:color="000000"/>
              <w:left w:val="nil"/>
              <w:bottom w:val="single" w:sz="4" w:color="000000"/>
              <w:right w:val="nil"/>
              <w:insideH w:val="nil"/>
              <w:insideV w:val="nil"/>
            </w:tcBorders>
            <w:tcMar>
              <w:left w:type="dxa" w:w="102"/>
              <w:right w:type="dxa" w:w="102"/>
            </w:tcMar>
            <w:tcPrChange w:id="1000147"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全14项BH</w:t>
            </w:r>
          </w:p>
        </w:tc>
        <w:tc>
          <w:tcPr>
            <w:tcW w:w="0" w:type="auto"/>
            <w:tcBorders>
              <w:top w:val="single" w:sz="12" w:color="000000"/>
              <w:left w:val="nil"/>
              <w:bottom w:val="single" w:sz="4" w:color="000000"/>
              <w:right w:val="nil"/>
              <w:insideH w:val="nil"/>
              <w:insideV w:val="nil"/>
            </w:tcBorders>
            <w:tcMar>
              <w:left w:type="dxa" w:w="102"/>
              <w:right w:type="dxa" w:w="102"/>
            </w:tcMar>
            <w:tcPrChange w:id="1000148"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全14项BY</w:t>
            </w:r>
          </w:p>
        </w:tc>
        <w:tc>
          <w:tcPr>
            <w:tcW w:w="0" w:type="auto"/>
            <w:tcBorders>
              <w:top w:val="single" w:sz="12" w:color="000000"/>
              <w:left w:val="nil"/>
              <w:bottom w:val="single" w:sz="4" w:color="000000"/>
              <w:right w:val="nil"/>
              <w:insideH w:val="nil"/>
              <w:insideV w:val="nil"/>
            </w:tcBorders>
            <w:tcMar>
              <w:left w:type="dxa" w:w="102"/>
              <w:right w:type="dxa" w:w="102"/>
            </w:tcMar>
            <w:tcPrChange w:id="1000149"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状态</w:t>
            </w:r>
          </w:p>
        </w:tc>
      </w:tr>
      <w:tr>
        <w:trPr>
          <w:cantSplit/>
          <w:ins w:id="69" w:author="Codex" w:date="2026-10-05T14:02:24Z"/>
        </w:trPr>
        <w:tc>
          <w:tcPr>
            <w:tcW w:w="0" w:type="auto"/>
            <w:tcBorders>
              <w:top w:val="nil"/>
              <w:left w:val="nil"/>
              <w:bottom w:val="nil"/>
              <w:right w:val="nil"/>
              <w:insideH w:val="nil"/>
              <w:insideV w:val="nil"/>
            </w:tcBorders>
            <w:tcMar>
              <w:left w:type="dxa" w:w="102"/>
              <w:right w:type="dxa" w:w="102"/>
            </w:tcMar>
            <w:tcPrChange w:id="100015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A1</w:t>
            </w:r>
          </w:p>
        </w:tc>
        <w:tc>
          <w:tcPr>
            <w:tcW w:w="0" w:type="auto"/>
            <w:tcBorders>
              <w:top w:val="nil"/>
              <w:left w:val="nil"/>
              <w:bottom w:val="nil"/>
              <w:right w:val="nil"/>
              <w:insideH w:val="nil"/>
              <w:insideV w:val="nil"/>
            </w:tcBorders>
            <w:tcMar>
              <w:left w:type="dxa" w:w="102"/>
              <w:right w:type="dxa" w:w="102"/>
            </w:tcMar>
            <w:tcPrChange w:id="100015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绝对收入×本人基期满意度</w:t>
            </w:r>
          </w:p>
        </w:tc>
        <w:tc>
          <w:tcPr>
            <w:tcW w:w="0" w:type="auto"/>
            <w:tcBorders>
              <w:top w:val="nil"/>
              <w:left w:val="nil"/>
              <w:bottom w:val="nil"/>
              <w:right w:val="nil"/>
              <w:insideH w:val="nil"/>
              <w:insideV w:val="nil"/>
            </w:tcBorders>
            <w:tcMar>
              <w:left w:type="dxa" w:w="102"/>
              <w:right w:type="dxa" w:w="102"/>
            </w:tcMar>
            <w:tcPrChange w:id="100015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-4.210292</w:t>
            </w:r>
          </w:p>
        </w:tc>
        <w:tc>
          <w:tcPr>
            <w:tcW w:w="0" w:type="auto"/>
            <w:tcBorders>
              <w:top w:val="nil"/>
              <w:left w:val="nil"/>
              <w:bottom w:val="nil"/>
              <w:right w:val="nil"/>
              <w:insideH w:val="nil"/>
              <w:insideV w:val="nil"/>
            </w:tcBorders>
            <w:tcMar>
              <w:left w:type="dxa" w:w="102"/>
              <w:right w:type="dxa" w:w="102"/>
            </w:tcMar>
            <w:tcPrChange w:id="100015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15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Change w:id="100015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0.1841</w:t>
            </w:r>
          </w:p>
        </w:tc>
        <w:tc>
          <w:tcPr>
            <w:tcW w:w="0" w:type="auto"/>
            <w:tcBorders>
              <w:top w:val="nil"/>
              <w:left w:val="nil"/>
              <w:bottom w:val="nil"/>
              <w:right w:val="nil"/>
              <w:insideH w:val="nil"/>
              <w:insideV w:val="nil"/>
            </w:tcBorders>
            <w:tcMar>
              <w:left w:type="dxa" w:w="102"/>
              <w:right w:type="dxa" w:w="102"/>
            </w:tcMar>
            <w:tcPrChange w:id="100015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nil"/>
              <w:right w:val="nil"/>
              <w:insideH w:val="nil"/>
              <w:insideV w:val="nil"/>
            </w:tcBorders>
            <w:tcMar>
              <w:left w:type="dxa" w:w="102"/>
              <w:right w:type="dxa" w:w="102"/>
            </w:tcMar>
            <w:tcPrChange w:id="100015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15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ins w:id="70" w:author="Codex" w:date="2026-10-05T14:02:24Z"/>
        </w:trPr>
        <w:tc>
          <w:tcPr>
            <w:tcW w:w="0" w:type="auto"/>
            <w:tcBorders>
              <w:top w:val="nil"/>
              <w:left w:val="nil"/>
              <w:bottom w:val="nil"/>
              <w:right w:val="nil"/>
              <w:insideH w:val="nil"/>
              <w:insideV w:val="nil"/>
            </w:tcBorders>
            <w:tcMar>
              <w:left w:type="dxa" w:w="102"/>
              <w:right w:type="dxa" w:w="102"/>
            </w:tcMar>
            <w:tcPrChange w:id="100015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B1</w:t>
            </w:r>
          </w:p>
        </w:tc>
        <w:tc>
          <w:tcPr>
            <w:tcW w:w="0" w:type="auto"/>
            <w:tcBorders>
              <w:top w:val="nil"/>
              <w:left w:val="nil"/>
              <w:bottom w:val="nil"/>
              <w:right w:val="nil"/>
              <w:insideH w:val="nil"/>
              <w:insideV w:val="nil"/>
            </w:tcBorders>
            <w:tcMar>
              <w:left w:type="dxa" w:w="102"/>
              <w:right w:type="dxa" w:w="102"/>
            </w:tcMar>
            <w:tcPrChange w:id="100016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绝对收入×本人基期满意度</w:t>
            </w:r>
          </w:p>
        </w:tc>
        <w:tc>
          <w:tcPr>
            <w:tcW w:w="0" w:type="auto"/>
            <w:tcBorders>
              <w:top w:val="nil"/>
              <w:left w:val="nil"/>
              <w:bottom w:val="nil"/>
              <w:right w:val="nil"/>
              <w:insideH w:val="nil"/>
              <w:insideV w:val="nil"/>
            </w:tcBorders>
            <w:tcMar>
              <w:left w:type="dxa" w:w="102"/>
              <w:right w:type="dxa" w:w="102"/>
            </w:tcMar>
            <w:tcPrChange w:id="100016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-24.030924</w:t>
            </w:r>
          </w:p>
        </w:tc>
        <w:tc>
          <w:tcPr>
            <w:tcW w:w="0" w:type="auto"/>
            <w:tcBorders>
              <w:top w:val="nil"/>
              <w:left w:val="nil"/>
              <w:bottom w:val="nil"/>
              <w:right w:val="nil"/>
              <w:insideH w:val="nil"/>
              <w:insideV w:val="nil"/>
            </w:tcBorders>
            <w:tcMar>
              <w:left w:type="dxa" w:w="102"/>
              <w:right w:type="dxa" w:w="102"/>
            </w:tcMar>
            <w:tcPrChange w:id="100016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16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195/200</w:t>
            </w:r>
          </w:p>
        </w:tc>
        <w:tc>
          <w:tcPr>
            <w:tcW w:w="0" w:type="auto"/>
            <w:tcBorders>
              <w:top w:val="nil"/>
              <w:left w:val="nil"/>
              <w:bottom w:val="nil"/>
              <w:right w:val="nil"/>
              <w:insideH w:val="nil"/>
              <w:insideV w:val="nil"/>
            </w:tcBorders>
            <w:tcMar>
              <w:left w:type="dxa" w:w="102"/>
              <w:right w:type="dxa" w:w="102"/>
            </w:tcMar>
            <w:tcPrChange w:id="100016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type="dxa" w:w="102"/>
              <w:right w:type="dxa" w:w="102"/>
            </w:tcMar>
            <w:tcPrChange w:id="100016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type="dxa" w:w="102"/>
              <w:right w:type="dxa" w:w="102"/>
            </w:tcMar>
            <w:tcPrChange w:id="100016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type="dxa" w:w="102"/>
              <w:right w:type="dxa" w:w="102"/>
            </w:tcMar>
            <w:tcPrChange w:id="100016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有效比例不足</w:t>
            </w:r>
          </w:p>
        </w:tc>
      </w:tr>
      <w:tr>
        <w:trPr>
          <w:cantSplit/>
          <w:ins w:id="71" w:author="Codex" w:date="2026-10-05T14:02:24Z"/>
        </w:trPr>
        <w:tc>
          <w:tcPr>
            <w:tcW w:w="0" w:type="auto"/>
            <w:tcBorders>
              <w:top w:val="nil"/>
              <w:left w:val="nil"/>
              <w:bottom w:val="nil"/>
              <w:right w:val="nil"/>
              <w:insideH w:val="nil"/>
              <w:insideV w:val="nil"/>
            </w:tcBorders>
            <w:tcMar>
              <w:left w:type="dxa" w:w="102"/>
              <w:right w:type="dxa" w:w="102"/>
            </w:tcMar>
            <w:tcPrChange w:id="100016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A2</w:t>
            </w:r>
          </w:p>
        </w:tc>
        <w:tc>
          <w:tcPr>
            <w:tcW w:w="0" w:type="auto"/>
            <w:tcBorders>
              <w:top w:val="nil"/>
              <w:left w:val="nil"/>
              <w:bottom w:val="nil"/>
              <w:right w:val="nil"/>
              <w:insideH w:val="nil"/>
              <w:insideV w:val="nil"/>
            </w:tcBorders>
            <w:tcMar>
              <w:left w:type="dxa" w:w="102"/>
              <w:right w:type="dxa" w:w="102"/>
            </w:tcMar>
            <w:tcPrChange w:id="100016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绝对收入×配偶基期满意度</w:t>
            </w:r>
          </w:p>
        </w:tc>
        <w:tc>
          <w:tcPr>
            <w:tcW w:w="0" w:type="auto"/>
            <w:tcBorders>
              <w:top w:val="nil"/>
              <w:left w:val="nil"/>
              <w:bottom w:val="nil"/>
              <w:right w:val="nil"/>
              <w:insideH w:val="nil"/>
              <w:insideV w:val="nil"/>
            </w:tcBorders>
            <w:tcMar>
              <w:left w:type="dxa" w:w="102"/>
              <w:right w:type="dxa" w:w="102"/>
            </w:tcMar>
            <w:tcPrChange w:id="100017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-1.316213</w:t>
            </w:r>
          </w:p>
        </w:tc>
        <w:tc>
          <w:tcPr>
            <w:tcW w:w="0" w:type="auto"/>
            <w:tcBorders>
              <w:top w:val="nil"/>
              <w:left w:val="nil"/>
              <w:bottom w:val="nil"/>
              <w:right w:val="nil"/>
              <w:insideH w:val="nil"/>
              <w:insideV w:val="nil"/>
            </w:tcBorders>
            <w:tcMar>
              <w:left w:type="dxa" w:w="102"/>
              <w:right w:type="dxa" w:w="102"/>
            </w:tcMar>
            <w:tcPrChange w:id="100017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17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Change w:id="100017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0.7114</w:t>
            </w:r>
          </w:p>
        </w:tc>
        <w:tc>
          <w:tcPr>
            <w:tcW w:w="0" w:type="auto"/>
            <w:tcBorders>
              <w:top w:val="nil"/>
              <w:left w:val="nil"/>
              <w:bottom w:val="nil"/>
              <w:right w:val="nil"/>
              <w:insideH w:val="nil"/>
              <w:insideV w:val="nil"/>
            </w:tcBorders>
            <w:tcMar>
              <w:left w:type="dxa" w:w="102"/>
              <w:right w:type="dxa" w:w="102"/>
            </w:tcMar>
            <w:tcPrChange w:id="100017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0.9688</w:t>
            </w:r>
          </w:p>
        </w:tc>
        <w:tc>
          <w:tcPr>
            <w:tcW w:w="0" w:type="auto"/>
            <w:tcBorders>
              <w:top w:val="nil"/>
              <w:left w:val="nil"/>
              <w:bottom w:val="nil"/>
              <w:right w:val="nil"/>
              <w:insideH w:val="nil"/>
              <w:insideV w:val="nil"/>
            </w:tcBorders>
            <w:tcMar>
              <w:left w:type="dxa" w:w="102"/>
              <w:right w:type="dxa" w:w="102"/>
            </w:tcMar>
            <w:tcPrChange w:id="100017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17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ins w:id="72" w:author="Codex" w:date="2026-10-05T14:02:24Z"/>
        </w:trPr>
        <w:tc>
          <w:tcPr>
            <w:tcW w:w="0" w:type="auto"/>
            <w:tcBorders>
              <w:top w:val="nil"/>
              <w:left w:val="nil"/>
              <w:bottom w:val="nil"/>
              <w:right w:val="nil"/>
              <w:insideH w:val="nil"/>
              <w:insideV w:val="nil"/>
            </w:tcBorders>
            <w:tcMar>
              <w:left w:type="dxa" w:w="102"/>
              <w:right w:type="dxa" w:w="102"/>
            </w:tcMar>
            <w:tcPrChange w:id="100017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B2</w:t>
            </w:r>
          </w:p>
        </w:tc>
        <w:tc>
          <w:tcPr>
            <w:tcW w:w="0" w:type="auto"/>
            <w:tcBorders>
              <w:top w:val="nil"/>
              <w:left w:val="nil"/>
              <w:bottom w:val="nil"/>
              <w:right w:val="nil"/>
              <w:insideH w:val="nil"/>
              <w:insideV w:val="nil"/>
            </w:tcBorders>
            <w:tcMar>
              <w:left w:type="dxa" w:w="102"/>
              <w:right w:type="dxa" w:w="102"/>
            </w:tcMar>
            <w:tcPrChange w:id="100017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绝对收入×配偶基期满意度</w:t>
            </w:r>
          </w:p>
        </w:tc>
        <w:tc>
          <w:tcPr>
            <w:tcW w:w="0" w:type="auto"/>
            <w:tcBorders>
              <w:top w:val="nil"/>
              <w:left w:val="nil"/>
              <w:bottom w:val="nil"/>
              <w:right w:val="nil"/>
              <w:insideH w:val="nil"/>
              <w:insideV w:val="nil"/>
            </w:tcBorders>
            <w:tcMar>
              <w:left w:type="dxa" w:w="102"/>
              <w:right w:type="dxa" w:w="102"/>
            </w:tcMar>
            <w:tcPrChange w:id="100017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-33.029883</w:t>
            </w:r>
          </w:p>
        </w:tc>
        <w:tc>
          <w:tcPr>
            <w:tcW w:w="0" w:type="auto"/>
            <w:tcBorders>
              <w:top w:val="nil"/>
              <w:left w:val="nil"/>
              <w:bottom w:val="nil"/>
              <w:right w:val="nil"/>
              <w:insideH w:val="nil"/>
              <w:insideV w:val="nil"/>
            </w:tcBorders>
            <w:tcMar>
              <w:left w:type="dxa" w:w="102"/>
              <w:right w:type="dxa" w:w="102"/>
            </w:tcMar>
            <w:tcPrChange w:id="100018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18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199/200</w:t>
            </w:r>
          </w:p>
        </w:tc>
        <w:tc>
          <w:tcPr>
            <w:tcW w:w="0" w:type="auto"/>
            <w:tcBorders>
              <w:top w:val="nil"/>
              <w:left w:val="nil"/>
              <w:bottom w:val="nil"/>
              <w:right w:val="nil"/>
              <w:insideH w:val="nil"/>
              <w:insideV w:val="nil"/>
            </w:tcBorders>
            <w:tcMar>
              <w:left w:type="dxa" w:w="102"/>
              <w:right w:type="dxa" w:w="102"/>
            </w:tcMar>
            <w:tcPrChange w:id="100018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0.3300</w:t>
            </w:r>
          </w:p>
        </w:tc>
        <w:tc>
          <w:tcPr>
            <w:tcW w:w="0" w:type="auto"/>
            <w:tcBorders>
              <w:top w:val="nil"/>
              <w:left w:val="nil"/>
              <w:bottom w:val="nil"/>
              <w:right w:val="nil"/>
              <w:insideH w:val="nil"/>
              <w:insideV w:val="nil"/>
            </w:tcBorders>
            <w:tcMar>
              <w:left w:type="dxa" w:w="102"/>
              <w:right w:type="dxa" w:w="102"/>
            </w:tcMar>
            <w:tcPrChange w:id="100018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nil"/>
              <w:right w:val="nil"/>
              <w:insideH w:val="nil"/>
              <w:insideV w:val="nil"/>
            </w:tcBorders>
            <w:tcMar>
              <w:left w:type="dxa" w:w="102"/>
              <w:right w:type="dxa" w:w="102"/>
            </w:tcMar>
            <w:tcPrChange w:id="100018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18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ins w:id="73" w:author="Codex" w:date="2026-10-05T14:02:24Z"/>
        </w:trPr>
        <w:tc>
          <w:tcPr>
            <w:tcW w:w="0" w:type="auto"/>
            <w:tcBorders>
              <w:top w:val="nil"/>
              <w:left w:val="nil"/>
              <w:bottom w:val="nil"/>
              <w:right w:val="nil"/>
              <w:insideH w:val="nil"/>
              <w:insideV w:val="nil"/>
            </w:tcBorders>
            <w:tcMar>
              <w:left w:type="dxa" w:w="102"/>
              <w:right w:type="dxa" w:w="102"/>
            </w:tcMar>
            <w:tcPrChange w:id="100018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A3</w:t>
            </w:r>
          </w:p>
        </w:tc>
        <w:tc>
          <w:tcPr>
            <w:tcW w:w="0" w:type="auto"/>
            <w:tcBorders>
              <w:top w:val="nil"/>
              <w:left w:val="nil"/>
              <w:bottom w:val="nil"/>
              <w:right w:val="nil"/>
              <w:insideH w:val="nil"/>
              <w:insideV w:val="nil"/>
            </w:tcBorders>
            <w:tcMar>
              <w:left w:type="dxa" w:w="102"/>
              <w:right w:type="dxa" w:w="102"/>
            </w:tcMar>
            <w:tcPrChange w:id="100018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相对收入跨越×本人基期满意度</w:t>
            </w:r>
          </w:p>
        </w:tc>
        <w:tc>
          <w:tcPr>
            <w:tcW w:w="0" w:type="auto"/>
            <w:tcBorders>
              <w:top w:val="nil"/>
              <w:left w:val="nil"/>
              <w:bottom w:val="nil"/>
              <w:right w:val="nil"/>
              <w:insideH w:val="nil"/>
              <w:insideV w:val="nil"/>
            </w:tcBorders>
            <w:tcMar>
              <w:left w:type="dxa" w:w="102"/>
              <w:right w:type="dxa" w:w="102"/>
            </w:tcMar>
            <w:tcPrChange w:id="100018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-2.724202</w:t>
            </w:r>
          </w:p>
        </w:tc>
        <w:tc>
          <w:tcPr>
            <w:tcW w:w="0" w:type="auto"/>
            <w:tcBorders>
              <w:top w:val="nil"/>
              <w:left w:val="nil"/>
              <w:bottom w:val="nil"/>
              <w:right w:val="nil"/>
              <w:insideH w:val="nil"/>
              <w:insideV w:val="nil"/>
            </w:tcBorders>
            <w:tcMar>
              <w:left w:type="dxa" w:w="102"/>
              <w:right w:type="dxa" w:w="102"/>
            </w:tcMar>
            <w:tcPrChange w:id="100018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19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Change w:id="100019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0.5871</w:t>
            </w:r>
          </w:p>
        </w:tc>
        <w:tc>
          <w:tcPr>
            <w:tcW w:w="0" w:type="auto"/>
            <w:tcBorders>
              <w:top w:val="nil"/>
              <w:left w:val="nil"/>
              <w:bottom w:val="nil"/>
              <w:right w:val="nil"/>
              <w:insideH w:val="nil"/>
              <w:insideV w:val="nil"/>
            </w:tcBorders>
            <w:tcMar>
              <w:left w:type="dxa" w:w="102"/>
              <w:right w:type="dxa" w:w="102"/>
            </w:tcMar>
            <w:tcPrChange w:id="100019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0.9132</w:t>
            </w:r>
          </w:p>
        </w:tc>
        <w:tc>
          <w:tcPr>
            <w:tcW w:w="0" w:type="auto"/>
            <w:tcBorders>
              <w:top w:val="nil"/>
              <w:left w:val="nil"/>
              <w:bottom w:val="nil"/>
              <w:right w:val="nil"/>
              <w:insideH w:val="nil"/>
              <w:insideV w:val="nil"/>
            </w:tcBorders>
            <w:tcMar>
              <w:left w:type="dxa" w:w="102"/>
              <w:right w:type="dxa" w:w="102"/>
            </w:tcMar>
            <w:tcPrChange w:id="100019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19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ins w:id="74" w:author="Codex" w:date="2026-10-05T14:02:24Z"/>
        </w:trPr>
        <w:tc>
          <w:tcPr>
            <w:tcW w:w="0" w:type="auto"/>
            <w:tcBorders>
              <w:top w:val="nil"/>
              <w:left w:val="nil"/>
              <w:bottom w:val="nil"/>
              <w:right w:val="nil"/>
              <w:insideH w:val="nil"/>
              <w:insideV w:val="nil"/>
            </w:tcBorders>
            <w:tcMar>
              <w:left w:type="dxa" w:w="102"/>
              <w:right w:type="dxa" w:w="102"/>
            </w:tcMar>
            <w:tcPrChange w:id="100019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B3</w:t>
            </w:r>
          </w:p>
        </w:tc>
        <w:tc>
          <w:tcPr>
            <w:tcW w:w="0" w:type="auto"/>
            <w:tcBorders>
              <w:top w:val="nil"/>
              <w:left w:val="nil"/>
              <w:bottom w:val="nil"/>
              <w:right w:val="nil"/>
              <w:insideH w:val="nil"/>
              <w:insideV w:val="nil"/>
            </w:tcBorders>
            <w:tcMar>
              <w:left w:type="dxa" w:w="102"/>
              <w:right w:type="dxa" w:w="102"/>
            </w:tcMar>
            <w:tcPrChange w:id="100019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相对收入跨越×本人基期满意度</w:t>
            </w:r>
          </w:p>
        </w:tc>
        <w:tc>
          <w:tcPr>
            <w:tcW w:w="0" w:type="auto"/>
            <w:tcBorders>
              <w:top w:val="nil"/>
              <w:left w:val="nil"/>
              <w:bottom w:val="nil"/>
              <w:right w:val="nil"/>
              <w:insideH w:val="nil"/>
              <w:insideV w:val="nil"/>
            </w:tcBorders>
            <w:tcMar>
              <w:left w:type="dxa" w:w="102"/>
              <w:right w:type="dxa" w:w="102"/>
            </w:tcMar>
            <w:tcPrChange w:id="100019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-27.682452</w:t>
            </w:r>
          </w:p>
        </w:tc>
        <w:tc>
          <w:tcPr>
            <w:tcW w:w="0" w:type="auto"/>
            <w:tcBorders>
              <w:top w:val="nil"/>
              <w:left w:val="nil"/>
              <w:bottom w:val="nil"/>
              <w:right w:val="nil"/>
              <w:insideH w:val="nil"/>
              <w:insideV w:val="nil"/>
            </w:tcBorders>
            <w:tcMar>
              <w:left w:type="dxa" w:w="102"/>
              <w:right w:type="dxa" w:w="102"/>
            </w:tcMar>
            <w:tcPrChange w:id="100019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19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Change w:id="100020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0.4627</w:t>
            </w:r>
          </w:p>
        </w:tc>
        <w:tc>
          <w:tcPr>
            <w:tcW w:w="0" w:type="auto"/>
            <w:tcBorders>
              <w:top w:val="nil"/>
              <w:left w:val="nil"/>
              <w:bottom w:val="nil"/>
              <w:right w:val="nil"/>
              <w:insideH w:val="nil"/>
              <w:insideV w:val="nil"/>
            </w:tcBorders>
            <w:tcMar>
              <w:left w:type="dxa" w:w="102"/>
              <w:right w:type="dxa" w:w="102"/>
            </w:tcMar>
            <w:tcPrChange w:id="100020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nil"/>
              <w:right w:val="nil"/>
              <w:insideH w:val="nil"/>
              <w:insideV w:val="nil"/>
            </w:tcBorders>
            <w:tcMar>
              <w:left w:type="dxa" w:w="102"/>
              <w:right w:type="dxa" w:w="102"/>
            </w:tcMar>
            <w:tcPrChange w:id="100020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20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ins w:id="75" w:author="Codex" w:date="2026-10-05T14:02:24Z"/>
        </w:trPr>
        <w:tc>
          <w:tcPr>
            <w:tcW w:w="0" w:type="auto"/>
            <w:tcBorders>
              <w:top w:val="nil"/>
              <w:left w:val="nil"/>
              <w:bottom w:val="nil"/>
              <w:right w:val="nil"/>
              <w:insideH w:val="nil"/>
              <w:insideV w:val="nil"/>
            </w:tcBorders>
            <w:tcMar>
              <w:left w:type="dxa" w:w="102"/>
              <w:right w:type="dxa" w:w="102"/>
            </w:tcMar>
            <w:tcPrChange w:id="100020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A4</w:t>
            </w:r>
          </w:p>
        </w:tc>
        <w:tc>
          <w:tcPr>
            <w:tcW w:w="0" w:type="auto"/>
            <w:tcBorders>
              <w:top w:val="nil"/>
              <w:left w:val="nil"/>
              <w:bottom w:val="nil"/>
              <w:right w:val="nil"/>
              <w:insideH w:val="nil"/>
              <w:insideV w:val="nil"/>
            </w:tcBorders>
            <w:tcMar>
              <w:left w:type="dxa" w:w="102"/>
              <w:right w:type="dxa" w:w="102"/>
            </w:tcMar>
            <w:tcPrChange w:id="100020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相对收入跨越×配偶基期满意度</w:t>
            </w:r>
          </w:p>
        </w:tc>
        <w:tc>
          <w:tcPr>
            <w:tcW w:w="0" w:type="auto"/>
            <w:tcBorders>
              <w:top w:val="nil"/>
              <w:left w:val="nil"/>
              <w:bottom w:val="nil"/>
              <w:right w:val="nil"/>
              <w:insideH w:val="nil"/>
              <w:insideV w:val="nil"/>
            </w:tcBorders>
            <w:tcMar>
              <w:left w:type="dxa" w:w="102"/>
              <w:right w:type="dxa" w:w="102"/>
            </w:tcMar>
            <w:tcPrChange w:id="100020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4.406067</w:t>
            </w:r>
          </w:p>
        </w:tc>
        <w:tc>
          <w:tcPr>
            <w:tcW w:w="0" w:type="auto"/>
            <w:tcBorders>
              <w:top w:val="nil"/>
              <w:left w:val="nil"/>
              <w:bottom w:val="nil"/>
              <w:right w:val="nil"/>
              <w:insideH w:val="nil"/>
              <w:insideV w:val="nil"/>
            </w:tcBorders>
            <w:tcMar>
              <w:left w:type="dxa" w:w="102"/>
              <w:right w:type="dxa" w:w="102"/>
            </w:tcMar>
            <w:tcPrChange w:id="100020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20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Change w:id="100020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0.3483</w:t>
            </w:r>
          </w:p>
        </w:tc>
        <w:tc>
          <w:tcPr>
            <w:tcW w:w="0" w:type="auto"/>
            <w:tcBorders>
              <w:top w:val="nil"/>
              <w:left w:val="nil"/>
              <w:bottom w:val="nil"/>
              <w:right w:val="nil"/>
              <w:insideH w:val="nil"/>
              <w:insideV w:val="nil"/>
            </w:tcBorders>
            <w:tcMar>
              <w:left w:type="dxa" w:w="102"/>
              <w:right w:type="dxa" w:w="102"/>
            </w:tcMar>
            <w:tcPrChange w:id="100021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nil"/>
              <w:right w:val="nil"/>
              <w:insideH w:val="nil"/>
              <w:insideV w:val="nil"/>
            </w:tcBorders>
            <w:tcMar>
              <w:left w:type="dxa" w:w="102"/>
              <w:right w:type="dxa" w:w="102"/>
            </w:tcMar>
            <w:tcPrChange w:id="100021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21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ins w:id="76" w:author="Codex" w:date="2026-10-05T14:02:24Z"/>
        </w:trPr>
        <w:tc>
          <w:tcPr>
            <w:tcW w:w="0" w:type="auto"/>
            <w:tcBorders>
              <w:top w:val="nil"/>
              <w:left w:val="nil"/>
              <w:bottom w:val="nil"/>
              <w:right w:val="nil"/>
              <w:insideH w:val="nil"/>
              <w:insideV w:val="nil"/>
            </w:tcBorders>
            <w:tcMar>
              <w:left w:type="dxa" w:w="102"/>
              <w:right w:type="dxa" w:w="102"/>
            </w:tcMar>
            <w:tcPrChange w:id="100021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B4</w:t>
            </w:r>
          </w:p>
        </w:tc>
        <w:tc>
          <w:tcPr>
            <w:tcW w:w="0" w:type="auto"/>
            <w:tcBorders>
              <w:top w:val="nil"/>
              <w:left w:val="nil"/>
              <w:bottom w:val="nil"/>
              <w:right w:val="nil"/>
              <w:insideH w:val="nil"/>
              <w:insideV w:val="nil"/>
            </w:tcBorders>
            <w:tcMar>
              <w:left w:type="dxa" w:w="102"/>
              <w:right w:type="dxa" w:w="102"/>
            </w:tcMar>
            <w:tcPrChange w:id="100021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相对收入跨越×配偶基期满意度</w:t>
            </w:r>
          </w:p>
        </w:tc>
        <w:tc>
          <w:tcPr>
            <w:tcW w:w="0" w:type="auto"/>
            <w:tcBorders>
              <w:top w:val="nil"/>
              <w:left w:val="nil"/>
              <w:bottom w:val="nil"/>
              <w:right w:val="nil"/>
              <w:insideH w:val="nil"/>
              <w:insideV w:val="nil"/>
            </w:tcBorders>
            <w:tcMar>
              <w:left w:type="dxa" w:w="102"/>
              <w:right w:type="dxa" w:w="102"/>
            </w:tcMar>
            <w:tcPrChange w:id="100021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-4.578857</w:t>
            </w:r>
          </w:p>
        </w:tc>
        <w:tc>
          <w:tcPr>
            <w:tcW w:w="0" w:type="auto"/>
            <w:tcBorders>
              <w:top w:val="nil"/>
              <w:left w:val="nil"/>
              <w:bottom w:val="nil"/>
              <w:right w:val="nil"/>
              <w:insideH w:val="nil"/>
              <w:insideV w:val="nil"/>
            </w:tcBorders>
            <w:tcMar>
              <w:left w:type="dxa" w:w="102"/>
              <w:right w:type="dxa" w:w="102"/>
            </w:tcMar>
            <w:tcPrChange w:id="100021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21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Change w:id="100021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0.9502</w:t>
            </w:r>
          </w:p>
        </w:tc>
        <w:tc>
          <w:tcPr>
            <w:tcW w:w="0" w:type="auto"/>
            <w:tcBorders>
              <w:top w:val="nil"/>
              <w:left w:val="nil"/>
              <w:bottom w:val="nil"/>
              <w:right w:val="nil"/>
              <w:insideH w:val="nil"/>
              <w:insideV w:val="nil"/>
            </w:tcBorders>
            <w:tcMar>
              <w:left w:type="dxa" w:w="102"/>
              <w:right w:type="dxa" w:w="102"/>
            </w:tcMar>
            <w:tcPrChange w:id="100021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22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22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ins w:id="77" w:author="Codex" w:date="2026-10-05T14:02:24Z"/>
        </w:trPr>
        <w:tc>
          <w:tcPr>
            <w:tcW w:w="0" w:type="auto"/>
            <w:tcBorders>
              <w:top w:val="nil"/>
              <w:left w:val="nil"/>
              <w:bottom w:val="nil"/>
              <w:right w:val="nil"/>
              <w:insideH w:val="nil"/>
              <w:insideV w:val="nil"/>
            </w:tcBorders>
            <w:tcMar>
              <w:left w:type="dxa" w:w="102"/>
              <w:right w:type="dxa" w:w="102"/>
            </w:tcMar>
            <w:tcPrChange w:id="100022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C1</w:t>
            </w:r>
          </w:p>
        </w:tc>
        <w:tc>
          <w:tcPr>
            <w:tcW w:w="0" w:type="auto"/>
            <w:tcBorders>
              <w:top w:val="nil"/>
              <w:left w:val="nil"/>
              <w:bottom w:val="nil"/>
              <w:right w:val="nil"/>
              <w:insideH w:val="nil"/>
              <w:insideV w:val="nil"/>
            </w:tcBorders>
            <w:tcMar>
              <w:left w:type="dxa" w:w="102"/>
              <w:right w:type="dxa" w:w="102"/>
            </w:tcMar>
            <w:tcPrChange w:id="100022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绝对收入→本人满意度→支持</w:t>
            </w:r>
          </w:p>
        </w:tc>
        <w:tc>
          <w:tcPr>
            <w:tcW w:w="0" w:type="auto"/>
            <w:tcBorders>
              <w:top w:val="nil"/>
              <w:left w:val="nil"/>
              <w:bottom w:val="nil"/>
              <w:right w:val="nil"/>
              <w:insideH w:val="nil"/>
              <w:insideV w:val="nil"/>
            </w:tcBorders>
            <w:tcMar>
              <w:left w:type="dxa" w:w="102"/>
              <w:right w:type="dxa" w:w="102"/>
            </w:tcMar>
            <w:tcPrChange w:id="100022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0.000500</w:t>
            </w:r>
          </w:p>
        </w:tc>
        <w:tc>
          <w:tcPr>
            <w:tcW w:w="0" w:type="auto"/>
            <w:tcBorders>
              <w:top w:val="nil"/>
              <w:left w:val="nil"/>
              <w:bottom w:val="nil"/>
              <w:right w:val="nil"/>
              <w:insideH w:val="nil"/>
              <w:insideV w:val="nil"/>
            </w:tcBorders>
            <w:tcMar>
              <w:left w:type="dxa" w:w="102"/>
              <w:right w:type="dxa" w:w="102"/>
            </w:tcMar>
            <w:tcPrChange w:id="100022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22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Change w:id="100022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0.9552</w:t>
            </w:r>
          </w:p>
        </w:tc>
        <w:tc>
          <w:tcPr>
            <w:tcW w:w="0" w:type="auto"/>
            <w:tcBorders>
              <w:top w:val="nil"/>
              <w:left w:val="nil"/>
              <w:bottom w:val="nil"/>
              <w:right w:val="nil"/>
              <w:insideH w:val="nil"/>
              <w:insideV w:val="nil"/>
            </w:tcBorders>
            <w:tcMar>
              <w:left w:type="dxa" w:w="102"/>
              <w:right w:type="dxa" w:w="102"/>
            </w:tcMar>
            <w:tcPrChange w:id="100022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22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23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ins w:id="78" w:author="Codex" w:date="2026-10-05T14:02:24Z"/>
        </w:trPr>
        <w:tc>
          <w:tcPr>
            <w:tcW w:w="0" w:type="auto"/>
            <w:tcBorders>
              <w:top w:val="nil"/>
              <w:left w:val="nil"/>
              <w:bottom w:val="nil"/>
              <w:right w:val="nil"/>
              <w:insideH w:val="nil"/>
              <w:insideV w:val="nil"/>
            </w:tcBorders>
            <w:tcMar>
              <w:left w:type="dxa" w:w="102"/>
              <w:right w:type="dxa" w:w="102"/>
            </w:tcMar>
            <w:tcPrChange w:id="100023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C2</w:t>
            </w:r>
          </w:p>
        </w:tc>
        <w:tc>
          <w:tcPr>
            <w:tcW w:w="0" w:type="auto"/>
            <w:tcBorders>
              <w:top w:val="nil"/>
              <w:left w:val="nil"/>
              <w:bottom w:val="nil"/>
              <w:right w:val="nil"/>
              <w:insideH w:val="nil"/>
              <w:insideV w:val="nil"/>
            </w:tcBorders>
            <w:tcMar>
              <w:left w:type="dxa" w:w="102"/>
              <w:right w:type="dxa" w:w="102"/>
            </w:tcMar>
            <w:tcPrChange w:id="100023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绝对收入→配偶满意度→支持</w:t>
            </w:r>
          </w:p>
        </w:tc>
        <w:tc>
          <w:tcPr>
            <w:tcW w:w="0" w:type="auto"/>
            <w:tcBorders>
              <w:top w:val="nil"/>
              <w:left w:val="nil"/>
              <w:bottom w:val="nil"/>
              <w:right w:val="nil"/>
              <w:insideH w:val="nil"/>
              <w:insideV w:val="nil"/>
            </w:tcBorders>
            <w:tcMar>
              <w:left w:type="dxa" w:w="102"/>
              <w:right w:type="dxa" w:w="102"/>
            </w:tcMar>
            <w:tcPrChange w:id="100023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0.023921</w:t>
            </w:r>
          </w:p>
        </w:tc>
        <w:tc>
          <w:tcPr>
            <w:tcW w:w="0" w:type="auto"/>
            <w:tcBorders>
              <w:top w:val="nil"/>
              <w:left w:val="nil"/>
              <w:bottom w:val="nil"/>
              <w:right w:val="nil"/>
              <w:insideH w:val="nil"/>
              <w:insideV w:val="nil"/>
            </w:tcBorders>
            <w:tcMar>
              <w:left w:type="dxa" w:w="102"/>
              <w:right w:type="dxa" w:w="102"/>
            </w:tcMar>
            <w:tcPrChange w:id="100023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23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Change w:id="100023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0.4527</w:t>
            </w:r>
          </w:p>
        </w:tc>
        <w:tc>
          <w:tcPr>
            <w:tcW w:w="0" w:type="auto"/>
            <w:tcBorders>
              <w:top w:val="nil"/>
              <w:left w:val="nil"/>
              <w:bottom w:val="nil"/>
              <w:right w:val="nil"/>
              <w:insideH w:val="nil"/>
              <w:insideV w:val="nil"/>
            </w:tcBorders>
            <w:tcMar>
              <w:left w:type="dxa" w:w="102"/>
              <w:right w:type="dxa" w:w="102"/>
            </w:tcMar>
            <w:tcPrChange w:id="100023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nil"/>
              <w:right w:val="nil"/>
              <w:insideH w:val="nil"/>
              <w:insideV w:val="nil"/>
            </w:tcBorders>
            <w:tcMar>
              <w:left w:type="dxa" w:w="102"/>
              <w:right w:type="dxa" w:w="102"/>
            </w:tcMar>
            <w:tcPrChange w:id="100023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23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ins w:id="79" w:author="Codex" w:date="2026-10-05T14:02:24Z"/>
        </w:trPr>
        <w:tc>
          <w:tcPr>
            <w:tcW w:w="0" w:type="auto"/>
            <w:tcBorders>
              <w:top w:val="nil"/>
              <w:left w:val="nil"/>
              <w:bottom w:val="nil"/>
              <w:right w:val="nil"/>
              <w:insideH w:val="nil"/>
              <w:insideV w:val="nil"/>
            </w:tcBorders>
            <w:tcMar>
              <w:left w:type="dxa" w:w="102"/>
              <w:right w:type="dxa" w:w="102"/>
            </w:tcMar>
            <w:tcPrChange w:id="100024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C3</w:t>
            </w:r>
          </w:p>
        </w:tc>
        <w:tc>
          <w:tcPr>
            <w:tcW w:w="0" w:type="auto"/>
            <w:tcBorders>
              <w:top w:val="nil"/>
              <w:left w:val="nil"/>
              <w:bottom w:val="nil"/>
              <w:right w:val="nil"/>
              <w:insideH w:val="nil"/>
              <w:insideV w:val="nil"/>
            </w:tcBorders>
            <w:tcMar>
              <w:left w:type="dxa" w:w="102"/>
              <w:right w:type="dxa" w:w="102"/>
            </w:tcMar>
            <w:tcPrChange w:id="100024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del w:id="1001728" w:author="Codex" w:date="2026-10-07T12:00:00Z">
              <w:r>
                <w:rPr>
                  <w:rFonts w:ascii="Times New Roman" w:hAnsi="Times New Roman" w:cs="Times New Roman" w:eastAsia="SimSun"/>
                  <w:b w:val="0"/>
                  <w:bCs w:val="0"/>
                  <w:sz w:val="21"/>
                  <w:szCs w:val="21"/>
                </w:rPr>
                <w:delText>绝对收入→配偶经济满意度→支持</w:delText>
              </w:r>
            </w:del>
            <w:ins w:id="1001729" w:author="Codex" w:date="2026-10-07T12:00:00Z">
              <w:r>
                <w:rPr>
                  <w:rFonts w:ascii="Times New Roman" w:hAnsi="Times New Roman" w:cs="Times New Roman" w:eastAsia="SimSun"/>
                  <w:b w:val="0"/>
                  <w:bCs w:val="0"/>
                  <w:sz w:val="21"/>
                  <w:szCs w:val="21"/>
                </w:rPr>
                <w:t>绝对收入→配偶对本人收入（经济贡献）的满意度→支持</w:t>
              </w:r>
            </w:ins>
          </w:p>
        </w:tc>
        <w:tc>
          <w:tcPr>
            <w:tcW w:w="0" w:type="auto"/>
            <w:tcBorders>
              <w:top w:val="nil"/>
              <w:left w:val="nil"/>
              <w:bottom w:val="nil"/>
              <w:right w:val="nil"/>
              <w:insideH w:val="nil"/>
              <w:insideV w:val="nil"/>
            </w:tcBorders>
            <w:tcMar>
              <w:left w:type="dxa" w:w="102"/>
              <w:right w:type="dxa" w:w="102"/>
            </w:tcMar>
            <w:tcPrChange w:id="100024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0.017525</w:t>
            </w:r>
          </w:p>
        </w:tc>
        <w:tc>
          <w:tcPr>
            <w:tcW w:w="0" w:type="auto"/>
            <w:tcBorders>
              <w:top w:val="nil"/>
              <w:left w:val="nil"/>
              <w:bottom w:val="nil"/>
              <w:right w:val="nil"/>
              <w:insideH w:val="nil"/>
              <w:insideV w:val="nil"/>
            </w:tcBorders>
            <w:tcMar>
              <w:left w:type="dxa" w:w="102"/>
              <w:right w:type="dxa" w:w="102"/>
            </w:tcMar>
            <w:tcPrChange w:id="100024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24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Change w:id="100024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0.4826</w:t>
            </w:r>
          </w:p>
        </w:tc>
        <w:tc>
          <w:tcPr>
            <w:tcW w:w="0" w:type="auto"/>
            <w:tcBorders>
              <w:top w:val="nil"/>
              <w:left w:val="nil"/>
              <w:bottom w:val="nil"/>
              <w:right w:val="nil"/>
              <w:insideH w:val="nil"/>
              <w:insideV w:val="nil"/>
            </w:tcBorders>
            <w:tcMar>
              <w:left w:type="dxa" w:w="102"/>
              <w:right w:type="dxa" w:w="102"/>
            </w:tcMar>
            <w:tcPrChange w:id="100024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nil"/>
              <w:right w:val="nil"/>
              <w:insideH w:val="nil"/>
              <w:insideV w:val="nil"/>
            </w:tcBorders>
            <w:tcMar>
              <w:left w:type="dxa" w:w="102"/>
              <w:right w:type="dxa" w:w="102"/>
            </w:tcMar>
            <w:tcPrChange w:id="100024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24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ins w:id="80" w:author="Codex" w:date="2026-10-05T14:02:24Z"/>
        </w:trPr>
        <w:tc>
          <w:tcPr>
            <w:tcW w:w="0" w:type="auto"/>
            <w:tcBorders>
              <w:top w:val="nil"/>
              <w:left w:val="nil"/>
              <w:bottom w:val="nil"/>
              <w:right w:val="nil"/>
              <w:insideH w:val="nil"/>
              <w:insideV w:val="nil"/>
            </w:tcBorders>
            <w:tcMar>
              <w:left w:type="dxa" w:w="102"/>
              <w:right w:type="dxa" w:w="102"/>
            </w:tcMar>
            <w:tcPrChange w:id="100024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C4</w:t>
            </w:r>
          </w:p>
        </w:tc>
        <w:tc>
          <w:tcPr>
            <w:tcW w:w="0" w:type="auto"/>
            <w:tcBorders>
              <w:top w:val="nil"/>
              <w:left w:val="nil"/>
              <w:bottom w:val="nil"/>
              <w:right w:val="nil"/>
              <w:insideH w:val="nil"/>
              <w:insideV w:val="nil"/>
            </w:tcBorders>
            <w:tcMar>
              <w:left w:type="dxa" w:w="102"/>
              <w:right w:type="dxa" w:w="102"/>
            </w:tcMar>
            <w:tcPrChange w:id="100025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del w:id="1001730" w:author="Codex" w:date="2026-10-07T12:00:00Z">
              <w:r>
                <w:rPr>
                  <w:rFonts w:ascii="Times New Roman" w:hAnsi="Times New Roman" w:cs="Times New Roman" w:eastAsia="SimSun"/>
                  <w:b w:val="0"/>
                  <w:bCs w:val="0"/>
                  <w:sz w:val="21"/>
                  <w:szCs w:val="21"/>
                </w:rPr>
                <w:delText>相对收入跨越→配偶经济满意度→支持</w:delText>
              </w:r>
            </w:del>
            <w:ins w:id="1001731" w:author="Codex" w:date="2026-10-07T12:00:00Z">
              <w:r>
                <w:rPr>
                  <w:rFonts w:ascii="Times New Roman" w:hAnsi="Times New Roman" w:cs="Times New Roman" w:eastAsia="SimSun"/>
                  <w:b w:val="0"/>
                  <w:bCs w:val="0"/>
                  <w:sz w:val="21"/>
                  <w:szCs w:val="21"/>
                </w:rPr>
                <w:t>相对收入跨越→配偶对本人收入（经济贡献）的满意度→支持</w:t>
              </w:r>
            </w:ins>
          </w:p>
        </w:tc>
        <w:tc>
          <w:tcPr>
            <w:tcW w:w="0" w:type="auto"/>
            <w:tcBorders>
              <w:top w:val="nil"/>
              <w:left w:val="nil"/>
              <w:bottom w:val="nil"/>
              <w:right w:val="nil"/>
              <w:insideH w:val="nil"/>
              <w:insideV w:val="nil"/>
            </w:tcBorders>
            <w:tcMar>
              <w:left w:type="dxa" w:w="102"/>
              <w:right w:type="dxa" w:w="102"/>
            </w:tcMar>
            <w:tcPrChange w:id="100025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0.090680</w:t>
            </w:r>
          </w:p>
        </w:tc>
        <w:tc>
          <w:tcPr>
            <w:tcW w:w="0" w:type="auto"/>
            <w:tcBorders>
              <w:top w:val="nil"/>
              <w:left w:val="nil"/>
              <w:bottom w:val="nil"/>
              <w:right w:val="nil"/>
              <w:insideH w:val="nil"/>
              <w:insideV w:val="nil"/>
            </w:tcBorders>
            <w:tcMar>
              <w:left w:type="dxa" w:w="102"/>
              <w:right w:type="dxa" w:w="102"/>
            </w:tcMar>
            <w:tcPrChange w:id="100025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25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Change w:id="100025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0.3284</w:t>
            </w:r>
          </w:p>
        </w:tc>
        <w:tc>
          <w:tcPr>
            <w:tcW w:w="0" w:type="auto"/>
            <w:tcBorders>
              <w:top w:val="nil"/>
              <w:left w:val="nil"/>
              <w:bottom w:val="nil"/>
              <w:right w:val="nil"/>
              <w:insideH w:val="nil"/>
              <w:insideV w:val="nil"/>
            </w:tcBorders>
            <w:tcMar>
              <w:left w:type="dxa" w:w="102"/>
              <w:right w:type="dxa" w:w="102"/>
            </w:tcMar>
            <w:tcPrChange w:id="100025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nil"/>
              <w:right w:val="nil"/>
              <w:insideH w:val="nil"/>
              <w:insideV w:val="nil"/>
            </w:tcBorders>
            <w:tcMar>
              <w:left w:type="dxa" w:w="102"/>
              <w:right w:type="dxa" w:w="102"/>
            </w:tcMar>
            <w:tcPrChange w:id="100025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25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ins w:id="81" w:author="Codex" w:date="2026-10-05T14:02:24Z"/>
        </w:trPr>
        <w:tc>
          <w:tcPr>
            <w:tcW w:w="0" w:type="auto"/>
            <w:tcBorders>
              <w:top w:val="nil"/>
              <w:left w:val="nil"/>
              <w:bottom w:val="nil"/>
              <w:right w:val="nil"/>
              <w:insideH w:val="nil"/>
              <w:insideV w:val="nil"/>
            </w:tcBorders>
            <w:tcMar>
              <w:left w:type="dxa" w:w="102"/>
              <w:right w:type="dxa" w:w="102"/>
            </w:tcMar>
            <w:tcPrChange w:id="100025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D1</w:t>
            </w:r>
          </w:p>
        </w:tc>
        <w:tc>
          <w:tcPr>
            <w:tcW w:w="0" w:type="auto"/>
            <w:tcBorders>
              <w:top w:val="nil"/>
              <w:left w:val="nil"/>
              <w:bottom w:val="nil"/>
              <w:right w:val="nil"/>
              <w:insideH w:val="nil"/>
              <w:insideV w:val="nil"/>
            </w:tcBorders>
            <w:tcMar>
              <w:left w:type="dxa" w:w="102"/>
              <w:right w:type="dxa" w:w="102"/>
            </w:tcMar>
            <w:tcPrChange w:id="100025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三波本人满意度间接对比</w:t>
            </w:r>
          </w:p>
        </w:tc>
        <w:tc>
          <w:tcPr>
            <w:tcW w:w="0" w:type="auto"/>
            <w:tcBorders>
              <w:top w:val="nil"/>
              <w:left w:val="nil"/>
              <w:bottom w:val="nil"/>
              <w:right w:val="nil"/>
              <w:insideH w:val="nil"/>
              <w:insideV w:val="nil"/>
            </w:tcBorders>
            <w:tcMar>
              <w:left w:type="dxa" w:w="102"/>
              <w:right w:type="dxa" w:w="102"/>
            </w:tcMar>
            <w:tcPrChange w:id="100026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-0.012637</w:t>
            </w:r>
          </w:p>
        </w:tc>
        <w:tc>
          <w:tcPr>
            <w:tcW w:w="0" w:type="auto"/>
            <w:tcBorders>
              <w:top w:val="nil"/>
              <w:left w:val="nil"/>
              <w:bottom w:val="nil"/>
              <w:right w:val="nil"/>
              <w:insideH w:val="nil"/>
              <w:insideV w:val="nil"/>
            </w:tcBorders>
            <w:tcMar>
              <w:left w:type="dxa" w:w="102"/>
              <w:right w:type="dxa" w:w="102"/>
            </w:tcMar>
            <w:tcPrChange w:id="100026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26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Change w:id="100026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0.7612</w:t>
            </w:r>
          </w:p>
        </w:tc>
        <w:tc>
          <w:tcPr>
            <w:tcW w:w="0" w:type="auto"/>
            <w:tcBorders>
              <w:top w:val="nil"/>
              <w:left w:val="nil"/>
              <w:bottom w:val="nil"/>
              <w:right w:val="nil"/>
              <w:insideH w:val="nil"/>
              <w:insideV w:val="nil"/>
            </w:tcBorders>
            <w:tcMar>
              <w:left w:type="dxa" w:w="102"/>
              <w:right w:type="dxa" w:w="102"/>
            </w:tcMar>
            <w:tcPrChange w:id="100026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0.9688</w:t>
            </w:r>
          </w:p>
        </w:tc>
        <w:tc>
          <w:tcPr>
            <w:tcW w:w="0" w:type="auto"/>
            <w:tcBorders>
              <w:top w:val="nil"/>
              <w:left w:val="nil"/>
              <w:bottom w:val="nil"/>
              <w:right w:val="nil"/>
              <w:insideH w:val="nil"/>
              <w:insideV w:val="nil"/>
            </w:tcBorders>
            <w:tcMar>
              <w:left w:type="dxa" w:w="102"/>
              <w:right w:type="dxa" w:w="102"/>
            </w:tcMar>
            <w:tcPrChange w:id="100026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26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ins w:id="82" w:author="Codex" w:date="2026-10-05T14:02:24Z"/>
        </w:trPr>
        <w:tc>
          <w:tcPr>
            <w:tcW w:w="0" w:type="auto"/>
            <w:tcBorders>
              <w:top w:val="nil"/>
              <w:left w:val="nil"/>
              <w:bottom w:val="single" w:sz="12" w:color="000000"/>
              <w:right w:val="nil"/>
              <w:insideH w:val="nil"/>
              <w:insideV w:val="nil"/>
            </w:tcBorders>
            <w:tcMar>
              <w:left w:type="dxa" w:w="102"/>
              <w:right w:type="dxa" w:w="102"/>
            </w:tcMar>
            <w:tcPrChange w:id="1000267"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D2</w:t>
            </w:r>
          </w:p>
        </w:tc>
        <w:tc>
          <w:tcPr>
            <w:tcW w:w="0" w:type="auto"/>
            <w:tcBorders>
              <w:top w:val="nil"/>
              <w:left w:val="nil"/>
              <w:bottom w:val="single" w:sz="12" w:color="000000"/>
              <w:right w:val="nil"/>
              <w:insideH w:val="nil"/>
              <w:insideV w:val="nil"/>
            </w:tcBorders>
            <w:tcMar>
              <w:left w:type="dxa" w:w="102"/>
              <w:right w:type="dxa" w:w="102"/>
            </w:tcMar>
            <w:tcPrChange w:id="1000268"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三波配偶满意度间接对比</w:t>
            </w:r>
          </w:p>
        </w:tc>
        <w:tc>
          <w:tcPr>
            <w:tcW w:w="0" w:type="auto"/>
            <w:tcBorders>
              <w:top w:val="nil"/>
              <w:left w:val="nil"/>
              <w:bottom w:val="single" w:sz="12" w:color="000000"/>
              <w:right w:val="nil"/>
              <w:insideH w:val="nil"/>
              <w:insideV w:val="nil"/>
            </w:tcBorders>
            <w:tcMar>
              <w:left w:type="dxa" w:w="102"/>
              <w:right w:type="dxa" w:w="102"/>
            </w:tcMar>
            <w:tcPrChange w:id="1000269"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0.063236</w:t>
            </w:r>
          </w:p>
        </w:tc>
        <w:tc>
          <w:tcPr>
            <w:tcW w:w="0" w:type="auto"/>
            <w:tcBorders>
              <w:top w:val="nil"/>
              <w:left w:val="nil"/>
              <w:bottom w:val="single" w:sz="12" w:color="000000"/>
              <w:right w:val="nil"/>
              <w:insideH w:val="nil"/>
              <w:insideV w:val="nil"/>
            </w:tcBorders>
            <w:tcMar>
              <w:left w:type="dxa" w:w="102"/>
              <w:right w:type="dxa" w:w="102"/>
            </w:tcMar>
            <w:tcPrChange w:id="1000270"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single" w:sz="12" w:color="000000"/>
              <w:right w:val="nil"/>
              <w:insideH w:val="nil"/>
              <w:insideV w:val="nil"/>
            </w:tcBorders>
            <w:tcMar>
              <w:left w:type="dxa" w:w="102"/>
              <w:right w:type="dxa" w:w="102"/>
            </w:tcMar>
            <w:tcPrChange w:id="1000271"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single" w:sz="12" w:color="000000"/>
              <w:right w:val="nil"/>
              <w:insideH w:val="nil"/>
              <w:insideV w:val="nil"/>
            </w:tcBorders>
            <w:tcMar>
              <w:left w:type="dxa" w:w="102"/>
              <w:right w:type="dxa" w:w="102"/>
            </w:tcMar>
            <w:tcPrChange w:id="1000272"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0.4428</w:t>
            </w:r>
          </w:p>
        </w:tc>
        <w:tc>
          <w:tcPr>
            <w:tcW w:w="0" w:type="auto"/>
            <w:tcBorders>
              <w:top w:val="nil"/>
              <w:left w:val="nil"/>
              <w:bottom w:val="single" w:sz="12" w:color="000000"/>
              <w:right w:val="nil"/>
              <w:insideH w:val="nil"/>
              <w:insideV w:val="nil"/>
            </w:tcBorders>
            <w:tcMar>
              <w:left w:type="dxa" w:w="102"/>
              <w:right w:type="dxa" w:w="102"/>
            </w:tcMar>
            <w:tcPrChange w:id="1000273"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single" w:sz="12" w:color="000000"/>
              <w:right w:val="nil"/>
              <w:insideH w:val="nil"/>
              <w:insideV w:val="nil"/>
            </w:tcBorders>
            <w:tcMar>
              <w:left w:type="dxa" w:w="102"/>
              <w:right w:type="dxa" w:w="102"/>
            </w:tcMar>
            <w:tcPrChange w:id="1000274"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single" w:sz="12" w:color="000000"/>
              <w:right w:val="nil"/>
              <w:insideH w:val="nil"/>
              <w:insideV w:val="nil"/>
            </w:tcBorders>
            <w:tcMar>
              <w:left w:type="dxa" w:w="102"/>
              <w:right w:type="dxa" w:w="102"/>
            </w:tcMar>
            <w:tcPrChange w:id="1000275"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83" w:author="Codex" w:date="2026-10-05T14:02:24Z"/>
          <w:rFonts w:ascii="Times New Roman" w:hAnsi="Times New Roman" w:cs="Times New Roman" w:eastAsia="SimSun"/>
          <w:sz w:val="21"/>
          <w:szCs w:val="21"/>
        </w:rPr>
      </w:pPr>
      <w:ins w:id="1001727" w:author="Codex" w:date="2026-10-07T12:00:00Z">
        <w:r>
          <w:rPr>
            <w:rFonts w:ascii="Times New Roman" w:hAnsi="Times New Roman" w:cs="Times New Roman" w:eastAsia="SimSun"/>
            <w:sz w:val="21"/>
            <w:szCs w:val="21"/>
          </w:rPr>
          <w:t>A/B报告满意度5分相对于≤3分的收入效应差，4分单独保留；B使用两部分模型合成的总体平均支持金额，不是正值人群条件金额。C/D报告模型化间接概率对比，不自动赋予自然间接效应的因果识别。其中C3/C4的中介变量为配偶对本人收入（经济贡献）的满意度，取期末原始1—5分，不能解释为配偶对婚姻的总体满意度。</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85" w:author="Codex" w:date="2026-10-05T14:02:24Z"/>
          <w:rFonts w:ascii="Times New Roman" w:hAnsi="Times New Roman" w:cs="Times New Roman" w:eastAsia="SimSun"/>
          <w:sz w:val="21"/>
          <w:szCs w:val="21"/>
        </w:rPr>
      </w:pPr>
      <w:ins w:id="86" w:author="Codex" w:date="2026-10-05T14:02:24Z">
        <w:r>
          <w:rPr>
            <w:rFonts w:ascii="Times New Roman" w:hAnsi="Times New Roman" w:cs="Times New Roman" w:eastAsia="SimSun"/>
            <w:sz w:val="21"/>
            <w:szCs w:val="21"/>
          </w:rPr>
          <w:t>B1的195/200有效抽样未达到98%门槛，诊断p=0.214286不作正常主推断。原金额模型失败与概率部分分开处理：只恢复原抽样计划中被连带丢弃的概率结果，未新增抽样、未按结果更换模型。</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87" w:author="Codex" w:date="2026-10-05T14:02:24Z"/>
          <w:rFonts w:ascii="Times New Roman" w:hAnsi="Times New Roman" w:cs="Times New Roman" w:eastAsia="SimSun"/>
          <w:sz w:val="21"/>
          <w:szCs w:val="21"/>
        </w:rPr>
      </w:pPr>
      <w:ins w:id="88" w:author="Codex" w:date="2026-10-05T14:02:24Z">
        <w:r>
          <w:rPr>
            <w:rFonts w:ascii="Times New Roman" w:hAnsi="Times New Roman" w:cs="Times New Roman" w:eastAsia="SimSun"/>
            <w:sz w:val="21"/>
            <w:szCs w:val="21"/>
          </w:rPr>
          <w:t>全族校正仅描述本批探索，不能消除此前自适应规格选择。尾概率Monte Carlo区间不是效应置信区间；效应区间及样本/簇数已从对应保存对象汇入下表，未借用旧表。</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89" w:author="Codex" w:date="2026-10-05T14:02:24Z"/>
          <w:rFonts w:ascii="Times New Roman" w:hAnsi="Times New Roman" w:cs="Times New Roman" w:eastAsia="SimSun"/>
          <w:sz w:val="21"/>
          <w:szCs w:val="21"/>
        </w:rPr>
      </w:pPr>
      <w:ins w:id="90" w:author="Codex" w:date="2026-10-05T14:02:24Z">
        <w:r>
          <w:rPr>
            <w:rFonts w:ascii="Times New Roman" w:hAnsi="Times New Roman" w:cs="Times New Roman" w:eastAsia="SimSun"/>
            <w:b/>
            <w:sz w:val="21"/>
            <w:szCs w:val="21"/>
          </w:rPr>
          <w:t>新14项样本与效应区间</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91" w:author="Codex" w:date="2026-10-05T14:02:24Z"/>
          <w:rFonts w:ascii="Times New Roman" w:hAnsi="Times New Roman" w:cs="Times New Roman" w:eastAsia="SimSun"/>
          <w:sz w:val="21"/>
          <w:szCs w:val="21"/>
        </w:rPr>
      </w:pPr>
      <w:ins w:id="92" w:author="Codex" w:date="2026-10-05T14:02:24Z">
        <w:r>
          <w:rPr>
            <w:rFonts w:ascii="Times New Roman" w:hAnsi="Times New Roman" w:cs="Times New Roman" w:eastAsia="SimSun"/>
            <w:sz w:val="21"/>
            <w:szCs w:val="21"/>
          </w:rPr>
          <w:t>区间来自同一冻结规格的保存抽样；以下为登记的中心化检验反演区间。函数不证明检验校准或因果识别，B200区间仍有蒙特卡洛误差。B1不发布正常推断区间。</w:t>
        </w:r>
      </w:ins>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ins w:id="93" w:author="Codex" w:date="2026-10-05T14:02:24Z"/>
          <w:rFonts w:ascii="Times New Roman" w:hAnsi="Times New Roman" w:cs="Times New Roman" w:eastAsia="KaiTi"/>
          <w:b w:val="0"/>
          <w:bCs w:val="0"/>
          <w:sz w:val="21"/>
          <w:szCs w:val="21"/>
        </w:rPr>
      </w:pPr>
      <w:ins w:id="94" w:author="Codex" w:date="2026-10-05T14:02:24Z">
        <w:r>
          <w:rPr>
            <w:rFonts w:ascii="Times New Roman" w:hAnsi="Times New Roman" w:cs="Times New Roman" w:eastAsia="KaiTi"/>
            <w:b w:val="0"/>
            <w:bCs w:val="0"/>
            <w:sz w:val="21"/>
            <w:szCs w:val="21"/>
          </w:rPr>
          <w:t>表D.3 新14项主检验的样本规模与区间</w:t>
        </w:r>
      </w:ins>
    </w:p>
    <w:tbl>
      <w:tblPr>
        <w:tblW w:w="0" w:type="auto"/>
        <w:tblBorders>
          <w:top w:val="single" w:sz="12" w:color="000000"/>
          <w:left w:val="nil"/>
          <w:bottom w:val="single" w:sz="12" w:color="000000"/>
          <w:right w:val="nil"/>
          <w:insideH w:val="nil"/>
          <w:insideV w:val="nil"/>
        </w:tblBorders>
        <w:tblPrChange w:id="8447" w:author="Codex" w:date="2026-10-05T16:32:41.313017+00:00">
          <w:tblPr>
            <w:tblW w:w="0" w:type="auto"/>
            <w:tblLayout w:type="autofit"/>
          </w:tblPr>
        </w:tblPrChange>
      </w:tblPr>
      <w:tblGrid>
        <w:gridCol w:w="624"/>
        <w:gridCol w:w="834"/>
        <w:gridCol w:w="624"/>
        <w:gridCol w:w="957"/>
        <w:gridCol w:w="2304"/>
        <w:gridCol w:w="834"/>
        <w:tblGridChange w:id="1000276">
          <w:tblGrid>
            <w:gridCol w:w="1466"/>
            <w:gridCol w:w="1466"/>
            <w:gridCol w:w="1466"/>
            <w:gridCol w:w="1466"/>
            <w:gridCol w:w="1466"/>
            <w:gridCol w:w="1466"/>
          </w:tblGrid>
        </w:tblGridChange>
      </w:tblGrid>
      <w:tr>
        <w:trPr>
          <w:cantSplit/>
          <w:tblHeader/>
          <w:ins w:id="95" w:author="Codex" w:date="2026-10-05T14:02:24Z"/>
        </w:trPr>
        <w:tc>
          <w:tcPr>
            <w:tcW w:w="0" w:type="auto"/>
            <w:tcBorders>
              <w:top w:val="single" w:sz="12" w:color="000000"/>
              <w:left w:val="nil"/>
              <w:bottom w:val="single" w:sz="4" w:color="000000"/>
              <w:right w:val="nil"/>
              <w:insideH w:val="nil"/>
              <w:insideV w:val="nil"/>
            </w:tcBorders>
            <w:tcMar>
              <w:left w:type="dxa" w:w="102"/>
              <w:right w:type="dxa" w:w="102"/>
            </w:tcMar>
            <w:tcPrChange w:id="1000277"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检验</w:t>
            </w:r>
          </w:p>
        </w:tc>
        <w:tc>
          <w:tcPr>
            <w:tcW w:w="0" w:type="auto"/>
            <w:tcBorders>
              <w:top w:val="single" w:sz="12" w:color="000000"/>
              <w:left w:val="nil"/>
              <w:bottom w:val="single" w:sz="4" w:color="000000"/>
              <w:right w:val="nil"/>
              <w:insideH w:val="nil"/>
              <w:insideV w:val="nil"/>
            </w:tcBorders>
            <w:tcMar>
              <w:left w:type="dxa" w:w="102"/>
              <w:right w:type="dxa" w:w="102"/>
            </w:tcMar>
            <w:tcPrChange w:id="1000278"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记录数</w:t>
            </w:r>
          </w:p>
        </w:tc>
        <w:tc>
          <w:tcPr>
            <w:tcW w:w="0" w:type="auto"/>
            <w:tcBorders>
              <w:top w:val="single" w:sz="12" w:color="000000"/>
              <w:left w:val="nil"/>
              <w:bottom w:val="single" w:sz="4" w:color="000000"/>
              <w:right w:val="nil"/>
              <w:insideH w:val="nil"/>
              <w:insideV w:val="nil"/>
            </w:tcBorders>
            <w:tcMar>
              <w:left w:type="dxa" w:w="102"/>
              <w:right w:type="dxa" w:w="102"/>
            </w:tcMar>
            <w:tcPrChange w:id="1000279"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簇数</w:t>
            </w:r>
          </w:p>
        </w:tc>
        <w:tc>
          <w:tcPr>
            <w:tcW w:w="0" w:type="auto"/>
            <w:tcBorders>
              <w:top w:val="single" w:sz="12" w:color="000000"/>
              <w:left w:val="nil"/>
              <w:bottom w:val="single" w:sz="4" w:color="000000"/>
              <w:right w:val="nil"/>
              <w:insideH w:val="nil"/>
              <w:insideV w:val="nil"/>
            </w:tcBorders>
            <w:tcMar>
              <w:left w:type="dxa" w:w="102"/>
              <w:right w:type="dxa" w:w="102"/>
            </w:tcMar>
            <w:tcPrChange w:id="1000280"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点估计</w:t>
            </w:r>
          </w:p>
        </w:tc>
        <w:tc>
          <w:tcPr>
            <w:tcW w:w="0" w:type="auto"/>
            <w:tcBorders>
              <w:top w:val="single" w:sz="12" w:color="000000"/>
              <w:left w:val="nil"/>
              <w:bottom w:val="single" w:sz="4" w:color="000000"/>
              <w:right w:val="nil"/>
              <w:insideH w:val="nil"/>
              <w:insideV w:val="nil"/>
            </w:tcBorders>
            <w:tcMar>
              <w:left w:type="dxa" w:w="102"/>
              <w:right w:type="dxa" w:w="102"/>
            </w:tcMar>
            <w:tcPrChange w:id="1000281"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Change w:id="1000282"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单位</w:t>
            </w:r>
          </w:p>
        </w:tc>
      </w:tr>
      <w:tr>
        <w:trPr>
          <w:cantSplit/>
          <w:ins w:id="96" w:author="Codex" w:date="2026-10-05T14:02:24Z"/>
        </w:trPr>
        <w:tc>
          <w:tcPr>
            <w:tcW w:w="0" w:type="auto"/>
            <w:tcBorders>
              <w:top w:val="nil"/>
              <w:left w:val="nil"/>
              <w:bottom w:val="nil"/>
              <w:right w:val="nil"/>
              <w:insideH w:val="nil"/>
              <w:insideV w:val="nil"/>
            </w:tcBorders>
            <w:tcMar>
              <w:left w:type="dxa" w:w="102"/>
              <w:right w:type="dxa" w:w="102"/>
            </w:tcMar>
            <w:tcPrChange w:id="100028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A1</w:t>
            </w:r>
          </w:p>
        </w:tc>
        <w:tc>
          <w:tcPr>
            <w:tcW w:w="0" w:type="auto"/>
            <w:tcBorders>
              <w:top w:val="nil"/>
              <w:left w:val="nil"/>
              <w:bottom w:val="nil"/>
              <w:right w:val="nil"/>
              <w:insideH w:val="nil"/>
              <w:insideV w:val="nil"/>
            </w:tcBorders>
            <w:tcMar>
              <w:left w:type="dxa" w:w="102"/>
              <w:right w:type="dxa" w:w="102"/>
            </w:tcMar>
            <w:tcPrChange w:id="100028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28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28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-4.2103</w:t>
            </w:r>
          </w:p>
        </w:tc>
        <w:tc>
          <w:tcPr>
            <w:tcW w:w="0" w:type="auto"/>
            <w:tcBorders>
              <w:top w:val="nil"/>
              <w:left w:val="nil"/>
              <w:bottom w:val="nil"/>
              <w:right w:val="nil"/>
              <w:insideH w:val="nil"/>
              <w:insideV w:val="nil"/>
            </w:tcBorders>
            <w:tcMar>
              <w:left w:type="dxa" w:w="102"/>
              <w:right w:type="dxa" w:w="102"/>
            </w:tcMar>
            <w:tcPrChange w:id="100028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[-10.3341, 1.9135]</w:t>
            </w:r>
          </w:p>
        </w:tc>
        <w:tc>
          <w:tcPr>
            <w:tcW w:w="0" w:type="auto"/>
            <w:tcBorders>
              <w:top w:val="nil"/>
              <w:left w:val="nil"/>
              <w:bottom w:val="nil"/>
              <w:right w:val="nil"/>
              <w:insideH w:val="nil"/>
              <w:insideV w:val="nil"/>
            </w:tcBorders>
            <w:tcMar>
              <w:left w:type="dxa" w:w="102"/>
              <w:right w:type="dxa" w:w="102"/>
            </w:tcMar>
            <w:tcPrChange w:id="100028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ins w:id="97" w:author="Codex" w:date="2026-10-05T14:02:24Z"/>
        </w:trPr>
        <w:tc>
          <w:tcPr>
            <w:tcW w:w="0" w:type="auto"/>
            <w:tcBorders>
              <w:top w:val="nil"/>
              <w:left w:val="nil"/>
              <w:bottom w:val="nil"/>
              <w:right w:val="nil"/>
              <w:insideH w:val="nil"/>
              <w:insideV w:val="nil"/>
            </w:tcBorders>
            <w:tcMar>
              <w:left w:type="dxa" w:w="102"/>
              <w:right w:type="dxa" w:w="102"/>
            </w:tcMar>
            <w:tcPrChange w:id="100028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B1</w:t>
            </w:r>
          </w:p>
        </w:tc>
        <w:tc>
          <w:tcPr>
            <w:tcW w:w="0" w:type="auto"/>
            <w:tcBorders>
              <w:top w:val="nil"/>
              <w:left w:val="nil"/>
              <w:bottom w:val="nil"/>
              <w:right w:val="nil"/>
              <w:insideH w:val="nil"/>
              <w:insideV w:val="nil"/>
            </w:tcBorders>
            <w:tcMar>
              <w:left w:type="dxa" w:w="102"/>
              <w:right w:type="dxa" w:w="102"/>
            </w:tcMar>
            <w:tcPrChange w:id="100029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29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29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-24.0309</w:t>
            </w:r>
          </w:p>
        </w:tc>
        <w:tc>
          <w:tcPr>
            <w:tcW w:w="0" w:type="auto"/>
            <w:tcBorders>
              <w:top w:val="nil"/>
              <w:left w:val="nil"/>
              <w:bottom w:val="nil"/>
              <w:right w:val="nil"/>
              <w:insideH w:val="nil"/>
              <w:insideV w:val="nil"/>
            </w:tcBorders>
            <w:tcMar>
              <w:left w:type="dxa" w:w="102"/>
              <w:right w:type="dxa" w:w="102"/>
            </w:tcMar>
            <w:tcPrChange w:id="100029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不发布：有效抽样不足</w:t>
            </w:r>
          </w:p>
        </w:tc>
        <w:tc>
          <w:tcPr>
            <w:tcW w:w="0" w:type="auto"/>
            <w:tcBorders>
              <w:top w:val="nil"/>
              <w:left w:val="nil"/>
              <w:bottom w:val="nil"/>
              <w:right w:val="nil"/>
              <w:insideH w:val="nil"/>
              <w:insideV w:val="nil"/>
            </w:tcBorders>
            <w:tcMar>
              <w:left w:type="dxa" w:w="102"/>
              <w:right w:type="dxa" w:w="102"/>
            </w:tcMar>
            <w:tcPrChange w:id="100029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r>
      <w:tr>
        <w:trPr>
          <w:cantSplit/>
          <w:ins w:id="98" w:author="Codex" w:date="2026-10-05T14:02:24Z"/>
        </w:trPr>
        <w:tc>
          <w:tcPr>
            <w:tcW w:w="0" w:type="auto"/>
            <w:tcBorders>
              <w:top w:val="nil"/>
              <w:left w:val="nil"/>
              <w:bottom w:val="nil"/>
              <w:right w:val="nil"/>
              <w:insideH w:val="nil"/>
              <w:insideV w:val="nil"/>
            </w:tcBorders>
            <w:tcMar>
              <w:left w:type="dxa" w:w="102"/>
              <w:right w:type="dxa" w:w="102"/>
            </w:tcMar>
            <w:tcPrChange w:id="100029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A2</w:t>
            </w:r>
          </w:p>
        </w:tc>
        <w:tc>
          <w:tcPr>
            <w:tcW w:w="0" w:type="auto"/>
            <w:tcBorders>
              <w:top w:val="nil"/>
              <w:left w:val="nil"/>
              <w:bottom w:val="nil"/>
              <w:right w:val="nil"/>
              <w:insideH w:val="nil"/>
              <w:insideV w:val="nil"/>
            </w:tcBorders>
            <w:tcMar>
              <w:left w:type="dxa" w:w="102"/>
              <w:right w:type="dxa" w:w="102"/>
            </w:tcMar>
            <w:tcPrChange w:id="100029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29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29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-1.3162</w:t>
            </w:r>
          </w:p>
        </w:tc>
        <w:tc>
          <w:tcPr>
            <w:tcW w:w="0" w:type="auto"/>
            <w:tcBorders>
              <w:top w:val="nil"/>
              <w:left w:val="nil"/>
              <w:bottom w:val="nil"/>
              <w:right w:val="nil"/>
              <w:insideH w:val="nil"/>
              <w:insideV w:val="nil"/>
            </w:tcBorders>
            <w:tcMar>
              <w:left w:type="dxa" w:w="102"/>
              <w:right w:type="dxa" w:w="102"/>
            </w:tcMar>
            <w:tcPrChange w:id="100029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[-7.6826, 5.0502]</w:t>
            </w:r>
          </w:p>
        </w:tc>
        <w:tc>
          <w:tcPr>
            <w:tcW w:w="0" w:type="auto"/>
            <w:tcBorders>
              <w:top w:val="nil"/>
              <w:left w:val="nil"/>
              <w:bottom w:val="nil"/>
              <w:right w:val="nil"/>
              <w:insideH w:val="nil"/>
              <w:insideV w:val="nil"/>
            </w:tcBorders>
            <w:tcMar>
              <w:left w:type="dxa" w:w="102"/>
              <w:right w:type="dxa" w:w="102"/>
            </w:tcMar>
            <w:tcPrChange w:id="100030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ins w:id="99" w:author="Codex" w:date="2026-10-05T14:02:24Z"/>
        </w:trPr>
        <w:tc>
          <w:tcPr>
            <w:tcW w:w="0" w:type="auto"/>
            <w:tcBorders>
              <w:top w:val="nil"/>
              <w:left w:val="nil"/>
              <w:bottom w:val="nil"/>
              <w:right w:val="nil"/>
              <w:insideH w:val="nil"/>
              <w:insideV w:val="nil"/>
            </w:tcBorders>
            <w:tcMar>
              <w:left w:type="dxa" w:w="102"/>
              <w:right w:type="dxa" w:w="102"/>
            </w:tcMar>
            <w:tcPrChange w:id="100030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B2</w:t>
            </w:r>
          </w:p>
        </w:tc>
        <w:tc>
          <w:tcPr>
            <w:tcW w:w="0" w:type="auto"/>
            <w:tcBorders>
              <w:top w:val="nil"/>
              <w:left w:val="nil"/>
              <w:bottom w:val="nil"/>
              <w:right w:val="nil"/>
              <w:insideH w:val="nil"/>
              <w:insideV w:val="nil"/>
            </w:tcBorders>
            <w:tcMar>
              <w:left w:type="dxa" w:w="102"/>
              <w:right w:type="dxa" w:w="102"/>
            </w:tcMar>
            <w:tcPrChange w:id="100030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30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30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-33.0299</w:t>
            </w:r>
          </w:p>
        </w:tc>
        <w:tc>
          <w:tcPr>
            <w:tcW w:w="0" w:type="auto"/>
            <w:tcBorders>
              <w:top w:val="nil"/>
              <w:left w:val="nil"/>
              <w:bottom w:val="nil"/>
              <w:right w:val="nil"/>
              <w:insideH w:val="nil"/>
              <w:insideV w:val="nil"/>
            </w:tcBorders>
            <w:tcMar>
              <w:left w:type="dxa" w:w="102"/>
              <w:right w:type="dxa" w:w="102"/>
            </w:tcMar>
            <w:tcPrChange w:id="100030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[-107.5706, 41.5108]</w:t>
            </w:r>
          </w:p>
        </w:tc>
        <w:tc>
          <w:tcPr>
            <w:tcW w:w="0" w:type="auto"/>
            <w:tcBorders>
              <w:top w:val="nil"/>
              <w:left w:val="nil"/>
              <w:bottom w:val="nil"/>
              <w:right w:val="nil"/>
              <w:insideH w:val="nil"/>
              <w:insideV w:val="nil"/>
            </w:tcBorders>
            <w:tcMar>
              <w:left w:type="dxa" w:w="102"/>
              <w:right w:type="dxa" w:w="102"/>
            </w:tcMar>
            <w:tcPrChange w:id="100030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r>
      <w:tr>
        <w:trPr>
          <w:cantSplit/>
          <w:ins w:id="100" w:author="Codex" w:date="2026-10-05T14:02:24Z"/>
        </w:trPr>
        <w:tc>
          <w:tcPr>
            <w:tcW w:w="0" w:type="auto"/>
            <w:tcBorders>
              <w:top w:val="nil"/>
              <w:left w:val="nil"/>
              <w:bottom w:val="nil"/>
              <w:right w:val="nil"/>
              <w:insideH w:val="nil"/>
              <w:insideV w:val="nil"/>
            </w:tcBorders>
            <w:tcMar>
              <w:left w:type="dxa" w:w="102"/>
              <w:right w:type="dxa" w:w="102"/>
            </w:tcMar>
            <w:tcPrChange w:id="100030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A3</w:t>
            </w:r>
          </w:p>
        </w:tc>
        <w:tc>
          <w:tcPr>
            <w:tcW w:w="0" w:type="auto"/>
            <w:tcBorders>
              <w:top w:val="nil"/>
              <w:left w:val="nil"/>
              <w:bottom w:val="nil"/>
              <w:right w:val="nil"/>
              <w:insideH w:val="nil"/>
              <w:insideV w:val="nil"/>
            </w:tcBorders>
            <w:tcMar>
              <w:left w:type="dxa" w:w="102"/>
              <w:right w:type="dxa" w:w="102"/>
            </w:tcMar>
            <w:tcPrChange w:id="100030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Change w:id="100030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Change w:id="100031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-2.7242</w:t>
            </w:r>
          </w:p>
        </w:tc>
        <w:tc>
          <w:tcPr>
            <w:tcW w:w="0" w:type="auto"/>
            <w:tcBorders>
              <w:top w:val="nil"/>
              <w:left w:val="nil"/>
              <w:bottom w:val="nil"/>
              <w:right w:val="nil"/>
              <w:insideH w:val="nil"/>
              <w:insideV w:val="nil"/>
            </w:tcBorders>
            <w:tcMar>
              <w:left w:type="dxa" w:w="102"/>
              <w:right w:type="dxa" w:w="102"/>
            </w:tcMar>
            <w:tcPrChange w:id="100031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[-12.2258, 6.7774]</w:t>
            </w:r>
          </w:p>
        </w:tc>
        <w:tc>
          <w:tcPr>
            <w:tcW w:w="0" w:type="auto"/>
            <w:tcBorders>
              <w:top w:val="nil"/>
              <w:left w:val="nil"/>
              <w:bottom w:val="nil"/>
              <w:right w:val="nil"/>
              <w:insideH w:val="nil"/>
              <w:insideV w:val="nil"/>
            </w:tcBorders>
            <w:tcMar>
              <w:left w:type="dxa" w:w="102"/>
              <w:right w:type="dxa" w:w="102"/>
            </w:tcMar>
            <w:tcPrChange w:id="100031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ins w:id="101" w:author="Codex" w:date="2026-10-05T14:02:24Z"/>
        </w:trPr>
        <w:tc>
          <w:tcPr>
            <w:tcW w:w="0" w:type="auto"/>
            <w:tcBorders>
              <w:top w:val="nil"/>
              <w:left w:val="nil"/>
              <w:bottom w:val="nil"/>
              <w:right w:val="nil"/>
              <w:insideH w:val="nil"/>
              <w:insideV w:val="nil"/>
            </w:tcBorders>
            <w:tcMar>
              <w:left w:type="dxa" w:w="102"/>
              <w:right w:type="dxa" w:w="102"/>
            </w:tcMar>
            <w:tcPrChange w:id="100031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B3</w:t>
            </w:r>
          </w:p>
        </w:tc>
        <w:tc>
          <w:tcPr>
            <w:tcW w:w="0" w:type="auto"/>
            <w:tcBorders>
              <w:top w:val="nil"/>
              <w:left w:val="nil"/>
              <w:bottom w:val="nil"/>
              <w:right w:val="nil"/>
              <w:insideH w:val="nil"/>
              <w:insideV w:val="nil"/>
            </w:tcBorders>
            <w:tcMar>
              <w:left w:type="dxa" w:w="102"/>
              <w:right w:type="dxa" w:w="102"/>
            </w:tcMar>
            <w:tcPrChange w:id="100031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Change w:id="100031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Change w:id="100031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-27.6825</w:t>
            </w:r>
          </w:p>
        </w:tc>
        <w:tc>
          <w:tcPr>
            <w:tcW w:w="0" w:type="auto"/>
            <w:tcBorders>
              <w:top w:val="nil"/>
              <w:left w:val="nil"/>
              <w:bottom w:val="nil"/>
              <w:right w:val="nil"/>
              <w:insideH w:val="nil"/>
              <w:insideV w:val="nil"/>
            </w:tcBorders>
            <w:tcMar>
              <w:left w:type="dxa" w:w="102"/>
              <w:right w:type="dxa" w:w="102"/>
            </w:tcMar>
            <w:tcPrChange w:id="100031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[-97.3236, 41.9587]</w:t>
            </w:r>
          </w:p>
        </w:tc>
        <w:tc>
          <w:tcPr>
            <w:tcW w:w="0" w:type="auto"/>
            <w:tcBorders>
              <w:top w:val="nil"/>
              <w:left w:val="nil"/>
              <w:bottom w:val="nil"/>
              <w:right w:val="nil"/>
              <w:insideH w:val="nil"/>
              <w:insideV w:val="nil"/>
            </w:tcBorders>
            <w:tcMar>
              <w:left w:type="dxa" w:w="102"/>
              <w:right w:type="dxa" w:w="102"/>
            </w:tcMar>
            <w:tcPrChange w:id="100031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r>
      <w:tr>
        <w:trPr>
          <w:cantSplit/>
          <w:ins w:id="102" w:author="Codex" w:date="2026-10-05T14:02:24Z"/>
        </w:trPr>
        <w:tc>
          <w:tcPr>
            <w:tcW w:w="0" w:type="auto"/>
            <w:tcBorders>
              <w:top w:val="nil"/>
              <w:left w:val="nil"/>
              <w:bottom w:val="nil"/>
              <w:right w:val="nil"/>
              <w:insideH w:val="nil"/>
              <w:insideV w:val="nil"/>
            </w:tcBorders>
            <w:tcMar>
              <w:left w:type="dxa" w:w="102"/>
              <w:right w:type="dxa" w:w="102"/>
            </w:tcMar>
            <w:tcPrChange w:id="100031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A4</w:t>
            </w:r>
          </w:p>
        </w:tc>
        <w:tc>
          <w:tcPr>
            <w:tcW w:w="0" w:type="auto"/>
            <w:tcBorders>
              <w:top w:val="nil"/>
              <w:left w:val="nil"/>
              <w:bottom w:val="nil"/>
              <w:right w:val="nil"/>
              <w:insideH w:val="nil"/>
              <w:insideV w:val="nil"/>
            </w:tcBorders>
            <w:tcMar>
              <w:left w:type="dxa" w:w="102"/>
              <w:right w:type="dxa" w:w="102"/>
            </w:tcMar>
            <w:tcPrChange w:id="100032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Change w:id="100032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Change w:id="100032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4.4061</w:t>
            </w:r>
          </w:p>
        </w:tc>
        <w:tc>
          <w:tcPr>
            <w:tcW w:w="0" w:type="auto"/>
            <w:tcBorders>
              <w:top w:val="nil"/>
              <w:left w:val="nil"/>
              <w:bottom w:val="nil"/>
              <w:right w:val="nil"/>
              <w:insideH w:val="nil"/>
              <w:insideV w:val="nil"/>
            </w:tcBorders>
            <w:tcMar>
              <w:left w:type="dxa" w:w="102"/>
              <w:right w:type="dxa" w:w="102"/>
            </w:tcMar>
            <w:tcPrChange w:id="100032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[-6.0009, 14.8130]</w:t>
            </w:r>
          </w:p>
        </w:tc>
        <w:tc>
          <w:tcPr>
            <w:tcW w:w="0" w:type="auto"/>
            <w:tcBorders>
              <w:top w:val="nil"/>
              <w:left w:val="nil"/>
              <w:bottom w:val="nil"/>
              <w:right w:val="nil"/>
              <w:insideH w:val="nil"/>
              <w:insideV w:val="nil"/>
            </w:tcBorders>
            <w:tcMar>
              <w:left w:type="dxa" w:w="102"/>
              <w:right w:type="dxa" w:w="102"/>
            </w:tcMar>
            <w:tcPrChange w:id="100032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ins w:id="103" w:author="Codex" w:date="2026-10-05T14:02:24Z"/>
        </w:trPr>
        <w:tc>
          <w:tcPr>
            <w:tcW w:w="0" w:type="auto"/>
            <w:tcBorders>
              <w:top w:val="nil"/>
              <w:left w:val="nil"/>
              <w:bottom w:val="nil"/>
              <w:right w:val="nil"/>
              <w:insideH w:val="nil"/>
              <w:insideV w:val="nil"/>
            </w:tcBorders>
            <w:tcMar>
              <w:left w:type="dxa" w:w="102"/>
              <w:right w:type="dxa" w:w="102"/>
            </w:tcMar>
            <w:tcPrChange w:id="100032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B4</w:t>
            </w:r>
          </w:p>
        </w:tc>
        <w:tc>
          <w:tcPr>
            <w:tcW w:w="0" w:type="auto"/>
            <w:tcBorders>
              <w:top w:val="nil"/>
              <w:left w:val="nil"/>
              <w:bottom w:val="nil"/>
              <w:right w:val="nil"/>
              <w:insideH w:val="nil"/>
              <w:insideV w:val="nil"/>
            </w:tcBorders>
            <w:tcMar>
              <w:left w:type="dxa" w:w="102"/>
              <w:right w:type="dxa" w:w="102"/>
            </w:tcMar>
            <w:tcPrChange w:id="100032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Change w:id="100032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Change w:id="100032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-4.5789</w:t>
            </w:r>
          </w:p>
        </w:tc>
        <w:tc>
          <w:tcPr>
            <w:tcW w:w="0" w:type="auto"/>
            <w:tcBorders>
              <w:top w:val="nil"/>
              <w:left w:val="nil"/>
              <w:bottom w:val="nil"/>
              <w:right w:val="nil"/>
              <w:insideH w:val="nil"/>
              <w:insideV w:val="nil"/>
            </w:tcBorders>
            <w:tcMar>
              <w:left w:type="dxa" w:w="102"/>
              <w:right w:type="dxa" w:w="102"/>
            </w:tcMar>
            <w:tcPrChange w:id="100032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[-96.3330, 87.1753]</w:t>
            </w:r>
          </w:p>
        </w:tc>
        <w:tc>
          <w:tcPr>
            <w:tcW w:w="0" w:type="auto"/>
            <w:tcBorders>
              <w:top w:val="nil"/>
              <w:left w:val="nil"/>
              <w:bottom w:val="nil"/>
              <w:right w:val="nil"/>
              <w:insideH w:val="nil"/>
              <w:insideV w:val="nil"/>
            </w:tcBorders>
            <w:tcMar>
              <w:left w:type="dxa" w:w="102"/>
              <w:right w:type="dxa" w:w="102"/>
            </w:tcMar>
            <w:tcPrChange w:id="100033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r>
      <w:tr>
        <w:trPr>
          <w:cantSplit/>
          <w:ins w:id="104" w:author="Codex" w:date="2026-10-05T14:02:24Z"/>
        </w:trPr>
        <w:tc>
          <w:tcPr>
            <w:tcW w:w="0" w:type="auto"/>
            <w:tcBorders>
              <w:top w:val="nil"/>
              <w:left w:val="nil"/>
              <w:bottom w:val="nil"/>
              <w:right w:val="nil"/>
              <w:insideH w:val="nil"/>
              <w:insideV w:val="nil"/>
            </w:tcBorders>
            <w:tcMar>
              <w:left w:type="dxa" w:w="102"/>
              <w:right w:type="dxa" w:w="102"/>
            </w:tcMar>
            <w:tcPrChange w:id="100033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C1</w:t>
            </w:r>
          </w:p>
        </w:tc>
        <w:tc>
          <w:tcPr>
            <w:tcW w:w="0" w:type="auto"/>
            <w:tcBorders>
              <w:top w:val="nil"/>
              <w:left w:val="nil"/>
              <w:bottom w:val="nil"/>
              <w:right w:val="nil"/>
              <w:insideH w:val="nil"/>
              <w:insideV w:val="nil"/>
            </w:tcBorders>
            <w:tcMar>
              <w:left w:type="dxa" w:w="102"/>
              <w:right w:type="dxa" w:w="102"/>
            </w:tcMar>
            <w:tcPrChange w:id="100033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12629</w:t>
            </w:r>
          </w:p>
        </w:tc>
        <w:tc>
          <w:tcPr>
            <w:tcW w:w="0" w:type="auto"/>
            <w:tcBorders>
              <w:top w:val="nil"/>
              <w:left w:val="nil"/>
              <w:bottom w:val="nil"/>
              <w:right w:val="nil"/>
              <w:insideH w:val="nil"/>
              <w:insideV w:val="nil"/>
            </w:tcBorders>
            <w:tcMar>
              <w:left w:type="dxa" w:w="102"/>
              <w:right w:type="dxa" w:w="102"/>
            </w:tcMar>
            <w:tcPrChange w:id="100033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Change w:id="100033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0.0005</w:t>
            </w:r>
          </w:p>
        </w:tc>
        <w:tc>
          <w:tcPr>
            <w:tcW w:w="0" w:type="auto"/>
            <w:tcBorders>
              <w:top w:val="nil"/>
              <w:left w:val="nil"/>
              <w:bottom w:val="nil"/>
              <w:right w:val="nil"/>
              <w:insideH w:val="nil"/>
              <w:insideV w:val="nil"/>
            </w:tcBorders>
            <w:tcMar>
              <w:left w:type="dxa" w:w="102"/>
              <w:right w:type="dxa" w:w="102"/>
            </w:tcMar>
            <w:tcPrChange w:id="100033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[-0.0513, 0.0523]</w:t>
            </w:r>
          </w:p>
        </w:tc>
        <w:tc>
          <w:tcPr>
            <w:tcW w:w="0" w:type="auto"/>
            <w:tcBorders>
              <w:top w:val="nil"/>
              <w:left w:val="nil"/>
              <w:bottom w:val="nil"/>
              <w:right w:val="nil"/>
              <w:insideH w:val="nil"/>
              <w:insideV w:val="nil"/>
            </w:tcBorders>
            <w:tcMar>
              <w:left w:type="dxa" w:w="102"/>
              <w:right w:type="dxa" w:w="102"/>
            </w:tcMar>
            <w:tcPrChange w:id="100033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ins w:id="105" w:author="Codex" w:date="2026-10-05T14:02:24Z"/>
        </w:trPr>
        <w:tc>
          <w:tcPr>
            <w:tcW w:w="0" w:type="auto"/>
            <w:tcBorders>
              <w:top w:val="nil"/>
              <w:left w:val="nil"/>
              <w:bottom w:val="nil"/>
              <w:right w:val="nil"/>
              <w:insideH w:val="nil"/>
              <w:insideV w:val="nil"/>
            </w:tcBorders>
            <w:tcMar>
              <w:left w:type="dxa" w:w="102"/>
              <w:right w:type="dxa" w:w="102"/>
            </w:tcMar>
            <w:tcPrChange w:id="100033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C2</w:t>
            </w:r>
          </w:p>
        </w:tc>
        <w:tc>
          <w:tcPr>
            <w:tcW w:w="0" w:type="auto"/>
            <w:tcBorders>
              <w:top w:val="nil"/>
              <w:left w:val="nil"/>
              <w:bottom w:val="nil"/>
              <w:right w:val="nil"/>
              <w:insideH w:val="nil"/>
              <w:insideV w:val="nil"/>
            </w:tcBorders>
            <w:tcMar>
              <w:left w:type="dxa" w:w="102"/>
              <w:right w:type="dxa" w:w="102"/>
            </w:tcMar>
            <w:tcPrChange w:id="100033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12630</w:t>
            </w:r>
          </w:p>
        </w:tc>
        <w:tc>
          <w:tcPr>
            <w:tcW w:w="0" w:type="auto"/>
            <w:tcBorders>
              <w:top w:val="nil"/>
              <w:left w:val="nil"/>
              <w:bottom w:val="nil"/>
              <w:right w:val="nil"/>
              <w:insideH w:val="nil"/>
              <w:insideV w:val="nil"/>
            </w:tcBorders>
            <w:tcMar>
              <w:left w:type="dxa" w:w="102"/>
              <w:right w:type="dxa" w:w="102"/>
            </w:tcMar>
            <w:tcPrChange w:id="100033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Change w:id="100034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0.0239</w:t>
            </w:r>
          </w:p>
        </w:tc>
        <w:tc>
          <w:tcPr>
            <w:tcW w:w="0" w:type="auto"/>
            <w:tcBorders>
              <w:top w:val="nil"/>
              <w:left w:val="nil"/>
              <w:bottom w:val="nil"/>
              <w:right w:val="nil"/>
              <w:insideH w:val="nil"/>
              <w:insideV w:val="nil"/>
            </w:tcBorders>
            <w:tcMar>
              <w:left w:type="dxa" w:w="102"/>
              <w:right w:type="dxa" w:w="102"/>
            </w:tcMar>
            <w:tcPrChange w:id="100034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[-0.0510, 0.0989]</w:t>
            </w:r>
          </w:p>
        </w:tc>
        <w:tc>
          <w:tcPr>
            <w:tcW w:w="0" w:type="auto"/>
            <w:tcBorders>
              <w:top w:val="nil"/>
              <w:left w:val="nil"/>
              <w:bottom w:val="nil"/>
              <w:right w:val="nil"/>
              <w:insideH w:val="nil"/>
              <w:insideV w:val="nil"/>
            </w:tcBorders>
            <w:tcMar>
              <w:left w:type="dxa" w:w="102"/>
              <w:right w:type="dxa" w:w="102"/>
            </w:tcMar>
            <w:tcPrChange w:id="100034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ins w:id="106" w:author="Codex" w:date="2026-10-05T14:02:24Z"/>
        </w:trPr>
        <w:tc>
          <w:tcPr>
            <w:tcW w:w="0" w:type="auto"/>
            <w:tcBorders>
              <w:top w:val="nil"/>
              <w:left w:val="nil"/>
              <w:bottom w:val="nil"/>
              <w:right w:val="nil"/>
              <w:insideH w:val="nil"/>
              <w:insideV w:val="nil"/>
            </w:tcBorders>
            <w:tcMar>
              <w:left w:type="dxa" w:w="102"/>
              <w:right w:type="dxa" w:w="102"/>
            </w:tcMar>
            <w:tcPrChange w:id="100034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C3</w:t>
            </w:r>
          </w:p>
        </w:tc>
        <w:tc>
          <w:tcPr>
            <w:tcW w:w="0" w:type="auto"/>
            <w:tcBorders>
              <w:top w:val="nil"/>
              <w:left w:val="nil"/>
              <w:bottom w:val="nil"/>
              <w:right w:val="nil"/>
              <w:insideH w:val="nil"/>
              <w:insideV w:val="nil"/>
            </w:tcBorders>
            <w:tcMar>
              <w:left w:type="dxa" w:w="102"/>
              <w:right w:type="dxa" w:w="102"/>
            </w:tcMar>
            <w:tcPrChange w:id="100034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12625</w:t>
            </w:r>
          </w:p>
        </w:tc>
        <w:tc>
          <w:tcPr>
            <w:tcW w:w="0" w:type="auto"/>
            <w:tcBorders>
              <w:top w:val="nil"/>
              <w:left w:val="nil"/>
              <w:bottom w:val="nil"/>
              <w:right w:val="nil"/>
              <w:insideH w:val="nil"/>
              <w:insideV w:val="nil"/>
            </w:tcBorders>
            <w:tcMar>
              <w:left w:type="dxa" w:w="102"/>
              <w:right w:type="dxa" w:w="102"/>
            </w:tcMar>
            <w:tcPrChange w:id="100034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3151</w:t>
            </w:r>
          </w:p>
        </w:tc>
        <w:tc>
          <w:tcPr>
            <w:tcW w:w="0" w:type="auto"/>
            <w:tcBorders>
              <w:top w:val="nil"/>
              <w:left w:val="nil"/>
              <w:bottom w:val="nil"/>
              <w:right w:val="nil"/>
              <w:insideH w:val="nil"/>
              <w:insideV w:val="nil"/>
            </w:tcBorders>
            <w:tcMar>
              <w:left w:type="dxa" w:w="102"/>
              <w:right w:type="dxa" w:w="102"/>
            </w:tcMar>
            <w:tcPrChange w:id="100034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0.0175</w:t>
            </w:r>
          </w:p>
        </w:tc>
        <w:tc>
          <w:tcPr>
            <w:tcW w:w="0" w:type="auto"/>
            <w:tcBorders>
              <w:top w:val="nil"/>
              <w:left w:val="nil"/>
              <w:bottom w:val="nil"/>
              <w:right w:val="nil"/>
              <w:insideH w:val="nil"/>
              <w:insideV w:val="nil"/>
            </w:tcBorders>
            <w:tcMar>
              <w:left w:type="dxa" w:w="102"/>
              <w:right w:type="dxa" w:w="102"/>
            </w:tcMar>
            <w:tcPrChange w:id="100034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[-0.0483, 0.0834]</w:t>
            </w:r>
          </w:p>
        </w:tc>
        <w:tc>
          <w:tcPr>
            <w:tcW w:w="0" w:type="auto"/>
            <w:tcBorders>
              <w:top w:val="nil"/>
              <w:left w:val="nil"/>
              <w:bottom w:val="nil"/>
              <w:right w:val="nil"/>
              <w:insideH w:val="nil"/>
              <w:insideV w:val="nil"/>
            </w:tcBorders>
            <w:tcMar>
              <w:left w:type="dxa" w:w="102"/>
              <w:right w:type="dxa" w:w="102"/>
            </w:tcMar>
            <w:tcPrChange w:id="100034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ins w:id="107" w:author="Codex" w:date="2026-10-05T14:02:24Z"/>
        </w:trPr>
        <w:tc>
          <w:tcPr>
            <w:tcW w:w="0" w:type="auto"/>
            <w:tcBorders>
              <w:top w:val="nil"/>
              <w:left w:val="nil"/>
              <w:bottom w:val="nil"/>
              <w:right w:val="nil"/>
              <w:insideH w:val="nil"/>
              <w:insideV w:val="nil"/>
            </w:tcBorders>
            <w:tcMar>
              <w:left w:type="dxa" w:w="102"/>
              <w:right w:type="dxa" w:w="102"/>
            </w:tcMar>
            <w:tcPrChange w:id="100034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C4</w:t>
            </w:r>
          </w:p>
        </w:tc>
        <w:tc>
          <w:tcPr>
            <w:tcW w:w="0" w:type="auto"/>
            <w:tcBorders>
              <w:top w:val="nil"/>
              <w:left w:val="nil"/>
              <w:bottom w:val="nil"/>
              <w:right w:val="nil"/>
              <w:insideH w:val="nil"/>
              <w:insideV w:val="nil"/>
            </w:tcBorders>
            <w:tcMar>
              <w:left w:type="dxa" w:w="102"/>
              <w:right w:type="dxa" w:w="102"/>
            </w:tcMar>
            <w:tcPrChange w:id="100035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7702</w:t>
            </w:r>
          </w:p>
        </w:tc>
        <w:tc>
          <w:tcPr>
            <w:tcW w:w="0" w:type="auto"/>
            <w:tcBorders>
              <w:top w:val="nil"/>
              <w:left w:val="nil"/>
              <w:bottom w:val="nil"/>
              <w:right w:val="nil"/>
              <w:insideH w:val="nil"/>
              <w:insideV w:val="nil"/>
            </w:tcBorders>
            <w:tcMar>
              <w:left w:type="dxa" w:w="102"/>
              <w:right w:type="dxa" w:w="102"/>
            </w:tcMar>
            <w:tcPrChange w:id="100035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2664</w:t>
            </w:r>
          </w:p>
        </w:tc>
        <w:tc>
          <w:tcPr>
            <w:tcW w:w="0" w:type="auto"/>
            <w:tcBorders>
              <w:top w:val="nil"/>
              <w:left w:val="nil"/>
              <w:bottom w:val="nil"/>
              <w:right w:val="nil"/>
              <w:insideH w:val="nil"/>
              <w:insideV w:val="nil"/>
            </w:tcBorders>
            <w:tcMar>
              <w:left w:type="dxa" w:w="102"/>
              <w:right w:type="dxa" w:w="102"/>
            </w:tcMar>
            <w:tcPrChange w:id="100035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0.0907</w:t>
            </w:r>
          </w:p>
        </w:tc>
        <w:tc>
          <w:tcPr>
            <w:tcW w:w="0" w:type="auto"/>
            <w:tcBorders>
              <w:top w:val="nil"/>
              <w:left w:val="nil"/>
              <w:bottom w:val="nil"/>
              <w:right w:val="nil"/>
              <w:insideH w:val="nil"/>
              <w:insideV w:val="nil"/>
            </w:tcBorders>
            <w:tcMar>
              <w:left w:type="dxa" w:w="102"/>
              <w:right w:type="dxa" w:w="102"/>
            </w:tcMar>
            <w:tcPrChange w:id="100035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[-0.1375, 0.3188]</w:t>
            </w:r>
          </w:p>
        </w:tc>
        <w:tc>
          <w:tcPr>
            <w:tcW w:w="0" w:type="auto"/>
            <w:tcBorders>
              <w:top w:val="nil"/>
              <w:left w:val="nil"/>
              <w:bottom w:val="nil"/>
              <w:right w:val="nil"/>
              <w:insideH w:val="nil"/>
              <w:insideV w:val="nil"/>
            </w:tcBorders>
            <w:tcMar>
              <w:left w:type="dxa" w:w="102"/>
              <w:right w:type="dxa" w:w="102"/>
            </w:tcMar>
            <w:tcPrChange w:id="100035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ins w:id="108" w:author="Codex" w:date="2026-10-05T14:02:24Z"/>
        </w:trPr>
        <w:tc>
          <w:tcPr>
            <w:tcW w:w="0" w:type="auto"/>
            <w:tcBorders>
              <w:top w:val="nil"/>
              <w:left w:val="nil"/>
              <w:bottom w:val="nil"/>
              <w:right w:val="nil"/>
              <w:insideH w:val="nil"/>
              <w:insideV w:val="nil"/>
            </w:tcBorders>
            <w:tcMar>
              <w:left w:type="dxa" w:w="102"/>
              <w:right w:type="dxa" w:w="102"/>
            </w:tcMar>
            <w:tcPrChange w:id="100035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D1</w:t>
            </w:r>
          </w:p>
        </w:tc>
        <w:tc>
          <w:tcPr>
            <w:tcW w:w="0" w:type="auto"/>
            <w:tcBorders>
              <w:top w:val="nil"/>
              <w:left w:val="nil"/>
              <w:bottom w:val="nil"/>
              <w:right w:val="nil"/>
              <w:insideH w:val="nil"/>
              <w:insideV w:val="nil"/>
            </w:tcBorders>
            <w:tcMar>
              <w:left w:type="dxa" w:w="102"/>
              <w:right w:type="dxa" w:w="102"/>
            </w:tcMar>
            <w:tcPrChange w:id="100035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4444</w:t>
            </w:r>
          </w:p>
        </w:tc>
        <w:tc>
          <w:tcPr>
            <w:tcW w:w="0" w:type="auto"/>
            <w:tcBorders>
              <w:top w:val="nil"/>
              <w:left w:val="nil"/>
              <w:bottom w:val="nil"/>
              <w:right w:val="nil"/>
              <w:insideH w:val="nil"/>
              <w:insideV w:val="nil"/>
            </w:tcBorders>
            <w:tcMar>
              <w:left w:type="dxa" w:w="102"/>
              <w:right w:type="dxa" w:w="102"/>
            </w:tcMar>
            <w:tcPrChange w:id="100035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1774</w:t>
            </w:r>
          </w:p>
        </w:tc>
        <w:tc>
          <w:tcPr>
            <w:tcW w:w="0" w:type="auto"/>
            <w:tcBorders>
              <w:top w:val="nil"/>
              <w:left w:val="nil"/>
              <w:bottom w:val="nil"/>
              <w:right w:val="nil"/>
              <w:insideH w:val="nil"/>
              <w:insideV w:val="nil"/>
            </w:tcBorders>
            <w:tcMar>
              <w:left w:type="dxa" w:w="102"/>
              <w:right w:type="dxa" w:w="102"/>
            </w:tcMar>
            <w:tcPrChange w:id="100035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-0.0126</w:t>
            </w:r>
          </w:p>
        </w:tc>
        <w:tc>
          <w:tcPr>
            <w:tcW w:w="0" w:type="auto"/>
            <w:tcBorders>
              <w:top w:val="nil"/>
              <w:left w:val="nil"/>
              <w:bottom w:val="nil"/>
              <w:right w:val="nil"/>
              <w:insideH w:val="nil"/>
              <w:insideV w:val="nil"/>
            </w:tcBorders>
            <w:tcMar>
              <w:left w:type="dxa" w:w="102"/>
              <w:right w:type="dxa" w:w="102"/>
            </w:tcMar>
            <w:tcPrChange w:id="100035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[-0.1548, 0.1295]</w:t>
            </w:r>
          </w:p>
        </w:tc>
        <w:tc>
          <w:tcPr>
            <w:tcW w:w="0" w:type="auto"/>
            <w:tcBorders>
              <w:top w:val="nil"/>
              <w:left w:val="nil"/>
              <w:bottom w:val="nil"/>
              <w:right w:val="nil"/>
              <w:insideH w:val="nil"/>
              <w:insideV w:val="nil"/>
            </w:tcBorders>
            <w:tcMar>
              <w:left w:type="dxa" w:w="102"/>
              <w:right w:type="dxa" w:w="102"/>
            </w:tcMar>
            <w:tcPrChange w:id="100036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ins w:id="109" w:author="Codex" w:date="2026-10-05T14:02:24Z"/>
        </w:trPr>
        <w:tc>
          <w:tcPr>
            <w:tcW w:w="0" w:type="auto"/>
            <w:tcBorders>
              <w:top w:val="nil"/>
              <w:left w:val="nil"/>
              <w:bottom w:val="single" w:sz="12" w:color="000000"/>
              <w:right w:val="nil"/>
              <w:insideH w:val="nil"/>
              <w:insideV w:val="nil"/>
            </w:tcBorders>
            <w:tcMar>
              <w:left w:type="dxa" w:w="102"/>
              <w:right w:type="dxa" w:w="102"/>
            </w:tcMar>
            <w:tcPrChange w:id="1000361"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D2</w:t>
            </w:r>
          </w:p>
        </w:tc>
        <w:tc>
          <w:tcPr>
            <w:tcW w:w="0" w:type="auto"/>
            <w:tcBorders>
              <w:top w:val="nil"/>
              <w:left w:val="nil"/>
              <w:bottom w:val="single" w:sz="12" w:color="000000"/>
              <w:right w:val="nil"/>
              <w:insideH w:val="nil"/>
              <w:insideV w:val="nil"/>
            </w:tcBorders>
            <w:tcMar>
              <w:left w:type="dxa" w:w="102"/>
              <w:right w:type="dxa" w:w="102"/>
            </w:tcMar>
            <w:tcPrChange w:id="1000362"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4443</w:t>
            </w:r>
          </w:p>
        </w:tc>
        <w:tc>
          <w:tcPr>
            <w:tcW w:w="0" w:type="auto"/>
            <w:tcBorders>
              <w:top w:val="nil"/>
              <w:left w:val="nil"/>
              <w:bottom w:val="single" w:sz="12" w:color="000000"/>
              <w:right w:val="nil"/>
              <w:insideH w:val="nil"/>
              <w:insideV w:val="nil"/>
            </w:tcBorders>
            <w:tcMar>
              <w:left w:type="dxa" w:w="102"/>
              <w:right w:type="dxa" w:w="102"/>
            </w:tcMar>
            <w:tcPrChange w:id="1000363"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1773</w:t>
            </w:r>
          </w:p>
        </w:tc>
        <w:tc>
          <w:tcPr>
            <w:tcW w:w="0" w:type="auto"/>
            <w:tcBorders>
              <w:top w:val="nil"/>
              <w:left w:val="nil"/>
              <w:bottom w:val="single" w:sz="12" w:color="000000"/>
              <w:right w:val="nil"/>
              <w:insideH w:val="nil"/>
              <w:insideV w:val="nil"/>
            </w:tcBorders>
            <w:tcMar>
              <w:left w:type="dxa" w:w="102"/>
              <w:right w:type="dxa" w:w="102"/>
            </w:tcMar>
            <w:tcPrChange w:id="1000364"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0.0632</w:t>
            </w:r>
          </w:p>
        </w:tc>
        <w:tc>
          <w:tcPr>
            <w:tcW w:w="0" w:type="auto"/>
            <w:tcBorders>
              <w:top w:val="nil"/>
              <w:left w:val="nil"/>
              <w:bottom w:val="single" w:sz="12" w:color="000000"/>
              <w:right w:val="nil"/>
              <w:insideH w:val="nil"/>
              <w:insideV w:val="nil"/>
            </w:tcBorders>
            <w:tcMar>
              <w:left w:type="dxa" w:w="102"/>
              <w:right w:type="dxa" w:w="102"/>
            </w:tcMar>
            <w:tcPrChange w:id="1000365"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[-0.1678, 0.2943]</w:t>
            </w:r>
          </w:p>
        </w:tc>
        <w:tc>
          <w:tcPr>
            <w:tcW w:w="0" w:type="auto"/>
            <w:tcBorders>
              <w:top w:val="nil"/>
              <w:left w:val="nil"/>
              <w:bottom w:val="single" w:sz="12" w:color="000000"/>
              <w:right w:val="nil"/>
              <w:insideH w:val="nil"/>
              <w:insideV w:val="nil"/>
            </w:tcBorders>
            <w:tcMar>
              <w:left w:type="dxa" w:w="102"/>
              <w:right w:type="dxa" w:w="102"/>
            </w:tcMar>
            <w:tcPrChange w:id="1000366"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110" w:author="Codex" w:date="2026-10-05T14:02:24Z"/>
          <w:rFonts w:ascii="Times New Roman" w:hAnsi="Times New Roman" w:cs="Times New Roman" w:eastAsia="SimSun"/>
          <w:sz w:val="21"/>
          <w:szCs w:val="21"/>
        </w:rPr>
      </w:pPr>
      <w:ins w:id="111" w:author="Codex" w:date="2026-10-05T14:02:24Z">
        <w:r>
          <w:rPr>
            <w:rFonts w:ascii="Times New Roman" w:hAnsi="Times New Roman" w:cs="Times New Roman" w:eastAsia="SimSun"/>
            <w:b/>
            <w:sz w:val="21"/>
            <w:szCs w:val="21"/>
          </w:rPr>
          <w:t>登记次级S1—S4结果</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112" w:author="Codex" w:date="2026-10-05T14:02:24Z"/>
          <w:rFonts w:ascii="Times New Roman" w:hAnsi="Times New Roman" w:cs="Times New Roman" w:eastAsia="SimSun"/>
          <w:sz w:val="21"/>
          <w:szCs w:val="21"/>
        </w:rPr>
      </w:pPr>
      <w:ins w:id="113" w:author="Codex" w:date="2026-10-05T14:02:24Z">
        <w:r>
          <w:rPr>
            <w:rFonts w:ascii="Times New Roman" w:hAnsi="Times New Roman" w:cs="Times New Roman" w:eastAsia="SimSun"/>
            <w:sz w:val="21"/>
            <w:szCs w:val="21"/>
          </w:rPr>
          <w:t>四项均完成固定B=2000，全部抽样有效；N=12,634条记录、3,153簇。以下金额无关，效应与区间单位均为百分点。</w:t>
        </w:r>
      </w:ins>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ins w:id="114" w:author="Codex" w:date="2026-10-05T14:02:24Z"/>
          <w:rFonts w:ascii="Times New Roman" w:hAnsi="Times New Roman" w:cs="Times New Roman" w:eastAsia="KaiTi"/>
          <w:b w:val="0"/>
          <w:bCs w:val="0"/>
          <w:sz w:val="21"/>
          <w:szCs w:val="21"/>
        </w:rPr>
      </w:pPr>
      <w:ins w:id="115" w:author="Codex" w:date="2026-10-05T14:02:24Z">
        <w:r>
          <w:rPr>
            <w:rFonts w:ascii="Times New Roman" w:hAnsi="Times New Roman" w:cs="Times New Roman" w:eastAsia="KaiTi"/>
            <w:b w:val="0"/>
            <w:bCs w:val="0"/>
            <w:sz w:val="21"/>
            <w:szCs w:val="21"/>
          </w:rPr>
          <w:t>表D.4 S1—S4次级对比的B=2000结果</w:t>
        </w:r>
      </w:ins>
    </w:p>
    <w:tbl>
      <w:tblPr>
        <w:tblW w:w="0" w:type="auto"/>
        <w:tblBorders>
          <w:top w:val="single" w:sz="12" w:color="000000"/>
          <w:left w:val="nil"/>
          <w:bottom w:val="single" w:sz="12" w:color="000000"/>
          <w:right w:val="nil"/>
          <w:insideH w:val="nil"/>
          <w:insideV w:val="nil"/>
        </w:tblBorders>
        <w:tblPrChange w:id="8448" w:author="Codex" w:date="2026-10-05T16:32:41.313017+00:00">
          <w:tblPr>
            <w:tblW w:w="0" w:type="auto"/>
            <w:tblLayout w:type="autofit"/>
          </w:tblPr>
        </w:tblPrChange>
      </w:tblPr>
      <w:tblGrid>
        <w:gridCol w:w="624"/>
        <w:gridCol w:w="5454"/>
        <w:gridCol w:w="747"/>
        <w:gridCol w:w="1674"/>
        <w:gridCol w:w="782"/>
        <w:gridCol w:w="1273"/>
        <w:gridCol w:w="1273"/>
        <w:tblGridChange w:id="1000367">
          <w:tblGrid>
            <w:gridCol w:w="1257"/>
            <w:gridCol w:w="1257"/>
            <w:gridCol w:w="1257"/>
            <w:gridCol w:w="1257"/>
            <w:gridCol w:w="1257"/>
            <w:gridCol w:w="1257"/>
            <w:gridCol w:w="1257"/>
          </w:tblGrid>
        </w:tblGridChange>
      </w:tblGrid>
      <w:tr>
        <w:trPr>
          <w:cantSplit/>
          <w:tblHeader/>
          <w:ins w:id="116" w:author="Codex" w:date="2026-10-05T14:02:24Z"/>
        </w:trPr>
        <w:tc>
          <w:tcPr>
            <w:tcW w:w="0" w:type="auto"/>
            <w:tcBorders>
              <w:top w:val="single" w:sz="12" w:color="000000"/>
              <w:left w:val="nil"/>
              <w:bottom w:val="single" w:sz="4" w:color="000000"/>
              <w:right w:val="nil"/>
              <w:insideH w:val="nil"/>
              <w:insideV w:val="nil"/>
            </w:tcBorders>
            <w:tcMar>
              <w:left w:type="dxa" w:w="102"/>
              <w:right w:type="dxa" w:w="102"/>
            </w:tcMar>
            <w:tcPrChange w:id="1000368"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检验</w:t>
            </w:r>
          </w:p>
        </w:tc>
        <w:tc>
          <w:tcPr>
            <w:tcW w:w="0" w:type="auto"/>
            <w:tcBorders>
              <w:top w:val="single" w:sz="12" w:color="000000"/>
              <w:left w:val="nil"/>
              <w:bottom w:val="single" w:sz="4" w:color="000000"/>
              <w:right w:val="nil"/>
              <w:insideH w:val="nil"/>
              <w:insideV w:val="nil"/>
            </w:tcBorders>
            <w:tcMar>
              <w:left w:type="dxa" w:w="102"/>
              <w:right w:type="dxa" w:w="102"/>
            </w:tcMar>
            <w:tcPrChange w:id="1000369"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含义</w:t>
            </w:r>
          </w:p>
        </w:tc>
        <w:tc>
          <w:tcPr>
            <w:tcW w:w="0" w:type="auto"/>
            <w:tcBorders>
              <w:top w:val="single" w:sz="12" w:color="000000"/>
              <w:left w:val="nil"/>
              <w:bottom w:val="single" w:sz="4" w:color="000000"/>
              <w:right w:val="nil"/>
              <w:insideH w:val="nil"/>
              <w:insideV w:val="nil"/>
            </w:tcBorders>
            <w:tcMar>
              <w:left w:type="dxa" w:w="102"/>
              <w:right w:type="dxa" w:w="102"/>
            </w:tcMar>
            <w:tcPrChange w:id="1000370"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w:t>
            </w:r>
          </w:p>
        </w:tc>
        <w:tc>
          <w:tcPr>
            <w:tcW w:w="0" w:type="auto"/>
            <w:tcBorders>
              <w:top w:val="single" w:sz="12" w:color="000000"/>
              <w:left w:val="nil"/>
              <w:bottom w:val="single" w:sz="4" w:color="000000"/>
              <w:right w:val="nil"/>
              <w:insideH w:val="nil"/>
              <w:insideV w:val="nil"/>
            </w:tcBorders>
            <w:tcMar>
              <w:left w:type="dxa" w:w="102"/>
              <w:right w:type="dxa" w:w="102"/>
            </w:tcMar>
            <w:tcPrChange w:id="1000371"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Change w:id="1000372"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原始p</w:t>
            </w:r>
          </w:p>
        </w:tc>
        <w:tc>
          <w:tcPr>
            <w:tcW w:w="0" w:type="auto"/>
            <w:tcBorders>
              <w:top w:val="single" w:sz="12" w:color="000000"/>
              <w:left w:val="nil"/>
              <w:bottom w:val="single" w:sz="4" w:color="000000"/>
              <w:right w:val="nil"/>
              <w:insideH w:val="nil"/>
              <w:insideV w:val="nil"/>
            </w:tcBorders>
            <w:tcMar>
              <w:left w:type="dxa" w:w="102"/>
              <w:right w:type="dxa" w:w="102"/>
            </w:tcMar>
            <w:tcPrChange w:id="1000373"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BH（4项）</w:t>
            </w:r>
          </w:p>
        </w:tc>
        <w:tc>
          <w:tcPr>
            <w:tcW w:w="0" w:type="auto"/>
            <w:tcBorders>
              <w:top w:val="single" w:sz="12" w:color="000000"/>
              <w:left w:val="nil"/>
              <w:bottom w:val="single" w:sz="4" w:color="000000"/>
              <w:right w:val="nil"/>
              <w:insideH w:val="nil"/>
              <w:insideV w:val="nil"/>
            </w:tcBorders>
            <w:tcMar>
              <w:left w:type="dxa" w:w="102"/>
              <w:right w:type="dxa" w:w="102"/>
            </w:tcMar>
            <w:tcPrChange w:id="1000374"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BY（4项）</w:t>
            </w:r>
          </w:p>
        </w:tc>
      </w:tr>
      <w:tr>
        <w:trPr>
          <w:cantSplit/>
          <w:ins w:id="117" w:author="Codex" w:date="2026-10-05T14:02:24Z"/>
        </w:trPr>
        <w:tc>
          <w:tcPr>
            <w:tcW w:w="0" w:type="auto"/>
            <w:tcBorders>
              <w:top w:val="nil"/>
              <w:left w:val="nil"/>
              <w:bottom w:val="nil"/>
              <w:right w:val="nil"/>
              <w:insideH w:val="nil"/>
              <w:insideV w:val="nil"/>
            </w:tcBorders>
            <w:tcMar>
              <w:left w:type="dxa" w:w="102"/>
              <w:right w:type="dxa" w:w="102"/>
            </w:tcMar>
            <w:tcPrChange w:id="100037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S1</w:t>
            </w:r>
          </w:p>
        </w:tc>
        <w:tc>
          <w:tcPr>
            <w:tcW w:w="0" w:type="auto"/>
            <w:tcBorders>
              <w:top w:val="nil"/>
              <w:left w:val="nil"/>
              <w:bottom w:val="nil"/>
              <w:right w:val="nil"/>
              <w:insideH w:val="nil"/>
              <w:insideV w:val="nil"/>
            </w:tcBorders>
            <w:tcMar>
              <w:left w:type="dxa" w:w="102"/>
              <w:right w:type="dxa" w:w="102"/>
            </w:tcMar>
            <w:tcPrChange w:id="100037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联合模型本人减配偶的基期满意度修饰对比</w:t>
            </w:r>
          </w:p>
        </w:tc>
        <w:tc>
          <w:tcPr>
            <w:tcW w:w="0" w:type="auto"/>
            <w:tcBorders>
              <w:top w:val="nil"/>
              <w:left w:val="nil"/>
              <w:bottom w:val="nil"/>
              <w:right w:val="nil"/>
              <w:insideH w:val="nil"/>
              <w:insideV w:val="nil"/>
            </w:tcBorders>
            <w:tcMar>
              <w:left w:type="dxa" w:w="102"/>
              <w:right w:type="dxa" w:w="102"/>
            </w:tcMar>
            <w:tcPrChange w:id="100037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-3.224</w:t>
            </w:r>
          </w:p>
        </w:tc>
        <w:tc>
          <w:tcPr>
            <w:tcW w:w="0" w:type="auto"/>
            <w:tcBorders>
              <w:top w:val="nil"/>
              <w:left w:val="nil"/>
              <w:bottom w:val="nil"/>
              <w:right w:val="nil"/>
              <w:insideH w:val="nil"/>
              <w:insideV w:val="nil"/>
            </w:tcBorders>
            <w:tcMar>
              <w:left w:type="dxa" w:w="102"/>
              <w:right w:type="dxa" w:w="102"/>
            </w:tcMar>
            <w:tcPrChange w:id="100037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[-12.389, 5.941]</w:t>
            </w:r>
          </w:p>
        </w:tc>
        <w:tc>
          <w:tcPr>
            <w:tcW w:w="0" w:type="auto"/>
            <w:tcBorders>
              <w:top w:val="nil"/>
              <w:left w:val="nil"/>
              <w:bottom w:val="nil"/>
              <w:right w:val="nil"/>
              <w:insideH w:val="nil"/>
              <w:insideV w:val="nil"/>
            </w:tcBorders>
            <w:tcMar>
              <w:left w:type="dxa" w:w="102"/>
              <w:right w:type="dxa" w:w="102"/>
            </w:tcMar>
            <w:tcPrChange w:id="100037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0.4663</w:t>
            </w:r>
          </w:p>
        </w:tc>
        <w:tc>
          <w:tcPr>
            <w:tcW w:w="0" w:type="auto"/>
            <w:tcBorders>
              <w:top w:val="nil"/>
              <w:left w:val="nil"/>
              <w:bottom w:val="nil"/>
              <w:right w:val="nil"/>
              <w:insideH w:val="nil"/>
              <w:insideV w:val="nil"/>
            </w:tcBorders>
            <w:tcMar>
              <w:left w:type="dxa" w:w="102"/>
              <w:right w:type="dxa" w:w="102"/>
            </w:tcMar>
            <w:tcPrChange w:id="100038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0.9082</w:t>
            </w:r>
          </w:p>
        </w:tc>
        <w:tc>
          <w:tcPr>
            <w:tcW w:w="0" w:type="auto"/>
            <w:tcBorders>
              <w:top w:val="nil"/>
              <w:left w:val="nil"/>
              <w:bottom w:val="nil"/>
              <w:right w:val="nil"/>
              <w:insideH w:val="nil"/>
              <w:insideV w:val="nil"/>
            </w:tcBorders>
            <w:tcMar>
              <w:left w:type="dxa" w:w="102"/>
              <w:right w:type="dxa" w:w="102"/>
            </w:tcMar>
            <w:tcPrChange w:id="100038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r>
      <w:tr>
        <w:trPr>
          <w:cantSplit/>
          <w:ins w:id="118" w:author="Codex" w:date="2026-10-05T14:02:24Z"/>
        </w:trPr>
        <w:tc>
          <w:tcPr>
            <w:tcW w:w="0" w:type="auto"/>
            <w:tcBorders>
              <w:top w:val="nil"/>
              <w:left w:val="nil"/>
              <w:bottom w:val="nil"/>
              <w:right w:val="nil"/>
              <w:insideH w:val="nil"/>
              <w:insideV w:val="nil"/>
            </w:tcBorders>
            <w:tcMar>
              <w:left w:type="dxa" w:w="102"/>
              <w:right w:type="dxa" w:w="102"/>
            </w:tcMar>
            <w:tcPrChange w:id="100038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S2</w:t>
            </w:r>
          </w:p>
        </w:tc>
        <w:tc>
          <w:tcPr>
            <w:tcW w:w="0" w:type="auto"/>
            <w:tcBorders>
              <w:top w:val="nil"/>
              <w:left w:val="nil"/>
              <w:bottom w:val="nil"/>
              <w:right w:val="nil"/>
              <w:insideH w:val="nil"/>
              <w:insideV w:val="nil"/>
            </w:tcBorders>
            <w:tcMar>
              <w:left w:type="dxa" w:w="102"/>
              <w:right w:type="dxa" w:w="102"/>
            </w:tcMar>
            <w:tcPrChange w:id="100038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收入—支持概率关联：女儿减儿子（分层拟合及标准化）</w:t>
            </w:r>
          </w:p>
        </w:tc>
        <w:tc>
          <w:tcPr>
            <w:tcW w:w="0" w:type="auto"/>
            <w:tcBorders>
              <w:top w:val="nil"/>
              <w:left w:val="nil"/>
              <w:bottom w:val="nil"/>
              <w:right w:val="nil"/>
              <w:insideH w:val="nil"/>
              <w:insideV w:val="nil"/>
            </w:tcBorders>
            <w:tcMar>
              <w:left w:type="dxa" w:w="102"/>
              <w:right w:type="dxa" w:w="102"/>
            </w:tcMar>
            <w:tcPrChange w:id="100038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4.957</w:t>
            </w:r>
          </w:p>
        </w:tc>
        <w:tc>
          <w:tcPr>
            <w:tcW w:w="0" w:type="auto"/>
            <w:tcBorders>
              <w:top w:val="nil"/>
              <w:left w:val="nil"/>
              <w:bottom w:val="nil"/>
              <w:right w:val="nil"/>
              <w:insideH w:val="nil"/>
              <w:insideV w:val="nil"/>
            </w:tcBorders>
            <w:tcMar>
              <w:left w:type="dxa" w:w="102"/>
              <w:right w:type="dxa" w:w="102"/>
            </w:tcMar>
            <w:tcPrChange w:id="100038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[1.041, 8.873]</w:t>
            </w:r>
          </w:p>
        </w:tc>
        <w:tc>
          <w:tcPr>
            <w:tcW w:w="0" w:type="auto"/>
            <w:tcBorders>
              <w:top w:val="nil"/>
              <w:left w:val="nil"/>
              <w:bottom w:val="nil"/>
              <w:right w:val="nil"/>
              <w:insideH w:val="nil"/>
              <w:insideV w:val="nil"/>
            </w:tcBorders>
            <w:tcMar>
              <w:left w:type="dxa" w:w="102"/>
              <w:right w:type="dxa" w:w="102"/>
            </w:tcMar>
            <w:tcPrChange w:id="100038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0.0155</w:t>
            </w:r>
          </w:p>
        </w:tc>
        <w:tc>
          <w:tcPr>
            <w:tcW w:w="0" w:type="auto"/>
            <w:tcBorders>
              <w:top w:val="nil"/>
              <w:left w:val="nil"/>
              <w:bottom w:val="nil"/>
              <w:right w:val="nil"/>
              <w:insideH w:val="nil"/>
              <w:insideV w:val="nil"/>
            </w:tcBorders>
            <w:tcMar>
              <w:left w:type="dxa" w:w="102"/>
              <w:right w:type="dxa" w:w="102"/>
            </w:tcMar>
            <w:tcPrChange w:id="100038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0.0620</w:t>
            </w:r>
          </w:p>
        </w:tc>
        <w:tc>
          <w:tcPr>
            <w:tcW w:w="0" w:type="auto"/>
            <w:tcBorders>
              <w:top w:val="nil"/>
              <w:left w:val="nil"/>
              <w:bottom w:val="nil"/>
              <w:right w:val="nil"/>
              <w:insideH w:val="nil"/>
              <w:insideV w:val="nil"/>
            </w:tcBorders>
            <w:tcMar>
              <w:left w:type="dxa" w:w="102"/>
              <w:right w:type="dxa" w:w="102"/>
            </w:tcMar>
            <w:tcPrChange w:id="100038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0.1291</w:t>
            </w:r>
          </w:p>
        </w:tc>
      </w:tr>
      <w:tr>
        <w:trPr>
          <w:cantSplit/>
          <w:ins w:id="119" w:author="Codex" w:date="2026-10-05T14:02:24Z"/>
        </w:trPr>
        <w:tc>
          <w:tcPr>
            <w:tcW w:w="0" w:type="auto"/>
            <w:tcBorders>
              <w:top w:val="nil"/>
              <w:left w:val="nil"/>
              <w:bottom w:val="nil"/>
              <w:right w:val="nil"/>
              <w:insideH w:val="nil"/>
              <w:insideV w:val="nil"/>
            </w:tcBorders>
            <w:tcMar>
              <w:left w:type="dxa" w:w="102"/>
              <w:right w:type="dxa" w:w="102"/>
            </w:tcMar>
            <w:tcPrChange w:id="100038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S3</w:t>
            </w:r>
          </w:p>
        </w:tc>
        <w:tc>
          <w:tcPr>
            <w:tcW w:w="0" w:type="auto"/>
            <w:tcBorders>
              <w:top w:val="nil"/>
              <w:left w:val="nil"/>
              <w:bottom w:val="nil"/>
              <w:right w:val="nil"/>
              <w:insideH w:val="nil"/>
              <w:insideV w:val="nil"/>
            </w:tcBorders>
            <w:tcMar>
              <w:left w:type="dxa" w:w="102"/>
              <w:right w:type="dxa" w:w="102"/>
            </w:tcMar>
            <w:tcPrChange w:id="100039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本人基期满意度修饰对比：女儿减儿子</w:t>
            </w:r>
          </w:p>
        </w:tc>
        <w:tc>
          <w:tcPr>
            <w:tcW w:w="0" w:type="auto"/>
            <w:tcBorders>
              <w:top w:val="nil"/>
              <w:left w:val="nil"/>
              <w:bottom w:val="nil"/>
              <w:right w:val="nil"/>
              <w:insideH w:val="nil"/>
              <w:insideV w:val="nil"/>
            </w:tcBorders>
            <w:tcMar>
              <w:left w:type="dxa" w:w="102"/>
              <w:right w:type="dxa" w:w="102"/>
            </w:tcMar>
            <w:tcPrChange w:id="100039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-0.086</w:t>
            </w:r>
          </w:p>
        </w:tc>
        <w:tc>
          <w:tcPr>
            <w:tcW w:w="0" w:type="auto"/>
            <w:tcBorders>
              <w:top w:val="nil"/>
              <w:left w:val="nil"/>
              <w:bottom w:val="nil"/>
              <w:right w:val="nil"/>
              <w:insideH w:val="nil"/>
              <w:insideV w:val="nil"/>
            </w:tcBorders>
            <w:tcMar>
              <w:left w:type="dxa" w:w="102"/>
              <w:right w:type="dxa" w:w="102"/>
            </w:tcMar>
            <w:tcPrChange w:id="100039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[-13.273, 13.101]</w:t>
            </w:r>
          </w:p>
        </w:tc>
        <w:tc>
          <w:tcPr>
            <w:tcW w:w="0" w:type="auto"/>
            <w:tcBorders>
              <w:top w:val="nil"/>
              <w:left w:val="nil"/>
              <w:bottom w:val="nil"/>
              <w:right w:val="nil"/>
              <w:insideH w:val="nil"/>
              <w:insideV w:val="nil"/>
            </w:tcBorders>
            <w:tcMar>
              <w:left w:type="dxa" w:w="102"/>
              <w:right w:type="dxa" w:w="102"/>
            </w:tcMar>
            <w:tcPrChange w:id="100039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0.9890</w:t>
            </w:r>
          </w:p>
        </w:tc>
        <w:tc>
          <w:tcPr>
            <w:tcW w:w="0" w:type="auto"/>
            <w:tcBorders>
              <w:top w:val="nil"/>
              <w:left w:val="nil"/>
              <w:bottom w:val="nil"/>
              <w:right w:val="nil"/>
              <w:insideH w:val="nil"/>
              <w:insideV w:val="nil"/>
            </w:tcBorders>
            <w:tcMar>
              <w:left w:type="dxa" w:w="102"/>
              <w:right w:type="dxa" w:w="102"/>
            </w:tcMar>
            <w:tcPrChange w:id="100039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0.9890</w:t>
            </w:r>
          </w:p>
        </w:tc>
        <w:tc>
          <w:tcPr>
            <w:tcW w:w="0" w:type="auto"/>
            <w:tcBorders>
              <w:top w:val="nil"/>
              <w:left w:val="nil"/>
              <w:bottom w:val="nil"/>
              <w:right w:val="nil"/>
              <w:insideH w:val="nil"/>
              <w:insideV w:val="nil"/>
            </w:tcBorders>
            <w:tcMar>
              <w:left w:type="dxa" w:w="102"/>
              <w:right w:type="dxa" w:w="102"/>
            </w:tcMar>
            <w:tcPrChange w:id="100039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r>
      <w:tr>
        <w:trPr>
          <w:cantSplit/>
          <w:ins w:id="120" w:author="Codex" w:date="2026-10-05T14:02:24Z"/>
        </w:trPr>
        <w:tc>
          <w:tcPr>
            <w:tcW w:w="0" w:type="auto"/>
            <w:tcBorders>
              <w:top w:val="nil"/>
              <w:left w:val="nil"/>
              <w:bottom w:val="single" w:sz="12" w:color="000000"/>
              <w:right w:val="nil"/>
              <w:insideH w:val="nil"/>
              <w:insideV w:val="nil"/>
            </w:tcBorders>
            <w:tcMar>
              <w:left w:type="dxa" w:w="102"/>
              <w:right w:type="dxa" w:w="102"/>
            </w:tcMar>
            <w:tcPrChange w:id="1000396"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S4</w:t>
            </w:r>
          </w:p>
        </w:tc>
        <w:tc>
          <w:tcPr>
            <w:tcW w:w="0" w:type="auto"/>
            <w:tcBorders>
              <w:top w:val="nil"/>
              <w:left w:val="nil"/>
              <w:bottom w:val="single" w:sz="12" w:color="000000"/>
              <w:right w:val="nil"/>
              <w:insideH w:val="nil"/>
              <w:insideV w:val="nil"/>
            </w:tcBorders>
            <w:tcMar>
              <w:left w:type="dxa" w:w="102"/>
              <w:right w:type="dxa" w:w="102"/>
            </w:tcMar>
            <w:tcPrChange w:id="1000397"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配偶基期满意度修饰对比：女儿减儿子</w:t>
            </w:r>
          </w:p>
        </w:tc>
        <w:tc>
          <w:tcPr>
            <w:tcW w:w="0" w:type="auto"/>
            <w:tcBorders>
              <w:top w:val="nil"/>
              <w:left w:val="nil"/>
              <w:bottom w:val="single" w:sz="12" w:color="000000"/>
              <w:right w:val="nil"/>
              <w:insideH w:val="nil"/>
              <w:insideV w:val="nil"/>
            </w:tcBorders>
            <w:tcMar>
              <w:left w:type="dxa" w:w="102"/>
              <w:right w:type="dxa" w:w="102"/>
            </w:tcMar>
            <w:tcPrChange w:id="1000398"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-2.835</w:t>
            </w:r>
          </w:p>
        </w:tc>
        <w:tc>
          <w:tcPr>
            <w:tcW w:w="0" w:type="auto"/>
            <w:tcBorders>
              <w:top w:val="nil"/>
              <w:left w:val="nil"/>
              <w:bottom w:val="single" w:sz="12" w:color="000000"/>
              <w:right w:val="nil"/>
              <w:insideH w:val="nil"/>
              <w:insideV w:val="nil"/>
            </w:tcBorders>
            <w:tcMar>
              <w:left w:type="dxa" w:w="102"/>
              <w:right w:type="dxa" w:w="102"/>
            </w:tcMar>
            <w:tcPrChange w:id="1000399"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[-17.013, 11.342]</w:t>
            </w:r>
          </w:p>
        </w:tc>
        <w:tc>
          <w:tcPr>
            <w:tcW w:w="0" w:type="auto"/>
            <w:tcBorders>
              <w:top w:val="nil"/>
              <w:left w:val="nil"/>
              <w:bottom w:val="single" w:sz="12" w:color="000000"/>
              <w:right w:val="nil"/>
              <w:insideH w:val="nil"/>
              <w:insideV w:val="nil"/>
            </w:tcBorders>
            <w:tcMar>
              <w:left w:type="dxa" w:w="102"/>
              <w:right w:type="dxa" w:w="102"/>
            </w:tcMar>
            <w:tcPrChange w:id="1000400"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0.6812</w:t>
            </w:r>
          </w:p>
        </w:tc>
        <w:tc>
          <w:tcPr>
            <w:tcW w:w="0" w:type="auto"/>
            <w:tcBorders>
              <w:top w:val="nil"/>
              <w:left w:val="nil"/>
              <w:bottom w:val="single" w:sz="12" w:color="000000"/>
              <w:right w:val="nil"/>
              <w:insideH w:val="nil"/>
              <w:insideV w:val="nil"/>
            </w:tcBorders>
            <w:tcMar>
              <w:left w:type="dxa" w:w="102"/>
              <w:right w:type="dxa" w:w="102"/>
            </w:tcMar>
            <w:tcPrChange w:id="1000401"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0.9082</w:t>
            </w:r>
          </w:p>
        </w:tc>
        <w:tc>
          <w:tcPr>
            <w:tcW w:w="0" w:type="auto"/>
            <w:tcBorders>
              <w:top w:val="nil"/>
              <w:left w:val="nil"/>
              <w:bottom w:val="single" w:sz="12" w:color="000000"/>
              <w:right w:val="nil"/>
              <w:insideH w:val="nil"/>
              <w:insideV w:val="nil"/>
            </w:tcBorders>
            <w:tcMar>
              <w:left w:type="dxa" w:w="102"/>
              <w:right w:type="dxa" w:w="102"/>
            </w:tcMar>
            <w:tcPrChange w:id="1000402"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121" w:author="Codex" w:date="2026-10-05T14:02:24Z"/>
          <w:rFonts w:ascii="Times New Roman" w:hAnsi="Times New Roman" w:cs="Times New Roman" w:eastAsia="SimSun"/>
          <w:sz w:val="21"/>
          <w:szCs w:val="21"/>
        </w:rPr>
      </w:pPr>
      <w:ins w:id="122" w:author="Codex" w:date="2026-10-05T14:02:24Z">
        <w:r>
          <w:rPr>
            <w:rFonts w:ascii="Times New Roman" w:hAnsi="Times New Roman" w:cs="Times New Roman" w:eastAsia="SimSun"/>
            <w:sz w:val="21"/>
            <w:szCs w:val="21"/>
          </w:rPr>
          <w:t>S2显示女儿与儿子各自分析总体中标准化收入关联之差，不能单独归因于性别的因果修饰；它不是婚姻满意度中介或调节获得支持的证据。其原始p小于.05，但预设四项族的BH/BY均未拒绝。其余三项未发现原始p&lt;.05证据。</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123" w:author="Codex" w:date="2026-10-05T14:02:24Z"/>
          <w:rFonts w:ascii="Times New Roman" w:hAnsi="Times New Roman" w:cs="Times New Roman" w:eastAsia="SimSun"/>
          <w:sz w:val="21"/>
          <w:szCs w:val="21"/>
        </w:rPr>
      </w:pPr>
      <w:ins w:id="124" w:author="Codex" w:date="2026-10-05T14:02:24Z">
        <w:r>
          <w:rPr>
            <w:rFonts w:ascii="Times New Roman" w:hAnsi="Times New Roman" w:cs="Times New Roman" w:eastAsia="SimSun"/>
            <w:sz w:val="21"/>
            <w:szCs w:val="21"/>
          </w:rPr>
          <w:t>本表为已查看历史探索结果后的登记次级分析，B2000提高数值精度，不提供独立样本确认。中心化bootstrap检验反演区间及校准局限沿用冻结规则；函数完成不等于证明检验校准。</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125" w:author="Codex" w:date="2026-10-05T14:02:24Z"/>
          <w:rFonts w:ascii="Times New Roman" w:hAnsi="Times New Roman" w:cs="Times New Roman" w:eastAsia="SimSun"/>
          <w:sz w:val="21"/>
          <w:szCs w:val="21"/>
        </w:rPr>
      </w:pPr>
      <w:ins w:id="126" w:author="Codex" w:date="2026-10-05T14:02:24Z">
        <w:r>
          <w:rPr>
            <w:rFonts w:ascii="Times New Roman" w:hAnsi="Times New Roman" w:cs="Times New Roman" w:eastAsia="SimSun"/>
            <w:b/>
            <w:sz w:val="21"/>
            <w:szCs w:val="21"/>
          </w:rPr>
          <w:t>R1与R7登记敏感性分析</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127" w:author="Codex" w:date="2026-10-05T14:02:24Z"/>
          <w:rFonts w:ascii="Times New Roman" w:hAnsi="Times New Roman" w:cs="Times New Roman" w:eastAsia="SimSun"/>
          <w:sz w:val="21"/>
          <w:szCs w:val="21"/>
        </w:rPr>
      </w:pPr>
      <w:ins w:id="128" w:author="Codex" w:date="2026-10-05T14:02:24Z">
        <w:r>
          <w:rPr>
            <w:rFonts w:ascii="Times New Roman" w:hAnsi="Times New Roman" w:cs="Times New Roman" w:eastAsia="SimSun"/>
            <w:sz w:val="21"/>
            <w:szCs w:val="21"/>
          </w:rPr>
          <w:t>R1恢复历史23项调整定义，包括可能含未来信息的dwm，属于历史定义对照，不称另一套有效因果调整集。R7改回支持是否增长的结局；与期末是否支持的目标不同。</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129" w:author="Codex" w:date="2026-10-05T14:02:24Z"/>
          <w:rFonts w:ascii="Times New Roman" w:hAnsi="Times New Roman" w:cs="Times New Roman" w:eastAsia="SimSun"/>
          <w:sz w:val="21"/>
          <w:szCs w:val="21"/>
        </w:rPr>
      </w:pPr>
      <w:ins w:id="130" w:author="Codex" w:date="2026-10-05T14:02:24Z">
        <w:r>
          <w:rPr>
            <w:rFonts w:ascii="Times New Roman" w:hAnsi="Times New Roman" w:cs="Times New Roman" w:eastAsia="SimSun"/>
            <w:sz w:val="21"/>
            <w:szCs w:val="21"/>
          </w:rPr>
          <w:t>18项均完成B=500，90个保存目标量已从原抽样对象独立核验。下表完整列出登记的调节或间接目标量；各满意度组内收入对比和路径诊断仍保留在原CSV，不能作为机制检验的替代。</w:t>
        </w:r>
      </w:ins>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ins w:id="131" w:author="Codex" w:date="2026-10-05T14:02:24Z"/>
          <w:rFonts w:ascii="Times New Roman" w:hAnsi="Times New Roman" w:cs="Times New Roman" w:eastAsia="KaiTi"/>
          <w:b w:val="0"/>
          <w:bCs w:val="0"/>
          <w:sz w:val="21"/>
          <w:szCs w:val="21"/>
        </w:rPr>
      </w:pPr>
      <w:ins w:id="132" w:author="Codex" w:date="2026-10-05T14:02:24Z">
        <w:r>
          <w:rPr>
            <w:rFonts w:ascii="Times New Roman" w:hAnsi="Times New Roman" w:cs="Times New Roman" w:eastAsia="KaiTi"/>
            <w:b w:val="0"/>
            <w:bCs w:val="0"/>
            <w:sz w:val="21"/>
            <w:szCs w:val="21"/>
          </w:rPr>
          <w:t>表D.5 R1与R7敏感性主对比</w:t>
        </w:r>
      </w:ins>
    </w:p>
    <w:tbl>
      <w:tblPr>
        <w:tblW w:w="0" w:type="auto"/>
        <w:tblBorders>
          <w:top w:val="single" w:sz="12" w:color="000000"/>
          <w:left w:val="nil"/>
          <w:bottom w:val="single" w:sz="12" w:color="000000"/>
          <w:right w:val="nil"/>
          <w:insideH w:val="nil"/>
          <w:insideV w:val="nil"/>
        </w:tblBorders>
        <w:tblPrChange w:id="8449" w:author="Codex" w:date="2026-10-05T16:32:41.313017+00:00">
          <w:tblPr>
            <w:tblW w:w="0" w:type="auto"/>
            <w:tblLayout w:type="autofit"/>
          </w:tblPr>
        </w:tblPrChange>
      </w:tblPr>
      <w:tblGrid>
        <w:gridCol w:w="811"/>
        <w:gridCol w:w="846"/>
        <w:gridCol w:w="834"/>
        <w:gridCol w:w="624"/>
        <w:gridCol w:w="957"/>
        <w:gridCol w:w="1884"/>
        <w:gridCol w:w="834"/>
        <w:gridCol w:w="893"/>
        <w:gridCol w:w="782"/>
        <w:tblGridChange w:id="1000403">
          <w:tblGrid>
            <w:gridCol w:w="977"/>
            <w:gridCol w:w="977"/>
            <w:gridCol w:w="977"/>
            <w:gridCol w:w="977"/>
            <w:gridCol w:w="977"/>
            <w:gridCol w:w="977"/>
            <w:gridCol w:w="977"/>
            <w:gridCol w:w="977"/>
            <w:gridCol w:w="977"/>
          </w:tblGrid>
        </w:tblGridChange>
      </w:tblGrid>
      <w:tr>
        <w:trPr>
          <w:cantSplit/>
          <w:tblHeader/>
          <w:ins w:id="133" w:author="Codex" w:date="2026-10-05T14:02:24Z"/>
        </w:trPr>
        <w:tc>
          <w:tcPr>
            <w:tcW w:w="0" w:type="auto"/>
            <w:tcBorders>
              <w:top w:val="single" w:sz="12" w:color="000000"/>
              <w:left w:val="nil"/>
              <w:bottom w:val="single" w:sz="4" w:color="000000"/>
              <w:right w:val="nil"/>
              <w:insideH w:val="nil"/>
              <w:insideV w:val="nil"/>
            </w:tcBorders>
            <w:tcMar>
              <w:left w:type="dxa" w:w="102"/>
              <w:right w:type="dxa" w:w="102"/>
            </w:tcMar>
            <w:tcPrChange w:id="1000404"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规格</w:t>
            </w:r>
          </w:p>
        </w:tc>
        <w:tc>
          <w:tcPr>
            <w:tcW w:w="0" w:type="auto"/>
            <w:tcBorders>
              <w:top w:val="single" w:sz="12" w:color="000000"/>
              <w:left w:val="nil"/>
              <w:bottom w:val="single" w:sz="4" w:color="000000"/>
              <w:right w:val="nil"/>
              <w:insideH w:val="nil"/>
              <w:insideV w:val="nil"/>
            </w:tcBorders>
            <w:tcMar>
              <w:left w:type="dxa" w:w="102"/>
              <w:right w:type="dxa" w:w="102"/>
            </w:tcMar>
            <w:tcPrChange w:id="1000405"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目标量</w:t>
            </w:r>
          </w:p>
        </w:tc>
        <w:tc>
          <w:tcPr>
            <w:tcW w:w="0" w:type="auto"/>
            <w:tcBorders>
              <w:top w:val="single" w:sz="12" w:color="000000"/>
              <w:left w:val="nil"/>
              <w:bottom w:val="single" w:sz="4" w:color="000000"/>
              <w:right w:val="nil"/>
              <w:insideH w:val="nil"/>
              <w:insideV w:val="nil"/>
            </w:tcBorders>
            <w:tcMar>
              <w:left w:type="dxa" w:w="102"/>
              <w:right w:type="dxa" w:w="102"/>
            </w:tcMar>
            <w:tcPrChange w:id="1000406"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记录数</w:t>
            </w:r>
          </w:p>
        </w:tc>
        <w:tc>
          <w:tcPr>
            <w:tcW w:w="0" w:type="auto"/>
            <w:tcBorders>
              <w:top w:val="single" w:sz="12" w:color="000000"/>
              <w:left w:val="nil"/>
              <w:bottom w:val="single" w:sz="4" w:color="000000"/>
              <w:right w:val="nil"/>
              <w:insideH w:val="nil"/>
              <w:insideV w:val="nil"/>
            </w:tcBorders>
            <w:tcMar>
              <w:left w:type="dxa" w:w="102"/>
              <w:right w:type="dxa" w:w="102"/>
            </w:tcMar>
            <w:tcPrChange w:id="1000407"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簇数</w:t>
            </w:r>
          </w:p>
        </w:tc>
        <w:tc>
          <w:tcPr>
            <w:tcW w:w="0" w:type="auto"/>
            <w:tcBorders>
              <w:top w:val="single" w:sz="12" w:color="000000"/>
              <w:left w:val="nil"/>
              <w:bottom w:val="single" w:sz="4" w:color="000000"/>
              <w:right w:val="nil"/>
              <w:insideH w:val="nil"/>
              <w:insideV w:val="nil"/>
            </w:tcBorders>
            <w:tcMar>
              <w:left w:type="dxa" w:w="102"/>
              <w:right w:type="dxa" w:w="102"/>
            </w:tcMar>
            <w:tcPrChange w:id="1000408"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w:t>
            </w:r>
          </w:p>
        </w:tc>
        <w:tc>
          <w:tcPr>
            <w:tcW w:w="0" w:type="auto"/>
            <w:tcBorders>
              <w:top w:val="single" w:sz="12" w:color="000000"/>
              <w:left w:val="nil"/>
              <w:bottom w:val="single" w:sz="4" w:color="000000"/>
              <w:right w:val="nil"/>
              <w:insideH w:val="nil"/>
              <w:insideV w:val="nil"/>
            </w:tcBorders>
            <w:tcMar>
              <w:left w:type="dxa" w:w="102"/>
              <w:right w:type="dxa" w:w="102"/>
            </w:tcMar>
            <w:tcPrChange w:id="1000409"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Change w:id="1000410"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单位</w:t>
            </w:r>
          </w:p>
        </w:tc>
        <w:tc>
          <w:tcPr>
            <w:tcW w:w="0" w:type="auto"/>
            <w:tcBorders>
              <w:top w:val="single" w:sz="12" w:color="000000"/>
              <w:left w:val="nil"/>
              <w:bottom w:val="single" w:sz="4" w:color="000000"/>
              <w:right w:val="nil"/>
              <w:insideH w:val="nil"/>
              <w:insideV w:val="nil"/>
            </w:tcBorders>
            <w:tcMar>
              <w:left w:type="dxa" w:w="102"/>
              <w:right w:type="dxa" w:w="102"/>
            </w:tcMar>
            <w:tcPrChange w:id="1000411"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有效/B</w:t>
            </w:r>
          </w:p>
        </w:tc>
        <w:tc>
          <w:tcPr>
            <w:tcW w:w="0" w:type="auto"/>
            <w:tcBorders>
              <w:top w:val="single" w:sz="12" w:color="000000"/>
              <w:left w:val="nil"/>
              <w:bottom w:val="single" w:sz="4" w:color="000000"/>
              <w:right w:val="nil"/>
              <w:insideH w:val="nil"/>
              <w:insideV w:val="nil"/>
            </w:tcBorders>
            <w:tcMar>
              <w:left w:type="dxa" w:w="102"/>
              <w:right w:type="dxa" w:w="102"/>
            </w:tcMar>
            <w:tcPrChange w:id="1000412"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原始p</w:t>
            </w:r>
          </w:p>
        </w:tc>
      </w:tr>
      <w:tr>
        <w:trPr>
          <w:cantSplit/>
          <w:ins w:id="134" w:author="Codex" w:date="2026-10-05T14:02:24Z"/>
        </w:trPr>
        <w:tc>
          <w:tcPr>
            <w:tcW w:w="0" w:type="auto"/>
            <w:tcBorders>
              <w:top w:val="nil"/>
              <w:left w:val="nil"/>
              <w:bottom w:val="nil"/>
              <w:right w:val="nil"/>
              <w:insideH w:val="nil"/>
              <w:insideV w:val="nil"/>
            </w:tcBorders>
            <w:tcMar>
              <w:left w:type="dxa" w:w="102"/>
              <w:right w:type="dxa" w:w="102"/>
            </w:tcMar>
            <w:tcPrChange w:id="100041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R1_A1</w:t>
            </w:r>
          </w:p>
        </w:tc>
        <w:tc>
          <w:tcPr>
            <w:tcW w:w="0" w:type="auto"/>
            <w:tcBorders>
              <w:top w:val="nil"/>
              <w:left w:val="nil"/>
              <w:bottom w:val="nil"/>
              <w:right w:val="nil"/>
              <w:insideH w:val="nil"/>
              <w:insideV w:val="nil"/>
            </w:tcBorders>
            <w:tcMar>
              <w:left w:type="dxa" w:w="102"/>
              <w:right w:type="dxa" w:w="102"/>
            </w:tcMar>
            <w:tcPrChange w:id="100041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41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41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41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-4.1399</w:t>
            </w:r>
          </w:p>
        </w:tc>
        <w:tc>
          <w:tcPr>
            <w:tcW w:w="0" w:type="auto"/>
            <w:tcBorders>
              <w:top w:val="nil"/>
              <w:left w:val="nil"/>
              <w:bottom w:val="nil"/>
              <w:right w:val="nil"/>
              <w:insideH w:val="nil"/>
              <w:insideV w:val="nil"/>
            </w:tcBorders>
            <w:tcMar>
              <w:left w:type="dxa" w:w="102"/>
              <w:right w:type="dxa" w:w="102"/>
            </w:tcMar>
            <w:tcPrChange w:id="100041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[-10.3555, 2.0757]</w:t>
            </w:r>
          </w:p>
        </w:tc>
        <w:tc>
          <w:tcPr>
            <w:tcW w:w="0" w:type="auto"/>
            <w:tcBorders>
              <w:top w:val="nil"/>
              <w:left w:val="nil"/>
              <w:bottom w:val="nil"/>
              <w:right w:val="nil"/>
              <w:insideH w:val="nil"/>
              <w:insideV w:val="nil"/>
            </w:tcBorders>
            <w:tcMar>
              <w:left w:type="dxa" w:w="102"/>
              <w:right w:type="dxa" w:w="102"/>
            </w:tcMar>
            <w:tcPrChange w:id="100041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42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42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0.1677</w:t>
            </w:r>
          </w:p>
        </w:tc>
      </w:tr>
      <w:tr>
        <w:trPr>
          <w:cantSplit/>
          <w:ins w:id="135" w:author="Codex" w:date="2026-10-05T14:02:24Z"/>
        </w:trPr>
        <w:tc>
          <w:tcPr>
            <w:tcW w:w="0" w:type="auto"/>
            <w:tcBorders>
              <w:top w:val="nil"/>
              <w:left w:val="nil"/>
              <w:bottom w:val="nil"/>
              <w:right w:val="nil"/>
              <w:insideH w:val="nil"/>
              <w:insideV w:val="nil"/>
            </w:tcBorders>
            <w:tcMar>
              <w:left w:type="dxa" w:w="102"/>
              <w:right w:type="dxa" w:w="102"/>
            </w:tcMar>
            <w:tcPrChange w:id="100042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R1_B1</w:t>
            </w:r>
          </w:p>
        </w:tc>
        <w:tc>
          <w:tcPr>
            <w:tcW w:w="0" w:type="auto"/>
            <w:tcBorders>
              <w:top w:val="nil"/>
              <w:left w:val="nil"/>
              <w:bottom w:val="nil"/>
              <w:right w:val="nil"/>
              <w:insideH w:val="nil"/>
              <w:insideV w:val="nil"/>
            </w:tcBorders>
            <w:tcMar>
              <w:left w:type="dxa" w:w="102"/>
              <w:right w:type="dxa" w:w="102"/>
            </w:tcMar>
            <w:tcPrChange w:id="100042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42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42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42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-24.1100</w:t>
            </w:r>
          </w:p>
        </w:tc>
        <w:tc>
          <w:tcPr>
            <w:tcW w:w="0" w:type="auto"/>
            <w:tcBorders>
              <w:top w:val="nil"/>
              <w:left w:val="nil"/>
              <w:bottom w:val="nil"/>
              <w:right w:val="nil"/>
              <w:insideH w:val="nil"/>
              <w:insideV w:val="nil"/>
            </w:tcBorders>
            <w:tcMar>
              <w:left w:type="dxa" w:w="102"/>
              <w:right w:type="dxa" w:w="102"/>
            </w:tcMar>
            <w:tcPrChange w:id="100042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042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42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486/500</w:t>
            </w:r>
          </w:p>
        </w:tc>
        <w:tc>
          <w:tcPr>
            <w:tcW w:w="0" w:type="auto"/>
            <w:tcBorders>
              <w:top w:val="nil"/>
              <w:left w:val="nil"/>
              <w:bottom w:val="nil"/>
              <w:right w:val="nil"/>
              <w:insideH w:val="nil"/>
              <w:insideV w:val="nil"/>
            </w:tcBorders>
            <w:tcMar>
              <w:left w:type="dxa" w:w="102"/>
              <w:right w:type="dxa" w:w="102"/>
            </w:tcMar>
            <w:tcPrChange w:id="100043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136" w:author="Codex" w:date="2026-10-05T14:02:24Z"/>
        </w:trPr>
        <w:tc>
          <w:tcPr>
            <w:tcW w:w="0" w:type="auto"/>
            <w:tcBorders>
              <w:top w:val="nil"/>
              <w:left w:val="nil"/>
              <w:bottom w:val="nil"/>
              <w:right w:val="nil"/>
              <w:insideH w:val="nil"/>
              <w:insideV w:val="nil"/>
            </w:tcBorders>
            <w:tcMar>
              <w:left w:type="dxa" w:w="102"/>
              <w:right w:type="dxa" w:w="102"/>
            </w:tcMar>
            <w:tcPrChange w:id="100043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R7_A1</w:t>
            </w:r>
          </w:p>
        </w:tc>
        <w:tc>
          <w:tcPr>
            <w:tcW w:w="0" w:type="auto"/>
            <w:tcBorders>
              <w:top w:val="nil"/>
              <w:left w:val="nil"/>
              <w:bottom w:val="nil"/>
              <w:right w:val="nil"/>
              <w:insideH w:val="nil"/>
              <w:insideV w:val="nil"/>
            </w:tcBorders>
            <w:tcMar>
              <w:left w:type="dxa" w:w="102"/>
              <w:right w:type="dxa" w:w="102"/>
            </w:tcMar>
            <w:tcPrChange w:id="100043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43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43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43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-4.0815</w:t>
            </w:r>
          </w:p>
        </w:tc>
        <w:tc>
          <w:tcPr>
            <w:tcW w:w="0" w:type="auto"/>
            <w:tcBorders>
              <w:top w:val="nil"/>
              <w:left w:val="nil"/>
              <w:bottom w:val="nil"/>
              <w:right w:val="nil"/>
              <w:insideH w:val="nil"/>
              <w:insideV w:val="nil"/>
            </w:tcBorders>
            <w:tcMar>
              <w:left w:type="dxa" w:w="102"/>
              <w:right w:type="dxa" w:w="102"/>
            </w:tcMar>
            <w:tcPrChange w:id="100043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[-10.0184, 1.8553]</w:t>
            </w:r>
          </w:p>
        </w:tc>
        <w:tc>
          <w:tcPr>
            <w:tcW w:w="0" w:type="auto"/>
            <w:tcBorders>
              <w:top w:val="nil"/>
              <w:left w:val="nil"/>
              <w:bottom w:val="nil"/>
              <w:right w:val="nil"/>
              <w:insideH w:val="nil"/>
              <w:insideV w:val="nil"/>
            </w:tcBorders>
            <w:tcMar>
              <w:left w:type="dxa" w:w="102"/>
              <w:right w:type="dxa" w:w="102"/>
            </w:tcMar>
            <w:tcPrChange w:id="100043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43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43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0.1737</w:t>
            </w:r>
          </w:p>
        </w:tc>
      </w:tr>
      <w:tr>
        <w:trPr>
          <w:cantSplit/>
          <w:ins w:id="137" w:author="Codex" w:date="2026-10-05T14:02:24Z"/>
        </w:trPr>
        <w:tc>
          <w:tcPr>
            <w:tcW w:w="0" w:type="auto"/>
            <w:tcBorders>
              <w:top w:val="nil"/>
              <w:left w:val="nil"/>
              <w:bottom w:val="nil"/>
              <w:right w:val="nil"/>
              <w:insideH w:val="nil"/>
              <w:insideV w:val="nil"/>
            </w:tcBorders>
            <w:tcMar>
              <w:left w:type="dxa" w:w="102"/>
              <w:right w:type="dxa" w:w="102"/>
            </w:tcMar>
            <w:tcPrChange w:id="100044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R1_A2</w:t>
            </w:r>
          </w:p>
        </w:tc>
        <w:tc>
          <w:tcPr>
            <w:tcW w:w="0" w:type="auto"/>
            <w:tcBorders>
              <w:top w:val="nil"/>
              <w:left w:val="nil"/>
              <w:bottom w:val="nil"/>
              <w:right w:val="nil"/>
              <w:insideH w:val="nil"/>
              <w:insideV w:val="nil"/>
            </w:tcBorders>
            <w:tcMar>
              <w:left w:type="dxa" w:w="102"/>
              <w:right w:type="dxa" w:w="102"/>
            </w:tcMar>
            <w:tcPrChange w:id="100044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44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44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44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-1.3440</w:t>
            </w:r>
          </w:p>
        </w:tc>
        <w:tc>
          <w:tcPr>
            <w:tcW w:w="0" w:type="auto"/>
            <w:tcBorders>
              <w:top w:val="nil"/>
              <w:left w:val="nil"/>
              <w:bottom w:val="nil"/>
              <w:right w:val="nil"/>
              <w:insideH w:val="nil"/>
              <w:insideV w:val="nil"/>
            </w:tcBorders>
            <w:tcMar>
              <w:left w:type="dxa" w:w="102"/>
              <w:right w:type="dxa" w:w="102"/>
            </w:tcMar>
            <w:tcPrChange w:id="100044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[-7.1812, 4.4932]</w:t>
            </w:r>
          </w:p>
        </w:tc>
        <w:tc>
          <w:tcPr>
            <w:tcW w:w="0" w:type="auto"/>
            <w:tcBorders>
              <w:top w:val="nil"/>
              <w:left w:val="nil"/>
              <w:bottom w:val="nil"/>
              <w:right w:val="nil"/>
              <w:insideH w:val="nil"/>
              <w:insideV w:val="nil"/>
            </w:tcBorders>
            <w:tcMar>
              <w:left w:type="dxa" w:w="102"/>
              <w:right w:type="dxa" w:w="102"/>
            </w:tcMar>
            <w:tcPrChange w:id="100044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44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44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0.6846</w:t>
            </w:r>
          </w:p>
        </w:tc>
      </w:tr>
      <w:tr>
        <w:trPr>
          <w:cantSplit/>
          <w:ins w:id="138" w:author="Codex" w:date="2026-10-05T14:02:24Z"/>
        </w:trPr>
        <w:tc>
          <w:tcPr>
            <w:tcW w:w="0" w:type="auto"/>
            <w:tcBorders>
              <w:top w:val="nil"/>
              <w:left w:val="nil"/>
              <w:bottom w:val="nil"/>
              <w:right w:val="nil"/>
              <w:insideH w:val="nil"/>
              <w:insideV w:val="nil"/>
            </w:tcBorders>
            <w:tcMar>
              <w:left w:type="dxa" w:w="102"/>
              <w:right w:type="dxa" w:w="102"/>
            </w:tcMar>
            <w:tcPrChange w:id="100044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R1_B2</w:t>
            </w:r>
          </w:p>
        </w:tc>
        <w:tc>
          <w:tcPr>
            <w:tcW w:w="0" w:type="auto"/>
            <w:tcBorders>
              <w:top w:val="nil"/>
              <w:left w:val="nil"/>
              <w:bottom w:val="nil"/>
              <w:right w:val="nil"/>
              <w:insideH w:val="nil"/>
              <w:insideV w:val="nil"/>
            </w:tcBorders>
            <w:tcMar>
              <w:left w:type="dxa" w:w="102"/>
              <w:right w:type="dxa" w:w="102"/>
            </w:tcMar>
            <w:tcPrChange w:id="100045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45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45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45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-32.5305</w:t>
            </w:r>
          </w:p>
        </w:tc>
        <w:tc>
          <w:tcPr>
            <w:tcW w:w="0" w:type="auto"/>
            <w:tcBorders>
              <w:top w:val="nil"/>
              <w:left w:val="nil"/>
              <w:bottom w:val="nil"/>
              <w:right w:val="nil"/>
              <w:insideH w:val="nil"/>
              <w:insideV w:val="nil"/>
            </w:tcBorders>
            <w:tcMar>
              <w:left w:type="dxa" w:w="102"/>
              <w:right w:type="dxa" w:w="102"/>
            </w:tcMar>
            <w:tcPrChange w:id="100045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[-94.9889, 29.9280]</w:t>
            </w:r>
          </w:p>
        </w:tc>
        <w:tc>
          <w:tcPr>
            <w:tcW w:w="0" w:type="auto"/>
            <w:tcBorders>
              <w:top w:val="nil"/>
              <w:left w:val="nil"/>
              <w:bottom w:val="nil"/>
              <w:right w:val="nil"/>
              <w:insideH w:val="nil"/>
              <w:insideV w:val="nil"/>
            </w:tcBorders>
            <w:tcMar>
              <w:left w:type="dxa" w:w="102"/>
              <w:right w:type="dxa" w:w="102"/>
            </w:tcMar>
            <w:tcPrChange w:id="100045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45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493/500</w:t>
            </w:r>
          </w:p>
        </w:tc>
        <w:tc>
          <w:tcPr>
            <w:tcW w:w="0" w:type="auto"/>
            <w:tcBorders>
              <w:top w:val="nil"/>
              <w:left w:val="nil"/>
              <w:bottom w:val="nil"/>
              <w:right w:val="nil"/>
              <w:insideH w:val="nil"/>
              <w:insideV w:val="nil"/>
            </w:tcBorders>
            <w:tcMar>
              <w:left w:type="dxa" w:w="102"/>
              <w:right w:type="dxa" w:w="102"/>
            </w:tcMar>
            <w:tcPrChange w:id="100045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0.3219</w:t>
            </w:r>
          </w:p>
        </w:tc>
      </w:tr>
      <w:tr>
        <w:trPr>
          <w:cantSplit/>
          <w:ins w:id="139" w:author="Codex" w:date="2026-10-05T14:02:24Z"/>
        </w:trPr>
        <w:tc>
          <w:tcPr>
            <w:tcW w:w="0" w:type="auto"/>
            <w:tcBorders>
              <w:top w:val="nil"/>
              <w:left w:val="nil"/>
              <w:bottom w:val="nil"/>
              <w:right w:val="nil"/>
              <w:insideH w:val="nil"/>
              <w:insideV w:val="nil"/>
            </w:tcBorders>
            <w:tcMar>
              <w:left w:type="dxa" w:w="102"/>
              <w:right w:type="dxa" w:w="102"/>
            </w:tcMar>
            <w:tcPrChange w:id="100045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R7_A2</w:t>
            </w:r>
          </w:p>
        </w:tc>
        <w:tc>
          <w:tcPr>
            <w:tcW w:w="0" w:type="auto"/>
            <w:tcBorders>
              <w:top w:val="nil"/>
              <w:left w:val="nil"/>
              <w:bottom w:val="nil"/>
              <w:right w:val="nil"/>
              <w:insideH w:val="nil"/>
              <w:insideV w:val="nil"/>
            </w:tcBorders>
            <w:tcMar>
              <w:left w:type="dxa" w:w="102"/>
              <w:right w:type="dxa" w:w="102"/>
            </w:tcMar>
            <w:tcPrChange w:id="100045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46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46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46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-0.5031</w:t>
            </w:r>
          </w:p>
        </w:tc>
        <w:tc>
          <w:tcPr>
            <w:tcW w:w="0" w:type="auto"/>
            <w:tcBorders>
              <w:top w:val="nil"/>
              <w:left w:val="nil"/>
              <w:bottom w:val="nil"/>
              <w:right w:val="nil"/>
              <w:insideH w:val="nil"/>
              <w:insideV w:val="nil"/>
            </w:tcBorders>
            <w:tcMar>
              <w:left w:type="dxa" w:w="102"/>
              <w:right w:type="dxa" w:w="102"/>
            </w:tcMar>
            <w:tcPrChange w:id="100046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[-6.0178, 5.0117]</w:t>
            </w:r>
          </w:p>
        </w:tc>
        <w:tc>
          <w:tcPr>
            <w:tcW w:w="0" w:type="auto"/>
            <w:tcBorders>
              <w:top w:val="nil"/>
              <w:left w:val="nil"/>
              <w:bottom w:val="nil"/>
              <w:right w:val="nil"/>
              <w:insideH w:val="nil"/>
              <w:insideV w:val="nil"/>
            </w:tcBorders>
            <w:tcMar>
              <w:left w:type="dxa" w:w="102"/>
              <w:right w:type="dxa" w:w="102"/>
            </w:tcMar>
            <w:tcPrChange w:id="100046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46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46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0.8663</w:t>
            </w:r>
          </w:p>
        </w:tc>
      </w:tr>
      <w:tr>
        <w:trPr>
          <w:cantSplit/>
          <w:ins w:id="140" w:author="Codex" w:date="2026-10-05T14:02:24Z"/>
        </w:trPr>
        <w:tc>
          <w:tcPr>
            <w:tcW w:w="0" w:type="auto"/>
            <w:tcBorders>
              <w:top w:val="nil"/>
              <w:left w:val="nil"/>
              <w:bottom w:val="nil"/>
              <w:right w:val="nil"/>
              <w:insideH w:val="nil"/>
              <w:insideV w:val="nil"/>
            </w:tcBorders>
            <w:tcMar>
              <w:left w:type="dxa" w:w="102"/>
              <w:right w:type="dxa" w:w="102"/>
            </w:tcMar>
            <w:tcPrChange w:id="100046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R1_A3</w:t>
            </w:r>
          </w:p>
        </w:tc>
        <w:tc>
          <w:tcPr>
            <w:tcW w:w="0" w:type="auto"/>
            <w:tcBorders>
              <w:top w:val="nil"/>
              <w:left w:val="nil"/>
              <w:bottom w:val="nil"/>
              <w:right w:val="nil"/>
              <w:insideH w:val="nil"/>
              <w:insideV w:val="nil"/>
            </w:tcBorders>
            <w:tcMar>
              <w:left w:type="dxa" w:w="102"/>
              <w:right w:type="dxa" w:w="102"/>
            </w:tcMar>
            <w:tcPrChange w:id="100046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46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Change w:id="100047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Change w:id="100047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-2.5950</w:t>
            </w:r>
          </w:p>
        </w:tc>
        <w:tc>
          <w:tcPr>
            <w:tcW w:w="0" w:type="auto"/>
            <w:tcBorders>
              <w:top w:val="nil"/>
              <w:left w:val="nil"/>
              <w:bottom w:val="nil"/>
              <w:right w:val="nil"/>
              <w:insideH w:val="nil"/>
              <w:insideV w:val="nil"/>
            </w:tcBorders>
            <w:tcMar>
              <w:left w:type="dxa" w:w="102"/>
              <w:right w:type="dxa" w:w="102"/>
            </w:tcMar>
            <w:tcPrChange w:id="100047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[-11.3678, 6.1777]</w:t>
            </w:r>
          </w:p>
        </w:tc>
        <w:tc>
          <w:tcPr>
            <w:tcW w:w="0" w:type="auto"/>
            <w:tcBorders>
              <w:top w:val="nil"/>
              <w:left w:val="nil"/>
              <w:bottom w:val="nil"/>
              <w:right w:val="nil"/>
              <w:insideH w:val="nil"/>
              <w:insideV w:val="nil"/>
            </w:tcBorders>
            <w:tcMar>
              <w:left w:type="dxa" w:w="102"/>
              <w:right w:type="dxa" w:w="102"/>
            </w:tcMar>
            <w:tcPrChange w:id="100047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47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47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0.5908</w:t>
            </w:r>
          </w:p>
        </w:tc>
      </w:tr>
      <w:tr>
        <w:trPr>
          <w:cantSplit/>
          <w:ins w:id="141" w:author="Codex" w:date="2026-10-05T14:02:24Z"/>
        </w:trPr>
        <w:tc>
          <w:tcPr>
            <w:tcW w:w="0" w:type="auto"/>
            <w:tcBorders>
              <w:top w:val="nil"/>
              <w:left w:val="nil"/>
              <w:bottom w:val="nil"/>
              <w:right w:val="nil"/>
              <w:insideH w:val="nil"/>
              <w:insideV w:val="nil"/>
            </w:tcBorders>
            <w:tcMar>
              <w:left w:type="dxa" w:w="102"/>
              <w:right w:type="dxa" w:w="102"/>
            </w:tcMar>
            <w:tcPrChange w:id="100047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R1_B3</w:t>
            </w:r>
          </w:p>
        </w:tc>
        <w:tc>
          <w:tcPr>
            <w:tcW w:w="0" w:type="auto"/>
            <w:tcBorders>
              <w:top w:val="nil"/>
              <w:left w:val="nil"/>
              <w:bottom w:val="nil"/>
              <w:right w:val="nil"/>
              <w:insideH w:val="nil"/>
              <w:insideV w:val="nil"/>
            </w:tcBorders>
            <w:tcMar>
              <w:left w:type="dxa" w:w="102"/>
              <w:right w:type="dxa" w:w="102"/>
            </w:tcMar>
            <w:tcPrChange w:id="100047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47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Change w:id="100047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Change w:id="100048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-27.2796</w:t>
            </w:r>
          </w:p>
        </w:tc>
        <w:tc>
          <w:tcPr>
            <w:tcW w:w="0" w:type="auto"/>
            <w:tcBorders>
              <w:top w:val="nil"/>
              <w:left w:val="nil"/>
              <w:bottom w:val="nil"/>
              <w:right w:val="nil"/>
              <w:insideH w:val="nil"/>
              <w:insideV w:val="nil"/>
            </w:tcBorders>
            <w:tcMar>
              <w:left w:type="dxa" w:w="102"/>
              <w:right w:type="dxa" w:w="102"/>
            </w:tcMar>
            <w:tcPrChange w:id="100048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[-87.7822, 33.2230]</w:t>
            </w:r>
          </w:p>
        </w:tc>
        <w:tc>
          <w:tcPr>
            <w:tcW w:w="0" w:type="auto"/>
            <w:tcBorders>
              <w:top w:val="nil"/>
              <w:left w:val="nil"/>
              <w:bottom w:val="nil"/>
              <w:right w:val="nil"/>
              <w:insideH w:val="nil"/>
              <w:insideV w:val="nil"/>
            </w:tcBorders>
            <w:tcMar>
              <w:left w:type="dxa" w:w="102"/>
              <w:right w:type="dxa" w:w="102"/>
            </w:tcMar>
            <w:tcPrChange w:id="100048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48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48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0.3912</w:t>
            </w:r>
          </w:p>
        </w:tc>
      </w:tr>
      <w:tr>
        <w:trPr>
          <w:cantSplit/>
          <w:ins w:id="142" w:author="Codex" w:date="2026-10-05T14:02:24Z"/>
        </w:trPr>
        <w:tc>
          <w:tcPr>
            <w:tcW w:w="0" w:type="auto"/>
            <w:tcBorders>
              <w:top w:val="nil"/>
              <w:left w:val="nil"/>
              <w:bottom w:val="nil"/>
              <w:right w:val="nil"/>
              <w:insideH w:val="nil"/>
              <w:insideV w:val="nil"/>
            </w:tcBorders>
            <w:tcMar>
              <w:left w:type="dxa" w:w="102"/>
              <w:right w:type="dxa" w:w="102"/>
            </w:tcMar>
            <w:tcPrChange w:id="100048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R7_A3</w:t>
            </w:r>
          </w:p>
        </w:tc>
        <w:tc>
          <w:tcPr>
            <w:tcW w:w="0" w:type="auto"/>
            <w:tcBorders>
              <w:top w:val="nil"/>
              <w:left w:val="nil"/>
              <w:bottom w:val="nil"/>
              <w:right w:val="nil"/>
              <w:insideH w:val="nil"/>
              <w:insideV w:val="nil"/>
            </w:tcBorders>
            <w:tcMar>
              <w:left w:type="dxa" w:w="102"/>
              <w:right w:type="dxa" w:w="102"/>
            </w:tcMar>
            <w:tcPrChange w:id="100048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48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Change w:id="100048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Change w:id="100048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-4.3013</w:t>
            </w:r>
          </w:p>
        </w:tc>
        <w:tc>
          <w:tcPr>
            <w:tcW w:w="0" w:type="auto"/>
            <w:tcBorders>
              <w:top w:val="nil"/>
              <w:left w:val="nil"/>
              <w:bottom w:val="nil"/>
              <w:right w:val="nil"/>
              <w:insideH w:val="nil"/>
              <w:insideV w:val="nil"/>
            </w:tcBorders>
            <w:tcMar>
              <w:left w:type="dxa" w:w="102"/>
              <w:right w:type="dxa" w:w="102"/>
            </w:tcMar>
            <w:tcPrChange w:id="100049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[-13.1332, 4.5306]</w:t>
            </w:r>
          </w:p>
        </w:tc>
        <w:tc>
          <w:tcPr>
            <w:tcW w:w="0" w:type="auto"/>
            <w:tcBorders>
              <w:top w:val="nil"/>
              <w:left w:val="nil"/>
              <w:bottom w:val="nil"/>
              <w:right w:val="nil"/>
              <w:insideH w:val="nil"/>
              <w:insideV w:val="nil"/>
            </w:tcBorders>
            <w:tcMar>
              <w:left w:type="dxa" w:w="102"/>
              <w:right w:type="dxa" w:w="102"/>
            </w:tcMar>
            <w:tcPrChange w:id="100049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49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49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0.3553</w:t>
            </w:r>
          </w:p>
        </w:tc>
      </w:tr>
      <w:tr>
        <w:trPr>
          <w:cantSplit/>
          <w:ins w:id="143" w:author="Codex" w:date="2026-10-05T14:02:24Z"/>
        </w:trPr>
        <w:tc>
          <w:tcPr>
            <w:tcW w:w="0" w:type="auto"/>
            <w:tcBorders>
              <w:top w:val="nil"/>
              <w:left w:val="nil"/>
              <w:bottom w:val="nil"/>
              <w:right w:val="nil"/>
              <w:insideH w:val="nil"/>
              <w:insideV w:val="nil"/>
            </w:tcBorders>
            <w:tcMar>
              <w:left w:type="dxa" w:w="102"/>
              <w:right w:type="dxa" w:w="102"/>
            </w:tcMar>
            <w:tcPrChange w:id="100049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R1_A4</w:t>
            </w:r>
          </w:p>
        </w:tc>
        <w:tc>
          <w:tcPr>
            <w:tcW w:w="0" w:type="auto"/>
            <w:tcBorders>
              <w:top w:val="nil"/>
              <w:left w:val="nil"/>
              <w:bottom w:val="nil"/>
              <w:right w:val="nil"/>
              <w:insideH w:val="nil"/>
              <w:insideV w:val="nil"/>
            </w:tcBorders>
            <w:tcMar>
              <w:left w:type="dxa" w:w="102"/>
              <w:right w:type="dxa" w:w="102"/>
            </w:tcMar>
            <w:tcPrChange w:id="100049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49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Change w:id="100049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Change w:id="100049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4.2380</w:t>
            </w:r>
          </w:p>
        </w:tc>
        <w:tc>
          <w:tcPr>
            <w:tcW w:w="0" w:type="auto"/>
            <w:tcBorders>
              <w:top w:val="nil"/>
              <w:left w:val="nil"/>
              <w:bottom w:val="nil"/>
              <w:right w:val="nil"/>
              <w:insideH w:val="nil"/>
              <w:insideV w:val="nil"/>
            </w:tcBorders>
            <w:tcMar>
              <w:left w:type="dxa" w:w="102"/>
              <w:right w:type="dxa" w:w="102"/>
            </w:tcMar>
            <w:tcPrChange w:id="100049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[-5.2323, 13.7084]</w:t>
            </w:r>
          </w:p>
        </w:tc>
        <w:tc>
          <w:tcPr>
            <w:tcW w:w="0" w:type="auto"/>
            <w:tcBorders>
              <w:top w:val="nil"/>
              <w:left w:val="nil"/>
              <w:bottom w:val="nil"/>
              <w:right w:val="nil"/>
              <w:insideH w:val="nil"/>
              <w:insideV w:val="nil"/>
            </w:tcBorders>
            <w:tcMar>
              <w:left w:type="dxa" w:w="102"/>
              <w:right w:type="dxa" w:w="102"/>
            </w:tcMar>
            <w:tcPrChange w:id="100050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50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50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0.3932</w:t>
            </w:r>
          </w:p>
        </w:tc>
      </w:tr>
      <w:tr>
        <w:trPr>
          <w:cantSplit/>
          <w:ins w:id="144" w:author="Codex" w:date="2026-10-05T14:02:24Z"/>
        </w:trPr>
        <w:tc>
          <w:tcPr>
            <w:tcW w:w="0" w:type="auto"/>
            <w:tcBorders>
              <w:top w:val="nil"/>
              <w:left w:val="nil"/>
              <w:bottom w:val="nil"/>
              <w:right w:val="nil"/>
              <w:insideH w:val="nil"/>
              <w:insideV w:val="nil"/>
            </w:tcBorders>
            <w:tcMar>
              <w:left w:type="dxa" w:w="102"/>
              <w:right w:type="dxa" w:w="102"/>
            </w:tcMar>
            <w:tcPrChange w:id="100050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R1_B4</w:t>
            </w:r>
          </w:p>
        </w:tc>
        <w:tc>
          <w:tcPr>
            <w:tcW w:w="0" w:type="auto"/>
            <w:tcBorders>
              <w:top w:val="nil"/>
              <w:left w:val="nil"/>
              <w:bottom w:val="nil"/>
              <w:right w:val="nil"/>
              <w:insideH w:val="nil"/>
              <w:insideV w:val="nil"/>
            </w:tcBorders>
            <w:tcMar>
              <w:left w:type="dxa" w:w="102"/>
              <w:right w:type="dxa" w:w="102"/>
            </w:tcMar>
            <w:tcPrChange w:id="100050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50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Change w:id="100050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Change w:id="100050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-5.0524</w:t>
            </w:r>
          </w:p>
        </w:tc>
        <w:tc>
          <w:tcPr>
            <w:tcW w:w="0" w:type="auto"/>
            <w:tcBorders>
              <w:top w:val="nil"/>
              <w:left w:val="nil"/>
              <w:bottom w:val="nil"/>
              <w:right w:val="nil"/>
              <w:insideH w:val="nil"/>
              <w:insideV w:val="nil"/>
            </w:tcBorders>
            <w:tcMar>
              <w:left w:type="dxa" w:w="102"/>
              <w:right w:type="dxa" w:w="102"/>
            </w:tcMar>
            <w:tcPrChange w:id="100050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[-88.5774, 78.4726]</w:t>
            </w:r>
          </w:p>
        </w:tc>
        <w:tc>
          <w:tcPr>
            <w:tcW w:w="0" w:type="auto"/>
            <w:tcBorders>
              <w:top w:val="nil"/>
              <w:left w:val="nil"/>
              <w:bottom w:val="nil"/>
              <w:right w:val="nil"/>
              <w:insideH w:val="nil"/>
              <w:insideV w:val="nil"/>
            </w:tcBorders>
            <w:tcMar>
              <w:left w:type="dxa" w:w="102"/>
              <w:right w:type="dxa" w:w="102"/>
            </w:tcMar>
            <w:tcPrChange w:id="100050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51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51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0.8743</w:t>
            </w:r>
          </w:p>
        </w:tc>
      </w:tr>
      <w:tr>
        <w:trPr>
          <w:cantSplit/>
          <w:ins w:id="145" w:author="Codex" w:date="2026-10-05T14:02:24Z"/>
        </w:trPr>
        <w:tc>
          <w:tcPr>
            <w:tcW w:w="0" w:type="auto"/>
            <w:tcBorders>
              <w:top w:val="nil"/>
              <w:left w:val="nil"/>
              <w:bottom w:val="nil"/>
              <w:right w:val="nil"/>
              <w:insideH w:val="nil"/>
              <w:insideV w:val="nil"/>
            </w:tcBorders>
            <w:tcMar>
              <w:left w:type="dxa" w:w="102"/>
              <w:right w:type="dxa" w:w="102"/>
            </w:tcMar>
            <w:tcPrChange w:id="100051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R7_A4</w:t>
            </w:r>
          </w:p>
        </w:tc>
        <w:tc>
          <w:tcPr>
            <w:tcW w:w="0" w:type="auto"/>
            <w:tcBorders>
              <w:top w:val="nil"/>
              <w:left w:val="nil"/>
              <w:bottom w:val="nil"/>
              <w:right w:val="nil"/>
              <w:insideH w:val="nil"/>
              <w:insideV w:val="nil"/>
            </w:tcBorders>
            <w:tcMar>
              <w:left w:type="dxa" w:w="102"/>
              <w:right w:type="dxa" w:w="102"/>
            </w:tcMar>
            <w:tcPrChange w:id="100051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51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Change w:id="100051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Change w:id="100051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6.6430</w:t>
            </w:r>
          </w:p>
        </w:tc>
        <w:tc>
          <w:tcPr>
            <w:tcW w:w="0" w:type="auto"/>
            <w:tcBorders>
              <w:top w:val="nil"/>
              <w:left w:val="nil"/>
              <w:bottom w:val="nil"/>
              <w:right w:val="nil"/>
              <w:insideH w:val="nil"/>
              <w:insideV w:val="nil"/>
            </w:tcBorders>
            <w:tcMar>
              <w:left w:type="dxa" w:w="102"/>
              <w:right w:type="dxa" w:w="102"/>
            </w:tcMar>
            <w:tcPrChange w:id="100051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[-2.4834, 15.7694]</w:t>
            </w:r>
          </w:p>
        </w:tc>
        <w:tc>
          <w:tcPr>
            <w:tcW w:w="0" w:type="auto"/>
            <w:tcBorders>
              <w:top w:val="nil"/>
              <w:left w:val="nil"/>
              <w:bottom w:val="nil"/>
              <w:right w:val="nil"/>
              <w:insideH w:val="nil"/>
              <w:insideV w:val="nil"/>
            </w:tcBorders>
            <w:tcMar>
              <w:left w:type="dxa" w:w="102"/>
              <w:right w:type="dxa" w:w="102"/>
            </w:tcMar>
            <w:tcPrChange w:id="100051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51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52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0.1756</w:t>
            </w:r>
          </w:p>
        </w:tc>
      </w:tr>
      <w:tr>
        <w:trPr>
          <w:cantSplit/>
          <w:ins w:id="146" w:author="Codex" w:date="2026-10-05T14:02:24Z"/>
        </w:trPr>
        <w:tc>
          <w:tcPr>
            <w:tcW w:w="0" w:type="auto"/>
            <w:tcBorders>
              <w:top w:val="nil"/>
              <w:left w:val="nil"/>
              <w:bottom w:val="nil"/>
              <w:right w:val="nil"/>
              <w:insideH w:val="nil"/>
              <w:insideV w:val="nil"/>
            </w:tcBorders>
            <w:tcMar>
              <w:left w:type="dxa" w:w="102"/>
              <w:right w:type="dxa" w:w="102"/>
            </w:tcMar>
            <w:tcPrChange w:id="100052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R1_C1</w:t>
            </w:r>
          </w:p>
        </w:tc>
        <w:tc>
          <w:tcPr>
            <w:tcW w:w="0" w:type="auto"/>
            <w:tcBorders>
              <w:top w:val="nil"/>
              <w:left w:val="nil"/>
              <w:bottom w:val="nil"/>
              <w:right w:val="nil"/>
              <w:insideH w:val="nil"/>
              <w:insideV w:val="nil"/>
            </w:tcBorders>
            <w:tcMar>
              <w:left w:type="dxa" w:w="102"/>
              <w:right w:type="dxa" w:w="102"/>
            </w:tcMar>
            <w:tcPrChange w:id="100052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052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12629</w:t>
            </w:r>
          </w:p>
        </w:tc>
        <w:tc>
          <w:tcPr>
            <w:tcW w:w="0" w:type="auto"/>
            <w:tcBorders>
              <w:top w:val="nil"/>
              <w:left w:val="nil"/>
              <w:bottom w:val="nil"/>
              <w:right w:val="nil"/>
              <w:insideH w:val="nil"/>
              <w:insideV w:val="nil"/>
            </w:tcBorders>
            <w:tcMar>
              <w:left w:type="dxa" w:w="102"/>
              <w:right w:type="dxa" w:w="102"/>
            </w:tcMar>
            <w:tcPrChange w:id="100052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Change w:id="100052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0.0004</w:t>
            </w:r>
          </w:p>
        </w:tc>
        <w:tc>
          <w:tcPr>
            <w:tcW w:w="0" w:type="auto"/>
            <w:tcBorders>
              <w:top w:val="nil"/>
              <w:left w:val="nil"/>
              <w:bottom w:val="nil"/>
              <w:right w:val="nil"/>
              <w:insideH w:val="nil"/>
              <w:insideV w:val="nil"/>
            </w:tcBorders>
            <w:tcMar>
              <w:left w:type="dxa" w:w="102"/>
              <w:right w:type="dxa" w:w="102"/>
            </w:tcMar>
            <w:tcPrChange w:id="100052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[-0.0436, 0.0444]</w:t>
            </w:r>
          </w:p>
        </w:tc>
        <w:tc>
          <w:tcPr>
            <w:tcW w:w="0" w:type="auto"/>
            <w:tcBorders>
              <w:top w:val="nil"/>
              <w:left w:val="nil"/>
              <w:bottom w:val="nil"/>
              <w:right w:val="nil"/>
              <w:insideH w:val="nil"/>
              <w:insideV w:val="nil"/>
            </w:tcBorders>
            <w:tcMar>
              <w:left w:type="dxa" w:w="102"/>
              <w:right w:type="dxa" w:w="102"/>
            </w:tcMar>
            <w:tcPrChange w:id="100052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52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52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0.9681</w:t>
            </w:r>
          </w:p>
        </w:tc>
      </w:tr>
      <w:tr>
        <w:trPr>
          <w:cantSplit/>
          <w:ins w:id="147" w:author="Codex" w:date="2026-10-05T14:02:24Z"/>
        </w:trPr>
        <w:tc>
          <w:tcPr>
            <w:tcW w:w="0" w:type="auto"/>
            <w:tcBorders>
              <w:top w:val="nil"/>
              <w:left w:val="nil"/>
              <w:bottom w:val="nil"/>
              <w:right w:val="nil"/>
              <w:insideH w:val="nil"/>
              <w:insideV w:val="nil"/>
            </w:tcBorders>
            <w:tcMar>
              <w:left w:type="dxa" w:w="102"/>
              <w:right w:type="dxa" w:w="102"/>
            </w:tcMar>
            <w:tcPrChange w:id="100053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R1_C2</w:t>
            </w:r>
          </w:p>
        </w:tc>
        <w:tc>
          <w:tcPr>
            <w:tcW w:w="0" w:type="auto"/>
            <w:tcBorders>
              <w:top w:val="nil"/>
              <w:left w:val="nil"/>
              <w:bottom w:val="nil"/>
              <w:right w:val="nil"/>
              <w:insideH w:val="nil"/>
              <w:insideV w:val="nil"/>
            </w:tcBorders>
            <w:tcMar>
              <w:left w:type="dxa" w:w="102"/>
              <w:right w:type="dxa" w:w="102"/>
            </w:tcMar>
            <w:tcPrChange w:id="100053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053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12630</w:t>
            </w:r>
          </w:p>
        </w:tc>
        <w:tc>
          <w:tcPr>
            <w:tcW w:w="0" w:type="auto"/>
            <w:tcBorders>
              <w:top w:val="nil"/>
              <w:left w:val="nil"/>
              <w:bottom w:val="nil"/>
              <w:right w:val="nil"/>
              <w:insideH w:val="nil"/>
              <w:insideV w:val="nil"/>
            </w:tcBorders>
            <w:tcMar>
              <w:left w:type="dxa" w:w="102"/>
              <w:right w:type="dxa" w:w="102"/>
            </w:tcMar>
            <w:tcPrChange w:id="100053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Change w:id="100053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0.0237</w:t>
            </w:r>
          </w:p>
        </w:tc>
        <w:tc>
          <w:tcPr>
            <w:tcW w:w="0" w:type="auto"/>
            <w:tcBorders>
              <w:top w:val="nil"/>
              <w:left w:val="nil"/>
              <w:bottom w:val="nil"/>
              <w:right w:val="nil"/>
              <w:insideH w:val="nil"/>
              <w:insideV w:val="nil"/>
            </w:tcBorders>
            <w:tcMar>
              <w:left w:type="dxa" w:w="102"/>
              <w:right w:type="dxa" w:w="102"/>
            </w:tcMar>
            <w:tcPrChange w:id="100053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[-0.0497, 0.0971]</w:t>
            </w:r>
          </w:p>
        </w:tc>
        <w:tc>
          <w:tcPr>
            <w:tcW w:w="0" w:type="auto"/>
            <w:tcBorders>
              <w:top w:val="nil"/>
              <w:left w:val="nil"/>
              <w:bottom w:val="nil"/>
              <w:right w:val="nil"/>
              <w:insideH w:val="nil"/>
              <w:insideV w:val="nil"/>
            </w:tcBorders>
            <w:tcMar>
              <w:left w:type="dxa" w:w="102"/>
              <w:right w:type="dxa" w:w="102"/>
            </w:tcMar>
            <w:tcPrChange w:id="100053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53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53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0.4251</w:t>
            </w:r>
          </w:p>
        </w:tc>
      </w:tr>
      <w:tr>
        <w:trPr>
          <w:cantSplit/>
          <w:ins w:id="148" w:author="Codex" w:date="2026-10-05T14:02:24Z"/>
        </w:trPr>
        <w:tc>
          <w:tcPr>
            <w:tcW w:w="0" w:type="auto"/>
            <w:tcBorders>
              <w:top w:val="nil"/>
              <w:left w:val="nil"/>
              <w:bottom w:val="nil"/>
              <w:right w:val="nil"/>
              <w:insideH w:val="nil"/>
              <w:insideV w:val="nil"/>
            </w:tcBorders>
            <w:tcMar>
              <w:left w:type="dxa" w:w="102"/>
              <w:right w:type="dxa" w:w="102"/>
            </w:tcMar>
            <w:tcPrChange w:id="100053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R1_C3</w:t>
            </w:r>
          </w:p>
        </w:tc>
        <w:tc>
          <w:tcPr>
            <w:tcW w:w="0" w:type="auto"/>
            <w:tcBorders>
              <w:top w:val="nil"/>
              <w:left w:val="nil"/>
              <w:bottom w:val="nil"/>
              <w:right w:val="nil"/>
              <w:insideH w:val="nil"/>
              <w:insideV w:val="nil"/>
            </w:tcBorders>
            <w:tcMar>
              <w:left w:type="dxa" w:w="102"/>
              <w:right w:type="dxa" w:w="102"/>
            </w:tcMar>
            <w:tcPrChange w:id="100054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054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12625</w:t>
            </w:r>
          </w:p>
        </w:tc>
        <w:tc>
          <w:tcPr>
            <w:tcW w:w="0" w:type="auto"/>
            <w:tcBorders>
              <w:top w:val="nil"/>
              <w:left w:val="nil"/>
              <w:bottom w:val="nil"/>
              <w:right w:val="nil"/>
              <w:insideH w:val="nil"/>
              <w:insideV w:val="nil"/>
            </w:tcBorders>
            <w:tcMar>
              <w:left w:type="dxa" w:w="102"/>
              <w:right w:type="dxa" w:w="102"/>
            </w:tcMar>
            <w:tcPrChange w:id="100054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3151</w:t>
            </w:r>
          </w:p>
        </w:tc>
        <w:tc>
          <w:tcPr>
            <w:tcW w:w="0" w:type="auto"/>
            <w:tcBorders>
              <w:top w:val="nil"/>
              <w:left w:val="nil"/>
              <w:bottom w:val="nil"/>
              <w:right w:val="nil"/>
              <w:insideH w:val="nil"/>
              <w:insideV w:val="nil"/>
            </w:tcBorders>
            <w:tcMar>
              <w:left w:type="dxa" w:w="102"/>
              <w:right w:type="dxa" w:w="102"/>
            </w:tcMar>
            <w:tcPrChange w:id="100054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0.0181</w:t>
            </w:r>
          </w:p>
        </w:tc>
        <w:tc>
          <w:tcPr>
            <w:tcW w:w="0" w:type="auto"/>
            <w:tcBorders>
              <w:top w:val="nil"/>
              <w:left w:val="nil"/>
              <w:bottom w:val="nil"/>
              <w:right w:val="nil"/>
              <w:insideH w:val="nil"/>
              <w:insideV w:val="nil"/>
            </w:tcBorders>
            <w:tcMar>
              <w:left w:type="dxa" w:w="102"/>
              <w:right w:type="dxa" w:w="102"/>
            </w:tcMar>
            <w:tcPrChange w:id="100054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[-0.0504, 0.0866]</w:t>
            </w:r>
          </w:p>
        </w:tc>
        <w:tc>
          <w:tcPr>
            <w:tcW w:w="0" w:type="auto"/>
            <w:tcBorders>
              <w:top w:val="nil"/>
              <w:left w:val="nil"/>
              <w:bottom w:val="nil"/>
              <w:right w:val="nil"/>
              <w:insideH w:val="nil"/>
              <w:insideV w:val="nil"/>
            </w:tcBorders>
            <w:tcMar>
              <w:left w:type="dxa" w:w="102"/>
              <w:right w:type="dxa" w:w="102"/>
            </w:tcMar>
            <w:tcPrChange w:id="100054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54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54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0.4870</w:t>
            </w:r>
          </w:p>
        </w:tc>
      </w:tr>
      <w:tr>
        <w:trPr>
          <w:cantSplit/>
          <w:ins w:id="149" w:author="Codex" w:date="2026-10-05T14:02:24Z"/>
        </w:trPr>
        <w:tc>
          <w:tcPr>
            <w:tcW w:w="0" w:type="auto"/>
            <w:tcBorders>
              <w:top w:val="nil"/>
              <w:left w:val="nil"/>
              <w:bottom w:val="nil"/>
              <w:right w:val="nil"/>
              <w:insideH w:val="nil"/>
              <w:insideV w:val="nil"/>
            </w:tcBorders>
            <w:tcMar>
              <w:left w:type="dxa" w:w="102"/>
              <w:right w:type="dxa" w:w="102"/>
            </w:tcMar>
            <w:tcPrChange w:id="100054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R1_C4</w:t>
            </w:r>
          </w:p>
        </w:tc>
        <w:tc>
          <w:tcPr>
            <w:tcW w:w="0" w:type="auto"/>
            <w:tcBorders>
              <w:top w:val="nil"/>
              <w:left w:val="nil"/>
              <w:bottom w:val="nil"/>
              <w:right w:val="nil"/>
              <w:insideH w:val="nil"/>
              <w:insideV w:val="nil"/>
            </w:tcBorders>
            <w:tcMar>
              <w:left w:type="dxa" w:w="102"/>
              <w:right w:type="dxa" w:w="102"/>
            </w:tcMar>
            <w:tcPrChange w:id="100054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055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7702</w:t>
            </w:r>
          </w:p>
        </w:tc>
        <w:tc>
          <w:tcPr>
            <w:tcW w:w="0" w:type="auto"/>
            <w:tcBorders>
              <w:top w:val="nil"/>
              <w:left w:val="nil"/>
              <w:bottom w:val="nil"/>
              <w:right w:val="nil"/>
              <w:insideH w:val="nil"/>
              <w:insideV w:val="nil"/>
            </w:tcBorders>
            <w:tcMar>
              <w:left w:type="dxa" w:w="102"/>
              <w:right w:type="dxa" w:w="102"/>
            </w:tcMar>
            <w:tcPrChange w:id="100055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2664</w:t>
            </w:r>
          </w:p>
        </w:tc>
        <w:tc>
          <w:tcPr>
            <w:tcW w:w="0" w:type="auto"/>
            <w:tcBorders>
              <w:top w:val="nil"/>
              <w:left w:val="nil"/>
              <w:bottom w:val="nil"/>
              <w:right w:val="nil"/>
              <w:insideH w:val="nil"/>
              <w:insideV w:val="nil"/>
            </w:tcBorders>
            <w:tcMar>
              <w:left w:type="dxa" w:w="102"/>
              <w:right w:type="dxa" w:w="102"/>
            </w:tcMar>
            <w:tcPrChange w:id="100055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0.0914</w:t>
            </w:r>
          </w:p>
        </w:tc>
        <w:tc>
          <w:tcPr>
            <w:tcW w:w="0" w:type="auto"/>
            <w:tcBorders>
              <w:top w:val="nil"/>
              <w:left w:val="nil"/>
              <w:bottom w:val="nil"/>
              <w:right w:val="nil"/>
              <w:insideH w:val="nil"/>
              <w:insideV w:val="nil"/>
            </w:tcBorders>
            <w:tcMar>
              <w:left w:type="dxa" w:w="102"/>
              <w:right w:type="dxa" w:w="102"/>
            </w:tcMar>
            <w:tcPrChange w:id="100055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[-0.1531, 0.3360]</w:t>
            </w:r>
          </w:p>
        </w:tc>
        <w:tc>
          <w:tcPr>
            <w:tcW w:w="0" w:type="auto"/>
            <w:tcBorders>
              <w:top w:val="nil"/>
              <w:left w:val="nil"/>
              <w:bottom w:val="nil"/>
              <w:right w:val="nil"/>
              <w:insideH w:val="nil"/>
              <w:insideV w:val="nil"/>
            </w:tcBorders>
            <w:tcMar>
              <w:left w:type="dxa" w:w="102"/>
              <w:right w:type="dxa" w:w="102"/>
            </w:tcMar>
            <w:tcPrChange w:id="100055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55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55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0.2994</w:t>
            </w:r>
          </w:p>
        </w:tc>
      </w:tr>
      <w:tr>
        <w:trPr>
          <w:cantSplit/>
          <w:ins w:id="150" w:author="Codex" w:date="2026-10-05T14:02:24Z"/>
        </w:trPr>
        <w:tc>
          <w:tcPr>
            <w:tcW w:w="0" w:type="auto"/>
            <w:tcBorders>
              <w:top w:val="nil"/>
              <w:left w:val="nil"/>
              <w:bottom w:val="nil"/>
              <w:right w:val="nil"/>
              <w:insideH w:val="nil"/>
              <w:insideV w:val="nil"/>
            </w:tcBorders>
            <w:tcMar>
              <w:left w:type="dxa" w:w="102"/>
              <w:right w:type="dxa" w:w="102"/>
            </w:tcMar>
            <w:tcPrChange w:id="100055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R1_D1</w:t>
            </w:r>
          </w:p>
        </w:tc>
        <w:tc>
          <w:tcPr>
            <w:tcW w:w="0" w:type="auto"/>
            <w:tcBorders>
              <w:top w:val="nil"/>
              <w:left w:val="nil"/>
              <w:bottom w:val="nil"/>
              <w:right w:val="nil"/>
              <w:insideH w:val="nil"/>
              <w:insideV w:val="nil"/>
            </w:tcBorders>
            <w:tcMar>
              <w:left w:type="dxa" w:w="102"/>
              <w:right w:type="dxa" w:w="102"/>
            </w:tcMar>
            <w:tcPrChange w:id="100055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055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4444</w:t>
            </w:r>
          </w:p>
        </w:tc>
        <w:tc>
          <w:tcPr>
            <w:tcW w:w="0" w:type="auto"/>
            <w:tcBorders>
              <w:top w:val="nil"/>
              <w:left w:val="nil"/>
              <w:bottom w:val="nil"/>
              <w:right w:val="nil"/>
              <w:insideH w:val="nil"/>
              <w:insideV w:val="nil"/>
            </w:tcBorders>
            <w:tcMar>
              <w:left w:type="dxa" w:w="102"/>
              <w:right w:type="dxa" w:w="102"/>
            </w:tcMar>
            <w:tcPrChange w:id="100056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1774</w:t>
            </w:r>
          </w:p>
        </w:tc>
        <w:tc>
          <w:tcPr>
            <w:tcW w:w="0" w:type="auto"/>
            <w:tcBorders>
              <w:top w:val="nil"/>
              <w:left w:val="nil"/>
              <w:bottom w:val="nil"/>
              <w:right w:val="nil"/>
              <w:insideH w:val="nil"/>
              <w:insideV w:val="nil"/>
            </w:tcBorders>
            <w:tcMar>
              <w:left w:type="dxa" w:w="102"/>
              <w:right w:type="dxa" w:w="102"/>
            </w:tcMar>
            <w:tcPrChange w:id="100056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-0.0131</w:t>
            </w:r>
          </w:p>
        </w:tc>
        <w:tc>
          <w:tcPr>
            <w:tcW w:w="0" w:type="auto"/>
            <w:tcBorders>
              <w:top w:val="nil"/>
              <w:left w:val="nil"/>
              <w:bottom w:val="nil"/>
              <w:right w:val="nil"/>
              <w:insideH w:val="nil"/>
              <w:insideV w:val="nil"/>
            </w:tcBorders>
            <w:tcMar>
              <w:left w:type="dxa" w:w="102"/>
              <w:right w:type="dxa" w:w="102"/>
            </w:tcMar>
            <w:tcPrChange w:id="100056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[-0.1507, 0.1246]</w:t>
            </w:r>
          </w:p>
        </w:tc>
        <w:tc>
          <w:tcPr>
            <w:tcW w:w="0" w:type="auto"/>
            <w:tcBorders>
              <w:top w:val="nil"/>
              <w:left w:val="nil"/>
              <w:bottom w:val="nil"/>
              <w:right w:val="nil"/>
              <w:insideH w:val="nil"/>
              <w:insideV w:val="nil"/>
            </w:tcBorders>
            <w:tcMar>
              <w:left w:type="dxa" w:w="102"/>
              <w:right w:type="dxa" w:w="102"/>
            </w:tcMar>
            <w:tcPrChange w:id="100056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56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56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0.6886</w:t>
            </w:r>
          </w:p>
        </w:tc>
      </w:tr>
      <w:tr>
        <w:trPr>
          <w:cantSplit/>
          <w:ins w:id="151" w:author="Codex" w:date="2026-10-05T14:02:24Z"/>
        </w:trPr>
        <w:tc>
          <w:tcPr>
            <w:tcW w:w="0" w:type="auto"/>
            <w:tcBorders>
              <w:top w:val="nil"/>
              <w:left w:val="nil"/>
              <w:bottom w:val="single" w:sz="12" w:color="000000"/>
              <w:right w:val="nil"/>
              <w:insideH w:val="nil"/>
              <w:insideV w:val="nil"/>
            </w:tcBorders>
            <w:tcMar>
              <w:left w:type="dxa" w:w="102"/>
              <w:right w:type="dxa" w:w="102"/>
            </w:tcMar>
            <w:tcPrChange w:id="1000566"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R1_D2</w:t>
            </w:r>
          </w:p>
        </w:tc>
        <w:tc>
          <w:tcPr>
            <w:tcW w:w="0" w:type="auto"/>
            <w:tcBorders>
              <w:top w:val="nil"/>
              <w:left w:val="nil"/>
              <w:bottom w:val="single" w:sz="12" w:color="000000"/>
              <w:right w:val="nil"/>
              <w:insideH w:val="nil"/>
              <w:insideV w:val="nil"/>
            </w:tcBorders>
            <w:tcMar>
              <w:left w:type="dxa" w:w="102"/>
              <w:right w:type="dxa" w:w="102"/>
            </w:tcMar>
            <w:tcPrChange w:id="1000567"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single" w:sz="12" w:color="000000"/>
              <w:right w:val="nil"/>
              <w:insideH w:val="nil"/>
              <w:insideV w:val="nil"/>
            </w:tcBorders>
            <w:tcMar>
              <w:left w:type="dxa" w:w="102"/>
              <w:right w:type="dxa" w:w="102"/>
            </w:tcMar>
            <w:tcPrChange w:id="1000568"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4443</w:t>
            </w:r>
          </w:p>
        </w:tc>
        <w:tc>
          <w:tcPr>
            <w:tcW w:w="0" w:type="auto"/>
            <w:tcBorders>
              <w:top w:val="nil"/>
              <w:left w:val="nil"/>
              <w:bottom w:val="single" w:sz="12" w:color="000000"/>
              <w:right w:val="nil"/>
              <w:insideH w:val="nil"/>
              <w:insideV w:val="nil"/>
            </w:tcBorders>
            <w:tcMar>
              <w:left w:type="dxa" w:w="102"/>
              <w:right w:type="dxa" w:w="102"/>
            </w:tcMar>
            <w:tcPrChange w:id="1000569"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1773</w:t>
            </w:r>
          </w:p>
        </w:tc>
        <w:tc>
          <w:tcPr>
            <w:tcW w:w="0" w:type="auto"/>
            <w:tcBorders>
              <w:top w:val="nil"/>
              <w:left w:val="nil"/>
              <w:bottom w:val="single" w:sz="12" w:color="000000"/>
              <w:right w:val="nil"/>
              <w:insideH w:val="nil"/>
              <w:insideV w:val="nil"/>
            </w:tcBorders>
            <w:tcMar>
              <w:left w:type="dxa" w:w="102"/>
              <w:right w:type="dxa" w:w="102"/>
            </w:tcMar>
            <w:tcPrChange w:id="1000570"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0.0619</w:t>
            </w:r>
          </w:p>
        </w:tc>
        <w:tc>
          <w:tcPr>
            <w:tcW w:w="0" w:type="auto"/>
            <w:tcBorders>
              <w:top w:val="nil"/>
              <w:left w:val="nil"/>
              <w:bottom w:val="single" w:sz="12" w:color="000000"/>
              <w:right w:val="nil"/>
              <w:insideH w:val="nil"/>
              <w:insideV w:val="nil"/>
            </w:tcBorders>
            <w:tcMar>
              <w:left w:type="dxa" w:w="102"/>
              <w:right w:type="dxa" w:w="102"/>
            </w:tcMar>
            <w:tcPrChange w:id="1000571"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[-0.1318, 0.2557]</w:t>
            </w:r>
          </w:p>
        </w:tc>
        <w:tc>
          <w:tcPr>
            <w:tcW w:w="0" w:type="auto"/>
            <w:tcBorders>
              <w:top w:val="nil"/>
              <w:left w:val="nil"/>
              <w:bottom w:val="single" w:sz="12" w:color="000000"/>
              <w:right w:val="nil"/>
              <w:insideH w:val="nil"/>
              <w:insideV w:val="nil"/>
            </w:tcBorders>
            <w:tcMar>
              <w:left w:type="dxa" w:w="102"/>
              <w:right w:type="dxa" w:w="102"/>
            </w:tcMar>
            <w:tcPrChange w:id="1000572"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single" w:sz="12" w:color="000000"/>
              <w:right w:val="nil"/>
              <w:insideH w:val="nil"/>
              <w:insideV w:val="nil"/>
            </w:tcBorders>
            <w:tcMar>
              <w:left w:type="dxa" w:w="102"/>
              <w:right w:type="dxa" w:w="102"/>
            </w:tcMar>
            <w:tcPrChange w:id="1000573"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single" w:sz="12" w:color="000000"/>
              <w:right w:val="nil"/>
              <w:insideH w:val="nil"/>
              <w:insideV w:val="nil"/>
            </w:tcBorders>
            <w:tcMar>
              <w:left w:type="dxa" w:w="102"/>
              <w:right w:type="dxa" w:w="102"/>
            </w:tcMar>
            <w:tcPrChange w:id="1000574"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0.4192</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152" w:author="Codex" w:date="2026-10-05T14:02:24Z"/>
          <w:rFonts w:ascii="Times New Roman" w:hAnsi="Times New Roman" w:cs="Times New Roman" w:eastAsia="SimSun"/>
          <w:sz w:val="21"/>
          <w:szCs w:val="21"/>
        </w:rPr>
      </w:pPr>
      <w:ins w:id="153" w:author="Codex" w:date="2026-10-05T14:02:24Z">
        <w:r>
          <w:rPr>
            <w:rFonts w:ascii="Times New Roman" w:hAnsi="Times New Roman" w:cs="Times New Roman" w:eastAsia="SimSun"/>
            <w:sz w:val="21"/>
            <w:szCs w:val="21"/>
          </w:rPr>
          <w:t>以上原始p不代表跨全部探索校正后的证据。有效比例低于98%的规格保留点估计与失败记录，主p与区间不发布；增加重复数不能纠正估计不稳定或因果识别问题。</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154" w:author="Codex" w:date="2026-10-05T14:02:24Z"/>
          <w:rFonts w:ascii="Times New Roman" w:hAnsi="Times New Roman" w:cs="Times New Roman" w:eastAsia="SimSun"/>
          <w:sz w:val="21"/>
          <w:szCs w:val="21"/>
        </w:rPr>
      </w:pPr>
      <w:ins w:id="155" w:author="Codex" w:date="2026-10-05T14:02:24Z">
        <w:r>
          <w:rPr>
            <w:rFonts w:ascii="Times New Roman" w:hAnsi="Times New Roman" w:cs="Times New Roman" w:eastAsia="SimSun"/>
            <w:b/>
            <w:sz w:val="21"/>
            <w:szCs w:val="21"/>
          </w:rPr>
          <w:t>登记辅助分析R2/R5/R8完整结果</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156" w:author="Codex" w:date="2026-10-05T14:02:24Z"/>
          <w:rFonts w:ascii="Times New Roman" w:hAnsi="Times New Roman" w:cs="Times New Roman" w:eastAsia="SimSun"/>
          <w:sz w:val="21"/>
          <w:szCs w:val="21"/>
        </w:rPr>
      </w:pPr>
      <w:ins w:id="157" w:author="Codex" w:date="2026-10-05T14:02:24Z">
        <w:r>
          <w:rPr>
            <w:rFonts w:ascii="Times New Roman" w:hAnsi="Times New Roman" w:cs="Times New Roman" w:eastAsia="SimSun"/>
            <w:sz w:val="21"/>
            <w:szCs w:val="21"/>
          </w:rPr>
          <w:t>R2复用既有B200保存抽样，主列为满意度5分对4分的辅助修饰对比；所有组内收入对比单列。R5为预设线性概率模型，R8为影响函数推断对照。不得按较小p替换新14项的冻结主推断。</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158" w:author="Codex" w:date="2026-10-05T14:02:24Z"/>
          <w:rFonts w:ascii="Times New Roman" w:hAnsi="Times New Roman" w:cs="Times New Roman" w:eastAsia="SimSun"/>
          <w:sz w:val="21"/>
          <w:szCs w:val="21"/>
        </w:rPr>
      </w:pPr>
      <w:ins w:id="159" w:author="Codex" w:date="2026-10-05T14:02:24Z">
        <w:r>
          <w:rPr>
            <w:rFonts w:ascii="Times New Roman" w:hAnsi="Times New Roman" w:cs="Times New Roman" w:eastAsia="SimSun"/>
            <w:b/>
            <w:sz w:val="21"/>
            <w:szCs w:val="21"/>
          </w:rPr>
          <w:t>修饰对比</w:t>
        </w:r>
      </w:ins>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ins w:id="160" w:author="Codex" w:date="2026-10-05T14:02:24Z"/>
          <w:rFonts w:ascii="Times New Roman" w:hAnsi="Times New Roman" w:cs="Times New Roman" w:eastAsia="KaiTi"/>
          <w:b w:val="0"/>
          <w:bCs w:val="0"/>
          <w:sz w:val="21"/>
          <w:szCs w:val="21"/>
        </w:rPr>
      </w:pPr>
      <w:ins w:id="161" w:author="Codex" w:date="2026-10-05T14:02:24Z">
        <w:r>
          <w:rPr>
            <w:rFonts w:ascii="Times New Roman" w:hAnsi="Times New Roman" w:cs="Times New Roman" w:eastAsia="KaiTi"/>
            <w:b w:val="0"/>
            <w:bCs w:val="0"/>
            <w:sz w:val="21"/>
            <w:szCs w:val="21"/>
          </w:rPr>
          <w:t>表D.6 R2、R5与R8辅助调节对比</w:t>
        </w:r>
      </w:ins>
    </w:p>
    <w:tbl>
      <w:tblPr>
        <w:tblW w:w="0" w:type="auto"/>
        <w:tblBorders>
          <w:top w:val="single" w:sz="12" w:color="000000"/>
          <w:left w:val="nil"/>
          <w:bottom w:val="single" w:sz="12" w:color="000000"/>
          <w:right w:val="nil"/>
          <w:insideH w:val="nil"/>
          <w:insideV w:val="nil"/>
        </w:tblBorders>
        <w:tblPrChange w:id="8450" w:author="Codex" w:date="2026-10-05T16:32:41.313017+00:00">
          <w:tblPr>
            <w:tblW w:w="0" w:type="auto"/>
            <w:tblLayout w:type="autofit"/>
          </w:tblPr>
        </w:tblPrChange>
      </w:tblPr>
      <w:tblGrid>
        <w:gridCol w:w="811"/>
        <w:gridCol w:w="1068"/>
        <w:gridCol w:w="957"/>
        <w:gridCol w:w="1884"/>
        <w:gridCol w:w="834"/>
        <w:gridCol w:w="782"/>
        <w:tblGridChange w:id="1000575">
          <w:tblGrid>
            <w:gridCol w:w="1466"/>
            <w:gridCol w:w="1466"/>
            <w:gridCol w:w="1466"/>
            <w:gridCol w:w="1466"/>
            <w:gridCol w:w="1466"/>
            <w:gridCol w:w="1466"/>
          </w:tblGrid>
        </w:tblGridChange>
      </w:tblGrid>
      <w:tr>
        <w:trPr>
          <w:cantSplit/>
          <w:tblHeader/>
          <w:ins w:id="162" w:author="Codex" w:date="2026-10-05T14:02:24Z"/>
        </w:trPr>
        <w:tc>
          <w:tcPr>
            <w:tcW w:w="0" w:type="auto"/>
            <w:tcBorders>
              <w:top w:val="single" w:sz="12" w:color="000000"/>
              <w:left w:val="nil"/>
              <w:bottom w:val="single" w:sz="4" w:color="000000"/>
              <w:right w:val="nil"/>
              <w:insideH w:val="nil"/>
              <w:insideV w:val="nil"/>
            </w:tcBorders>
            <w:tcMar>
              <w:left w:type="dxa" w:w="102"/>
              <w:right w:type="dxa" w:w="102"/>
            </w:tcMar>
            <w:tcPrChange w:id="1000576"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规格</w:t>
            </w:r>
          </w:p>
        </w:tc>
        <w:tc>
          <w:tcPr>
            <w:tcW w:w="0" w:type="auto"/>
            <w:tcBorders>
              <w:top w:val="single" w:sz="12" w:color="000000"/>
              <w:left w:val="nil"/>
              <w:bottom w:val="single" w:sz="4" w:color="000000"/>
              <w:right w:val="nil"/>
              <w:insideH w:val="nil"/>
              <w:insideV w:val="nil"/>
            </w:tcBorders>
            <w:tcMar>
              <w:left w:type="dxa" w:w="102"/>
              <w:right w:type="dxa" w:w="102"/>
            </w:tcMar>
            <w:tcPrChange w:id="1000577"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目标量</w:t>
            </w:r>
          </w:p>
        </w:tc>
        <w:tc>
          <w:tcPr>
            <w:tcW w:w="0" w:type="auto"/>
            <w:tcBorders>
              <w:top w:val="single" w:sz="12" w:color="000000"/>
              <w:left w:val="nil"/>
              <w:bottom w:val="single" w:sz="4" w:color="000000"/>
              <w:right w:val="nil"/>
              <w:insideH w:val="nil"/>
              <w:insideV w:val="nil"/>
            </w:tcBorders>
            <w:tcMar>
              <w:left w:type="dxa" w:w="102"/>
              <w:right w:type="dxa" w:w="102"/>
            </w:tcMar>
            <w:tcPrChange w:id="1000578"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w:t>
            </w:r>
          </w:p>
        </w:tc>
        <w:tc>
          <w:tcPr>
            <w:tcW w:w="0" w:type="auto"/>
            <w:tcBorders>
              <w:top w:val="single" w:sz="12" w:color="000000"/>
              <w:left w:val="nil"/>
              <w:bottom w:val="single" w:sz="4" w:color="000000"/>
              <w:right w:val="nil"/>
              <w:insideH w:val="nil"/>
              <w:insideV w:val="nil"/>
            </w:tcBorders>
            <w:tcMar>
              <w:left w:type="dxa" w:w="102"/>
              <w:right w:type="dxa" w:w="102"/>
            </w:tcMar>
            <w:tcPrChange w:id="1000579"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Change w:id="1000580"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单位</w:t>
            </w:r>
          </w:p>
        </w:tc>
        <w:tc>
          <w:tcPr>
            <w:tcW w:w="0" w:type="auto"/>
            <w:tcBorders>
              <w:top w:val="single" w:sz="12" w:color="000000"/>
              <w:left w:val="nil"/>
              <w:bottom w:val="single" w:sz="4" w:color="000000"/>
              <w:right w:val="nil"/>
              <w:insideH w:val="nil"/>
              <w:insideV w:val="nil"/>
            </w:tcBorders>
            <w:tcMar>
              <w:left w:type="dxa" w:w="102"/>
              <w:right w:type="dxa" w:w="102"/>
            </w:tcMar>
            <w:tcPrChange w:id="1000581"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原始p</w:t>
            </w:r>
          </w:p>
        </w:tc>
      </w:tr>
      <w:tr>
        <w:trPr>
          <w:cantSplit/>
          <w:ins w:id="163" w:author="Codex" w:date="2026-10-05T14:02:24Z"/>
        </w:trPr>
        <w:tc>
          <w:tcPr>
            <w:tcW w:w="0" w:type="auto"/>
            <w:tcBorders>
              <w:top w:val="nil"/>
              <w:left w:val="nil"/>
              <w:bottom w:val="nil"/>
              <w:right w:val="nil"/>
              <w:insideH w:val="nil"/>
              <w:insideV w:val="nil"/>
            </w:tcBorders>
            <w:tcMar>
              <w:left w:type="dxa" w:w="102"/>
              <w:right w:type="dxa" w:w="102"/>
            </w:tcMar>
            <w:tcPrChange w:id="100058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R2_A1</w:t>
            </w:r>
          </w:p>
        </w:tc>
        <w:tc>
          <w:tcPr>
            <w:tcW w:w="0" w:type="auto"/>
            <w:tcBorders>
              <w:top w:val="nil"/>
              <w:left w:val="nil"/>
              <w:bottom w:val="nil"/>
              <w:right w:val="nil"/>
              <w:insideH w:val="nil"/>
              <w:insideV w:val="nil"/>
            </w:tcBorders>
            <w:tcMar>
              <w:left w:type="dxa" w:w="102"/>
              <w:right w:type="dxa" w:w="102"/>
            </w:tcMar>
            <w:tcPrChange w:id="100058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058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-2.8936</w:t>
            </w:r>
          </w:p>
        </w:tc>
        <w:tc>
          <w:tcPr>
            <w:tcW w:w="0" w:type="auto"/>
            <w:tcBorders>
              <w:top w:val="nil"/>
              <w:left w:val="nil"/>
              <w:bottom w:val="nil"/>
              <w:right w:val="nil"/>
              <w:insideH w:val="nil"/>
              <w:insideV w:val="nil"/>
            </w:tcBorders>
            <w:tcMar>
              <w:left w:type="dxa" w:w="102"/>
              <w:right w:type="dxa" w:w="102"/>
            </w:tcMar>
            <w:tcPrChange w:id="100058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[-7.5619, 1.7746]</w:t>
            </w:r>
          </w:p>
        </w:tc>
        <w:tc>
          <w:tcPr>
            <w:tcW w:w="0" w:type="auto"/>
            <w:tcBorders>
              <w:top w:val="nil"/>
              <w:left w:val="nil"/>
              <w:bottom w:val="nil"/>
              <w:right w:val="nil"/>
              <w:insideH w:val="nil"/>
              <w:insideV w:val="nil"/>
            </w:tcBorders>
            <w:tcMar>
              <w:left w:type="dxa" w:w="102"/>
              <w:right w:type="dxa" w:w="102"/>
            </w:tcMar>
            <w:tcPrChange w:id="100058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58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0.2637</w:t>
            </w:r>
          </w:p>
        </w:tc>
      </w:tr>
      <w:tr>
        <w:trPr>
          <w:cantSplit/>
          <w:ins w:id="164" w:author="Codex" w:date="2026-10-05T14:02:24Z"/>
        </w:trPr>
        <w:tc>
          <w:tcPr>
            <w:tcW w:w="0" w:type="auto"/>
            <w:tcBorders>
              <w:top w:val="nil"/>
              <w:left w:val="nil"/>
              <w:bottom w:val="nil"/>
              <w:right w:val="nil"/>
              <w:insideH w:val="nil"/>
              <w:insideV w:val="nil"/>
            </w:tcBorders>
            <w:tcMar>
              <w:left w:type="dxa" w:w="102"/>
              <w:right w:type="dxa" w:w="102"/>
            </w:tcMar>
            <w:tcPrChange w:id="100058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R2_B1</w:t>
            </w:r>
          </w:p>
        </w:tc>
        <w:tc>
          <w:tcPr>
            <w:tcW w:w="0" w:type="auto"/>
            <w:tcBorders>
              <w:top w:val="nil"/>
              <w:left w:val="nil"/>
              <w:bottom w:val="nil"/>
              <w:right w:val="nil"/>
              <w:insideH w:val="nil"/>
              <w:insideV w:val="nil"/>
            </w:tcBorders>
            <w:tcMar>
              <w:left w:type="dxa" w:w="102"/>
              <w:right w:type="dxa" w:w="102"/>
            </w:tcMar>
            <w:tcPrChange w:id="100058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059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-30.4152</w:t>
            </w:r>
          </w:p>
        </w:tc>
        <w:tc>
          <w:tcPr>
            <w:tcW w:w="0" w:type="auto"/>
            <w:tcBorders>
              <w:top w:val="nil"/>
              <w:left w:val="nil"/>
              <w:bottom w:val="nil"/>
              <w:right w:val="nil"/>
              <w:insideH w:val="nil"/>
              <w:insideV w:val="nil"/>
            </w:tcBorders>
            <w:tcMar>
              <w:left w:type="dxa" w:w="102"/>
              <w:right w:type="dxa" w:w="102"/>
            </w:tcMar>
            <w:tcPrChange w:id="100059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059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59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165" w:author="Codex" w:date="2026-10-05T14:02:24Z"/>
        </w:trPr>
        <w:tc>
          <w:tcPr>
            <w:tcW w:w="0" w:type="auto"/>
            <w:tcBorders>
              <w:top w:val="nil"/>
              <w:left w:val="nil"/>
              <w:bottom w:val="nil"/>
              <w:right w:val="nil"/>
              <w:insideH w:val="nil"/>
              <w:insideV w:val="nil"/>
            </w:tcBorders>
            <w:tcMar>
              <w:left w:type="dxa" w:w="102"/>
              <w:right w:type="dxa" w:w="102"/>
            </w:tcMar>
            <w:tcPrChange w:id="100059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R2_A2</w:t>
            </w:r>
          </w:p>
        </w:tc>
        <w:tc>
          <w:tcPr>
            <w:tcW w:w="0" w:type="auto"/>
            <w:tcBorders>
              <w:top w:val="nil"/>
              <w:left w:val="nil"/>
              <w:bottom w:val="nil"/>
              <w:right w:val="nil"/>
              <w:insideH w:val="nil"/>
              <w:insideV w:val="nil"/>
            </w:tcBorders>
            <w:tcMar>
              <w:left w:type="dxa" w:w="102"/>
              <w:right w:type="dxa" w:w="102"/>
            </w:tcMar>
            <w:tcPrChange w:id="100059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059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-0.3190</w:t>
            </w:r>
          </w:p>
        </w:tc>
        <w:tc>
          <w:tcPr>
            <w:tcW w:w="0" w:type="auto"/>
            <w:tcBorders>
              <w:top w:val="nil"/>
              <w:left w:val="nil"/>
              <w:bottom w:val="nil"/>
              <w:right w:val="nil"/>
              <w:insideH w:val="nil"/>
              <w:insideV w:val="nil"/>
            </w:tcBorders>
            <w:tcMar>
              <w:left w:type="dxa" w:w="102"/>
              <w:right w:type="dxa" w:w="102"/>
            </w:tcMar>
            <w:tcPrChange w:id="100059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[-5.2505, 4.6125]</w:t>
            </w:r>
          </w:p>
        </w:tc>
        <w:tc>
          <w:tcPr>
            <w:tcW w:w="0" w:type="auto"/>
            <w:tcBorders>
              <w:top w:val="nil"/>
              <w:left w:val="nil"/>
              <w:bottom w:val="nil"/>
              <w:right w:val="nil"/>
              <w:insideH w:val="nil"/>
              <w:insideV w:val="nil"/>
            </w:tcBorders>
            <w:tcMar>
              <w:left w:type="dxa" w:w="102"/>
              <w:right w:type="dxa" w:w="102"/>
            </w:tcMar>
            <w:tcPrChange w:id="100059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59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0.9055</w:t>
            </w:r>
          </w:p>
        </w:tc>
      </w:tr>
      <w:tr>
        <w:trPr>
          <w:cantSplit/>
          <w:ins w:id="166" w:author="Codex" w:date="2026-10-05T14:02:24Z"/>
        </w:trPr>
        <w:tc>
          <w:tcPr>
            <w:tcW w:w="0" w:type="auto"/>
            <w:tcBorders>
              <w:top w:val="nil"/>
              <w:left w:val="nil"/>
              <w:bottom w:val="nil"/>
              <w:right w:val="nil"/>
              <w:insideH w:val="nil"/>
              <w:insideV w:val="nil"/>
            </w:tcBorders>
            <w:tcMar>
              <w:left w:type="dxa" w:w="102"/>
              <w:right w:type="dxa" w:w="102"/>
            </w:tcMar>
            <w:tcPrChange w:id="100060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R2_B2</w:t>
            </w:r>
          </w:p>
        </w:tc>
        <w:tc>
          <w:tcPr>
            <w:tcW w:w="0" w:type="auto"/>
            <w:tcBorders>
              <w:top w:val="nil"/>
              <w:left w:val="nil"/>
              <w:bottom w:val="nil"/>
              <w:right w:val="nil"/>
              <w:insideH w:val="nil"/>
              <w:insideV w:val="nil"/>
            </w:tcBorders>
            <w:tcMar>
              <w:left w:type="dxa" w:w="102"/>
              <w:right w:type="dxa" w:w="102"/>
            </w:tcMar>
            <w:tcPrChange w:id="100060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060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13.1336</w:t>
            </w:r>
          </w:p>
        </w:tc>
        <w:tc>
          <w:tcPr>
            <w:tcW w:w="0" w:type="auto"/>
            <w:tcBorders>
              <w:top w:val="nil"/>
              <w:left w:val="nil"/>
              <w:bottom w:val="nil"/>
              <w:right w:val="nil"/>
              <w:insideH w:val="nil"/>
              <w:insideV w:val="nil"/>
            </w:tcBorders>
            <w:tcMar>
              <w:left w:type="dxa" w:w="102"/>
              <w:right w:type="dxa" w:w="102"/>
            </w:tcMar>
            <w:tcPrChange w:id="100060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[-21.4200, 47.6871]</w:t>
            </w:r>
          </w:p>
        </w:tc>
        <w:tc>
          <w:tcPr>
            <w:tcW w:w="0" w:type="auto"/>
            <w:tcBorders>
              <w:top w:val="nil"/>
              <w:left w:val="nil"/>
              <w:bottom w:val="nil"/>
              <w:right w:val="nil"/>
              <w:insideH w:val="nil"/>
              <w:insideV w:val="nil"/>
            </w:tcBorders>
            <w:tcMar>
              <w:left w:type="dxa" w:w="102"/>
              <w:right w:type="dxa" w:w="102"/>
            </w:tcMar>
            <w:tcPrChange w:id="100060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60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0.4450</w:t>
            </w:r>
          </w:p>
        </w:tc>
      </w:tr>
      <w:tr>
        <w:trPr>
          <w:cantSplit/>
          <w:ins w:id="167" w:author="Codex" w:date="2026-10-05T14:02:24Z"/>
        </w:trPr>
        <w:tc>
          <w:tcPr>
            <w:tcW w:w="0" w:type="auto"/>
            <w:tcBorders>
              <w:top w:val="nil"/>
              <w:left w:val="nil"/>
              <w:bottom w:val="nil"/>
              <w:right w:val="nil"/>
              <w:insideH w:val="nil"/>
              <w:insideV w:val="nil"/>
            </w:tcBorders>
            <w:tcMar>
              <w:left w:type="dxa" w:w="102"/>
              <w:right w:type="dxa" w:w="102"/>
            </w:tcMar>
            <w:tcPrChange w:id="100060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R2_A3</w:t>
            </w:r>
          </w:p>
        </w:tc>
        <w:tc>
          <w:tcPr>
            <w:tcW w:w="0" w:type="auto"/>
            <w:tcBorders>
              <w:top w:val="nil"/>
              <w:left w:val="nil"/>
              <w:bottom w:val="nil"/>
              <w:right w:val="nil"/>
              <w:insideH w:val="nil"/>
              <w:insideV w:val="nil"/>
            </w:tcBorders>
            <w:tcMar>
              <w:left w:type="dxa" w:w="102"/>
              <w:right w:type="dxa" w:w="102"/>
            </w:tcMar>
            <w:tcPrChange w:id="100060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060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3.1826</w:t>
            </w:r>
          </w:p>
        </w:tc>
        <w:tc>
          <w:tcPr>
            <w:tcW w:w="0" w:type="auto"/>
            <w:tcBorders>
              <w:top w:val="nil"/>
              <w:left w:val="nil"/>
              <w:bottom w:val="nil"/>
              <w:right w:val="nil"/>
              <w:insideH w:val="nil"/>
              <w:insideV w:val="nil"/>
            </w:tcBorders>
            <w:tcMar>
              <w:left w:type="dxa" w:w="102"/>
              <w:right w:type="dxa" w:w="102"/>
            </w:tcMar>
            <w:tcPrChange w:id="100060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[-4.6374, 11.0025]</w:t>
            </w:r>
          </w:p>
        </w:tc>
        <w:tc>
          <w:tcPr>
            <w:tcW w:w="0" w:type="auto"/>
            <w:tcBorders>
              <w:top w:val="nil"/>
              <w:left w:val="nil"/>
              <w:bottom w:val="nil"/>
              <w:right w:val="nil"/>
              <w:insideH w:val="nil"/>
              <w:insideV w:val="nil"/>
            </w:tcBorders>
            <w:tcMar>
              <w:left w:type="dxa" w:w="102"/>
              <w:right w:type="dxa" w:w="102"/>
            </w:tcMar>
            <w:tcPrChange w:id="100061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61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0.4478</w:t>
            </w:r>
          </w:p>
        </w:tc>
      </w:tr>
      <w:tr>
        <w:trPr>
          <w:cantSplit/>
          <w:ins w:id="168" w:author="Codex" w:date="2026-10-05T14:02:24Z"/>
        </w:trPr>
        <w:tc>
          <w:tcPr>
            <w:tcW w:w="0" w:type="auto"/>
            <w:tcBorders>
              <w:top w:val="nil"/>
              <w:left w:val="nil"/>
              <w:bottom w:val="nil"/>
              <w:right w:val="nil"/>
              <w:insideH w:val="nil"/>
              <w:insideV w:val="nil"/>
            </w:tcBorders>
            <w:tcMar>
              <w:left w:type="dxa" w:w="102"/>
              <w:right w:type="dxa" w:w="102"/>
            </w:tcMar>
            <w:tcPrChange w:id="100061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R2_B3</w:t>
            </w:r>
          </w:p>
        </w:tc>
        <w:tc>
          <w:tcPr>
            <w:tcW w:w="0" w:type="auto"/>
            <w:tcBorders>
              <w:top w:val="nil"/>
              <w:left w:val="nil"/>
              <w:bottom w:val="nil"/>
              <w:right w:val="nil"/>
              <w:insideH w:val="nil"/>
              <w:insideV w:val="nil"/>
            </w:tcBorders>
            <w:tcMar>
              <w:left w:type="dxa" w:w="102"/>
              <w:right w:type="dxa" w:w="102"/>
            </w:tcMar>
            <w:tcPrChange w:id="100061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061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-34.1123</w:t>
            </w:r>
          </w:p>
        </w:tc>
        <w:tc>
          <w:tcPr>
            <w:tcW w:w="0" w:type="auto"/>
            <w:tcBorders>
              <w:top w:val="nil"/>
              <w:left w:val="nil"/>
              <w:bottom w:val="nil"/>
              <w:right w:val="nil"/>
              <w:insideH w:val="nil"/>
              <w:insideV w:val="nil"/>
            </w:tcBorders>
            <w:tcMar>
              <w:left w:type="dxa" w:w="102"/>
              <w:right w:type="dxa" w:w="102"/>
            </w:tcMar>
            <w:tcPrChange w:id="100061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[-88.8018, 20.5772]</w:t>
            </w:r>
          </w:p>
        </w:tc>
        <w:tc>
          <w:tcPr>
            <w:tcW w:w="0" w:type="auto"/>
            <w:tcBorders>
              <w:top w:val="nil"/>
              <w:left w:val="nil"/>
              <w:bottom w:val="nil"/>
              <w:right w:val="nil"/>
              <w:insideH w:val="nil"/>
              <w:insideV w:val="nil"/>
            </w:tcBorders>
            <w:tcMar>
              <w:left w:type="dxa" w:w="102"/>
              <w:right w:type="dxa" w:w="102"/>
            </w:tcMar>
            <w:tcPrChange w:id="100061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61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0.2189</w:t>
            </w:r>
          </w:p>
        </w:tc>
      </w:tr>
      <w:tr>
        <w:trPr>
          <w:cantSplit/>
          <w:ins w:id="169" w:author="Codex" w:date="2026-10-05T14:02:24Z"/>
        </w:trPr>
        <w:tc>
          <w:tcPr>
            <w:tcW w:w="0" w:type="auto"/>
            <w:tcBorders>
              <w:top w:val="nil"/>
              <w:left w:val="nil"/>
              <w:bottom w:val="nil"/>
              <w:right w:val="nil"/>
              <w:insideH w:val="nil"/>
              <w:insideV w:val="nil"/>
            </w:tcBorders>
            <w:tcMar>
              <w:left w:type="dxa" w:w="102"/>
              <w:right w:type="dxa" w:w="102"/>
            </w:tcMar>
            <w:tcPrChange w:id="100061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R2_A4</w:t>
            </w:r>
          </w:p>
        </w:tc>
        <w:tc>
          <w:tcPr>
            <w:tcW w:w="0" w:type="auto"/>
            <w:tcBorders>
              <w:top w:val="nil"/>
              <w:left w:val="nil"/>
              <w:bottom w:val="nil"/>
              <w:right w:val="nil"/>
              <w:insideH w:val="nil"/>
              <w:insideV w:val="nil"/>
            </w:tcBorders>
            <w:tcMar>
              <w:left w:type="dxa" w:w="102"/>
              <w:right w:type="dxa" w:w="102"/>
            </w:tcMar>
            <w:tcPrChange w:id="100061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062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-3.9022</w:t>
            </w:r>
          </w:p>
        </w:tc>
        <w:tc>
          <w:tcPr>
            <w:tcW w:w="0" w:type="auto"/>
            <w:tcBorders>
              <w:top w:val="nil"/>
              <w:left w:val="nil"/>
              <w:bottom w:val="nil"/>
              <w:right w:val="nil"/>
              <w:insideH w:val="nil"/>
              <w:insideV w:val="nil"/>
            </w:tcBorders>
            <w:tcMar>
              <w:left w:type="dxa" w:w="102"/>
              <w:right w:type="dxa" w:w="102"/>
            </w:tcMar>
            <w:tcPrChange w:id="100062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[-12.0510, 4.2467]</w:t>
            </w:r>
          </w:p>
        </w:tc>
        <w:tc>
          <w:tcPr>
            <w:tcW w:w="0" w:type="auto"/>
            <w:tcBorders>
              <w:top w:val="nil"/>
              <w:left w:val="nil"/>
              <w:bottom w:val="nil"/>
              <w:right w:val="nil"/>
              <w:insideH w:val="nil"/>
              <w:insideV w:val="nil"/>
            </w:tcBorders>
            <w:tcMar>
              <w:left w:type="dxa" w:w="102"/>
              <w:right w:type="dxa" w:w="102"/>
            </w:tcMar>
            <w:tcPrChange w:id="100062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62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0.3632</w:t>
            </w:r>
          </w:p>
        </w:tc>
      </w:tr>
      <w:tr>
        <w:trPr>
          <w:cantSplit/>
          <w:ins w:id="170" w:author="Codex" w:date="2026-10-05T14:02:24Z"/>
        </w:trPr>
        <w:tc>
          <w:tcPr>
            <w:tcW w:w="0" w:type="auto"/>
            <w:tcBorders>
              <w:top w:val="nil"/>
              <w:left w:val="nil"/>
              <w:bottom w:val="nil"/>
              <w:right w:val="nil"/>
              <w:insideH w:val="nil"/>
              <w:insideV w:val="nil"/>
            </w:tcBorders>
            <w:tcMar>
              <w:left w:type="dxa" w:w="102"/>
              <w:right w:type="dxa" w:w="102"/>
            </w:tcMar>
            <w:tcPrChange w:id="100062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R2_B4</w:t>
            </w:r>
          </w:p>
        </w:tc>
        <w:tc>
          <w:tcPr>
            <w:tcW w:w="0" w:type="auto"/>
            <w:tcBorders>
              <w:top w:val="nil"/>
              <w:left w:val="nil"/>
              <w:bottom w:val="nil"/>
              <w:right w:val="nil"/>
              <w:insideH w:val="nil"/>
              <w:insideV w:val="nil"/>
            </w:tcBorders>
            <w:tcMar>
              <w:left w:type="dxa" w:w="102"/>
              <w:right w:type="dxa" w:w="102"/>
            </w:tcMar>
            <w:tcPrChange w:id="100062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062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-14.3421</w:t>
            </w:r>
          </w:p>
        </w:tc>
        <w:tc>
          <w:tcPr>
            <w:tcW w:w="0" w:type="auto"/>
            <w:tcBorders>
              <w:top w:val="nil"/>
              <w:left w:val="nil"/>
              <w:bottom w:val="nil"/>
              <w:right w:val="nil"/>
              <w:insideH w:val="nil"/>
              <w:insideV w:val="nil"/>
            </w:tcBorders>
            <w:tcMar>
              <w:left w:type="dxa" w:w="102"/>
              <w:right w:type="dxa" w:w="102"/>
            </w:tcMar>
            <w:tcPrChange w:id="100062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[-59.4617, 30.7776]</w:t>
            </w:r>
          </w:p>
        </w:tc>
        <w:tc>
          <w:tcPr>
            <w:tcW w:w="0" w:type="auto"/>
            <w:tcBorders>
              <w:top w:val="nil"/>
              <w:left w:val="nil"/>
              <w:bottom w:val="nil"/>
              <w:right w:val="nil"/>
              <w:insideH w:val="nil"/>
              <w:insideV w:val="nil"/>
            </w:tcBorders>
            <w:tcMar>
              <w:left w:type="dxa" w:w="102"/>
              <w:right w:type="dxa" w:w="102"/>
            </w:tcMar>
            <w:tcPrChange w:id="100062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62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0.5672</w:t>
            </w:r>
          </w:p>
        </w:tc>
      </w:tr>
      <w:tr>
        <w:trPr>
          <w:cantSplit/>
          <w:ins w:id="171" w:author="Codex" w:date="2026-10-05T14:02:24Z"/>
        </w:trPr>
        <w:tc>
          <w:tcPr>
            <w:tcW w:w="0" w:type="auto"/>
            <w:tcBorders>
              <w:top w:val="nil"/>
              <w:left w:val="nil"/>
              <w:bottom w:val="nil"/>
              <w:right w:val="nil"/>
              <w:insideH w:val="nil"/>
              <w:insideV w:val="nil"/>
            </w:tcBorders>
            <w:tcMar>
              <w:left w:type="dxa" w:w="102"/>
              <w:right w:type="dxa" w:w="102"/>
            </w:tcMar>
            <w:tcPrChange w:id="100063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R5_A1</w:t>
            </w:r>
          </w:p>
        </w:tc>
        <w:tc>
          <w:tcPr>
            <w:tcW w:w="0" w:type="auto"/>
            <w:tcBorders>
              <w:top w:val="nil"/>
              <w:left w:val="nil"/>
              <w:bottom w:val="nil"/>
              <w:right w:val="nil"/>
              <w:insideH w:val="nil"/>
              <w:insideV w:val="nil"/>
            </w:tcBorders>
            <w:tcMar>
              <w:left w:type="dxa" w:w="102"/>
              <w:right w:type="dxa" w:w="102"/>
            </w:tcMar>
            <w:tcPrChange w:id="100063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d_P_LPM</w:t>
            </w:r>
          </w:p>
        </w:tc>
        <w:tc>
          <w:tcPr>
            <w:tcW w:w="0" w:type="auto"/>
            <w:tcBorders>
              <w:top w:val="nil"/>
              <w:left w:val="nil"/>
              <w:bottom w:val="nil"/>
              <w:right w:val="nil"/>
              <w:insideH w:val="nil"/>
              <w:insideV w:val="nil"/>
            </w:tcBorders>
            <w:tcMar>
              <w:left w:type="dxa" w:w="102"/>
              <w:right w:type="dxa" w:w="102"/>
            </w:tcMar>
            <w:tcPrChange w:id="100063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-4.2481</w:t>
            </w:r>
          </w:p>
        </w:tc>
        <w:tc>
          <w:tcPr>
            <w:tcW w:w="0" w:type="auto"/>
            <w:tcBorders>
              <w:top w:val="nil"/>
              <w:left w:val="nil"/>
              <w:bottom w:val="nil"/>
              <w:right w:val="nil"/>
              <w:insideH w:val="nil"/>
              <w:insideV w:val="nil"/>
            </w:tcBorders>
            <w:tcMar>
              <w:left w:type="dxa" w:w="102"/>
              <w:right w:type="dxa" w:w="102"/>
            </w:tcMar>
            <w:tcPrChange w:id="100063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[-10.2274, 1.7311]</w:t>
            </w:r>
          </w:p>
        </w:tc>
        <w:tc>
          <w:tcPr>
            <w:tcW w:w="0" w:type="auto"/>
            <w:tcBorders>
              <w:top w:val="nil"/>
              <w:left w:val="nil"/>
              <w:bottom w:val="nil"/>
              <w:right w:val="nil"/>
              <w:insideH w:val="nil"/>
              <w:insideV w:val="nil"/>
            </w:tcBorders>
            <w:tcMar>
              <w:left w:type="dxa" w:w="102"/>
              <w:right w:type="dxa" w:w="102"/>
            </w:tcMar>
            <w:tcPrChange w:id="100063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63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0.1638</w:t>
            </w:r>
          </w:p>
        </w:tc>
      </w:tr>
      <w:tr>
        <w:trPr>
          <w:cantSplit/>
          <w:ins w:id="172" w:author="Codex" w:date="2026-10-05T14:02:24Z"/>
        </w:trPr>
        <w:tc>
          <w:tcPr>
            <w:tcW w:w="0" w:type="auto"/>
            <w:tcBorders>
              <w:top w:val="nil"/>
              <w:left w:val="nil"/>
              <w:bottom w:val="nil"/>
              <w:right w:val="nil"/>
              <w:insideH w:val="nil"/>
              <w:insideV w:val="nil"/>
            </w:tcBorders>
            <w:tcMar>
              <w:left w:type="dxa" w:w="102"/>
              <w:right w:type="dxa" w:w="102"/>
            </w:tcMar>
            <w:tcPrChange w:id="100063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R5_A2</w:t>
            </w:r>
          </w:p>
        </w:tc>
        <w:tc>
          <w:tcPr>
            <w:tcW w:w="0" w:type="auto"/>
            <w:tcBorders>
              <w:top w:val="nil"/>
              <w:left w:val="nil"/>
              <w:bottom w:val="nil"/>
              <w:right w:val="nil"/>
              <w:insideH w:val="nil"/>
              <w:insideV w:val="nil"/>
            </w:tcBorders>
            <w:tcMar>
              <w:left w:type="dxa" w:w="102"/>
              <w:right w:type="dxa" w:w="102"/>
            </w:tcMar>
            <w:tcPrChange w:id="100063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d_P_LPM</w:t>
            </w:r>
          </w:p>
        </w:tc>
        <w:tc>
          <w:tcPr>
            <w:tcW w:w="0" w:type="auto"/>
            <w:tcBorders>
              <w:top w:val="nil"/>
              <w:left w:val="nil"/>
              <w:bottom w:val="nil"/>
              <w:right w:val="nil"/>
              <w:insideH w:val="nil"/>
              <w:insideV w:val="nil"/>
            </w:tcBorders>
            <w:tcMar>
              <w:left w:type="dxa" w:w="102"/>
              <w:right w:type="dxa" w:w="102"/>
            </w:tcMar>
            <w:tcPrChange w:id="100063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-1.1957</w:t>
            </w:r>
          </w:p>
        </w:tc>
        <w:tc>
          <w:tcPr>
            <w:tcW w:w="0" w:type="auto"/>
            <w:tcBorders>
              <w:top w:val="nil"/>
              <w:left w:val="nil"/>
              <w:bottom w:val="nil"/>
              <w:right w:val="nil"/>
              <w:insideH w:val="nil"/>
              <w:insideV w:val="nil"/>
            </w:tcBorders>
            <w:tcMar>
              <w:left w:type="dxa" w:w="102"/>
              <w:right w:type="dxa" w:w="102"/>
            </w:tcMar>
            <w:tcPrChange w:id="100063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[-7.2741, 4.8828]</w:t>
            </w:r>
          </w:p>
        </w:tc>
        <w:tc>
          <w:tcPr>
            <w:tcW w:w="0" w:type="auto"/>
            <w:tcBorders>
              <w:top w:val="nil"/>
              <w:left w:val="nil"/>
              <w:bottom w:val="nil"/>
              <w:right w:val="nil"/>
              <w:insideH w:val="nil"/>
              <w:insideV w:val="nil"/>
            </w:tcBorders>
            <w:tcMar>
              <w:left w:type="dxa" w:w="102"/>
              <w:right w:type="dxa" w:w="102"/>
            </w:tcMar>
            <w:tcPrChange w:id="100064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64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0.6998</w:t>
            </w:r>
          </w:p>
        </w:tc>
      </w:tr>
      <w:tr>
        <w:trPr>
          <w:cantSplit/>
          <w:ins w:id="173" w:author="Codex" w:date="2026-10-05T14:02:24Z"/>
        </w:trPr>
        <w:tc>
          <w:tcPr>
            <w:tcW w:w="0" w:type="auto"/>
            <w:tcBorders>
              <w:top w:val="nil"/>
              <w:left w:val="nil"/>
              <w:bottom w:val="nil"/>
              <w:right w:val="nil"/>
              <w:insideH w:val="nil"/>
              <w:insideV w:val="nil"/>
            </w:tcBorders>
            <w:tcMar>
              <w:left w:type="dxa" w:w="102"/>
              <w:right w:type="dxa" w:w="102"/>
            </w:tcMar>
            <w:tcPrChange w:id="100064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R5_A3</w:t>
            </w:r>
          </w:p>
        </w:tc>
        <w:tc>
          <w:tcPr>
            <w:tcW w:w="0" w:type="auto"/>
            <w:tcBorders>
              <w:top w:val="nil"/>
              <w:left w:val="nil"/>
              <w:bottom w:val="nil"/>
              <w:right w:val="nil"/>
              <w:insideH w:val="nil"/>
              <w:insideV w:val="nil"/>
            </w:tcBorders>
            <w:tcMar>
              <w:left w:type="dxa" w:w="102"/>
              <w:right w:type="dxa" w:w="102"/>
            </w:tcMar>
            <w:tcPrChange w:id="100064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d_P_LPM</w:t>
            </w:r>
          </w:p>
        </w:tc>
        <w:tc>
          <w:tcPr>
            <w:tcW w:w="0" w:type="auto"/>
            <w:tcBorders>
              <w:top w:val="nil"/>
              <w:left w:val="nil"/>
              <w:bottom w:val="nil"/>
              <w:right w:val="nil"/>
              <w:insideH w:val="nil"/>
              <w:insideV w:val="nil"/>
            </w:tcBorders>
            <w:tcMar>
              <w:left w:type="dxa" w:w="102"/>
              <w:right w:type="dxa" w:w="102"/>
            </w:tcMar>
            <w:tcPrChange w:id="100064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-2.8570</w:t>
            </w:r>
          </w:p>
        </w:tc>
        <w:tc>
          <w:tcPr>
            <w:tcW w:w="0" w:type="auto"/>
            <w:tcBorders>
              <w:top w:val="nil"/>
              <w:left w:val="nil"/>
              <w:bottom w:val="nil"/>
              <w:right w:val="nil"/>
              <w:insideH w:val="nil"/>
              <w:insideV w:val="nil"/>
            </w:tcBorders>
            <w:tcMar>
              <w:left w:type="dxa" w:w="102"/>
              <w:right w:type="dxa" w:w="102"/>
            </w:tcMar>
            <w:tcPrChange w:id="100064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[-12.0655, 6.3515]</w:t>
            </w:r>
          </w:p>
        </w:tc>
        <w:tc>
          <w:tcPr>
            <w:tcW w:w="0" w:type="auto"/>
            <w:tcBorders>
              <w:top w:val="nil"/>
              <w:left w:val="nil"/>
              <w:bottom w:val="nil"/>
              <w:right w:val="nil"/>
              <w:insideH w:val="nil"/>
              <w:insideV w:val="nil"/>
            </w:tcBorders>
            <w:tcMar>
              <w:left w:type="dxa" w:w="102"/>
              <w:right w:type="dxa" w:w="102"/>
            </w:tcMar>
            <w:tcPrChange w:id="100064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64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0.5431</w:t>
            </w:r>
          </w:p>
        </w:tc>
      </w:tr>
      <w:tr>
        <w:trPr>
          <w:cantSplit/>
          <w:ins w:id="174" w:author="Codex" w:date="2026-10-05T14:02:24Z"/>
        </w:trPr>
        <w:tc>
          <w:tcPr>
            <w:tcW w:w="0" w:type="auto"/>
            <w:tcBorders>
              <w:top w:val="nil"/>
              <w:left w:val="nil"/>
              <w:bottom w:val="nil"/>
              <w:right w:val="nil"/>
              <w:insideH w:val="nil"/>
              <w:insideV w:val="nil"/>
            </w:tcBorders>
            <w:tcMar>
              <w:left w:type="dxa" w:w="102"/>
              <w:right w:type="dxa" w:w="102"/>
            </w:tcMar>
            <w:tcPrChange w:id="100064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R5_A4</w:t>
            </w:r>
          </w:p>
        </w:tc>
        <w:tc>
          <w:tcPr>
            <w:tcW w:w="0" w:type="auto"/>
            <w:tcBorders>
              <w:top w:val="nil"/>
              <w:left w:val="nil"/>
              <w:bottom w:val="nil"/>
              <w:right w:val="nil"/>
              <w:insideH w:val="nil"/>
              <w:insideV w:val="nil"/>
            </w:tcBorders>
            <w:tcMar>
              <w:left w:type="dxa" w:w="102"/>
              <w:right w:type="dxa" w:w="102"/>
            </w:tcMar>
            <w:tcPrChange w:id="100064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d_P_LPM</w:t>
            </w:r>
          </w:p>
        </w:tc>
        <w:tc>
          <w:tcPr>
            <w:tcW w:w="0" w:type="auto"/>
            <w:tcBorders>
              <w:top w:val="nil"/>
              <w:left w:val="nil"/>
              <w:bottom w:val="nil"/>
              <w:right w:val="nil"/>
              <w:insideH w:val="nil"/>
              <w:insideV w:val="nil"/>
            </w:tcBorders>
            <w:tcMar>
              <w:left w:type="dxa" w:w="102"/>
              <w:right w:type="dxa" w:w="102"/>
            </w:tcMar>
            <w:tcPrChange w:id="100065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4.5128</w:t>
            </w:r>
          </w:p>
        </w:tc>
        <w:tc>
          <w:tcPr>
            <w:tcW w:w="0" w:type="auto"/>
            <w:tcBorders>
              <w:top w:val="nil"/>
              <w:left w:val="nil"/>
              <w:bottom w:val="nil"/>
              <w:right w:val="nil"/>
              <w:insideH w:val="nil"/>
              <w:insideV w:val="nil"/>
            </w:tcBorders>
            <w:tcMar>
              <w:left w:type="dxa" w:w="102"/>
              <w:right w:type="dxa" w:w="102"/>
            </w:tcMar>
            <w:tcPrChange w:id="100065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[-4.8936, 13.9192]</w:t>
            </w:r>
          </w:p>
        </w:tc>
        <w:tc>
          <w:tcPr>
            <w:tcW w:w="0" w:type="auto"/>
            <w:tcBorders>
              <w:top w:val="nil"/>
              <w:left w:val="nil"/>
              <w:bottom w:val="nil"/>
              <w:right w:val="nil"/>
              <w:insideH w:val="nil"/>
              <w:insideV w:val="nil"/>
            </w:tcBorders>
            <w:tcMar>
              <w:left w:type="dxa" w:w="102"/>
              <w:right w:type="dxa" w:w="102"/>
            </w:tcMar>
            <w:tcPrChange w:id="100065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65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0.3471</w:t>
            </w:r>
          </w:p>
        </w:tc>
      </w:tr>
      <w:tr>
        <w:trPr>
          <w:cantSplit/>
          <w:ins w:id="175" w:author="Codex" w:date="2026-10-05T14:02:24Z"/>
        </w:trPr>
        <w:tc>
          <w:tcPr>
            <w:tcW w:w="0" w:type="auto"/>
            <w:tcBorders>
              <w:top w:val="nil"/>
              <w:left w:val="nil"/>
              <w:bottom w:val="nil"/>
              <w:right w:val="nil"/>
              <w:insideH w:val="nil"/>
              <w:insideV w:val="nil"/>
            </w:tcBorders>
            <w:tcMar>
              <w:left w:type="dxa" w:w="102"/>
              <w:right w:type="dxa" w:w="102"/>
            </w:tcMar>
            <w:tcPrChange w:id="100065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R8_A1</w:t>
            </w:r>
          </w:p>
        </w:tc>
        <w:tc>
          <w:tcPr>
            <w:tcW w:w="0" w:type="auto"/>
            <w:tcBorders>
              <w:top w:val="nil"/>
              <w:left w:val="nil"/>
              <w:bottom w:val="nil"/>
              <w:right w:val="nil"/>
              <w:insideH w:val="nil"/>
              <w:insideV w:val="nil"/>
            </w:tcBorders>
            <w:tcMar>
              <w:left w:type="dxa" w:w="102"/>
              <w:right w:type="dxa" w:w="102"/>
            </w:tcMar>
            <w:tcPrChange w:id="100065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65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-4.2103</w:t>
            </w:r>
          </w:p>
        </w:tc>
        <w:tc>
          <w:tcPr>
            <w:tcW w:w="0" w:type="auto"/>
            <w:tcBorders>
              <w:top w:val="nil"/>
              <w:left w:val="nil"/>
              <w:bottom w:val="nil"/>
              <w:right w:val="nil"/>
              <w:insideH w:val="nil"/>
              <w:insideV w:val="nil"/>
            </w:tcBorders>
            <w:tcMar>
              <w:left w:type="dxa" w:w="102"/>
              <w:right w:type="dxa" w:w="102"/>
            </w:tcMar>
            <w:tcPrChange w:id="100065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[-10.1913, 1.7707]</w:t>
            </w:r>
          </w:p>
        </w:tc>
        <w:tc>
          <w:tcPr>
            <w:tcW w:w="0" w:type="auto"/>
            <w:tcBorders>
              <w:top w:val="nil"/>
              <w:left w:val="nil"/>
              <w:bottom w:val="nil"/>
              <w:right w:val="nil"/>
              <w:insideH w:val="nil"/>
              <w:insideV w:val="nil"/>
            </w:tcBorders>
            <w:tcMar>
              <w:left w:type="dxa" w:w="102"/>
              <w:right w:type="dxa" w:w="102"/>
            </w:tcMar>
            <w:tcPrChange w:id="100065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65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0.1677</w:t>
            </w:r>
          </w:p>
        </w:tc>
      </w:tr>
      <w:tr>
        <w:trPr>
          <w:cantSplit/>
          <w:ins w:id="176" w:author="Codex" w:date="2026-10-05T14:02:24Z"/>
        </w:trPr>
        <w:tc>
          <w:tcPr>
            <w:tcW w:w="0" w:type="auto"/>
            <w:tcBorders>
              <w:top w:val="nil"/>
              <w:left w:val="nil"/>
              <w:bottom w:val="nil"/>
              <w:right w:val="nil"/>
              <w:insideH w:val="nil"/>
              <w:insideV w:val="nil"/>
            </w:tcBorders>
            <w:tcMar>
              <w:left w:type="dxa" w:w="102"/>
              <w:right w:type="dxa" w:w="102"/>
            </w:tcMar>
            <w:tcPrChange w:id="100066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R8_A2</w:t>
            </w:r>
          </w:p>
        </w:tc>
        <w:tc>
          <w:tcPr>
            <w:tcW w:w="0" w:type="auto"/>
            <w:tcBorders>
              <w:top w:val="nil"/>
              <w:left w:val="nil"/>
              <w:bottom w:val="nil"/>
              <w:right w:val="nil"/>
              <w:insideH w:val="nil"/>
              <w:insideV w:val="nil"/>
            </w:tcBorders>
            <w:tcMar>
              <w:left w:type="dxa" w:w="102"/>
              <w:right w:type="dxa" w:w="102"/>
            </w:tcMar>
            <w:tcPrChange w:id="100066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66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-1.3162</w:t>
            </w:r>
          </w:p>
        </w:tc>
        <w:tc>
          <w:tcPr>
            <w:tcW w:w="0" w:type="auto"/>
            <w:tcBorders>
              <w:top w:val="nil"/>
              <w:left w:val="nil"/>
              <w:bottom w:val="nil"/>
              <w:right w:val="nil"/>
              <w:insideH w:val="nil"/>
              <w:insideV w:val="nil"/>
            </w:tcBorders>
            <w:tcMar>
              <w:left w:type="dxa" w:w="102"/>
              <w:right w:type="dxa" w:w="102"/>
            </w:tcMar>
            <w:tcPrChange w:id="100066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[-7.4350, 4.8025]</w:t>
            </w:r>
          </w:p>
        </w:tc>
        <w:tc>
          <w:tcPr>
            <w:tcW w:w="0" w:type="auto"/>
            <w:tcBorders>
              <w:top w:val="nil"/>
              <w:left w:val="nil"/>
              <w:bottom w:val="nil"/>
              <w:right w:val="nil"/>
              <w:insideH w:val="nil"/>
              <w:insideV w:val="nil"/>
            </w:tcBorders>
            <w:tcMar>
              <w:left w:type="dxa" w:w="102"/>
              <w:right w:type="dxa" w:w="102"/>
            </w:tcMar>
            <w:tcPrChange w:id="100066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66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0.6733</w:t>
            </w:r>
          </w:p>
        </w:tc>
      </w:tr>
      <w:tr>
        <w:trPr>
          <w:cantSplit/>
          <w:ins w:id="177" w:author="Codex" w:date="2026-10-05T14:02:24Z"/>
        </w:trPr>
        <w:tc>
          <w:tcPr>
            <w:tcW w:w="0" w:type="auto"/>
            <w:tcBorders>
              <w:top w:val="nil"/>
              <w:left w:val="nil"/>
              <w:bottom w:val="nil"/>
              <w:right w:val="nil"/>
              <w:insideH w:val="nil"/>
              <w:insideV w:val="nil"/>
            </w:tcBorders>
            <w:tcMar>
              <w:left w:type="dxa" w:w="102"/>
              <w:right w:type="dxa" w:w="102"/>
            </w:tcMar>
            <w:tcPrChange w:id="100066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R8_A3</w:t>
            </w:r>
          </w:p>
        </w:tc>
        <w:tc>
          <w:tcPr>
            <w:tcW w:w="0" w:type="auto"/>
            <w:tcBorders>
              <w:top w:val="nil"/>
              <w:left w:val="nil"/>
              <w:bottom w:val="nil"/>
              <w:right w:val="nil"/>
              <w:insideH w:val="nil"/>
              <w:insideV w:val="nil"/>
            </w:tcBorders>
            <w:tcMar>
              <w:left w:type="dxa" w:w="102"/>
              <w:right w:type="dxa" w:w="102"/>
            </w:tcMar>
            <w:tcPrChange w:id="100066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66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-2.7242</w:t>
            </w:r>
          </w:p>
        </w:tc>
        <w:tc>
          <w:tcPr>
            <w:tcW w:w="0" w:type="auto"/>
            <w:tcBorders>
              <w:top w:val="nil"/>
              <w:left w:val="nil"/>
              <w:bottom w:val="nil"/>
              <w:right w:val="nil"/>
              <w:insideH w:val="nil"/>
              <w:insideV w:val="nil"/>
            </w:tcBorders>
            <w:tcMar>
              <w:left w:type="dxa" w:w="102"/>
              <w:right w:type="dxa" w:w="102"/>
            </w:tcMar>
            <w:tcPrChange w:id="100066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[-11.8797, 6.4313]</w:t>
            </w:r>
          </w:p>
        </w:tc>
        <w:tc>
          <w:tcPr>
            <w:tcW w:w="0" w:type="auto"/>
            <w:tcBorders>
              <w:top w:val="nil"/>
              <w:left w:val="nil"/>
              <w:bottom w:val="nil"/>
              <w:right w:val="nil"/>
              <w:insideH w:val="nil"/>
              <w:insideV w:val="nil"/>
            </w:tcBorders>
            <w:tcMar>
              <w:left w:type="dxa" w:w="102"/>
              <w:right w:type="dxa" w:w="102"/>
            </w:tcMar>
            <w:tcPrChange w:id="100067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67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0.5598</w:t>
            </w:r>
          </w:p>
        </w:tc>
      </w:tr>
      <w:tr>
        <w:trPr>
          <w:cantSplit/>
          <w:ins w:id="178" w:author="Codex" w:date="2026-10-05T14:02:24Z"/>
        </w:trPr>
        <w:tc>
          <w:tcPr>
            <w:tcW w:w="0" w:type="auto"/>
            <w:tcBorders>
              <w:top w:val="nil"/>
              <w:left w:val="nil"/>
              <w:bottom w:val="single" w:sz="12" w:color="000000"/>
              <w:right w:val="nil"/>
              <w:insideH w:val="nil"/>
              <w:insideV w:val="nil"/>
            </w:tcBorders>
            <w:tcMar>
              <w:left w:type="dxa" w:w="102"/>
              <w:right w:type="dxa" w:w="102"/>
            </w:tcMar>
            <w:tcPrChange w:id="1000672"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R8_A4</w:t>
            </w:r>
          </w:p>
        </w:tc>
        <w:tc>
          <w:tcPr>
            <w:tcW w:w="0" w:type="auto"/>
            <w:tcBorders>
              <w:top w:val="nil"/>
              <w:left w:val="nil"/>
              <w:bottom w:val="single" w:sz="12" w:color="000000"/>
              <w:right w:val="nil"/>
              <w:insideH w:val="nil"/>
              <w:insideV w:val="nil"/>
            </w:tcBorders>
            <w:tcMar>
              <w:left w:type="dxa" w:w="102"/>
              <w:right w:type="dxa" w:w="102"/>
            </w:tcMar>
            <w:tcPrChange w:id="1000673"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single" w:sz="12" w:color="000000"/>
              <w:right w:val="nil"/>
              <w:insideH w:val="nil"/>
              <w:insideV w:val="nil"/>
            </w:tcBorders>
            <w:tcMar>
              <w:left w:type="dxa" w:w="102"/>
              <w:right w:type="dxa" w:w="102"/>
            </w:tcMar>
            <w:tcPrChange w:id="1000674"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4.4061</w:t>
            </w:r>
          </w:p>
        </w:tc>
        <w:tc>
          <w:tcPr>
            <w:tcW w:w="0" w:type="auto"/>
            <w:tcBorders>
              <w:top w:val="nil"/>
              <w:left w:val="nil"/>
              <w:bottom w:val="single" w:sz="12" w:color="000000"/>
              <w:right w:val="nil"/>
              <w:insideH w:val="nil"/>
              <w:insideV w:val="nil"/>
            </w:tcBorders>
            <w:tcMar>
              <w:left w:type="dxa" w:w="102"/>
              <w:right w:type="dxa" w:w="102"/>
            </w:tcMar>
            <w:tcPrChange w:id="1000675"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[-4.9539, 13.7661]</w:t>
            </w:r>
          </w:p>
        </w:tc>
        <w:tc>
          <w:tcPr>
            <w:tcW w:w="0" w:type="auto"/>
            <w:tcBorders>
              <w:top w:val="nil"/>
              <w:left w:val="nil"/>
              <w:bottom w:val="single" w:sz="12" w:color="000000"/>
              <w:right w:val="nil"/>
              <w:insideH w:val="nil"/>
              <w:insideV w:val="nil"/>
            </w:tcBorders>
            <w:tcMar>
              <w:left w:type="dxa" w:w="102"/>
              <w:right w:type="dxa" w:w="102"/>
            </w:tcMar>
            <w:tcPrChange w:id="1000676"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single" w:sz="12" w:color="000000"/>
              <w:right w:val="nil"/>
              <w:insideH w:val="nil"/>
              <w:insideV w:val="nil"/>
            </w:tcBorders>
            <w:tcMar>
              <w:left w:type="dxa" w:w="102"/>
              <w:right w:type="dxa" w:w="102"/>
            </w:tcMar>
            <w:tcPrChange w:id="1000677"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0.3562</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179" w:author="Codex" w:date="2026-10-05T14:02:24Z"/>
          <w:rFonts w:ascii="Times New Roman" w:hAnsi="Times New Roman" w:cs="Times New Roman" w:eastAsia="SimSun"/>
          <w:sz w:val="21"/>
          <w:szCs w:val="21"/>
        </w:rPr>
      </w:pPr>
      <w:ins w:id="180" w:author="Codex" w:date="2026-10-05T14:02:24Z">
        <w:r>
          <w:rPr>
            <w:rFonts w:ascii="Times New Roman" w:hAnsi="Times New Roman" w:cs="Times New Roman" w:eastAsia="SimSun"/>
            <w:b/>
            <w:sz w:val="21"/>
            <w:szCs w:val="21"/>
          </w:rPr>
          <w:t>组内收入关联组件</w:t>
        </w:r>
      </w:ins>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ins w:id="181" w:author="Codex" w:date="2026-10-05T14:02:24Z"/>
          <w:rFonts w:ascii="Times New Roman" w:hAnsi="Times New Roman" w:cs="Times New Roman" w:eastAsia="KaiTi"/>
          <w:b w:val="0"/>
          <w:bCs w:val="0"/>
          <w:sz w:val="21"/>
          <w:szCs w:val="21"/>
        </w:rPr>
      </w:pPr>
      <w:ins w:id="182" w:author="Codex" w:date="2026-10-05T14:02:24Z">
        <w:r>
          <w:rPr>
            <w:rFonts w:ascii="Times New Roman" w:hAnsi="Times New Roman" w:cs="Times New Roman" w:eastAsia="KaiTi"/>
            <w:b w:val="0"/>
            <w:bCs w:val="0"/>
            <w:sz w:val="21"/>
            <w:szCs w:val="21"/>
          </w:rPr>
          <w:t>表D.7 R2、R5与R8组件结果</w:t>
        </w:r>
      </w:ins>
    </w:p>
    <w:tbl>
      <w:tblPr>
        <w:tblW w:w="0" w:type="auto"/>
        <w:tblBorders>
          <w:top w:val="single" w:sz="12" w:color="000000"/>
          <w:left w:val="nil"/>
          <w:bottom w:val="single" w:sz="12" w:color="000000"/>
          <w:right w:val="nil"/>
          <w:insideH w:val="nil"/>
          <w:insideV w:val="nil"/>
        </w:tblBorders>
        <w:tblPrChange w:id="8451" w:author="Codex" w:date="2026-10-05T16:32:41.313017+00:00">
          <w:tblPr>
            <w:tblW w:w="0" w:type="auto"/>
            <w:tblLayout w:type="autofit"/>
          </w:tblPr>
        </w:tblPrChange>
      </w:tblPr>
      <w:tblGrid>
        <w:gridCol w:w="811"/>
        <w:gridCol w:w="951"/>
        <w:gridCol w:w="887"/>
        <w:gridCol w:w="1989"/>
        <w:gridCol w:w="834"/>
        <w:gridCol w:w="782"/>
        <w:tblGridChange w:id="1000678">
          <w:tblGrid>
            <w:gridCol w:w="1466"/>
            <w:gridCol w:w="1466"/>
            <w:gridCol w:w="1466"/>
            <w:gridCol w:w="1466"/>
            <w:gridCol w:w="1466"/>
            <w:gridCol w:w="1466"/>
          </w:tblGrid>
        </w:tblGridChange>
      </w:tblGrid>
      <w:tr>
        <w:trPr>
          <w:cantSplit/>
          <w:tblHeader/>
          <w:ins w:id="183" w:author="Codex" w:date="2026-10-05T14:02:24Z"/>
        </w:trPr>
        <w:tc>
          <w:tcPr>
            <w:tcW w:w="0" w:type="auto"/>
            <w:tcBorders>
              <w:top w:val="single" w:sz="12" w:color="000000"/>
              <w:left w:val="nil"/>
              <w:bottom w:val="single" w:sz="4" w:color="000000"/>
              <w:right w:val="nil"/>
              <w:insideH w:val="nil"/>
              <w:insideV w:val="nil"/>
            </w:tcBorders>
            <w:tcMar>
              <w:left w:type="dxa" w:w="102"/>
              <w:right w:type="dxa" w:w="102"/>
            </w:tcMar>
            <w:tcPrChange w:id="1000679"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规格</w:t>
            </w:r>
          </w:p>
        </w:tc>
        <w:tc>
          <w:tcPr>
            <w:tcW w:w="0" w:type="auto"/>
            <w:tcBorders>
              <w:top w:val="single" w:sz="12" w:color="000000"/>
              <w:left w:val="nil"/>
              <w:bottom w:val="single" w:sz="4" w:color="000000"/>
              <w:right w:val="nil"/>
              <w:insideH w:val="nil"/>
              <w:insideV w:val="nil"/>
            </w:tcBorders>
            <w:tcMar>
              <w:left w:type="dxa" w:w="102"/>
              <w:right w:type="dxa" w:w="102"/>
            </w:tcMar>
            <w:tcPrChange w:id="1000680"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目标量</w:t>
            </w:r>
          </w:p>
        </w:tc>
        <w:tc>
          <w:tcPr>
            <w:tcW w:w="0" w:type="auto"/>
            <w:tcBorders>
              <w:top w:val="single" w:sz="12" w:color="000000"/>
              <w:left w:val="nil"/>
              <w:bottom w:val="single" w:sz="4" w:color="000000"/>
              <w:right w:val="nil"/>
              <w:insideH w:val="nil"/>
              <w:insideV w:val="nil"/>
            </w:tcBorders>
            <w:tcMar>
              <w:left w:type="dxa" w:w="102"/>
              <w:right w:type="dxa" w:w="102"/>
            </w:tcMar>
            <w:tcPrChange w:id="1000681"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w:t>
            </w:r>
          </w:p>
        </w:tc>
        <w:tc>
          <w:tcPr>
            <w:tcW w:w="0" w:type="auto"/>
            <w:tcBorders>
              <w:top w:val="single" w:sz="12" w:color="000000"/>
              <w:left w:val="nil"/>
              <w:bottom w:val="single" w:sz="4" w:color="000000"/>
              <w:right w:val="nil"/>
              <w:insideH w:val="nil"/>
              <w:insideV w:val="nil"/>
            </w:tcBorders>
            <w:tcMar>
              <w:left w:type="dxa" w:w="102"/>
              <w:right w:type="dxa" w:w="102"/>
            </w:tcMar>
            <w:tcPrChange w:id="1000682"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Change w:id="1000683"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单位</w:t>
            </w:r>
          </w:p>
        </w:tc>
        <w:tc>
          <w:tcPr>
            <w:tcW w:w="0" w:type="auto"/>
            <w:tcBorders>
              <w:top w:val="single" w:sz="12" w:color="000000"/>
              <w:left w:val="nil"/>
              <w:bottom w:val="single" w:sz="4" w:color="000000"/>
              <w:right w:val="nil"/>
              <w:insideH w:val="nil"/>
              <w:insideV w:val="nil"/>
            </w:tcBorders>
            <w:tcMar>
              <w:left w:type="dxa" w:w="102"/>
              <w:right w:type="dxa" w:w="102"/>
            </w:tcMar>
            <w:tcPrChange w:id="1000684"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原始p</w:t>
            </w:r>
          </w:p>
        </w:tc>
      </w:tr>
      <w:tr>
        <w:trPr>
          <w:cantSplit/>
          <w:ins w:id="184" w:author="Codex" w:date="2026-10-05T14:02:24Z"/>
        </w:trPr>
        <w:tc>
          <w:tcPr>
            <w:tcW w:w="0" w:type="auto"/>
            <w:tcBorders>
              <w:top w:val="nil"/>
              <w:left w:val="nil"/>
              <w:bottom w:val="nil"/>
              <w:right w:val="nil"/>
              <w:insideH w:val="nil"/>
              <w:insideV w:val="nil"/>
            </w:tcBorders>
            <w:tcMar>
              <w:left w:type="dxa" w:w="102"/>
              <w:right w:type="dxa" w:w="102"/>
            </w:tcMar>
            <w:tcPrChange w:id="100068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R2_A1</w:t>
            </w:r>
          </w:p>
        </w:tc>
        <w:tc>
          <w:tcPr>
            <w:tcW w:w="0" w:type="auto"/>
            <w:tcBorders>
              <w:top w:val="nil"/>
              <w:left w:val="nil"/>
              <w:bottom w:val="nil"/>
              <w:right w:val="nil"/>
              <w:insideH w:val="nil"/>
              <w:insideV w:val="nil"/>
            </w:tcBorders>
            <w:tcMar>
              <w:left w:type="dxa" w:w="102"/>
              <w:right w:type="dxa" w:w="102"/>
            </w:tcMar>
            <w:tcPrChange w:id="100068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T_P_le3</w:t>
            </w:r>
          </w:p>
        </w:tc>
        <w:tc>
          <w:tcPr>
            <w:tcW w:w="0" w:type="auto"/>
            <w:tcBorders>
              <w:top w:val="nil"/>
              <w:left w:val="nil"/>
              <w:bottom w:val="nil"/>
              <w:right w:val="nil"/>
              <w:insideH w:val="nil"/>
              <w:insideV w:val="nil"/>
            </w:tcBorders>
            <w:tcMar>
              <w:left w:type="dxa" w:w="102"/>
              <w:right w:type="dxa" w:w="102"/>
            </w:tcMar>
            <w:tcPrChange w:id="100068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6.5817</w:t>
            </w:r>
          </w:p>
        </w:tc>
        <w:tc>
          <w:tcPr>
            <w:tcW w:w="0" w:type="auto"/>
            <w:tcBorders>
              <w:top w:val="nil"/>
              <w:left w:val="nil"/>
              <w:bottom w:val="nil"/>
              <w:right w:val="nil"/>
              <w:insideH w:val="nil"/>
              <w:insideV w:val="nil"/>
            </w:tcBorders>
            <w:tcMar>
              <w:left w:type="dxa" w:w="102"/>
              <w:right w:type="dxa" w:w="102"/>
            </w:tcMar>
            <w:tcPrChange w:id="100068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[0.9749, 12.1885]</w:t>
            </w:r>
          </w:p>
        </w:tc>
        <w:tc>
          <w:tcPr>
            <w:tcW w:w="0" w:type="auto"/>
            <w:tcBorders>
              <w:top w:val="nil"/>
              <w:left w:val="nil"/>
              <w:bottom w:val="nil"/>
              <w:right w:val="nil"/>
              <w:insideH w:val="nil"/>
              <w:insideV w:val="nil"/>
            </w:tcBorders>
            <w:tcMar>
              <w:left w:type="dxa" w:w="102"/>
              <w:right w:type="dxa" w:w="102"/>
            </w:tcMar>
            <w:tcPrChange w:id="100068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69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0.0249</w:t>
            </w:r>
          </w:p>
        </w:tc>
      </w:tr>
      <w:tr>
        <w:trPr>
          <w:cantSplit/>
          <w:ins w:id="185" w:author="Codex" w:date="2026-10-05T14:02:24Z"/>
        </w:trPr>
        <w:tc>
          <w:tcPr>
            <w:tcW w:w="0" w:type="auto"/>
            <w:tcBorders>
              <w:top w:val="nil"/>
              <w:left w:val="nil"/>
              <w:bottom w:val="nil"/>
              <w:right w:val="nil"/>
              <w:insideH w:val="nil"/>
              <w:insideV w:val="nil"/>
            </w:tcBorders>
            <w:tcMar>
              <w:left w:type="dxa" w:w="102"/>
              <w:right w:type="dxa" w:w="102"/>
            </w:tcMar>
            <w:tcPrChange w:id="100069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R2_A1</w:t>
            </w:r>
          </w:p>
        </w:tc>
        <w:tc>
          <w:tcPr>
            <w:tcW w:w="0" w:type="auto"/>
            <w:tcBorders>
              <w:top w:val="nil"/>
              <w:left w:val="nil"/>
              <w:bottom w:val="nil"/>
              <w:right w:val="nil"/>
              <w:insideH w:val="nil"/>
              <w:insideV w:val="nil"/>
            </w:tcBorders>
            <w:tcMar>
              <w:left w:type="dxa" w:w="102"/>
              <w:right w:type="dxa" w:w="102"/>
            </w:tcMar>
            <w:tcPrChange w:id="100069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T_P_4</w:t>
            </w:r>
          </w:p>
        </w:tc>
        <w:tc>
          <w:tcPr>
            <w:tcW w:w="0" w:type="auto"/>
            <w:tcBorders>
              <w:top w:val="nil"/>
              <w:left w:val="nil"/>
              <w:bottom w:val="nil"/>
              <w:right w:val="nil"/>
              <w:insideH w:val="nil"/>
              <w:insideV w:val="nil"/>
            </w:tcBorders>
            <w:tcMar>
              <w:left w:type="dxa" w:w="102"/>
              <w:right w:type="dxa" w:w="102"/>
            </w:tcMar>
            <w:tcPrChange w:id="100069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5.2650</w:t>
            </w:r>
          </w:p>
        </w:tc>
        <w:tc>
          <w:tcPr>
            <w:tcW w:w="0" w:type="auto"/>
            <w:tcBorders>
              <w:top w:val="nil"/>
              <w:left w:val="nil"/>
              <w:bottom w:val="nil"/>
              <w:right w:val="nil"/>
              <w:insideH w:val="nil"/>
              <w:insideV w:val="nil"/>
            </w:tcBorders>
            <w:tcMar>
              <w:left w:type="dxa" w:w="102"/>
              <w:right w:type="dxa" w:w="102"/>
            </w:tcMar>
            <w:tcPrChange w:id="100069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[0.9799, 9.5501]</w:t>
            </w:r>
          </w:p>
        </w:tc>
        <w:tc>
          <w:tcPr>
            <w:tcW w:w="0" w:type="auto"/>
            <w:tcBorders>
              <w:top w:val="nil"/>
              <w:left w:val="nil"/>
              <w:bottom w:val="nil"/>
              <w:right w:val="nil"/>
              <w:insideH w:val="nil"/>
              <w:insideV w:val="nil"/>
            </w:tcBorders>
            <w:tcMar>
              <w:left w:type="dxa" w:w="102"/>
              <w:right w:type="dxa" w:w="102"/>
            </w:tcMar>
            <w:tcPrChange w:id="100069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69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0.0100</w:t>
            </w:r>
          </w:p>
        </w:tc>
      </w:tr>
      <w:tr>
        <w:trPr>
          <w:cantSplit/>
          <w:ins w:id="186" w:author="Codex" w:date="2026-10-05T14:02:24Z"/>
        </w:trPr>
        <w:tc>
          <w:tcPr>
            <w:tcW w:w="0" w:type="auto"/>
            <w:tcBorders>
              <w:top w:val="nil"/>
              <w:left w:val="nil"/>
              <w:bottom w:val="nil"/>
              <w:right w:val="nil"/>
              <w:insideH w:val="nil"/>
              <w:insideV w:val="nil"/>
            </w:tcBorders>
            <w:tcMar>
              <w:left w:type="dxa" w:w="102"/>
              <w:right w:type="dxa" w:w="102"/>
            </w:tcMar>
            <w:tcPrChange w:id="100069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R2_A1</w:t>
            </w:r>
          </w:p>
        </w:tc>
        <w:tc>
          <w:tcPr>
            <w:tcW w:w="0" w:type="auto"/>
            <w:tcBorders>
              <w:top w:val="nil"/>
              <w:left w:val="nil"/>
              <w:bottom w:val="nil"/>
              <w:right w:val="nil"/>
              <w:insideH w:val="nil"/>
              <w:insideV w:val="nil"/>
            </w:tcBorders>
            <w:tcMar>
              <w:left w:type="dxa" w:w="102"/>
              <w:right w:type="dxa" w:w="102"/>
            </w:tcMar>
            <w:tcPrChange w:id="100069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T_P_5</w:t>
            </w:r>
          </w:p>
        </w:tc>
        <w:tc>
          <w:tcPr>
            <w:tcW w:w="0" w:type="auto"/>
            <w:tcBorders>
              <w:top w:val="nil"/>
              <w:left w:val="nil"/>
              <w:bottom w:val="nil"/>
              <w:right w:val="nil"/>
              <w:insideH w:val="nil"/>
              <w:insideV w:val="nil"/>
            </w:tcBorders>
            <w:tcMar>
              <w:left w:type="dxa" w:w="102"/>
              <w:right w:type="dxa" w:w="102"/>
            </w:tcMar>
            <w:tcPrChange w:id="100069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2.3714</w:t>
            </w:r>
          </w:p>
        </w:tc>
        <w:tc>
          <w:tcPr>
            <w:tcW w:w="0" w:type="auto"/>
            <w:tcBorders>
              <w:top w:val="nil"/>
              <w:left w:val="nil"/>
              <w:bottom w:val="nil"/>
              <w:right w:val="nil"/>
              <w:insideH w:val="nil"/>
              <w:insideV w:val="nil"/>
            </w:tcBorders>
            <w:tcMar>
              <w:left w:type="dxa" w:w="102"/>
              <w:right w:type="dxa" w:w="102"/>
            </w:tcMar>
            <w:tcPrChange w:id="100070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[0.0108, 4.7320]</w:t>
            </w:r>
          </w:p>
        </w:tc>
        <w:tc>
          <w:tcPr>
            <w:tcW w:w="0" w:type="auto"/>
            <w:tcBorders>
              <w:top w:val="nil"/>
              <w:left w:val="nil"/>
              <w:bottom w:val="nil"/>
              <w:right w:val="nil"/>
              <w:insideH w:val="nil"/>
              <w:insideV w:val="nil"/>
            </w:tcBorders>
            <w:tcMar>
              <w:left w:type="dxa" w:w="102"/>
              <w:right w:type="dxa" w:w="102"/>
            </w:tcMar>
            <w:tcPrChange w:id="100070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70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0.0498</w:t>
            </w:r>
          </w:p>
        </w:tc>
      </w:tr>
      <w:tr>
        <w:trPr>
          <w:cantSplit/>
          <w:ins w:id="187" w:author="Codex" w:date="2026-10-05T14:02:24Z"/>
        </w:trPr>
        <w:tc>
          <w:tcPr>
            <w:tcW w:w="0" w:type="auto"/>
            <w:tcBorders>
              <w:top w:val="nil"/>
              <w:left w:val="nil"/>
              <w:bottom w:val="nil"/>
              <w:right w:val="nil"/>
              <w:insideH w:val="nil"/>
              <w:insideV w:val="nil"/>
            </w:tcBorders>
            <w:tcMar>
              <w:left w:type="dxa" w:w="102"/>
              <w:right w:type="dxa" w:w="102"/>
            </w:tcMar>
            <w:tcPrChange w:id="100070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R2_B1</w:t>
            </w:r>
          </w:p>
        </w:tc>
        <w:tc>
          <w:tcPr>
            <w:tcW w:w="0" w:type="auto"/>
            <w:tcBorders>
              <w:top w:val="nil"/>
              <w:left w:val="nil"/>
              <w:bottom w:val="nil"/>
              <w:right w:val="nil"/>
              <w:insideH w:val="nil"/>
              <w:insideV w:val="nil"/>
            </w:tcBorders>
            <w:tcMar>
              <w:left w:type="dxa" w:w="102"/>
              <w:right w:type="dxa" w:w="102"/>
            </w:tcMar>
            <w:tcPrChange w:id="100070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T_Y_le3</w:t>
            </w:r>
          </w:p>
        </w:tc>
        <w:tc>
          <w:tcPr>
            <w:tcW w:w="0" w:type="auto"/>
            <w:tcBorders>
              <w:top w:val="nil"/>
              <w:left w:val="nil"/>
              <w:bottom w:val="nil"/>
              <w:right w:val="nil"/>
              <w:insideH w:val="nil"/>
              <w:insideV w:val="nil"/>
            </w:tcBorders>
            <w:tcMar>
              <w:left w:type="dxa" w:w="102"/>
              <w:right w:type="dxa" w:w="102"/>
            </w:tcMar>
            <w:tcPrChange w:id="100070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38.2765</w:t>
            </w:r>
          </w:p>
        </w:tc>
        <w:tc>
          <w:tcPr>
            <w:tcW w:w="0" w:type="auto"/>
            <w:tcBorders>
              <w:top w:val="nil"/>
              <w:left w:val="nil"/>
              <w:bottom w:val="nil"/>
              <w:right w:val="nil"/>
              <w:insideH w:val="nil"/>
              <w:insideV w:val="nil"/>
            </w:tcBorders>
            <w:tcMar>
              <w:left w:type="dxa" w:w="102"/>
              <w:right w:type="dxa" w:w="102"/>
            </w:tcMar>
            <w:tcPrChange w:id="100070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070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70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188" w:author="Codex" w:date="2026-10-05T14:02:24Z"/>
        </w:trPr>
        <w:tc>
          <w:tcPr>
            <w:tcW w:w="0" w:type="auto"/>
            <w:tcBorders>
              <w:top w:val="nil"/>
              <w:left w:val="nil"/>
              <w:bottom w:val="nil"/>
              <w:right w:val="nil"/>
              <w:insideH w:val="nil"/>
              <w:insideV w:val="nil"/>
            </w:tcBorders>
            <w:tcMar>
              <w:left w:type="dxa" w:w="102"/>
              <w:right w:type="dxa" w:w="102"/>
            </w:tcMar>
            <w:tcPrChange w:id="100070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R2_B1</w:t>
            </w:r>
          </w:p>
        </w:tc>
        <w:tc>
          <w:tcPr>
            <w:tcW w:w="0" w:type="auto"/>
            <w:tcBorders>
              <w:top w:val="nil"/>
              <w:left w:val="nil"/>
              <w:bottom w:val="nil"/>
              <w:right w:val="nil"/>
              <w:insideH w:val="nil"/>
              <w:insideV w:val="nil"/>
            </w:tcBorders>
            <w:tcMar>
              <w:left w:type="dxa" w:w="102"/>
              <w:right w:type="dxa" w:w="102"/>
            </w:tcMar>
            <w:tcPrChange w:id="100071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T_Y_4</w:t>
            </w:r>
          </w:p>
        </w:tc>
        <w:tc>
          <w:tcPr>
            <w:tcW w:w="0" w:type="auto"/>
            <w:tcBorders>
              <w:top w:val="nil"/>
              <w:left w:val="nil"/>
              <w:bottom w:val="nil"/>
              <w:right w:val="nil"/>
              <w:insideH w:val="nil"/>
              <w:insideV w:val="nil"/>
            </w:tcBorders>
            <w:tcMar>
              <w:left w:type="dxa" w:w="102"/>
              <w:right w:type="dxa" w:w="102"/>
            </w:tcMar>
            <w:tcPrChange w:id="100071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44.6608</w:t>
            </w:r>
          </w:p>
        </w:tc>
        <w:tc>
          <w:tcPr>
            <w:tcW w:w="0" w:type="auto"/>
            <w:tcBorders>
              <w:top w:val="nil"/>
              <w:left w:val="nil"/>
              <w:bottom w:val="nil"/>
              <w:right w:val="nil"/>
              <w:insideH w:val="nil"/>
              <w:insideV w:val="nil"/>
            </w:tcBorders>
            <w:tcMar>
              <w:left w:type="dxa" w:w="102"/>
              <w:right w:type="dxa" w:w="102"/>
            </w:tcMar>
            <w:tcPrChange w:id="100071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071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71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189" w:author="Codex" w:date="2026-10-05T14:02:24Z"/>
        </w:trPr>
        <w:tc>
          <w:tcPr>
            <w:tcW w:w="0" w:type="auto"/>
            <w:tcBorders>
              <w:top w:val="nil"/>
              <w:left w:val="nil"/>
              <w:bottom w:val="nil"/>
              <w:right w:val="nil"/>
              <w:insideH w:val="nil"/>
              <w:insideV w:val="nil"/>
            </w:tcBorders>
            <w:tcMar>
              <w:left w:type="dxa" w:w="102"/>
              <w:right w:type="dxa" w:w="102"/>
            </w:tcMar>
            <w:tcPrChange w:id="100071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R2_B1</w:t>
            </w:r>
          </w:p>
        </w:tc>
        <w:tc>
          <w:tcPr>
            <w:tcW w:w="0" w:type="auto"/>
            <w:tcBorders>
              <w:top w:val="nil"/>
              <w:left w:val="nil"/>
              <w:bottom w:val="nil"/>
              <w:right w:val="nil"/>
              <w:insideH w:val="nil"/>
              <w:insideV w:val="nil"/>
            </w:tcBorders>
            <w:tcMar>
              <w:left w:type="dxa" w:w="102"/>
              <w:right w:type="dxa" w:w="102"/>
            </w:tcMar>
            <w:tcPrChange w:id="100071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T_Y_5</w:t>
            </w:r>
          </w:p>
        </w:tc>
        <w:tc>
          <w:tcPr>
            <w:tcW w:w="0" w:type="auto"/>
            <w:tcBorders>
              <w:top w:val="nil"/>
              <w:left w:val="nil"/>
              <w:bottom w:val="nil"/>
              <w:right w:val="nil"/>
              <w:insideH w:val="nil"/>
              <w:insideV w:val="nil"/>
            </w:tcBorders>
            <w:tcMar>
              <w:left w:type="dxa" w:w="102"/>
              <w:right w:type="dxa" w:w="102"/>
            </w:tcMar>
            <w:tcPrChange w:id="100071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14.2456</w:t>
            </w:r>
          </w:p>
        </w:tc>
        <w:tc>
          <w:tcPr>
            <w:tcW w:w="0" w:type="auto"/>
            <w:tcBorders>
              <w:top w:val="nil"/>
              <w:left w:val="nil"/>
              <w:bottom w:val="nil"/>
              <w:right w:val="nil"/>
              <w:insideH w:val="nil"/>
              <w:insideV w:val="nil"/>
            </w:tcBorders>
            <w:tcMar>
              <w:left w:type="dxa" w:w="102"/>
              <w:right w:type="dxa" w:w="102"/>
            </w:tcMar>
            <w:tcPrChange w:id="100071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071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72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190" w:author="Codex" w:date="2026-10-05T14:02:24Z"/>
        </w:trPr>
        <w:tc>
          <w:tcPr>
            <w:tcW w:w="0" w:type="auto"/>
            <w:tcBorders>
              <w:top w:val="nil"/>
              <w:left w:val="nil"/>
              <w:bottom w:val="nil"/>
              <w:right w:val="nil"/>
              <w:insideH w:val="nil"/>
              <w:insideV w:val="nil"/>
            </w:tcBorders>
            <w:tcMar>
              <w:left w:type="dxa" w:w="102"/>
              <w:right w:type="dxa" w:w="102"/>
            </w:tcMar>
            <w:tcPrChange w:id="100072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R2_A2</w:t>
            </w:r>
          </w:p>
        </w:tc>
        <w:tc>
          <w:tcPr>
            <w:tcW w:w="0" w:type="auto"/>
            <w:tcBorders>
              <w:top w:val="nil"/>
              <w:left w:val="nil"/>
              <w:bottom w:val="nil"/>
              <w:right w:val="nil"/>
              <w:insideH w:val="nil"/>
              <w:insideV w:val="nil"/>
            </w:tcBorders>
            <w:tcMar>
              <w:left w:type="dxa" w:w="102"/>
              <w:right w:type="dxa" w:w="102"/>
            </w:tcMar>
            <w:tcPrChange w:id="100072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T_P_le3</w:t>
            </w:r>
          </w:p>
        </w:tc>
        <w:tc>
          <w:tcPr>
            <w:tcW w:w="0" w:type="auto"/>
            <w:tcBorders>
              <w:top w:val="nil"/>
              <w:left w:val="nil"/>
              <w:bottom w:val="nil"/>
              <w:right w:val="nil"/>
              <w:insideH w:val="nil"/>
              <w:insideV w:val="nil"/>
            </w:tcBorders>
            <w:tcMar>
              <w:left w:type="dxa" w:w="102"/>
              <w:right w:type="dxa" w:w="102"/>
            </w:tcMar>
            <w:tcPrChange w:id="100072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4.5781</w:t>
            </w:r>
          </w:p>
        </w:tc>
        <w:tc>
          <w:tcPr>
            <w:tcW w:w="0" w:type="auto"/>
            <w:tcBorders>
              <w:top w:val="nil"/>
              <w:left w:val="nil"/>
              <w:bottom w:val="nil"/>
              <w:right w:val="nil"/>
              <w:insideH w:val="nil"/>
              <w:insideV w:val="nil"/>
            </w:tcBorders>
            <w:tcMar>
              <w:left w:type="dxa" w:w="102"/>
              <w:right w:type="dxa" w:w="102"/>
            </w:tcMar>
            <w:tcPrChange w:id="100072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[-1.8037, 10.9600]</w:t>
            </w:r>
          </w:p>
        </w:tc>
        <w:tc>
          <w:tcPr>
            <w:tcW w:w="0" w:type="auto"/>
            <w:tcBorders>
              <w:top w:val="nil"/>
              <w:left w:val="nil"/>
              <w:bottom w:val="nil"/>
              <w:right w:val="nil"/>
              <w:insideH w:val="nil"/>
              <w:insideV w:val="nil"/>
            </w:tcBorders>
            <w:tcMar>
              <w:left w:type="dxa" w:w="102"/>
              <w:right w:type="dxa" w:w="102"/>
            </w:tcMar>
            <w:tcPrChange w:id="100072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72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0.1841</w:t>
            </w:r>
          </w:p>
        </w:tc>
      </w:tr>
      <w:tr>
        <w:trPr>
          <w:cantSplit/>
          <w:ins w:id="191" w:author="Codex" w:date="2026-10-05T14:02:24Z"/>
        </w:trPr>
        <w:tc>
          <w:tcPr>
            <w:tcW w:w="0" w:type="auto"/>
            <w:tcBorders>
              <w:top w:val="nil"/>
              <w:left w:val="nil"/>
              <w:bottom w:val="nil"/>
              <w:right w:val="nil"/>
              <w:insideH w:val="nil"/>
              <w:insideV w:val="nil"/>
            </w:tcBorders>
            <w:tcMar>
              <w:left w:type="dxa" w:w="102"/>
              <w:right w:type="dxa" w:w="102"/>
            </w:tcMar>
            <w:tcPrChange w:id="100072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R2_A2</w:t>
            </w:r>
          </w:p>
        </w:tc>
        <w:tc>
          <w:tcPr>
            <w:tcW w:w="0" w:type="auto"/>
            <w:tcBorders>
              <w:top w:val="nil"/>
              <w:left w:val="nil"/>
              <w:bottom w:val="nil"/>
              <w:right w:val="nil"/>
              <w:insideH w:val="nil"/>
              <w:insideV w:val="nil"/>
            </w:tcBorders>
            <w:tcMar>
              <w:left w:type="dxa" w:w="102"/>
              <w:right w:type="dxa" w:w="102"/>
            </w:tcMar>
            <w:tcPrChange w:id="100072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T_P_4</w:t>
            </w:r>
          </w:p>
        </w:tc>
        <w:tc>
          <w:tcPr>
            <w:tcW w:w="0" w:type="auto"/>
            <w:tcBorders>
              <w:top w:val="nil"/>
              <w:left w:val="nil"/>
              <w:bottom w:val="nil"/>
              <w:right w:val="nil"/>
              <w:insideH w:val="nil"/>
              <w:insideV w:val="nil"/>
            </w:tcBorders>
            <w:tcMar>
              <w:left w:type="dxa" w:w="102"/>
              <w:right w:type="dxa" w:w="102"/>
            </w:tcMar>
            <w:tcPrChange w:id="100072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3.5809</w:t>
            </w:r>
          </w:p>
        </w:tc>
        <w:tc>
          <w:tcPr>
            <w:tcW w:w="0" w:type="auto"/>
            <w:tcBorders>
              <w:top w:val="nil"/>
              <w:left w:val="nil"/>
              <w:bottom w:val="nil"/>
              <w:right w:val="nil"/>
              <w:insideH w:val="nil"/>
              <w:insideV w:val="nil"/>
            </w:tcBorders>
            <w:tcMar>
              <w:left w:type="dxa" w:w="102"/>
              <w:right w:type="dxa" w:w="102"/>
            </w:tcMar>
            <w:tcPrChange w:id="100073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[-1.0585, 8.2203]</w:t>
            </w:r>
          </w:p>
        </w:tc>
        <w:tc>
          <w:tcPr>
            <w:tcW w:w="0" w:type="auto"/>
            <w:tcBorders>
              <w:top w:val="nil"/>
              <w:left w:val="nil"/>
              <w:bottom w:val="nil"/>
              <w:right w:val="nil"/>
              <w:insideH w:val="nil"/>
              <w:insideV w:val="nil"/>
            </w:tcBorders>
            <w:tcMar>
              <w:left w:type="dxa" w:w="102"/>
              <w:right w:type="dxa" w:w="102"/>
            </w:tcMar>
            <w:tcPrChange w:id="100073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73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0.1393</w:t>
            </w:r>
          </w:p>
        </w:tc>
      </w:tr>
      <w:tr>
        <w:trPr>
          <w:cantSplit/>
          <w:ins w:id="192" w:author="Codex" w:date="2026-10-05T14:02:24Z"/>
        </w:trPr>
        <w:tc>
          <w:tcPr>
            <w:tcW w:w="0" w:type="auto"/>
            <w:tcBorders>
              <w:top w:val="nil"/>
              <w:left w:val="nil"/>
              <w:bottom w:val="nil"/>
              <w:right w:val="nil"/>
              <w:insideH w:val="nil"/>
              <w:insideV w:val="nil"/>
            </w:tcBorders>
            <w:tcMar>
              <w:left w:type="dxa" w:w="102"/>
              <w:right w:type="dxa" w:w="102"/>
            </w:tcMar>
            <w:tcPrChange w:id="100073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R2_A2</w:t>
            </w:r>
          </w:p>
        </w:tc>
        <w:tc>
          <w:tcPr>
            <w:tcW w:w="0" w:type="auto"/>
            <w:tcBorders>
              <w:top w:val="nil"/>
              <w:left w:val="nil"/>
              <w:bottom w:val="nil"/>
              <w:right w:val="nil"/>
              <w:insideH w:val="nil"/>
              <w:insideV w:val="nil"/>
            </w:tcBorders>
            <w:tcMar>
              <w:left w:type="dxa" w:w="102"/>
              <w:right w:type="dxa" w:w="102"/>
            </w:tcMar>
            <w:tcPrChange w:id="100073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T_P_5</w:t>
            </w:r>
          </w:p>
        </w:tc>
        <w:tc>
          <w:tcPr>
            <w:tcW w:w="0" w:type="auto"/>
            <w:tcBorders>
              <w:top w:val="nil"/>
              <w:left w:val="nil"/>
              <w:bottom w:val="nil"/>
              <w:right w:val="nil"/>
              <w:insideH w:val="nil"/>
              <w:insideV w:val="nil"/>
            </w:tcBorders>
            <w:tcMar>
              <w:left w:type="dxa" w:w="102"/>
              <w:right w:type="dxa" w:w="102"/>
            </w:tcMar>
            <w:tcPrChange w:id="100073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3.2619</w:t>
            </w:r>
          </w:p>
        </w:tc>
        <w:tc>
          <w:tcPr>
            <w:tcW w:w="0" w:type="auto"/>
            <w:tcBorders>
              <w:top w:val="nil"/>
              <w:left w:val="nil"/>
              <w:bottom w:val="nil"/>
              <w:right w:val="nil"/>
              <w:insideH w:val="nil"/>
              <w:insideV w:val="nil"/>
            </w:tcBorders>
            <w:tcMar>
              <w:left w:type="dxa" w:w="102"/>
              <w:right w:type="dxa" w:w="102"/>
            </w:tcMar>
            <w:tcPrChange w:id="100073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[0.5830, 5.9408]</w:t>
            </w:r>
          </w:p>
        </w:tc>
        <w:tc>
          <w:tcPr>
            <w:tcW w:w="0" w:type="auto"/>
            <w:tcBorders>
              <w:top w:val="nil"/>
              <w:left w:val="nil"/>
              <w:bottom w:val="nil"/>
              <w:right w:val="nil"/>
              <w:insideH w:val="nil"/>
              <w:insideV w:val="nil"/>
            </w:tcBorders>
            <w:tcMar>
              <w:left w:type="dxa" w:w="102"/>
              <w:right w:type="dxa" w:w="102"/>
            </w:tcMar>
            <w:tcPrChange w:id="100073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73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0.0050</w:t>
            </w:r>
          </w:p>
        </w:tc>
      </w:tr>
      <w:tr>
        <w:trPr>
          <w:cantSplit/>
          <w:ins w:id="193" w:author="Codex" w:date="2026-10-05T14:02:24Z"/>
        </w:trPr>
        <w:tc>
          <w:tcPr>
            <w:tcW w:w="0" w:type="auto"/>
            <w:tcBorders>
              <w:top w:val="nil"/>
              <w:left w:val="nil"/>
              <w:bottom w:val="nil"/>
              <w:right w:val="nil"/>
              <w:insideH w:val="nil"/>
              <w:insideV w:val="nil"/>
            </w:tcBorders>
            <w:tcMar>
              <w:left w:type="dxa" w:w="102"/>
              <w:right w:type="dxa" w:w="102"/>
            </w:tcMar>
            <w:tcPrChange w:id="100073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R2_B2</w:t>
            </w:r>
          </w:p>
        </w:tc>
        <w:tc>
          <w:tcPr>
            <w:tcW w:w="0" w:type="auto"/>
            <w:tcBorders>
              <w:top w:val="nil"/>
              <w:left w:val="nil"/>
              <w:bottom w:val="nil"/>
              <w:right w:val="nil"/>
              <w:insideH w:val="nil"/>
              <w:insideV w:val="nil"/>
            </w:tcBorders>
            <w:tcMar>
              <w:left w:type="dxa" w:w="102"/>
              <w:right w:type="dxa" w:w="102"/>
            </w:tcMar>
            <w:tcPrChange w:id="100074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T_Y_le3</w:t>
            </w:r>
          </w:p>
        </w:tc>
        <w:tc>
          <w:tcPr>
            <w:tcW w:w="0" w:type="auto"/>
            <w:tcBorders>
              <w:top w:val="nil"/>
              <w:left w:val="nil"/>
              <w:bottom w:val="nil"/>
              <w:right w:val="nil"/>
              <w:insideH w:val="nil"/>
              <w:insideV w:val="nil"/>
            </w:tcBorders>
            <w:tcMar>
              <w:left w:type="dxa" w:w="102"/>
              <w:right w:type="dxa" w:w="102"/>
            </w:tcMar>
            <w:tcPrChange w:id="100074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55.7622</w:t>
            </w:r>
          </w:p>
        </w:tc>
        <w:tc>
          <w:tcPr>
            <w:tcW w:w="0" w:type="auto"/>
            <w:tcBorders>
              <w:top w:val="nil"/>
              <w:left w:val="nil"/>
              <w:bottom w:val="nil"/>
              <w:right w:val="nil"/>
              <w:insideH w:val="nil"/>
              <w:insideV w:val="nil"/>
            </w:tcBorders>
            <w:tcMar>
              <w:left w:type="dxa" w:w="102"/>
              <w:right w:type="dxa" w:w="102"/>
            </w:tcMar>
            <w:tcPrChange w:id="100074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[-11.0940, 122.6185]</w:t>
            </w:r>
          </w:p>
        </w:tc>
        <w:tc>
          <w:tcPr>
            <w:tcW w:w="0" w:type="auto"/>
            <w:tcBorders>
              <w:top w:val="nil"/>
              <w:left w:val="nil"/>
              <w:bottom w:val="nil"/>
              <w:right w:val="nil"/>
              <w:insideH w:val="nil"/>
              <w:insideV w:val="nil"/>
            </w:tcBorders>
            <w:tcMar>
              <w:left w:type="dxa" w:w="102"/>
              <w:right w:type="dxa" w:w="102"/>
            </w:tcMar>
            <w:tcPrChange w:id="100074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74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0.0650</w:t>
            </w:r>
          </w:p>
        </w:tc>
      </w:tr>
      <w:tr>
        <w:trPr>
          <w:cantSplit/>
          <w:ins w:id="194" w:author="Codex" w:date="2026-10-05T14:02:24Z"/>
        </w:trPr>
        <w:tc>
          <w:tcPr>
            <w:tcW w:w="0" w:type="auto"/>
            <w:tcBorders>
              <w:top w:val="nil"/>
              <w:left w:val="nil"/>
              <w:bottom w:val="nil"/>
              <w:right w:val="nil"/>
              <w:insideH w:val="nil"/>
              <w:insideV w:val="nil"/>
            </w:tcBorders>
            <w:tcMar>
              <w:left w:type="dxa" w:w="102"/>
              <w:right w:type="dxa" w:w="102"/>
            </w:tcMar>
            <w:tcPrChange w:id="100074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R2_B2</w:t>
            </w:r>
          </w:p>
        </w:tc>
        <w:tc>
          <w:tcPr>
            <w:tcW w:w="0" w:type="auto"/>
            <w:tcBorders>
              <w:top w:val="nil"/>
              <w:left w:val="nil"/>
              <w:bottom w:val="nil"/>
              <w:right w:val="nil"/>
              <w:insideH w:val="nil"/>
              <w:insideV w:val="nil"/>
            </w:tcBorders>
            <w:tcMar>
              <w:left w:type="dxa" w:w="102"/>
              <w:right w:type="dxa" w:w="102"/>
            </w:tcMar>
            <w:tcPrChange w:id="100074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T_Y_4</w:t>
            </w:r>
          </w:p>
        </w:tc>
        <w:tc>
          <w:tcPr>
            <w:tcW w:w="0" w:type="auto"/>
            <w:tcBorders>
              <w:top w:val="nil"/>
              <w:left w:val="nil"/>
              <w:bottom w:val="nil"/>
              <w:right w:val="nil"/>
              <w:insideH w:val="nil"/>
              <w:insideV w:val="nil"/>
            </w:tcBorders>
            <w:tcMar>
              <w:left w:type="dxa" w:w="102"/>
              <w:right w:type="dxa" w:w="102"/>
            </w:tcMar>
            <w:tcPrChange w:id="100074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9.5988</w:t>
            </w:r>
          </w:p>
        </w:tc>
        <w:tc>
          <w:tcPr>
            <w:tcW w:w="0" w:type="auto"/>
            <w:tcBorders>
              <w:top w:val="nil"/>
              <w:left w:val="nil"/>
              <w:bottom w:val="nil"/>
              <w:right w:val="nil"/>
              <w:insideH w:val="nil"/>
              <w:insideV w:val="nil"/>
            </w:tcBorders>
            <w:tcMar>
              <w:left w:type="dxa" w:w="102"/>
              <w:right w:type="dxa" w:w="102"/>
            </w:tcMar>
            <w:tcPrChange w:id="100074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[-21.0179, 40.2154]</w:t>
            </w:r>
          </w:p>
        </w:tc>
        <w:tc>
          <w:tcPr>
            <w:tcW w:w="0" w:type="auto"/>
            <w:tcBorders>
              <w:top w:val="nil"/>
              <w:left w:val="nil"/>
              <w:bottom w:val="nil"/>
              <w:right w:val="nil"/>
              <w:insideH w:val="nil"/>
              <w:insideV w:val="nil"/>
            </w:tcBorders>
            <w:tcMar>
              <w:left w:type="dxa" w:w="102"/>
              <w:right w:type="dxa" w:w="102"/>
            </w:tcMar>
            <w:tcPrChange w:id="100074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75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0.5100</w:t>
            </w:r>
          </w:p>
        </w:tc>
      </w:tr>
      <w:tr>
        <w:trPr>
          <w:cantSplit/>
          <w:ins w:id="195" w:author="Codex" w:date="2026-10-05T14:02:24Z"/>
        </w:trPr>
        <w:tc>
          <w:tcPr>
            <w:tcW w:w="0" w:type="auto"/>
            <w:tcBorders>
              <w:top w:val="nil"/>
              <w:left w:val="nil"/>
              <w:bottom w:val="nil"/>
              <w:right w:val="nil"/>
              <w:insideH w:val="nil"/>
              <w:insideV w:val="nil"/>
            </w:tcBorders>
            <w:tcMar>
              <w:left w:type="dxa" w:w="102"/>
              <w:right w:type="dxa" w:w="102"/>
            </w:tcMar>
            <w:tcPrChange w:id="100075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R2_B2</w:t>
            </w:r>
          </w:p>
        </w:tc>
        <w:tc>
          <w:tcPr>
            <w:tcW w:w="0" w:type="auto"/>
            <w:tcBorders>
              <w:top w:val="nil"/>
              <w:left w:val="nil"/>
              <w:bottom w:val="nil"/>
              <w:right w:val="nil"/>
              <w:insideH w:val="nil"/>
              <w:insideV w:val="nil"/>
            </w:tcBorders>
            <w:tcMar>
              <w:left w:type="dxa" w:w="102"/>
              <w:right w:type="dxa" w:w="102"/>
            </w:tcMar>
            <w:tcPrChange w:id="100075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T_Y_5</w:t>
            </w:r>
          </w:p>
        </w:tc>
        <w:tc>
          <w:tcPr>
            <w:tcW w:w="0" w:type="auto"/>
            <w:tcBorders>
              <w:top w:val="nil"/>
              <w:left w:val="nil"/>
              <w:bottom w:val="nil"/>
              <w:right w:val="nil"/>
              <w:insideH w:val="nil"/>
              <w:insideV w:val="nil"/>
            </w:tcBorders>
            <w:tcMar>
              <w:left w:type="dxa" w:w="102"/>
              <w:right w:type="dxa" w:w="102"/>
            </w:tcMar>
            <w:tcPrChange w:id="100075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22.7324</w:t>
            </w:r>
          </w:p>
        </w:tc>
        <w:tc>
          <w:tcPr>
            <w:tcW w:w="0" w:type="auto"/>
            <w:tcBorders>
              <w:top w:val="nil"/>
              <w:left w:val="nil"/>
              <w:bottom w:val="nil"/>
              <w:right w:val="nil"/>
              <w:insideH w:val="nil"/>
              <w:insideV w:val="nil"/>
            </w:tcBorders>
            <w:tcMar>
              <w:left w:type="dxa" w:w="102"/>
              <w:right w:type="dxa" w:w="102"/>
            </w:tcMar>
            <w:tcPrChange w:id="100075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[2.3963, 43.0684]</w:t>
            </w:r>
          </w:p>
        </w:tc>
        <w:tc>
          <w:tcPr>
            <w:tcW w:w="0" w:type="auto"/>
            <w:tcBorders>
              <w:top w:val="nil"/>
              <w:left w:val="nil"/>
              <w:bottom w:val="nil"/>
              <w:right w:val="nil"/>
              <w:insideH w:val="nil"/>
              <w:insideV w:val="nil"/>
            </w:tcBorders>
            <w:tcMar>
              <w:left w:type="dxa" w:w="102"/>
              <w:right w:type="dxa" w:w="102"/>
            </w:tcMar>
            <w:tcPrChange w:id="100075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75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0.0300</w:t>
            </w:r>
          </w:p>
        </w:tc>
      </w:tr>
      <w:tr>
        <w:trPr>
          <w:cantSplit/>
          <w:ins w:id="196" w:author="Codex" w:date="2026-10-05T14:02:24Z"/>
        </w:trPr>
        <w:tc>
          <w:tcPr>
            <w:tcW w:w="0" w:type="auto"/>
            <w:tcBorders>
              <w:top w:val="nil"/>
              <w:left w:val="nil"/>
              <w:bottom w:val="nil"/>
              <w:right w:val="nil"/>
              <w:insideH w:val="nil"/>
              <w:insideV w:val="nil"/>
            </w:tcBorders>
            <w:tcMar>
              <w:left w:type="dxa" w:w="102"/>
              <w:right w:type="dxa" w:w="102"/>
            </w:tcMar>
            <w:tcPrChange w:id="100075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R2_A3</w:t>
            </w:r>
          </w:p>
        </w:tc>
        <w:tc>
          <w:tcPr>
            <w:tcW w:w="0" w:type="auto"/>
            <w:tcBorders>
              <w:top w:val="nil"/>
              <w:left w:val="nil"/>
              <w:bottom w:val="nil"/>
              <w:right w:val="nil"/>
              <w:insideH w:val="nil"/>
              <w:insideV w:val="nil"/>
            </w:tcBorders>
            <w:tcMar>
              <w:left w:type="dxa" w:w="102"/>
              <w:right w:type="dxa" w:w="102"/>
            </w:tcMar>
            <w:tcPrChange w:id="100075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T_P_le3</w:t>
            </w:r>
          </w:p>
        </w:tc>
        <w:tc>
          <w:tcPr>
            <w:tcW w:w="0" w:type="auto"/>
            <w:tcBorders>
              <w:top w:val="nil"/>
              <w:left w:val="nil"/>
              <w:bottom w:val="nil"/>
              <w:right w:val="nil"/>
              <w:insideH w:val="nil"/>
              <w:insideV w:val="nil"/>
            </w:tcBorders>
            <w:tcMar>
              <w:left w:type="dxa" w:w="102"/>
              <w:right w:type="dxa" w:w="102"/>
            </w:tcMar>
            <w:tcPrChange w:id="100075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5.0968</w:t>
            </w:r>
          </w:p>
        </w:tc>
        <w:tc>
          <w:tcPr>
            <w:tcW w:w="0" w:type="auto"/>
            <w:tcBorders>
              <w:top w:val="nil"/>
              <w:left w:val="nil"/>
              <w:bottom w:val="nil"/>
              <w:right w:val="nil"/>
              <w:insideH w:val="nil"/>
              <w:insideV w:val="nil"/>
            </w:tcBorders>
            <w:tcMar>
              <w:left w:type="dxa" w:w="102"/>
              <w:right w:type="dxa" w:w="102"/>
            </w:tcMar>
            <w:tcPrChange w:id="100076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[-2.6882, 12.8818]</w:t>
            </w:r>
          </w:p>
        </w:tc>
        <w:tc>
          <w:tcPr>
            <w:tcW w:w="0" w:type="auto"/>
            <w:tcBorders>
              <w:top w:val="nil"/>
              <w:left w:val="nil"/>
              <w:bottom w:val="nil"/>
              <w:right w:val="nil"/>
              <w:insideH w:val="nil"/>
              <w:insideV w:val="nil"/>
            </w:tcBorders>
            <w:tcMar>
              <w:left w:type="dxa" w:w="102"/>
              <w:right w:type="dxa" w:w="102"/>
            </w:tcMar>
            <w:tcPrChange w:id="100076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76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0.2189</w:t>
            </w:r>
          </w:p>
        </w:tc>
      </w:tr>
      <w:tr>
        <w:trPr>
          <w:cantSplit/>
          <w:ins w:id="197" w:author="Codex" w:date="2026-10-05T14:02:24Z"/>
        </w:trPr>
        <w:tc>
          <w:tcPr>
            <w:tcW w:w="0" w:type="auto"/>
            <w:tcBorders>
              <w:top w:val="nil"/>
              <w:left w:val="nil"/>
              <w:bottom w:val="nil"/>
              <w:right w:val="nil"/>
              <w:insideH w:val="nil"/>
              <w:insideV w:val="nil"/>
            </w:tcBorders>
            <w:tcMar>
              <w:left w:type="dxa" w:w="102"/>
              <w:right w:type="dxa" w:w="102"/>
            </w:tcMar>
            <w:tcPrChange w:id="100076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R2_A3</w:t>
            </w:r>
          </w:p>
        </w:tc>
        <w:tc>
          <w:tcPr>
            <w:tcW w:w="0" w:type="auto"/>
            <w:tcBorders>
              <w:top w:val="nil"/>
              <w:left w:val="nil"/>
              <w:bottom w:val="nil"/>
              <w:right w:val="nil"/>
              <w:insideH w:val="nil"/>
              <w:insideV w:val="nil"/>
            </w:tcBorders>
            <w:tcMar>
              <w:left w:type="dxa" w:w="102"/>
              <w:right w:type="dxa" w:w="102"/>
            </w:tcMar>
            <w:tcPrChange w:id="100076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T_P_4</w:t>
            </w:r>
          </w:p>
        </w:tc>
        <w:tc>
          <w:tcPr>
            <w:tcW w:w="0" w:type="auto"/>
            <w:tcBorders>
              <w:top w:val="nil"/>
              <w:left w:val="nil"/>
              <w:bottom w:val="nil"/>
              <w:right w:val="nil"/>
              <w:insideH w:val="nil"/>
              <w:insideV w:val="nil"/>
            </w:tcBorders>
            <w:tcMar>
              <w:left w:type="dxa" w:w="102"/>
              <w:right w:type="dxa" w:w="102"/>
            </w:tcMar>
            <w:tcPrChange w:id="100076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-0.8099</w:t>
            </w:r>
          </w:p>
        </w:tc>
        <w:tc>
          <w:tcPr>
            <w:tcW w:w="0" w:type="auto"/>
            <w:tcBorders>
              <w:top w:val="nil"/>
              <w:left w:val="nil"/>
              <w:bottom w:val="nil"/>
              <w:right w:val="nil"/>
              <w:insideH w:val="nil"/>
              <w:insideV w:val="nil"/>
            </w:tcBorders>
            <w:tcMar>
              <w:left w:type="dxa" w:w="102"/>
              <w:right w:type="dxa" w:w="102"/>
            </w:tcMar>
            <w:tcPrChange w:id="100076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[-8.4563, 6.8364]</w:t>
            </w:r>
          </w:p>
        </w:tc>
        <w:tc>
          <w:tcPr>
            <w:tcW w:w="0" w:type="auto"/>
            <w:tcBorders>
              <w:top w:val="nil"/>
              <w:left w:val="nil"/>
              <w:bottom w:val="nil"/>
              <w:right w:val="nil"/>
              <w:insideH w:val="nil"/>
              <w:insideV w:val="nil"/>
            </w:tcBorders>
            <w:tcMar>
              <w:left w:type="dxa" w:w="102"/>
              <w:right w:type="dxa" w:w="102"/>
            </w:tcMar>
            <w:tcPrChange w:id="100076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76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0.8259</w:t>
            </w:r>
          </w:p>
        </w:tc>
      </w:tr>
      <w:tr>
        <w:trPr>
          <w:cantSplit/>
          <w:ins w:id="198" w:author="Codex" w:date="2026-10-05T14:02:24Z"/>
        </w:trPr>
        <w:tc>
          <w:tcPr>
            <w:tcW w:w="0" w:type="auto"/>
            <w:tcBorders>
              <w:top w:val="nil"/>
              <w:left w:val="nil"/>
              <w:bottom w:val="nil"/>
              <w:right w:val="nil"/>
              <w:insideH w:val="nil"/>
              <w:insideV w:val="nil"/>
            </w:tcBorders>
            <w:tcMar>
              <w:left w:type="dxa" w:w="102"/>
              <w:right w:type="dxa" w:w="102"/>
            </w:tcMar>
            <w:tcPrChange w:id="100076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R2_A3</w:t>
            </w:r>
          </w:p>
        </w:tc>
        <w:tc>
          <w:tcPr>
            <w:tcW w:w="0" w:type="auto"/>
            <w:tcBorders>
              <w:top w:val="nil"/>
              <w:left w:val="nil"/>
              <w:bottom w:val="nil"/>
              <w:right w:val="nil"/>
              <w:insideH w:val="nil"/>
              <w:insideV w:val="nil"/>
            </w:tcBorders>
            <w:tcMar>
              <w:left w:type="dxa" w:w="102"/>
              <w:right w:type="dxa" w:w="102"/>
            </w:tcMar>
            <w:tcPrChange w:id="100077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T_P_5</w:t>
            </w:r>
          </w:p>
        </w:tc>
        <w:tc>
          <w:tcPr>
            <w:tcW w:w="0" w:type="auto"/>
            <w:tcBorders>
              <w:top w:val="nil"/>
              <w:left w:val="nil"/>
              <w:bottom w:val="nil"/>
              <w:right w:val="nil"/>
              <w:insideH w:val="nil"/>
              <w:insideV w:val="nil"/>
            </w:tcBorders>
            <w:tcMar>
              <w:left w:type="dxa" w:w="102"/>
              <w:right w:type="dxa" w:w="102"/>
            </w:tcMar>
            <w:tcPrChange w:id="100077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2.3726</w:t>
            </w:r>
          </w:p>
        </w:tc>
        <w:tc>
          <w:tcPr>
            <w:tcW w:w="0" w:type="auto"/>
            <w:tcBorders>
              <w:top w:val="nil"/>
              <w:left w:val="nil"/>
              <w:bottom w:val="nil"/>
              <w:right w:val="nil"/>
              <w:insideH w:val="nil"/>
              <w:insideV w:val="nil"/>
            </w:tcBorders>
            <w:tcMar>
              <w:left w:type="dxa" w:w="102"/>
              <w:right w:type="dxa" w:w="102"/>
            </w:tcMar>
            <w:tcPrChange w:id="100077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[-1.8442, 6.5895]</w:t>
            </w:r>
          </w:p>
        </w:tc>
        <w:tc>
          <w:tcPr>
            <w:tcW w:w="0" w:type="auto"/>
            <w:tcBorders>
              <w:top w:val="nil"/>
              <w:left w:val="nil"/>
              <w:bottom w:val="nil"/>
              <w:right w:val="nil"/>
              <w:insideH w:val="nil"/>
              <w:insideV w:val="nil"/>
            </w:tcBorders>
            <w:tcMar>
              <w:left w:type="dxa" w:w="102"/>
              <w:right w:type="dxa" w:w="102"/>
            </w:tcMar>
            <w:tcPrChange w:id="100077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77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0.2836</w:t>
            </w:r>
          </w:p>
        </w:tc>
      </w:tr>
      <w:tr>
        <w:trPr>
          <w:cantSplit/>
          <w:ins w:id="199" w:author="Codex" w:date="2026-10-05T14:02:24Z"/>
        </w:trPr>
        <w:tc>
          <w:tcPr>
            <w:tcW w:w="0" w:type="auto"/>
            <w:tcBorders>
              <w:top w:val="nil"/>
              <w:left w:val="nil"/>
              <w:bottom w:val="nil"/>
              <w:right w:val="nil"/>
              <w:insideH w:val="nil"/>
              <w:insideV w:val="nil"/>
            </w:tcBorders>
            <w:tcMar>
              <w:left w:type="dxa" w:w="102"/>
              <w:right w:type="dxa" w:w="102"/>
            </w:tcMar>
            <w:tcPrChange w:id="100077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R2_B3</w:t>
            </w:r>
          </w:p>
        </w:tc>
        <w:tc>
          <w:tcPr>
            <w:tcW w:w="0" w:type="auto"/>
            <w:tcBorders>
              <w:top w:val="nil"/>
              <w:left w:val="nil"/>
              <w:bottom w:val="nil"/>
              <w:right w:val="nil"/>
              <w:insideH w:val="nil"/>
              <w:insideV w:val="nil"/>
            </w:tcBorders>
            <w:tcMar>
              <w:left w:type="dxa" w:w="102"/>
              <w:right w:type="dxa" w:w="102"/>
            </w:tcMar>
            <w:tcPrChange w:id="100077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T_Y_le3</w:t>
            </w:r>
          </w:p>
        </w:tc>
        <w:tc>
          <w:tcPr>
            <w:tcW w:w="0" w:type="auto"/>
            <w:tcBorders>
              <w:top w:val="nil"/>
              <w:left w:val="nil"/>
              <w:bottom w:val="nil"/>
              <w:right w:val="nil"/>
              <w:insideH w:val="nil"/>
              <w:insideV w:val="nil"/>
            </w:tcBorders>
            <w:tcMar>
              <w:left w:type="dxa" w:w="102"/>
              <w:right w:type="dxa" w:w="102"/>
            </w:tcMar>
            <w:tcPrChange w:id="100077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43.8420</w:t>
            </w:r>
          </w:p>
        </w:tc>
        <w:tc>
          <w:tcPr>
            <w:tcW w:w="0" w:type="auto"/>
            <w:tcBorders>
              <w:top w:val="nil"/>
              <w:left w:val="nil"/>
              <w:bottom w:val="nil"/>
              <w:right w:val="nil"/>
              <w:insideH w:val="nil"/>
              <w:insideV w:val="nil"/>
            </w:tcBorders>
            <w:tcMar>
              <w:left w:type="dxa" w:w="102"/>
              <w:right w:type="dxa" w:w="102"/>
            </w:tcMar>
            <w:tcPrChange w:id="100077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[-10.6236, 98.3077]</w:t>
            </w:r>
          </w:p>
        </w:tc>
        <w:tc>
          <w:tcPr>
            <w:tcW w:w="0" w:type="auto"/>
            <w:tcBorders>
              <w:top w:val="nil"/>
              <w:left w:val="nil"/>
              <w:bottom w:val="nil"/>
              <w:right w:val="nil"/>
              <w:insideH w:val="nil"/>
              <w:insideV w:val="nil"/>
            </w:tcBorders>
            <w:tcMar>
              <w:left w:type="dxa" w:w="102"/>
              <w:right w:type="dxa" w:w="102"/>
            </w:tcMar>
            <w:tcPrChange w:id="100077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78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0.1343</w:t>
            </w:r>
          </w:p>
        </w:tc>
      </w:tr>
      <w:tr>
        <w:trPr>
          <w:cantSplit/>
          <w:ins w:id="200" w:author="Codex" w:date="2026-10-05T14:02:24Z"/>
        </w:trPr>
        <w:tc>
          <w:tcPr>
            <w:tcW w:w="0" w:type="auto"/>
            <w:tcBorders>
              <w:top w:val="nil"/>
              <w:left w:val="nil"/>
              <w:bottom w:val="nil"/>
              <w:right w:val="nil"/>
              <w:insideH w:val="nil"/>
              <w:insideV w:val="nil"/>
            </w:tcBorders>
            <w:tcMar>
              <w:left w:type="dxa" w:w="102"/>
              <w:right w:type="dxa" w:w="102"/>
            </w:tcMar>
            <w:tcPrChange w:id="100078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R2_B3</w:t>
            </w:r>
          </w:p>
        </w:tc>
        <w:tc>
          <w:tcPr>
            <w:tcW w:w="0" w:type="auto"/>
            <w:tcBorders>
              <w:top w:val="nil"/>
              <w:left w:val="nil"/>
              <w:bottom w:val="nil"/>
              <w:right w:val="nil"/>
              <w:insideH w:val="nil"/>
              <w:insideV w:val="nil"/>
            </w:tcBorders>
            <w:tcMar>
              <w:left w:type="dxa" w:w="102"/>
              <w:right w:type="dxa" w:w="102"/>
            </w:tcMar>
            <w:tcPrChange w:id="100078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T_Y_4</w:t>
            </w:r>
          </w:p>
        </w:tc>
        <w:tc>
          <w:tcPr>
            <w:tcW w:w="0" w:type="auto"/>
            <w:tcBorders>
              <w:top w:val="nil"/>
              <w:left w:val="nil"/>
              <w:bottom w:val="nil"/>
              <w:right w:val="nil"/>
              <w:insideH w:val="nil"/>
              <w:insideV w:val="nil"/>
            </w:tcBorders>
            <w:tcMar>
              <w:left w:type="dxa" w:w="102"/>
              <w:right w:type="dxa" w:w="102"/>
            </w:tcMar>
            <w:tcPrChange w:id="100078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50.2719</w:t>
            </w:r>
          </w:p>
        </w:tc>
        <w:tc>
          <w:tcPr>
            <w:tcW w:w="0" w:type="auto"/>
            <w:tcBorders>
              <w:top w:val="nil"/>
              <w:left w:val="nil"/>
              <w:bottom w:val="nil"/>
              <w:right w:val="nil"/>
              <w:insideH w:val="nil"/>
              <w:insideV w:val="nil"/>
            </w:tcBorders>
            <w:tcMar>
              <w:left w:type="dxa" w:w="102"/>
              <w:right w:type="dxa" w:w="102"/>
            </w:tcMar>
            <w:tcPrChange w:id="100078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[-0.1891, 100.7328]</w:t>
            </w:r>
          </w:p>
        </w:tc>
        <w:tc>
          <w:tcPr>
            <w:tcW w:w="0" w:type="auto"/>
            <w:tcBorders>
              <w:top w:val="nil"/>
              <w:left w:val="nil"/>
              <w:bottom w:val="nil"/>
              <w:right w:val="nil"/>
              <w:insideH w:val="nil"/>
              <w:insideV w:val="nil"/>
            </w:tcBorders>
            <w:tcMar>
              <w:left w:type="dxa" w:w="102"/>
              <w:right w:type="dxa" w:w="102"/>
            </w:tcMar>
            <w:tcPrChange w:id="100078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78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0.0547</w:t>
            </w:r>
          </w:p>
        </w:tc>
      </w:tr>
      <w:tr>
        <w:trPr>
          <w:cantSplit/>
          <w:ins w:id="201" w:author="Codex" w:date="2026-10-05T14:02:24Z"/>
        </w:trPr>
        <w:tc>
          <w:tcPr>
            <w:tcW w:w="0" w:type="auto"/>
            <w:tcBorders>
              <w:top w:val="nil"/>
              <w:left w:val="nil"/>
              <w:bottom w:val="nil"/>
              <w:right w:val="nil"/>
              <w:insideH w:val="nil"/>
              <w:insideV w:val="nil"/>
            </w:tcBorders>
            <w:tcMar>
              <w:left w:type="dxa" w:w="102"/>
              <w:right w:type="dxa" w:w="102"/>
            </w:tcMar>
            <w:tcPrChange w:id="100078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R2_B3</w:t>
            </w:r>
          </w:p>
        </w:tc>
        <w:tc>
          <w:tcPr>
            <w:tcW w:w="0" w:type="auto"/>
            <w:tcBorders>
              <w:top w:val="nil"/>
              <w:left w:val="nil"/>
              <w:bottom w:val="nil"/>
              <w:right w:val="nil"/>
              <w:insideH w:val="nil"/>
              <w:insideV w:val="nil"/>
            </w:tcBorders>
            <w:tcMar>
              <w:left w:type="dxa" w:w="102"/>
              <w:right w:type="dxa" w:w="102"/>
            </w:tcMar>
            <w:tcPrChange w:id="100078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T_Y_5</w:t>
            </w:r>
          </w:p>
        </w:tc>
        <w:tc>
          <w:tcPr>
            <w:tcW w:w="0" w:type="auto"/>
            <w:tcBorders>
              <w:top w:val="nil"/>
              <w:left w:val="nil"/>
              <w:bottom w:val="nil"/>
              <w:right w:val="nil"/>
              <w:insideH w:val="nil"/>
              <w:insideV w:val="nil"/>
            </w:tcBorders>
            <w:tcMar>
              <w:left w:type="dxa" w:w="102"/>
              <w:right w:type="dxa" w:w="102"/>
            </w:tcMar>
            <w:tcPrChange w:id="100078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16.1596</w:t>
            </w:r>
          </w:p>
        </w:tc>
        <w:tc>
          <w:tcPr>
            <w:tcW w:w="0" w:type="auto"/>
            <w:tcBorders>
              <w:top w:val="nil"/>
              <w:left w:val="nil"/>
              <w:bottom w:val="nil"/>
              <w:right w:val="nil"/>
              <w:insideH w:val="nil"/>
              <w:insideV w:val="nil"/>
            </w:tcBorders>
            <w:tcMar>
              <w:left w:type="dxa" w:w="102"/>
              <w:right w:type="dxa" w:w="102"/>
            </w:tcMar>
            <w:tcPrChange w:id="100079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[-12.8099, 45.1291]</w:t>
            </w:r>
          </w:p>
        </w:tc>
        <w:tc>
          <w:tcPr>
            <w:tcW w:w="0" w:type="auto"/>
            <w:tcBorders>
              <w:top w:val="nil"/>
              <w:left w:val="nil"/>
              <w:bottom w:val="nil"/>
              <w:right w:val="nil"/>
              <w:insideH w:val="nil"/>
              <w:insideV w:val="nil"/>
            </w:tcBorders>
            <w:tcMar>
              <w:left w:type="dxa" w:w="102"/>
              <w:right w:type="dxa" w:w="102"/>
            </w:tcMar>
            <w:tcPrChange w:id="100079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79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0.2587</w:t>
            </w:r>
          </w:p>
        </w:tc>
      </w:tr>
      <w:tr>
        <w:trPr>
          <w:cantSplit/>
          <w:ins w:id="202" w:author="Codex" w:date="2026-10-05T14:02:24Z"/>
        </w:trPr>
        <w:tc>
          <w:tcPr>
            <w:tcW w:w="0" w:type="auto"/>
            <w:tcBorders>
              <w:top w:val="nil"/>
              <w:left w:val="nil"/>
              <w:bottom w:val="nil"/>
              <w:right w:val="nil"/>
              <w:insideH w:val="nil"/>
              <w:insideV w:val="nil"/>
            </w:tcBorders>
            <w:tcMar>
              <w:left w:type="dxa" w:w="102"/>
              <w:right w:type="dxa" w:w="102"/>
            </w:tcMar>
            <w:tcPrChange w:id="100079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R2_A4</w:t>
            </w:r>
          </w:p>
        </w:tc>
        <w:tc>
          <w:tcPr>
            <w:tcW w:w="0" w:type="auto"/>
            <w:tcBorders>
              <w:top w:val="nil"/>
              <w:left w:val="nil"/>
              <w:bottom w:val="nil"/>
              <w:right w:val="nil"/>
              <w:insideH w:val="nil"/>
              <w:insideV w:val="nil"/>
            </w:tcBorders>
            <w:tcMar>
              <w:left w:type="dxa" w:w="102"/>
              <w:right w:type="dxa" w:w="102"/>
            </w:tcMar>
            <w:tcPrChange w:id="100079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T_P_le3</w:t>
            </w:r>
          </w:p>
        </w:tc>
        <w:tc>
          <w:tcPr>
            <w:tcW w:w="0" w:type="auto"/>
            <w:tcBorders>
              <w:top w:val="nil"/>
              <w:left w:val="nil"/>
              <w:bottom w:val="nil"/>
              <w:right w:val="nil"/>
              <w:insideH w:val="nil"/>
              <w:insideV w:val="nil"/>
            </w:tcBorders>
            <w:tcMar>
              <w:left w:type="dxa" w:w="102"/>
              <w:right w:type="dxa" w:w="102"/>
            </w:tcMar>
            <w:tcPrChange w:id="100079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-2.3825</w:t>
            </w:r>
          </w:p>
        </w:tc>
        <w:tc>
          <w:tcPr>
            <w:tcW w:w="0" w:type="auto"/>
            <w:tcBorders>
              <w:top w:val="nil"/>
              <w:left w:val="nil"/>
              <w:bottom w:val="nil"/>
              <w:right w:val="nil"/>
              <w:insideH w:val="nil"/>
              <w:insideV w:val="nil"/>
            </w:tcBorders>
            <w:tcMar>
              <w:left w:type="dxa" w:w="102"/>
              <w:right w:type="dxa" w:w="102"/>
            </w:tcMar>
            <w:tcPrChange w:id="100079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[-11.3834, 6.6183]</w:t>
            </w:r>
          </w:p>
        </w:tc>
        <w:tc>
          <w:tcPr>
            <w:tcW w:w="0" w:type="auto"/>
            <w:tcBorders>
              <w:top w:val="nil"/>
              <w:left w:val="nil"/>
              <w:bottom w:val="nil"/>
              <w:right w:val="nil"/>
              <w:insideH w:val="nil"/>
              <w:insideV w:val="nil"/>
            </w:tcBorders>
            <w:tcMar>
              <w:left w:type="dxa" w:w="102"/>
              <w:right w:type="dxa" w:w="102"/>
            </w:tcMar>
            <w:tcPrChange w:id="100079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79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0.5821</w:t>
            </w:r>
          </w:p>
        </w:tc>
      </w:tr>
      <w:tr>
        <w:trPr>
          <w:cantSplit/>
          <w:ins w:id="203" w:author="Codex" w:date="2026-10-05T14:02:24Z"/>
        </w:trPr>
        <w:tc>
          <w:tcPr>
            <w:tcW w:w="0" w:type="auto"/>
            <w:tcBorders>
              <w:top w:val="nil"/>
              <w:left w:val="nil"/>
              <w:bottom w:val="nil"/>
              <w:right w:val="nil"/>
              <w:insideH w:val="nil"/>
              <w:insideV w:val="nil"/>
            </w:tcBorders>
            <w:tcMar>
              <w:left w:type="dxa" w:w="102"/>
              <w:right w:type="dxa" w:w="102"/>
            </w:tcMar>
            <w:tcPrChange w:id="100079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R2_A4</w:t>
            </w:r>
          </w:p>
        </w:tc>
        <w:tc>
          <w:tcPr>
            <w:tcW w:w="0" w:type="auto"/>
            <w:tcBorders>
              <w:top w:val="nil"/>
              <w:left w:val="nil"/>
              <w:bottom w:val="nil"/>
              <w:right w:val="nil"/>
              <w:insideH w:val="nil"/>
              <w:insideV w:val="nil"/>
            </w:tcBorders>
            <w:tcMar>
              <w:left w:type="dxa" w:w="102"/>
              <w:right w:type="dxa" w:w="102"/>
            </w:tcMar>
            <w:tcPrChange w:id="100080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T_P_4</w:t>
            </w:r>
          </w:p>
        </w:tc>
        <w:tc>
          <w:tcPr>
            <w:tcW w:w="0" w:type="auto"/>
            <w:tcBorders>
              <w:top w:val="nil"/>
              <w:left w:val="nil"/>
              <w:bottom w:val="nil"/>
              <w:right w:val="nil"/>
              <w:insideH w:val="nil"/>
              <w:insideV w:val="nil"/>
            </w:tcBorders>
            <w:tcMar>
              <w:left w:type="dxa" w:w="102"/>
              <w:right w:type="dxa" w:w="102"/>
            </w:tcMar>
            <w:tcPrChange w:id="100080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5.9257</w:t>
            </w:r>
          </w:p>
        </w:tc>
        <w:tc>
          <w:tcPr>
            <w:tcW w:w="0" w:type="auto"/>
            <w:tcBorders>
              <w:top w:val="nil"/>
              <w:left w:val="nil"/>
              <w:bottom w:val="nil"/>
              <w:right w:val="nil"/>
              <w:insideH w:val="nil"/>
              <w:insideV w:val="nil"/>
            </w:tcBorders>
            <w:tcMar>
              <w:left w:type="dxa" w:w="102"/>
              <w:right w:type="dxa" w:w="102"/>
            </w:tcMar>
            <w:tcPrChange w:id="100080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[-1.0195, 12.8710]</w:t>
            </w:r>
          </w:p>
        </w:tc>
        <w:tc>
          <w:tcPr>
            <w:tcW w:w="0" w:type="auto"/>
            <w:tcBorders>
              <w:top w:val="nil"/>
              <w:left w:val="nil"/>
              <w:bottom w:val="nil"/>
              <w:right w:val="nil"/>
              <w:insideH w:val="nil"/>
              <w:insideV w:val="nil"/>
            </w:tcBorders>
            <w:tcMar>
              <w:left w:type="dxa" w:w="102"/>
              <w:right w:type="dxa" w:w="102"/>
            </w:tcMar>
            <w:tcPrChange w:id="100080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80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0.0995</w:t>
            </w:r>
          </w:p>
        </w:tc>
      </w:tr>
      <w:tr>
        <w:trPr>
          <w:cantSplit/>
          <w:ins w:id="204" w:author="Codex" w:date="2026-10-05T14:02:24Z"/>
        </w:trPr>
        <w:tc>
          <w:tcPr>
            <w:tcW w:w="0" w:type="auto"/>
            <w:tcBorders>
              <w:top w:val="nil"/>
              <w:left w:val="nil"/>
              <w:bottom w:val="nil"/>
              <w:right w:val="nil"/>
              <w:insideH w:val="nil"/>
              <w:insideV w:val="nil"/>
            </w:tcBorders>
            <w:tcMar>
              <w:left w:type="dxa" w:w="102"/>
              <w:right w:type="dxa" w:w="102"/>
            </w:tcMar>
            <w:tcPrChange w:id="100080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R2_A4</w:t>
            </w:r>
          </w:p>
        </w:tc>
        <w:tc>
          <w:tcPr>
            <w:tcW w:w="0" w:type="auto"/>
            <w:tcBorders>
              <w:top w:val="nil"/>
              <w:left w:val="nil"/>
              <w:bottom w:val="nil"/>
              <w:right w:val="nil"/>
              <w:insideH w:val="nil"/>
              <w:insideV w:val="nil"/>
            </w:tcBorders>
            <w:tcMar>
              <w:left w:type="dxa" w:w="102"/>
              <w:right w:type="dxa" w:w="102"/>
            </w:tcMar>
            <w:tcPrChange w:id="100080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T_P_5</w:t>
            </w:r>
          </w:p>
        </w:tc>
        <w:tc>
          <w:tcPr>
            <w:tcW w:w="0" w:type="auto"/>
            <w:tcBorders>
              <w:top w:val="nil"/>
              <w:left w:val="nil"/>
              <w:bottom w:val="nil"/>
              <w:right w:val="nil"/>
              <w:insideH w:val="nil"/>
              <w:insideV w:val="nil"/>
            </w:tcBorders>
            <w:tcMar>
              <w:left w:type="dxa" w:w="102"/>
              <w:right w:type="dxa" w:w="102"/>
            </w:tcMar>
            <w:tcPrChange w:id="100080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2.0235</w:t>
            </w:r>
          </w:p>
        </w:tc>
        <w:tc>
          <w:tcPr>
            <w:tcW w:w="0" w:type="auto"/>
            <w:tcBorders>
              <w:top w:val="nil"/>
              <w:left w:val="nil"/>
              <w:bottom w:val="nil"/>
              <w:right w:val="nil"/>
              <w:insideH w:val="nil"/>
              <w:insideV w:val="nil"/>
            </w:tcBorders>
            <w:tcMar>
              <w:left w:type="dxa" w:w="102"/>
              <w:right w:type="dxa" w:w="102"/>
            </w:tcMar>
            <w:tcPrChange w:id="100080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[-1.9287, 5.9758]</w:t>
            </w:r>
          </w:p>
        </w:tc>
        <w:tc>
          <w:tcPr>
            <w:tcW w:w="0" w:type="auto"/>
            <w:tcBorders>
              <w:top w:val="nil"/>
              <w:left w:val="nil"/>
              <w:bottom w:val="nil"/>
              <w:right w:val="nil"/>
              <w:insideH w:val="nil"/>
              <w:insideV w:val="nil"/>
            </w:tcBorders>
            <w:tcMar>
              <w:left w:type="dxa" w:w="102"/>
              <w:right w:type="dxa" w:w="102"/>
            </w:tcMar>
            <w:tcPrChange w:id="100080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81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0.3333</w:t>
            </w:r>
          </w:p>
        </w:tc>
      </w:tr>
      <w:tr>
        <w:trPr>
          <w:cantSplit/>
          <w:ins w:id="205" w:author="Codex" w:date="2026-10-05T14:02:24Z"/>
        </w:trPr>
        <w:tc>
          <w:tcPr>
            <w:tcW w:w="0" w:type="auto"/>
            <w:tcBorders>
              <w:top w:val="nil"/>
              <w:left w:val="nil"/>
              <w:bottom w:val="nil"/>
              <w:right w:val="nil"/>
              <w:insideH w:val="nil"/>
              <w:insideV w:val="nil"/>
            </w:tcBorders>
            <w:tcMar>
              <w:left w:type="dxa" w:w="102"/>
              <w:right w:type="dxa" w:w="102"/>
            </w:tcMar>
            <w:tcPrChange w:id="100081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R2_B4</w:t>
            </w:r>
          </w:p>
        </w:tc>
        <w:tc>
          <w:tcPr>
            <w:tcW w:w="0" w:type="auto"/>
            <w:tcBorders>
              <w:top w:val="nil"/>
              <w:left w:val="nil"/>
              <w:bottom w:val="nil"/>
              <w:right w:val="nil"/>
              <w:insideH w:val="nil"/>
              <w:insideV w:val="nil"/>
            </w:tcBorders>
            <w:tcMar>
              <w:left w:type="dxa" w:w="102"/>
              <w:right w:type="dxa" w:w="102"/>
            </w:tcMar>
            <w:tcPrChange w:id="100081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T_Y_le3</w:t>
            </w:r>
          </w:p>
        </w:tc>
        <w:tc>
          <w:tcPr>
            <w:tcW w:w="0" w:type="auto"/>
            <w:tcBorders>
              <w:top w:val="nil"/>
              <w:left w:val="nil"/>
              <w:bottom w:val="nil"/>
              <w:right w:val="nil"/>
              <w:insideH w:val="nil"/>
              <w:insideV w:val="nil"/>
            </w:tcBorders>
            <w:tcMar>
              <w:left w:type="dxa" w:w="102"/>
              <w:right w:type="dxa" w:w="102"/>
            </w:tcMar>
            <w:tcPrChange w:id="100081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27.9158</w:t>
            </w:r>
          </w:p>
        </w:tc>
        <w:tc>
          <w:tcPr>
            <w:tcW w:w="0" w:type="auto"/>
            <w:tcBorders>
              <w:top w:val="nil"/>
              <w:left w:val="nil"/>
              <w:bottom w:val="nil"/>
              <w:right w:val="nil"/>
              <w:insideH w:val="nil"/>
              <w:insideV w:val="nil"/>
            </w:tcBorders>
            <w:tcMar>
              <w:left w:type="dxa" w:w="102"/>
              <w:right w:type="dxa" w:w="102"/>
            </w:tcMar>
            <w:tcPrChange w:id="100081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[-59.1379, 114.9695]</w:t>
            </w:r>
          </w:p>
        </w:tc>
        <w:tc>
          <w:tcPr>
            <w:tcW w:w="0" w:type="auto"/>
            <w:tcBorders>
              <w:top w:val="nil"/>
              <w:left w:val="nil"/>
              <w:bottom w:val="nil"/>
              <w:right w:val="nil"/>
              <w:insideH w:val="nil"/>
              <w:insideV w:val="nil"/>
            </w:tcBorders>
            <w:tcMar>
              <w:left w:type="dxa" w:w="102"/>
              <w:right w:type="dxa" w:w="102"/>
            </w:tcMar>
            <w:tcPrChange w:id="100081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81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0.5771</w:t>
            </w:r>
          </w:p>
        </w:tc>
      </w:tr>
      <w:tr>
        <w:trPr>
          <w:cantSplit/>
          <w:ins w:id="206" w:author="Codex" w:date="2026-10-05T14:02:24Z"/>
        </w:trPr>
        <w:tc>
          <w:tcPr>
            <w:tcW w:w="0" w:type="auto"/>
            <w:tcBorders>
              <w:top w:val="nil"/>
              <w:left w:val="nil"/>
              <w:bottom w:val="nil"/>
              <w:right w:val="nil"/>
              <w:insideH w:val="nil"/>
              <w:insideV w:val="nil"/>
            </w:tcBorders>
            <w:tcMar>
              <w:left w:type="dxa" w:w="102"/>
              <w:right w:type="dxa" w:w="102"/>
            </w:tcMar>
            <w:tcPrChange w:id="100081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R2_B4</w:t>
            </w:r>
          </w:p>
        </w:tc>
        <w:tc>
          <w:tcPr>
            <w:tcW w:w="0" w:type="auto"/>
            <w:tcBorders>
              <w:top w:val="nil"/>
              <w:left w:val="nil"/>
              <w:bottom w:val="nil"/>
              <w:right w:val="nil"/>
              <w:insideH w:val="nil"/>
              <w:insideV w:val="nil"/>
            </w:tcBorders>
            <w:tcMar>
              <w:left w:type="dxa" w:w="102"/>
              <w:right w:type="dxa" w:w="102"/>
            </w:tcMar>
            <w:tcPrChange w:id="100081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T_Y_4</w:t>
            </w:r>
          </w:p>
        </w:tc>
        <w:tc>
          <w:tcPr>
            <w:tcW w:w="0" w:type="auto"/>
            <w:tcBorders>
              <w:top w:val="nil"/>
              <w:left w:val="nil"/>
              <w:bottom w:val="nil"/>
              <w:right w:val="nil"/>
              <w:insideH w:val="nil"/>
              <w:insideV w:val="nil"/>
            </w:tcBorders>
            <w:tcMar>
              <w:left w:type="dxa" w:w="102"/>
              <w:right w:type="dxa" w:w="102"/>
            </w:tcMar>
            <w:tcPrChange w:id="100081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37.6790</w:t>
            </w:r>
          </w:p>
        </w:tc>
        <w:tc>
          <w:tcPr>
            <w:tcW w:w="0" w:type="auto"/>
            <w:tcBorders>
              <w:top w:val="nil"/>
              <w:left w:val="nil"/>
              <w:bottom w:val="nil"/>
              <w:right w:val="nil"/>
              <w:insideH w:val="nil"/>
              <w:insideV w:val="nil"/>
            </w:tcBorders>
            <w:tcMar>
              <w:left w:type="dxa" w:w="102"/>
              <w:right w:type="dxa" w:w="102"/>
            </w:tcMar>
            <w:tcPrChange w:id="100082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[1.5896, 73.7684]</w:t>
            </w:r>
          </w:p>
        </w:tc>
        <w:tc>
          <w:tcPr>
            <w:tcW w:w="0" w:type="auto"/>
            <w:tcBorders>
              <w:top w:val="nil"/>
              <w:left w:val="nil"/>
              <w:bottom w:val="nil"/>
              <w:right w:val="nil"/>
              <w:insideH w:val="nil"/>
              <w:insideV w:val="nil"/>
            </w:tcBorders>
            <w:tcMar>
              <w:left w:type="dxa" w:w="102"/>
              <w:right w:type="dxa" w:w="102"/>
            </w:tcMar>
            <w:tcPrChange w:id="100082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82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0.0448</w:t>
            </w:r>
          </w:p>
        </w:tc>
      </w:tr>
      <w:tr>
        <w:trPr>
          <w:cantSplit/>
          <w:ins w:id="207" w:author="Codex" w:date="2026-10-05T14:02:24Z"/>
        </w:trPr>
        <w:tc>
          <w:tcPr>
            <w:tcW w:w="0" w:type="auto"/>
            <w:tcBorders>
              <w:top w:val="nil"/>
              <w:left w:val="nil"/>
              <w:bottom w:val="single" w:sz="12" w:color="000000"/>
              <w:right w:val="nil"/>
              <w:insideH w:val="nil"/>
              <w:insideV w:val="nil"/>
            </w:tcBorders>
            <w:tcMar>
              <w:left w:type="dxa" w:w="102"/>
              <w:right w:type="dxa" w:w="102"/>
            </w:tcMar>
            <w:tcPrChange w:id="1000823"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R2_B4</w:t>
            </w:r>
          </w:p>
        </w:tc>
        <w:tc>
          <w:tcPr>
            <w:tcW w:w="0" w:type="auto"/>
            <w:tcBorders>
              <w:top w:val="nil"/>
              <w:left w:val="nil"/>
              <w:bottom w:val="single" w:sz="12" w:color="000000"/>
              <w:right w:val="nil"/>
              <w:insideH w:val="nil"/>
              <w:insideV w:val="nil"/>
            </w:tcBorders>
            <w:tcMar>
              <w:left w:type="dxa" w:w="102"/>
              <w:right w:type="dxa" w:w="102"/>
            </w:tcMar>
            <w:tcPrChange w:id="1000824"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T_Y_5</w:t>
            </w:r>
          </w:p>
        </w:tc>
        <w:tc>
          <w:tcPr>
            <w:tcW w:w="0" w:type="auto"/>
            <w:tcBorders>
              <w:top w:val="nil"/>
              <w:left w:val="nil"/>
              <w:bottom w:val="single" w:sz="12" w:color="000000"/>
              <w:right w:val="nil"/>
              <w:insideH w:val="nil"/>
              <w:insideV w:val="nil"/>
            </w:tcBorders>
            <w:tcMar>
              <w:left w:type="dxa" w:w="102"/>
              <w:right w:type="dxa" w:w="102"/>
            </w:tcMar>
            <w:tcPrChange w:id="1000825"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23.3369</w:t>
            </w:r>
          </w:p>
        </w:tc>
        <w:tc>
          <w:tcPr>
            <w:tcW w:w="0" w:type="auto"/>
            <w:tcBorders>
              <w:top w:val="nil"/>
              <w:left w:val="nil"/>
              <w:bottom w:val="single" w:sz="12" w:color="000000"/>
              <w:right w:val="nil"/>
              <w:insideH w:val="nil"/>
              <w:insideV w:val="nil"/>
            </w:tcBorders>
            <w:tcMar>
              <w:left w:type="dxa" w:w="102"/>
              <w:right w:type="dxa" w:w="102"/>
            </w:tcMar>
            <w:tcPrChange w:id="1000826"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[0.1400, 46.5339]</w:t>
            </w:r>
          </w:p>
        </w:tc>
        <w:tc>
          <w:tcPr>
            <w:tcW w:w="0" w:type="auto"/>
            <w:tcBorders>
              <w:top w:val="nil"/>
              <w:left w:val="nil"/>
              <w:bottom w:val="single" w:sz="12" w:color="000000"/>
              <w:right w:val="nil"/>
              <w:insideH w:val="nil"/>
              <w:insideV w:val="nil"/>
            </w:tcBorders>
            <w:tcMar>
              <w:left w:type="dxa" w:w="102"/>
              <w:right w:type="dxa" w:w="102"/>
            </w:tcMar>
            <w:tcPrChange w:id="1000827"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single" w:sz="12" w:color="000000"/>
              <w:right w:val="nil"/>
              <w:insideH w:val="nil"/>
              <w:insideV w:val="nil"/>
            </w:tcBorders>
            <w:tcMar>
              <w:left w:type="dxa" w:w="102"/>
              <w:right w:type="dxa" w:w="102"/>
            </w:tcMar>
            <w:tcPrChange w:id="1000828"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0.0498</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08" w:author="Codex" w:date="2026-10-05T14:02:24Z"/>
          <w:rFonts w:ascii="Times New Roman" w:hAnsi="Times New Roman" w:cs="Times New Roman" w:eastAsia="SimSun"/>
          <w:sz w:val="21"/>
          <w:szCs w:val="21"/>
        </w:rPr>
      </w:pPr>
      <w:ins w:id="1001701" w:author="Codex" w:date="2026-10-06T19:52:27Z">
        <w:r>
          <w:rPr>
            <w:rFonts w:ascii="Times New Roman" w:hAnsi="Times New Roman" w:cs="Times New Roman" w:eastAsia="SimSun"/>
            <w:sz w:val="21"/>
            <w:szCs w:val="21"/>
          </w:rPr>
          <w:t>R2_B1金额抽样195/200有效，主推断缺失；不采用其百分位区间绕过稳定性门槛。组件T_P/T_Y并非调节对比，不能把其显著性作为满意度机制的证据。所有p为本行原始值，未据此声称全探索校正后的发现。同一原金额目标量已在附录E.2以原2,000份整簇抽样修复，三状态点值与预先登记整体检验见表13；本表R2_B1仍为修复前的B=200记录，其5分对4分单项推断未重新计算。</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10" w:author="Codex" w:date="2026-10-05T14:02:24Z"/>
          <w:rFonts w:ascii="Times New Roman" w:hAnsi="Times New Roman" w:cs="Times New Roman" w:eastAsia="SimSun"/>
          <w:sz w:val="21"/>
          <w:szCs w:val="21"/>
        </w:rPr>
      </w:pPr>
      <w:ins w:id="211" w:author="Codex" w:date="2026-10-05T14:02:24Z">
        <w:r>
          <w:rPr>
            <w:rFonts w:ascii="Times New Roman" w:hAnsi="Times New Roman" w:cs="Times New Roman" w:eastAsia="SimSun"/>
            <w:b/>
            <w:sz w:val="21"/>
            <w:szCs w:val="21"/>
          </w:rPr>
          <w:t>剩余登记敏感性分析</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12" w:author="Codex" w:date="2026-10-05T14:02:24Z"/>
          <w:rFonts w:ascii="Times New Roman" w:hAnsi="Times New Roman" w:cs="Times New Roman" w:eastAsia="SimSun"/>
          <w:sz w:val="21"/>
          <w:szCs w:val="21"/>
        </w:rPr>
      </w:pPr>
      <w:ins w:id="213" w:author="Codex" w:date="2026-10-05T14:02:24Z">
        <w:r>
          <w:rPr>
            <w:rFonts w:ascii="Times New Roman" w:hAnsi="Times New Roman" w:cs="Times New Roman" w:eastAsia="SimSun"/>
            <w:sz w:val="21"/>
            <w:szCs w:val="21"/>
          </w:rPr>
          <w:t>完整保留28项登记。B=500是整簇bootstrap重复次数；本表为追加敏感性探索，不是独立确认。</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14" w:author="Codex" w:date="2026-10-05T14:02:24Z"/>
          <w:rFonts w:ascii="Times New Roman" w:hAnsi="Times New Roman" w:cs="Times New Roman" w:eastAsia="SimSun"/>
          <w:sz w:val="21"/>
          <w:szCs w:val="21"/>
        </w:rPr>
      </w:pPr>
      <w:ins w:id="215" w:author="Codex" w:date="2026-10-05T14:02:24Z">
        <w:r>
          <w:rPr>
            <w:rFonts w:ascii="Times New Roman" w:hAnsi="Times New Roman" w:cs="Times New Roman" w:eastAsia="SimSun"/>
            <w:sz w:val="21"/>
            <w:szCs w:val="21"/>
          </w:rPr>
          <w:t>- R3：连续log收入对比：0至预先固定的正变化第75百分位。</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16" w:author="Codex" w:date="2026-10-05T14:02:24Z"/>
          <w:rFonts w:ascii="Times New Roman" w:hAnsi="Times New Roman" w:cs="Times New Roman" w:eastAsia="SimSun"/>
          <w:sz w:val="21"/>
          <w:szCs w:val="21"/>
        </w:rPr>
      </w:pPr>
      <w:ins w:id="217" w:author="Codex" w:date="2026-10-05T14:02:24Z">
        <w:r>
          <w:rPr>
            <w:rFonts w:ascii="Times New Roman" w:hAnsi="Times New Roman" w:cs="Times New Roman" w:eastAsia="SimSun"/>
            <w:sz w:val="21"/>
            <w:szCs w:val="21"/>
          </w:rPr>
          <w:t>- R4：本人—时期分析单位；采用该单位的登记调整集。</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18" w:author="Codex" w:date="2026-10-05T14:02:24Z"/>
          <w:rFonts w:ascii="Times New Roman" w:hAnsi="Times New Roman" w:cs="Times New Roman" w:eastAsia="SimSun"/>
          <w:sz w:val="21"/>
          <w:szCs w:val="21"/>
        </w:rPr>
      </w:pPr>
      <w:ins w:id="1001743" w:author="Codex" w:date="2026-10-07T10:50:00Z">
        <w:r>
          <w:rPr>
            <w:rFonts w:ascii="Times New Roman" w:hAnsi="Times New Roman" w:cs="Times New Roman" w:eastAsia="SimSun"/>
            <w:sz w:val="21"/>
            <w:szCs w:val="21"/>
          </w:rPr>
          <w:t>- R6：期末正值支持金额按固定第99百分位封顶（pmin，保留全部记录）。</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20" w:author="Codex" w:date="2026-10-05T14:02:24Z"/>
          <w:rFonts w:ascii="Times New Roman" w:hAnsi="Times New Roman" w:cs="Times New Roman" w:eastAsia="SimSun"/>
          <w:sz w:val="21"/>
          <w:szCs w:val="21"/>
        </w:rPr>
      </w:pPr>
      <w:ins w:id="221" w:author="Codex" w:date="2026-10-05T14:02:24Z">
        <w:r>
          <w:rPr>
            <w:rFonts w:ascii="Times New Roman" w:hAnsi="Times New Roman" w:cs="Times New Roman" w:eastAsia="SimSun"/>
            <w:sz w:val="21"/>
            <w:szCs w:val="21"/>
          </w:rPr>
          <w:t>- R9：中介结果改为两部分总体支持金额。</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22" w:author="Codex" w:date="2026-10-05T14:02:24Z"/>
          <w:rFonts w:ascii="Times New Roman" w:hAnsi="Times New Roman" w:cs="Times New Roman" w:eastAsia="SimSun"/>
          <w:sz w:val="21"/>
          <w:szCs w:val="21"/>
        </w:rPr>
      </w:pPr>
      <w:ins w:id="223" w:author="Codex" w:date="2026-10-05T14:02:24Z">
        <w:r>
          <w:rPr>
            <w:rFonts w:ascii="Times New Roman" w:hAnsi="Times New Roman" w:cs="Times New Roman" w:eastAsia="SimSun"/>
            <w:sz w:val="21"/>
            <w:szCs w:val="21"/>
          </w:rPr>
          <w:t>- R10：三波结果额外调整2020年支持；并非纯处理前调整。</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24" w:author="Codex" w:date="2026-10-05T14:02:24Z"/>
          <w:rFonts w:ascii="Times New Roman" w:hAnsi="Times New Roman" w:cs="Times New Roman" w:eastAsia="SimSun"/>
          <w:sz w:val="21"/>
          <w:szCs w:val="21"/>
        </w:rPr>
      </w:pPr>
      <w:ins w:id="225" w:author="Codex" w:date="2026-10-05T14:02:24Z">
        <w:r>
          <w:rPr>
            <w:rFonts w:ascii="Times New Roman" w:hAnsi="Times New Roman" w:cs="Times New Roman" w:eastAsia="SimSun"/>
            <w:sz w:val="21"/>
            <w:szCs w:val="21"/>
          </w:rPr>
          <w:t>- R11：相同有序满意度结局的部分比例优势模型。</w:t>
        </w:r>
      </w:ins>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ins w:id="226" w:author="Codex" w:date="2026-10-05T14:02:24Z"/>
          <w:rFonts w:ascii="Times New Roman" w:hAnsi="Times New Roman" w:cs="Times New Roman" w:eastAsia="KaiTi"/>
          <w:b w:val="0"/>
          <w:bCs w:val="0"/>
          <w:sz w:val="21"/>
          <w:szCs w:val="21"/>
        </w:rPr>
      </w:pPr>
      <w:ins w:id="227" w:author="Codex" w:date="2026-10-05T14:02:24Z">
        <w:r>
          <w:rPr>
            <w:rFonts w:ascii="Times New Roman" w:hAnsi="Times New Roman" w:cs="Times New Roman" w:eastAsia="KaiTi"/>
            <w:b w:val="0"/>
            <w:bCs w:val="0"/>
            <w:sz w:val="21"/>
            <w:szCs w:val="21"/>
          </w:rPr>
          <w:t>表D.8 剩余敏感性规格的主对比及有效重复</w:t>
        </w:r>
      </w:ins>
    </w:p>
    <w:tbl>
      <w:tblPr>
        <w:tblW w:w="0" w:type="auto"/>
        <w:tblBorders>
          <w:top w:val="single" w:sz="12" w:color="000000"/>
          <w:left w:val="nil"/>
          <w:bottom w:val="single" w:sz="12" w:color="000000"/>
          <w:right w:val="nil"/>
          <w:insideH w:val="nil"/>
          <w:insideV w:val="nil"/>
        </w:tblBorders>
        <w:tblPrChange w:id="8452" w:author="Codex" w:date="2026-10-05T16:32:41.313017+00:00">
          <w:tblPr>
            <w:tblW w:w="0" w:type="auto"/>
            <w:tblLayout w:type="autofit"/>
          </w:tblPr>
        </w:tblPrChange>
      </w:tblPr>
      <w:tblGrid>
        <w:gridCol w:w="916"/>
        <w:gridCol w:w="846"/>
        <w:gridCol w:w="834"/>
        <w:gridCol w:w="624"/>
        <w:gridCol w:w="957"/>
        <w:gridCol w:w="2094"/>
        <w:gridCol w:w="834"/>
        <w:gridCol w:w="893"/>
        <w:gridCol w:w="782"/>
        <w:tblGridChange w:id="1000829">
          <w:tblGrid>
            <w:gridCol w:w="977"/>
            <w:gridCol w:w="977"/>
            <w:gridCol w:w="977"/>
            <w:gridCol w:w="977"/>
            <w:gridCol w:w="977"/>
            <w:gridCol w:w="977"/>
            <w:gridCol w:w="977"/>
            <w:gridCol w:w="977"/>
            <w:gridCol w:w="977"/>
          </w:tblGrid>
        </w:tblGridChange>
      </w:tblGrid>
      <w:tr>
        <w:trPr>
          <w:cantSplit/>
          <w:tblHeader/>
          <w:ins w:id="228" w:author="Codex" w:date="2026-10-05T14:02:24Z"/>
        </w:trPr>
        <w:tc>
          <w:tcPr>
            <w:tcW w:w="0" w:type="auto"/>
            <w:tcBorders>
              <w:top w:val="single" w:sz="12" w:color="000000"/>
              <w:left w:val="nil"/>
              <w:bottom w:val="single" w:sz="4" w:color="000000"/>
              <w:right w:val="nil"/>
              <w:insideH w:val="nil"/>
              <w:insideV w:val="nil"/>
            </w:tcBorders>
            <w:tcMar>
              <w:left w:type="dxa" w:w="102"/>
              <w:right w:type="dxa" w:w="102"/>
            </w:tcMar>
            <w:tcPrChange w:id="1000830"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规格</w:t>
            </w:r>
          </w:p>
        </w:tc>
        <w:tc>
          <w:tcPr>
            <w:tcW w:w="0" w:type="auto"/>
            <w:tcBorders>
              <w:top w:val="single" w:sz="12" w:color="000000"/>
              <w:left w:val="nil"/>
              <w:bottom w:val="single" w:sz="4" w:color="000000"/>
              <w:right w:val="nil"/>
              <w:insideH w:val="nil"/>
              <w:insideV w:val="nil"/>
            </w:tcBorders>
            <w:tcMar>
              <w:left w:type="dxa" w:w="102"/>
              <w:right w:type="dxa" w:w="102"/>
            </w:tcMar>
            <w:tcPrChange w:id="1000831"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目标量</w:t>
            </w:r>
          </w:p>
        </w:tc>
        <w:tc>
          <w:tcPr>
            <w:tcW w:w="0" w:type="auto"/>
            <w:tcBorders>
              <w:top w:val="single" w:sz="12" w:color="000000"/>
              <w:left w:val="nil"/>
              <w:bottom w:val="single" w:sz="4" w:color="000000"/>
              <w:right w:val="nil"/>
              <w:insideH w:val="nil"/>
              <w:insideV w:val="nil"/>
            </w:tcBorders>
            <w:tcMar>
              <w:left w:type="dxa" w:w="102"/>
              <w:right w:type="dxa" w:w="102"/>
            </w:tcMar>
            <w:tcPrChange w:id="1000832"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记录数</w:t>
            </w:r>
          </w:p>
        </w:tc>
        <w:tc>
          <w:tcPr>
            <w:tcW w:w="0" w:type="auto"/>
            <w:tcBorders>
              <w:top w:val="single" w:sz="12" w:color="000000"/>
              <w:left w:val="nil"/>
              <w:bottom w:val="single" w:sz="4" w:color="000000"/>
              <w:right w:val="nil"/>
              <w:insideH w:val="nil"/>
              <w:insideV w:val="nil"/>
            </w:tcBorders>
            <w:tcMar>
              <w:left w:type="dxa" w:w="102"/>
              <w:right w:type="dxa" w:w="102"/>
            </w:tcMar>
            <w:tcPrChange w:id="1000833"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簇数</w:t>
            </w:r>
          </w:p>
        </w:tc>
        <w:tc>
          <w:tcPr>
            <w:tcW w:w="0" w:type="auto"/>
            <w:tcBorders>
              <w:top w:val="single" w:sz="12" w:color="000000"/>
              <w:left w:val="nil"/>
              <w:bottom w:val="single" w:sz="4" w:color="000000"/>
              <w:right w:val="nil"/>
              <w:insideH w:val="nil"/>
              <w:insideV w:val="nil"/>
            </w:tcBorders>
            <w:tcMar>
              <w:left w:type="dxa" w:w="102"/>
              <w:right w:type="dxa" w:w="102"/>
            </w:tcMar>
            <w:tcPrChange w:id="1000834"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w:t>
            </w:r>
          </w:p>
        </w:tc>
        <w:tc>
          <w:tcPr>
            <w:tcW w:w="0" w:type="auto"/>
            <w:tcBorders>
              <w:top w:val="single" w:sz="12" w:color="000000"/>
              <w:left w:val="nil"/>
              <w:bottom w:val="single" w:sz="4" w:color="000000"/>
              <w:right w:val="nil"/>
              <w:insideH w:val="nil"/>
              <w:insideV w:val="nil"/>
            </w:tcBorders>
            <w:tcMar>
              <w:left w:type="dxa" w:w="102"/>
              <w:right w:type="dxa" w:w="102"/>
            </w:tcMar>
            <w:tcPrChange w:id="1000835"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Change w:id="1000836"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单位</w:t>
            </w:r>
          </w:p>
        </w:tc>
        <w:tc>
          <w:tcPr>
            <w:tcW w:w="0" w:type="auto"/>
            <w:tcBorders>
              <w:top w:val="single" w:sz="12" w:color="000000"/>
              <w:left w:val="nil"/>
              <w:bottom w:val="single" w:sz="4" w:color="000000"/>
              <w:right w:val="nil"/>
              <w:insideH w:val="nil"/>
              <w:insideV w:val="nil"/>
            </w:tcBorders>
            <w:tcMar>
              <w:left w:type="dxa" w:w="102"/>
              <w:right w:type="dxa" w:w="102"/>
            </w:tcMar>
            <w:tcPrChange w:id="1000837"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有效/B</w:t>
            </w:r>
          </w:p>
        </w:tc>
        <w:tc>
          <w:tcPr>
            <w:tcW w:w="0" w:type="auto"/>
            <w:tcBorders>
              <w:top w:val="single" w:sz="12" w:color="000000"/>
              <w:left w:val="nil"/>
              <w:bottom w:val="single" w:sz="4" w:color="000000"/>
              <w:right w:val="nil"/>
              <w:insideH w:val="nil"/>
              <w:insideV w:val="nil"/>
            </w:tcBorders>
            <w:tcMar>
              <w:left w:type="dxa" w:w="102"/>
              <w:right w:type="dxa" w:w="102"/>
            </w:tcMar>
            <w:tcPrChange w:id="1000838"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原始p</w:t>
            </w:r>
          </w:p>
        </w:tc>
      </w:tr>
      <w:tr>
        <w:trPr>
          <w:cantSplit/>
          <w:ins w:id="229" w:author="Codex" w:date="2026-10-05T14:02:24Z"/>
        </w:trPr>
        <w:tc>
          <w:tcPr>
            <w:tcW w:w="0" w:type="auto"/>
            <w:tcBorders>
              <w:top w:val="nil"/>
              <w:left w:val="nil"/>
              <w:bottom w:val="nil"/>
              <w:right w:val="nil"/>
              <w:insideH w:val="nil"/>
              <w:insideV w:val="nil"/>
            </w:tcBorders>
            <w:tcMar>
              <w:left w:type="dxa" w:w="102"/>
              <w:right w:type="dxa" w:w="102"/>
            </w:tcMar>
            <w:tcPrChange w:id="100083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R4_A1</w:t>
            </w:r>
          </w:p>
        </w:tc>
        <w:tc>
          <w:tcPr>
            <w:tcW w:w="0" w:type="auto"/>
            <w:tcBorders>
              <w:top w:val="nil"/>
              <w:left w:val="nil"/>
              <w:bottom w:val="nil"/>
              <w:right w:val="nil"/>
              <w:insideH w:val="nil"/>
              <w:insideV w:val="nil"/>
            </w:tcBorders>
            <w:tcMar>
              <w:left w:type="dxa" w:w="102"/>
              <w:right w:type="dxa" w:w="102"/>
            </w:tcMar>
            <w:tcPrChange w:id="100084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84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7851</w:t>
            </w:r>
          </w:p>
        </w:tc>
        <w:tc>
          <w:tcPr>
            <w:tcW w:w="0" w:type="auto"/>
            <w:tcBorders>
              <w:top w:val="nil"/>
              <w:left w:val="nil"/>
              <w:bottom w:val="nil"/>
              <w:right w:val="nil"/>
              <w:insideH w:val="nil"/>
              <w:insideV w:val="nil"/>
            </w:tcBorders>
            <w:tcMar>
              <w:left w:type="dxa" w:w="102"/>
              <w:right w:type="dxa" w:w="102"/>
            </w:tcMar>
            <w:tcPrChange w:id="100084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3141</w:t>
            </w:r>
          </w:p>
        </w:tc>
        <w:tc>
          <w:tcPr>
            <w:tcW w:w="0" w:type="auto"/>
            <w:tcBorders>
              <w:top w:val="nil"/>
              <w:left w:val="nil"/>
              <w:bottom w:val="nil"/>
              <w:right w:val="nil"/>
              <w:insideH w:val="nil"/>
              <w:insideV w:val="nil"/>
            </w:tcBorders>
            <w:tcMar>
              <w:left w:type="dxa" w:w="102"/>
              <w:right w:type="dxa" w:w="102"/>
            </w:tcMar>
            <w:tcPrChange w:id="100084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-4.8305</w:t>
            </w:r>
          </w:p>
        </w:tc>
        <w:tc>
          <w:tcPr>
            <w:tcW w:w="0" w:type="auto"/>
            <w:tcBorders>
              <w:top w:val="nil"/>
              <w:left w:val="nil"/>
              <w:bottom w:val="nil"/>
              <w:right w:val="nil"/>
              <w:insideH w:val="nil"/>
              <w:insideV w:val="nil"/>
            </w:tcBorders>
            <w:tcMar>
              <w:left w:type="dxa" w:w="102"/>
              <w:right w:type="dxa" w:w="102"/>
            </w:tcMar>
            <w:tcPrChange w:id="100084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[-10.9232, 1.2622]</w:t>
            </w:r>
          </w:p>
        </w:tc>
        <w:tc>
          <w:tcPr>
            <w:tcW w:w="0" w:type="auto"/>
            <w:tcBorders>
              <w:top w:val="nil"/>
              <w:left w:val="nil"/>
              <w:bottom w:val="nil"/>
              <w:right w:val="nil"/>
              <w:insideH w:val="nil"/>
              <w:insideV w:val="nil"/>
            </w:tcBorders>
            <w:tcMar>
              <w:left w:type="dxa" w:w="102"/>
              <w:right w:type="dxa" w:w="102"/>
            </w:tcMar>
            <w:tcPrChange w:id="100084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84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84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0.1317</w:t>
            </w:r>
          </w:p>
        </w:tc>
      </w:tr>
      <w:tr>
        <w:trPr>
          <w:cantSplit/>
          <w:ins w:id="230" w:author="Codex" w:date="2026-10-05T14:02:24Z"/>
        </w:trPr>
        <w:tc>
          <w:tcPr>
            <w:tcW w:w="0" w:type="auto"/>
            <w:tcBorders>
              <w:top w:val="nil"/>
              <w:left w:val="nil"/>
              <w:bottom w:val="nil"/>
              <w:right w:val="nil"/>
              <w:insideH w:val="nil"/>
              <w:insideV w:val="nil"/>
            </w:tcBorders>
            <w:tcMar>
              <w:left w:type="dxa" w:w="102"/>
              <w:right w:type="dxa" w:w="102"/>
            </w:tcMar>
            <w:tcPrChange w:id="100084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R4_B1</w:t>
            </w:r>
          </w:p>
        </w:tc>
        <w:tc>
          <w:tcPr>
            <w:tcW w:w="0" w:type="auto"/>
            <w:tcBorders>
              <w:top w:val="nil"/>
              <w:left w:val="nil"/>
              <w:bottom w:val="nil"/>
              <w:right w:val="nil"/>
              <w:insideH w:val="nil"/>
              <w:insideV w:val="nil"/>
            </w:tcBorders>
            <w:tcMar>
              <w:left w:type="dxa" w:w="102"/>
              <w:right w:type="dxa" w:w="102"/>
            </w:tcMar>
            <w:tcPrChange w:id="100084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85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7851</w:t>
            </w:r>
          </w:p>
        </w:tc>
        <w:tc>
          <w:tcPr>
            <w:tcW w:w="0" w:type="auto"/>
            <w:tcBorders>
              <w:top w:val="nil"/>
              <w:left w:val="nil"/>
              <w:bottom w:val="nil"/>
              <w:right w:val="nil"/>
              <w:insideH w:val="nil"/>
              <w:insideV w:val="nil"/>
            </w:tcBorders>
            <w:tcMar>
              <w:left w:type="dxa" w:w="102"/>
              <w:right w:type="dxa" w:w="102"/>
            </w:tcMar>
            <w:tcPrChange w:id="100085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3141</w:t>
            </w:r>
          </w:p>
        </w:tc>
        <w:tc>
          <w:tcPr>
            <w:tcW w:w="0" w:type="auto"/>
            <w:tcBorders>
              <w:top w:val="nil"/>
              <w:left w:val="nil"/>
              <w:bottom w:val="nil"/>
              <w:right w:val="nil"/>
              <w:insideH w:val="nil"/>
              <w:insideV w:val="nil"/>
            </w:tcBorders>
            <w:tcMar>
              <w:left w:type="dxa" w:w="102"/>
              <w:right w:type="dxa" w:w="102"/>
            </w:tcMar>
            <w:tcPrChange w:id="100085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-36.2619</w:t>
            </w:r>
          </w:p>
        </w:tc>
        <w:tc>
          <w:tcPr>
            <w:tcW w:w="0" w:type="auto"/>
            <w:tcBorders>
              <w:top w:val="nil"/>
              <w:left w:val="nil"/>
              <w:bottom w:val="nil"/>
              <w:right w:val="nil"/>
              <w:insideH w:val="nil"/>
              <w:insideV w:val="nil"/>
            </w:tcBorders>
            <w:tcMar>
              <w:left w:type="dxa" w:w="102"/>
              <w:right w:type="dxa" w:w="102"/>
            </w:tcMar>
            <w:tcPrChange w:id="100085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085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85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486/500</w:t>
            </w:r>
          </w:p>
        </w:tc>
        <w:tc>
          <w:tcPr>
            <w:tcW w:w="0" w:type="auto"/>
            <w:tcBorders>
              <w:top w:val="nil"/>
              <w:left w:val="nil"/>
              <w:bottom w:val="nil"/>
              <w:right w:val="nil"/>
              <w:insideH w:val="nil"/>
              <w:insideV w:val="nil"/>
            </w:tcBorders>
            <w:tcMar>
              <w:left w:type="dxa" w:w="102"/>
              <w:right w:type="dxa" w:w="102"/>
            </w:tcMar>
            <w:tcPrChange w:id="100085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231" w:author="Codex" w:date="2026-10-05T14:02:24Z"/>
        </w:trPr>
        <w:tc>
          <w:tcPr>
            <w:tcW w:w="0" w:type="auto"/>
            <w:tcBorders>
              <w:top w:val="nil"/>
              <w:left w:val="nil"/>
              <w:bottom w:val="nil"/>
              <w:right w:val="nil"/>
              <w:insideH w:val="nil"/>
              <w:insideV w:val="nil"/>
            </w:tcBorders>
            <w:tcMar>
              <w:left w:type="dxa" w:w="102"/>
              <w:right w:type="dxa" w:w="102"/>
            </w:tcMar>
            <w:tcPrChange w:id="100085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R6_B1</w:t>
            </w:r>
          </w:p>
        </w:tc>
        <w:tc>
          <w:tcPr>
            <w:tcW w:w="0" w:type="auto"/>
            <w:tcBorders>
              <w:top w:val="nil"/>
              <w:left w:val="nil"/>
              <w:bottom w:val="nil"/>
              <w:right w:val="nil"/>
              <w:insideH w:val="nil"/>
              <w:insideV w:val="nil"/>
            </w:tcBorders>
            <w:tcMar>
              <w:left w:type="dxa" w:w="102"/>
              <w:right w:type="dxa" w:w="102"/>
            </w:tcMar>
            <w:tcPrChange w:id="100085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85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86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86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-25.6106</w:t>
            </w:r>
          </w:p>
        </w:tc>
        <w:tc>
          <w:tcPr>
            <w:tcW w:w="0" w:type="auto"/>
            <w:tcBorders>
              <w:top w:val="nil"/>
              <w:left w:val="nil"/>
              <w:bottom w:val="nil"/>
              <w:right w:val="nil"/>
              <w:insideH w:val="nil"/>
              <w:insideV w:val="nil"/>
            </w:tcBorders>
            <w:tcMar>
              <w:left w:type="dxa" w:w="102"/>
              <w:right w:type="dxa" w:w="102"/>
            </w:tcMar>
            <w:tcPrChange w:id="100086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[-61.6627, 10.4415]</w:t>
            </w:r>
          </w:p>
        </w:tc>
        <w:tc>
          <w:tcPr>
            <w:tcW w:w="0" w:type="auto"/>
            <w:tcBorders>
              <w:top w:val="nil"/>
              <w:left w:val="nil"/>
              <w:bottom w:val="nil"/>
              <w:right w:val="nil"/>
              <w:insideH w:val="nil"/>
              <w:insideV w:val="nil"/>
            </w:tcBorders>
            <w:tcMar>
              <w:left w:type="dxa" w:w="102"/>
              <w:right w:type="dxa" w:w="102"/>
            </w:tcMar>
            <w:tcPrChange w:id="100086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86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86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0.1976</w:t>
            </w:r>
          </w:p>
        </w:tc>
      </w:tr>
      <w:tr>
        <w:trPr>
          <w:cantSplit/>
          <w:ins w:id="232" w:author="Codex" w:date="2026-10-05T14:02:24Z"/>
        </w:trPr>
        <w:tc>
          <w:tcPr>
            <w:tcW w:w="0" w:type="auto"/>
            <w:tcBorders>
              <w:top w:val="nil"/>
              <w:left w:val="nil"/>
              <w:bottom w:val="nil"/>
              <w:right w:val="nil"/>
              <w:insideH w:val="nil"/>
              <w:insideV w:val="nil"/>
            </w:tcBorders>
            <w:tcMar>
              <w:left w:type="dxa" w:w="102"/>
              <w:right w:type="dxa" w:w="102"/>
            </w:tcMar>
            <w:tcPrChange w:id="100086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R4_A2</w:t>
            </w:r>
          </w:p>
        </w:tc>
        <w:tc>
          <w:tcPr>
            <w:tcW w:w="0" w:type="auto"/>
            <w:tcBorders>
              <w:top w:val="nil"/>
              <w:left w:val="nil"/>
              <w:bottom w:val="nil"/>
              <w:right w:val="nil"/>
              <w:insideH w:val="nil"/>
              <w:insideV w:val="nil"/>
            </w:tcBorders>
            <w:tcMar>
              <w:left w:type="dxa" w:w="102"/>
              <w:right w:type="dxa" w:w="102"/>
            </w:tcMar>
            <w:tcPrChange w:id="100086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86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7851</w:t>
            </w:r>
          </w:p>
        </w:tc>
        <w:tc>
          <w:tcPr>
            <w:tcW w:w="0" w:type="auto"/>
            <w:tcBorders>
              <w:top w:val="nil"/>
              <w:left w:val="nil"/>
              <w:bottom w:val="nil"/>
              <w:right w:val="nil"/>
              <w:insideH w:val="nil"/>
              <w:insideV w:val="nil"/>
            </w:tcBorders>
            <w:tcMar>
              <w:left w:type="dxa" w:w="102"/>
              <w:right w:type="dxa" w:w="102"/>
            </w:tcMar>
            <w:tcPrChange w:id="100086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3141</w:t>
            </w:r>
          </w:p>
        </w:tc>
        <w:tc>
          <w:tcPr>
            <w:tcW w:w="0" w:type="auto"/>
            <w:tcBorders>
              <w:top w:val="nil"/>
              <w:left w:val="nil"/>
              <w:bottom w:val="nil"/>
              <w:right w:val="nil"/>
              <w:insideH w:val="nil"/>
              <w:insideV w:val="nil"/>
            </w:tcBorders>
            <w:tcMar>
              <w:left w:type="dxa" w:w="102"/>
              <w:right w:type="dxa" w:w="102"/>
            </w:tcMar>
            <w:tcPrChange w:id="100087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-2.6201</w:t>
            </w:r>
          </w:p>
        </w:tc>
        <w:tc>
          <w:tcPr>
            <w:tcW w:w="0" w:type="auto"/>
            <w:tcBorders>
              <w:top w:val="nil"/>
              <w:left w:val="nil"/>
              <w:bottom w:val="nil"/>
              <w:right w:val="nil"/>
              <w:insideH w:val="nil"/>
              <w:insideV w:val="nil"/>
            </w:tcBorders>
            <w:tcMar>
              <w:left w:type="dxa" w:w="102"/>
              <w:right w:type="dxa" w:w="102"/>
            </w:tcMar>
            <w:tcPrChange w:id="100087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[-9.4266, 4.1865]</w:t>
            </w:r>
          </w:p>
        </w:tc>
        <w:tc>
          <w:tcPr>
            <w:tcW w:w="0" w:type="auto"/>
            <w:tcBorders>
              <w:top w:val="nil"/>
              <w:left w:val="nil"/>
              <w:bottom w:val="nil"/>
              <w:right w:val="nil"/>
              <w:insideH w:val="nil"/>
              <w:insideV w:val="nil"/>
            </w:tcBorders>
            <w:tcMar>
              <w:left w:type="dxa" w:w="102"/>
              <w:right w:type="dxa" w:w="102"/>
            </w:tcMar>
            <w:tcPrChange w:id="100087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87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87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0.3992</w:t>
            </w:r>
          </w:p>
        </w:tc>
      </w:tr>
      <w:tr>
        <w:trPr>
          <w:cantSplit/>
          <w:ins w:id="233" w:author="Codex" w:date="2026-10-05T14:02:24Z"/>
        </w:trPr>
        <w:tc>
          <w:tcPr>
            <w:tcW w:w="0" w:type="auto"/>
            <w:tcBorders>
              <w:top w:val="nil"/>
              <w:left w:val="nil"/>
              <w:bottom w:val="nil"/>
              <w:right w:val="nil"/>
              <w:insideH w:val="nil"/>
              <w:insideV w:val="nil"/>
            </w:tcBorders>
            <w:tcMar>
              <w:left w:type="dxa" w:w="102"/>
              <w:right w:type="dxa" w:w="102"/>
            </w:tcMar>
            <w:tcPrChange w:id="100087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R4_B2</w:t>
            </w:r>
          </w:p>
        </w:tc>
        <w:tc>
          <w:tcPr>
            <w:tcW w:w="0" w:type="auto"/>
            <w:tcBorders>
              <w:top w:val="nil"/>
              <w:left w:val="nil"/>
              <w:bottom w:val="nil"/>
              <w:right w:val="nil"/>
              <w:insideH w:val="nil"/>
              <w:insideV w:val="nil"/>
            </w:tcBorders>
            <w:tcMar>
              <w:left w:type="dxa" w:w="102"/>
              <w:right w:type="dxa" w:w="102"/>
            </w:tcMar>
            <w:tcPrChange w:id="100087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87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7851</w:t>
            </w:r>
          </w:p>
        </w:tc>
        <w:tc>
          <w:tcPr>
            <w:tcW w:w="0" w:type="auto"/>
            <w:tcBorders>
              <w:top w:val="nil"/>
              <w:left w:val="nil"/>
              <w:bottom w:val="nil"/>
              <w:right w:val="nil"/>
              <w:insideH w:val="nil"/>
              <w:insideV w:val="nil"/>
            </w:tcBorders>
            <w:tcMar>
              <w:left w:type="dxa" w:w="102"/>
              <w:right w:type="dxa" w:w="102"/>
            </w:tcMar>
            <w:tcPrChange w:id="100087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3141</w:t>
            </w:r>
          </w:p>
        </w:tc>
        <w:tc>
          <w:tcPr>
            <w:tcW w:w="0" w:type="auto"/>
            <w:tcBorders>
              <w:top w:val="nil"/>
              <w:left w:val="nil"/>
              <w:bottom w:val="nil"/>
              <w:right w:val="nil"/>
              <w:insideH w:val="nil"/>
              <w:insideV w:val="nil"/>
            </w:tcBorders>
            <w:tcMar>
              <w:left w:type="dxa" w:w="102"/>
              <w:right w:type="dxa" w:w="102"/>
            </w:tcMar>
            <w:tcPrChange w:id="100087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-56.0143</w:t>
            </w:r>
          </w:p>
        </w:tc>
        <w:tc>
          <w:tcPr>
            <w:tcW w:w="0" w:type="auto"/>
            <w:tcBorders>
              <w:top w:val="nil"/>
              <w:left w:val="nil"/>
              <w:bottom w:val="nil"/>
              <w:right w:val="nil"/>
              <w:insideH w:val="nil"/>
              <w:insideV w:val="nil"/>
            </w:tcBorders>
            <w:tcMar>
              <w:left w:type="dxa" w:w="102"/>
              <w:right w:type="dxa" w:w="102"/>
            </w:tcMar>
            <w:tcPrChange w:id="100088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[-159.2463, 47.2176]</w:t>
            </w:r>
          </w:p>
        </w:tc>
        <w:tc>
          <w:tcPr>
            <w:tcW w:w="0" w:type="auto"/>
            <w:tcBorders>
              <w:top w:val="nil"/>
              <w:left w:val="nil"/>
              <w:bottom w:val="nil"/>
              <w:right w:val="nil"/>
              <w:insideH w:val="nil"/>
              <w:insideV w:val="nil"/>
            </w:tcBorders>
            <w:tcMar>
              <w:left w:type="dxa" w:w="102"/>
              <w:right w:type="dxa" w:w="102"/>
            </w:tcMar>
            <w:tcPrChange w:id="100088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88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496/500</w:t>
            </w:r>
          </w:p>
        </w:tc>
        <w:tc>
          <w:tcPr>
            <w:tcW w:w="0" w:type="auto"/>
            <w:tcBorders>
              <w:top w:val="nil"/>
              <w:left w:val="nil"/>
              <w:bottom w:val="nil"/>
              <w:right w:val="nil"/>
              <w:insideH w:val="nil"/>
              <w:insideV w:val="nil"/>
            </w:tcBorders>
            <w:tcMar>
              <w:left w:type="dxa" w:w="102"/>
              <w:right w:type="dxa" w:w="102"/>
            </w:tcMar>
            <w:tcPrChange w:id="100088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0.3119</w:t>
            </w:r>
          </w:p>
        </w:tc>
      </w:tr>
      <w:tr>
        <w:trPr>
          <w:cantSplit/>
          <w:ins w:id="234" w:author="Codex" w:date="2026-10-05T14:02:24Z"/>
        </w:trPr>
        <w:tc>
          <w:tcPr>
            <w:tcW w:w="0" w:type="auto"/>
            <w:tcBorders>
              <w:top w:val="nil"/>
              <w:left w:val="nil"/>
              <w:bottom w:val="nil"/>
              <w:right w:val="nil"/>
              <w:insideH w:val="nil"/>
              <w:insideV w:val="nil"/>
            </w:tcBorders>
            <w:tcMar>
              <w:left w:type="dxa" w:w="102"/>
              <w:right w:type="dxa" w:w="102"/>
            </w:tcMar>
            <w:tcPrChange w:id="100088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R6_B2</w:t>
            </w:r>
          </w:p>
        </w:tc>
        <w:tc>
          <w:tcPr>
            <w:tcW w:w="0" w:type="auto"/>
            <w:tcBorders>
              <w:top w:val="nil"/>
              <w:left w:val="nil"/>
              <w:bottom w:val="nil"/>
              <w:right w:val="nil"/>
              <w:insideH w:val="nil"/>
              <w:insideV w:val="nil"/>
            </w:tcBorders>
            <w:tcMar>
              <w:left w:type="dxa" w:w="102"/>
              <w:right w:type="dxa" w:w="102"/>
            </w:tcMar>
            <w:tcPrChange w:id="100088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88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88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88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-2.0564</w:t>
            </w:r>
          </w:p>
        </w:tc>
        <w:tc>
          <w:tcPr>
            <w:tcW w:w="0" w:type="auto"/>
            <w:tcBorders>
              <w:top w:val="nil"/>
              <w:left w:val="nil"/>
              <w:bottom w:val="nil"/>
              <w:right w:val="nil"/>
              <w:insideH w:val="nil"/>
              <w:insideV w:val="nil"/>
            </w:tcBorders>
            <w:tcMar>
              <w:left w:type="dxa" w:w="102"/>
              <w:right w:type="dxa" w:w="102"/>
            </w:tcMar>
            <w:tcPrChange w:id="100088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[-39.6805, 35.5676]</w:t>
            </w:r>
          </w:p>
        </w:tc>
        <w:tc>
          <w:tcPr>
            <w:tcW w:w="0" w:type="auto"/>
            <w:tcBorders>
              <w:top w:val="nil"/>
              <w:left w:val="nil"/>
              <w:bottom w:val="nil"/>
              <w:right w:val="nil"/>
              <w:insideH w:val="nil"/>
              <w:insideV w:val="nil"/>
            </w:tcBorders>
            <w:tcMar>
              <w:left w:type="dxa" w:w="102"/>
              <w:right w:type="dxa" w:w="102"/>
            </w:tcMar>
            <w:tcPrChange w:id="100089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89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89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0.9082</w:t>
            </w:r>
          </w:p>
        </w:tc>
      </w:tr>
      <w:tr>
        <w:trPr>
          <w:cantSplit/>
          <w:ins w:id="235" w:author="Codex" w:date="2026-10-05T14:02:24Z"/>
        </w:trPr>
        <w:tc>
          <w:tcPr>
            <w:tcW w:w="0" w:type="auto"/>
            <w:tcBorders>
              <w:top w:val="nil"/>
              <w:left w:val="nil"/>
              <w:bottom w:val="nil"/>
              <w:right w:val="nil"/>
              <w:insideH w:val="nil"/>
              <w:insideV w:val="nil"/>
            </w:tcBorders>
            <w:tcMar>
              <w:left w:type="dxa" w:w="102"/>
              <w:right w:type="dxa" w:w="102"/>
            </w:tcMar>
            <w:tcPrChange w:id="100089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R4_A3</w:t>
            </w:r>
          </w:p>
        </w:tc>
        <w:tc>
          <w:tcPr>
            <w:tcW w:w="0" w:type="auto"/>
            <w:tcBorders>
              <w:top w:val="nil"/>
              <w:left w:val="nil"/>
              <w:bottom w:val="nil"/>
              <w:right w:val="nil"/>
              <w:insideH w:val="nil"/>
              <w:insideV w:val="nil"/>
            </w:tcBorders>
            <w:tcMar>
              <w:left w:type="dxa" w:w="102"/>
              <w:right w:type="dxa" w:w="102"/>
            </w:tcMar>
            <w:tcPrChange w:id="100089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89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4810</w:t>
            </w:r>
          </w:p>
        </w:tc>
        <w:tc>
          <w:tcPr>
            <w:tcW w:w="0" w:type="auto"/>
            <w:tcBorders>
              <w:top w:val="nil"/>
              <w:left w:val="nil"/>
              <w:bottom w:val="nil"/>
              <w:right w:val="nil"/>
              <w:insideH w:val="nil"/>
              <w:insideV w:val="nil"/>
            </w:tcBorders>
            <w:tcMar>
              <w:left w:type="dxa" w:w="102"/>
              <w:right w:type="dxa" w:w="102"/>
            </w:tcMar>
            <w:tcPrChange w:id="100089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2639</w:t>
            </w:r>
          </w:p>
        </w:tc>
        <w:tc>
          <w:tcPr>
            <w:tcW w:w="0" w:type="auto"/>
            <w:tcBorders>
              <w:top w:val="nil"/>
              <w:left w:val="nil"/>
              <w:bottom w:val="nil"/>
              <w:right w:val="nil"/>
              <w:insideH w:val="nil"/>
              <w:insideV w:val="nil"/>
            </w:tcBorders>
            <w:tcMar>
              <w:left w:type="dxa" w:w="102"/>
              <w:right w:type="dxa" w:w="102"/>
            </w:tcMar>
            <w:tcPrChange w:id="100089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-5.6089</w:t>
            </w:r>
          </w:p>
        </w:tc>
        <w:tc>
          <w:tcPr>
            <w:tcW w:w="0" w:type="auto"/>
            <w:tcBorders>
              <w:top w:val="nil"/>
              <w:left w:val="nil"/>
              <w:bottom w:val="nil"/>
              <w:right w:val="nil"/>
              <w:insideH w:val="nil"/>
              <w:insideV w:val="nil"/>
            </w:tcBorders>
            <w:tcMar>
              <w:left w:type="dxa" w:w="102"/>
              <w:right w:type="dxa" w:w="102"/>
            </w:tcMar>
            <w:tcPrChange w:id="100089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[-14.9384, 3.7206]</w:t>
            </w:r>
          </w:p>
        </w:tc>
        <w:tc>
          <w:tcPr>
            <w:tcW w:w="0" w:type="auto"/>
            <w:tcBorders>
              <w:top w:val="nil"/>
              <w:left w:val="nil"/>
              <w:bottom w:val="nil"/>
              <w:right w:val="nil"/>
              <w:insideH w:val="nil"/>
              <w:insideV w:val="nil"/>
            </w:tcBorders>
            <w:tcMar>
              <w:left w:type="dxa" w:w="102"/>
              <w:right w:type="dxa" w:w="102"/>
            </w:tcMar>
            <w:tcPrChange w:id="100089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90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90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0.2355</w:t>
            </w:r>
          </w:p>
        </w:tc>
      </w:tr>
      <w:tr>
        <w:trPr>
          <w:cantSplit/>
          <w:ins w:id="236" w:author="Codex" w:date="2026-10-05T14:02:24Z"/>
        </w:trPr>
        <w:tc>
          <w:tcPr>
            <w:tcW w:w="0" w:type="auto"/>
            <w:tcBorders>
              <w:top w:val="nil"/>
              <w:left w:val="nil"/>
              <w:bottom w:val="nil"/>
              <w:right w:val="nil"/>
              <w:insideH w:val="nil"/>
              <w:insideV w:val="nil"/>
            </w:tcBorders>
            <w:tcMar>
              <w:left w:type="dxa" w:w="102"/>
              <w:right w:type="dxa" w:w="102"/>
            </w:tcMar>
            <w:tcPrChange w:id="100090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R4_B3</w:t>
            </w:r>
          </w:p>
        </w:tc>
        <w:tc>
          <w:tcPr>
            <w:tcW w:w="0" w:type="auto"/>
            <w:tcBorders>
              <w:top w:val="nil"/>
              <w:left w:val="nil"/>
              <w:bottom w:val="nil"/>
              <w:right w:val="nil"/>
              <w:insideH w:val="nil"/>
              <w:insideV w:val="nil"/>
            </w:tcBorders>
            <w:tcMar>
              <w:left w:type="dxa" w:w="102"/>
              <w:right w:type="dxa" w:w="102"/>
            </w:tcMar>
            <w:tcPrChange w:id="100090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90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4810</w:t>
            </w:r>
          </w:p>
        </w:tc>
        <w:tc>
          <w:tcPr>
            <w:tcW w:w="0" w:type="auto"/>
            <w:tcBorders>
              <w:top w:val="nil"/>
              <w:left w:val="nil"/>
              <w:bottom w:val="nil"/>
              <w:right w:val="nil"/>
              <w:insideH w:val="nil"/>
              <w:insideV w:val="nil"/>
            </w:tcBorders>
            <w:tcMar>
              <w:left w:type="dxa" w:w="102"/>
              <w:right w:type="dxa" w:w="102"/>
            </w:tcMar>
            <w:tcPrChange w:id="100090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2639</w:t>
            </w:r>
          </w:p>
        </w:tc>
        <w:tc>
          <w:tcPr>
            <w:tcW w:w="0" w:type="auto"/>
            <w:tcBorders>
              <w:top w:val="nil"/>
              <w:left w:val="nil"/>
              <w:bottom w:val="nil"/>
              <w:right w:val="nil"/>
              <w:insideH w:val="nil"/>
              <w:insideV w:val="nil"/>
            </w:tcBorders>
            <w:tcMar>
              <w:left w:type="dxa" w:w="102"/>
              <w:right w:type="dxa" w:w="102"/>
            </w:tcMar>
            <w:tcPrChange w:id="100090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-47.9433</w:t>
            </w:r>
          </w:p>
        </w:tc>
        <w:tc>
          <w:tcPr>
            <w:tcW w:w="0" w:type="auto"/>
            <w:tcBorders>
              <w:top w:val="nil"/>
              <w:left w:val="nil"/>
              <w:bottom w:val="nil"/>
              <w:right w:val="nil"/>
              <w:insideH w:val="nil"/>
              <w:insideV w:val="nil"/>
            </w:tcBorders>
            <w:tcMar>
              <w:left w:type="dxa" w:w="102"/>
              <w:right w:type="dxa" w:w="102"/>
            </w:tcMar>
            <w:tcPrChange w:id="100090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[-136.7840, 40.8975]</w:t>
            </w:r>
          </w:p>
        </w:tc>
        <w:tc>
          <w:tcPr>
            <w:tcW w:w="0" w:type="auto"/>
            <w:tcBorders>
              <w:top w:val="nil"/>
              <w:left w:val="nil"/>
              <w:bottom w:val="nil"/>
              <w:right w:val="nil"/>
              <w:insideH w:val="nil"/>
              <w:insideV w:val="nil"/>
            </w:tcBorders>
            <w:tcMar>
              <w:left w:type="dxa" w:w="102"/>
              <w:right w:type="dxa" w:w="102"/>
            </w:tcMar>
            <w:tcPrChange w:id="100090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90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91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0.3074</w:t>
            </w:r>
          </w:p>
        </w:tc>
      </w:tr>
      <w:tr>
        <w:trPr>
          <w:cantSplit/>
          <w:ins w:id="237" w:author="Codex" w:date="2026-10-05T14:02:24Z"/>
        </w:trPr>
        <w:tc>
          <w:tcPr>
            <w:tcW w:w="0" w:type="auto"/>
            <w:tcBorders>
              <w:top w:val="nil"/>
              <w:left w:val="nil"/>
              <w:bottom w:val="nil"/>
              <w:right w:val="nil"/>
              <w:insideH w:val="nil"/>
              <w:insideV w:val="nil"/>
            </w:tcBorders>
            <w:tcMar>
              <w:left w:type="dxa" w:w="102"/>
              <w:right w:type="dxa" w:w="102"/>
            </w:tcMar>
            <w:tcPrChange w:id="100091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R6_B3</w:t>
            </w:r>
          </w:p>
        </w:tc>
        <w:tc>
          <w:tcPr>
            <w:tcW w:w="0" w:type="auto"/>
            <w:tcBorders>
              <w:top w:val="nil"/>
              <w:left w:val="nil"/>
              <w:bottom w:val="nil"/>
              <w:right w:val="nil"/>
              <w:insideH w:val="nil"/>
              <w:insideV w:val="nil"/>
            </w:tcBorders>
            <w:tcMar>
              <w:left w:type="dxa" w:w="102"/>
              <w:right w:type="dxa" w:w="102"/>
            </w:tcMar>
            <w:tcPrChange w:id="100091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91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Change w:id="100091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Change w:id="100091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-28.9939</w:t>
            </w:r>
          </w:p>
        </w:tc>
        <w:tc>
          <w:tcPr>
            <w:tcW w:w="0" w:type="auto"/>
            <w:tcBorders>
              <w:top w:val="nil"/>
              <w:left w:val="nil"/>
              <w:bottom w:val="nil"/>
              <w:right w:val="nil"/>
              <w:insideH w:val="nil"/>
              <w:insideV w:val="nil"/>
            </w:tcBorders>
            <w:tcMar>
              <w:left w:type="dxa" w:w="102"/>
              <w:right w:type="dxa" w:w="102"/>
            </w:tcMar>
            <w:tcPrChange w:id="100091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[-87.5409, 29.5530]</w:t>
            </w:r>
          </w:p>
        </w:tc>
        <w:tc>
          <w:tcPr>
            <w:tcW w:w="0" w:type="auto"/>
            <w:tcBorders>
              <w:top w:val="nil"/>
              <w:left w:val="nil"/>
              <w:bottom w:val="nil"/>
              <w:right w:val="nil"/>
              <w:insideH w:val="nil"/>
              <w:insideV w:val="nil"/>
            </w:tcBorders>
            <w:tcMar>
              <w:left w:type="dxa" w:w="102"/>
              <w:right w:type="dxa" w:w="102"/>
            </w:tcMar>
            <w:tcPrChange w:id="100091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91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91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0.3214</w:t>
            </w:r>
          </w:p>
        </w:tc>
      </w:tr>
      <w:tr>
        <w:trPr>
          <w:cantSplit/>
          <w:ins w:id="238" w:author="Codex" w:date="2026-10-05T14:02:24Z"/>
        </w:trPr>
        <w:tc>
          <w:tcPr>
            <w:tcW w:w="0" w:type="auto"/>
            <w:tcBorders>
              <w:top w:val="nil"/>
              <w:left w:val="nil"/>
              <w:bottom w:val="nil"/>
              <w:right w:val="nil"/>
              <w:insideH w:val="nil"/>
              <w:insideV w:val="nil"/>
            </w:tcBorders>
            <w:tcMar>
              <w:left w:type="dxa" w:w="102"/>
              <w:right w:type="dxa" w:w="102"/>
            </w:tcMar>
            <w:tcPrChange w:id="100092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R4_A4</w:t>
            </w:r>
          </w:p>
        </w:tc>
        <w:tc>
          <w:tcPr>
            <w:tcW w:w="0" w:type="auto"/>
            <w:tcBorders>
              <w:top w:val="nil"/>
              <w:left w:val="nil"/>
              <w:bottom w:val="nil"/>
              <w:right w:val="nil"/>
              <w:insideH w:val="nil"/>
              <w:insideV w:val="nil"/>
            </w:tcBorders>
            <w:tcMar>
              <w:left w:type="dxa" w:w="102"/>
              <w:right w:type="dxa" w:w="102"/>
            </w:tcMar>
            <w:tcPrChange w:id="100092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92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4810</w:t>
            </w:r>
          </w:p>
        </w:tc>
        <w:tc>
          <w:tcPr>
            <w:tcW w:w="0" w:type="auto"/>
            <w:tcBorders>
              <w:top w:val="nil"/>
              <w:left w:val="nil"/>
              <w:bottom w:val="nil"/>
              <w:right w:val="nil"/>
              <w:insideH w:val="nil"/>
              <w:insideV w:val="nil"/>
            </w:tcBorders>
            <w:tcMar>
              <w:left w:type="dxa" w:w="102"/>
              <w:right w:type="dxa" w:w="102"/>
            </w:tcMar>
            <w:tcPrChange w:id="100092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2639</w:t>
            </w:r>
          </w:p>
        </w:tc>
        <w:tc>
          <w:tcPr>
            <w:tcW w:w="0" w:type="auto"/>
            <w:tcBorders>
              <w:top w:val="nil"/>
              <w:left w:val="nil"/>
              <w:bottom w:val="nil"/>
              <w:right w:val="nil"/>
              <w:insideH w:val="nil"/>
              <w:insideV w:val="nil"/>
            </w:tcBorders>
            <w:tcMar>
              <w:left w:type="dxa" w:w="102"/>
              <w:right w:type="dxa" w:w="102"/>
            </w:tcMar>
            <w:tcPrChange w:id="100092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3.7198</w:t>
            </w:r>
          </w:p>
        </w:tc>
        <w:tc>
          <w:tcPr>
            <w:tcW w:w="0" w:type="auto"/>
            <w:tcBorders>
              <w:top w:val="nil"/>
              <w:left w:val="nil"/>
              <w:bottom w:val="nil"/>
              <w:right w:val="nil"/>
              <w:insideH w:val="nil"/>
              <w:insideV w:val="nil"/>
            </w:tcBorders>
            <w:tcMar>
              <w:left w:type="dxa" w:w="102"/>
              <w:right w:type="dxa" w:w="102"/>
            </w:tcMar>
            <w:tcPrChange w:id="100092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[-6.4665, 13.9062]</w:t>
            </w:r>
          </w:p>
        </w:tc>
        <w:tc>
          <w:tcPr>
            <w:tcW w:w="0" w:type="auto"/>
            <w:tcBorders>
              <w:top w:val="nil"/>
              <w:left w:val="nil"/>
              <w:bottom w:val="nil"/>
              <w:right w:val="nil"/>
              <w:insideH w:val="nil"/>
              <w:insideV w:val="nil"/>
            </w:tcBorders>
            <w:tcMar>
              <w:left w:type="dxa" w:w="102"/>
              <w:right w:type="dxa" w:w="102"/>
            </w:tcMar>
            <w:tcPrChange w:id="100092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92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92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0.4830</w:t>
            </w:r>
          </w:p>
        </w:tc>
      </w:tr>
      <w:tr>
        <w:trPr>
          <w:cantSplit/>
          <w:ins w:id="239" w:author="Codex" w:date="2026-10-05T14:02:24Z"/>
        </w:trPr>
        <w:tc>
          <w:tcPr>
            <w:tcW w:w="0" w:type="auto"/>
            <w:tcBorders>
              <w:top w:val="nil"/>
              <w:left w:val="nil"/>
              <w:bottom w:val="nil"/>
              <w:right w:val="nil"/>
              <w:insideH w:val="nil"/>
              <w:insideV w:val="nil"/>
            </w:tcBorders>
            <w:tcMar>
              <w:left w:type="dxa" w:w="102"/>
              <w:right w:type="dxa" w:w="102"/>
            </w:tcMar>
            <w:tcPrChange w:id="100092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R4_B4</w:t>
            </w:r>
          </w:p>
        </w:tc>
        <w:tc>
          <w:tcPr>
            <w:tcW w:w="0" w:type="auto"/>
            <w:tcBorders>
              <w:top w:val="nil"/>
              <w:left w:val="nil"/>
              <w:bottom w:val="nil"/>
              <w:right w:val="nil"/>
              <w:insideH w:val="nil"/>
              <w:insideV w:val="nil"/>
            </w:tcBorders>
            <w:tcMar>
              <w:left w:type="dxa" w:w="102"/>
              <w:right w:type="dxa" w:w="102"/>
            </w:tcMar>
            <w:tcPrChange w:id="100093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93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4810</w:t>
            </w:r>
          </w:p>
        </w:tc>
        <w:tc>
          <w:tcPr>
            <w:tcW w:w="0" w:type="auto"/>
            <w:tcBorders>
              <w:top w:val="nil"/>
              <w:left w:val="nil"/>
              <w:bottom w:val="nil"/>
              <w:right w:val="nil"/>
              <w:insideH w:val="nil"/>
              <w:insideV w:val="nil"/>
            </w:tcBorders>
            <w:tcMar>
              <w:left w:type="dxa" w:w="102"/>
              <w:right w:type="dxa" w:w="102"/>
            </w:tcMar>
            <w:tcPrChange w:id="100093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2639</w:t>
            </w:r>
          </w:p>
        </w:tc>
        <w:tc>
          <w:tcPr>
            <w:tcW w:w="0" w:type="auto"/>
            <w:tcBorders>
              <w:top w:val="nil"/>
              <w:left w:val="nil"/>
              <w:bottom w:val="nil"/>
              <w:right w:val="nil"/>
              <w:insideH w:val="nil"/>
              <w:insideV w:val="nil"/>
            </w:tcBorders>
            <w:tcMar>
              <w:left w:type="dxa" w:w="102"/>
              <w:right w:type="dxa" w:w="102"/>
            </w:tcMar>
            <w:tcPrChange w:id="100093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-8.0706</w:t>
            </w:r>
          </w:p>
        </w:tc>
        <w:tc>
          <w:tcPr>
            <w:tcW w:w="0" w:type="auto"/>
            <w:tcBorders>
              <w:top w:val="nil"/>
              <w:left w:val="nil"/>
              <w:bottom w:val="nil"/>
              <w:right w:val="nil"/>
              <w:insideH w:val="nil"/>
              <w:insideV w:val="nil"/>
            </w:tcBorders>
            <w:tcMar>
              <w:left w:type="dxa" w:w="102"/>
              <w:right w:type="dxa" w:w="102"/>
            </w:tcMar>
            <w:tcPrChange w:id="100093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[-132.7355, 116.5943]</w:t>
            </w:r>
          </w:p>
        </w:tc>
        <w:tc>
          <w:tcPr>
            <w:tcW w:w="0" w:type="auto"/>
            <w:tcBorders>
              <w:top w:val="nil"/>
              <w:left w:val="nil"/>
              <w:bottom w:val="nil"/>
              <w:right w:val="nil"/>
              <w:insideH w:val="nil"/>
              <w:insideV w:val="nil"/>
            </w:tcBorders>
            <w:tcMar>
              <w:left w:type="dxa" w:w="102"/>
              <w:right w:type="dxa" w:w="102"/>
            </w:tcMar>
            <w:tcPrChange w:id="100093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93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93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0.8822</w:t>
            </w:r>
          </w:p>
        </w:tc>
      </w:tr>
      <w:tr>
        <w:trPr>
          <w:cantSplit/>
          <w:ins w:id="240" w:author="Codex" w:date="2026-10-05T14:02:24Z"/>
        </w:trPr>
        <w:tc>
          <w:tcPr>
            <w:tcW w:w="0" w:type="auto"/>
            <w:tcBorders>
              <w:top w:val="nil"/>
              <w:left w:val="nil"/>
              <w:bottom w:val="nil"/>
              <w:right w:val="nil"/>
              <w:insideH w:val="nil"/>
              <w:insideV w:val="nil"/>
            </w:tcBorders>
            <w:tcMar>
              <w:left w:type="dxa" w:w="102"/>
              <w:right w:type="dxa" w:w="102"/>
            </w:tcMar>
            <w:tcPrChange w:id="100093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R6_B4</w:t>
            </w:r>
          </w:p>
        </w:tc>
        <w:tc>
          <w:tcPr>
            <w:tcW w:w="0" w:type="auto"/>
            <w:tcBorders>
              <w:top w:val="nil"/>
              <w:left w:val="nil"/>
              <w:bottom w:val="nil"/>
              <w:right w:val="nil"/>
              <w:insideH w:val="nil"/>
              <w:insideV w:val="nil"/>
            </w:tcBorders>
            <w:tcMar>
              <w:left w:type="dxa" w:w="102"/>
              <w:right w:type="dxa" w:w="102"/>
            </w:tcMar>
            <w:tcPrChange w:id="100093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94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Change w:id="100094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Change w:id="100094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17.4532</w:t>
            </w:r>
          </w:p>
        </w:tc>
        <w:tc>
          <w:tcPr>
            <w:tcW w:w="0" w:type="auto"/>
            <w:tcBorders>
              <w:top w:val="nil"/>
              <w:left w:val="nil"/>
              <w:bottom w:val="nil"/>
              <w:right w:val="nil"/>
              <w:insideH w:val="nil"/>
              <w:insideV w:val="nil"/>
            </w:tcBorders>
            <w:tcMar>
              <w:left w:type="dxa" w:w="102"/>
              <w:right w:type="dxa" w:w="102"/>
            </w:tcMar>
            <w:tcPrChange w:id="100094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[-38.2663, 73.1727]</w:t>
            </w:r>
          </w:p>
        </w:tc>
        <w:tc>
          <w:tcPr>
            <w:tcW w:w="0" w:type="auto"/>
            <w:tcBorders>
              <w:top w:val="nil"/>
              <w:left w:val="nil"/>
              <w:bottom w:val="nil"/>
              <w:right w:val="nil"/>
              <w:insideH w:val="nil"/>
              <w:insideV w:val="nil"/>
            </w:tcBorders>
            <w:tcMar>
              <w:left w:type="dxa" w:w="102"/>
              <w:right w:type="dxa" w:w="102"/>
            </w:tcMar>
            <w:tcPrChange w:id="100094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94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94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0.5509</w:t>
            </w:r>
          </w:p>
        </w:tc>
      </w:tr>
      <w:tr>
        <w:trPr>
          <w:cantSplit/>
          <w:ins w:id="241" w:author="Codex" w:date="2026-10-05T14:02:24Z"/>
        </w:trPr>
        <w:tc>
          <w:tcPr>
            <w:tcW w:w="0" w:type="auto"/>
            <w:tcBorders>
              <w:top w:val="nil"/>
              <w:left w:val="nil"/>
              <w:bottom w:val="nil"/>
              <w:right w:val="nil"/>
              <w:insideH w:val="nil"/>
              <w:insideV w:val="nil"/>
            </w:tcBorders>
            <w:tcMar>
              <w:left w:type="dxa" w:w="102"/>
              <w:right w:type="dxa" w:w="102"/>
            </w:tcMar>
            <w:tcPrChange w:id="100094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R3_A1</w:t>
            </w:r>
          </w:p>
        </w:tc>
        <w:tc>
          <w:tcPr>
            <w:tcW w:w="0" w:type="auto"/>
            <w:tcBorders>
              <w:top w:val="nil"/>
              <w:left w:val="nil"/>
              <w:bottom w:val="nil"/>
              <w:right w:val="nil"/>
              <w:insideH w:val="nil"/>
              <w:insideV w:val="nil"/>
            </w:tcBorders>
            <w:tcMar>
              <w:left w:type="dxa" w:w="102"/>
              <w:right w:type="dxa" w:w="102"/>
            </w:tcMar>
            <w:tcPrChange w:id="100094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94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95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95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-2.2851</w:t>
            </w:r>
          </w:p>
        </w:tc>
        <w:tc>
          <w:tcPr>
            <w:tcW w:w="0" w:type="auto"/>
            <w:tcBorders>
              <w:top w:val="nil"/>
              <w:left w:val="nil"/>
              <w:bottom w:val="nil"/>
              <w:right w:val="nil"/>
              <w:insideH w:val="nil"/>
              <w:insideV w:val="nil"/>
            </w:tcBorders>
            <w:tcMar>
              <w:left w:type="dxa" w:w="102"/>
              <w:right w:type="dxa" w:w="102"/>
            </w:tcMar>
            <w:tcPrChange w:id="100095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[-5.6274, 1.0571]</w:t>
            </w:r>
          </w:p>
        </w:tc>
        <w:tc>
          <w:tcPr>
            <w:tcW w:w="0" w:type="auto"/>
            <w:tcBorders>
              <w:top w:val="nil"/>
              <w:left w:val="nil"/>
              <w:bottom w:val="nil"/>
              <w:right w:val="nil"/>
              <w:insideH w:val="nil"/>
              <w:insideV w:val="nil"/>
            </w:tcBorders>
            <w:tcMar>
              <w:left w:type="dxa" w:w="102"/>
              <w:right w:type="dxa" w:w="102"/>
            </w:tcMar>
            <w:tcPrChange w:id="100095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95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95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0.1756</w:t>
            </w:r>
          </w:p>
        </w:tc>
      </w:tr>
      <w:tr>
        <w:trPr>
          <w:cantSplit/>
          <w:ins w:id="242" w:author="Codex" w:date="2026-10-05T14:02:24Z"/>
        </w:trPr>
        <w:tc>
          <w:tcPr>
            <w:tcW w:w="0" w:type="auto"/>
            <w:tcBorders>
              <w:top w:val="nil"/>
              <w:left w:val="nil"/>
              <w:bottom w:val="nil"/>
              <w:right w:val="nil"/>
              <w:insideH w:val="nil"/>
              <w:insideV w:val="nil"/>
            </w:tcBorders>
            <w:tcMar>
              <w:left w:type="dxa" w:w="102"/>
              <w:right w:type="dxa" w:w="102"/>
            </w:tcMar>
            <w:tcPrChange w:id="100095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R3_B1</w:t>
            </w:r>
          </w:p>
        </w:tc>
        <w:tc>
          <w:tcPr>
            <w:tcW w:w="0" w:type="auto"/>
            <w:tcBorders>
              <w:top w:val="nil"/>
              <w:left w:val="nil"/>
              <w:bottom w:val="nil"/>
              <w:right w:val="nil"/>
              <w:insideH w:val="nil"/>
              <w:insideV w:val="nil"/>
            </w:tcBorders>
            <w:tcMar>
              <w:left w:type="dxa" w:w="102"/>
              <w:right w:type="dxa" w:w="102"/>
            </w:tcMar>
            <w:tcPrChange w:id="100095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95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95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96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-7.1529</w:t>
            </w:r>
          </w:p>
        </w:tc>
        <w:tc>
          <w:tcPr>
            <w:tcW w:w="0" w:type="auto"/>
            <w:tcBorders>
              <w:top w:val="nil"/>
              <w:left w:val="nil"/>
              <w:bottom w:val="nil"/>
              <w:right w:val="nil"/>
              <w:insideH w:val="nil"/>
              <w:insideV w:val="nil"/>
            </w:tcBorders>
            <w:tcMar>
              <w:left w:type="dxa" w:w="102"/>
              <w:right w:type="dxa" w:w="102"/>
            </w:tcMar>
            <w:tcPrChange w:id="100096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096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96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487/500</w:t>
            </w:r>
          </w:p>
        </w:tc>
        <w:tc>
          <w:tcPr>
            <w:tcW w:w="0" w:type="auto"/>
            <w:tcBorders>
              <w:top w:val="nil"/>
              <w:left w:val="nil"/>
              <w:bottom w:val="nil"/>
              <w:right w:val="nil"/>
              <w:insideH w:val="nil"/>
              <w:insideV w:val="nil"/>
            </w:tcBorders>
            <w:tcMar>
              <w:left w:type="dxa" w:w="102"/>
              <w:right w:type="dxa" w:w="102"/>
            </w:tcMar>
            <w:tcPrChange w:id="100096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243" w:author="Codex" w:date="2026-10-05T14:02:24Z"/>
        </w:trPr>
        <w:tc>
          <w:tcPr>
            <w:tcW w:w="0" w:type="auto"/>
            <w:tcBorders>
              <w:top w:val="nil"/>
              <w:left w:val="nil"/>
              <w:bottom w:val="nil"/>
              <w:right w:val="nil"/>
              <w:insideH w:val="nil"/>
              <w:insideV w:val="nil"/>
            </w:tcBorders>
            <w:tcMar>
              <w:left w:type="dxa" w:w="102"/>
              <w:right w:type="dxa" w:w="102"/>
            </w:tcMar>
            <w:tcPrChange w:id="100096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R3_A2</w:t>
            </w:r>
          </w:p>
        </w:tc>
        <w:tc>
          <w:tcPr>
            <w:tcW w:w="0" w:type="auto"/>
            <w:tcBorders>
              <w:top w:val="nil"/>
              <w:left w:val="nil"/>
              <w:bottom w:val="nil"/>
              <w:right w:val="nil"/>
              <w:insideH w:val="nil"/>
              <w:insideV w:val="nil"/>
            </w:tcBorders>
            <w:tcMar>
              <w:left w:type="dxa" w:w="102"/>
              <w:right w:type="dxa" w:w="102"/>
            </w:tcMar>
            <w:tcPrChange w:id="100096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96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96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96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-0.3906</w:t>
            </w:r>
          </w:p>
        </w:tc>
        <w:tc>
          <w:tcPr>
            <w:tcW w:w="0" w:type="auto"/>
            <w:tcBorders>
              <w:top w:val="nil"/>
              <w:left w:val="nil"/>
              <w:bottom w:val="nil"/>
              <w:right w:val="nil"/>
              <w:insideH w:val="nil"/>
              <w:insideV w:val="nil"/>
            </w:tcBorders>
            <w:tcMar>
              <w:left w:type="dxa" w:w="102"/>
              <w:right w:type="dxa" w:w="102"/>
            </w:tcMar>
            <w:tcPrChange w:id="100097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[-3.5069, 2.7257]</w:t>
            </w:r>
          </w:p>
        </w:tc>
        <w:tc>
          <w:tcPr>
            <w:tcW w:w="0" w:type="auto"/>
            <w:tcBorders>
              <w:top w:val="nil"/>
              <w:left w:val="nil"/>
              <w:bottom w:val="nil"/>
              <w:right w:val="nil"/>
              <w:insideH w:val="nil"/>
              <w:insideV w:val="nil"/>
            </w:tcBorders>
            <w:tcMar>
              <w:left w:type="dxa" w:w="102"/>
              <w:right w:type="dxa" w:w="102"/>
            </w:tcMar>
            <w:tcPrChange w:id="100097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97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97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0.7884</w:t>
            </w:r>
          </w:p>
        </w:tc>
      </w:tr>
      <w:tr>
        <w:trPr>
          <w:cantSplit/>
          <w:ins w:id="244" w:author="Codex" w:date="2026-10-05T14:02:24Z"/>
        </w:trPr>
        <w:tc>
          <w:tcPr>
            <w:tcW w:w="0" w:type="auto"/>
            <w:tcBorders>
              <w:top w:val="nil"/>
              <w:left w:val="nil"/>
              <w:bottom w:val="nil"/>
              <w:right w:val="nil"/>
              <w:insideH w:val="nil"/>
              <w:insideV w:val="nil"/>
            </w:tcBorders>
            <w:tcMar>
              <w:left w:type="dxa" w:w="102"/>
              <w:right w:type="dxa" w:w="102"/>
            </w:tcMar>
            <w:tcPrChange w:id="100097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R3_B2</w:t>
            </w:r>
          </w:p>
        </w:tc>
        <w:tc>
          <w:tcPr>
            <w:tcW w:w="0" w:type="auto"/>
            <w:tcBorders>
              <w:top w:val="nil"/>
              <w:left w:val="nil"/>
              <w:bottom w:val="nil"/>
              <w:right w:val="nil"/>
              <w:insideH w:val="nil"/>
              <w:insideV w:val="nil"/>
            </w:tcBorders>
            <w:tcMar>
              <w:left w:type="dxa" w:w="102"/>
              <w:right w:type="dxa" w:w="102"/>
            </w:tcMar>
            <w:tcPrChange w:id="100097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97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97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97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-10.3528</w:t>
            </w:r>
          </w:p>
        </w:tc>
        <w:tc>
          <w:tcPr>
            <w:tcW w:w="0" w:type="auto"/>
            <w:tcBorders>
              <w:top w:val="nil"/>
              <w:left w:val="nil"/>
              <w:bottom w:val="nil"/>
              <w:right w:val="nil"/>
              <w:insideH w:val="nil"/>
              <w:insideV w:val="nil"/>
            </w:tcBorders>
            <w:tcMar>
              <w:left w:type="dxa" w:w="102"/>
              <w:right w:type="dxa" w:w="102"/>
            </w:tcMar>
            <w:tcPrChange w:id="100097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[-41.6523, 20.9467]</w:t>
            </w:r>
          </w:p>
        </w:tc>
        <w:tc>
          <w:tcPr>
            <w:tcW w:w="0" w:type="auto"/>
            <w:tcBorders>
              <w:top w:val="nil"/>
              <w:left w:val="nil"/>
              <w:bottom w:val="nil"/>
              <w:right w:val="nil"/>
              <w:insideH w:val="nil"/>
              <w:insideV w:val="nil"/>
            </w:tcBorders>
            <w:tcMar>
              <w:left w:type="dxa" w:w="102"/>
              <w:right w:type="dxa" w:w="102"/>
            </w:tcMar>
            <w:tcPrChange w:id="100098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98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494/500</w:t>
            </w:r>
          </w:p>
        </w:tc>
        <w:tc>
          <w:tcPr>
            <w:tcW w:w="0" w:type="auto"/>
            <w:tcBorders>
              <w:top w:val="nil"/>
              <w:left w:val="nil"/>
              <w:bottom w:val="nil"/>
              <w:right w:val="nil"/>
              <w:insideH w:val="nil"/>
              <w:insideV w:val="nil"/>
            </w:tcBorders>
            <w:tcMar>
              <w:left w:type="dxa" w:w="102"/>
              <w:right w:type="dxa" w:w="102"/>
            </w:tcMar>
            <w:tcPrChange w:id="100098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0.5495</w:t>
            </w:r>
          </w:p>
        </w:tc>
      </w:tr>
      <w:tr>
        <w:trPr>
          <w:cantSplit/>
          <w:ins w:id="245" w:author="Codex" w:date="2026-10-05T14:02:24Z"/>
        </w:trPr>
        <w:tc>
          <w:tcPr>
            <w:tcW w:w="0" w:type="auto"/>
            <w:tcBorders>
              <w:top w:val="nil"/>
              <w:left w:val="nil"/>
              <w:bottom w:val="nil"/>
              <w:right w:val="nil"/>
              <w:insideH w:val="nil"/>
              <w:insideV w:val="nil"/>
            </w:tcBorders>
            <w:tcMar>
              <w:left w:type="dxa" w:w="102"/>
              <w:right w:type="dxa" w:w="102"/>
            </w:tcMar>
            <w:tcPrChange w:id="100098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R9_C1</w:t>
            </w:r>
          </w:p>
        </w:tc>
        <w:tc>
          <w:tcPr>
            <w:tcW w:w="0" w:type="auto"/>
            <w:tcBorders>
              <w:top w:val="nil"/>
              <w:left w:val="nil"/>
              <w:bottom w:val="nil"/>
              <w:right w:val="nil"/>
              <w:insideH w:val="nil"/>
              <w:insideV w:val="nil"/>
            </w:tcBorders>
            <w:tcMar>
              <w:left w:type="dxa" w:w="102"/>
              <w:right w:type="dxa" w:w="102"/>
            </w:tcMar>
            <w:tcPrChange w:id="100098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098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12629</w:t>
            </w:r>
          </w:p>
        </w:tc>
        <w:tc>
          <w:tcPr>
            <w:tcW w:w="0" w:type="auto"/>
            <w:tcBorders>
              <w:top w:val="nil"/>
              <w:left w:val="nil"/>
              <w:bottom w:val="nil"/>
              <w:right w:val="nil"/>
              <w:insideH w:val="nil"/>
              <w:insideV w:val="nil"/>
            </w:tcBorders>
            <w:tcMar>
              <w:left w:type="dxa" w:w="102"/>
              <w:right w:type="dxa" w:w="102"/>
            </w:tcMar>
            <w:tcPrChange w:id="100098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Change w:id="100098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0.0058</w:t>
            </w:r>
          </w:p>
        </w:tc>
        <w:tc>
          <w:tcPr>
            <w:tcW w:w="0" w:type="auto"/>
            <w:tcBorders>
              <w:top w:val="nil"/>
              <w:left w:val="nil"/>
              <w:bottom w:val="nil"/>
              <w:right w:val="nil"/>
              <w:insideH w:val="nil"/>
              <w:insideV w:val="nil"/>
            </w:tcBorders>
            <w:tcMar>
              <w:left w:type="dxa" w:w="102"/>
              <w:right w:type="dxa" w:w="102"/>
            </w:tcMar>
            <w:tcPrChange w:id="100098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098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99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488/500</w:t>
            </w:r>
          </w:p>
        </w:tc>
        <w:tc>
          <w:tcPr>
            <w:tcW w:w="0" w:type="auto"/>
            <w:tcBorders>
              <w:top w:val="nil"/>
              <w:left w:val="nil"/>
              <w:bottom w:val="nil"/>
              <w:right w:val="nil"/>
              <w:insideH w:val="nil"/>
              <w:insideV w:val="nil"/>
            </w:tcBorders>
            <w:tcMar>
              <w:left w:type="dxa" w:w="102"/>
              <w:right w:type="dxa" w:w="102"/>
            </w:tcMar>
            <w:tcPrChange w:id="100099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246" w:author="Codex" w:date="2026-10-05T14:02:24Z"/>
        </w:trPr>
        <w:tc>
          <w:tcPr>
            <w:tcW w:w="0" w:type="auto"/>
            <w:tcBorders>
              <w:top w:val="nil"/>
              <w:left w:val="nil"/>
              <w:bottom w:val="nil"/>
              <w:right w:val="nil"/>
              <w:insideH w:val="nil"/>
              <w:insideV w:val="nil"/>
            </w:tcBorders>
            <w:tcMar>
              <w:left w:type="dxa" w:w="102"/>
              <w:right w:type="dxa" w:w="102"/>
            </w:tcMar>
            <w:tcPrChange w:id="100099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R9_C2</w:t>
            </w:r>
          </w:p>
        </w:tc>
        <w:tc>
          <w:tcPr>
            <w:tcW w:w="0" w:type="auto"/>
            <w:tcBorders>
              <w:top w:val="nil"/>
              <w:left w:val="nil"/>
              <w:bottom w:val="nil"/>
              <w:right w:val="nil"/>
              <w:insideH w:val="nil"/>
              <w:insideV w:val="nil"/>
            </w:tcBorders>
            <w:tcMar>
              <w:left w:type="dxa" w:w="102"/>
              <w:right w:type="dxa" w:w="102"/>
            </w:tcMar>
            <w:tcPrChange w:id="100099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099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12630</w:t>
            </w:r>
          </w:p>
        </w:tc>
        <w:tc>
          <w:tcPr>
            <w:tcW w:w="0" w:type="auto"/>
            <w:tcBorders>
              <w:top w:val="nil"/>
              <w:left w:val="nil"/>
              <w:bottom w:val="nil"/>
              <w:right w:val="nil"/>
              <w:insideH w:val="nil"/>
              <w:insideV w:val="nil"/>
            </w:tcBorders>
            <w:tcMar>
              <w:left w:type="dxa" w:w="102"/>
              <w:right w:type="dxa" w:w="102"/>
            </w:tcMar>
            <w:tcPrChange w:id="100099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Change w:id="100099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0.0314</w:t>
            </w:r>
          </w:p>
        </w:tc>
        <w:tc>
          <w:tcPr>
            <w:tcW w:w="0" w:type="auto"/>
            <w:tcBorders>
              <w:top w:val="nil"/>
              <w:left w:val="nil"/>
              <w:bottom w:val="nil"/>
              <w:right w:val="nil"/>
              <w:insideH w:val="nil"/>
              <w:insideV w:val="nil"/>
            </w:tcBorders>
            <w:tcMar>
              <w:left w:type="dxa" w:w="102"/>
              <w:right w:type="dxa" w:w="102"/>
            </w:tcMar>
            <w:tcPrChange w:id="100099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[-0.3550, 0.4178]</w:t>
            </w:r>
          </w:p>
        </w:tc>
        <w:tc>
          <w:tcPr>
            <w:tcW w:w="0" w:type="auto"/>
            <w:tcBorders>
              <w:top w:val="nil"/>
              <w:left w:val="nil"/>
              <w:bottom w:val="nil"/>
              <w:right w:val="nil"/>
              <w:insideH w:val="nil"/>
              <w:insideV w:val="nil"/>
            </w:tcBorders>
            <w:tcMar>
              <w:left w:type="dxa" w:w="102"/>
              <w:right w:type="dxa" w:w="102"/>
            </w:tcMar>
            <w:tcPrChange w:id="100099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99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00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0.7365</w:t>
            </w:r>
          </w:p>
        </w:tc>
      </w:tr>
      <w:tr>
        <w:trPr>
          <w:cantSplit/>
          <w:ins w:id="247" w:author="Codex" w:date="2026-10-05T14:02:24Z"/>
        </w:trPr>
        <w:tc>
          <w:tcPr>
            <w:tcW w:w="0" w:type="auto"/>
            <w:tcBorders>
              <w:top w:val="nil"/>
              <w:left w:val="nil"/>
              <w:bottom w:val="nil"/>
              <w:right w:val="nil"/>
              <w:insideH w:val="nil"/>
              <w:insideV w:val="nil"/>
            </w:tcBorders>
            <w:tcMar>
              <w:left w:type="dxa" w:w="102"/>
              <w:right w:type="dxa" w:w="102"/>
            </w:tcMar>
            <w:tcPrChange w:id="100100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R9_C3</w:t>
            </w:r>
          </w:p>
        </w:tc>
        <w:tc>
          <w:tcPr>
            <w:tcW w:w="0" w:type="auto"/>
            <w:tcBorders>
              <w:top w:val="nil"/>
              <w:left w:val="nil"/>
              <w:bottom w:val="nil"/>
              <w:right w:val="nil"/>
              <w:insideH w:val="nil"/>
              <w:insideV w:val="nil"/>
            </w:tcBorders>
            <w:tcMar>
              <w:left w:type="dxa" w:w="102"/>
              <w:right w:type="dxa" w:w="102"/>
            </w:tcMar>
            <w:tcPrChange w:id="100100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100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12625</w:t>
            </w:r>
          </w:p>
        </w:tc>
        <w:tc>
          <w:tcPr>
            <w:tcW w:w="0" w:type="auto"/>
            <w:tcBorders>
              <w:top w:val="nil"/>
              <w:left w:val="nil"/>
              <w:bottom w:val="nil"/>
              <w:right w:val="nil"/>
              <w:insideH w:val="nil"/>
              <w:insideV w:val="nil"/>
            </w:tcBorders>
            <w:tcMar>
              <w:left w:type="dxa" w:w="102"/>
              <w:right w:type="dxa" w:w="102"/>
            </w:tcMar>
            <w:tcPrChange w:id="100100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3151</w:t>
            </w:r>
          </w:p>
        </w:tc>
        <w:tc>
          <w:tcPr>
            <w:tcW w:w="0" w:type="auto"/>
            <w:tcBorders>
              <w:top w:val="nil"/>
              <w:left w:val="nil"/>
              <w:bottom w:val="nil"/>
              <w:right w:val="nil"/>
              <w:insideH w:val="nil"/>
              <w:insideV w:val="nil"/>
            </w:tcBorders>
            <w:tcMar>
              <w:left w:type="dxa" w:w="102"/>
              <w:right w:type="dxa" w:w="102"/>
            </w:tcMar>
            <w:tcPrChange w:id="100100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-0.0611</w:t>
            </w:r>
          </w:p>
        </w:tc>
        <w:tc>
          <w:tcPr>
            <w:tcW w:w="0" w:type="auto"/>
            <w:tcBorders>
              <w:top w:val="nil"/>
              <w:left w:val="nil"/>
              <w:bottom w:val="nil"/>
              <w:right w:val="nil"/>
              <w:insideH w:val="nil"/>
              <w:insideV w:val="nil"/>
            </w:tcBorders>
            <w:tcMar>
              <w:left w:type="dxa" w:w="102"/>
              <w:right w:type="dxa" w:w="102"/>
            </w:tcMar>
            <w:tcPrChange w:id="100100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100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00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483/500</w:t>
            </w:r>
          </w:p>
        </w:tc>
        <w:tc>
          <w:tcPr>
            <w:tcW w:w="0" w:type="auto"/>
            <w:tcBorders>
              <w:top w:val="nil"/>
              <w:left w:val="nil"/>
              <w:bottom w:val="nil"/>
              <w:right w:val="nil"/>
              <w:insideH w:val="nil"/>
              <w:insideV w:val="nil"/>
            </w:tcBorders>
            <w:tcMar>
              <w:left w:type="dxa" w:w="102"/>
              <w:right w:type="dxa" w:w="102"/>
            </w:tcMar>
            <w:tcPrChange w:id="100100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248" w:author="Codex" w:date="2026-10-05T14:02:24Z"/>
        </w:trPr>
        <w:tc>
          <w:tcPr>
            <w:tcW w:w="0" w:type="auto"/>
            <w:tcBorders>
              <w:top w:val="nil"/>
              <w:left w:val="nil"/>
              <w:bottom w:val="nil"/>
              <w:right w:val="nil"/>
              <w:insideH w:val="nil"/>
              <w:insideV w:val="nil"/>
            </w:tcBorders>
            <w:tcMar>
              <w:left w:type="dxa" w:w="102"/>
              <w:right w:type="dxa" w:w="102"/>
            </w:tcMar>
            <w:tcPrChange w:id="100101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R9_C4</w:t>
            </w:r>
          </w:p>
        </w:tc>
        <w:tc>
          <w:tcPr>
            <w:tcW w:w="0" w:type="auto"/>
            <w:tcBorders>
              <w:top w:val="nil"/>
              <w:left w:val="nil"/>
              <w:bottom w:val="nil"/>
              <w:right w:val="nil"/>
              <w:insideH w:val="nil"/>
              <w:insideV w:val="nil"/>
            </w:tcBorders>
            <w:tcMar>
              <w:left w:type="dxa" w:w="102"/>
              <w:right w:type="dxa" w:w="102"/>
            </w:tcMar>
            <w:tcPrChange w:id="100101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101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7702</w:t>
            </w:r>
          </w:p>
        </w:tc>
        <w:tc>
          <w:tcPr>
            <w:tcW w:w="0" w:type="auto"/>
            <w:tcBorders>
              <w:top w:val="nil"/>
              <w:left w:val="nil"/>
              <w:bottom w:val="nil"/>
              <w:right w:val="nil"/>
              <w:insideH w:val="nil"/>
              <w:insideV w:val="nil"/>
            </w:tcBorders>
            <w:tcMar>
              <w:left w:type="dxa" w:w="102"/>
              <w:right w:type="dxa" w:w="102"/>
            </w:tcMar>
            <w:tcPrChange w:id="100101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2664</w:t>
            </w:r>
          </w:p>
        </w:tc>
        <w:tc>
          <w:tcPr>
            <w:tcW w:w="0" w:type="auto"/>
            <w:tcBorders>
              <w:top w:val="nil"/>
              <w:left w:val="nil"/>
              <w:bottom w:val="nil"/>
              <w:right w:val="nil"/>
              <w:insideH w:val="nil"/>
              <w:insideV w:val="nil"/>
            </w:tcBorders>
            <w:tcMar>
              <w:left w:type="dxa" w:w="102"/>
              <w:right w:type="dxa" w:w="102"/>
            </w:tcMar>
            <w:tcPrChange w:id="100101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0.3087</w:t>
            </w:r>
          </w:p>
        </w:tc>
        <w:tc>
          <w:tcPr>
            <w:tcW w:w="0" w:type="auto"/>
            <w:tcBorders>
              <w:top w:val="nil"/>
              <w:left w:val="nil"/>
              <w:bottom w:val="nil"/>
              <w:right w:val="nil"/>
              <w:insideH w:val="nil"/>
              <w:insideV w:val="nil"/>
            </w:tcBorders>
            <w:tcMar>
              <w:left w:type="dxa" w:w="102"/>
              <w:right w:type="dxa" w:w="102"/>
            </w:tcMar>
            <w:tcPrChange w:id="100101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[-1.0932, 1.7106]</w:t>
            </w:r>
          </w:p>
        </w:tc>
        <w:tc>
          <w:tcPr>
            <w:tcW w:w="0" w:type="auto"/>
            <w:tcBorders>
              <w:top w:val="nil"/>
              <w:left w:val="nil"/>
              <w:bottom w:val="nil"/>
              <w:right w:val="nil"/>
              <w:insideH w:val="nil"/>
              <w:insideV w:val="nil"/>
            </w:tcBorders>
            <w:tcMar>
              <w:left w:type="dxa" w:w="102"/>
              <w:right w:type="dxa" w:w="102"/>
            </w:tcMar>
            <w:tcPrChange w:id="100101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01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01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0.5429</w:t>
            </w:r>
          </w:p>
        </w:tc>
      </w:tr>
      <w:tr>
        <w:trPr>
          <w:cantSplit/>
          <w:ins w:id="249" w:author="Codex" w:date="2026-10-05T14:02:24Z"/>
        </w:trPr>
        <w:tc>
          <w:tcPr>
            <w:tcW w:w="0" w:type="auto"/>
            <w:tcBorders>
              <w:top w:val="nil"/>
              <w:left w:val="nil"/>
              <w:bottom w:val="nil"/>
              <w:right w:val="nil"/>
              <w:insideH w:val="nil"/>
              <w:insideV w:val="nil"/>
            </w:tcBorders>
            <w:tcMar>
              <w:left w:type="dxa" w:w="102"/>
              <w:right w:type="dxa" w:w="102"/>
            </w:tcMar>
            <w:tcPrChange w:id="100101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R9_D1</w:t>
            </w:r>
          </w:p>
        </w:tc>
        <w:tc>
          <w:tcPr>
            <w:tcW w:w="0" w:type="auto"/>
            <w:tcBorders>
              <w:top w:val="nil"/>
              <w:left w:val="nil"/>
              <w:bottom w:val="nil"/>
              <w:right w:val="nil"/>
              <w:insideH w:val="nil"/>
              <w:insideV w:val="nil"/>
            </w:tcBorders>
            <w:tcMar>
              <w:left w:type="dxa" w:w="102"/>
              <w:right w:type="dxa" w:w="102"/>
            </w:tcMar>
            <w:tcPrChange w:id="100102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102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4444</w:t>
            </w:r>
          </w:p>
        </w:tc>
        <w:tc>
          <w:tcPr>
            <w:tcW w:w="0" w:type="auto"/>
            <w:tcBorders>
              <w:top w:val="nil"/>
              <w:left w:val="nil"/>
              <w:bottom w:val="nil"/>
              <w:right w:val="nil"/>
              <w:insideH w:val="nil"/>
              <w:insideV w:val="nil"/>
            </w:tcBorders>
            <w:tcMar>
              <w:left w:type="dxa" w:w="102"/>
              <w:right w:type="dxa" w:w="102"/>
            </w:tcMar>
            <w:tcPrChange w:id="100102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1774</w:t>
            </w:r>
          </w:p>
        </w:tc>
        <w:tc>
          <w:tcPr>
            <w:tcW w:w="0" w:type="auto"/>
            <w:tcBorders>
              <w:top w:val="nil"/>
              <w:left w:val="nil"/>
              <w:bottom w:val="nil"/>
              <w:right w:val="nil"/>
              <w:insideH w:val="nil"/>
              <w:insideV w:val="nil"/>
            </w:tcBorders>
            <w:tcMar>
              <w:left w:type="dxa" w:w="102"/>
              <w:right w:type="dxa" w:w="102"/>
            </w:tcMar>
            <w:tcPrChange w:id="100102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0.0102</w:t>
            </w:r>
          </w:p>
        </w:tc>
        <w:tc>
          <w:tcPr>
            <w:tcW w:w="0" w:type="auto"/>
            <w:tcBorders>
              <w:top w:val="nil"/>
              <w:left w:val="nil"/>
              <w:bottom w:val="nil"/>
              <w:right w:val="nil"/>
              <w:insideH w:val="nil"/>
              <w:insideV w:val="nil"/>
            </w:tcBorders>
            <w:tcMar>
              <w:left w:type="dxa" w:w="102"/>
              <w:right w:type="dxa" w:w="102"/>
            </w:tcMar>
            <w:tcPrChange w:id="100102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102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02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373/500</w:t>
            </w:r>
          </w:p>
        </w:tc>
        <w:tc>
          <w:tcPr>
            <w:tcW w:w="0" w:type="auto"/>
            <w:tcBorders>
              <w:top w:val="nil"/>
              <w:left w:val="nil"/>
              <w:bottom w:val="nil"/>
              <w:right w:val="nil"/>
              <w:insideH w:val="nil"/>
              <w:insideV w:val="nil"/>
            </w:tcBorders>
            <w:tcMar>
              <w:left w:type="dxa" w:w="102"/>
              <w:right w:type="dxa" w:w="102"/>
            </w:tcMar>
            <w:tcPrChange w:id="100102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250" w:author="Codex" w:date="2026-10-05T14:02:24Z"/>
        </w:trPr>
        <w:tc>
          <w:tcPr>
            <w:tcW w:w="0" w:type="auto"/>
            <w:tcBorders>
              <w:top w:val="nil"/>
              <w:left w:val="nil"/>
              <w:bottom w:val="nil"/>
              <w:right w:val="nil"/>
              <w:insideH w:val="nil"/>
              <w:insideV w:val="nil"/>
            </w:tcBorders>
            <w:tcMar>
              <w:left w:type="dxa" w:w="102"/>
              <w:right w:type="dxa" w:w="102"/>
            </w:tcMar>
            <w:tcPrChange w:id="100102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R10_D1</w:t>
            </w:r>
          </w:p>
        </w:tc>
        <w:tc>
          <w:tcPr>
            <w:tcW w:w="0" w:type="auto"/>
            <w:tcBorders>
              <w:top w:val="nil"/>
              <w:left w:val="nil"/>
              <w:bottom w:val="nil"/>
              <w:right w:val="nil"/>
              <w:insideH w:val="nil"/>
              <w:insideV w:val="nil"/>
            </w:tcBorders>
            <w:tcMar>
              <w:left w:type="dxa" w:w="102"/>
              <w:right w:type="dxa" w:w="102"/>
            </w:tcMar>
            <w:tcPrChange w:id="100102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103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4403</w:t>
            </w:r>
          </w:p>
        </w:tc>
        <w:tc>
          <w:tcPr>
            <w:tcW w:w="0" w:type="auto"/>
            <w:tcBorders>
              <w:top w:val="nil"/>
              <w:left w:val="nil"/>
              <w:bottom w:val="nil"/>
              <w:right w:val="nil"/>
              <w:insideH w:val="nil"/>
              <w:insideV w:val="nil"/>
            </w:tcBorders>
            <w:tcMar>
              <w:left w:type="dxa" w:w="102"/>
              <w:right w:type="dxa" w:w="102"/>
            </w:tcMar>
            <w:tcPrChange w:id="100103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1767</w:t>
            </w:r>
          </w:p>
        </w:tc>
        <w:tc>
          <w:tcPr>
            <w:tcW w:w="0" w:type="auto"/>
            <w:tcBorders>
              <w:top w:val="nil"/>
              <w:left w:val="nil"/>
              <w:bottom w:val="nil"/>
              <w:right w:val="nil"/>
              <w:insideH w:val="nil"/>
              <w:insideV w:val="nil"/>
            </w:tcBorders>
            <w:tcMar>
              <w:left w:type="dxa" w:w="102"/>
              <w:right w:type="dxa" w:w="102"/>
            </w:tcMar>
            <w:tcPrChange w:id="100103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-0.0124</w:t>
            </w:r>
          </w:p>
        </w:tc>
        <w:tc>
          <w:tcPr>
            <w:tcW w:w="0" w:type="auto"/>
            <w:tcBorders>
              <w:top w:val="nil"/>
              <w:left w:val="nil"/>
              <w:bottom w:val="nil"/>
              <w:right w:val="nil"/>
              <w:insideH w:val="nil"/>
              <w:insideV w:val="nil"/>
            </w:tcBorders>
            <w:tcMar>
              <w:left w:type="dxa" w:w="102"/>
              <w:right w:type="dxa" w:w="102"/>
            </w:tcMar>
            <w:tcPrChange w:id="100103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[-0.1418, 0.1170]</w:t>
            </w:r>
          </w:p>
        </w:tc>
        <w:tc>
          <w:tcPr>
            <w:tcW w:w="0" w:type="auto"/>
            <w:tcBorders>
              <w:top w:val="nil"/>
              <w:left w:val="nil"/>
              <w:bottom w:val="nil"/>
              <w:right w:val="nil"/>
              <w:insideH w:val="nil"/>
              <w:insideV w:val="nil"/>
            </w:tcBorders>
            <w:tcMar>
              <w:left w:type="dxa" w:w="102"/>
              <w:right w:type="dxa" w:w="102"/>
            </w:tcMar>
            <w:tcPrChange w:id="100103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03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03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0.7006</w:t>
            </w:r>
          </w:p>
        </w:tc>
      </w:tr>
      <w:tr>
        <w:trPr>
          <w:cantSplit/>
          <w:ins w:id="251" w:author="Codex" w:date="2026-10-05T14:02:24Z"/>
        </w:trPr>
        <w:tc>
          <w:tcPr>
            <w:tcW w:w="0" w:type="auto"/>
            <w:tcBorders>
              <w:top w:val="nil"/>
              <w:left w:val="nil"/>
              <w:bottom w:val="nil"/>
              <w:right w:val="nil"/>
              <w:insideH w:val="nil"/>
              <w:insideV w:val="nil"/>
            </w:tcBorders>
            <w:tcMar>
              <w:left w:type="dxa" w:w="102"/>
              <w:right w:type="dxa" w:w="102"/>
            </w:tcMar>
            <w:tcPrChange w:id="100103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R9_D2</w:t>
            </w:r>
          </w:p>
        </w:tc>
        <w:tc>
          <w:tcPr>
            <w:tcW w:w="0" w:type="auto"/>
            <w:tcBorders>
              <w:top w:val="nil"/>
              <w:left w:val="nil"/>
              <w:bottom w:val="nil"/>
              <w:right w:val="nil"/>
              <w:insideH w:val="nil"/>
              <w:insideV w:val="nil"/>
            </w:tcBorders>
            <w:tcMar>
              <w:left w:type="dxa" w:w="102"/>
              <w:right w:type="dxa" w:w="102"/>
            </w:tcMar>
            <w:tcPrChange w:id="100103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103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4443</w:t>
            </w:r>
          </w:p>
        </w:tc>
        <w:tc>
          <w:tcPr>
            <w:tcW w:w="0" w:type="auto"/>
            <w:tcBorders>
              <w:top w:val="nil"/>
              <w:left w:val="nil"/>
              <w:bottom w:val="nil"/>
              <w:right w:val="nil"/>
              <w:insideH w:val="nil"/>
              <w:insideV w:val="nil"/>
            </w:tcBorders>
            <w:tcMar>
              <w:left w:type="dxa" w:w="102"/>
              <w:right w:type="dxa" w:w="102"/>
            </w:tcMar>
            <w:tcPrChange w:id="100104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1773</w:t>
            </w:r>
          </w:p>
        </w:tc>
        <w:tc>
          <w:tcPr>
            <w:tcW w:w="0" w:type="auto"/>
            <w:tcBorders>
              <w:top w:val="nil"/>
              <w:left w:val="nil"/>
              <w:bottom w:val="nil"/>
              <w:right w:val="nil"/>
              <w:insideH w:val="nil"/>
              <w:insideV w:val="nil"/>
            </w:tcBorders>
            <w:tcMar>
              <w:left w:type="dxa" w:w="102"/>
              <w:right w:type="dxa" w:w="102"/>
            </w:tcMar>
            <w:tcPrChange w:id="100104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-0.5708</w:t>
            </w:r>
          </w:p>
        </w:tc>
        <w:tc>
          <w:tcPr>
            <w:tcW w:w="0" w:type="auto"/>
            <w:tcBorders>
              <w:top w:val="nil"/>
              <w:left w:val="nil"/>
              <w:bottom w:val="nil"/>
              <w:right w:val="nil"/>
              <w:insideH w:val="nil"/>
              <w:insideV w:val="nil"/>
            </w:tcBorders>
            <w:tcMar>
              <w:left w:type="dxa" w:w="102"/>
              <w:right w:type="dxa" w:w="102"/>
            </w:tcMar>
            <w:tcPrChange w:id="100104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104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04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311/500</w:t>
            </w:r>
          </w:p>
        </w:tc>
        <w:tc>
          <w:tcPr>
            <w:tcW w:w="0" w:type="auto"/>
            <w:tcBorders>
              <w:top w:val="nil"/>
              <w:left w:val="nil"/>
              <w:bottom w:val="nil"/>
              <w:right w:val="nil"/>
              <w:insideH w:val="nil"/>
              <w:insideV w:val="nil"/>
            </w:tcBorders>
            <w:tcMar>
              <w:left w:type="dxa" w:w="102"/>
              <w:right w:type="dxa" w:w="102"/>
            </w:tcMar>
            <w:tcPrChange w:id="100104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252" w:author="Codex" w:date="2026-10-05T14:02:24Z"/>
        </w:trPr>
        <w:tc>
          <w:tcPr>
            <w:tcW w:w="0" w:type="auto"/>
            <w:tcBorders>
              <w:top w:val="nil"/>
              <w:left w:val="nil"/>
              <w:bottom w:val="nil"/>
              <w:right w:val="nil"/>
              <w:insideH w:val="nil"/>
              <w:insideV w:val="nil"/>
            </w:tcBorders>
            <w:tcMar>
              <w:left w:type="dxa" w:w="102"/>
              <w:right w:type="dxa" w:w="102"/>
            </w:tcMar>
            <w:tcPrChange w:id="100104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R10_D2</w:t>
            </w:r>
          </w:p>
        </w:tc>
        <w:tc>
          <w:tcPr>
            <w:tcW w:w="0" w:type="auto"/>
            <w:tcBorders>
              <w:top w:val="nil"/>
              <w:left w:val="nil"/>
              <w:bottom w:val="nil"/>
              <w:right w:val="nil"/>
              <w:insideH w:val="nil"/>
              <w:insideV w:val="nil"/>
            </w:tcBorders>
            <w:tcMar>
              <w:left w:type="dxa" w:w="102"/>
              <w:right w:type="dxa" w:w="102"/>
            </w:tcMar>
            <w:tcPrChange w:id="100104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104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4402</w:t>
            </w:r>
          </w:p>
        </w:tc>
        <w:tc>
          <w:tcPr>
            <w:tcW w:w="0" w:type="auto"/>
            <w:tcBorders>
              <w:top w:val="nil"/>
              <w:left w:val="nil"/>
              <w:bottom w:val="nil"/>
              <w:right w:val="nil"/>
              <w:insideH w:val="nil"/>
              <w:insideV w:val="nil"/>
            </w:tcBorders>
            <w:tcMar>
              <w:left w:type="dxa" w:w="102"/>
              <w:right w:type="dxa" w:w="102"/>
            </w:tcMar>
            <w:tcPrChange w:id="100104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1766</w:t>
            </w:r>
          </w:p>
        </w:tc>
        <w:tc>
          <w:tcPr>
            <w:tcW w:w="0" w:type="auto"/>
            <w:tcBorders>
              <w:top w:val="nil"/>
              <w:left w:val="nil"/>
              <w:bottom w:val="nil"/>
              <w:right w:val="nil"/>
              <w:insideH w:val="nil"/>
              <w:insideV w:val="nil"/>
            </w:tcBorders>
            <w:tcMar>
              <w:left w:type="dxa" w:w="102"/>
              <w:right w:type="dxa" w:w="102"/>
            </w:tcMar>
            <w:tcPrChange w:id="100105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0.0616</w:t>
            </w:r>
          </w:p>
        </w:tc>
        <w:tc>
          <w:tcPr>
            <w:tcW w:w="0" w:type="auto"/>
            <w:tcBorders>
              <w:top w:val="nil"/>
              <w:left w:val="nil"/>
              <w:bottom w:val="nil"/>
              <w:right w:val="nil"/>
              <w:insideH w:val="nil"/>
              <w:insideV w:val="nil"/>
            </w:tcBorders>
            <w:tcMar>
              <w:left w:type="dxa" w:w="102"/>
              <w:right w:type="dxa" w:w="102"/>
            </w:tcMar>
            <w:tcPrChange w:id="100105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[-0.1143, 0.2376]</w:t>
            </w:r>
          </w:p>
        </w:tc>
        <w:tc>
          <w:tcPr>
            <w:tcW w:w="0" w:type="auto"/>
            <w:tcBorders>
              <w:top w:val="nil"/>
              <w:left w:val="nil"/>
              <w:bottom w:val="nil"/>
              <w:right w:val="nil"/>
              <w:insideH w:val="nil"/>
              <w:insideV w:val="nil"/>
            </w:tcBorders>
            <w:tcMar>
              <w:left w:type="dxa" w:w="102"/>
              <w:right w:type="dxa" w:w="102"/>
            </w:tcMar>
            <w:tcPrChange w:id="100105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05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05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0.3972</w:t>
            </w:r>
          </w:p>
        </w:tc>
      </w:tr>
      <w:tr>
        <w:trPr>
          <w:cantSplit/>
          <w:ins w:id="253" w:author="Codex" w:date="2026-10-05T14:02:24Z"/>
        </w:trPr>
        <w:tc>
          <w:tcPr>
            <w:tcW w:w="0" w:type="auto"/>
            <w:tcBorders>
              <w:top w:val="nil"/>
              <w:left w:val="nil"/>
              <w:bottom w:val="nil"/>
              <w:right w:val="nil"/>
              <w:insideH w:val="nil"/>
              <w:insideV w:val="nil"/>
            </w:tcBorders>
            <w:tcMar>
              <w:left w:type="dxa" w:w="102"/>
              <w:right w:type="dxa" w:w="102"/>
            </w:tcMar>
            <w:tcPrChange w:id="100105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R11_C1</w:t>
            </w:r>
          </w:p>
        </w:tc>
        <w:tc>
          <w:tcPr>
            <w:tcW w:w="0" w:type="auto"/>
            <w:tcBorders>
              <w:top w:val="nil"/>
              <w:left w:val="nil"/>
              <w:bottom w:val="nil"/>
              <w:right w:val="nil"/>
              <w:insideH w:val="nil"/>
              <w:insideV w:val="nil"/>
            </w:tcBorders>
            <w:tcMar>
              <w:left w:type="dxa" w:w="102"/>
              <w:right w:type="dxa" w:w="102"/>
            </w:tcMar>
            <w:tcPrChange w:id="100105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105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12629</w:t>
            </w:r>
          </w:p>
        </w:tc>
        <w:tc>
          <w:tcPr>
            <w:tcW w:w="0" w:type="auto"/>
            <w:tcBorders>
              <w:top w:val="nil"/>
              <w:left w:val="nil"/>
              <w:bottom w:val="nil"/>
              <w:right w:val="nil"/>
              <w:insideH w:val="nil"/>
              <w:insideV w:val="nil"/>
            </w:tcBorders>
            <w:tcMar>
              <w:left w:type="dxa" w:w="102"/>
              <w:right w:type="dxa" w:w="102"/>
            </w:tcMar>
            <w:tcPrChange w:id="100105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Change w:id="100105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0.0106</w:t>
            </w:r>
          </w:p>
        </w:tc>
        <w:tc>
          <w:tcPr>
            <w:tcW w:w="0" w:type="auto"/>
            <w:tcBorders>
              <w:top w:val="nil"/>
              <w:left w:val="nil"/>
              <w:bottom w:val="nil"/>
              <w:right w:val="nil"/>
              <w:insideH w:val="nil"/>
              <w:insideV w:val="nil"/>
            </w:tcBorders>
            <w:tcMar>
              <w:left w:type="dxa" w:w="102"/>
              <w:right w:type="dxa" w:w="102"/>
            </w:tcMar>
            <w:tcPrChange w:id="100106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[-0.0751, 0.0962]</w:t>
            </w:r>
          </w:p>
        </w:tc>
        <w:tc>
          <w:tcPr>
            <w:tcW w:w="0" w:type="auto"/>
            <w:tcBorders>
              <w:top w:val="nil"/>
              <w:left w:val="nil"/>
              <w:bottom w:val="nil"/>
              <w:right w:val="nil"/>
              <w:insideH w:val="nil"/>
              <w:insideV w:val="nil"/>
            </w:tcBorders>
            <w:tcMar>
              <w:left w:type="dxa" w:w="102"/>
              <w:right w:type="dxa" w:w="102"/>
            </w:tcMar>
            <w:tcPrChange w:id="100106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06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06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0.7645</w:t>
            </w:r>
          </w:p>
        </w:tc>
      </w:tr>
      <w:tr>
        <w:trPr>
          <w:cantSplit/>
          <w:ins w:id="254" w:author="Codex" w:date="2026-10-05T14:02:24Z"/>
        </w:trPr>
        <w:tc>
          <w:tcPr>
            <w:tcW w:w="0" w:type="auto"/>
            <w:tcBorders>
              <w:top w:val="nil"/>
              <w:left w:val="nil"/>
              <w:bottom w:val="nil"/>
              <w:right w:val="nil"/>
              <w:insideH w:val="nil"/>
              <w:insideV w:val="nil"/>
            </w:tcBorders>
            <w:tcMar>
              <w:left w:type="dxa" w:w="102"/>
              <w:right w:type="dxa" w:w="102"/>
            </w:tcMar>
            <w:tcPrChange w:id="100106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R11_C2</w:t>
            </w:r>
          </w:p>
        </w:tc>
        <w:tc>
          <w:tcPr>
            <w:tcW w:w="0" w:type="auto"/>
            <w:tcBorders>
              <w:top w:val="nil"/>
              <w:left w:val="nil"/>
              <w:bottom w:val="nil"/>
              <w:right w:val="nil"/>
              <w:insideH w:val="nil"/>
              <w:insideV w:val="nil"/>
            </w:tcBorders>
            <w:tcMar>
              <w:left w:type="dxa" w:w="102"/>
              <w:right w:type="dxa" w:w="102"/>
            </w:tcMar>
            <w:tcPrChange w:id="100106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106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12630</w:t>
            </w:r>
          </w:p>
        </w:tc>
        <w:tc>
          <w:tcPr>
            <w:tcW w:w="0" w:type="auto"/>
            <w:tcBorders>
              <w:top w:val="nil"/>
              <w:left w:val="nil"/>
              <w:bottom w:val="nil"/>
              <w:right w:val="nil"/>
              <w:insideH w:val="nil"/>
              <w:insideV w:val="nil"/>
            </w:tcBorders>
            <w:tcMar>
              <w:left w:type="dxa" w:w="102"/>
              <w:right w:type="dxa" w:w="102"/>
            </w:tcMar>
            <w:tcPrChange w:id="100106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Change w:id="100106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0.0178</w:t>
            </w:r>
          </w:p>
        </w:tc>
        <w:tc>
          <w:tcPr>
            <w:tcW w:w="0" w:type="auto"/>
            <w:tcBorders>
              <w:top w:val="nil"/>
              <w:left w:val="nil"/>
              <w:bottom w:val="nil"/>
              <w:right w:val="nil"/>
              <w:insideH w:val="nil"/>
              <w:insideV w:val="nil"/>
            </w:tcBorders>
            <w:tcMar>
              <w:left w:type="dxa" w:w="102"/>
              <w:right w:type="dxa" w:w="102"/>
            </w:tcMar>
            <w:tcPrChange w:id="100106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[-0.0621, 0.0978]</w:t>
            </w:r>
          </w:p>
        </w:tc>
        <w:tc>
          <w:tcPr>
            <w:tcW w:w="0" w:type="auto"/>
            <w:tcBorders>
              <w:top w:val="nil"/>
              <w:left w:val="nil"/>
              <w:bottom w:val="nil"/>
              <w:right w:val="nil"/>
              <w:insideH w:val="nil"/>
              <w:insideV w:val="nil"/>
            </w:tcBorders>
            <w:tcMar>
              <w:left w:type="dxa" w:w="102"/>
              <w:right w:type="dxa" w:w="102"/>
            </w:tcMar>
            <w:tcPrChange w:id="100107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07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07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0.6088</w:t>
            </w:r>
          </w:p>
        </w:tc>
      </w:tr>
      <w:tr>
        <w:trPr>
          <w:cantSplit/>
          <w:ins w:id="255" w:author="Codex" w:date="2026-10-05T14:02:24Z"/>
        </w:trPr>
        <w:tc>
          <w:tcPr>
            <w:tcW w:w="0" w:type="auto"/>
            <w:tcBorders>
              <w:top w:val="nil"/>
              <w:left w:val="nil"/>
              <w:bottom w:val="nil"/>
              <w:right w:val="nil"/>
              <w:insideH w:val="nil"/>
              <w:insideV w:val="nil"/>
            </w:tcBorders>
            <w:tcMar>
              <w:left w:type="dxa" w:w="102"/>
              <w:right w:type="dxa" w:w="102"/>
            </w:tcMar>
            <w:tcPrChange w:id="100107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R11_C3</w:t>
            </w:r>
          </w:p>
        </w:tc>
        <w:tc>
          <w:tcPr>
            <w:tcW w:w="0" w:type="auto"/>
            <w:tcBorders>
              <w:top w:val="nil"/>
              <w:left w:val="nil"/>
              <w:bottom w:val="nil"/>
              <w:right w:val="nil"/>
              <w:insideH w:val="nil"/>
              <w:insideV w:val="nil"/>
            </w:tcBorders>
            <w:tcMar>
              <w:left w:type="dxa" w:w="102"/>
              <w:right w:type="dxa" w:w="102"/>
            </w:tcMar>
            <w:tcPrChange w:id="100107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107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12625</w:t>
            </w:r>
          </w:p>
        </w:tc>
        <w:tc>
          <w:tcPr>
            <w:tcW w:w="0" w:type="auto"/>
            <w:tcBorders>
              <w:top w:val="nil"/>
              <w:left w:val="nil"/>
              <w:bottom w:val="nil"/>
              <w:right w:val="nil"/>
              <w:insideH w:val="nil"/>
              <w:insideV w:val="nil"/>
            </w:tcBorders>
            <w:tcMar>
              <w:left w:type="dxa" w:w="102"/>
              <w:right w:type="dxa" w:w="102"/>
            </w:tcMar>
            <w:tcPrChange w:id="100107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3151</w:t>
            </w:r>
          </w:p>
        </w:tc>
        <w:tc>
          <w:tcPr>
            <w:tcW w:w="0" w:type="auto"/>
            <w:tcBorders>
              <w:top w:val="nil"/>
              <w:left w:val="nil"/>
              <w:bottom w:val="nil"/>
              <w:right w:val="nil"/>
              <w:insideH w:val="nil"/>
              <w:insideV w:val="nil"/>
            </w:tcBorders>
            <w:tcMar>
              <w:left w:type="dxa" w:w="102"/>
              <w:right w:type="dxa" w:w="102"/>
            </w:tcMar>
            <w:tcPrChange w:id="100107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0.0074</w:t>
            </w:r>
          </w:p>
        </w:tc>
        <w:tc>
          <w:tcPr>
            <w:tcW w:w="0" w:type="auto"/>
            <w:tcBorders>
              <w:top w:val="nil"/>
              <w:left w:val="nil"/>
              <w:bottom w:val="nil"/>
              <w:right w:val="nil"/>
              <w:insideH w:val="nil"/>
              <w:insideV w:val="nil"/>
            </w:tcBorders>
            <w:tcMar>
              <w:left w:type="dxa" w:w="102"/>
              <w:right w:type="dxa" w:w="102"/>
            </w:tcMar>
            <w:tcPrChange w:id="100107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[-0.0745, 0.0894]</w:t>
            </w:r>
          </w:p>
        </w:tc>
        <w:tc>
          <w:tcPr>
            <w:tcW w:w="0" w:type="auto"/>
            <w:tcBorders>
              <w:top w:val="nil"/>
              <w:left w:val="nil"/>
              <w:bottom w:val="nil"/>
              <w:right w:val="nil"/>
              <w:insideH w:val="nil"/>
              <w:insideV w:val="nil"/>
            </w:tcBorders>
            <w:tcMar>
              <w:left w:type="dxa" w:w="102"/>
              <w:right w:type="dxa" w:w="102"/>
            </w:tcMar>
            <w:tcPrChange w:id="100107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08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08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0.7745</w:t>
            </w:r>
          </w:p>
        </w:tc>
      </w:tr>
      <w:tr>
        <w:trPr>
          <w:cantSplit/>
          <w:ins w:id="256" w:author="Codex" w:date="2026-10-05T14:02:24Z"/>
        </w:trPr>
        <w:tc>
          <w:tcPr>
            <w:tcW w:w="0" w:type="auto"/>
            <w:tcBorders>
              <w:top w:val="nil"/>
              <w:left w:val="nil"/>
              <w:bottom w:val="single" w:sz="12" w:color="000000"/>
              <w:right w:val="nil"/>
              <w:insideH w:val="nil"/>
              <w:insideV w:val="nil"/>
            </w:tcBorders>
            <w:tcMar>
              <w:left w:type="dxa" w:w="102"/>
              <w:right w:type="dxa" w:w="102"/>
            </w:tcMar>
            <w:tcPrChange w:id="1001082"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R11_C4</w:t>
            </w:r>
          </w:p>
        </w:tc>
        <w:tc>
          <w:tcPr>
            <w:tcW w:w="0" w:type="auto"/>
            <w:tcBorders>
              <w:top w:val="nil"/>
              <w:left w:val="nil"/>
              <w:bottom w:val="single" w:sz="12" w:color="000000"/>
              <w:right w:val="nil"/>
              <w:insideH w:val="nil"/>
              <w:insideV w:val="nil"/>
            </w:tcBorders>
            <w:tcMar>
              <w:left w:type="dxa" w:w="102"/>
              <w:right w:type="dxa" w:w="102"/>
            </w:tcMar>
            <w:tcPrChange w:id="1001083"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single" w:sz="12" w:color="000000"/>
              <w:right w:val="nil"/>
              <w:insideH w:val="nil"/>
              <w:insideV w:val="nil"/>
            </w:tcBorders>
            <w:tcMar>
              <w:left w:type="dxa" w:w="102"/>
              <w:right w:type="dxa" w:w="102"/>
            </w:tcMar>
            <w:tcPrChange w:id="1001084"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7702</w:t>
            </w:r>
          </w:p>
        </w:tc>
        <w:tc>
          <w:tcPr>
            <w:tcW w:w="0" w:type="auto"/>
            <w:tcBorders>
              <w:top w:val="nil"/>
              <w:left w:val="nil"/>
              <w:bottom w:val="single" w:sz="12" w:color="000000"/>
              <w:right w:val="nil"/>
              <w:insideH w:val="nil"/>
              <w:insideV w:val="nil"/>
            </w:tcBorders>
            <w:tcMar>
              <w:left w:type="dxa" w:w="102"/>
              <w:right w:type="dxa" w:w="102"/>
            </w:tcMar>
            <w:tcPrChange w:id="1001085"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2664</w:t>
            </w:r>
          </w:p>
        </w:tc>
        <w:tc>
          <w:tcPr>
            <w:tcW w:w="0" w:type="auto"/>
            <w:tcBorders>
              <w:top w:val="nil"/>
              <w:left w:val="nil"/>
              <w:bottom w:val="single" w:sz="12" w:color="000000"/>
              <w:right w:val="nil"/>
              <w:insideH w:val="nil"/>
              <w:insideV w:val="nil"/>
            </w:tcBorders>
            <w:tcMar>
              <w:left w:type="dxa" w:w="102"/>
              <w:right w:type="dxa" w:w="102"/>
            </w:tcMar>
            <w:tcPrChange w:id="1001086"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0.0783</w:t>
            </w:r>
          </w:p>
        </w:tc>
        <w:tc>
          <w:tcPr>
            <w:tcW w:w="0" w:type="auto"/>
            <w:tcBorders>
              <w:top w:val="nil"/>
              <w:left w:val="nil"/>
              <w:bottom w:val="single" w:sz="12" w:color="000000"/>
              <w:right w:val="nil"/>
              <w:insideH w:val="nil"/>
              <w:insideV w:val="nil"/>
            </w:tcBorders>
            <w:tcMar>
              <w:left w:type="dxa" w:w="102"/>
              <w:right w:type="dxa" w:w="102"/>
            </w:tcMar>
            <w:tcPrChange w:id="1001087"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[-0.1847, 0.3414]</w:t>
            </w:r>
          </w:p>
        </w:tc>
        <w:tc>
          <w:tcPr>
            <w:tcW w:w="0" w:type="auto"/>
            <w:tcBorders>
              <w:top w:val="nil"/>
              <w:left w:val="nil"/>
              <w:bottom w:val="single" w:sz="12" w:color="000000"/>
              <w:right w:val="nil"/>
              <w:insideH w:val="nil"/>
              <w:insideV w:val="nil"/>
            </w:tcBorders>
            <w:tcMar>
              <w:left w:type="dxa" w:w="102"/>
              <w:right w:type="dxa" w:w="102"/>
            </w:tcMar>
            <w:tcPrChange w:id="1001088"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single" w:sz="12" w:color="000000"/>
              <w:right w:val="nil"/>
              <w:insideH w:val="nil"/>
              <w:insideV w:val="nil"/>
            </w:tcBorders>
            <w:tcMar>
              <w:left w:type="dxa" w:w="102"/>
              <w:right w:type="dxa" w:w="102"/>
            </w:tcMar>
            <w:tcPrChange w:id="1001089"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single" w:sz="12" w:color="000000"/>
              <w:right w:val="nil"/>
              <w:insideH w:val="nil"/>
              <w:insideV w:val="nil"/>
            </w:tcBorders>
            <w:tcMar>
              <w:left w:type="dxa" w:w="102"/>
              <w:right w:type="dxa" w:w="102"/>
            </w:tcMar>
            <w:tcPrChange w:id="1001090"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0.4671</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57" w:author="Codex" w:date="2026-10-05T14:02:24Z"/>
          <w:rFonts w:ascii="Times New Roman" w:hAnsi="Times New Roman" w:cs="Times New Roman" w:eastAsia="SimSun"/>
          <w:sz w:val="21"/>
          <w:szCs w:val="21"/>
        </w:rPr>
      </w:pPr>
      <w:ins w:id="1001702" w:author="Codex" w:date="2026-10-06T19:52:27Z">
        <w:r>
          <w:rPr>
            <w:rFonts w:ascii="Times New Roman" w:hAnsi="Times New Roman" w:cs="Times New Roman" w:eastAsia="SimSun"/>
            <w:sz w:val="21"/>
            <w:szCs w:val="21"/>
          </w:rPr>
          <w:t>无执行失败的规格；有效重复低于98%的6项暂缓主推断，见下注。</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59" w:author="Codex" w:date="2026-10-05T14:02:24Z"/>
          <w:rFonts w:ascii="Times New Roman" w:hAnsi="Times New Roman" w:cs="Times New Roman" w:eastAsia="SimSun"/>
          <w:sz w:val="21"/>
          <w:szCs w:val="21"/>
        </w:rPr>
      </w:pPr>
      <w:ins w:id="260" w:author="Codex" w:date="2026-10-05T14:02:24Z">
        <w:r>
          <w:rPr>
            <w:rFonts w:ascii="Times New Roman" w:hAnsi="Times New Roman" w:cs="Times New Roman" w:eastAsia="SimSun"/>
            <w:sz w:val="21"/>
            <w:szCs w:val="21"/>
          </w:rPr>
          <w:t>有效比例低于98%的规格不发布主p及区间。显著的收入直接关联或单段路径不能替代中介／调节检验；此处原始p未控制全研究自适应探索。R10涉及暴露区间内的调整变量，解释须区别于主设定。</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61" w:author="Codex" w:date="2026-10-05T14:02:24Z"/>
          <w:rFonts w:ascii="Times New Roman" w:hAnsi="Times New Roman" w:cs="Times New Roman" w:eastAsia="SimSun"/>
          <w:sz w:val="21"/>
          <w:szCs w:val="21"/>
        </w:rPr>
      </w:pPr>
      <w:ins w:id="262" w:author="Codex" w:date="2026-10-05T14:02:24Z">
        <w:r>
          <w:rPr>
            <w:rFonts w:ascii="Times New Roman" w:hAnsi="Times New Roman" w:cs="Times New Roman" w:eastAsia="SimSun"/>
            <w:b/>
            <w:sz w:val="21"/>
            <w:szCs w:val="21"/>
          </w:rPr>
          <w:t>登记敏感性模型的辅助满意度对比</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63" w:author="Codex" w:date="2026-10-05T14:02:24Z"/>
          <w:rFonts w:ascii="Times New Roman" w:hAnsi="Times New Roman" w:cs="Times New Roman" w:eastAsia="SimSun"/>
          <w:sz w:val="21"/>
          <w:szCs w:val="21"/>
        </w:rPr>
      </w:pPr>
      <w:ins w:id="264" w:author="Codex" w:date="2026-10-05T14:02:24Z">
        <w:r>
          <w:rPr>
            <w:rFonts w:ascii="Times New Roman" w:hAnsi="Times New Roman" w:cs="Times New Roman" w:eastAsia="SimSun"/>
            <w:sz w:val="21"/>
            <w:szCs w:val="21"/>
          </w:rPr>
          <w:t>下表完整列出R1、R3、R4、R6、R7已有模型保存的5分对4分调节对比，不按p值筛选。这些是辅助对比，不能替代主要5分对≤3分的检验；其他模块已经展示的同类对比保留原表。</w:t>
        </w:r>
      </w:ins>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ins w:id="265" w:author="Codex" w:date="2026-10-05T14:02:24Z"/>
          <w:rFonts w:ascii="Times New Roman" w:hAnsi="Times New Roman" w:cs="Times New Roman" w:eastAsia="KaiTi"/>
          <w:b w:val="0"/>
          <w:bCs w:val="0"/>
          <w:sz w:val="21"/>
          <w:szCs w:val="21"/>
        </w:rPr>
      </w:pPr>
      <w:ins w:id="266" w:author="Codex" w:date="2026-10-05T14:02:24Z">
        <w:r>
          <w:rPr>
            <w:rFonts w:ascii="Times New Roman" w:hAnsi="Times New Roman" w:cs="Times New Roman" w:eastAsia="KaiTi"/>
            <w:b w:val="0"/>
            <w:bCs w:val="0"/>
            <w:sz w:val="21"/>
            <w:szCs w:val="21"/>
          </w:rPr>
          <w:t>表D.9 满意度5分对4分的完整辅助调节对比</w:t>
        </w:r>
      </w:ins>
    </w:p>
    <w:tbl>
      <w:tblPr>
        <w:tblW w:w="0" w:type="auto"/>
        <w:tblBorders>
          <w:top w:val="single" w:sz="12" w:color="000000"/>
          <w:left w:val="nil"/>
          <w:bottom w:val="single" w:sz="12" w:color="000000"/>
          <w:right w:val="nil"/>
          <w:insideH w:val="nil"/>
          <w:insideV w:val="nil"/>
        </w:tblBorders>
        <w:tblPrChange w:id="8453" w:author="Codex" w:date="2026-10-05T16:32:41.313017+00:00">
          <w:tblPr>
            <w:tblW w:w="0" w:type="auto"/>
            <w:tblLayout w:type="autofit"/>
          </w:tblPr>
        </w:tblPrChange>
      </w:tblPr>
      <w:tblGrid>
        <w:gridCol w:w="811"/>
        <w:gridCol w:w="986"/>
        <w:gridCol w:w="1062"/>
        <w:gridCol w:w="1989"/>
        <w:gridCol w:w="834"/>
        <w:gridCol w:w="893"/>
        <w:gridCol w:w="1097"/>
        <w:tblGridChange w:id="1001091">
          <w:tblGrid>
            <w:gridCol w:w="1257"/>
            <w:gridCol w:w="1257"/>
            <w:gridCol w:w="1257"/>
            <w:gridCol w:w="1257"/>
            <w:gridCol w:w="1257"/>
            <w:gridCol w:w="1257"/>
            <w:gridCol w:w="1257"/>
          </w:tblGrid>
        </w:tblGridChange>
      </w:tblGrid>
      <w:tr>
        <w:trPr>
          <w:cantSplit/>
          <w:tblHeader/>
          <w:ins w:id="267" w:author="Codex" w:date="2026-10-05T14:02:24Z"/>
        </w:trPr>
        <w:tc>
          <w:tcPr>
            <w:tcW w:w="0" w:type="auto"/>
            <w:tcBorders>
              <w:top w:val="single" w:sz="12" w:color="000000"/>
              <w:left w:val="nil"/>
              <w:bottom w:val="single" w:sz="4" w:color="000000"/>
              <w:right w:val="nil"/>
              <w:insideH w:val="nil"/>
              <w:insideV w:val="nil"/>
            </w:tcBorders>
            <w:tcMar>
              <w:left w:type="dxa" w:w="102"/>
              <w:right w:type="dxa" w:w="102"/>
            </w:tcMar>
            <w:tcPrChange w:id="1001092"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规格</w:t>
            </w:r>
          </w:p>
        </w:tc>
        <w:tc>
          <w:tcPr>
            <w:tcW w:w="0" w:type="auto"/>
            <w:tcBorders>
              <w:top w:val="single" w:sz="12" w:color="000000"/>
              <w:left w:val="nil"/>
              <w:bottom w:val="single" w:sz="4" w:color="000000"/>
              <w:right w:val="nil"/>
              <w:insideH w:val="nil"/>
              <w:insideV w:val="nil"/>
            </w:tcBorders>
            <w:tcMar>
              <w:left w:type="dxa" w:w="102"/>
              <w:right w:type="dxa" w:w="102"/>
            </w:tcMar>
            <w:tcPrChange w:id="1001093"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目标量</w:t>
            </w:r>
          </w:p>
        </w:tc>
        <w:tc>
          <w:tcPr>
            <w:tcW w:w="0" w:type="auto"/>
            <w:tcBorders>
              <w:top w:val="single" w:sz="12" w:color="000000"/>
              <w:left w:val="nil"/>
              <w:bottom w:val="single" w:sz="4" w:color="000000"/>
              <w:right w:val="nil"/>
              <w:insideH w:val="nil"/>
              <w:insideV w:val="nil"/>
            </w:tcBorders>
            <w:tcMar>
              <w:left w:type="dxa" w:w="102"/>
              <w:right w:type="dxa" w:w="102"/>
            </w:tcMar>
            <w:tcPrChange w:id="1001094"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w:t>
            </w:r>
          </w:p>
        </w:tc>
        <w:tc>
          <w:tcPr>
            <w:tcW w:w="0" w:type="auto"/>
            <w:tcBorders>
              <w:top w:val="single" w:sz="12" w:color="000000"/>
              <w:left w:val="nil"/>
              <w:bottom w:val="single" w:sz="4" w:color="000000"/>
              <w:right w:val="nil"/>
              <w:insideH w:val="nil"/>
              <w:insideV w:val="nil"/>
            </w:tcBorders>
            <w:tcMar>
              <w:left w:type="dxa" w:w="102"/>
              <w:right w:type="dxa" w:w="102"/>
            </w:tcMar>
            <w:tcPrChange w:id="1001095"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Change w:id="1001096"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单位</w:t>
            </w:r>
          </w:p>
        </w:tc>
        <w:tc>
          <w:tcPr>
            <w:tcW w:w="0" w:type="auto"/>
            <w:tcBorders>
              <w:top w:val="single" w:sz="12" w:color="000000"/>
              <w:left w:val="nil"/>
              <w:bottom w:val="single" w:sz="4" w:color="000000"/>
              <w:right w:val="nil"/>
              <w:insideH w:val="nil"/>
              <w:insideV w:val="nil"/>
            </w:tcBorders>
            <w:tcMar>
              <w:left w:type="dxa" w:w="102"/>
              <w:right w:type="dxa" w:w="102"/>
            </w:tcMar>
            <w:tcPrChange w:id="1001097"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有效/B</w:t>
            </w:r>
          </w:p>
        </w:tc>
        <w:tc>
          <w:tcPr>
            <w:tcW w:w="0" w:type="auto"/>
            <w:tcBorders>
              <w:top w:val="single" w:sz="12" w:color="000000"/>
              <w:left w:val="nil"/>
              <w:bottom w:val="single" w:sz="4" w:color="000000"/>
              <w:right w:val="nil"/>
              <w:insideH w:val="nil"/>
              <w:insideV w:val="nil"/>
            </w:tcBorders>
            <w:tcMar>
              <w:left w:type="dxa" w:w="102"/>
              <w:right w:type="dxa" w:w="102"/>
            </w:tcMar>
            <w:tcPrChange w:id="1001098"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原始p</w:t>
            </w:r>
          </w:p>
        </w:tc>
      </w:tr>
      <w:tr>
        <w:trPr>
          <w:cantSplit/>
          <w:ins w:id="268" w:author="Codex" w:date="2026-10-05T14:02:24Z"/>
        </w:trPr>
        <w:tc>
          <w:tcPr>
            <w:tcW w:w="0" w:type="auto"/>
            <w:tcBorders>
              <w:top w:val="nil"/>
              <w:left w:val="nil"/>
              <w:bottom w:val="nil"/>
              <w:right w:val="nil"/>
              <w:insideH w:val="nil"/>
              <w:insideV w:val="nil"/>
            </w:tcBorders>
            <w:tcMar>
              <w:left w:type="dxa" w:w="102"/>
              <w:right w:type="dxa" w:w="102"/>
            </w:tcMar>
            <w:tcPrChange w:id="100109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R1_A1</w:t>
            </w:r>
          </w:p>
        </w:tc>
        <w:tc>
          <w:tcPr>
            <w:tcW w:w="0" w:type="auto"/>
            <w:tcBorders>
              <w:top w:val="nil"/>
              <w:left w:val="nil"/>
              <w:bottom w:val="nil"/>
              <w:right w:val="nil"/>
              <w:insideH w:val="nil"/>
              <w:insideV w:val="nil"/>
            </w:tcBorders>
            <w:tcMar>
              <w:left w:type="dxa" w:w="102"/>
              <w:right w:type="dxa" w:w="102"/>
            </w:tcMar>
            <w:tcPrChange w:id="100110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10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-2.84642</w:t>
            </w:r>
          </w:p>
        </w:tc>
        <w:tc>
          <w:tcPr>
            <w:tcW w:w="0" w:type="auto"/>
            <w:tcBorders>
              <w:top w:val="nil"/>
              <w:left w:val="nil"/>
              <w:bottom w:val="nil"/>
              <w:right w:val="nil"/>
              <w:insideH w:val="nil"/>
              <w:insideV w:val="nil"/>
            </w:tcBorders>
            <w:tcMar>
              <w:left w:type="dxa" w:w="102"/>
              <w:right w:type="dxa" w:w="102"/>
            </w:tcMar>
            <w:tcPrChange w:id="100110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[-7.93, 2.23716]</w:t>
            </w:r>
          </w:p>
        </w:tc>
        <w:tc>
          <w:tcPr>
            <w:tcW w:w="0" w:type="auto"/>
            <w:tcBorders>
              <w:top w:val="nil"/>
              <w:left w:val="nil"/>
              <w:bottom w:val="nil"/>
              <w:right w:val="nil"/>
              <w:insideH w:val="nil"/>
              <w:insideV w:val="nil"/>
            </w:tcBorders>
            <w:tcMar>
              <w:left w:type="dxa" w:w="102"/>
              <w:right w:type="dxa" w:w="102"/>
            </w:tcMar>
            <w:tcPrChange w:id="100110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10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10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0.253493</w:t>
            </w:r>
          </w:p>
        </w:tc>
      </w:tr>
      <w:tr>
        <w:trPr>
          <w:cantSplit/>
          <w:ins w:id="269" w:author="Codex" w:date="2026-10-05T14:02:24Z"/>
        </w:trPr>
        <w:tc>
          <w:tcPr>
            <w:tcW w:w="0" w:type="auto"/>
            <w:tcBorders>
              <w:top w:val="nil"/>
              <w:left w:val="nil"/>
              <w:bottom w:val="nil"/>
              <w:right w:val="nil"/>
              <w:insideH w:val="nil"/>
              <w:insideV w:val="nil"/>
            </w:tcBorders>
            <w:tcMar>
              <w:left w:type="dxa" w:w="102"/>
              <w:right w:type="dxa" w:w="102"/>
            </w:tcMar>
            <w:tcPrChange w:id="100110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R1_B1</w:t>
            </w:r>
          </w:p>
        </w:tc>
        <w:tc>
          <w:tcPr>
            <w:tcW w:w="0" w:type="auto"/>
            <w:tcBorders>
              <w:top w:val="nil"/>
              <w:left w:val="nil"/>
              <w:bottom w:val="nil"/>
              <w:right w:val="nil"/>
              <w:insideH w:val="nil"/>
              <w:insideV w:val="nil"/>
            </w:tcBorders>
            <w:tcMar>
              <w:left w:type="dxa" w:w="102"/>
              <w:right w:type="dxa" w:w="102"/>
            </w:tcMar>
            <w:tcPrChange w:id="100110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10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-30.5294</w:t>
            </w:r>
          </w:p>
        </w:tc>
        <w:tc>
          <w:tcPr>
            <w:tcW w:w="0" w:type="auto"/>
            <w:tcBorders>
              <w:top w:val="nil"/>
              <w:left w:val="nil"/>
              <w:bottom w:val="nil"/>
              <w:right w:val="nil"/>
              <w:insideH w:val="nil"/>
              <w:insideV w:val="nil"/>
            </w:tcBorders>
            <w:tcMar>
              <w:left w:type="dxa" w:w="102"/>
              <w:right w:type="dxa" w:w="102"/>
            </w:tcMar>
            <w:tcPrChange w:id="100110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111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11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486/500</w:t>
            </w:r>
          </w:p>
        </w:tc>
        <w:tc>
          <w:tcPr>
            <w:tcW w:w="0" w:type="auto"/>
            <w:tcBorders>
              <w:top w:val="nil"/>
              <w:left w:val="nil"/>
              <w:bottom w:val="nil"/>
              <w:right w:val="nil"/>
              <w:insideH w:val="nil"/>
              <w:insideV w:val="nil"/>
            </w:tcBorders>
            <w:tcMar>
              <w:left w:type="dxa" w:w="102"/>
              <w:right w:type="dxa" w:w="102"/>
            </w:tcMar>
            <w:tcPrChange w:id="100111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270" w:author="Codex" w:date="2026-10-05T14:02:24Z"/>
        </w:trPr>
        <w:tc>
          <w:tcPr>
            <w:tcW w:w="0" w:type="auto"/>
            <w:tcBorders>
              <w:top w:val="nil"/>
              <w:left w:val="nil"/>
              <w:bottom w:val="nil"/>
              <w:right w:val="nil"/>
              <w:insideH w:val="nil"/>
              <w:insideV w:val="nil"/>
            </w:tcBorders>
            <w:tcMar>
              <w:left w:type="dxa" w:w="102"/>
              <w:right w:type="dxa" w:w="102"/>
            </w:tcMar>
            <w:tcPrChange w:id="100111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R7_A1</w:t>
            </w:r>
          </w:p>
        </w:tc>
        <w:tc>
          <w:tcPr>
            <w:tcW w:w="0" w:type="auto"/>
            <w:tcBorders>
              <w:top w:val="nil"/>
              <w:left w:val="nil"/>
              <w:bottom w:val="nil"/>
              <w:right w:val="nil"/>
              <w:insideH w:val="nil"/>
              <w:insideV w:val="nil"/>
            </w:tcBorders>
            <w:tcMar>
              <w:left w:type="dxa" w:w="102"/>
              <w:right w:type="dxa" w:w="102"/>
            </w:tcMar>
            <w:tcPrChange w:id="100111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11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-1.23187</w:t>
            </w:r>
          </w:p>
        </w:tc>
        <w:tc>
          <w:tcPr>
            <w:tcW w:w="0" w:type="auto"/>
            <w:tcBorders>
              <w:top w:val="nil"/>
              <w:left w:val="nil"/>
              <w:bottom w:val="nil"/>
              <w:right w:val="nil"/>
              <w:insideH w:val="nil"/>
              <w:insideV w:val="nil"/>
            </w:tcBorders>
            <w:tcMar>
              <w:left w:type="dxa" w:w="102"/>
              <w:right w:type="dxa" w:w="102"/>
            </w:tcMar>
            <w:tcPrChange w:id="100111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[-5.9868, 3.52307]</w:t>
            </w:r>
          </w:p>
        </w:tc>
        <w:tc>
          <w:tcPr>
            <w:tcW w:w="0" w:type="auto"/>
            <w:tcBorders>
              <w:top w:val="nil"/>
              <w:left w:val="nil"/>
              <w:bottom w:val="nil"/>
              <w:right w:val="nil"/>
              <w:insideH w:val="nil"/>
              <w:insideV w:val="nil"/>
            </w:tcBorders>
            <w:tcMar>
              <w:left w:type="dxa" w:w="102"/>
              <w:right w:type="dxa" w:w="102"/>
            </w:tcMar>
            <w:tcPrChange w:id="100111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11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11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0.628743</w:t>
            </w:r>
          </w:p>
        </w:tc>
      </w:tr>
      <w:tr>
        <w:trPr>
          <w:cantSplit/>
          <w:ins w:id="271" w:author="Codex" w:date="2026-10-05T14:02:24Z"/>
        </w:trPr>
        <w:tc>
          <w:tcPr>
            <w:tcW w:w="0" w:type="auto"/>
            <w:tcBorders>
              <w:top w:val="nil"/>
              <w:left w:val="nil"/>
              <w:bottom w:val="nil"/>
              <w:right w:val="nil"/>
              <w:insideH w:val="nil"/>
              <w:insideV w:val="nil"/>
            </w:tcBorders>
            <w:tcMar>
              <w:left w:type="dxa" w:w="102"/>
              <w:right w:type="dxa" w:w="102"/>
            </w:tcMar>
            <w:tcPrChange w:id="100112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R1_A2</w:t>
            </w:r>
          </w:p>
        </w:tc>
        <w:tc>
          <w:tcPr>
            <w:tcW w:w="0" w:type="auto"/>
            <w:tcBorders>
              <w:top w:val="nil"/>
              <w:left w:val="nil"/>
              <w:bottom w:val="nil"/>
              <w:right w:val="nil"/>
              <w:insideH w:val="nil"/>
              <w:insideV w:val="nil"/>
            </w:tcBorders>
            <w:tcMar>
              <w:left w:type="dxa" w:w="102"/>
              <w:right w:type="dxa" w:w="102"/>
            </w:tcMar>
            <w:tcPrChange w:id="100112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12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-0.379933</w:t>
            </w:r>
          </w:p>
        </w:tc>
        <w:tc>
          <w:tcPr>
            <w:tcW w:w="0" w:type="auto"/>
            <w:tcBorders>
              <w:top w:val="nil"/>
              <w:left w:val="nil"/>
              <w:bottom w:val="nil"/>
              <w:right w:val="nil"/>
              <w:insideH w:val="nil"/>
              <w:insideV w:val="nil"/>
            </w:tcBorders>
            <w:tcMar>
              <w:left w:type="dxa" w:w="102"/>
              <w:right w:type="dxa" w:w="102"/>
            </w:tcMar>
            <w:tcPrChange w:id="100112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[-5.49358, 4.73371]</w:t>
            </w:r>
          </w:p>
        </w:tc>
        <w:tc>
          <w:tcPr>
            <w:tcW w:w="0" w:type="auto"/>
            <w:tcBorders>
              <w:top w:val="nil"/>
              <w:left w:val="nil"/>
              <w:bottom w:val="nil"/>
              <w:right w:val="nil"/>
              <w:insideH w:val="nil"/>
              <w:insideV w:val="nil"/>
            </w:tcBorders>
            <w:tcMar>
              <w:left w:type="dxa" w:w="102"/>
              <w:right w:type="dxa" w:w="102"/>
            </w:tcMar>
            <w:tcPrChange w:id="100112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12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12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0.88024</w:t>
            </w:r>
          </w:p>
        </w:tc>
      </w:tr>
      <w:tr>
        <w:trPr>
          <w:cantSplit/>
          <w:ins w:id="272" w:author="Codex" w:date="2026-10-05T14:02:24Z"/>
        </w:trPr>
        <w:tc>
          <w:tcPr>
            <w:tcW w:w="0" w:type="auto"/>
            <w:tcBorders>
              <w:top w:val="nil"/>
              <w:left w:val="nil"/>
              <w:bottom w:val="nil"/>
              <w:right w:val="nil"/>
              <w:insideH w:val="nil"/>
              <w:insideV w:val="nil"/>
            </w:tcBorders>
            <w:tcMar>
              <w:left w:type="dxa" w:w="102"/>
              <w:right w:type="dxa" w:w="102"/>
            </w:tcMar>
            <w:tcPrChange w:id="100112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R1_B2</w:t>
            </w:r>
          </w:p>
        </w:tc>
        <w:tc>
          <w:tcPr>
            <w:tcW w:w="0" w:type="auto"/>
            <w:tcBorders>
              <w:top w:val="nil"/>
              <w:left w:val="nil"/>
              <w:bottom w:val="nil"/>
              <w:right w:val="nil"/>
              <w:insideH w:val="nil"/>
              <w:insideV w:val="nil"/>
            </w:tcBorders>
            <w:tcMar>
              <w:left w:type="dxa" w:w="102"/>
              <w:right w:type="dxa" w:w="102"/>
            </w:tcMar>
            <w:tcPrChange w:id="100112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12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13.1051</w:t>
            </w:r>
          </w:p>
        </w:tc>
        <w:tc>
          <w:tcPr>
            <w:tcW w:w="0" w:type="auto"/>
            <w:tcBorders>
              <w:top w:val="nil"/>
              <w:left w:val="nil"/>
              <w:bottom w:val="nil"/>
              <w:right w:val="nil"/>
              <w:insideH w:val="nil"/>
              <w:insideV w:val="nil"/>
            </w:tcBorders>
            <w:tcMar>
              <w:left w:type="dxa" w:w="102"/>
              <w:right w:type="dxa" w:w="102"/>
            </w:tcMar>
            <w:tcPrChange w:id="100113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[-22.9442, 49.1543]</w:t>
            </w:r>
          </w:p>
        </w:tc>
        <w:tc>
          <w:tcPr>
            <w:tcW w:w="0" w:type="auto"/>
            <w:tcBorders>
              <w:top w:val="nil"/>
              <w:left w:val="nil"/>
              <w:bottom w:val="nil"/>
              <w:right w:val="nil"/>
              <w:insideH w:val="nil"/>
              <w:insideV w:val="nil"/>
            </w:tcBorders>
            <w:tcMar>
              <w:left w:type="dxa" w:w="102"/>
              <w:right w:type="dxa" w:w="102"/>
            </w:tcMar>
            <w:tcPrChange w:id="100113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13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493/500</w:t>
            </w:r>
          </w:p>
        </w:tc>
        <w:tc>
          <w:tcPr>
            <w:tcW w:w="0" w:type="auto"/>
            <w:tcBorders>
              <w:top w:val="nil"/>
              <w:left w:val="nil"/>
              <w:bottom w:val="nil"/>
              <w:right w:val="nil"/>
              <w:insideH w:val="nil"/>
              <w:insideV w:val="nil"/>
            </w:tcBorders>
            <w:tcMar>
              <w:left w:type="dxa" w:w="102"/>
              <w:right w:type="dxa" w:w="102"/>
            </w:tcMar>
            <w:tcPrChange w:id="100113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0.431174</w:t>
            </w:r>
          </w:p>
        </w:tc>
      </w:tr>
      <w:tr>
        <w:trPr>
          <w:cantSplit/>
          <w:ins w:id="273" w:author="Codex" w:date="2026-10-05T14:02:24Z"/>
        </w:trPr>
        <w:tc>
          <w:tcPr>
            <w:tcW w:w="0" w:type="auto"/>
            <w:tcBorders>
              <w:top w:val="nil"/>
              <w:left w:val="nil"/>
              <w:bottom w:val="nil"/>
              <w:right w:val="nil"/>
              <w:insideH w:val="nil"/>
              <w:insideV w:val="nil"/>
            </w:tcBorders>
            <w:tcMar>
              <w:left w:type="dxa" w:w="102"/>
              <w:right w:type="dxa" w:w="102"/>
            </w:tcMar>
            <w:tcPrChange w:id="100113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R7_A2</w:t>
            </w:r>
          </w:p>
        </w:tc>
        <w:tc>
          <w:tcPr>
            <w:tcW w:w="0" w:type="auto"/>
            <w:tcBorders>
              <w:top w:val="nil"/>
              <w:left w:val="nil"/>
              <w:bottom w:val="nil"/>
              <w:right w:val="nil"/>
              <w:insideH w:val="nil"/>
              <w:insideV w:val="nil"/>
            </w:tcBorders>
            <w:tcMar>
              <w:left w:type="dxa" w:w="102"/>
              <w:right w:type="dxa" w:w="102"/>
            </w:tcMar>
            <w:tcPrChange w:id="100113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13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1.84056</w:t>
            </w:r>
          </w:p>
        </w:tc>
        <w:tc>
          <w:tcPr>
            <w:tcW w:w="0" w:type="auto"/>
            <w:tcBorders>
              <w:top w:val="nil"/>
              <w:left w:val="nil"/>
              <w:bottom w:val="nil"/>
              <w:right w:val="nil"/>
              <w:insideH w:val="nil"/>
              <w:insideV w:val="nil"/>
            </w:tcBorders>
            <w:tcMar>
              <w:left w:type="dxa" w:w="102"/>
              <w:right w:type="dxa" w:w="102"/>
            </w:tcMar>
            <w:tcPrChange w:id="100113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[-3.23801, 6.91914]</w:t>
            </w:r>
          </w:p>
        </w:tc>
        <w:tc>
          <w:tcPr>
            <w:tcW w:w="0" w:type="auto"/>
            <w:tcBorders>
              <w:top w:val="nil"/>
              <w:left w:val="nil"/>
              <w:bottom w:val="nil"/>
              <w:right w:val="nil"/>
              <w:insideH w:val="nil"/>
              <w:insideV w:val="nil"/>
            </w:tcBorders>
            <w:tcMar>
              <w:left w:type="dxa" w:w="102"/>
              <w:right w:type="dxa" w:w="102"/>
            </w:tcMar>
            <w:tcPrChange w:id="100113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13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14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0.473054</w:t>
            </w:r>
          </w:p>
        </w:tc>
      </w:tr>
      <w:tr>
        <w:trPr>
          <w:cantSplit/>
          <w:ins w:id="274" w:author="Codex" w:date="2026-10-05T14:02:24Z"/>
        </w:trPr>
        <w:tc>
          <w:tcPr>
            <w:tcW w:w="0" w:type="auto"/>
            <w:tcBorders>
              <w:top w:val="nil"/>
              <w:left w:val="nil"/>
              <w:bottom w:val="nil"/>
              <w:right w:val="nil"/>
              <w:insideH w:val="nil"/>
              <w:insideV w:val="nil"/>
            </w:tcBorders>
            <w:tcMar>
              <w:left w:type="dxa" w:w="102"/>
              <w:right w:type="dxa" w:w="102"/>
            </w:tcMar>
            <w:tcPrChange w:id="100114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R1_A3</w:t>
            </w:r>
          </w:p>
        </w:tc>
        <w:tc>
          <w:tcPr>
            <w:tcW w:w="0" w:type="auto"/>
            <w:tcBorders>
              <w:top w:val="nil"/>
              <w:left w:val="nil"/>
              <w:bottom w:val="nil"/>
              <w:right w:val="nil"/>
              <w:insideH w:val="nil"/>
              <w:insideV w:val="nil"/>
            </w:tcBorders>
            <w:tcMar>
              <w:left w:type="dxa" w:w="102"/>
              <w:right w:type="dxa" w:w="102"/>
            </w:tcMar>
            <w:tcPrChange w:id="100114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14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3.29347</w:t>
            </w:r>
          </w:p>
        </w:tc>
        <w:tc>
          <w:tcPr>
            <w:tcW w:w="0" w:type="auto"/>
            <w:tcBorders>
              <w:top w:val="nil"/>
              <w:left w:val="nil"/>
              <w:bottom w:val="nil"/>
              <w:right w:val="nil"/>
              <w:insideH w:val="nil"/>
              <w:insideV w:val="nil"/>
            </w:tcBorders>
            <w:tcMar>
              <w:left w:type="dxa" w:w="102"/>
              <w:right w:type="dxa" w:w="102"/>
            </w:tcMar>
            <w:tcPrChange w:id="100114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[-4.60358, 11.1905]</w:t>
            </w:r>
          </w:p>
        </w:tc>
        <w:tc>
          <w:tcPr>
            <w:tcW w:w="0" w:type="auto"/>
            <w:tcBorders>
              <w:top w:val="nil"/>
              <w:left w:val="nil"/>
              <w:bottom w:val="nil"/>
              <w:right w:val="nil"/>
              <w:insideH w:val="nil"/>
              <w:insideV w:val="nil"/>
            </w:tcBorders>
            <w:tcMar>
              <w:left w:type="dxa" w:w="102"/>
              <w:right w:type="dxa" w:w="102"/>
            </w:tcMar>
            <w:tcPrChange w:id="100114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14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14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0.473054</w:t>
            </w:r>
          </w:p>
        </w:tc>
      </w:tr>
      <w:tr>
        <w:trPr>
          <w:cantSplit/>
          <w:ins w:id="275" w:author="Codex" w:date="2026-10-05T14:02:24Z"/>
        </w:trPr>
        <w:tc>
          <w:tcPr>
            <w:tcW w:w="0" w:type="auto"/>
            <w:tcBorders>
              <w:top w:val="nil"/>
              <w:left w:val="nil"/>
              <w:bottom w:val="nil"/>
              <w:right w:val="nil"/>
              <w:insideH w:val="nil"/>
              <w:insideV w:val="nil"/>
            </w:tcBorders>
            <w:tcMar>
              <w:left w:type="dxa" w:w="102"/>
              <w:right w:type="dxa" w:w="102"/>
            </w:tcMar>
            <w:tcPrChange w:id="100114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R1_B3</w:t>
            </w:r>
          </w:p>
        </w:tc>
        <w:tc>
          <w:tcPr>
            <w:tcW w:w="0" w:type="auto"/>
            <w:tcBorders>
              <w:top w:val="nil"/>
              <w:left w:val="nil"/>
              <w:bottom w:val="nil"/>
              <w:right w:val="nil"/>
              <w:insideH w:val="nil"/>
              <w:insideV w:val="nil"/>
            </w:tcBorders>
            <w:tcMar>
              <w:left w:type="dxa" w:w="102"/>
              <w:right w:type="dxa" w:w="102"/>
            </w:tcMar>
            <w:tcPrChange w:id="100114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15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-33.6577</w:t>
            </w:r>
          </w:p>
        </w:tc>
        <w:tc>
          <w:tcPr>
            <w:tcW w:w="0" w:type="auto"/>
            <w:tcBorders>
              <w:top w:val="nil"/>
              <w:left w:val="nil"/>
              <w:bottom w:val="nil"/>
              <w:right w:val="nil"/>
              <w:insideH w:val="nil"/>
              <w:insideV w:val="nil"/>
            </w:tcBorders>
            <w:tcMar>
              <w:left w:type="dxa" w:w="102"/>
              <w:right w:type="dxa" w:w="102"/>
            </w:tcMar>
            <w:tcPrChange w:id="100115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[-94.1445, 26.8291]</w:t>
            </w:r>
          </w:p>
        </w:tc>
        <w:tc>
          <w:tcPr>
            <w:tcW w:w="0" w:type="auto"/>
            <w:tcBorders>
              <w:top w:val="nil"/>
              <w:left w:val="nil"/>
              <w:bottom w:val="nil"/>
              <w:right w:val="nil"/>
              <w:insideH w:val="nil"/>
              <w:insideV w:val="nil"/>
            </w:tcBorders>
            <w:tcMar>
              <w:left w:type="dxa" w:w="102"/>
              <w:right w:type="dxa" w:w="102"/>
            </w:tcMar>
            <w:tcPrChange w:id="100115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15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15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0.237525</w:t>
            </w:r>
          </w:p>
        </w:tc>
      </w:tr>
      <w:tr>
        <w:trPr>
          <w:cantSplit/>
          <w:ins w:id="276" w:author="Codex" w:date="2026-10-05T14:02:24Z"/>
        </w:trPr>
        <w:tc>
          <w:tcPr>
            <w:tcW w:w="0" w:type="auto"/>
            <w:tcBorders>
              <w:top w:val="nil"/>
              <w:left w:val="nil"/>
              <w:bottom w:val="nil"/>
              <w:right w:val="nil"/>
              <w:insideH w:val="nil"/>
              <w:insideV w:val="nil"/>
            </w:tcBorders>
            <w:tcMar>
              <w:left w:type="dxa" w:w="102"/>
              <w:right w:type="dxa" w:w="102"/>
            </w:tcMar>
            <w:tcPrChange w:id="100115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R7_A3</w:t>
            </w:r>
          </w:p>
        </w:tc>
        <w:tc>
          <w:tcPr>
            <w:tcW w:w="0" w:type="auto"/>
            <w:tcBorders>
              <w:top w:val="nil"/>
              <w:left w:val="nil"/>
              <w:bottom w:val="nil"/>
              <w:right w:val="nil"/>
              <w:insideH w:val="nil"/>
              <w:insideV w:val="nil"/>
            </w:tcBorders>
            <w:tcMar>
              <w:left w:type="dxa" w:w="102"/>
              <w:right w:type="dxa" w:w="102"/>
            </w:tcMar>
            <w:tcPrChange w:id="100115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15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2.5159</w:t>
            </w:r>
          </w:p>
        </w:tc>
        <w:tc>
          <w:tcPr>
            <w:tcW w:w="0" w:type="auto"/>
            <w:tcBorders>
              <w:top w:val="nil"/>
              <w:left w:val="nil"/>
              <w:bottom w:val="nil"/>
              <w:right w:val="nil"/>
              <w:insideH w:val="nil"/>
              <w:insideV w:val="nil"/>
            </w:tcBorders>
            <w:tcMar>
              <w:left w:type="dxa" w:w="102"/>
              <w:right w:type="dxa" w:w="102"/>
            </w:tcMar>
            <w:tcPrChange w:id="100115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[-5.8145, 10.8463]</w:t>
            </w:r>
          </w:p>
        </w:tc>
        <w:tc>
          <w:tcPr>
            <w:tcW w:w="0" w:type="auto"/>
            <w:tcBorders>
              <w:top w:val="nil"/>
              <w:left w:val="nil"/>
              <w:bottom w:val="nil"/>
              <w:right w:val="nil"/>
              <w:insideH w:val="nil"/>
              <w:insideV w:val="nil"/>
            </w:tcBorders>
            <w:tcMar>
              <w:left w:type="dxa" w:w="102"/>
              <w:right w:type="dxa" w:w="102"/>
            </w:tcMar>
            <w:tcPrChange w:id="100115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16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16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0.550898</w:t>
            </w:r>
          </w:p>
        </w:tc>
      </w:tr>
      <w:tr>
        <w:trPr>
          <w:cantSplit/>
          <w:ins w:id="277" w:author="Codex" w:date="2026-10-05T14:02:24Z"/>
        </w:trPr>
        <w:tc>
          <w:tcPr>
            <w:tcW w:w="0" w:type="auto"/>
            <w:tcBorders>
              <w:top w:val="nil"/>
              <w:left w:val="nil"/>
              <w:bottom w:val="nil"/>
              <w:right w:val="nil"/>
              <w:insideH w:val="nil"/>
              <w:insideV w:val="nil"/>
            </w:tcBorders>
            <w:tcMar>
              <w:left w:type="dxa" w:w="102"/>
              <w:right w:type="dxa" w:w="102"/>
            </w:tcMar>
            <w:tcPrChange w:id="100116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R1_A4</w:t>
            </w:r>
          </w:p>
        </w:tc>
        <w:tc>
          <w:tcPr>
            <w:tcW w:w="0" w:type="auto"/>
            <w:tcBorders>
              <w:top w:val="nil"/>
              <w:left w:val="nil"/>
              <w:bottom w:val="nil"/>
              <w:right w:val="nil"/>
              <w:insideH w:val="nil"/>
              <w:insideV w:val="nil"/>
            </w:tcBorders>
            <w:tcMar>
              <w:left w:type="dxa" w:w="102"/>
              <w:right w:type="dxa" w:w="102"/>
            </w:tcMar>
            <w:tcPrChange w:id="100116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16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-4.09614</w:t>
            </w:r>
          </w:p>
        </w:tc>
        <w:tc>
          <w:tcPr>
            <w:tcW w:w="0" w:type="auto"/>
            <w:tcBorders>
              <w:top w:val="nil"/>
              <w:left w:val="nil"/>
              <w:bottom w:val="nil"/>
              <w:right w:val="nil"/>
              <w:insideH w:val="nil"/>
              <w:insideV w:val="nil"/>
            </w:tcBorders>
            <w:tcMar>
              <w:left w:type="dxa" w:w="102"/>
              <w:right w:type="dxa" w:w="102"/>
            </w:tcMar>
            <w:tcPrChange w:id="100116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[-11.992, 3.79976]</w:t>
            </w:r>
          </w:p>
        </w:tc>
        <w:tc>
          <w:tcPr>
            <w:tcW w:w="0" w:type="auto"/>
            <w:tcBorders>
              <w:top w:val="nil"/>
              <w:left w:val="nil"/>
              <w:bottom w:val="nil"/>
              <w:right w:val="nil"/>
              <w:insideH w:val="nil"/>
              <w:insideV w:val="nil"/>
            </w:tcBorders>
            <w:tcMar>
              <w:left w:type="dxa" w:w="102"/>
              <w:right w:type="dxa" w:w="102"/>
            </w:tcMar>
            <w:tcPrChange w:id="100116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16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16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0.315369</w:t>
            </w:r>
          </w:p>
        </w:tc>
      </w:tr>
      <w:tr>
        <w:trPr>
          <w:cantSplit/>
          <w:ins w:id="278" w:author="Codex" w:date="2026-10-05T14:02:24Z"/>
        </w:trPr>
        <w:tc>
          <w:tcPr>
            <w:tcW w:w="0" w:type="auto"/>
            <w:tcBorders>
              <w:top w:val="nil"/>
              <w:left w:val="nil"/>
              <w:bottom w:val="nil"/>
              <w:right w:val="nil"/>
              <w:insideH w:val="nil"/>
              <w:insideV w:val="nil"/>
            </w:tcBorders>
            <w:tcMar>
              <w:left w:type="dxa" w:w="102"/>
              <w:right w:type="dxa" w:w="102"/>
            </w:tcMar>
            <w:tcPrChange w:id="100116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R1_B4</w:t>
            </w:r>
          </w:p>
        </w:tc>
        <w:tc>
          <w:tcPr>
            <w:tcW w:w="0" w:type="auto"/>
            <w:tcBorders>
              <w:top w:val="nil"/>
              <w:left w:val="nil"/>
              <w:bottom w:val="nil"/>
              <w:right w:val="nil"/>
              <w:insideH w:val="nil"/>
              <w:insideV w:val="nil"/>
            </w:tcBorders>
            <w:tcMar>
              <w:left w:type="dxa" w:w="102"/>
              <w:right w:type="dxa" w:w="102"/>
            </w:tcMar>
            <w:tcPrChange w:id="100117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17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-14.97</w:t>
            </w:r>
          </w:p>
        </w:tc>
        <w:tc>
          <w:tcPr>
            <w:tcW w:w="0" w:type="auto"/>
            <w:tcBorders>
              <w:top w:val="nil"/>
              <w:left w:val="nil"/>
              <w:bottom w:val="nil"/>
              <w:right w:val="nil"/>
              <w:insideH w:val="nil"/>
              <w:insideV w:val="nil"/>
            </w:tcBorders>
            <w:tcMar>
              <w:left w:type="dxa" w:w="102"/>
              <w:right w:type="dxa" w:w="102"/>
            </w:tcMar>
            <w:tcPrChange w:id="100117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[-62.4953, 32.5553]</w:t>
            </w:r>
          </w:p>
        </w:tc>
        <w:tc>
          <w:tcPr>
            <w:tcW w:w="0" w:type="auto"/>
            <w:tcBorders>
              <w:top w:val="nil"/>
              <w:left w:val="nil"/>
              <w:bottom w:val="nil"/>
              <w:right w:val="nil"/>
              <w:insideH w:val="nil"/>
              <w:insideV w:val="nil"/>
            </w:tcBorders>
            <w:tcMar>
              <w:left w:type="dxa" w:w="102"/>
              <w:right w:type="dxa" w:w="102"/>
            </w:tcMar>
            <w:tcPrChange w:id="100117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17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17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0.562874</w:t>
            </w:r>
          </w:p>
        </w:tc>
      </w:tr>
      <w:tr>
        <w:trPr>
          <w:cantSplit/>
          <w:ins w:id="279" w:author="Codex" w:date="2026-10-05T14:02:24Z"/>
        </w:trPr>
        <w:tc>
          <w:tcPr>
            <w:tcW w:w="0" w:type="auto"/>
            <w:tcBorders>
              <w:top w:val="nil"/>
              <w:left w:val="nil"/>
              <w:bottom w:val="nil"/>
              <w:right w:val="nil"/>
              <w:insideH w:val="nil"/>
              <w:insideV w:val="nil"/>
            </w:tcBorders>
            <w:tcMar>
              <w:left w:type="dxa" w:w="102"/>
              <w:right w:type="dxa" w:w="102"/>
            </w:tcMar>
            <w:tcPrChange w:id="100117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R7_A4</w:t>
            </w:r>
          </w:p>
        </w:tc>
        <w:tc>
          <w:tcPr>
            <w:tcW w:w="0" w:type="auto"/>
            <w:tcBorders>
              <w:top w:val="nil"/>
              <w:left w:val="nil"/>
              <w:bottom w:val="nil"/>
              <w:right w:val="nil"/>
              <w:insideH w:val="nil"/>
              <w:insideV w:val="nil"/>
            </w:tcBorders>
            <w:tcMar>
              <w:left w:type="dxa" w:w="102"/>
              <w:right w:type="dxa" w:w="102"/>
            </w:tcMar>
            <w:tcPrChange w:id="100117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17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0.344976</w:t>
            </w:r>
          </w:p>
        </w:tc>
        <w:tc>
          <w:tcPr>
            <w:tcW w:w="0" w:type="auto"/>
            <w:tcBorders>
              <w:top w:val="nil"/>
              <w:left w:val="nil"/>
              <w:bottom w:val="nil"/>
              <w:right w:val="nil"/>
              <w:insideH w:val="nil"/>
              <w:insideV w:val="nil"/>
            </w:tcBorders>
            <w:tcMar>
              <w:left w:type="dxa" w:w="102"/>
              <w:right w:type="dxa" w:w="102"/>
            </w:tcMar>
            <w:tcPrChange w:id="100117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[-7.62153, 8.31148]</w:t>
            </w:r>
          </w:p>
        </w:tc>
        <w:tc>
          <w:tcPr>
            <w:tcW w:w="0" w:type="auto"/>
            <w:tcBorders>
              <w:top w:val="nil"/>
              <w:left w:val="nil"/>
              <w:bottom w:val="nil"/>
              <w:right w:val="nil"/>
              <w:insideH w:val="nil"/>
              <w:insideV w:val="nil"/>
            </w:tcBorders>
            <w:tcMar>
              <w:left w:type="dxa" w:w="102"/>
              <w:right w:type="dxa" w:w="102"/>
            </w:tcMar>
            <w:tcPrChange w:id="100118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18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18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0.912176</w:t>
            </w:r>
          </w:p>
        </w:tc>
      </w:tr>
      <w:tr>
        <w:trPr>
          <w:cantSplit/>
          <w:ins w:id="280" w:author="Codex" w:date="2026-10-05T14:02:24Z"/>
        </w:trPr>
        <w:tc>
          <w:tcPr>
            <w:tcW w:w="0" w:type="auto"/>
            <w:tcBorders>
              <w:top w:val="nil"/>
              <w:left w:val="nil"/>
              <w:bottom w:val="nil"/>
              <w:right w:val="nil"/>
              <w:insideH w:val="nil"/>
              <w:insideV w:val="nil"/>
            </w:tcBorders>
            <w:tcMar>
              <w:left w:type="dxa" w:w="102"/>
              <w:right w:type="dxa" w:w="102"/>
            </w:tcMar>
            <w:tcPrChange w:id="100118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R4_A1</w:t>
            </w:r>
          </w:p>
        </w:tc>
        <w:tc>
          <w:tcPr>
            <w:tcW w:w="0" w:type="auto"/>
            <w:tcBorders>
              <w:top w:val="nil"/>
              <w:left w:val="nil"/>
              <w:bottom w:val="nil"/>
              <w:right w:val="nil"/>
              <w:insideH w:val="nil"/>
              <w:insideV w:val="nil"/>
            </w:tcBorders>
            <w:tcMar>
              <w:left w:type="dxa" w:w="102"/>
              <w:right w:type="dxa" w:w="102"/>
            </w:tcMar>
            <w:tcPrChange w:id="100118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18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-4.15514</w:t>
            </w:r>
          </w:p>
        </w:tc>
        <w:tc>
          <w:tcPr>
            <w:tcW w:w="0" w:type="auto"/>
            <w:tcBorders>
              <w:top w:val="nil"/>
              <w:left w:val="nil"/>
              <w:bottom w:val="nil"/>
              <w:right w:val="nil"/>
              <w:insideH w:val="nil"/>
              <w:insideV w:val="nil"/>
            </w:tcBorders>
            <w:tcMar>
              <w:left w:type="dxa" w:w="102"/>
              <w:right w:type="dxa" w:w="102"/>
            </w:tcMar>
            <w:tcPrChange w:id="100118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[-9.18351, 0.873228]</w:t>
            </w:r>
          </w:p>
        </w:tc>
        <w:tc>
          <w:tcPr>
            <w:tcW w:w="0" w:type="auto"/>
            <w:tcBorders>
              <w:top w:val="nil"/>
              <w:left w:val="nil"/>
              <w:bottom w:val="nil"/>
              <w:right w:val="nil"/>
              <w:insideH w:val="nil"/>
              <w:insideV w:val="nil"/>
            </w:tcBorders>
            <w:tcMar>
              <w:left w:type="dxa" w:w="102"/>
              <w:right w:type="dxa" w:w="102"/>
            </w:tcMar>
            <w:tcPrChange w:id="100118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18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18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0.115768</w:t>
            </w:r>
          </w:p>
        </w:tc>
      </w:tr>
      <w:tr>
        <w:trPr>
          <w:cantSplit/>
          <w:ins w:id="281" w:author="Codex" w:date="2026-10-05T14:02:24Z"/>
        </w:trPr>
        <w:tc>
          <w:tcPr>
            <w:tcW w:w="0" w:type="auto"/>
            <w:tcBorders>
              <w:top w:val="nil"/>
              <w:left w:val="nil"/>
              <w:bottom w:val="nil"/>
              <w:right w:val="nil"/>
              <w:insideH w:val="nil"/>
              <w:insideV w:val="nil"/>
            </w:tcBorders>
            <w:tcMar>
              <w:left w:type="dxa" w:w="102"/>
              <w:right w:type="dxa" w:w="102"/>
            </w:tcMar>
            <w:tcPrChange w:id="100119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R4_B1</w:t>
            </w:r>
          </w:p>
        </w:tc>
        <w:tc>
          <w:tcPr>
            <w:tcW w:w="0" w:type="auto"/>
            <w:tcBorders>
              <w:top w:val="nil"/>
              <w:left w:val="nil"/>
              <w:bottom w:val="nil"/>
              <w:right w:val="nil"/>
              <w:insideH w:val="nil"/>
              <w:insideV w:val="nil"/>
            </w:tcBorders>
            <w:tcMar>
              <w:left w:type="dxa" w:w="102"/>
              <w:right w:type="dxa" w:w="102"/>
            </w:tcMar>
            <w:tcPrChange w:id="100119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19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-58.7145</w:t>
            </w:r>
          </w:p>
        </w:tc>
        <w:tc>
          <w:tcPr>
            <w:tcW w:w="0" w:type="auto"/>
            <w:tcBorders>
              <w:top w:val="nil"/>
              <w:left w:val="nil"/>
              <w:bottom w:val="nil"/>
              <w:right w:val="nil"/>
              <w:insideH w:val="nil"/>
              <w:insideV w:val="nil"/>
            </w:tcBorders>
            <w:tcMar>
              <w:left w:type="dxa" w:w="102"/>
              <w:right w:type="dxa" w:w="102"/>
            </w:tcMar>
            <w:tcPrChange w:id="100119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119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19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486/500</w:t>
            </w:r>
          </w:p>
        </w:tc>
        <w:tc>
          <w:tcPr>
            <w:tcW w:w="0" w:type="auto"/>
            <w:tcBorders>
              <w:top w:val="nil"/>
              <w:left w:val="nil"/>
              <w:bottom w:val="nil"/>
              <w:right w:val="nil"/>
              <w:insideH w:val="nil"/>
              <w:insideV w:val="nil"/>
            </w:tcBorders>
            <w:tcMar>
              <w:left w:type="dxa" w:w="102"/>
              <w:right w:type="dxa" w:w="102"/>
            </w:tcMar>
            <w:tcPrChange w:id="100119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282" w:author="Codex" w:date="2026-10-05T14:02:24Z"/>
        </w:trPr>
        <w:tc>
          <w:tcPr>
            <w:tcW w:w="0" w:type="auto"/>
            <w:tcBorders>
              <w:top w:val="nil"/>
              <w:left w:val="nil"/>
              <w:bottom w:val="nil"/>
              <w:right w:val="nil"/>
              <w:insideH w:val="nil"/>
              <w:insideV w:val="nil"/>
            </w:tcBorders>
            <w:tcMar>
              <w:left w:type="dxa" w:w="102"/>
              <w:right w:type="dxa" w:w="102"/>
            </w:tcMar>
            <w:tcPrChange w:id="100119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R6_B1</w:t>
            </w:r>
          </w:p>
        </w:tc>
        <w:tc>
          <w:tcPr>
            <w:tcW w:w="0" w:type="auto"/>
            <w:tcBorders>
              <w:top w:val="nil"/>
              <w:left w:val="nil"/>
              <w:bottom w:val="nil"/>
              <w:right w:val="nil"/>
              <w:insideH w:val="nil"/>
              <w:insideV w:val="nil"/>
            </w:tcBorders>
            <w:tcMar>
              <w:left w:type="dxa" w:w="102"/>
              <w:right w:type="dxa" w:w="102"/>
            </w:tcMar>
            <w:tcPrChange w:id="100119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19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-30.3551</w:t>
            </w:r>
          </w:p>
        </w:tc>
        <w:tc>
          <w:tcPr>
            <w:tcW w:w="0" w:type="auto"/>
            <w:tcBorders>
              <w:top w:val="nil"/>
              <w:left w:val="nil"/>
              <w:bottom w:val="nil"/>
              <w:right w:val="nil"/>
              <w:insideH w:val="nil"/>
              <w:insideV w:val="nil"/>
            </w:tcBorders>
            <w:tcMar>
              <w:left w:type="dxa" w:w="102"/>
              <w:right w:type="dxa" w:w="102"/>
            </w:tcMar>
            <w:tcPrChange w:id="100120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[-58.6703, -2.03995]</w:t>
            </w:r>
          </w:p>
        </w:tc>
        <w:tc>
          <w:tcPr>
            <w:tcW w:w="0" w:type="auto"/>
            <w:tcBorders>
              <w:top w:val="nil"/>
              <w:left w:val="nil"/>
              <w:bottom w:val="nil"/>
              <w:right w:val="nil"/>
              <w:insideH w:val="nil"/>
              <w:insideV w:val="nil"/>
            </w:tcBorders>
            <w:tcMar>
              <w:left w:type="dxa" w:w="102"/>
              <w:right w:type="dxa" w:w="102"/>
            </w:tcMar>
            <w:tcPrChange w:id="100120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20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20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0.0359281</w:t>
            </w:r>
          </w:p>
        </w:tc>
      </w:tr>
      <w:tr>
        <w:trPr>
          <w:cantSplit/>
          <w:ins w:id="283" w:author="Codex" w:date="2026-10-05T14:02:24Z"/>
        </w:trPr>
        <w:tc>
          <w:tcPr>
            <w:tcW w:w="0" w:type="auto"/>
            <w:tcBorders>
              <w:top w:val="nil"/>
              <w:left w:val="nil"/>
              <w:bottom w:val="nil"/>
              <w:right w:val="nil"/>
              <w:insideH w:val="nil"/>
              <w:insideV w:val="nil"/>
            </w:tcBorders>
            <w:tcMar>
              <w:left w:type="dxa" w:w="102"/>
              <w:right w:type="dxa" w:w="102"/>
            </w:tcMar>
            <w:tcPrChange w:id="100120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R4_A2</w:t>
            </w:r>
          </w:p>
        </w:tc>
        <w:tc>
          <w:tcPr>
            <w:tcW w:w="0" w:type="auto"/>
            <w:tcBorders>
              <w:top w:val="nil"/>
              <w:left w:val="nil"/>
              <w:bottom w:val="nil"/>
              <w:right w:val="nil"/>
              <w:insideH w:val="nil"/>
              <w:insideV w:val="nil"/>
            </w:tcBorders>
            <w:tcMar>
              <w:left w:type="dxa" w:w="102"/>
              <w:right w:type="dxa" w:w="102"/>
            </w:tcMar>
            <w:tcPrChange w:id="100120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20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-1.02336</w:t>
            </w:r>
          </w:p>
        </w:tc>
        <w:tc>
          <w:tcPr>
            <w:tcW w:w="0" w:type="auto"/>
            <w:tcBorders>
              <w:top w:val="nil"/>
              <w:left w:val="nil"/>
              <w:bottom w:val="nil"/>
              <w:right w:val="nil"/>
              <w:insideH w:val="nil"/>
              <w:insideV w:val="nil"/>
            </w:tcBorders>
            <w:tcMar>
              <w:left w:type="dxa" w:w="102"/>
              <w:right w:type="dxa" w:w="102"/>
            </w:tcMar>
            <w:tcPrChange w:id="100120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[-6.76423, 4.71751]</w:t>
            </w:r>
          </w:p>
        </w:tc>
        <w:tc>
          <w:tcPr>
            <w:tcW w:w="0" w:type="auto"/>
            <w:tcBorders>
              <w:top w:val="nil"/>
              <w:left w:val="nil"/>
              <w:bottom w:val="nil"/>
              <w:right w:val="nil"/>
              <w:insideH w:val="nil"/>
              <w:insideV w:val="nil"/>
            </w:tcBorders>
            <w:tcMar>
              <w:left w:type="dxa" w:w="102"/>
              <w:right w:type="dxa" w:w="102"/>
            </w:tcMar>
            <w:tcPrChange w:id="100120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20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21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0.688623</w:t>
            </w:r>
          </w:p>
        </w:tc>
      </w:tr>
      <w:tr>
        <w:trPr>
          <w:cantSplit/>
          <w:ins w:id="284" w:author="Codex" w:date="2026-10-05T14:02:24Z"/>
        </w:trPr>
        <w:tc>
          <w:tcPr>
            <w:tcW w:w="0" w:type="auto"/>
            <w:tcBorders>
              <w:top w:val="nil"/>
              <w:left w:val="nil"/>
              <w:bottom w:val="nil"/>
              <w:right w:val="nil"/>
              <w:insideH w:val="nil"/>
              <w:insideV w:val="nil"/>
            </w:tcBorders>
            <w:tcMar>
              <w:left w:type="dxa" w:w="102"/>
              <w:right w:type="dxa" w:w="102"/>
            </w:tcMar>
            <w:tcPrChange w:id="100121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R4_B2</w:t>
            </w:r>
          </w:p>
        </w:tc>
        <w:tc>
          <w:tcPr>
            <w:tcW w:w="0" w:type="auto"/>
            <w:tcBorders>
              <w:top w:val="nil"/>
              <w:left w:val="nil"/>
              <w:bottom w:val="nil"/>
              <w:right w:val="nil"/>
              <w:insideH w:val="nil"/>
              <w:insideV w:val="nil"/>
            </w:tcBorders>
            <w:tcMar>
              <w:left w:type="dxa" w:w="102"/>
              <w:right w:type="dxa" w:w="102"/>
            </w:tcMar>
            <w:tcPrChange w:id="100121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21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14.6965</w:t>
            </w:r>
          </w:p>
        </w:tc>
        <w:tc>
          <w:tcPr>
            <w:tcW w:w="0" w:type="auto"/>
            <w:tcBorders>
              <w:top w:val="nil"/>
              <w:left w:val="nil"/>
              <w:bottom w:val="nil"/>
              <w:right w:val="nil"/>
              <w:insideH w:val="nil"/>
              <w:insideV w:val="nil"/>
            </w:tcBorders>
            <w:tcMar>
              <w:left w:type="dxa" w:w="102"/>
              <w:right w:type="dxa" w:w="102"/>
            </w:tcMar>
            <w:tcPrChange w:id="100121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[-41.3583, 70.7513]</w:t>
            </w:r>
          </w:p>
        </w:tc>
        <w:tc>
          <w:tcPr>
            <w:tcW w:w="0" w:type="auto"/>
            <w:tcBorders>
              <w:top w:val="nil"/>
              <w:left w:val="nil"/>
              <w:bottom w:val="nil"/>
              <w:right w:val="nil"/>
              <w:insideH w:val="nil"/>
              <w:insideV w:val="nil"/>
            </w:tcBorders>
            <w:tcMar>
              <w:left w:type="dxa" w:w="102"/>
              <w:right w:type="dxa" w:w="102"/>
            </w:tcMar>
            <w:tcPrChange w:id="100121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21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496/500</w:t>
            </w:r>
          </w:p>
        </w:tc>
        <w:tc>
          <w:tcPr>
            <w:tcW w:w="0" w:type="auto"/>
            <w:tcBorders>
              <w:top w:val="nil"/>
              <w:left w:val="nil"/>
              <w:bottom w:val="nil"/>
              <w:right w:val="nil"/>
              <w:insideH w:val="nil"/>
              <w:insideV w:val="nil"/>
            </w:tcBorders>
            <w:tcMar>
              <w:left w:type="dxa" w:w="102"/>
              <w:right w:type="dxa" w:w="102"/>
            </w:tcMar>
            <w:tcPrChange w:id="100121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0.577465</w:t>
            </w:r>
          </w:p>
        </w:tc>
      </w:tr>
      <w:tr>
        <w:trPr>
          <w:cantSplit/>
          <w:ins w:id="285" w:author="Codex" w:date="2026-10-05T14:02:24Z"/>
        </w:trPr>
        <w:tc>
          <w:tcPr>
            <w:tcW w:w="0" w:type="auto"/>
            <w:tcBorders>
              <w:top w:val="nil"/>
              <w:left w:val="nil"/>
              <w:bottom w:val="nil"/>
              <w:right w:val="nil"/>
              <w:insideH w:val="nil"/>
              <w:insideV w:val="nil"/>
            </w:tcBorders>
            <w:tcMar>
              <w:left w:type="dxa" w:w="102"/>
              <w:right w:type="dxa" w:w="102"/>
            </w:tcMar>
            <w:tcPrChange w:id="100121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R6_B2</w:t>
            </w:r>
          </w:p>
        </w:tc>
        <w:tc>
          <w:tcPr>
            <w:tcW w:w="0" w:type="auto"/>
            <w:tcBorders>
              <w:top w:val="nil"/>
              <w:left w:val="nil"/>
              <w:bottom w:val="nil"/>
              <w:right w:val="nil"/>
              <w:insideH w:val="nil"/>
              <w:insideV w:val="nil"/>
            </w:tcBorders>
            <w:tcMar>
              <w:left w:type="dxa" w:w="102"/>
              <w:right w:type="dxa" w:w="102"/>
            </w:tcMar>
            <w:tcPrChange w:id="100121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22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9.72408</w:t>
            </w:r>
          </w:p>
        </w:tc>
        <w:tc>
          <w:tcPr>
            <w:tcW w:w="0" w:type="auto"/>
            <w:tcBorders>
              <w:top w:val="nil"/>
              <w:left w:val="nil"/>
              <w:bottom w:val="nil"/>
              <w:right w:val="nil"/>
              <w:insideH w:val="nil"/>
              <w:insideV w:val="nil"/>
            </w:tcBorders>
            <w:tcMar>
              <w:left w:type="dxa" w:w="102"/>
              <w:right w:type="dxa" w:w="102"/>
            </w:tcMar>
            <w:tcPrChange w:id="100122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[-22.5254, 41.9736]</w:t>
            </w:r>
          </w:p>
        </w:tc>
        <w:tc>
          <w:tcPr>
            <w:tcW w:w="0" w:type="auto"/>
            <w:tcBorders>
              <w:top w:val="nil"/>
              <w:left w:val="nil"/>
              <w:bottom w:val="nil"/>
              <w:right w:val="nil"/>
              <w:insideH w:val="nil"/>
              <w:insideV w:val="nil"/>
            </w:tcBorders>
            <w:tcMar>
              <w:left w:type="dxa" w:w="102"/>
              <w:right w:type="dxa" w:w="102"/>
            </w:tcMar>
            <w:tcPrChange w:id="100122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22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22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0.510978</w:t>
            </w:r>
          </w:p>
        </w:tc>
      </w:tr>
      <w:tr>
        <w:trPr>
          <w:cantSplit/>
          <w:ins w:id="286" w:author="Codex" w:date="2026-10-05T14:02:24Z"/>
        </w:trPr>
        <w:tc>
          <w:tcPr>
            <w:tcW w:w="0" w:type="auto"/>
            <w:tcBorders>
              <w:top w:val="nil"/>
              <w:left w:val="nil"/>
              <w:bottom w:val="nil"/>
              <w:right w:val="nil"/>
              <w:insideH w:val="nil"/>
              <w:insideV w:val="nil"/>
            </w:tcBorders>
            <w:tcMar>
              <w:left w:type="dxa" w:w="102"/>
              <w:right w:type="dxa" w:w="102"/>
            </w:tcMar>
            <w:tcPrChange w:id="100122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R4_A3</w:t>
            </w:r>
          </w:p>
        </w:tc>
        <w:tc>
          <w:tcPr>
            <w:tcW w:w="0" w:type="auto"/>
            <w:tcBorders>
              <w:top w:val="nil"/>
              <w:left w:val="nil"/>
              <w:bottom w:val="nil"/>
              <w:right w:val="nil"/>
              <w:insideH w:val="nil"/>
              <w:insideV w:val="nil"/>
            </w:tcBorders>
            <w:tcMar>
              <w:left w:type="dxa" w:w="102"/>
              <w:right w:type="dxa" w:w="102"/>
            </w:tcMar>
            <w:tcPrChange w:id="100122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22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2.23162</w:t>
            </w:r>
          </w:p>
        </w:tc>
        <w:tc>
          <w:tcPr>
            <w:tcW w:w="0" w:type="auto"/>
            <w:tcBorders>
              <w:top w:val="nil"/>
              <w:left w:val="nil"/>
              <w:bottom w:val="nil"/>
              <w:right w:val="nil"/>
              <w:insideH w:val="nil"/>
              <w:insideV w:val="nil"/>
            </w:tcBorders>
            <w:tcMar>
              <w:left w:type="dxa" w:w="102"/>
              <w:right w:type="dxa" w:w="102"/>
            </w:tcMar>
            <w:tcPrChange w:id="100122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[-6.14938, 10.6126]</w:t>
            </w:r>
          </w:p>
        </w:tc>
        <w:tc>
          <w:tcPr>
            <w:tcW w:w="0" w:type="auto"/>
            <w:tcBorders>
              <w:top w:val="nil"/>
              <w:left w:val="nil"/>
              <w:bottom w:val="nil"/>
              <w:right w:val="nil"/>
              <w:insideH w:val="nil"/>
              <w:insideV w:val="nil"/>
            </w:tcBorders>
            <w:tcMar>
              <w:left w:type="dxa" w:w="102"/>
              <w:right w:type="dxa" w:w="102"/>
            </w:tcMar>
            <w:tcPrChange w:id="100122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23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23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0.644711</w:t>
            </w:r>
          </w:p>
        </w:tc>
      </w:tr>
      <w:tr>
        <w:trPr>
          <w:cantSplit/>
          <w:ins w:id="287" w:author="Codex" w:date="2026-10-05T14:02:24Z"/>
        </w:trPr>
        <w:tc>
          <w:tcPr>
            <w:tcW w:w="0" w:type="auto"/>
            <w:tcBorders>
              <w:top w:val="nil"/>
              <w:left w:val="nil"/>
              <w:bottom w:val="nil"/>
              <w:right w:val="nil"/>
              <w:insideH w:val="nil"/>
              <w:insideV w:val="nil"/>
            </w:tcBorders>
            <w:tcMar>
              <w:left w:type="dxa" w:w="102"/>
              <w:right w:type="dxa" w:w="102"/>
            </w:tcMar>
            <w:tcPrChange w:id="100123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R4_B3</w:t>
            </w:r>
          </w:p>
        </w:tc>
        <w:tc>
          <w:tcPr>
            <w:tcW w:w="0" w:type="auto"/>
            <w:tcBorders>
              <w:top w:val="nil"/>
              <w:left w:val="nil"/>
              <w:bottom w:val="nil"/>
              <w:right w:val="nil"/>
              <w:insideH w:val="nil"/>
              <w:insideV w:val="nil"/>
            </w:tcBorders>
            <w:tcMar>
              <w:left w:type="dxa" w:w="102"/>
              <w:right w:type="dxa" w:w="102"/>
            </w:tcMar>
            <w:tcPrChange w:id="100123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23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-93.7023</w:t>
            </w:r>
          </w:p>
        </w:tc>
        <w:tc>
          <w:tcPr>
            <w:tcW w:w="0" w:type="auto"/>
            <w:tcBorders>
              <w:top w:val="nil"/>
              <w:left w:val="nil"/>
              <w:bottom w:val="nil"/>
              <w:right w:val="nil"/>
              <w:insideH w:val="nil"/>
              <w:insideV w:val="nil"/>
            </w:tcBorders>
            <w:tcMar>
              <w:left w:type="dxa" w:w="102"/>
              <w:right w:type="dxa" w:w="102"/>
            </w:tcMar>
            <w:tcPrChange w:id="100123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[-205.86, 18.455]</w:t>
            </w:r>
          </w:p>
        </w:tc>
        <w:tc>
          <w:tcPr>
            <w:tcW w:w="0" w:type="auto"/>
            <w:tcBorders>
              <w:top w:val="nil"/>
              <w:left w:val="nil"/>
              <w:bottom w:val="nil"/>
              <w:right w:val="nil"/>
              <w:insideH w:val="nil"/>
              <w:insideV w:val="nil"/>
            </w:tcBorders>
            <w:tcMar>
              <w:left w:type="dxa" w:w="102"/>
              <w:right w:type="dxa" w:w="102"/>
            </w:tcMar>
            <w:tcPrChange w:id="100123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23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23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0.0918164</w:t>
            </w:r>
          </w:p>
        </w:tc>
      </w:tr>
      <w:tr>
        <w:trPr>
          <w:cantSplit/>
          <w:ins w:id="288" w:author="Codex" w:date="2026-10-05T14:02:24Z"/>
        </w:trPr>
        <w:tc>
          <w:tcPr>
            <w:tcW w:w="0" w:type="auto"/>
            <w:tcBorders>
              <w:top w:val="nil"/>
              <w:left w:val="nil"/>
              <w:bottom w:val="nil"/>
              <w:right w:val="nil"/>
              <w:insideH w:val="nil"/>
              <w:insideV w:val="nil"/>
            </w:tcBorders>
            <w:tcMar>
              <w:left w:type="dxa" w:w="102"/>
              <w:right w:type="dxa" w:w="102"/>
            </w:tcMar>
            <w:tcPrChange w:id="100123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R6_B3</w:t>
            </w:r>
          </w:p>
        </w:tc>
        <w:tc>
          <w:tcPr>
            <w:tcW w:w="0" w:type="auto"/>
            <w:tcBorders>
              <w:top w:val="nil"/>
              <w:left w:val="nil"/>
              <w:bottom w:val="nil"/>
              <w:right w:val="nil"/>
              <w:insideH w:val="nil"/>
              <w:insideV w:val="nil"/>
            </w:tcBorders>
            <w:tcMar>
              <w:left w:type="dxa" w:w="102"/>
              <w:right w:type="dxa" w:w="102"/>
            </w:tcMar>
            <w:tcPrChange w:id="100124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24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-32.7679</w:t>
            </w:r>
          </w:p>
        </w:tc>
        <w:tc>
          <w:tcPr>
            <w:tcW w:w="0" w:type="auto"/>
            <w:tcBorders>
              <w:top w:val="nil"/>
              <w:left w:val="nil"/>
              <w:bottom w:val="nil"/>
              <w:right w:val="nil"/>
              <w:insideH w:val="nil"/>
              <w:insideV w:val="nil"/>
            </w:tcBorders>
            <w:tcMar>
              <w:left w:type="dxa" w:w="102"/>
              <w:right w:type="dxa" w:w="102"/>
            </w:tcMar>
            <w:tcPrChange w:id="100124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[-87.4089, 21.8732]</w:t>
            </w:r>
          </w:p>
        </w:tc>
        <w:tc>
          <w:tcPr>
            <w:tcW w:w="0" w:type="auto"/>
            <w:tcBorders>
              <w:top w:val="nil"/>
              <w:left w:val="nil"/>
              <w:bottom w:val="nil"/>
              <w:right w:val="nil"/>
              <w:insideH w:val="nil"/>
              <w:insideV w:val="nil"/>
            </w:tcBorders>
            <w:tcMar>
              <w:left w:type="dxa" w:w="102"/>
              <w:right w:type="dxa" w:w="102"/>
            </w:tcMar>
            <w:tcPrChange w:id="100124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24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24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0.217565</w:t>
            </w:r>
          </w:p>
        </w:tc>
      </w:tr>
      <w:tr>
        <w:trPr>
          <w:cantSplit/>
          <w:ins w:id="289" w:author="Codex" w:date="2026-10-05T14:02:24Z"/>
        </w:trPr>
        <w:tc>
          <w:tcPr>
            <w:tcW w:w="0" w:type="auto"/>
            <w:tcBorders>
              <w:top w:val="nil"/>
              <w:left w:val="nil"/>
              <w:bottom w:val="nil"/>
              <w:right w:val="nil"/>
              <w:insideH w:val="nil"/>
              <w:insideV w:val="nil"/>
            </w:tcBorders>
            <w:tcMar>
              <w:left w:type="dxa" w:w="102"/>
              <w:right w:type="dxa" w:w="102"/>
            </w:tcMar>
            <w:tcPrChange w:id="100124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R4_A4</w:t>
            </w:r>
          </w:p>
        </w:tc>
        <w:tc>
          <w:tcPr>
            <w:tcW w:w="0" w:type="auto"/>
            <w:tcBorders>
              <w:top w:val="nil"/>
              <w:left w:val="nil"/>
              <w:bottom w:val="nil"/>
              <w:right w:val="nil"/>
              <w:insideH w:val="nil"/>
              <w:insideV w:val="nil"/>
            </w:tcBorders>
            <w:tcMar>
              <w:left w:type="dxa" w:w="102"/>
              <w:right w:type="dxa" w:w="102"/>
            </w:tcMar>
            <w:tcPrChange w:id="100124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24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-3.338</w:t>
            </w:r>
          </w:p>
        </w:tc>
        <w:tc>
          <w:tcPr>
            <w:tcW w:w="0" w:type="auto"/>
            <w:tcBorders>
              <w:top w:val="nil"/>
              <w:left w:val="nil"/>
              <w:bottom w:val="nil"/>
              <w:right w:val="nil"/>
              <w:insideH w:val="nil"/>
              <w:insideV w:val="nil"/>
            </w:tcBorders>
            <w:tcMar>
              <w:left w:type="dxa" w:w="102"/>
              <w:right w:type="dxa" w:w="102"/>
            </w:tcMar>
            <w:tcPrChange w:id="100124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[-11.7841, 5.10811]</w:t>
            </w:r>
          </w:p>
        </w:tc>
        <w:tc>
          <w:tcPr>
            <w:tcW w:w="0" w:type="auto"/>
            <w:tcBorders>
              <w:top w:val="nil"/>
              <w:left w:val="nil"/>
              <w:bottom w:val="nil"/>
              <w:right w:val="nil"/>
              <w:insideH w:val="nil"/>
              <w:insideV w:val="nil"/>
            </w:tcBorders>
            <w:tcMar>
              <w:left w:type="dxa" w:w="102"/>
              <w:right w:type="dxa" w:w="102"/>
            </w:tcMar>
            <w:tcPrChange w:id="100125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25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25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0.457086</w:t>
            </w:r>
          </w:p>
        </w:tc>
      </w:tr>
      <w:tr>
        <w:trPr>
          <w:cantSplit/>
          <w:ins w:id="290" w:author="Codex" w:date="2026-10-05T14:02:24Z"/>
        </w:trPr>
        <w:tc>
          <w:tcPr>
            <w:tcW w:w="0" w:type="auto"/>
            <w:tcBorders>
              <w:top w:val="nil"/>
              <w:left w:val="nil"/>
              <w:bottom w:val="nil"/>
              <w:right w:val="nil"/>
              <w:insideH w:val="nil"/>
              <w:insideV w:val="nil"/>
            </w:tcBorders>
            <w:tcMar>
              <w:left w:type="dxa" w:w="102"/>
              <w:right w:type="dxa" w:w="102"/>
            </w:tcMar>
            <w:tcPrChange w:id="100125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R4_B4</w:t>
            </w:r>
          </w:p>
        </w:tc>
        <w:tc>
          <w:tcPr>
            <w:tcW w:w="0" w:type="auto"/>
            <w:tcBorders>
              <w:top w:val="nil"/>
              <w:left w:val="nil"/>
              <w:bottom w:val="nil"/>
              <w:right w:val="nil"/>
              <w:insideH w:val="nil"/>
              <w:insideV w:val="nil"/>
            </w:tcBorders>
            <w:tcMar>
              <w:left w:type="dxa" w:w="102"/>
              <w:right w:type="dxa" w:w="102"/>
            </w:tcMar>
            <w:tcPrChange w:id="100125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25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-11.6913</w:t>
            </w:r>
          </w:p>
        </w:tc>
        <w:tc>
          <w:tcPr>
            <w:tcW w:w="0" w:type="auto"/>
            <w:tcBorders>
              <w:top w:val="nil"/>
              <w:left w:val="nil"/>
              <w:bottom w:val="nil"/>
              <w:right w:val="nil"/>
              <w:insideH w:val="nil"/>
              <w:insideV w:val="nil"/>
            </w:tcBorders>
            <w:tcMar>
              <w:left w:type="dxa" w:w="102"/>
              <w:right w:type="dxa" w:w="102"/>
            </w:tcMar>
            <w:tcPrChange w:id="100125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[-83.7115, 60.3289]</w:t>
            </w:r>
          </w:p>
        </w:tc>
        <w:tc>
          <w:tcPr>
            <w:tcW w:w="0" w:type="auto"/>
            <w:tcBorders>
              <w:top w:val="nil"/>
              <w:left w:val="nil"/>
              <w:bottom w:val="nil"/>
              <w:right w:val="nil"/>
              <w:insideH w:val="nil"/>
              <w:insideV w:val="nil"/>
            </w:tcBorders>
            <w:tcMar>
              <w:left w:type="dxa" w:w="102"/>
              <w:right w:type="dxa" w:w="102"/>
            </w:tcMar>
            <w:tcPrChange w:id="100125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25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25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0.748503</w:t>
            </w:r>
          </w:p>
        </w:tc>
      </w:tr>
      <w:tr>
        <w:trPr>
          <w:cantSplit/>
          <w:ins w:id="291" w:author="Codex" w:date="2026-10-05T14:02:24Z"/>
        </w:trPr>
        <w:tc>
          <w:tcPr>
            <w:tcW w:w="0" w:type="auto"/>
            <w:tcBorders>
              <w:top w:val="nil"/>
              <w:left w:val="nil"/>
              <w:bottom w:val="nil"/>
              <w:right w:val="nil"/>
              <w:insideH w:val="nil"/>
              <w:insideV w:val="nil"/>
            </w:tcBorders>
            <w:tcMar>
              <w:left w:type="dxa" w:w="102"/>
              <w:right w:type="dxa" w:w="102"/>
            </w:tcMar>
            <w:tcPrChange w:id="100126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R6_B4</w:t>
            </w:r>
          </w:p>
        </w:tc>
        <w:tc>
          <w:tcPr>
            <w:tcW w:w="0" w:type="auto"/>
            <w:tcBorders>
              <w:top w:val="nil"/>
              <w:left w:val="nil"/>
              <w:bottom w:val="nil"/>
              <w:right w:val="nil"/>
              <w:insideH w:val="nil"/>
              <w:insideV w:val="nil"/>
            </w:tcBorders>
            <w:tcMar>
              <w:left w:type="dxa" w:w="102"/>
              <w:right w:type="dxa" w:w="102"/>
            </w:tcMar>
            <w:tcPrChange w:id="100126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26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-13.8635</w:t>
            </w:r>
          </w:p>
        </w:tc>
        <w:tc>
          <w:tcPr>
            <w:tcW w:w="0" w:type="auto"/>
            <w:tcBorders>
              <w:top w:val="nil"/>
              <w:left w:val="nil"/>
              <w:bottom w:val="nil"/>
              <w:right w:val="nil"/>
              <w:insideH w:val="nil"/>
              <w:insideV w:val="nil"/>
            </w:tcBorders>
            <w:tcMar>
              <w:left w:type="dxa" w:w="102"/>
              <w:right w:type="dxa" w:w="102"/>
            </w:tcMar>
            <w:tcPrChange w:id="100126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[-59.8777, 32.1507]</w:t>
            </w:r>
          </w:p>
        </w:tc>
        <w:tc>
          <w:tcPr>
            <w:tcW w:w="0" w:type="auto"/>
            <w:tcBorders>
              <w:top w:val="nil"/>
              <w:left w:val="nil"/>
              <w:bottom w:val="nil"/>
              <w:right w:val="nil"/>
              <w:insideH w:val="nil"/>
              <w:insideV w:val="nil"/>
            </w:tcBorders>
            <w:tcMar>
              <w:left w:type="dxa" w:w="102"/>
              <w:right w:type="dxa" w:w="102"/>
            </w:tcMar>
            <w:tcPrChange w:id="100126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26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26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0.572854</w:t>
            </w:r>
          </w:p>
        </w:tc>
      </w:tr>
      <w:tr>
        <w:trPr>
          <w:cantSplit/>
          <w:ins w:id="292" w:author="Codex" w:date="2026-10-05T14:02:24Z"/>
        </w:trPr>
        <w:tc>
          <w:tcPr>
            <w:tcW w:w="0" w:type="auto"/>
            <w:tcBorders>
              <w:top w:val="nil"/>
              <w:left w:val="nil"/>
              <w:bottom w:val="nil"/>
              <w:right w:val="nil"/>
              <w:insideH w:val="nil"/>
              <w:insideV w:val="nil"/>
            </w:tcBorders>
            <w:tcMar>
              <w:left w:type="dxa" w:w="102"/>
              <w:right w:type="dxa" w:w="102"/>
            </w:tcMar>
            <w:tcPrChange w:id="100126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R3_A1</w:t>
            </w:r>
          </w:p>
        </w:tc>
        <w:tc>
          <w:tcPr>
            <w:tcW w:w="0" w:type="auto"/>
            <w:tcBorders>
              <w:top w:val="nil"/>
              <w:left w:val="nil"/>
              <w:bottom w:val="nil"/>
              <w:right w:val="nil"/>
              <w:insideH w:val="nil"/>
              <w:insideV w:val="nil"/>
            </w:tcBorders>
            <w:tcMar>
              <w:left w:type="dxa" w:w="102"/>
              <w:right w:type="dxa" w:w="102"/>
            </w:tcMar>
            <w:tcPrChange w:id="100126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26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-0.430562</w:t>
            </w:r>
          </w:p>
        </w:tc>
        <w:tc>
          <w:tcPr>
            <w:tcW w:w="0" w:type="auto"/>
            <w:tcBorders>
              <w:top w:val="nil"/>
              <w:left w:val="nil"/>
              <w:bottom w:val="nil"/>
              <w:right w:val="nil"/>
              <w:insideH w:val="nil"/>
              <w:insideV w:val="nil"/>
            </w:tcBorders>
            <w:tcMar>
              <w:left w:type="dxa" w:w="102"/>
              <w:right w:type="dxa" w:w="102"/>
            </w:tcMar>
            <w:tcPrChange w:id="100127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[-3.07477, 2.21365]</w:t>
            </w:r>
          </w:p>
        </w:tc>
        <w:tc>
          <w:tcPr>
            <w:tcW w:w="0" w:type="auto"/>
            <w:tcBorders>
              <w:top w:val="nil"/>
              <w:left w:val="nil"/>
              <w:bottom w:val="nil"/>
              <w:right w:val="nil"/>
              <w:insideH w:val="nil"/>
              <w:insideV w:val="nil"/>
            </w:tcBorders>
            <w:tcMar>
              <w:left w:type="dxa" w:w="102"/>
              <w:right w:type="dxa" w:w="102"/>
            </w:tcMar>
            <w:tcPrChange w:id="100127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27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27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0.746507</w:t>
            </w:r>
          </w:p>
        </w:tc>
      </w:tr>
      <w:tr>
        <w:trPr>
          <w:cantSplit/>
          <w:ins w:id="293" w:author="Codex" w:date="2026-10-05T14:02:24Z"/>
        </w:trPr>
        <w:tc>
          <w:tcPr>
            <w:tcW w:w="0" w:type="auto"/>
            <w:tcBorders>
              <w:top w:val="nil"/>
              <w:left w:val="nil"/>
              <w:bottom w:val="nil"/>
              <w:right w:val="nil"/>
              <w:insideH w:val="nil"/>
              <w:insideV w:val="nil"/>
            </w:tcBorders>
            <w:tcMar>
              <w:left w:type="dxa" w:w="102"/>
              <w:right w:type="dxa" w:w="102"/>
            </w:tcMar>
            <w:tcPrChange w:id="100127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R3_B1</w:t>
            </w:r>
          </w:p>
        </w:tc>
        <w:tc>
          <w:tcPr>
            <w:tcW w:w="0" w:type="auto"/>
            <w:tcBorders>
              <w:top w:val="nil"/>
              <w:left w:val="nil"/>
              <w:bottom w:val="nil"/>
              <w:right w:val="nil"/>
              <w:insideH w:val="nil"/>
              <w:insideV w:val="nil"/>
            </w:tcBorders>
            <w:tcMar>
              <w:left w:type="dxa" w:w="102"/>
              <w:right w:type="dxa" w:w="102"/>
            </w:tcMar>
            <w:tcPrChange w:id="100127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27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-4.94853</w:t>
            </w:r>
          </w:p>
        </w:tc>
        <w:tc>
          <w:tcPr>
            <w:tcW w:w="0" w:type="auto"/>
            <w:tcBorders>
              <w:top w:val="nil"/>
              <w:left w:val="nil"/>
              <w:bottom w:val="nil"/>
              <w:right w:val="nil"/>
              <w:insideH w:val="nil"/>
              <w:insideV w:val="nil"/>
            </w:tcBorders>
            <w:tcMar>
              <w:left w:type="dxa" w:w="102"/>
              <w:right w:type="dxa" w:w="102"/>
            </w:tcMar>
            <w:tcPrChange w:id="100127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127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27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487/500</w:t>
            </w:r>
          </w:p>
        </w:tc>
        <w:tc>
          <w:tcPr>
            <w:tcW w:w="0" w:type="auto"/>
            <w:tcBorders>
              <w:top w:val="nil"/>
              <w:left w:val="nil"/>
              <w:bottom w:val="nil"/>
              <w:right w:val="nil"/>
              <w:insideH w:val="nil"/>
              <w:insideV w:val="nil"/>
            </w:tcBorders>
            <w:tcMar>
              <w:left w:type="dxa" w:w="102"/>
              <w:right w:type="dxa" w:w="102"/>
            </w:tcMar>
            <w:tcPrChange w:id="100128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294" w:author="Codex" w:date="2026-10-05T14:02:24Z"/>
        </w:trPr>
        <w:tc>
          <w:tcPr>
            <w:tcW w:w="0" w:type="auto"/>
            <w:tcBorders>
              <w:top w:val="nil"/>
              <w:left w:val="nil"/>
              <w:bottom w:val="nil"/>
              <w:right w:val="nil"/>
              <w:insideH w:val="nil"/>
              <w:insideV w:val="nil"/>
            </w:tcBorders>
            <w:tcMar>
              <w:left w:type="dxa" w:w="102"/>
              <w:right w:type="dxa" w:w="102"/>
            </w:tcMar>
            <w:tcPrChange w:id="100128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R3_A2</w:t>
            </w:r>
          </w:p>
        </w:tc>
        <w:tc>
          <w:tcPr>
            <w:tcW w:w="0" w:type="auto"/>
            <w:tcBorders>
              <w:top w:val="nil"/>
              <w:left w:val="nil"/>
              <w:bottom w:val="nil"/>
              <w:right w:val="nil"/>
              <w:insideH w:val="nil"/>
              <w:insideV w:val="nil"/>
            </w:tcBorders>
            <w:tcMar>
              <w:left w:type="dxa" w:w="102"/>
              <w:right w:type="dxa" w:w="102"/>
            </w:tcMar>
            <w:tcPrChange w:id="100128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28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0.135411</w:t>
            </w:r>
          </w:p>
        </w:tc>
        <w:tc>
          <w:tcPr>
            <w:tcW w:w="0" w:type="auto"/>
            <w:tcBorders>
              <w:top w:val="nil"/>
              <w:left w:val="nil"/>
              <w:bottom w:val="nil"/>
              <w:right w:val="nil"/>
              <w:insideH w:val="nil"/>
              <w:insideV w:val="nil"/>
            </w:tcBorders>
            <w:tcMar>
              <w:left w:type="dxa" w:w="102"/>
              <w:right w:type="dxa" w:w="102"/>
            </w:tcMar>
            <w:tcPrChange w:id="100128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[-2.68938, 2.9602]</w:t>
            </w:r>
          </w:p>
        </w:tc>
        <w:tc>
          <w:tcPr>
            <w:tcW w:w="0" w:type="auto"/>
            <w:tcBorders>
              <w:top w:val="nil"/>
              <w:left w:val="nil"/>
              <w:bottom w:val="nil"/>
              <w:right w:val="nil"/>
              <w:insideH w:val="nil"/>
              <w:insideV w:val="nil"/>
            </w:tcBorders>
            <w:tcMar>
              <w:left w:type="dxa" w:w="102"/>
              <w:right w:type="dxa" w:w="102"/>
            </w:tcMar>
            <w:tcPrChange w:id="100128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28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28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0.908184</w:t>
            </w:r>
          </w:p>
        </w:tc>
      </w:tr>
      <w:tr>
        <w:trPr>
          <w:cantSplit/>
          <w:ins w:id="295" w:author="Codex" w:date="2026-10-05T14:02:24Z"/>
        </w:trPr>
        <w:tc>
          <w:tcPr>
            <w:tcW w:w="0" w:type="auto"/>
            <w:tcBorders>
              <w:top w:val="nil"/>
              <w:left w:val="nil"/>
              <w:bottom w:val="single" w:sz="12" w:color="000000"/>
              <w:right w:val="nil"/>
              <w:insideH w:val="nil"/>
              <w:insideV w:val="nil"/>
            </w:tcBorders>
            <w:tcMar>
              <w:left w:type="dxa" w:w="102"/>
              <w:right w:type="dxa" w:w="102"/>
            </w:tcMar>
            <w:tcPrChange w:id="1001288"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R3_B2</w:t>
            </w:r>
          </w:p>
        </w:tc>
        <w:tc>
          <w:tcPr>
            <w:tcW w:w="0" w:type="auto"/>
            <w:tcBorders>
              <w:top w:val="nil"/>
              <w:left w:val="nil"/>
              <w:bottom w:val="single" w:sz="12" w:color="000000"/>
              <w:right w:val="nil"/>
              <w:insideH w:val="nil"/>
              <w:insideV w:val="nil"/>
            </w:tcBorders>
            <w:tcMar>
              <w:left w:type="dxa" w:w="102"/>
              <w:right w:type="dxa" w:w="102"/>
            </w:tcMar>
            <w:tcPrChange w:id="1001289"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single" w:sz="12" w:color="000000"/>
              <w:right w:val="nil"/>
              <w:insideH w:val="nil"/>
              <w:insideV w:val="nil"/>
            </w:tcBorders>
            <w:tcMar>
              <w:left w:type="dxa" w:w="102"/>
              <w:right w:type="dxa" w:w="102"/>
            </w:tcMar>
            <w:tcPrChange w:id="1001290"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17.7836</w:t>
            </w:r>
          </w:p>
        </w:tc>
        <w:tc>
          <w:tcPr>
            <w:tcW w:w="0" w:type="auto"/>
            <w:tcBorders>
              <w:top w:val="nil"/>
              <w:left w:val="nil"/>
              <w:bottom w:val="single" w:sz="12" w:color="000000"/>
              <w:right w:val="nil"/>
              <w:insideH w:val="nil"/>
              <w:insideV w:val="nil"/>
            </w:tcBorders>
            <w:tcMar>
              <w:left w:type="dxa" w:w="102"/>
              <w:right w:type="dxa" w:w="102"/>
            </w:tcMar>
            <w:tcPrChange w:id="1001291"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[-1.12607, 36.6932]</w:t>
            </w:r>
          </w:p>
        </w:tc>
        <w:tc>
          <w:tcPr>
            <w:tcW w:w="0" w:type="auto"/>
            <w:tcBorders>
              <w:top w:val="nil"/>
              <w:left w:val="nil"/>
              <w:bottom w:val="single" w:sz="12" w:color="000000"/>
              <w:right w:val="nil"/>
              <w:insideH w:val="nil"/>
              <w:insideV w:val="nil"/>
            </w:tcBorders>
            <w:tcMar>
              <w:left w:type="dxa" w:w="102"/>
              <w:right w:type="dxa" w:w="102"/>
            </w:tcMar>
            <w:tcPrChange w:id="1001292"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single" w:sz="12" w:color="000000"/>
              <w:right w:val="nil"/>
              <w:insideH w:val="nil"/>
              <w:insideV w:val="nil"/>
            </w:tcBorders>
            <w:tcMar>
              <w:left w:type="dxa" w:w="102"/>
              <w:right w:type="dxa" w:w="102"/>
            </w:tcMar>
            <w:tcPrChange w:id="1001293"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494/500</w:t>
            </w:r>
          </w:p>
        </w:tc>
        <w:tc>
          <w:tcPr>
            <w:tcW w:w="0" w:type="auto"/>
            <w:tcBorders>
              <w:top w:val="nil"/>
              <w:left w:val="nil"/>
              <w:bottom w:val="single" w:sz="12" w:color="000000"/>
              <w:right w:val="nil"/>
              <w:insideH w:val="nil"/>
              <w:insideV w:val="nil"/>
            </w:tcBorders>
            <w:tcMar>
              <w:left w:type="dxa" w:w="102"/>
              <w:right w:type="dxa" w:w="102"/>
            </w:tcMar>
            <w:tcPrChange w:id="1001294"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0.0606061</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96" w:author="Codex" w:date="2026-10-05T14:02:24Z"/>
          <w:rFonts w:ascii="Times New Roman" w:hAnsi="Times New Roman" w:cs="Times New Roman" w:eastAsia="SimSun"/>
          <w:sz w:val="21"/>
          <w:szCs w:val="21"/>
        </w:rPr>
      </w:pPr>
      <w:ins w:id="1001703" w:author="Codex" w:date="2026-10-06T19:52:27Z">
        <w:r>
          <w:rPr>
            <w:rFonts w:ascii="Times New Roman" w:hAnsi="Times New Roman" w:cs="Times New Roman" w:eastAsia="SimSun"/>
            <w:sz w:val="21"/>
            <w:szCs w:val="21"/>
          </w:rPr>
          <w:t>R6_B1的辅助金额对比原始p&lt;0.05；此结果属于多次探索中的辅助发现，尚不能称为控制整个搜索过程后的显著机制。该对比的点估计（−30.36元/月）与附录E.2预定封顶口径的“5分减4分”相同；最终判断依据预先登记的二维整体检验（封顶p=0.080，原金额p=0.132，表13），而非此单项对比。两者抽样计划不同，本轮未重新计算单项p。不能将“主要对比未发现原始显著结果”扩写为“所有调节对比均不显著”。有效比例不足98%的结果继续暂缓推断。</w:t>
        </w:r>
      </w:ins>
    </w:p>
    <w:p>
      <w:pPr>
        <w:pStyle w:val="aff4"/>
        <w:ind w:firstLine="428"/>
        <w:jc w:val="both"/>
        <w:rPr>
          <w:ins w:id="1001447" w:author="Codex" w:date="2026-10-06T05:40:41Z"/>
          <w:sz w:val="21"/>
          <w:szCs w:val="21"/>
        </w:rPr>
      </w:pPr>
      <w:ins w:id="1001448" w:author="Codex" w:date="2026-10-06T05:40:41Z">
        <w:r>
          <w:rPr>
            <w:rFonts w:ascii="Times New Roman" w:hAnsi="Times New Roman" w:eastAsia="SimSun" w:cs="Times New Roman"/>
            <w:sz w:val="21"/>
            <w:szCs w:val="21"/>
          </w:rPr>
          <w:t>附录E 选择后的限定复核</w:t>
        </w:r>
      </w:ins>
    </w:p>
    <w:p>
      <w:pPr>
        <w:pStyle w:val="afffa"/>
        <w:ind w:firstLine="428"/>
        <w:jc w:val="both"/>
        <w:rPr>
          <w:ins w:id="1001449" w:author="Codex" w:date="2026-10-06T05:40:41Z"/>
          <w:sz w:val="21"/>
          <w:szCs w:val="21"/>
        </w:rPr>
      </w:pPr>
      <w:ins w:id="1001450" w:author="Codex" w:date="2026-10-06T05:40:41Z">
        <w:r>
          <w:rPr>
            <w:rFonts w:ascii="Times New Roman" w:hAnsi="Times New Roman" w:eastAsia="SimSun" w:cs="Times New Roman"/>
            <w:sz w:val="21"/>
            <w:szCs w:val="21"/>
          </w:rPr>
          <w:t>E.1 候选定义、样本与区间</w:t>
        </w:r>
      </w:ins>
    </w:p>
    <w:p>
      <w:pPr>
        <w:pStyle w:val="af5"/>
        <w:snapToGrid w:val="0"/>
        <w:ind w:firstLine="420"/>
        <w:jc w:val="both"/>
        <w:rPr>
          <w:ins w:id="1001451" w:author="Codex" w:date="2026-10-06T05:40:41Z"/>
          <w:sz w:val="21"/>
          <w:szCs w:val="21"/>
        </w:rPr>
      </w:pPr>
      <w:ins w:id="1001452" w:author="Codex" w:date="2026-10-06T05:40:41Z">
        <w:r>
          <w:rPr>
            <w:rFonts w:ascii="Times New Roman" w:hAnsi="Times New Roman" w:eastAsia="SimSun" w:cs="Times New Roman"/>
            <w:sz w:val="21"/>
            <w:szCs w:val="21"/>
          </w:rPr>
          <w:t>P1（FEAS_031）限定基期本人满意度不高于配偶且双方两期满意度可用者；期末本人高于配偶记为1，否则为0，固定对比0→1。样本为9,879条二元组—时段记录、2,939簇。P2（FEAS_041）使用本人减配偶满意度分差的跨期变化，固定对比0→1分；原完整案例12,625行，经基期分差加0和1均须落在[−4，4]的端点检查后，保留12,564行、3,149簇。该端点检查不证明条件共同支持或连续中介模拟均可行。配偶分差的负号镜像经干预值对应后不算独立机制。</w:t>
        </w:r>
      </w:ins>
    </w:p>
    <w:p>
      <w:pPr>
        <w:pStyle w:val="af5"/>
        <w:snapToGrid w:val="0"/>
        <w:ind w:firstLine="420"/>
        <w:jc w:val="both"/>
        <w:rPr>
          <w:ins w:id="1001453" w:author="Codex" w:date="2026-10-06T05:40:41Z"/>
          <w:sz w:val="21"/>
          <w:szCs w:val="21"/>
        </w:rPr>
      </w:pPr>
      <w:ins w:id="1001454" w:author="Codex" w:date="2026-10-06T05:40:41Z">
        <w:r>
          <w:rPr>
            <w:rFonts w:ascii="Times New Roman" w:hAnsi="Times New Roman" w:eastAsia="SimSun" w:cs="Times New Roman"/>
            <w:sz w:val="21"/>
            <w:szCs w:val="21"/>
          </w:rPr>
          <w:t>两候选的暴露均为本人期末实际收入高于基期，结局均为向原记录父母的实际月均经济支持高于基期；金额未知不赋零。结果模型包含收入、中介、二者交互及控制变量；P1中介方程为Logit，P2为Gaussian。本轮仅删除dwm_begin，不证明其余控制全部处于处理前。1,000次重复均有效；敏感性区间按点估计±bootstrap重复与点估计绝对偏差的95%分位数构造（type=7），与旧稿百分位区间分列，未新增p值。</w:t>
        </w:r>
      </w:ins>
    </w:p>
    <w:p>
      <w:pPr>
        <w:pStyle w:val="af5"/>
        <w:snapToGrid w:val="0"/>
        <w:ind w:firstLine="420"/>
        <w:jc w:val="both"/>
        <w:rPr>
          <w:ins w:id="1001568" w:author="Codex" w:date="2026-10-06T15:06:37Z"/>
          <w:sz w:val="21"/>
          <w:szCs w:val="21"/>
        </w:rPr>
      </w:pPr>
      <w:ins w:id="1001569" w:author="Codex" w:date="2026-10-06T15:06:37Z">
        <w:r>
          <w:rPr>
            <w:rFonts w:ascii="Times New Roman" w:hAnsi="Times New Roman" w:eastAsia="SimSun" w:cs="Times New Roman"/>
            <w:sz w:val="21"/>
            <w:szCs w:val="21"/>
          </w:rPr>
          <w:t>尺度说明：本轮固定M的CDE由不含postc的结局Logit模型标准化获得；041的Gaussian中介模型影响自然间接效应的模拟，不自动使固定M的ΔOR无效。OR具有不可崩缩性，尺度差异须与实际编码或数值故障区分。当前没有postc不证明现实中不存在处理后混杂。</w:t>
        </w:r>
      </w:ins>
    </w:p>
    <w:p>
      <w:pPr>
        <w:pStyle w:val="af5"/>
        <w:snapToGrid w:val="0"/>
        <w:ind w:firstLine="420"/>
        <w:jc w:val="both"/>
        <w:rPr>
          <w:ins w:id="1001455" w:author="Codex" w:date="2026-10-06T05:40:41Z"/>
          <w:sz w:val="21"/>
          <w:szCs w:val="21"/>
        </w:rPr>
      </w:pPr>
      <w:ins w:id="1001456" w:author="Codex" w:date="2026-10-06T05:40:41Z">
        <w:r>
          <w:rPr>
            <w:rFonts w:ascii="Times New Roman" w:hAnsi="Times New Roman" w:eastAsia="SimSun" w:cs="Times New Roman"/>
            <w:sz w:val="21"/>
            <w:szCs w:val="21"/>
          </w:rPr>
          <w:t>P1修订减原模型的ΔOR为−0.001807，95%区间[−0.007229，0.003615]；TNIE差为0.000069，区间[−0.000366，0.000504]。P2相应ΔOR差为0.000372，区间[−0.001218，0.001963]；TNIE差为−0.000007，区间[−0.000068，0.000054]。TNIE差的零值为0，与TNIE自身的无效值1不同。</w:t>
        </w:r>
      </w:ins>
    </w:p>
    <w:p>
      <w:pPr>
        <w:pStyle w:val="af5"/>
        <w:snapToGrid w:val="0"/>
        <w:ind w:firstLine="420"/>
        <w:jc w:val="both"/>
        <w:rPr>
          <w:ins w:id="1001457" w:author="Codex" w:date="2026-10-06T05:40:41Z"/>
          <w:sz w:val="21"/>
          <w:szCs w:val="21"/>
        </w:rPr>
      </w:pPr>
      <w:ins w:id="1001458" w:author="Codex" w:date="2026-10-06T05:40:41Z">
        <w:r>
          <w:rPr>
            <w:rFonts w:ascii="Times New Roman" w:hAnsi="Times New Roman" w:eastAsia="SimSun" w:cs="Times New Roman"/>
            <w:sz w:val="21"/>
            <w:szCs w:val="21"/>
          </w:rPr>
          <w:t>P1修订模型2018—2020年、2020—2022年的ΔOR分别为−0.461590和−0.342680；P2分别为−0.107590和−0.059135。两候选全部2,939和3,149个逐簇剔除拟合有效；其最大相对变化以修订全样本ΔOR为分母，不混入删除dwm_begin的变化。分期结果只报告点估计，不作新增显著性声明。</w:t>
        </w:r>
      </w:ins>
    </w:p>
    <w:p>
      <w:pPr>
        <w:pStyle w:val="af5"/>
        <w:snapToGrid w:val="0"/>
        <w:ind w:firstLine="420"/>
        <w:jc w:val="both"/>
        <w:rPr>
          <w:ins w:id="1001570" w:author="Codex" w:date="2026-10-06T15:06:37Z"/>
          <w:sz w:val="21"/>
          <w:szCs w:val="21"/>
        </w:rPr>
      </w:pPr>
      <w:ins w:id="1001571" w:author="Codex" w:date="2026-10-06T15:06:37Z">
        <w:r>
          <w:rPr>
            <w:rFonts w:ascii="Times New Roman" w:hAnsi="Times New Roman" w:eastAsia="SimSun" w:cs="Times New Roman"/>
            <w:sz w:val="21"/>
            <w:szCs w:val="21"/>
          </w:rPr>
          <w:t>逐簇删除导致的最大相对点变化分别为3.616%和8.016%，均低于本轮预定25%诊断阈值；该阈值只用于影响诊断，不构成新的显著性检验。历史搜索校正使用中心化重复、固定bootstrap标准差、逐步最大统计量和加一尾计数，仅作为已发生筛选的背景核查。</w:t>
        </w:r>
      </w:ins>
    </w:p>
    <w:p>
      <w:pPr>
        <w:pStyle w:val="afffa"/>
        <w:ind w:firstLine="428"/>
        <w:jc w:val="both"/>
        <w:rPr>
          <w:ins w:id="1001459" w:author="Codex" w:date="2026-10-06T05:40:41Z"/>
          <w:sz w:val="21"/>
          <w:szCs w:val="21"/>
        </w:rPr>
      </w:pPr>
      <w:ins w:id="1001460" w:author="Codex" w:date="2026-10-06T05:40:41Z">
        <w:r>
          <w:rPr>
            <w:rFonts w:ascii="Times New Roman" w:hAnsi="Times New Roman" w:eastAsia="SimSun" w:cs="Times New Roman"/>
            <w:sz w:val="21"/>
            <w:szCs w:val="21"/>
          </w:rPr>
          <w:t>E.2 三状态金额对比及失败记录</w:t>
        </w:r>
      </w:ins>
    </w:p>
    <w:p>
      <w:pPr>
        <w:pStyle w:val="af5"/>
        <w:snapToGrid w:val="0"/>
        <w:ind w:firstLine="420"/>
        <w:jc w:val="both"/>
        <w:rPr>
          <w:ins w:id="1001461" w:author="Codex" w:date="2026-10-06T05:40:41Z"/>
          <w:sz w:val="21"/>
          <w:szCs w:val="21"/>
        </w:rPr>
      </w:pPr>
      <w:ins w:id="1001462" w:author="Codex" w:date="2026-10-06T05:40:41Z">
        <w:r>
          <w:rPr>
            <w:rFonts w:ascii="Times New Roman" w:hAnsi="Times New Roman" w:eastAsia="SimSun" w:cs="Times New Roman"/>
            <w:sz w:val="21"/>
            <w:szCs w:val="21"/>
          </w:rPr>
          <w:t>P3对三种满意度状态分别计算X=1与X=0的标准化预测差；总体金额为支持发生概率乘正值金额预测后再求样本平均。两个状态差组成二维向量，以有效重复的固定协方差计算二次型，并用bootstrap向量减原点估计所得中心化统计量校准尾概率，采用加一修正；不将其表述为卡方分布校准。封顶采用pmin固定阈值，不删除上尾记录。</w:t>
        </w:r>
      </w:ins>
    </w:p>
    <w:p>
      <w:pPr>
        <w:pStyle w:val="af5"/>
        <w:snapToGrid w:val="0"/>
        <w:ind w:firstLine="420"/>
        <w:jc w:val="both"/>
        <w:rPr>
          <w:ins w:id="1001572" w:author="Codex" w:date="2026-10-06T15:06:37Z"/>
          <w:sz w:val="21"/>
          <w:szCs w:val="21"/>
        </w:rPr>
      </w:pPr>
      <w:ins w:id="1001573" w:author="Codex" w:date="2026-10-06T15:06:37Z">
        <w:r>
          <w:rPr>
            <w:rFonts w:ascii="Times New Roman" w:hAnsi="Times New Roman" w:eastAsia="SimSun" w:cs="Times New Roman"/>
            <w:sz w:val="21"/>
            <w:szCs w:val="21"/>
          </w:rPr>
          <w:t>复核使用原3,212簇抽样框，其中3,153簇在P3有贡献，重复抽中簇的权重完整保留。封顶阈值固定为2,664.29840142096元／月；两部分合成为mean(p_i×mu_i)，不采用两个均值相乘。旧原金额重复有效率为97.55%，低于预定98%门槛；同似然修复保持样本、公式、Gamma/Log模型与抽样索引不变。数值路径采用更严格的步长控制并在同一目标上精化；目标函数、梯度、Hessian和两起点一致性诊断列于随附技术记录。</w:t>
        </w:r>
      </w:ins>
    </w:p>
    <w:p>
      <w:pPr>
        <w:pStyle w:val="af5"/>
        <w:snapToGrid w:val="0"/>
        <w:ind w:firstLine="420"/>
        <w:jc w:val="both"/>
        <w:rPr>
          <w:ins w:id="1001574" w:author="Codex" w:date="2026-10-06T15:06:37Z"/>
          <w:sz w:val="21"/>
          <w:szCs w:val="21"/>
        </w:rPr>
      </w:pPr>
      <w:ins w:id="1001575" w:author="Codex" w:date="2026-10-06T15:06:37Z">
        <w:r>
          <w:rPr>
            <w:rFonts w:ascii="Times New Roman" w:hAnsi="Times New Roman" w:eastAsia="SimSun" w:cs="Times New Roman"/>
            <w:sz w:val="21"/>
            <w:szCs w:val="21"/>
          </w:rPr>
          <w:t>历史推断缺失另行保留：新14项B1仅195/200次有效，敏感性R4_B1、R3_B1、R9_C1、R9_C3、R9_D1、R9_D2未达98%有效比例而暂缓正式p与区间；三波金额中介仅373/500与311/500。P3修复没有覆盖这些历史规格，不能将其计作已证实不显著。</w:t>
        </w:r>
      </w:ins>
    </w:p>
    <w:p>
      <w:pPr>
        <w:pStyle w:val="af5"/>
        <w:snapToGrid w:val="0"/>
        <w:ind w:firstLine="420"/>
        <w:jc w:val="both"/>
        <w:rPr>
          <w:ins w:id="1001576" w:author="Codex" w:date="2026-10-06T15:06:37Z"/>
          <w:sz w:val="21"/>
          <w:szCs w:val="21"/>
        </w:rPr>
      </w:pPr>
      <w:ins w:id="1001577" w:author="Codex" w:date="2026-10-06T15:06:37Z">
        <w:r>
          <w:rPr>
            <w:rFonts w:ascii="Times New Roman" w:hAnsi="Times New Roman" w:eastAsia="SimSun" w:cs="Times New Roman"/>
            <w:sz w:val="21"/>
            <w:szCs w:val="21"/>
          </w:rPr>
          <w:t>原金额5分对≤3分及5分对4分之差为−24.0332、−30.4177元/月；封顶金额对应差值为−25.6108、−30.3552元/月。旧49次失败（48次不收敛、1次拟合或预测错误）完整留档。固定验证中的53份样本、两种金额口径均通过满秩、正Hessian、梯度、两起点及有限正预测检查，随后统一应用新求解规则至原2,000份抽样。新旧概率方程重复值完全一致，所有原抽样哈希逐项匹配，原金额与封顶金额各2,000次有效。整体尾部计数分别为263与159，加一p分别为264/2001及160/2001；本轮未新增单个状态或相邻对比p值。</w:t>
        </w:r>
      </w:ins>
    </w:p>
    <w:p>
      <w:pPr>
        <w:pStyle w:val="afffa"/>
        <w:ind w:firstLine="428"/>
        <w:jc w:val="both"/>
        <w:rPr>
          <w:ins w:id="1001465" w:author="Codex" w:date="2026-10-06T05:40:41Z"/>
          <w:sz w:val="21"/>
          <w:szCs w:val="21"/>
        </w:rPr>
      </w:pPr>
      <w:ins w:id="1001466" w:author="Codex" w:date="2026-10-06T05:40:41Z">
        <w:r>
          <w:rPr>
            <w:rFonts w:ascii="Times New Roman" w:hAnsi="Times New Roman" w:eastAsia="SimSun" w:cs="Times New Roman"/>
            <w:sz w:val="21"/>
            <w:szCs w:val="21"/>
          </w:rPr>
          <w:t>E.3 本人—波次关联及固定六项校正</w:t>
        </w:r>
      </w:ins>
    </w:p>
    <w:p>
      <w:pPr>
        <w:pStyle w:val="af5"/>
        <w:snapToGrid w:val="0"/>
        <w:ind w:firstLine="420"/>
        <w:jc w:val="both"/>
        <w:rPr>
          <w:ins w:id="1001467" w:author="Codex" w:date="2026-10-06T05:40:41Z"/>
          <w:sz w:val="21"/>
          <w:szCs w:val="21"/>
        </w:rPr>
      </w:pPr>
      <w:ins w:id="1001468" w:author="Codex" w:date="2026-10-06T05:40:41Z">
        <w:r>
          <w:rPr>
            <w:rFonts w:ascii="Times New Roman" w:hAnsi="Times New Roman" w:eastAsia="SimSun" w:cs="Times New Roman"/>
            <w:sz w:val="21"/>
            <w:szCs w:val="21"/>
          </w:rPr>
          <w:t>N1从13,514条本人—波次记录开始，完整资料13,361条，剔除仅余一波的68条后为13,293条；其中2,795人三波、2,454人两波。本人—波次等权意味着三波者总权重高于两波者，其他时变控制未全部分解均值与偏差。本人均值、本人偏差、配偶均值和配偶偏差的概率百分点系数依次为1.655113、1.234941、1.841208和−0.915259；95%区间依次为[0.031740，3.278486]、[−0.128793，2.598675]、[0.168838，3.513577]、[−2.298367，0.467848]。这些区间未经多重比较调整。</w:t>
        </w:r>
      </w:ins>
    </w:p>
    <w:p>
      <w:pPr>
        <w:pStyle w:val="af5"/>
        <w:keepNext/>
        <w:spacing w:line="280" w:lineRule="exact"/>
        <w:ind w:firstLineChars="0" w:firstLine="0"/>
        <w:jc w:val="center"/>
        <w:rPr>
          <w:ins w:id="1001578" w:author="Codex" w:date="2026-10-06T15:06:37Z"/>
          <w:rFonts w:eastAsia="KaiTi"/>
          <w:bCs w:val="0"/>
          <w:sz w:val="21"/>
          <w:szCs w:val="21"/>
        </w:rPr>
      </w:pPr>
      <w:ins w:id="1001579" w:author="Codex" w:date="2026-10-06T15:06:37Z">
        <w:r>
          <w:rPr>
            <w:rFonts w:ascii="Times New Roman" w:hAnsi="Times New Roman" w:eastAsia="KaiTi" w:cs="Times New Roman"/>
            <w:sz w:val="21"/>
            <w:szCs w:val="21"/>
          </w:rPr>
          <w:t>表E.1 固定六项检验的原始p与BH/BY调整</w:t>
        </w:r>
      </w:ins>
    </w:p>
    <w:tbl>
      <w:tblPr>
        <w:tblW w:w="0" w:type="auto"/>
        <w:tblInd w:w="0" w:type="dxa"/>
        <w:tblBorders>
          <w:top w:val="single" w:sz="8" w:color="auto"/>
          <w:bottom w:val="single" w:sz="8" w:color="auto"/>
        </w:tblBorders>
        <w:tblLayout w:type="autofit"/>
        <w:tblPrChange w:id="1001739" w:author="Codex" w:date="2026-10-07T12:00:00Z">
          <w:tblPr>
            <w:tblW w:w="0" w:type="auto"/>
            <w:tblInd w:w="0" w:type="dxa"/>
            <w:tblBorders>
              <w:top w:val="single" w:sz="8" w:color="auto"/>
              <w:bottom w:val="single" w:sz="8" w:color="auto"/>
            </w:tblBorders>
            <w:tblLayout w:type="autofit"/>
          </w:tblPr>
        </w:tblPrChange>
      </w:tblPr>
      <w:tblGrid>
        <w:gridCol w:w="3400"/>
        <w:gridCol w:w="1300"/>
        <w:gridCol w:w="1300"/>
        <w:gridCol w:w="1300"/>
        <w:gridCol w:w="1900"/>
      </w:tblGrid>
      <w:tr>
        <w:trPr>
          <w:cantSplit/>
          <w:tblHeader/>
          <w:ins w:id="1001580" w:author="Codex" w:date="2026-10-06T15:06:37Z"/>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登记检验</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原始p</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BH q6</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BY q6</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状态</w:t>
            </w:r>
          </w:p>
        </w:tc>
      </w:tr>
      <w:tr>
        <w:trPr>
          <w:cantSplit/>
          <w:ins w:id="1001581" w:author="Codex" w:date="2026-10-06T15:06:37Z"/>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N1本人满意度人际均值</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0.045682</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0.119940</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0.293853</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选择后探索</w:t>
            </w:r>
          </w:p>
        </w:tc>
      </w:tr>
      <w:tr>
        <w:trPr>
          <w:cantSplit/>
          <w:ins w:id="1001582" w:author="Codex" w:date="2026-10-06T15:06:37Z"/>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N1本人满意度个人内偏差</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0.075915</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0.119940</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0.293853</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选择后探索</w:t>
            </w:r>
          </w:p>
        </w:tc>
      </w:tr>
      <w:tr>
        <w:trPr>
          <w:cantSplit/>
          <w:ins w:id="1001583" w:author="Codex" w:date="2026-10-06T15:06:37Z"/>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N1配偶满意度人际均值</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0.030937</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0.119940</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0.293853</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选择后探索</w:t>
            </w:r>
          </w:p>
        </w:tc>
      </w:tr>
      <w:tr>
        <w:trPr>
          <w:cantSplit/>
          <w:ins w:id="1001584" w:author="Codex" w:date="2026-10-06T15:06:37Z"/>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N1配偶满意度个人内偏差</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0.194627</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0.194627</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0.476835</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选择后探索</w:t>
            </w:r>
          </w:p>
        </w:tc>
      </w:tr>
      <w:tr>
        <w:trPr>
          <w:cantSplit/>
          <w:ins w:id="1001585" w:author="Codex" w:date="2026-10-06T15:06:37Z"/>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P3原金额三状态整体</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0.131934</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0.158321</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0.387886</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选择后探索</w:t>
            </w:r>
          </w:p>
        </w:tc>
      </w:tr>
      <w:tr>
        <w:trPr>
          <w:cantSplit/>
          <w:ins w:id="1001586" w:author="Codex" w:date="2026-10-06T15:06:37Z"/>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P3封顶金额三状态整体</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0.079960</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0.119940</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0.293853</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选择后探索</w:t>
            </w:r>
          </w:p>
        </w:tc>
      </w:tr>
    </w:tbl>
    <w:p>
      <w:pPr>
        <w:pStyle w:val="af5"/>
        <w:snapToGrid w:val="0"/>
        <w:ind w:firstLine="420"/>
        <w:jc w:val="both"/>
        <w:rPr>
          <w:ins w:id="1001587" w:author="Codex" w:date="2026-10-06T15:06:37Z"/>
          <w:sz w:val="21"/>
          <w:szCs w:val="21"/>
        </w:rPr>
      </w:pPr>
      <w:ins w:id="1001588" w:author="Codex" w:date="2026-10-06T15:06:37Z">
        <w:r>
          <w:rPr>
            <w:rFonts w:ascii="Times New Roman" w:hAnsi="Times New Roman" w:eastAsia="SimSun" w:cs="Times New Roman"/>
            <w:sz w:val="21"/>
            <w:szCs w:val="21"/>
          </w:rPr>
          <w:t>注：固定家族共6项，数值修复后六项均可估计；BH/BY均未在0.05水平拒绝。本表仅调整本次六项检验，不消除历史模型选择。P1/P2敏感性区间不属于本表六项家族；旧B=200搜索校正另行报告。N2只描述既有分期点，不新增检验。</w:t>
        </w:r>
      </w:ins>
    </w:p>
    <w:p>
      <w:pPr>
        <w:pStyle w:val="afffa"/>
        <w:ind w:firstLine="428"/>
        <w:jc w:val="both"/>
        <w:rPr>
          <w:ins w:id="1001732" w:author="Codex" w:date="2026-10-07T12:00:00Z"/>
          <w:sz w:val="21"/>
          <w:szCs w:val="21"/>
        </w:rPr>
      </w:pPr>
      <w:ins w:id="1001733" w:author="Codex" w:date="2026-10-07T12:00:00Z">
        <w:r>
          <w:rPr>
            <w:rFonts w:ascii="Times New Roman" w:hAnsi="Times New Roman" w:eastAsia="SimSun" w:cs="Times New Roman"/>
            <w:sz w:val="21"/>
            <w:szCs w:val="21"/>
          </w:rPr>
          <w:t>E.4 变量构造说明</w:t>
        </w:r>
      </w:ins>
    </w:p>
    <w:p w:rsidR="00FB24F4" w:rsidRPr="002802B8" w:rsidRDefault="00FB24F4">
      <w:pPr>
        <w:pStyle w:val="af5"/>
        <w:keepLines/>
        <w:spacing w:line="360" w:lineRule="exact" w:before="0" w:after="0" w:beforeLines="0" w:afterLines="0" w:beforeAutospacing="0" w:afterAutospacing="0"/>
        <w:ind w:firstLineChars="0" w:firstLine="0" w:hanging="0" w:left="0" w:right="0" w:start="0" w:end="0" w:hangingChars="0" w:leftChars="0" w:rightChars="0" w:startChars="0" w:endChars="0"/>
        <w:jc w:val="left"/>
        <w:rPr>
          <w:ins w:id="1001734" w:author="Codex" w:date="2026-10-07T12:00:00Z"/>
          <w:rFonts w:ascii="Times New Roman" w:hAnsi="Times New Roman" w:cs="Times New Roman" w:eastAsia="SimSun"/>
          <w:b w:val="0"/>
          <w:bCs w:val="0"/>
          <w:sz w:val="21"/>
          <w:szCs w:val="21"/>
        </w:rPr>
      </w:pPr>
      <w:ins w:id="1001744" w:author="Codex" w:date="2026-10-07T10:50:00Z">
        <w:r>
          <w:rPr>
            <w:rFonts w:ascii="Times New Roman" w:hAnsi="Times New Roman" w:cs="Times New Roman" w:eastAsia="SimSun"/>
            <w:sz w:val="21"/>
            <w:szCs w:val="21"/>
          </w:rPr>
          <w:t>表2变量构造的完整说明如下：描述总体为身份筛选通过的13,092条亲子二元组—区间记录（8,528个亲子二元组、5,318名成年子女），不是八条链的完整案例交集。连续变量为均值（标准差），分类变量为n（%）；N按变量有效观测计算，不对全表统一删除缺失。提升／升级指标的资格外记录不计入该指标分母；未提升／未升级包含其他有效转移状态。家务时长以小时/日计，保存值按工作日与休息日回答的简单平均及各期直接日均回答的跳题规则构造；与归档脚本最终采用的5/7、2/7加权公式不一致，该差异现已完成8份总体样本和48份分组样本共56组两编码配对比较，完整保留1,960行结果：固定各自样本、模型、中心化常数及实际重抽样索引，仅替换家务编码，每种编码B=200。全部编码差及配对区间完整保留为历史定义的描述性敏感性结果，不作为新的机制显著性检验或独立验证。自评健康评分下降表示改善、上升表示恶化。子女数量按已记录的子女关系人标识计数，并取2010年至对应波次的最大值；排除79、-8及缺失标识，2012年起对非77标识去重，多个77仍分别计数，未按存活或同住状态筛选；0不必然表示已确认无子女。同住指标仅在本人及对应父母均居住在样本家庭时记1，其余记0，不能识别双方在样本家庭之外同住；非二元原始回答也被并入0，不能据此确认真实不同住。职业声望采用2010年至各对应波次所观察到的SIOPS最高值，历次均缺失时记0；并非仅对当期缺失值作补填。该水平指标不能等同于当期职业声望。家庭总负债以万元计，历史底稿将缺失置0；家庭总收入沿用历史保存的平减、缩尾后ln(收入+1)。按归档CPI值以2016年价格独立重建时，宽表样本的0.1%与99.9%分位点可复现四期保存值，但归档脚本写为1%与99%；历史实际执行版本尚待确认。父辈支持按2016—2022年四波累计：任一波经济与劳务支持合计为有效正值记1，否则记0；“未检出有效支持”包含可能的缺失情形，不能等同于确认没有支持。父母婚姻变化的“其他”包括维持原状态及失婚转为在婚，“在婚变失婚”仅指该方向转换。父母婚姻沿用历史填补值：原底稿按双亲死亡线索补判丧偶，其余缺失置为在婚。当前期初有761条记录的上游婚姻码缺失或为负码，其中625条最终归为在婚、136条归为失婚；该填补不能等同于直接观测到婚姻状态，按现存四期原始个人库独立重建后，死亡线索、父母性别及填补结果与当前数据一致；历史执行记录仍未独立确认。教育为学历折算年限：文盲或半文盲0、小学6、初中9、高中或中专或技校或职高12、大专15、本科16、硕士及博士均为19；已追回的归档上游源码与恢复数据中的赋分一致，但历史实际执行版本尚未证实；该变量不能视为直接调查的实际就学年数。城乡沿用历史编码，城镇记0；乡村及源缺失值−9合并记1。表中合并组6,116条含206条源缺失，另56条现缺失源于对应波家庭ID未能连接；不能据此判断缺访原因。时期p值采用compareGroups的实际检验，未调整成年子女、亲子关系及跨期重复依赖，仅供探索性时期比较；不含p值的安全视图及资格、缺失明细另行保存。</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ins>
    </w:p>
    <w:p w14:paraId="0280F381" w14:textId="77777777" w:rsidR="003E386D" w:rsidRDefault="003E386D">
      <w:pPr>
        <w:pStyle w:val="af5"/>
        <w:keepNext w:val="0"/>
        <w:spacing w:line="360" w:lineRule="exact" w:before="0" w:after="0" w:beforeLines="0" w:afterLines="0" w:beforeAutospacing="0" w:afterAutospacing="0"/>
        <w:ind w:firstLineChars="200" w:firstLine="420" w:left="0" w:right="0" w:start="0" w:end="0" w:leftChars="0" w:rightChars="0" w:startChars="0" w:endChars="0"/>
        <w:jc w:val="both"/>
        <w:rPr>
          <w:rFonts w:ascii="Times New Roman" w:hAnsi="Times New Roman" w:cs="Times New Roman" w:eastAsia="SimSun"/>
          <w:sz w:val="21"/>
          <w:szCs w:val="21"/>
          <w:rPrChange w:id="10230" w:author="Codex" w:date="2026-10-05T16:32:41.313017+00:00">
            <w:rPr>
              <w:sz w:val="21"/>
              <w:szCs w:val="21"/>
            </w:rPr>
          </w:rPrChange>
        </w:rPr>
        <w:pPrChange w:id="8454" w:author="Codex" w:date="2026-10-05T16:32:41.313017+00:00">
          <w:pPr>
            <w:pStyle w:val="af5"/>
            <w:ind w:firstLineChars="0" w:firstLine="0"/>
          </w:pPr>
        </w:pPrChange>
      </w:pPr>
      <w:r>
        <w:rPr>
          <w:rFonts w:ascii="Times New Roman" w:hAnsi="Times New Roman" w:cs="Times New Roman" w:eastAsia="SimSun"/>
          <w:sz w:val="21"/>
          <w:szCs w:val="21"/>
          <w:rPrChange w:id="8455" w:author="Codex" w:date="2026-10-05T16:32:41.313017+00:00">
            <w:rPr>
              <w:rFonts w:hint="eastAsia"/>
              <w:sz w:val="21"/>
              <w:szCs w:val="21"/>
            </w:rPr>
          </w:rPrChange>
        </w:rPr>
        <w:t>参考文献</w:t>
      </w:r>
    </w:p>
    <w:p w14:paraId="29FA0214" w14:textId="77777777" w:rsidR="003E386D" w:rsidRPr="00294E0B" w:rsidRDefault="003E386D" w:rsidP="00294E0B">
      <w:pPr>
        <w:pStyle w:val="PLAN13NativeBibliography20260930"/>
        <w:ind w:firstLine="420"/>
        <w:rPr>
          <w:del w:id="1001589" w:author="Codex" w:date="2026-10-06T19:51:51Z"/>
          <w:rFonts w:cs="Times New Roman"/>
          <w:sz w:val="21"/>
        </w:rPr>
      </w:pPr>
      <w:del w:id="1001590" w:author="Codex" w:date="2026-10-06T19:51:51Z">
        <w:r>
          <w:rPr>
            <w:bCs/>
            <w:sz w:val="21"/>
            <w:szCs w:val="21"/>
          </w:rPr>
          <w:fldChar w:fldCharType="begin"/>
        </w:r>
        <w:r>
          <w:rPr>
            <w:bCs/>
            <w:sz w:val="21"/>
            <w:szCs w:val="21"/>
          </w:rPr>
          <w:delInstrText xml:space="preserve"> ADDIN ZOTERO_BIBL {"uncited":[],"omitted":[],"custom":[]} CSL_BIBLIOGRAPHY </w:delInstrText>
        </w:r>
        <w:r>
          <w:rPr>
            <w:bCs/>
            <w:sz w:val="21"/>
            <w:szCs w:val="21"/>
          </w:rPr>
          <w:fldChar w:fldCharType="separate"/>
        </w:r>
        <w:r w:rsidRPr="00916933">
          <w:rPr>
            <w:rFonts w:eastAsiaTheme="minorEastAsia" w:cs="Times New Roman"/>
            <w:sz w:val="21"/>
            <w:lang w:eastAsia="zh-CN"/>
          </w:rPr>
          <w:delText>许琪</w:delText>
        </w:r>
        <w:r w:rsidRPr="00916933">
          <w:rPr>
            <w:rFonts w:eastAsiaTheme="minorEastAsia" w:cs="Times New Roman"/>
            <w:sz w:val="21"/>
            <w:lang w:eastAsia="zh-CN"/>
          </w:rPr>
          <w:delText xml:space="preserve">, 2022. </w:delText>
        </w:r>
        <w:r w:rsidRPr="00916933">
          <w:rPr>
            <w:rFonts w:eastAsiaTheme="minorEastAsia" w:cs="Times New Roman"/>
            <w:sz w:val="21"/>
            <w:lang w:eastAsia="zh-CN"/>
          </w:rPr>
          <w:delText>挣钱还是做家务</w:delText>
        </w:r>
        <w:r w:rsidRPr="00916933">
          <w:rPr>
            <w:rFonts w:eastAsiaTheme="minorEastAsia" w:cs="Times New Roman"/>
            <w:sz w:val="21"/>
            <w:lang w:eastAsia="zh-CN"/>
          </w:rPr>
          <w:delText>——</w:delText>
        </w:r>
        <w:r w:rsidRPr="00916933">
          <w:rPr>
            <w:rFonts w:eastAsiaTheme="minorEastAsia" w:cs="Times New Roman"/>
            <w:sz w:val="21"/>
            <w:lang w:eastAsia="zh-CN"/>
          </w:rPr>
          <w:delText>丈夫的经济贡献和家务贡献对妻子婚姻满意度的影响</w:delText>
        </w:r>
        <w:r w:rsidRPr="00916933">
          <w:rPr>
            <w:rFonts w:eastAsiaTheme="minorEastAsia" w:cs="Times New Roman"/>
            <w:sz w:val="21"/>
            <w:lang w:eastAsia="zh-CN"/>
          </w:rPr>
          <w:delText xml:space="preserve">[J]. </w:delText>
        </w:r>
        <w:r w:rsidRPr="00916933">
          <w:rPr>
            <w:rFonts w:eastAsiaTheme="minorEastAsia" w:cs="Times New Roman"/>
            <w:sz w:val="21"/>
            <w:lang w:eastAsia="zh-CN"/>
          </w:rPr>
          <w:delText>社会学评论</w:delText>
        </w:r>
        <w:r w:rsidRPr="00916933">
          <w:rPr>
            <w:rFonts w:eastAsiaTheme="minorEastAsia" w:cs="Times New Roman"/>
            <w:sz w:val="21"/>
            <w:lang w:eastAsia="zh-CN"/>
          </w:rPr>
          <w:delText>, 10(3): 43-63.</w:delText>
        </w:r>
      </w:del>
    </w:p>
    <w:p w14:paraId="1CB17AB5" w14:textId="77777777" w:rsidR="003E386D" w:rsidRPr="00916933" w:rsidRDefault="003E386D" w:rsidP="00916933">
      <w:pPr>
        <w:pStyle w:val="PLAN13NativeBibliography20260930"/>
        <w:ind w:firstLine="420"/>
        <w:rPr>
          <w:del w:id="1001591" w:author="Codex" w:date="2026-10-06T19:51:51Z"/>
          <w:rFonts w:eastAsiaTheme="minorEastAsia" w:cs="Times New Roman"/>
          <w:sz w:val="21"/>
          <w:lang w:eastAsia="zh-CN"/>
        </w:rPr>
      </w:pPr>
      <w:del w:id="1001592" w:author="Codex" w:date="2026-10-06T19:51:51Z">
        <w:r w:rsidRPr="00916933">
          <w:rPr>
            <w:rFonts w:eastAsiaTheme="minorEastAsia" w:cs="Times New Roman"/>
            <w:sz w:val="21"/>
            <w:lang w:eastAsia="zh-CN"/>
          </w:rPr>
          <w:delText>郑丹丹</w:delText>
        </w:r>
        <w:r w:rsidRPr="00916933">
          <w:rPr>
            <w:rFonts w:eastAsiaTheme="minorEastAsia" w:cs="Times New Roman"/>
            <w:sz w:val="21"/>
            <w:lang w:eastAsia="zh-CN"/>
          </w:rPr>
          <w:delText xml:space="preserve">, </w:delText>
        </w:r>
        <w:r w:rsidRPr="00916933">
          <w:rPr>
            <w:rFonts w:eastAsiaTheme="minorEastAsia" w:cs="Times New Roman"/>
            <w:sz w:val="21"/>
            <w:lang w:eastAsia="zh-CN"/>
          </w:rPr>
          <w:delText>狄金华</w:delText>
        </w:r>
        <w:r w:rsidRPr="00916933">
          <w:rPr>
            <w:rFonts w:eastAsiaTheme="minorEastAsia" w:cs="Times New Roman"/>
            <w:sz w:val="21"/>
            <w:lang w:eastAsia="zh-CN"/>
          </w:rPr>
          <w:delText xml:space="preserve">, 2017. </w:delText>
        </w:r>
        <w:r w:rsidRPr="00916933">
          <w:rPr>
            <w:rFonts w:eastAsiaTheme="minorEastAsia" w:cs="Times New Roman"/>
            <w:sz w:val="21"/>
            <w:lang w:eastAsia="zh-CN"/>
          </w:rPr>
          <w:delText>女性家庭权力、夫妻关系与家庭代际资源分配</w:delText>
        </w:r>
        <w:r w:rsidRPr="00916933">
          <w:rPr>
            <w:rFonts w:eastAsiaTheme="minorEastAsia" w:cs="Times New Roman"/>
            <w:sz w:val="21"/>
            <w:lang w:eastAsia="zh-CN"/>
          </w:rPr>
          <w:delText xml:space="preserve">[J]. </w:delText>
        </w:r>
        <w:r w:rsidRPr="00916933">
          <w:rPr>
            <w:rFonts w:eastAsiaTheme="minorEastAsia" w:cs="Times New Roman"/>
            <w:sz w:val="21"/>
            <w:lang w:eastAsia="zh-CN"/>
          </w:rPr>
          <w:delText>社会学研究</w:delText>
        </w:r>
        <w:r w:rsidRPr="00916933">
          <w:rPr>
            <w:rFonts w:eastAsiaTheme="minorEastAsia" w:cs="Times New Roman"/>
            <w:sz w:val="21"/>
            <w:lang w:eastAsia="zh-CN"/>
          </w:rPr>
          <w:delText>, 32(1): 171-192+245.</w:delText>
        </w:r>
      </w:del>
    </w:p>
    <w:p w14:paraId="5FBD30EB" w14:textId="77777777" w:rsidR="003E386D" w:rsidRPr="00916933" w:rsidRDefault="003E386D" w:rsidP="00916933">
      <w:pPr>
        <w:pStyle w:val="PLAN13NativeBibliography20260930"/>
        <w:ind w:firstLine="420"/>
        <w:rPr>
          <w:del w:id="1001593" w:author="Codex" w:date="2026-10-06T19:51:51Z"/>
          <w:rFonts w:cs="Times New Roman"/>
          <w:sz w:val="21"/>
        </w:rPr>
      </w:pPr>
      <w:del w:id="1001594" w:author="Codex" w:date="2026-10-06T19:51:51Z">
        <w:r w:rsidRPr="00294E0B">
          <w:rPr>
            <w:rFonts w:cs="Times New Roman"/>
            <w:sz w:val="21"/>
          </w:rPr>
          <w:delText>Al-kassab-Córdova A, Mezones-Holguin E, Kaufman J S, 2025. Diminished returns of maternal education on children’s vaccination status for indigenous women in Peru[J]. Social Science &amp; Medicine, 370: 117862.</w:delText>
        </w:r>
      </w:del>
    </w:p>
    <w:p w14:paraId="772E80D2" w14:textId="77777777" w:rsidR="003E386D" w:rsidRPr="00294E0B" w:rsidRDefault="003E386D" w:rsidP="00294E0B">
      <w:pPr>
        <w:pStyle w:val="PLAN13NativeBibliography20260930"/>
        <w:ind w:firstLine="420"/>
        <w:rPr>
          <w:del w:id="1001595" w:author="Codex" w:date="2026-10-06T19:51:51Z"/>
          <w:rFonts w:cs="Times New Roman"/>
          <w:sz w:val="21"/>
        </w:rPr>
      </w:pPr>
      <w:del w:id="1001596" w:author="Codex" w:date="2026-10-06T19:51:51Z">
        <w:r w:rsidRPr="00294E0B">
          <w:rPr>
            <w:rFonts w:cs="Times New Roman"/>
            <w:sz w:val="21"/>
          </w:rPr>
          <w:delText>Ding P, VanderWeele T J, 2016. Sensitivity analysis without assumptions[J]. Epidemiology, 27(3): 368-377.</w:delText>
        </w:r>
      </w:del>
    </w:p>
    <w:p w14:paraId="4E10E409" w14:textId="77777777" w:rsidR="003E386D" w:rsidRPr="00294E0B" w:rsidRDefault="003E386D" w:rsidP="00294E0B">
      <w:pPr>
        <w:pStyle w:val="PLAN13NativeBibliography20260930"/>
        <w:ind w:firstLine="420"/>
        <w:rPr>
          <w:del w:id="1001597" w:author="Codex" w:date="2026-10-06T19:51:51Z"/>
          <w:rFonts w:cs="Times New Roman"/>
          <w:sz w:val="21"/>
        </w:rPr>
      </w:pPr>
      <w:del w:id="1001598" w:author="Codex" w:date="2026-10-06T19:51:51Z">
        <w:r w:rsidRPr="00294E0B">
          <w:rPr>
            <w:rFonts w:cs="Times New Roman"/>
            <w:sz w:val="21"/>
          </w:rPr>
          <w:delText>Fujihara S, 2024. Identifying the role of high school in educational inequality: A causal mediation approach[J]. Social Science Research, 124: 103077.</w:delText>
        </w:r>
      </w:del>
    </w:p>
    <w:p w14:paraId="79090EC0" w14:textId="77777777" w:rsidR="003E386D" w:rsidRPr="00294E0B" w:rsidRDefault="003E386D" w:rsidP="00294E0B">
      <w:pPr>
        <w:pStyle w:val="PLAN13NativeBibliography20260930"/>
        <w:ind w:firstLine="420"/>
        <w:rPr>
          <w:del w:id="1001599" w:author="Codex" w:date="2026-10-06T19:51:51Z"/>
          <w:rFonts w:cs="Times New Roman"/>
          <w:sz w:val="21"/>
        </w:rPr>
      </w:pPr>
      <w:del w:id="1001600" w:author="Codex" w:date="2026-10-06T19:51:51Z">
        <w:r w:rsidRPr="00294E0B">
          <w:rPr>
            <w:rFonts w:cs="Times New Roman"/>
            <w:sz w:val="21"/>
          </w:rPr>
          <w:delText>Hsu Y T, Grodstein F, Liu T H, et al., 2025. Causal mediation of the association between educational attainment and late-life cognitive function by trajectories of social participation[J]. Social Science &amp; Medicine, 370: 117861.</w:delText>
        </w:r>
      </w:del>
    </w:p>
    <w:p w14:paraId="6B87C1A6" w14:textId="77777777" w:rsidR="003E386D" w:rsidRPr="00294E0B" w:rsidRDefault="003E386D" w:rsidP="00294E0B">
      <w:pPr>
        <w:pStyle w:val="PLAN13NativeBibliography20260930"/>
        <w:ind w:firstLine="420"/>
        <w:rPr>
          <w:del w:id="1001601" w:author="Codex" w:date="2026-10-06T19:51:51Z"/>
          <w:rFonts w:cs="Times New Roman"/>
          <w:sz w:val="21"/>
        </w:rPr>
      </w:pPr>
      <w:del w:id="1001602" w:author="Codex" w:date="2026-10-06T19:51:51Z">
        <w:r w:rsidRPr="00294E0B">
          <w:rPr>
            <w:rFonts w:cs="Times New Roman"/>
            <w:sz w:val="21"/>
          </w:rPr>
          <w:delText>Ikram M A, VanderWeele T J, 2015. A proposed clinical and biological interpretation of mediated interaction[J]. European Journal of Epidemiology, 30(10): 1115-1118.</w:delText>
        </w:r>
      </w:del>
    </w:p>
    <w:p w14:paraId="521CFEB4" w14:textId="77777777" w:rsidR="003E386D" w:rsidRPr="00294E0B" w:rsidRDefault="003E386D" w:rsidP="00294E0B">
      <w:pPr>
        <w:pStyle w:val="PLAN13NativeBibliography20260930"/>
        <w:ind w:firstLine="420"/>
        <w:rPr>
          <w:del w:id="1001603" w:author="Codex" w:date="2026-10-06T19:51:51Z"/>
          <w:rFonts w:cs="Times New Roman"/>
          <w:sz w:val="21"/>
        </w:rPr>
      </w:pPr>
      <w:del w:id="1001604" w:author="Codex" w:date="2026-10-06T19:51:51Z">
        <w:r w:rsidRPr="00294E0B">
          <w:rPr>
            <w:rFonts w:cs="Times New Roman"/>
            <w:sz w:val="21"/>
          </w:rPr>
          <w:delText>Kratz F, Pettinger B, Grätz M, 2022. At which age is education the great equalizer? A causal mediation analysis of the (in-)direct effects of social origin over the life course[J]. European Sociological Review, 38(6): 866-881.</w:delText>
        </w:r>
      </w:del>
    </w:p>
    <w:p w14:paraId="3D6433E8" w14:textId="77777777" w:rsidR="003E386D" w:rsidRPr="00294E0B" w:rsidRDefault="003E386D" w:rsidP="00294E0B">
      <w:pPr>
        <w:pStyle w:val="PLAN13NativeBibliography20260930"/>
        <w:ind w:firstLine="420"/>
        <w:rPr>
          <w:del w:id="1001605" w:author="Codex" w:date="2026-10-06T19:51:51Z"/>
          <w:rFonts w:cs="Times New Roman"/>
          <w:sz w:val="21"/>
        </w:rPr>
      </w:pPr>
      <w:del w:id="1001606" w:author="Codex" w:date="2026-10-06T19:51:51Z">
        <w:r w:rsidRPr="00294E0B">
          <w:rPr>
            <w:rFonts w:cs="Times New Roman"/>
            <w:sz w:val="21"/>
          </w:rPr>
          <w:delText>Lundberg I, 2024. The gap-closing estimand: A causal approach to study interventions that close disparities across social categories[J]. Sociological Methods &amp; Research, 53(2): 507-570.</w:delText>
        </w:r>
      </w:del>
    </w:p>
    <w:p w14:paraId="48281011" w14:textId="77777777" w:rsidR="003E386D" w:rsidRPr="00294E0B" w:rsidRDefault="003E386D" w:rsidP="00294E0B">
      <w:pPr>
        <w:pStyle w:val="PLAN13NativeBibliography20260930"/>
        <w:ind w:firstLine="420"/>
        <w:rPr>
          <w:del w:id="1001607" w:author="Codex" w:date="2026-10-06T19:51:51Z"/>
          <w:rFonts w:cs="Times New Roman"/>
          <w:sz w:val="21"/>
        </w:rPr>
      </w:pPr>
      <w:del w:id="1001608" w:author="Codex" w:date="2026-10-06T19:51:51Z">
        <w:r w:rsidRPr="00294E0B">
          <w:rPr>
            <w:rFonts w:cs="Times New Roman"/>
            <w:sz w:val="21"/>
          </w:rPr>
          <w:delText>Lundberg I, Johnson R, Stewart B M, 2021. What is your estimand? Defining the target quantity connects statistical evidence to theory[J]. American Sociological Review, 86(3): 532-565.</w:delText>
        </w:r>
      </w:del>
    </w:p>
    <w:p w14:paraId="43FD2C46" w14:textId="77777777" w:rsidR="003E386D" w:rsidRPr="00294E0B" w:rsidRDefault="003E386D" w:rsidP="00294E0B">
      <w:pPr>
        <w:pStyle w:val="PLAN13NativeBibliography20260930"/>
        <w:ind w:firstLine="420"/>
        <w:rPr>
          <w:del w:id="1001609" w:author="Codex" w:date="2026-10-06T19:51:51Z"/>
          <w:rFonts w:cs="Times New Roman"/>
          <w:sz w:val="21"/>
        </w:rPr>
      </w:pPr>
      <w:del w:id="1001610" w:author="Codex" w:date="2026-10-06T19:51:51Z">
        <w:r w:rsidRPr="00294E0B">
          <w:rPr>
            <w:rFonts w:cs="Times New Roman"/>
            <w:sz w:val="21"/>
          </w:rPr>
          <w:delText>Madia J E, Gruijters R J, Raabe I J, et al., 2025. Growth mindset and socioeconomic inequality in academic achievement across seventy-three PISA countries[J]. npj Science of Learning, 10(1): 81.</w:delText>
        </w:r>
      </w:del>
    </w:p>
    <w:p w14:paraId="629859EF" w14:textId="77777777" w:rsidR="003E386D" w:rsidRPr="00294E0B" w:rsidRDefault="003E386D" w:rsidP="00294E0B">
      <w:pPr>
        <w:pStyle w:val="PLAN13NativeBibliography20260930"/>
        <w:ind w:firstLine="420"/>
        <w:rPr>
          <w:del w:id="1001611" w:author="Codex" w:date="2026-10-06T19:51:51Z"/>
          <w:rFonts w:cs="Times New Roman"/>
          <w:sz w:val="21"/>
        </w:rPr>
      </w:pPr>
      <w:del w:id="1001612" w:author="Codex" w:date="2026-10-06T19:51:51Z">
        <w:r w:rsidRPr="00294E0B">
          <w:rPr>
            <w:rFonts w:cs="Times New Roman"/>
            <w:sz w:val="21"/>
          </w:rPr>
          <w:delText>Mencarini L, Vignoli D, 2018. Employed women and marital union stability: It helps when men help[J]. Journal of Family Issues, 39(5): 1348-1373.</w:delText>
        </w:r>
      </w:del>
    </w:p>
    <w:p w14:paraId="09BF243B" w14:textId="77777777" w:rsidR="003E386D" w:rsidRPr="00294E0B" w:rsidRDefault="003E386D" w:rsidP="00294E0B">
      <w:pPr>
        <w:pStyle w:val="PLAN13NativeBibliography20260930"/>
        <w:ind w:firstLine="420"/>
        <w:rPr>
          <w:del w:id="1001613" w:author="Codex" w:date="2026-10-06T19:51:51Z"/>
          <w:rFonts w:cs="Times New Roman"/>
          <w:sz w:val="21"/>
        </w:rPr>
      </w:pPr>
      <w:del w:id="1001614" w:author="Codex" w:date="2026-10-06T19:51:51Z">
        <w:r w:rsidRPr="00294E0B">
          <w:rPr>
            <w:rFonts w:cs="Times New Roman"/>
            <w:sz w:val="21"/>
          </w:rPr>
          <w:lastRenderedPageBreak/>
          <w:delText>Mikkonen J, Remes H, Moustgaard H, et al., 2021. Early adolescent health problems, school performance, and upper secondary educational pathways: A counterfactual-based mediation analysis[J]. Social Forces, 99(3): 1146-1175.</w:delText>
        </w:r>
      </w:del>
    </w:p>
    <w:p w14:paraId="04DDAF53" w14:textId="77777777" w:rsidR="003E386D" w:rsidRPr="00294E0B" w:rsidRDefault="003E386D" w:rsidP="00294E0B">
      <w:pPr>
        <w:pStyle w:val="PLAN13NativeBibliography20260930"/>
        <w:ind w:firstLine="420"/>
        <w:rPr>
          <w:del w:id="1001615" w:author="Codex" w:date="2026-10-06T19:51:51Z"/>
          <w:rFonts w:cs="Times New Roman"/>
          <w:sz w:val="21"/>
        </w:rPr>
      </w:pPr>
      <w:del w:id="1001616" w:author="Codex" w:date="2026-10-06T19:51:51Z">
        <w:r w:rsidRPr="00294E0B">
          <w:rPr>
            <w:rFonts w:cs="Times New Roman"/>
            <w:sz w:val="21"/>
          </w:rPr>
          <w:delText>Qin X, Yang F, 2022. Simulation-based sensitivity analysis for causal mediation studies[J]. Psychological Methods, 27(6): 1000-1013.</w:delText>
        </w:r>
      </w:del>
    </w:p>
    <w:p w14:paraId="479BA5FE" w14:textId="77777777" w:rsidR="003E386D" w:rsidRPr="00294E0B" w:rsidRDefault="003E386D" w:rsidP="00294E0B">
      <w:pPr>
        <w:pStyle w:val="PLAN13NativeBibliography20260930"/>
        <w:ind w:firstLine="420"/>
        <w:rPr>
          <w:del w:id="1001617" w:author="Codex" w:date="2026-10-06T19:51:51Z"/>
          <w:rFonts w:cs="Times New Roman"/>
          <w:sz w:val="21"/>
        </w:rPr>
      </w:pPr>
      <w:del w:id="1001618" w:author="Codex" w:date="2026-10-06T19:51:51Z">
        <w:r w:rsidRPr="00294E0B">
          <w:rPr>
            <w:rFonts w:cs="Times New Roman"/>
            <w:sz w:val="21"/>
          </w:rPr>
          <w:delText>Rijnhart J J M, Valente M J, Smyth H L, et al., 2023. Statistical mediation analysis for models with a binary mediator and a binary outcome: The differences between causal and traditional mediation analysis[J]. Prevention Science, 24(3): 408-418.</w:delText>
        </w:r>
      </w:del>
    </w:p>
    <w:p w14:paraId="393BECDF" w14:textId="77777777" w:rsidR="003E386D" w:rsidRPr="00294E0B" w:rsidRDefault="003E386D" w:rsidP="00294E0B">
      <w:pPr>
        <w:pStyle w:val="PLAN13NativeBibliography20260930"/>
        <w:ind w:firstLine="420"/>
        <w:rPr>
          <w:del w:id="1001619" w:author="Codex" w:date="2026-10-06T19:51:51Z"/>
          <w:rFonts w:cs="Times New Roman"/>
          <w:sz w:val="21"/>
        </w:rPr>
      </w:pPr>
      <w:del w:id="1001620" w:author="Codex" w:date="2026-10-06T19:51:51Z">
        <w:r w:rsidRPr="00294E0B">
          <w:rPr>
            <w:rFonts w:cs="Times New Roman"/>
            <w:sz w:val="21"/>
          </w:rPr>
          <w:delText>Shi B, Choirat C, Coull B A, et al., 2021. CMAverse: A suite of functions for reproducible causal mediation analyses[J]. Epidemiology, 32(5): e20-e22.</w:delText>
        </w:r>
      </w:del>
    </w:p>
    <w:p w14:paraId="4AFAFA8E" w14:textId="77777777" w:rsidR="003E386D" w:rsidRPr="00294E0B" w:rsidRDefault="003E386D" w:rsidP="00294E0B">
      <w:pPr>
        <w:pStyle w:val="PLAN13NativeBibliography20260930"/>
        <w:ind w:firstLine="420"/>
        <w:rPr>
          <w:del w:id="1001621" w:author="Codex" w:date="2026-10-06T19:51:51Z"/>
          <w:rFonts w:cs="Times New Roman"/>
          <w:sz w:val="21"/>
        </w:rPr>
      </w:pPr>
      <w:del w:id="1001622" w:author="Codex" w:date="2026-10-06T19:51:51Z">
        <w:r w:rsidRPr="00294E0B">
          <w:rPr>
            <w:rFonts w:cs="Times New Roman"/>
            <w:sz w:val="21"/>
          </w:rPr>
          <w:delText>Smith L H, VanderWeele T J, 2019. Mediational E-values: Approximate sensitivity analysis for unmeasured mediator-outcome confounding[J]. Epidemiology (Cambridge, Mass.), 30(6): 835-837.</w:delText>
        </w:r>
      </w:del>
    </w:p>
    <w:p w14:paraId="196B07BC" w14:textId="77777777" w:rsidR="003E386D" w:rsidRPr="00294E0B" w:rsidRDefault="003E386D" w:rsidP="00294E0B">
      <w:pPr>
        <w:pStyle w:val="PLAN13NativeBibliography20260930"/>
        <w:ind w:firstLine="420"/>
        <w:rPr>
          <w:del w:id="1001623" w:author="Codex" w:date="2026-10-06T19:51:51Z"/>
          <w:rFonts w:cs="Times New Roman"/>
          <w:sz w:val="21"/>
        </w:rPr>
      </w:pPr>
      <w:del w:id="1001624" w:author="Codex" w:date="2026-10-06T19:51:51Z">
        <w:r w:rsidRPr="00294E0B">
          <w:rPr>
            <w:rFonts w:cs="Times New Roman"/>
            <w:sz w:val="21"/>
          </w:rPr>
          <w:delText>VanderWeele T J, 2013. A three-way decomposition of a total effect into direct, indirect, and interactive effects[J]. Epidemiology, 24(2): 224-232.</w:delText>
        </w:r>
      </w:del>
    </w:p>
    <w:p w14:paraId="3A146B39" w14:textId="77777777" w:rsidR="003E386D" w:rsidRPr="00294E0B" w:rsidRDefault="003E386D" w:rsidP="00294E0B">
      <w:pPr>
        <w:pStyle w:val="PLAN13NativeBibliography20260930"/>
        <w:ind w:firstLine="420"/>
        <w:rPr>
          <w:del w:id="1001625" w:author="Codex" w:date="2026-10-06T19:51:51Z"/>
          <w:rFonts w:cs="Times New Roman"/>
          <w:sz w:val="21"/>
        </w:rPr>
      </w:pPr>
      <w:del w:id="1001626" w:author="Codex" w:date="2026-10-06T19:51:51Z">
        <w:r w:rsidRPr="00294E0B">
          <w:rPr>
            <w:rFonts w:cs="Times New Roman"/>
            <w:sz w:val="21"/>
          </w:rPr>
          <w:delText>VanderWeele T J, 2014. A unification of mediation and interaction: A 4-way decomposition[J]. Epidemiology, 25(5): 749-761.</w:delText>
        </w:r>
      </w:del>
    </w:p>
    <w:p w14:paraId="3C623ED3" w14:textId="77777777" w:rsidR="003E386D" w:rsidRPr="00294E0B" w:rsidRDefault="003E386D" w:rsidP="00294E0B">
      <w:pPr>
        <w:pStyle w:val="PLAN13NativeBibliography20260930"/>
        <w:ind w:firstLine="420"/>
        <w:rPr>
          <w:del w:id="1001627" w:author="Codex" w:date="2026-10-06T19:51:51Z"/>
          <w:rFonts w:cs="Times New Roman"/>
          <w:sz w:val="21"/>
        </w:rPr>
      </w:pPr>
      <w:del w:id="1001628" w:author="Codex" w:date="2026-10-06T19:51:51Z">
        <w:r w:rsidRPr="00294E0B">
          <w:rPr>
            <w:rFonts w:cs="Times New Roman"/>
            <w:sz w:val="21"/>
          </w:rPr>
          <w:delText>VanderWeele T J, Ding P, 2017a. Sensitivity analysis in observational research: Introducing the E-value[J]. Annals of Internal Medicine, 167(4): 268-274.</w:delText>
        </w:r>
      </w:del>
    </w:p>
    <w:p w14:paraId="20110BAE" w14:textId="77777777" w:rsidR="003E386D" w:rsidRPr="00294E0B" w:rsidRDefault="003E386D" w:rsidP="00294E0B">
      <w:pPr>
        <w:pStyle w:val="PLAN13NativeBibliography20260930"/>
        <w:ind w:firstLine="420"/>
        <w:rPr>
          <w:del w:id="1001629" w:author="Codex" w:date="2026-10-06T19:51:51Z"/>
          <w:rFonts w:cs="Times New Roman"/>
          <w:sz w:val="21"/>
        </w:rPr>
      </w:pPr>
      <w:del w:id="1001630" w:author="Codex" w:date="2026-10-06T19:51:51Z">
        <w:r w:rsidRPr="00294E0B">
          <w:rPr>
            <w:rFonts w:cs="Times New Roman"/>
            <w:sz w:val="21"/>
          </w:rPr>
          <w:delText>VanderWeele T J, Tchetgen Tchetgen E J, 2017b. Mediation analysis with time varying exposures and mediators[J]. Journal of the Royal Statistical Society. Series B, Statistical methodology, 79(3): 917-938.</w:delText>
        </w:r>
      </w:del>
    </w:p>
    <w:p w14:paraId="48F9E2AF" w14:textId="77777777" w:rsidR="003E386D" w:rsidRPr="00294E0B" w:rsidRDefault="003E386D" w:rsidP="00294E0B">
      <w:pPr>
        <w:pStyle w:val="PLAN13NativeBibliography20260930"/>
        <w:ind w:firstLine="420"/>
        <w:rPr>
          <w:del w:id="1001631" w:author="Codex" w:date="2026-10-06T19:51:51Z"/>
          <w:rFonts w:cs="Times New Roman"/>
          <w:sz w:val="21"/>
        </w:rPr>
      </w:pPr>
      <w:del w:id="1001632" w:author="Codex" w:date="2026-10-06T19:51:51Z">
        <w:r w:rsidRPr="00294E0B">
          <w:rPr>
            <w:rFonts w:cs="Times New Roman"/>
            <w:sz w:val="21"/>
          </w:rPr>
          <w:delText>Vignoli D, Mencarini L, Alderotti G, 2020. Is the effect of job uncertainty on fertility intentions channeled by subjective well-being?[J]. Advances in Life Course Research, 46: 100343.</w:delText>
        </w:r>
      </w:del>
    </w:p>
    <w:p w14:paraId="357A3090" w14:textId="77777777" w:rsidR="003E386D" w:rsidRPr="00294E0B" w:rsidRDefault="003E386D" w:rsidP="00294E0B">
      <w:pPr>
        <w:pStyle w:val="PLAN13NativeBibliography20260930"/>
        <w:ind w:firstLine="420"/>
        <w:rPr>
          <w:del w:id="1001633" w:author="Codex" w:date="2026-10-06T19:51:51Z"/>
          <w:rFonts w:cs="Times New Roman"/>
          <w:sz w:val="21"/>
        </w:rPr>
      </w:pPr>
      <w:del w:id="1001634" w:author="Codex" w:date="2026-10-06T19:51:51Z">
        <w:r w:rsidRPr="00294E0B">
          <w:rPr>
            <w:rFonts w:cs="Times New Roman"/>
            <w:sz w:val="21"/>
          </w:rPr>
          <w:delText>Wang A, Arah O A, 2015. G-computation demonstration in causal mediation analysis[J]. European Journal of Epidemiology, 30(10): 1119-1127.</w:delText>
        </w:r>
      </w:del>
    </w:p>
    <w:p w14:paraId="2BA5C7C0" w14:textId="77777777" w:rsidR="003E386D" w:rsidRPr="00294E0B" w:rsidRDefault="003E386D" w:rsidP="00294E0B">
      <w:pPr>
        <w:pStyle w:val="PLAN13NativeBibliography20260930"/>
        <w:ind w:firstLine="420"/>
        <w:rPr>
          <w:del w:id="1001635" w:author="Codex" w:date="2026-10-06T19:51:51Z"/>
          <w:rFonts w:cs="Times New Roman"/>
          <w:sz w:val="21"/>
        </w:rPr>
      </w:pPr>
      <w:del w:id="1001636" w:author="Codex" w:date="2026-10-06T19:51:51Z">
        <w:r w:rsidRPr="00294E0B">
          <w:rPr>
            <w:rFonts w:cs="Times New Roman"/>
            <w:sz w:val="21"/>
          </w:rPr>
          <w:delText>Yazawa A, Shiba K, Inoue Y, et al., 2022. Early childhood adversity and late-life depressive symptoms: Unpacking mediation and interaction by adult socioeconomic status[J]. Social Psychiatry and Psychiatric Epidemiology, 57(6): 1147-1156.</w:delText>
        </w:r>
      </w:del>
    </w:p>
    <w:p w14:paraId="2C05F6D3" w14:textId="11ECD683" w:rsidR="00FB24F4" w:rsidRDefault="003E386D" w:rsidP="00992357">
      <w:pPr>
        <w:pStyle w:val="PLAN13NativeBibliography20260930"/>
        <w:ind w:firstLine="420"/>
        <w:rPr>
          <w:del w:id="1001637" w:author="Codex" w:date="2026-10-06T19:51:51Z"/>
          <w:bCs/>
          <w:sz w:val="21"/>
          <w:szCs w:val="21"/>
        </w:rPr>
      </w:pPr>
      <w:del w:id="1001638" w:author="Codex" w:date="2026-10-06T19:51:51Z">
        <w:r>
          <w:rPr>
            <w:bCs/>
            <w:sz w:val="21"/>
            <w:szCs w:val="21"/>
          </w:rPr>
          <w:fldChar w:fldCharType="end"/>
        </w:r>
      </w:del>
    </w:p>
    <w:p w14:paraId="370E6F9C" w14:textId="77777777" w:rsidR="003C461A" w:rsidRPr="003C461A" w:rsidRDefault="003E386D" w:rsidP="003C461A">
      <w:pPr>
        <w:pStyle w:val="afc"/>
        <w:ind w:firstLine="480"/>
        <w:rPr>
          <w:ins w:id="1001639" w:author="Codex" w:date="2026-10-06T19:51:51Z"/>
          <w:rFonts w:eastAsiaTheme="minorEastAsia" w:cs="Times New Roman"/>
          <w:sz w:val="21"/>
          <w:lang w:eastAsia="zh-CN"/>
        </w:rPr>
      </w:pPr>
      <w:ins w:id="1001640" w:author="Codex" w:date="2026-10-06T19:51:51Z">
        <w:r>
          <w:fldChar w:fldCharType="begin"/>
        </w:r>
        <w:r w:rsidR="003C461A">
          <w:rPr>
            <w:lang w:eastAsia="zh-CN"/>
          </w:rPr>
          <w:instrText xml:space="preserve"> ADDIN ZOTERO_BIBL {"uncited":[],"omitted":[],"custom":[]} CSL_BIBLIOGRAPHY </w:instrText>
        </w:r>
        <w:r>
          <w:fldChar w:fldCharType="separate"/>
        </w:r>
        <w:r w:rsidR="003C461A" w:rsidRPr="003C461A">
          <w:rPr>
            <w:rFonts w:eastAsiaTheme="minorEastAsia" w:cs="Times New Roman"/>
            <w:sz w:val="21"/>
            <w:lang w:eastAsia="zh-CN"/>
          </w:rPr>
          <w:t>王跃生</w:t>
        </w:r>
        <w:r w:rsidR="003C461A" w:rsidRPr="003C461A">
          <w:rPr>
            <w:rFonts w:eastAsiaTheme="minorEastAsia" w:cs="Times New Roman"/>
            <w:sz w:val="21"/>
            <w:lang w:eastAsia="zh-CN"/>
          </w:rPr>
          <w:t xml:space="preserve">, 2026. </w:t>
        </w:r>
        <w:r w:rsidR="003C461A" w:rsidRPr="003C461A">
          <w:rPr>
            <w:rFonts w:eastAsiaTheme="minorEastAsia" w:cs="Times New Roman"/>
            <w:sz w:val="21"/>
            <w:lang w:eastAsia="zh-CN"/>
          </w:rPr>
          <w:t>中国家庭结构百年变迁及其特征分析</w:t>
        </w:r>
        <w:r w:rsidR="003C461A" w:rsidRPr="003C461A">
          <w:rPr>
            <w:rFonts w:eastAsiaTheme="minorEastAsia" w:cs="Times New Roman"/>
            <w:sz w:val="21"/>
            <w:lang w:eastAsia="zh-CN"/>
          </w:rPr>
          <w:t xml:space="preserve">[N]. </w:t>
        </w:r>
        <w:r w:rsidR="003C461A" w:rsidRPr="003C461A">
          <w:rPr>
            <w:rFonts w:eastAsiaTheme="minorEastAsia" w:cs="Times New Roman"/>
            <w:sz w:val="21"/>
            <w:lang w:eastAsia="zh-CN"/>
          </w:rPr>
          <w:t>光明日报</w:t>
        </w:r>
        <w:r w:rsidR="003C461A" w:rsidRPr="003C461A">
          <w:rPr>
            <w:rFonts w:eastAsiaTheme="minorEastAsia" w:cs="Times New Roman"/>
            <w:sz w:val="21"/>
            <w:lang w:eastAsia="zh-CN"/>
          </w:rPr>
          <w:t>, 2026-04-01(11).</w:t>
        </w:r>
      </w:ins>
    </w:p>
    <w:p w14:paraId="3FDC8D96" w14:textId="77777777" w:rsidR="003C461A" w:rsidRPr="003C461A" w:rsidRDefault="003C461A" w:rsidP="003C461A">
      <w:pPr>
        <w:pStyle w:val="afc"/>
        <w:ind w:firstLine="420"/>
        <w:rPr>
          <w:ins w:id="1001641" w:author="Codex" w:date="2026-10-06T19:51:51Z"/>
          <w:rFonts w:eastAsiaTheme="minorEastAsia" w:cs="Times New Roman"/>
          <w:sz w:val="21"/>
          <w:lang w:eastAsia="zh-CN"/>
        </w:rPr>
      </w:pPr>
      <w:ins w:id="1001642" w:author="Codex" w:date="2026-10-06T19:51:51Z">
        <w:r w:rsidRPr="003C461A">
          <w:rPr>
            <w:rFonts w:eastAsiaTheme="minorEastAsia" w:cs="Times New Roman"/>
            <w:sz w:val="21"/>
            <w:lang w:eastAsia="zh-CN"/>
          </w:rPr>
          <w:t>许琪</w:t>
        </w:r>
        <w:r w:rsidRPr="003C461A">
          <w:rPr>
            <w:rFonts w:eastAsiaTheme="minorEastAsia" w:cs="Times New Roman"/>
            <w:sz w:val="21"/>
            <w:lang w:eastAsia="zh-CN"/>
          </w:rPr>
          <w:t xml:space="preserve">, 2022. </w:t>
        </w:r>
        <w:r w:rsidRPr="003C461A">
          <w:rPr>
            <w:rFonts w:eastAsiaTheme="minorEastAsia" w:cs="Times New Roman"/>
            <w:sz w:val="21"/>
            <w:lang w:eastAsia="zh-CN"/>
          </w:rPr>
          <w:t>挣钱还是做家务</w:t>
        </w:r>
        <w:r w:rsidRPr="003C461A">
          <w:rPr>
            <w:rFonts w:eastAsiaTheme="minorEastAsia" w:cs="Times New Roman"/>
            <w:sz w:val="21"/>
            <w:lang w:eastAsia="zh-CN"/>
          </w:rPr>
          <w:t>——</w:t>
        </w:r>
        <w:r w:rsidRPr="003C461A">
          <w:rPr>
            <w:rFonts w:eastAsiaTheme="minorEastAsia" w:cs="Times New Roman"/>
            <w:sz w:val="21"/>
            <w:lang w:eastAsia="zh-CN"/>
          </w:rPr>
          <w:t>丈夫的经济贡献和家务贡献对妻子婚姻满意度的影响</w:t>
        </w:r>
        <w:r w:rsidRPr="003C461A">
          <w:rPr>
            <w:rFonts w:eastAsiaTheme="minorEastAsia" w:cs="Times New Roman"/>
            <w:sz w:val="21"/>
            <w:lang w:eastAsia="zh-CN"/>
          </w:rPr>
          <w:t xml:space="preserve">[J]. </w:t>
        </w:r>
        <w:r w:rsidRPr="003C461A">
          <w:rPr>
            <w:rFonts w:eastAsiaTheme="minorEastAsia" w:cs="Times New Roman"/>
            <w:sz w:val="21"/>
            <w:lang w:eastAsia="zh-CN"/>
          </w:rPr>
          <w:t>社会学评论</w:t>
        </w:r>
        <w:r w:rsidRPr="003C461A">
          <w:rPr>
            <w:rFonts w:eastAsiaTheme="minorEastAsia" w:cs="Times New Roman"/>
            <w:sz w:val="21"/>
            <w:lang w:eastAsia="zh-CN"/>
          </w:rPr>
          <w:t>, 10(3): 43-63.</w:t>
        </w:r>
      </w:ins>
    </w:p>
    <w:p w14:paraId="0B308C23" w14:textId="77777777" w:rsidR="003C461A" w:rsidRPr="003C461A" w:rsidRDefault="003C461A" w:rsidP="003C461A">
      <w:pPr>
        <w:pStyle w:val="afc"/>
        <w:ind w:firstLine="420"/>
        <w:rPr>
          <w:ins w:id="1001643" w:author="Codex" w:date="2026-10-06T19:51:51Z"/>
          <w:rFonts w:eastAsiaTheme="minorEastAsia" w:cs="Times New Roman"/>
          <w:sz w:val="21"/>
          <w:lang w:eastAsia="zh-CN"/>
        </w:rPr>
      </w:pPr>
      <w:ins w:id="1001644" w:author="Codex" w:date="2026-10-06T19:51:51Z">
        <w:r w:rsidRPr="003C461A">
          <w:rPr>
            <w:rFonts w:eastAsiaTheme="minorEastAsia" w:cs="Times New Roman"/>
            <w:sz w:val="21"/>
            <w:lang w:eastAsia="zh-CN"/>
          </w:rPr>
          <w:t>郑丹丹</w:t>
        </w:r>
        <w:r w:rsidRPr="003C461A">
          <w:rPr>
            <w:rFonts w:eastAsiaTheme="minorEastAsia" w:cs="Times New Roman"/>
            <w:sz w:val="21"/>
            <w:lang w:eastAsia="zh-CN"/>
          </w:rPr>
          <w:t xml:space="preserve">, </w:t>
        </w:r>
        <w:r w:rsidRPr="003C461A">
          <w:rPr>
            <w:rFonts w:eastAsiaTheme="minorEastAsia" w:cs="Times New Roman"/>
            <w:sz w:val="21"/>
            <w:lang w:eastAsia="zh-CN"/>
          </w:rPr>
          <w:t>狄金华</w:t>
        </w:r>
        <w:r w:rsidRPr="003C461A">
          <w:rPr>
            <w:rFonts w:eastAsiaTheme="minorEastAsia" w:cs="Times New Roman"/>
            <w:sz w:val="21"/>
            <w:lang w:eastAsia="zh-CN"/>
          </w:rPr>
          <w:t xml:space="preserve">, 2017. </w:t>
        </w:r>
        <w:r w:rsidRPr="003C461A">
          <w:rPr>
            <w:rFonts w:eastAsiaTheme="minorEastAsia" w:cs="Times New Roman"/>
            <w:sz w:val="21"/>
            <w:lang w:eastAsia="zh-CN"/>
          </w:rPr>
          <w:t>女性家庭权力、夫妻关系与家庭代际资源分配</w:t>
        </w:r>
        <w:r w:rsidRPr="003C461A">
          <w:rPr>
            <w:rFonts w:eastAsiaTheme="minorEastAsia" w:cs="Times New Roman"/>
            <w:sz w:val="21"/>
            <w:lang w:eastAsia="zh-CN"/>
          </w:rPr>
          <w:t xml:space="preserve">[J]. </w:t>
        </w:r>
        <w:r w:rsidRPr="003C461A">
          <w:rPr>
            <w:rFonts w:eastAsiaTheme="minorEastAsia" w:cs="Times New Roman"/>
            <w:sz w:val="21"/>
            <w:lang w:eastAsia="zh-CN"/>
          </w:rPr>
          <w:t>社会学研究</w:t>
        </w:r>
        <w:r w:rsidRPr="003C461A">
          <w:rPr>
            <w:rFonts w:eastAsiaTheme="minorEastAsia" w:cs="Times New Roman"/>
            <w:sz w:val="21"/>
            <w:lang w:eastAsia="zh-CN"/>
          </w:rPr>
          <w:t>, 32(1): 171-192+245.</w:t>
        </w:r>
      </w:ins>
    </w:p>
    <w:p w14:paraId="607CC99E" w14:textId="77777777" w:rsidR="003C461A" w:rsidRPr="003C461A" w:rsidRDefault="003C461A" w:rsidP="003C461A">
      <w:pPr>
        <w:pStyle w:val="afc"/>
        <w:ind w:firstLine="420"/>
        <w:rPr>
          <w:ins w:id="1001645" w:author="Codex" w:date="2026-10-06T19:51:51Z"/>
          <w:rFonts w:eastAsiaTheme="minorEastAsia" w:cs="Times New Roman"/>
          <w:sz w:val="21"/>
        </w:rPr>
      </w:pPr>
      <w:ins w:id="1001646" w:author="Codex" w:date="2026-10-06T19:51:51Z">
        <w:r w:rsidRPr="003C461A">
          <w:rPr>
            <w:rFonts w:eastAsiaTheme="minorEastAsia" w:cs="Times New Roman"/>
            <w:sz w:val="21"/>
          </w:rPr>
          <w:t>Al-kassab-Córdova A, Mezones-Holguin E, Kaufman J S, 2025. Diminished returns of maternal education on children’s vaccination status for indigenous women in Peru[J]. Social Science &amp; Medicine, 370: 117862.</w:t>
        </w:r>
      </w:ins>
    </w:p>
    <w:p w14:paraId="2E4FA75D" w14:textId="77777777" w:rsidR="003C461A" w:rsidRPr="003C461A" w:rsidRDefault="003C461A" w:rsidP="003C461A">
      <w:pPr>
        <w:pStyle w:val="afc"/>
        <w:ind w:firstLine="420"/>
        <w:rPr>
          <w:ins w:id="1001647" w:author="Codex" w:date="2026-10-06T19:51:51Z"/>
          <w:rFonts w:eastAsiaTheme="minorEastAsia" w:cs="Times New Roman"/>
          <w:sz w:val="21"/>
        </w:rPr>
      </w:pPr>
      <w:ins w:id="1001648" w:author="Codex" w:date="2026-10-06T19:51:51Z">
        <w:r w:rsidRPr="003C461A">
          <w:rPr>
            <w:rFonts w:eastAsiaTheme="minorEastAsia" w:cs="Times New Roman"/>
            <w:sz w:val="21"/>
          </w:rPr>
          <w:t>Ding P, VanderWeele T J, 2016. Sensitivity analysis without assumptions[J]. Epidemiology, 27(3): 368-377.</w:t>
        </w:r>
      </w:ins>
    </w:p>
    <w:p w14:paraId="40D46304" w14:textId="77777777" w:rsidR="003C461A" w:rsidRPr="003C461A" w:rsidRDefault="003C461A" w:rsidP="003C461A">
      <w:pPr>
        <w:pStyle w:val="afc"/>
        <w:ind w:firstLine="420"/>
        <w:rPr>
          <w:ins w:id="1001649" w:author="Codex" w:date="2026-10-06T19:51:51Z"/>
          <w:rFonts w:eastAsiaTheme="minorEastAsia" w:cs="Times New Roman"/>
          <w:sz w:val="21"/>
        </w:rPr>
      </w:pPr>
      <w:ins w:id="1001650" w:author="Codex" w:date="2026-10-06T19:51:51Z">
        <w:r w:rsidRPr="003C461A">
          <w:rPr>
            <w:rFonts w:eastAsiaTheme="minorEastAsia" w:cs="Times New Roman"/>
            <w:sz w:val="21"/>
          </w:rPr>
          <w:t>Fujihara S, 2024. Identifying the role of high school in educational inequality: A causal mediation approach[J]. Social Science Research, 124: 103077.</w:t>
        </w:r>
      </w:ins>
    </w:p>
    <w:p w14:paraId="2EE76E31" w14:textId="77777777" w:rsidR="003C461A" w:rsidRPr="003C461A" w:rsidRDefault="003C461A" w:rsidP="003C461A">
      <w:pPr>
        <w:pStyle w:val="afc"/>
        <w:ind w:firstLine="420"/>
        <w:rPr>
          <w:ins w:id="1001651" w:author="Codex" w:date="2026-10-06T19:51:51Z"/>
          <w:rFonts w:eastAsiaTheme="minorEastAsia" w:cs="Times New Roman"/>
          <w:sz w:val="21"/>
        </w:rPr>
      </w:pPr>
      <w:ins w:id="1001652" w:author="Codex" w:date="2026-10-06T19:51:51Z">
        <w:r w:rsidRPr="003C461A">
          <w:rPr>
            <w:rFonts w:eastAsiaTheme="minorEastAsia" w:cs="Times New Roman"/>
            <w:sz w:val="21"/>
          </w:rPr>
          <w:t>Hsu Y T, Grodstein F, Liu T H, et al., 2025. Causal mediation of the association between educational attainment and late-life cognitive function by trajectories of social participation[J]. Social Science &amp; Medicine, 370: 117861.</w:t>
        </w:r>
      </w:ins>
    </w:p>
    <w:p w14:paraId="7F7B0A30" w14:textId="77777777" w:rsidR="003C461A" w:rsidRPr="003C461A" w:rsidRDefault="003C461A" w:rsidP="003C461A">
      <w:pPr>
        <w:pStyle w:val="afc"/>
        <w:ind w:firstLine="420"/>
        <w:rPr>
          <w:ins w:id="1001653" w:author="Codex" w:date="2026-10-06T19:51:51Z"/>
          <w:rFonts w:eastAsiaTheme="minorEastAsia" w:cs="Times New Roman"/>
          <w:sz w:val="21"/>
        </w:rPr>
      </w:pPr>
      <w:ins w:id="1001654" w:author="Codex" w:date="2026-10-06T19:51:51Z">
        <w:r w:rsidRPr="003C461A">
          <w:rPr>
            <w:rFonts w:eastAsiaTheme="minorEastAsia" w:cs="Times New Roman"/>
            <w:sz w:val="21"/>
          </w:rPr>
          <w:t>Ikram M A, VanderWeele T J, 2015. A proposed clinical and biological interpretation of mediated interaction[J]. European Journal of Epidemiology, 30(10): 1115-1118.</w:t>
        </w:r>
      </w:ins>
    </w:p>
    <w:p w14:paraId="2E42E314" w14:textId="77777777" w:rsidR="003C461A" w:rsidRPr="003C461A" w:rsidRDefault="003C461A" w:rsidP="003C461A">
      <w:pPr>
        <w:pStyle w:val="afc"/>
        <w:ind w:firstLine="420"/>
        <w:rPr>
          <w:ins w:id="1001655" w:author="Codex" w:date="2026-10-06T19:51:51Z"/>
          <w:rFonts w:eastAsiaTheme="minorEastAsia" w:cs="Times New Roman"/>
          <w:sz w:val="21"/>
        </w:rPr>
      </w:pPr>
      <w:ins w:id="1001656" w:author="Codex" w:date="2026-10-06T19:51:51Z">
        <w:r w:rsidRPr="003C461A">
          <w:rPr>
            <w:rFonts w:eastAsiaTheme="minorEastAsia" w:cs="Times New Roman"/>
            <w:sz w:val="21"/>
          </w:rPr>
          <w:lastRenderedPageBreak/>
          <w:t>Kratz F, Pettinger B, Grätz M, 2022. At which age is education the great equalizer? A causal mediation analysis of the (in-)direct effects of social origin over the life course[J]. European Sociological Review, 38(6): 866-881.</w:t>
        </w:r>
      </w:ins>
    </w:p>
    <w:p w14:paraId="570E31AF" w14:textId="77777777" w:rsidR="003C461A" w:rsidRPr="003C461A" w:rsidRDefault="003C461A" w:rsidP="003C461A">
      <w:pPr>
        <w:pStyle w:val="afc"/>
        <w:ind w:firstLine="420"/>
        <w:rPr>
          <w:ins w:id="1001657" w:author="Codex" w:date="2026-10-06T19:51:51Z"/>
          <w:rFonts w:eastAsiaTheme="minorEastAsia" w:cs="Times New Roman"/>
          <w:sz w:val="21"/>
        </w:rPr>
      </w:pPr>
      <w:ins w:id="1001658" w:author="Codex" w:date="2026-10-06T19:51:51Z">
        <w:r w:rsidRPr="003C461A">
          <w:rPr>
            <w:rFonts w:eastAsiaTheme="minorEastAsia" w:cs="Times New Roman"/>
            <w:sz w:val="21"/>
          </w:rPr>
          <w:t>Lundberg I, 2024. The gap-closing estimand: A causal approach to study interventions that close disparities across social categories[J]. Sociological Methods &amp; Research, 53(2): 507-570.</w:t>
        </w:r>
      </w:ins>
    </w:p>
    <w:p w14:paraId="5694E1FC" w14:textId="77777777" w:rsidR="003C461A" w:rsidRPr="003C461A" w:rsidRDefault="003C461A" w:rsidP="003C461A">
      <w:pPr>
        <w:pStyle w:val="afc"/>
        <w:ind w:firstLine="420"/>
        <w:rPr>
          <w:ins w:id="1001659" w:author="Codex" w:date="2026-10-06T19:51:51Z"/>
          <w:rFonts w:eastAsiaTheme="minorEastAsia" w:cs="Times New Roman"/>
          <w:sz w:val="21"/>
        </w:rPr>
      </w:pPr>
      <w:ins w:id="1001660" w:author="Codex" w:date="2026-10-06T19:51:51Z">
        <w:r w:rsidRPr="003C461A">
          <w:rPr>
            <w:rFonts w:eastAsiaTheme="minorEastAsia" w:cs="Times New Roman"/>
            <w:sz w:val="21"/>
          </w:rPr>
          <w:t>Lundberg I, Johnson R, Stewart B M, 2021. What is your estimand? Defining the target quantity connects statistical evidence to theory[J]. American Sociological Review, 86(3): 532-565.</w:t>
        </w:r>
      </w:ins>
    </w:p>
    <w:p w14:paraId="28AE7177" w14:textId="77777777" w:rsidR="003C461A" w:rsidRPr="003C461A" w:rsidRDefault="003C461A" w:rsidP="003C461A">
      <w:pPr>
        <w:pStyle w:val="afc"/>
        <w:ind w:firstLine="420"/>
        <w:rPr>
          <w:ins w:id="1001661" w:author="Codex" w:date="2026-10-06T19:51:51Z"/>
          <w:rFonts w:eastAsiaTheme="minorEastAsia" w:cs="Times New Roman"/>
          <w:sz w:val="21"/>
        </w:rPr>
      </w:pPr>
      <w:ins w:id="1001662" w:author="Codex" w:date="2026-10-06T19:51:51Z">
        <w:r w:rsidRPr="003C461A">
          <w:rPr>
            <w:rFonts w:eastAsiaTheme="minorEastAsia" w:cs="Times New Roman"/>
            <w:sz w:val="21"/>
          </w:rPr>
          <w:t>Madia J E, Gruijters R J, Raabe I J, et al., 2025. Growth mindset and socioeconomic inequality in academic achievement across seventy-three PISA countries[J]. npj Science of Learning, 10(1): 81.</w:t>
        </w:r>
      </w:ins>
    </w:p>
    <w:p w14:paraId="4743B1CE" w14:textId="77777777" w:rsidR="003C461A" w:rsidRPr="003C461A" w:rsidRDefault="003C461A" w:rsidP="003C461A">
      <w:pPr>
        <w:pStyle w:val="afc"/>
        <w:ind w:firstLine="420"/>
        <w:rPr>
          <w:ins w:id="1001663" w:author="Codex" w:date="2026-10-06T19:51:51Z"/>
          <w:rFonts w:eastAsiaTheme="minorEastAsia" w:cs="Times New Roman"/>
          <w:sz w:val="21"/>
        </w:rPr>
      </w:pPr>
      <w:ins w:id="1001664" w:author="Codex" w:date="2026-10-06T19:51:51Z">
        <w:r w:rsidRPr="003C461A">
          <w:rPr>
            <w:rFonts w:eastAsiaTheme="minorEastAsia" w:cs="Times New Roman"/>
            <w:sz w:val="21"/>
          </w:rPr>
          <w:t>Mencarini L, Vignoli D, 2018. Employed women and marital union stability: It helps when men help[J]. Journal of Family Issues, 39(5): 1348-1373.</w:t>
        </w:r>
      </w:ins>
    </w:p>
    <w:p w14:paraId="0B0901EF" w14:textId="77777777" w:rsidR="003C461A" w:rsidRPr="003C461A" w:rsidRDefault="003C461A" w:rsidP="003C461A">
      <w:pPr>
        <w:pStyle w:val="afc"/>
        <w:ind w:firstLine="420"/>
        <w:rPr>
          <w:ins w:id="1001665" w:author="Codex" w:date="2026-10-06T19:51:51Z"/>
          <w:rFonts w:eastAsiaTheme="minorEastAsia" w:cs="Times New Roman"/>
          <w:sz w:val="21"/>
        </w:rPr>
      </w:pPr>
      <w:ins w:id="1001666" w:author="Codex" w:date="2026-10-06T19:51:51Z">
        <w:r w:rsidRPr="003C461A">
          <w:rPr>
            <w:rFonts w:eastAsiaTheme="minorEastAsia" w:cs="Times New Roman"/>
            <w:sz w:val="21"/>
          </w:rPr>
          <w:t>Mikkonen J, Remes H, Moustgaard H, et al., 2021. Early adolescent health problems, school performance, and upper secondary educational pathways: A counterfactual-based mediation analysis[J]. Social Forces, 99(3): 1146-1175.</w:t>
        </w:r>
      </w:ins>
    </w:p>
    <w:p w14:paraId="739BD5FC" w14:textId="77777777" w:rsidR="003C461A" w:rsidRPr="003C461A" w:rsidRDefault="003C461A" w:rsidP="003C461A">
      <w:pPr>
        <w:pStyle w:val="afc"/>
        <w:ind w:firstLine="420"/>
        <w:rPr>
          <w:ins w:id="1001667" w:author="Codex" w:date="2026-10-06T19:51:51Z"/>
          <w:rFonts w:eastAsiaTheme="minorEastAsia" w:cs="Times New Roman"/>
          <w:sz w:val="21"/>
        </w:rPr>
      </w:pPr>
      <w:ins w:id="1001668" w:author="Codex" w:date="2026-10-06T19:51:51Z">
        <w:r w:rsidRPr="003C461A">
          <w:rPr>
            <w:rFonts w:eastAsiaTheme="minorEastAsia" w:cs="Times New Roman"/>
            <w:sz w:val="21"/>
          </w:rPr>
          <w:t>Qin X, Yang F, 2022. Simulation-based sensitivity analysis for causal mediation studies[J]. Psychological Methods, 27(6): 1000-1013.</w:t>
        </w:r>
      </w:ins>
    </w:p>
    <w:p w14:paraId="3C6D0C2C" w14:textId="77777777" w:rsidR="003C461A" w:rsidRPr="003C461A" w:rsidRDefault="003C461A" w:rsidP="003C461A">
      <w:pPr>
        <w:pStyle w:val="afc"/>
        <w:ind w:firstLine="420"/>
        <w:rPr>
          <w:ins w:id="1001669" w:author="Codex" w:date="2026-10-06T19:51:51Z"/>
          <w:rFonts w:eastAsiaTheme="minorEastAsia" w:cs="Times New Roman"/>
          <w:sz w:val="21"/>
        </w:rPr>
      </w:pPr>
      <w:ins w:id="1001670" w:author="Codex" w:date="2026-10-06T19:51:51Z">
        <w:r w:rsidRPr="003C461A">
          <w:rPr>
            <w:rFonts w:eastAsiaTheme="minorEastAsia" w:cs="Times New Roman"/>
            <w:sz w:val="21"/>
          </w:rPr>
          <w:t>Rijnhart J J M, Valente M J, Smyth H L, et al., 2023. Statistical mediation analysis for models with a binary mediator and a binary outcome: The differences between causal and traditional mediation analysis[J]. Prevention Science, 24(3): 408-418.</w:t>
        </w:r>
      </w:ins>
    </w:p>
    <w:p w14:paraId="3E78D5EB" w14:textId="77777777" w:rsidR="003C461A" w:rsidRPr="003C461A" w:rsidRDefault="003C461A" w:rsidP="003C461A">
      <w:pPr>
        <w:pStyle w:val="afc"/>
        <w:ind w:firstLine="420"/>
        <w:rPr>
          <w:ins w:id="1001671" w:author="Codex" w:date="2026-10-06T19:51:51Z"/>
          <w:rFonts w:eastAsiaTheme="minorEastAsia" w:cs="Times New Roman"/>
          <w:sz w:val="21"/>
        </w:rPr>
      </w:pPr>
      <w:ins w:id="1001672" w:author="Codex" w:date="2026-10-06T19:51:51Z">
        <w:r w:rsidRPr="003C461A">
          <w:rPr>
            <w:rFonts w:eastAsiaTheme="minorEastAsia" w:cs="Times New Roman"/>
            <w:sz w:val="21"/>
          </w:rPr>
          <w:t>Shi B, Choirat C, Coull B A, et al., 2021. CMAverse: A suite of functions for reproducible causal mediation analyses[J]. Epidemiology, 32(5): e20-e22.</w:t>
        </w:r>
      </w:ins>
    </w:p>
    <w:p w14:paraId="3CB35B5C" w14:textId="77777777" w:rsidR="003C461A" w:rsidRPr="003C461A" w:rsidRDefault="003C461A" w:rsidP="003C461A">
      <w:pPr>
        <w:pStyle w:val="afc"/>
        <w:ind w:firstLine="420"/>
        <w:rPr>
          <w:ins w:id="1001673" w:author="Codex" w:date="2026-10-06T19:51:51Z"/>
          <w:rFonts w:eastAsiaTheme="minorEastAsia" w:cs="Times New Roman"/>
          <w:sz w:val="21"/>
        </w:rPr>
      </w:pPr>
      <w:ins w:id="1001674" w:author="Codex" w:date="2026-10-06T19:51:51Z">
        <w:r w:rsidRPr="003C461A">
          <w:rPr>
            <w:rFonts w:eastAsiaTheme="minorEastAsia" w:cs="Times New Roman"/>
            <w:sz w:val="21"/>
          </w:rPr>
          <w:t>Smith L H, VanderWeele T J, 2019. Mediational E-values: Approximate sensitivity analysis for unmeasured mediator-outcome confounding[J]. Epidemiology (Cambridge, Mass.), 30(6): 835-837.</w:t>
        </w:r>
      </w:ins>
    </w:p>
    <w:p w14:paraId="47C49ABC" w14:textId="77777777" w:rsidR="003C461A" w:rsidRPr="003C461A" w:rsidRDefault="003C461A" w:rsidP="003C461A">
      <w:pPr>
        <w:pStyle w:val="afc"/>
        <w:ind w:firstLine="420"/>
        <w:rPr>
          <w:ins w:id="1001675" w:author="Codex" w:date="2026-10-06T19:51:51Z"/>
          <w:rFonts w:eastAsiaTheme="minorEastAsia" w:cs="Times New Roman"/>
          <w:sz w:val="21"/>
        </w:rPr>
      </w:pPr>
      <w:ins w:id="1001676" w:author="Codex" w:date="2026-10-06T19:51:51Z">
        <w:r w:rsidRPr="003C461A">
          <w:rPr>
            <w:rFonts w:eastAsiaTheme="minorEastAsia" w:cs="Times New Roman"/>
            <w:sz w:val="21"/>
          </w:rPr>
          <w:t>VanderWeele T J, 2013. A three-way decomposition of a total effect into direct, indirect, and interactive effects[J]. Epidemiology, 24(2): 224-232.</w:t>
        </w:r>
      </w:ins>
    </w:p>
    <w:p w14:paraId="5C70EE9E" w14:textId="77777777" w:rsidR="003C461A" w:rsidRPr="003C461A" w:rsidRDefault="003C461A" w:rsidP="003C461A">
      <w:pPr>
        <w:pStyle w:val="afc"/>
        <w:ind w:firstLine="420"/>
        <w:rPr>
          <w:ins w:id="1001677" w:author="Codex" w:date="2026-10-06T19:51:51Z"/>
          <w:rFonts w:eastAsiaTheme="minorEastAsia" w:cs="Times New Roman"/>
          <w:sz w:val="21"/>
        </w:rPr>
      </w:pPr>
      <w:ins w:id="1001678" w:author="Codex" w:date="2026-10-06T19:51:51Z">
        <w:r w:rsidRPr="003C461A">
          <w:rPr>
            <w:rFonts w:eastAsiaTheme="minorEastAsia" w:cs="Times New Roman"/>
            <w:sz w:val="21"/>
          </w:rPr>
          <w:t>VanderWeele T J, 2014. A unification of mediation and interaction: A 4-way decomposition[J]. Epidemiology, 25(5): 749-761.</w:t>
        </w:r>
      </w:ins>
    </w:p>
    <w:p w14:paraId="737F18CF" w14:textId="77777777" w:rsidR="003C461A" w:rsidRPr="003C461A" w:rsidRDefault="003C461A" w:rsidP="003C461A">
      <w:pPr>
        <w:pStyle w:val="afc"/>
        <w:ind w:firstLine="420"/>
        <w:rPr>
          <w:ins w:id="1001679" w:author="Codex" w:date="2026-10-06T19:51:51Z"/>
          <w:rFonts w:eastAsiaTheme="minorEastAsia" w:cs="Times New Roman"/>
          <w:sz w:val="21"/>
        </w:rPr>
      </w:pPr>
      <w:ins w:id="1001680" w:author="Codex" w:date="2026-10-06T19:51:51Z">
        <w:r w:rsidRPr="003C461A">
          <w:rPr>
            <w:rFonts w:eastAsiaTheme="minorEastAsia" w:cs="Times New Roman"/>
            <w:sz w:val="21"/>
          </w:rPr>
          <w:t>VanderWeele T J, Ding P, 2017a. Sensitivity analysis in observational research: Introducing the E-value[J]. Annals of Internal Medicine, 167(4): 268-274.</w:t>
        </w:r>
      </w:ins>
    </w:p>
    <w:p w14:paraId="6DE7AF3D" w14:textId="77777777" w:rsidR="003C461A" w:rsidRPr="003C461A" w:rsidRDefault="003C461A" w:rsidP="003C461A">
      <w:pPr>
        <w:pStyle w:val="afc"/>
        <w:ind w:firstLine="420"/>
        <w:rPr>
          <w:ins w:id="1001681" w:author="Codex" w:date="2026-10-06T19:51:51Z"/>
          <w:rFonts w:eastAsiaTheme="minorEastAsia" w:cs="Times New Roman"/>
          <w:sz w:val="21"/>
        </w:rPr>
      </w:pPr>
      <w:ins w:id="1001682" w:author="Codex" w:date="2026-10-06T19:51:51Z">
        <w:r w:rsidRPr="003C461A">
          <w:rPr>
            <w:rFonts w:eastAsiaTheme="minorEastAsia" w:cs="Times New Roman"/>
            <w:sz w:val="21"/>
          </w:rPr>
          <w:t>VanderWeele T J, Tchetgen Tchetgen E J, 2017b. Mediation analysis with time varying exposures and mediators[J]. Journal of the Royal Statistical Society. Series B, Statistical methodology, 79(3): 917-938.</w:t>
        </w:r>
      </w:ins>
    </w:p>
    <w:p w14:paraId="6C3AA288" w14:textId="77777777" w:rsidR="003C461A" w:rsidRPr="003C461A" w:rsidRDefault="003C461A" w:rsidP="003C461A">
      <w:pPr>
        <w:pStyle w:val="afc"/>
        <w:ind w:firstLine="420"/>
        <w:rPr>
          <w:ins w:id="1001683" w:author="Codex" w:date="2026-10-06T19:51:51Z"/>
          <w:rFonts w:eastAsiaTheme="minorEastAsia" w:cs="Times New Roman"/>
          <w:sz w:val="21"/>
        </w:rPr>
      </w:pPr>
      <w:ins w:id="1001684" w:author="Codex" w:date="2026-10-06T19:51:51Z">
        <w:r w:rsidRPr="003C461A">
          <w:rPr>
            <w:rFonts w:eastAsiaTheme="minorEastAsia" w:cs="Times New Roman"/>
            <w:sz w:val="21"/>
          </w:rPr>
          <w:t>Vignoli D, Mencarini L, Alderotti G, 2020. Is the effect of job uncertainty on fertility intentions channeled by subjective well-being?[J]. Advances in Life Course Research, 46: 100343.</w:t>
        </w:r>
      </w:ins>
    </w:p>
    <w:p w14:paraId="207A207D" w14:textId="77777777" w:rsidR="003C461A" w:rsidRPr="003C461A" w:rsidRDefault="003C461A" w:rsidP="003C461A">
      <w:pPr>
        <w:pStyle w:val="afc"/>
        <w:ind w:firstLine="420"/>
        <w:rPr>
          <w:ins w:id="1001685" w:author="Codex" w:date="2026-10-06T19:51:51Z"/>
          <w:rFonts w:eastAsiaTheme="minorEastAsia" w:cs="Times New Roman"/>
          <w:sz w:val="21"/>
        </w:rPr>
      </w:pPr>
      <w:ins w:id="1001686" w:author="Codex" w:date="2026-10-06T19:51:51Z">
        <w:r w:rsidRPr="003C461A">
          <w:rPr>
            <w:rFonts w:eastAsiaTheme="minorEastAsia" w:cs="Times New Roman"/>
            <w:sz w:val="21"/>
          </w:rPr>
          <w:t>Wang A, Arah O A, 2015. G-computation demonstration in causal mediation analysis[J]. European Journal of Epidemiology, 30(10): 1119-1127.</w:t>
        </w:r>
      </w:ins>
    </w:p>
    <w:p w14:paraId="083D103D" w14:textId="77777777" w:rsidR="003C461A" w:rsidRPr="003C461A" w:rsidRDefault="003C461A" w:rsidP="003C461A">
      <w:pPr>
        <w:pStyle w:val="afc"/>
        <w:ind w:firstLine="420"/>
        <w:rPr>
          <w:ins w:id="1001687" w:author="Codex" w:date="2026-10-06T19:51:51Z"/>
          <w:rFonts w:eastAsiaTheme="minorEastAsia" w:cs="Times New Roman"/>
          <w:sz w:val="21"/>
        </w:rPr>
      </w:pPr>
      <w:ins w:id="1001688" w:author="Codex" w:date="2026-10-06T19:51:51Z">
        <w:r w:rsidRPr="003C461A">
          <w:rPr>
            <w:rFonts w:eastAsiaTheme="minorEastAsia" w:cs="Times New Roman"/>
            <w:sz w:val="21"/>
          </w:rPr>
          <w:t>Yazawa A, Shiba K, Inoue Y, et al., 2022. Early childhood adversity and late-life depressive symptoms: Unpacking mediation and interaction by adult socioeconomic status[J]. Social Psychiatry and Psychiatric Epidemiology, 57(6): 1147-1156.</w:t>
        </w:r>
      </w:ins>
    </w:p>
    <w:p w14:paraId="5A51F66F" w14:textId="29A4A9CF" w:rsidR="00FB24F4" w:rsidRDefault="003E386D" w:rsidP="003C461A">
      <w:pPr>
        <w:pStyle w:val="afc"/>
        <w:ind w:firstLine="420"/>
        <w:rPr>
          <w:ins w:id="1001689" w:author="Codex" w:date="2026-10-06T19:51:51Z"/>
          <w:bCs/>
          <w:sz w:val="21"/>
          <w:szCs w:val="21"/>
        </w:rPr>
      </w:pPr>
      <w:ins w:id="1001690" w:author="Codex" w:date="2026-10-06T19:51:51Z">
        <w:r>
          <w:rPr>
            <w:bCs/>
            <w:sz w:val="21"/>
            <w:szCs w:val="21"/>
          </w:rPr>
          <w:fldChar w:fldCharType="end"/>
        </w:r>
      </w:ins>
    </w:p>
    <w:sectPr w:rsidR="00FB24F4" w:rsidSect="008F3C9C">
      <w:headerReference w:type="even" r:id="rId11"/>
      <w:headerReference w:type="default" r:id="rId12"/>
      <w:footerReference w:type="even" r:id="rId13"/>
      <w:footerReference w:type="default" r:id="rId14"/>
      <w:headerReference w:type="first" r:id="rId15"/>
      <w:footerReference w:type="first" r:id="rId16"/>
      <w:pgSz w:w="16838" w:h="11906" w:orient="landscape"/>
      <w:pgMar w:top="284" w:right="284" w:bottom="284" w:left="28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90CFEE" w14:textId="77777777" w:rsidR="005211F2" w:rsidRDefault="005211F2" w:rsidP="00BC7770">
      <w:pPr>
        <w:ind w:firstLine="420"/>
      </w:pPr>
      <w:r>
        <w:separator/>
      </w:r>
    </w:p>
  </w:endnote>
  <w:endnote w:type="continuationSeparator" w:id="0">
    <w:p w14:paraId="36ED2CA1" w14:textId="77777777" w:rsidR="005211F2" w:rsidRDefault="005211F2" w:rsidP="00BC7770">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KaiTi">
    <w:altName w:val="楷体"/>
    <w:panose1 w:val="02010609060101010101"/>
    <w:charset w:val="86"/>
    <w:family w:val="modern"/>
    <w:pitch w:val="fixed"/>
    <w:sig w:usb0="800002BF" w:usb1="38CF7CFA"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3A7B39" w14:textId="77777777" w:rsidR="00F7563D" w:rsidRDefault="00F7563D">
    <w:pPr>
      <w:pStyle w:val="af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2EFBF5" w14:textId="77777777" w:rsidR="00F7563D" w:rsidRDefault="00F7563D">
    <w:pPr>
      <w:pStyle w:val="af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A0B042" w14:textId="77777777" w:rsidR="00F7563D" w:rsidRDefault="00F7563D">
    <w:pPr>
      <w:pStyle w:val="af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C307E84" w14:textId="77777777" w:rsidR="005211F2" w:rsidRDefault="005211F2" w:rsidP="00BC7770">
      <w:pPr>
        <w:ind w:firstLine="420"/>
      </w:pPr>
      <w:r>
        <w:separator/>
      </w:r>
    </w:p>
  </w:footnote>
  <w:footnote w:type="continuationSeparator" w:id="0">
    <w:p w14:paraId="49FFC23A" w14:textId="77777777" w:rsidR="005211F2" w:rsidRDefault="005211F2" w:rsidP="00BC7770">
      <w:pPr>
        <w:ind w:firstLine="420"/>
      </w:pPr>
      <w:r>
        <w:continuationSeparator/>
      </w:r>
    </w:p>
  </w:footnote>
  <w:footnote w:id="1">
    <w:p w14:paraId="3A76070C" w14:textId="774A9258" w:rsidR="00D75296" w:rsidRDefault="00D75296">
      <w:pPr>
        <w:pStyle w:val="af7"/>
        <w:ind w:firstLine="360"/>
      </w:pPr>
      <w:r>
        <w:rPr>
          <w:rStyle w:val="af9"/>
        </w:rPr>
        <w:footnoteRef/>
      </w:r>
      <w:r>
        <w:t xml:space="preserve"> </w:t>
      </w:r>
      <w:r>
        <w:t>本研究考察收入正向转移与向上代际经济支持之间的联系，以及本人和配偶婚姻满意度在其中的中介与调节角色。收入与满意度是否存在交互，需要由明确尺度下的对比及其不确定性检验，不能预先假定存在，也不能仅凭单一路径的显著性作出判断。</w:t>
      </w:r>
    </w:p>
  </w:footnote>
  <w:footnote w:id="2">
    <w:p w14:paraId="4BEE10B8" w14:textId="77777777" w:rsidR="004F7FD9" w:rsidRDefault="004F7FD9" w:rsidP="004F7FD9">
      <w:pPr>
        <w:pStyle w:val="af7"/>
        <w:ind w:firstLine="360"/>
      </w:pPr>
      <w:r>
        <w:rPr>
          <w:rStyle w:val="af9"/>
        </w:rPr>
        <w:footnoteRef/>
      </w:r>
      <w:r>
        <w:t xml:space="preserve"> </w:t>
      </w:r>
      <w:r w:rsidRPr="004F7FD9">
        <w:t>https://www.mca.gov.cn/n152/n165/c1662004999980001877/part/19971.pdf</w:t>
      </w:r>
    </w:p>
  </w:footnote>
  <w:footnote w:id="3">
    <w:p w14:paraId="441558D7" w14:textId="68D7AB5E" w:rsidR="00011C2F" w:rsidRDefault="00011C2F">
      <w:pPr>
        <w:pStyle w:val="af7"/>
        <w:ind w:firstLine="360"/>
      </w:pPr>
      <w:r>
        <w:rPr>
          <w:rStyle w:val="af9"/>
        </w:rPr>
        <w:footnoteRef/>
      </w:r>
      <w:del w:id="1001736" w:author="Codex" w:date="2026-10-07T12:00:00Z">
        <w:r>
          <w:delText xml:space="preserve"> </w:delText>
        </w:r>
        <w:r w:rsidRPr="00011C2F">
          <w:delText>我院王跃生教授在《光明日报》撰文：中国家庭结构百年变迁及其特征分析</w:delText>
        </w:r>
        <w:r>
          <w:rPr>
            <w:rFonts w:hint="eastAsia"/>
          </w:rPr>
          <w:delText xml:space="preserve"> </w:delText>
        </w:r>
        <w:r w:rsidRPr="00011C2F">
          <w:delText>https://history.nankai.edu.cn/2026/0403/c16078a592148/page.htm</w:delText>
        </w:r>
      </w:del>
      <w:ins w:id="1001737" w:author="Codex" w:date="2026-10-07T12:00:00Z">
        <w:r>
          <w:t xml:space="preserve"> 王跃生：《中国家庭结构百年变迁及其特征分析》，《光明日报》，2026年4月1日，第11版。</w:t>
        </w:r>
        <w:r w:rsidRPr="00011C2F">
          <w:t/>
        </w:r>
        <w:r>
          <w:rPr>
            <w:rFonts w:hint="eastAsia"/>
          </w:rPr>
          <w:t xml:space="preserve"/>
        </w:r>
        <w:r w:rsidRPr="00011C2F">
          <w:t/>
        </w:r>
      </w:ins>
    </w:p>
  </w:footnote>
  <w:footnote w:id="4">
    <w:p w14:paraId="69181AD0" w14:textId="11B77C02" w:rsidR="004F7FD9" w:rsidRDefault="004F7FD9">
      <w:pPr>
        <w:pStyle w:val="af7"/>
        <w:ind w:firstLine="360"/>
      </w:pPr>
      <w:r>
        <w:rPr>
          <w:rStyle w:val="af9"/>
        </w:rPr>
        <w:footnoteRef/>
      </w:r>
      <w:r>
        <w:t xml:space="preserve"> </w:t>
      </w:r>
      <w:r w:rsidRPr="004F7FD9">
        <w:t>https://www.mca.gov.cn/n152/n165/c1662004999980001877/part/19971.pdf</w:t>
      </w:r>
    </w:p>
  </w:footnote>
  <w:footnote w:id="5">
    <w:p w14:paraId="55BECCAF" w14:textId="79027EB3" w:rsidR="003C4A23" w:rsidRPr="00C852B7" w:rsidRDefault="003C4A23" w:rsidP="003C4A23">
      <w:pPr>
        <w:pStyle w:val="af7"/>
        <w:ind w:firstLine="360"/>
      </w:pPr>
      <w:r>
        <w:rPr>
          <w:rStyle w:val="af9"/>
        </w:rPr>
        <w:footnoteRef/>
      </w:r>
      <w:r>
        <w:t xml:space="preserve"> The controlled contrasts compare the income contrast at two fixed mediator states within the same target sample. Their paired difference is an interaction contrast on the reported scale; neither contrast alone establishes causal moderation.</w:t>
      </w:r>
    </w:p>
  </w:footnote>
  <w:footnote w:id="6">
    <w:p w14:paraId="13BF3FFA" w14:textId="76FF37F7" w:rsidR="003C4A23" w:rsidRDefault="003C4A23" w:rsidP="003C4A23">
      <w:pPr>
        <w:pStyle w:val="af7"/>
        <w:ind w:firstLine="360"/>
      </w:pPr>
      <w:r>
        <w:rPr>
          <w:rStyle w:val="af9"/>
        </w:rPr>
        <w:footnoteRef/>
      </w:r>
      <w:r>
        <w:t xml:space="preserve"> </w:t>
      </w:r>
      <w:r>
        <w:t>固定中介状态与重新分配中介分布是不同的干预。前者在同一目标样本上设置</w:t>
      </w:r>
      <w:r>
        <w:t>M=m</w:t>
      </w:r>
      <w:r>
        <w:t>，不删除观察到另一状态的记录；后者须另行指定分配分布、参照群体和目标总体，二者不能作为</w:t>
      </w:r>
      <w:r>
        <w:t>PE</w:t>
      </w:r>
      <w:r>
        <w:t>的两种等价解释。</w:t>
      </w:r>
    </w:p>
    <w:p w14:paraId="2B060A9A" w14:textId="6D1A88BB" w:rsidR="003C4A23" w:rsidRDefault="003C4A23" w:rsidP="003C4A23">
      <w:pPr>
        <w:pStyle w:val="af7"/>
        <w:numPr>
          <w:ilvl w:val="0"/>
          <w:numId w:val="9"/>
        </w:numPr>
        <w:ind w:firstLineChars="0"/>
      </w:pPr>
      <w:r>
        <w:t>有关中介、交互及干预量化的实证应用，可参见</w:t>
      </w:r>
      <w:r>
        <w:fldChar w:fldCharType="begin"/>
      </w:r>
      <w:r w:rsidR="003E386D">
        <w:instrText xml:space="preserve"> ADDIN ZOTERO_ITEM CSL_CITATION {"citationID":"ze6hmBJV","properties":{"formattedCitation":"\\uc0\\u65288{}Al-kassab-C\\uc0\\u243{}rdova et al., 2025; Fujihara, 2024; Mencarini et al., 2018; Vignoli et al., 2020; Mikkonen et al., 2021; Kratz et al., 2022\</w:instrText>
      </w:r>
      <w:r w:rsidR="003E386D">
        <w:rPr>
          <w:rFonts w:hint="eastAsia"/>
        </w:rPr>
        <w:instrText>\uc0\\u65289{}","plainCitation":"</w:instrText>
      </w:r>
      <w:r w:rsidR="003E386D">
        <w:rPr>
          <w:rFonts w:hint="eastAsia"/>
        </w:rPr>
        <w:instrText>（</w:instrText>
      </w:r>
      <w:r w:rsidR="003E386D">
        <w:rPr>
          <w:rFonts w:hint="eastAsia"/>
        </w:rPr>
        <w:instrText>Al-kassab-C</w:instrText>
      </w:r>
      <w:r w:rsidR="003E386D">
        <w:rPr>
          <w:rFonts w:hint="eastAsia"/>
        </w:rPr>
        <w:instrText>ó</w:instrText>
      </w:r>
      <w:r w:rsidR="003E386D">
        <w:rPr>
          <w:rFonts w:hint="eastAsia"/>
        </w:rPr>
        <w:instrText>rdova et al., 2025; Fujihara, 2024; Mencarini et al., 2018; Vignoli et al., 2020; Mikkonen et al., 2021; Kratz et al., 2022</w:instrText>
      </w:r>
      <w:r w:rsidR="003E386D">
        <w:rPr>
          <w:rFonts w:hint="eastAsia"/>
        </w:rPr>
        <w:instrText>）</w:instrText>
      </w:r>
      <w:r w:rsidR="003E386D">
        <w:rPr>
          <w:rFonts w:hint="eastAsia"/>
        </w:rPr>
        <w:instrText>","noteIndex":6},"citationItems":[{"id":25742,"uris":["http://zotero.org/users/967673</w:instrText>
      </w:r>
      <w:r w:rsidR="003E386D">
        <w:instrText>7/items/YFYCNQMH"],"itemData":{"id":25742,"type":"article-journal","abstract":"Objective\nTo assess the mediating and moderating roles of maternal education on ethnic disparities in children's vaccination status in Peru.\nMethods\nThis was a cross-sectional study based on the secondary analysis of the 2023 Demographic and Health Survey. Children's vaccination status was defined as having completely received BCG; three doses of DPT and polio vaccines; and MMR vaccine by 12 months of age. Linear and Poisson regression models by ethnicity were fitted to assess the effect of maternal education on vaccination status. The 4-way decomposition using interventional analogues of natural effects was performed with the g-formula to assess the mediating and moderating roles of education on the disparity in vaccination status by mother's self-reported ethnicity (Indigenous versus Mestizos).\nResults\nA total of 5,622 Indigenous and 6,939 Mestizo children were included. The proportion of incomplete vaccination was 27.6% in Indigenous children and 21.6% in Mestizo children. Among Indigenous children, secondary and higher maternal education were associated with a 5 and 4 percentage point reduction in incomplete vaccination [-0.05 (95% CI: −0.08,-0.02) and −0.04 (95% CI: −0.07,-0.01), respectively]; while among Mestizo children, the reductions were 8 and 11 percentage points [-0.08 (95% CI: −0.11,-0.06) and −0.11 (95% CI: −0.13,-0.08)], compared to mothers who completed less than secondary education. Poisson models were consistent with the linear model. The mediation analysis showed large negative interaction, representing the reduced benefit of higher educational attainment for Indigenous women.\nConclusion\nSmaller beneficial effects of maternal education level on children's vaccination status for Indigenous relative to Mestizos. Increasing education levels for all groups would inadvertently amplify existing ethnic gaps.","citation-key":"Al-kassab-Cordova2025","container-title":"Social Science &amp; Medicine","DOI":"10.1016/</w:instrText>
      </w:r>
      <w:r w:rsidR="003E386D">
        <w:rPr>
          <w:rFonts w:hint="eastAsia"/>
        </w:rPr>
        <w:instrText>j.socscimed.2025.117862","ISSN":"0277-9536","journalAbbreviation":"Social Science &amp; Medicine","language":"en","note":"</w:instrText>
      </w:r>
      <w:r w:rsidR="003E386D">
        <w:rPr>
          <w:rFonts w:hint="eastAsia"/>
        </w:rPr>
        <w:instrText>顶刊</w:instrText>
      </w:r>
      <w:r w:rsidR="003E386D">
        <w:rPr>
          <w:rFonts w:hint="eastAsia"/>
        </w:rPr>
        <w:instrText>;CWAverse;g-formula;4-way decom;\nTLDR: Smaller beneficial effects of maternal education level on children's vaccination status for Ind</w:instrText>
      </w:r>
      <w:r w:rsidR="003E386D">
        <w:instrText>igenous relative to Mestizos are found, suggesting that increasing education levels for all groups would inadvertently amplify existing ethnic gaps.","page":"117862","source":"ScienceDirect","title":"Diminished returns of maternal education on children's vaccination status for indigenous women in Peru","volume":"370","author":[{"family":"Al-kassab-Córdova","given":"Ali"},{"family":"Mezones-Holguin","given":"Edward"},{"family":"Kaufman","given":"Jay S."}],"issued":{"date-parts":[["2025",4,1]]}}},{"id":25728,"uris":["http://zotero.org/users/9676737/items/ZTGFSF26"],"itemData":{"id":25728,"type":"article-journal","abstract":"Although the effect of socioeconomic background on children’s educational attainment has long been investigated, the extent to which high school mediates this effect has not been assessed from the causal mediation framework. This study investigates the direct effect of family income on educational attainment not mediated by the rank of high school, using data from longitudinal surveys of ninth-grade students in Japan (n = 1,790). Regression with residuals (RWR) analysis reveals that, although high school type mediates the effects of family income on university enrollment and relative educational attainment to some extent (approximately 25% and 33%, respectively), the direct effects of family income are considerable. The result also suggests a positive interaction effect between family income and high school selectivity, implying a boosting advantage pattern rather than a compensatory advantage. I argue that the analytical framework can be applied to many methodological settings in sociological studies.","citation-key":"Fujihara2024","container-title":"Social Science Research","DOI":"10.1016/j.ssresearch.2024.103077","ISSN":"0049-089X","j</w:instrText>
      </w:r>
      <w:r w:rsidR="003E386D">
        <w:rPr>
          <w:rFonts w:hint="eastAsia"/>
        </w:rPr>
        <w:instrText>ournalAbbreviation":"Social Science Research","language":"en","note":"</w:instrText>
      </w:r>
      <w:r w:rsidR="003E386D">
        <w:rPr>
          <w:rFonts w:hint="eastAsia"/>
        </w:rPr>
        <w:instrText>顶刊</w:instrText>
      </w:r>
      <w:r w:rsidR="003E386D">
        <w:rPr>
          <w:rFonts w:hint="eastAsia"/>
        </w:rPr>
        <w:instrText>;gformula; CMAverse; Rcode","page":"103077","source":"ScienceDirect","title":"Identifying the role of high school in educational inequality: A causal mediation approach","title-short"</w:instrText>
      </w:r>
      <w:r w:rsidR="003E386D">
        <w:instrText>:"Identifying the role of high school in educational inequality","volume":"124","author":[{"family":"Fujihara","given":"Sho"}],"issued":{"date-parts":[["2024",11,1]]}}},{"id":25630,"uris":["http://zotero.org/users/9676737/items/UGUATJU8"],"itemData":{"id":25630,"type":"article-journal","abstract":"A new strand of studies has called into question standard microeconomic predictions of a positive association between women’s economic independence and marital union dissolution. We investigate whether and how the gender division of labor channels the impact of women’s employment on marital union disruption, utilizing data on heterosexual couples from the 2003 and 2007 waves of the Italian nationally representative “Family and Social Subject” survey (N = 2,871) and applying techniques of mediation analysis. We suggest that women’s employment does not have a negative effect per se on union stability, and that women’s paid work becomes detrimental to the stability of the union only if the men’s contribution to unpaid work is limited.","citation-key":"Mencarini2018","container-title":"Journal of Family Issues","DOI":"10.1177/0192513X17710283","ISSN":"0192-513X","issue":"5","language":"en","page":"1348-1373","publisher":"SAGE Publications Inc","source":"SAGE Journals","title":"Employed women and marital union stability: It helps when men help","title-short":"Employed Women and Marital Union Stability","volume":"39","author":[{"family":"Mencarini","given":"Letizia"},{"family":"Vignoli","given":"Daniele"}],"issued":{"date-parts":[["2018",4,1]]}}},{"id":25152,"uris":["http://zotero.org/users/9676737/items/EQT78FFF"],"itemData":{"id":25152,"type":"article-journal","abstract":"This article combines two apparently distinct strands of contemporary research on fertility: the literature on economic uncertainty and fertility; and the literature on subjective well-being and fertility. We advance the hypothesis that the impact of jobs with uncertain conditions on fertility intentions is channeled by an individual’s level of subjective well-being, which captures also unmeasured amenities of the job, including prestige, work-life balance, or welfare provision. To offer evidence for this hypothesis, we apply techniques of mediation analysis to data from two rounds of the European Social Survey (ESS 2004 and 2010). Our analysis suggested that the effect of jobs with uncertain conditions on fertility intentions depends on the level of subjective well-being: the negative effect is found only when subjective well-being is relatively low (i.e. life satisfaction levels equal or below six). Detailed results show that parents and older individuals have lower fertility intentions than childless and younger individuals when they have a job with uncertain conditions and a consequent low subjective well-being. We also found that – while the economic crisis was underway in 2010 – it was especially the deterioration in men’s position in the labor market that was associated with lower fertility plans.","citation-key":"Vignoli2020","container-title":"Advances in Life Course Research","DOI":"10.1016/j.alcr.2020.100343","ISSN":"1569-4909","journalAbbreviation":"Advances in Life Course Research","language":"en","page":"100343","source":"ScienceDirect","title":"Is the effect of job uncertainty on fertility intentions channeled by subjective well-being?","volume":"46","author":[{"family":"Vignoli","given":"Daniele"},{"family":"Mencarini","given":"Letizia"},{"family":"Alderotti","given":"Giammarco"}],"issued":{"date-parts":[["2020",12,1]]}}},{"id":25174,"uris":["http://zotero.org/users/9676737/items/J8PEL64H"],"itemData":{"id":25174,"type":"article-journal","abstract":"Early health problems predict lower educational attainment, but it remains unclear whether this is due to health problems weakening school performance or due to other mechanisms operating above and beyond school performance. We employed counterfactual-based mediation analysis on a register-based sample of Finnish adolescents born in 1988–1993 (n = 73,072) to longitudinally assess the direct (unexplained by school performance, as measured by grade point average) and indirect (pure mediation and mediated interaction via school performance) effects of early adolescent somatic and mental health problems on the noncompletion of upper secondary education and track choice (vocational vs. general). Mental disorders were associated with the largest increases in both noncompletion and choosing the vocational track, but somatic conditions also showed small but robust associations. Weakened school performance mediated up to one-third of the differences in noncompletion and around half of the differences in track choice. When the same analyses were conducted within sibships, the total effects of health problems on educational pathways were weaker, but the contribution of school performance remained similar. In counterfactual simulations that assigned everyone an above-median school performance—that is, eradicating below-median school performance—about 20–40 percent of the effects of mental disorders on educational pathways remained. Our results suggest that while impaired school performance is an important component in health-related selection to education, it does not fully explain the shorter and less academically oriented educational careers of adolescents with health problems. These adolescents may benefit from additional educational support regardless of their formal school performance.","citation-key":"Mikkonen2021","container-title":"Social Forces","DOI":"10.1093/sf/soaa048","ISSN":"0037-7732"</w:instrText>
      </w:r>
      <w:r w:rsidR="003E386D">
        <w:rPr>
          <w:rFonts w:hint="eastAsia"/>
        </w:rPr>
        <w:instrText>,"issue":"3","journalAbbreviation":"Social Forces","language":"en","note":"</w:instrText>
      </w:r>
      <w:r w:rsidR="003E386D">
        <w:rPr>
          <w:rFonts w:hint="eastAsia"/>
        </w:rPr>
        <w:instrText>反事实中介</w:instrText>
      </w:r>
      <w:r w:rsidR="003E386D">
        <w:rPr>
          <w:rFonts w:hint="eastAsia"/>
        </w:rPr>
        <w:instrText>\nTLDR: While impaired school performance is an important component in health-related selection to education, it does not fully explain the shorter and less academically orien</w:instrText>
      </w:r>
      <w:r w:rsidR="003E386D">
        <w:instrText>ted educational careers of adolescents with health problems, and these adolescents may benefit from additional educational support regardless of their formal school performance.","page":"1146-1175","source":"Silverchair","title":"Early adolescent health problems, school performance, and upper secondary educational pathways: A counterfactual-based mediation analysis","title-short":"Early Adolescent Health Problems, School Performance, and Upper Secondary Educational Pathways","volume":"99","author":[{"family":"Mikkonen","given":"Janne"},{"family":"Remes","given":"Hanna"},{"family":"Moustgaard","given":"Heta"},{"family":"Martikainen","given":"Pekka"}],"issued":{"date-parts":[["2021",3,1]]}}},{"id":25149,"uris":["http://zotero.org/users/9676737/items/SLBRBXRX"],"itemData":{"id":25149,"type":"article-journal","abstract":"The mechanisms linking parental resources to their children’s opportunities are of fundamental interest to sociologists. This study is the first to provide a dynamic life course assessment of the origin–education–destination triangle using causal mediation analysis. While the age-as-equalizer hypothesis suggests that for the highly educated, direct effects of social origin are high at young ages and decrease over the life course, the age-as-stratifier hypothesis suggests that for individuals with low educational attainment, direct effects of social origin are low at young ages and increase over the life course. Findings using panel data from the German Socio-Economic Panel Study are largely consistent with these hypotheses for various measures of social origin and social destination. Overall, this study demonstrates how causal mediation analysis provides precise effect definitions that allow scholars to assess mechanisms when status transmission processes depend on educational attainment.","citation-key":"Kratz2022","container-title":"European Sociological Review","DOI":"10.1093/esr/jcac018","ISSN":"0266-7215","issue":"6","journalAbbreviation":"European Sociological Review","language":"en","n</w:instrText>
      </w:r>
      <w:r w:rsidR="003E386D">
        <w:rPr>
          <w:rFonts w:hint="eastAsia"/>
        </w:rPr>
        <w:instrText>ote":"</w:instrText>
      </w:r>
      <w:r w:rsidR="003E386D">
        <w:rPr>
          <w:rFonts w:hint="eastAsia"/>
        </w:rPr>
        <w:instrText>反事实中介</w:instrText>
      </w:r>
      <w:r w:rsidR="003E386D">
        <w:rPr>
          <w:rFonts w:hint="eastAsia"/>
        </w:rPr>
        <w:instrText>","page":"866-881","source":"Silverchair","title":"At which age is education the great equalizer? A causal mediation analysis of the (in-)direct effects of social origin over the life course","title-short":"At Which Age is Education the Great E</w:instrText>
      </w:r>
      <w:r w:rsidR="003E386D">
        <w:instrText xml:space="preserve">qualizer?","volume":"38","author":[{"family":"Kratz","given":"Fabian"},{"family":"Pettinger","given":"Bettina"},{"family":"Grätz","given":"Michael"}],"issued":{"date-parts":[["2022",12,1]]}}}],"schema":"https://github.com/citation-style-language/schema/raw/master/csl-citation.json"} </w:instrText>
      </w:r>
      <w:r>
        <w:fldChar w:fldCharType="separate"/>
      </w:r>
      <w:r w:rsidR="005A7A5B" w:rsidRPr="005A7A5B">
        <w:rPr>
          <w:rFonts w:cs="Times New Roman"/>
          <w:kern w:val="0"/>
        </w:rPr>
        <w:t>（</w:t>
      </w:r>
      <w:r w:rsidR="005A7A5B" w:rsidRPr="005A7A5B">
        <w:rPr>
          <w:rFonts w:cs="Times New Roman"/>
          <w:kern w:val="0"/>
        </w:rPr>
        <w:t>Al-kassab-Córdova et al., 2025; Fujihara, 2024; Mencarini et al., 2018; Vignoli et al., 2020; Mikkonen et al., 2021; Kratz et al., 2022</w:t>
      </w:r>
      <w:r w:rsidR="005A7A5B" w:rsidRPr="005A7A5B">
        <w:rPr>
          <w:rFonts w:cs="Times New Roman"/>
          <w:kern w:val="0"/>
        </w:rPr>
        <w:t>）</w:t>
      </w:r>
      <w:r>
        <w:fldChar w:fldCharType="end"/>
      </w:r>
      <w:r>
        <w:t>。具体指标的解释应以各文献定义的目标对比和效应尺度为准。</w:t>
      </w:r>
    </w:p>
    <w:p w14:paraId="21D172F0" w14:textId="721D46FE" w:rsidR="003C4A23" w:rsidRDefault="003C4A23" w:rsidP="003C4A23">
      <w:pPr>
        <w:pStyle w:val="af7"/>
        <w:ind w:firstLine="360"/>
      </w:pPr>
      <w:r>
        <w:t>有关教育与晚年认知关联的中介分析，亦可参见</w:t>
      </w:r>
      <w:r>
        <w:fldChar w:fldCharType="begin"/>
      </w:r>
      <w:r w:rsidR="005B2027">
        <w:rPr>
          <w:rFonts w:hint="eastAsia"/>
        </w:rPr>
        <w:instrText xml:space="preserve"> ADDIN ZOTERO_ITEM CSL_CITATION {"citationID":"vWNJc6ec","properties":{"formattedCitation":"\\uc0\\u65288{}Hsu et al., 2025\\uc0\\u65289{}","plainCitation":"</w:instrText>
      </w:r>
      <w:r w:rsidR="005B2027">
        <w:rPr>
          <w:rFonts w:hint="eastAsia"/>
        </w:rPr>
        <w:instrText>（</w:instrText>
      </w:r>
      <w:r w:rsidR="005B2027">
        <w:rPr>
          <w:rFonts w:hint="eastAsia"/>
        </w:rPr>
        <w:instrText>Hsu et al., 2025</w:instrText>
      </w:r>
      <w:r w:rsidR="005B2027">
        <w:rPr>
          <w:rFonts w:hint="eastAsia"/>
        </w:rPr>
        <w:instrText>）</w:instrText>
      </w:r>
      <w:r w:rsidR="005B2027">
        <w:rPr>
          <w:rFonts w:hint="eastAsia"/>
        </w:rPr>
        <w:instrText>","noteIndex":6},"citationItems":[{"id":25726,"uris":["http://zotero.org/users/9</w:instrText>
      </w:r>
      <w:r w:rsidR="005B2027">
        <w:instrText>676737/items/HPFYFAPB"],"itemData":{"id":25726,"type":"article-journal","abstract":"Background\nEducation is a well-established predictor for late-life cognition. Moreover, social participation is associated with late-life cognition and could mediate the association between education and cognitive function. Yet, few studies have formally tested this question within a causal mediation framework.\nMethods\nWe used data from the Taiwan Longitudinal Study in Aging. Participants were aged 50 or above and recruited in 1989 (n = 4,400), stratified by age group (aged 50–64 years versus 65 or above). We used sequence analysis and optimal matching techniques to define clustered patterns of social participation and work trajectories. We then used a four-way decomposition to identify causal mediation of the association between educational attainment and cognitive function by social participation. Cognitive function was measured by the Short Portable Mental Status Questionnaire.\nResults\nThe mediating pathway through social participation accounted for 5% or less of the total relation of education on late-life cognitive function for both younger and older subgroups. The interaction between education and social participation accounted for 22% (middle/high school) and 34% (college+) of the total effect, contrasting with no formal education. We estimated that 36% (95% C.I. = 0.09, 0.69) of the educational disparity in late-life cognition among the younger cohort could be eliminated if the least educated group's social participation matched that of the college or above group. Social participation was not a significant mediator in the older subgroup.\nConclusion\nTo mitigate educational disparities in late-life cognitive function, further exploration of encouraging more active social participation or stable employment should be undertaken.","citation-key":"Hsu2025","container-title":"Social Science &amp; Medicine","DOI":"10.1016/j.socscimed.2025.117861","ISSN":"0277-9536","journalAbbreviation":"Social Science &amp; Medicine","lang</w:instrText>
      </w:r>
      <w:r w:rsidR="005B2027">
        <w:rPr>
          <w:rFonts w:hint="eastAsia"/>
        </w:rPr>
        <w:instrText>uage":"en","note":"</w:instrText>
      </w:r>
      <w:r w:rsidR="005B2027">
        <w:rPr>
          <w:rFonts w:hint="eastAsia"/>
        </w:rPr>
        <w:instrText>顶刊</w:instrText>
      </w:r>
      <w:r w:rsidR="005B2027">
        <w:rPr>
          <w:rFonts w:hint="eastAsia"/>
        </w:rPr>
        <w:instrText xml:space="preserve">;CWAverse;4-way decom; </w:instrText>
      </w:r>
      <w:r w:rsidR="005B2027">
        <w:rPr>
          <w:rFonts w:hint="eastAsia"/>
        </w:rPr>
        <w:instrText>中介不显著</w:instrText>
      </w:r>
      <w:r w:rsidR="005B2027">
        <w:rPr>
          <w:rFonts w:hint="eastAsia"/>
        </w:rPr>
        <w:instrText>","page":"117861","source":"ScienceDirect","title":"Causal mediation of the association between educational attainment and late-life cognitive function by trajectories of social participation","volume":"370</w:instrText>
      </w:r>
      <w:r w:rsidR="005B2027">
        <w:instrText xml:space="preserve">","author":[{"family":"Hsu","given":"Yu-Tien"},{"family":"Grodstein","given":"Francine"},{"family":"Liu","given":"Tzu-Hung"},{"family":"Chang","given":"Chia-Rui"},{"family":"Kawachi","given":"Ichiro"},{"family":"Chen","given":"Jarvis T."}],"issued":{"date-parts":[["2025",4,1]]}}}],"schema":"https://github.com/citation-style-language/schema/raw/master/csl-citation.json"} </w:instrText>
      </w:r>
      <w:r>
        <w:fldChar w:fldCharType="separate"/>
      </w:r>
      <w:r w:rsidRPr="007C0A77">
        <w:rPr>
          <w:rFonts w:cs="Times New Roman"/>
          <w:kern w:val="0"/>
        </w:rPr>
        <w:t>（</w:t>
      </w:r>
      <w:r w:rsidRPr="007C0A77">
        <w:rPr>
          <w:rFonts w:cs="Times New Roman"/>
          <w:kern w:val="0"/>
        </w:rPr>
        <w:t>Hsu et al., 2025</w:t>
      </w:r>
      <w:r w:rsidRPr="007C0A77">
        <w:rPr>
          <w:rFonts w:cs="Times New Roman"/>
          <w:kern w:val="0"/>
        </w:rPr>
        <w:t>）</w:t>
      </w:r>
      <w:r>
        <w:fldChar w:fldCharType="end"/>
      </w:r>
      <w:r>
        <w:t>。引用此类研究并不意味着本文已估计了同一分配干预或社会差距缩减量。</w:t>
      </w:r>
    </w:p>
    <w:p w14:paraId="7B33357B" w14:textId="2DFC5C9B" w:rsidR="003C4A23" w:rsidRPr="006159F9" w:rsidRDefault="003C4A23" w:rsidP="003C4A23">
      <w:pPr>
        <w:pStyle w:val="af7"/>
        <w:ind w:firstLine="360"/>
      </w:pPr>
      <w:r>
        <w:t>四项分解区分直接、中介和交互部分，其理论依据见</w:t>
      </w:r>
      <w:r>
        <w:fldChar w:fldCharType="begin"/>
      </w:r>
      <w:r w:rsidR="003E386D">
        <w:rPr>
          <w:rFonts w:hint="eastAsia"/>
        </w:rPr>
        <w:instrText xml:space="preserve"> ADDIN ZOTERO_ITEM CSL_CITATION {"citationID":"hE2u8elZ","properties":{"formattedCitation":"\\uc0\\u65288{}VanderWeele, 2014\\uc0\\u65289{}","plainCitation":"</w:instrText>
      </w:r>
      <w:r w:rsidR="003E386D">
        <w:rPr>
          <w:rFonts w:hint="eastAsia"/>
        </w:rPr>
        <w:instrText>（</w:instrText>
      </w:r>
      <w:r w:rsidR="003E386D">
        <w:rPr>
          <w:rFonts w:hint="eastAsia"/>
        </w:rPr>
        <w:instrText>VanderWeele, 2014</w:instrText>
      </w:r>
      <w:r w:rsidR="003E386D">
        <w:rPr>
          <w:rFonts w:hint="eastAsia"/>
        </w:rPr>
        <w:instrText>）</w:instrText>
      </w:r>
      <w:r w:rsidR="003E386D">
        <w:rPr>
          <w:rFonts w:hint="eastAsia"/>
        </w:rPr>
        <w:instrText>","noteIndex":6},"citationItems":[{"id":25640,"uris":["http://zotero.org/users/9676737/items/UKLUG7YC"],"itemData":{"id":25640,"type":"article-journal","abstract":"</w:instrText>
      </w:r>
      <w:r w:rsidR="003E386D">
        <w:rPr>
          <w:rFonts w:hint="eastAsia"/>
        </w:rPr>
        <w:instrText>在存在可能与暴露因素相互作用的中介因素的情况下，暴露对结果的总体影响可以分解为四个组成部分：（</w:instrText>
      </w:r>
      <w:r w:rsidR="003E386D">
        <w:rPr>
          <w:rFonts w:hint="eastAsia"/>
        </w:rPr>
        <w:instrText>1</w:instrText>
      </w:r>
      <w:r w:rsidR="003E386D">
        <w:rPr>
          <w:rFonts w:hint="eastAsia"/>
        </w:rPr>
        <w:instrText>）在没有中介因素的情况下，暴露的影响；（</w:instrText>
      </w:r>
      <w:r w:rsidR="003E386D">
        <w:rPr>
          <w:rFonts w:hint="eastAsia"/>
        </w:rPr>
        <w:instrText>2</w:instrText>
      </w:r>
      <w:r w:rsidR="003E386D">
        <w:rPr>
          <w:rFonts w:hint="eastAsia"/>
        </w:rPr>
        <w:instrText>）当中介因素保持其在没有暴露因素时的状态时，交互作用的影响；（</w:instrText>
      </w:r>
      <w:r w:rsidR="003E386D">
        <w:rPr>
          <w:rFonts w:hint="eastAsia"/>
        </w:rPr>
        <w:instrText>3</w:instrText>
      </w:r>
      <w:r w:rsidR="003E386D">
        <w:rPr>
          <w:rFonts w:hint="eastAsia"/>
        </w:rPr>
        <w:instrText>）中介交互作用；（</w:instrText>
      </w:r>
      <w:r w:rsidR="003E386D">
        <w:rPr>
          <w:rFonts w:hint="eastAsia"/>
        </w:rPr>
        <w:instrText>4</w:instrText>
      </w:r>
      <w:r w:rsidR="003E386D">
        <w:rPr>
          <w:rFonts w:hint="eastAsia"/>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rPr>
        <w:instrText>","citation-key":"VanderWeele2014","container-title":"Epidemiology","DOI":"10.1097/EDE.0000000000000121","ISSN":"1044-3983","issue":"5","language":"en","page":"749-761","source":"journals.lww.com","title":"A unification o</w:instrText>
      </w:r>
      <w:r w:rsidR="003E386D">
        <w:instrText xml:space="preserve">f mediation and interaction: A 4-way decomposition","title-short":"A Unification of Mediation and Interaction","volume":"25","author":[{"family":"VanderWeele","given":"Tyler J."}],"issued":{"date-parts":[["2014",9]]}}}],"schema":"https://github.com/citation-style-language/schema/raw/master/csl-citation.json"} </w:instrText>
      </w:r>
      <w:r>
        <w:fldChar w:fldCharType="separate"/>
      </w:r>
      <w:r w:rsidRPr="007C0A77">
        <w:rPr>
          <w:rFonts w:cs="Times New Roman"/>
          <w:kern w:val="0"/>
        </w:rPr>
        <w:t>（</w:t>
      </w:r>
      <w:r w:rsidRPr="007C0A77">
        <w:rPr>
          <w:rFonts w:cs="Times New Roman"/>
          <w:kern w:val="0"/>
        </w:rPr>
        <w:t>VanderWeele, 2014</w:t>
      </w:r>
      <w:r w:rsidRPr="007C0A77">
        <w:rPr>
          <w:rFonts w:cs="Times New Roman"/>
          <w:kern w:val="0"/>
        </w:rPr>
        <w:t>）</w:t>
      </w:r>
      <w:r>
        <w:fldChar w:fldCharType="end"/>
      </w:r>
      <w:r>
        <w:t>。固定</w:t>
      </w:r>
      <w:r>
        <w:t>M</w:t>
      </w:r>
      <w:r>
        <w:t>下的比例解释必须与总对比使用一致的尺度和参照；风险差尺度的公式不能直接套入</w:t>
      </w:r>
      <w:r>
        <w:t>OR</w:t>
      </w:r>
      <w:r>
        <w:t>。当前原生</w:t>
      </w:r>
      <w:r>
        <w:t>PE</w:t>
      </w:r>
      <w:r>
        <w:t>及受限分解量仅作技术归档，不解释为代际支持增长概率的净增益或已实现的治理贡献。</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78FDAF" w14:textId="77777777" w:rsidR="00F7563D" w:rsidRDefault="00F7563D">
    <w:pPr>
      <w:pStyle w:val="af1"/>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72E803" w14:textId="77777777" w:rsidR="00F7563D" w:rsidRDefault="00F7563D">
    <w:pPr>
      <w:pStyle w:val="af1"/>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480416" w14:textId="77777777" w:rsidR="00F7563D" w:rsidRDefault="00F7563D">
    <w:pPr>
      <w:pStyle w:val="af1"/>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42BCA45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61B7BBF"/>
    <w:multiLevelType w:val="hybridMultilevel"/>
    <w:tmpl w:val="AB70711A"/>
    <w:lvl w:ilvl="0" w:tplc="A6A825F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1E81010B"/>
    <w:multiLevelType w:val="hybridMultilevel"/>
    <w:tmpl w:val="650E2232"/>
    <w:lvl w:ilvl="0" w:tplc="0B341106">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9807B54"/>
    <w:multiLevelType w:val="hybridMultilevel"/>
    <w:tmpl w:val="F7228D98"/>
    <w:lvl w:ilvl="0" w:tplc="90708FE6">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1984CE6"/>
    <w:multiLevelType w:val="hybridMultilevel"/>
    <w:tmpl w:val="1D2C6D9E"/>
    <w:lvl w:ilvl="0" w:tplc="BD90D68A">
      <w:start w:val="1"/>
      <w:numFmt w:val="decimalEnclosedCircle"/>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 w15:restartNumberingAfterBreak="0">
    <w:nsid w:val="6E0C01E1"/>
    <w:multiLevelType w:val="hybridMultilevel"/>
    <w:tmpl w:val="A41AEB16"/>
    <w:lvl w:ilvl="0" w:tplc="61B60E52">
      <w:start w:val="1"/>
      <w:numFmt w:val="japaneseCounting"/>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7264315E"/>
    <w:multiLevelType w:val="hybridMultilevel"/>
    <w:tmpl w:val="EDD0EA40"/>
    <w:lvl w:ilvl="0" w:tplc="8B8286E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79E34A9C"/>
    <w:multiLevelType w:val="hybridMultilevel"/>
    <w:tmpl w:val="A41AEB16"/>
    <w:lvl w:ilvl="0" w:tplc="FFFFFFFF">
      <w:start w:val="1"/>
      <w:numFmt w:val="japaneseCounting"/>
      <w:lvlText w:val="（%1）"/>
      <w:lvlJc w:val="left"/>
      <w:pPr>
        <w:ind w:left="1140" w:hanging="72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8" w15:restartNumberingAfterBreak="0">
    <w:nsid w:val="7E717EF5"/>
    <w:multiLevelType w:val="multilevel"/>
    <w:tmpl w:val="A44EC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2440746">
    <w:abstractNumId w:val="2"/>
  </w:num>
  <w:num w:numId="2" w16cid:durableId="1258715429">
    <w:abstractNumId w:val="3"/>
  </w:num>
  <w:num w:numId="3" w16cid:durableId="1064526297">
    <w:abstractNumId w:val="8"/>
  </w:num>
  <w:num w:numId="4" w16cid:durableId="965430953">
    <w:abstractNumId w:val="0"/>
  </w:num>
  <w:num w:numId="5" w16cid:durableId="313220817">
    <w:abstractNumId w:val="5"/>
  </w:num>
  <w:num w:numId="6" w16cid:durableId="121965579">
    <w:abstractNumId w:val="6"/>
  </w:num>
  <w:num w:numId="7" w16cid:durableId="2072146666">
    <w:abstractNumId w:val="7"/>
  </w:num>
  <w:num w:numId="8" w16cid:durableId="575743113">
    <w:abstractNumId w:val="1"/>
  </w:num>
  <w:num w:numId="9" w16cid:durableId="1275406851">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7"/>
  <w:bordersDoNotSurroundHeader/>
  <w:bordersDoNotSurroundFooter/>
  <w:proofState w:grammar="clean"/>
  <w:defaultTabStop w:val="42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C9C"/>
    <w:rsid w:val="000020AD"/>
    <w:rsid w:val="000023CE"/>
    <w:rsid w:val="000024CC"/>
    <w:rsid w:val="00006BAB"/>
    <w:rsid w:val="00006EC4"/>
    <w:rsid w:val="00011969"/>
    <w:rsid w:val="00011C2F"/>
    <w:rsid w:val="00011C54"/>
    <w:rsid w:val="00012C13"/>
    <w:rsid w:val="00014688"/>
    <w:rsid w:val="0001593D"/>
    <w:rsid w:val="00015B26"/>
    <w:rsid w:val="00020606"/>
    <w:rsid w:val="000211DE"/>
    <w:rsid w:val="00023CED"/>
    <w:rsid w:val="00024777"/>
    <w:rsid w:val="000266BF"/>
    <w:rsid w:val="00027689"/>
    <w:rsid w:val="000300EB"/>
    <w:rsid w:val="000308B7"/>
    <w:rsid w:val="00033130"/>
    <w:rsid w:val="00037CD6"/>
    <w:rsid w:val="00037E15"/>
    <w:rsid w:val="00040E90"/>
    <w:rsid w:val="00043857"/>
    <w:rsid w:val="000438DE"/>
    <w:rsid w:val="00043941"/>
    <w:rsid w:val="00045AC0"/>
    <w:rsid w:val="00047C25"/>
    <w:rsid w:val="000548B9"/>
    <w:rsid w:val="00054CFE"/>
    <w:rsid w:val="0005530B"/>
    <w:rsid w:val="00057A3B"/>
    <w:rsid w:val="0006209C"/>
    <w:rsid w:val="00062454"/>
    <w:rsid w:val="00062489"/>
    <w:rsid w:val="00062907"/>
    <w:rsid w:val="00064DFC"/>
    <w:rsid w:val="00070290"/>
    <w:rsid w:val="00070D26"/>
    <w:rsid w:val="00071373"/>
    <w:rsid w:val="00073BF3"/>
    <w:rsid w:val="00073DD4"/>
    <w:rsid w:val="000744B2"/>
    <w:rsid w:val="00075D4A"/>
    <w:rsid w:val="00080CED"/>
    <w:rsid w:val="000839EC"/>
    <w:rsid w:val="000854EA"/>
    <w:rsid w:val="00085C98"/>
    <w:rsid w:val="00085FAC"/>
    <w:rsid w:val="00086DB1"/>
    <w:rsid w:val="00090736"/>
    <w:rsid w:val="000911D8"/>
    <w:rsid w:val="000914D8"/>
    <w:rsid w:val="00092A6B"/>
    <w:rsid w:val="000979BC"/>
    <w:rsid w:val="00097D0B"/>
    <w:rsid w:val="000A0355"/>
    <w:rsid w:val="000A05A6"/>
    <w:rsid w:val="000A2AF9"/>
    <w:rsid w:val="000A2FBD"/>
    <w:rsid w:val="000A3C23"/>
    <w:rsid w:val="000A3FD2"/>
    <w:rsid w:val="000A4689"/>
    <w:rsid w:val="000A4F2A"/>
    <w:rsid w:val="000A596E"/>
    <w:rsid w:val="000A5FD8"/>
    <w:rsid w:val="000A6B19"/>
    <w:rsid w:val="000B026E"/>
    <w:rsid w:val="000B0C84"/>
    <w:rsid w:val="000B3CF7"/>
    <w:rsid w:val="000B407C"/>
    <w:rsid w:val="000B480B"/>
    <w:rsid w:val="000B6606"/>
    <w:rsid w:val="000B727E"/>
    <w:rsid w:val="000C0969"/>
    <w:rsid w:val="000C17B0"/>
    <w:rsid w:val="000C1F0E"/>
    <w:rsid w:val="000C3D5D"/>
    <w:rsid w:val="000C48F8"/>
    <w:rsid w:val="000C59C8"/>
    <w:rsid w:val="000C5A3C"/>
    <w:rsid w:val="000C68E7"/>
    <w:rsid w:val="000C7413"/>
    <w:rsid w:val="000C7F5B"/>
    <w:rsid w:val="000D031B"/>
    <w:rsid w:val="000D15B7"/>
    <w:rsid w:val="000D2962"/>
    <w:rsid w:val="000D2CF1"/>
    <w:rsid w:val="000D3551"/>
    <w:rsid w:val="000D54D6"/>
    <w:rsid w:val="000D6190"/>
    <w:rsid w:val="000D6383"/>
    <w:rsid w:val="000E02DE"/>
    <w:rsid w:val="000E1294"/>
    <w:rsid w:val="000E3A7C"/>
    <w:rsid w:val="000E4114"/>
    <w:rsid w:val="000E4434"/>
    <w:rsid w:val="000E571E"/>
    <w:rsid w:val="000E5CE8"/>
    <w:rsid w:val="000E6413"/>
    <w:rsid w:val="000F2EC0"/>
    <w:rsid w:val="000F560D"/>
    <w:rsid w:val="000F6551"/>
    <w:rsid w:val="000F65A6"/>
    <w:rsid w:val="000F7B37"/>
    <w:rsid w:val="001000DC"/>
    <w:rsid w:val="00103B08"/>
    <w:rsid w:val="001049CA"/>
    <w:rsid w:val="001062D7"/>
    <w:rsid w:val="001066AE"/>
    <w:rsid w:val="00107FA2"/>
    <w:rsid w:val="00110A5E"/>
    <w:rsid w:val="00115A49"/>
    <w:rsid w:val="001160B2"/>
    <w:rsid w:val="00116368"/>
    <w:rsid w:val="00116AB8"/>
    <w:rsid w:val="00121715"/>
    <w:rsid w:val="00121C74"/>
    <w:rsid w:val="00121ED5"/>
    <w:rsid w:val="0012321F"/>
    <w:rsid w:val="00124D81"/>
    <w:rsid w:val="0012575B"/>
    <w:rsid w:val="00125DAB"/>
    <w:rsid w:val="001260AD"/>
    <w:rsid w:val="00130049"/>
    <w:rsid w:val="001333CE"/>
    <w:rsid w:val="00137DD7"/>
    <w:rsid w:val="0014011B"/>
    <w:rsid w:val="00140FD0"/>
    <w:rsid w:val="001417F7"/>
    <w:rsid w:val="0014334E"/>
    <w:rsid w:val="0014341D"/>
    <w:rsid w:val="00144BF0"/>
    <w:rsid w:val="0014631E"/>
    <w:rsid w:val="0014720B"/>
    <w:rsid w:val="00153B90"/>
    <w:rsid w:val="0015576A"/>
    <w:rsid w:val="00156429"/>
    <w:rsid w:val="001575E8"/>
    <w:rsid w:val="00163165"/>
    <w:rsid w:val="0016343F"/>
    <w:rsid w:val="0016557D"/>
    <w:rsid w:val="00167C4B"/>
    <w:rsid w:val="00167DBA"/>
    <w:rsid w:val="0017166E"/>
    <w:rsid w:val="0017219B"/>
    <w:rsid w:val="001727BB"/>
    <w:rsid w:val="00173274"/>
    <w:rsid w:val="00173B69"/>
    <w:rsid w:val="00177971"/>
    <w:rsid w:val="00180EF6"/>
    <w:rsid w:val="0018377D"/>
    <w:rsid w:val="00184BBE"/>
    <w:rsid w:val="00185487"/>
    <w:rsid w:val="00185CCB"/>
    <w:rsid w:val="0018669D"/>
    <w:rsid w:val="0018731E"/>
    <w:rsid w:val="0018753E"/>
    <w:rsid w:val="0019135D"/>
    <w:rsid w:val="0019216D"/>
    <w:rsid w:val="0019237E"/>
    <w:rsid w:val="001942E6"/>
    <w:rsid w:val="001942FA"/>
    <w:rsid w:val="00194E87"/>
    <w:rsid w:val="00194F20"/>
    <w:rsid w:val="001953A7"/>
    <w:rsid w:val="001A2069"/>
    <w:rsid w:val="001A2F0C"/>
    <w:rsid w:val="001A4D75"/>
    <w:rsid w:val="001A655F"/>
    <w:rsid w:val="001B0110"/>
    <w:rsid w:val="001B0C43"/>
    <w:rsid w:val="001B0FC1"/>
    <w:rsid w:val="001B1C22"/>
    <w:rsid w:val="001B2B4C"/>
    <w:rsid w:val="001B33CF"/>
    <w:rsid w:val="001B5233"/>
    <w:rsid w:val="001B5814"/>
    <w:rsid w:val="001C0C36"/>
    <w:rsid w:val="001C1353"/>
    <w:rsid w:val="001C16B6"/>
    <w:rsid w:val="001C2FE5"/>
    <w:rsid w:val="001C32F5"/>
    <w:rsid w:val="001C4EB2"/>
    <w:rsid w:val="001C56F8"/>
    <w:rsid w:val="001C6720"/>
    <w:rsid w:val="001D470A"/>
    <w:rsid w:val="001D74B7"/>
    <w:rsid w:val="001E2C2C"/>
    <w:rsid w:val="001E3FE2"/>
    <w:rsid w:val="001E7D79"/>
    <w:rsid w:val="001F4060"/>
    <w:rsid w:val="001F4917"/>
    <w:rsid w:val="001F73FF"/>
    <w:rsid w:val="001F7A97"/>
    <w:rsid w:val="00200B1D"/>
    <w:rsid w:val="00201125"/>
    <w:rsid w:val="00201375"/>
    <w:rsid w:val="00201A23"/>
    <w:rsid w:val="00201F78"/>
    <w:rsid w:val="00202B36"/>
    <w:rsid w:val="002054AD"/>
    <w:rsid w:val="0020640C"/>
    <w:rsid w:val="0021023A"/>
    <w:rsid w:val="00210E96"/>
    <w:rsid w:val="0021348E"/>
    <w:rsid w:val="00213D62"/>
    <w:rsid w:val="00213EFB"/>
    <w:rsid w:val="00214757"/>
    <w:rsid w:val="00215200"/>
    <w:rsid w:val="002164B8"/>
    <w:rsid w:val="002217B0"/>
    <w:rsid w:val="00223D4D"/>
    <w:rsid w:val="00224B2B"/>
    <w:rsid w:val="00224CD7"/>
    <w:rsid w:val="00225837"/>
    <w:rsid w:val="0022734B"/>
    <w:rsid w:val="00227E36"/>
    <w:rsid w:val="00233FD0"/>
    <w:rsid w:val="00234106"/>
    <w:rsid w:val="00234D7D"/>
    <w:rsid w:val="00241189"/>
    <w:rsid w:val="00242DC2"/>
    <w:rsid w:val="00243F52"/>
    <w:rsid w:val="00245DF9"/>
    <w:rsid w:val="00250A3E"/>
    <w:rsid w:val="00253023"/>
    <w:rsid w:val="002542B8"/>
    <w:rsid w:val="00254AC6"/>
    <w:rsid w:val="002557A9"/>
    <w:rsid w:val="00257299"/>
    <w:rsid w:val="00261DAD"/>
    <w:rsid w:val="002624E5"/>
    <w:rsid w:val="00262BC6"/>
    <w:rsid w:val="00262D73"/>
    <w:rsid w:val="00263C2D"/>
    <w:rsid w:val="0026417F"/>
    <w:rsid w:val="00264979"/>
    <w:rsid w:val="00265078"/>
    <w:rsid w:val="002658F3"/>
    <w:rsid w:val="00265AC3"/>
    <w:rsid w:val="002660AC"/>
    <w:rsid w:val="00266627"/>
    <w:rsid w:val="00266EC1"/>
    <w:rsid w:val="00267B9C"/>
    <w:rsid w:val="00275F5B"/>
    <w:rsid w:val="0027700E"/>
    <w:rsid w:val="00280E32"/>
    <w:rsid w:val="002818AD"/>
    <w:rsid w:val="002826E9"/>
    <w:rsid w:val="00283F7E"/>
    <w:rsid w:val="0028504A"/>
    <w:rsid w:val="00285632"/>
    <w:rsid w:val="00286F50"/>
    <w:rsid w:val="0029340B"/>
    <w:rsid w:val="00293A54"/>
    <w:rsid w:val="002A0A38"/>
    <w:rsid w:val="002A0A9C"/>
    <w:rsid w:val="002A133E"/>
    <w:rsid w:val="002A149E"/>
    <w:rsid w:val="002A236B"/>
    <w:rsid w:val="002A4D9A"/>
    <w:rsid w:val="002A5131"/>
    <w:rsid w:val="002A6504"/>
    <w:rsid w:val="002A6B46"/>
    <w:rsid w:val="002A7934"/>
    <w:rsid w:val="002B2C72"/>
    <w:rsid w:val="002B362C"/>
    <w:rsid w:val="002B3A0C"/>
    <w:rsid w:val="002B3E01"/>
    <w:rsid w:val="002B5733"/>
    <w:rsid w:val="002B660E"/>
    <w:rsid w:val="002B7C93"/>
    <w:rsid w:val="002C027B"/>
    <w:rsid w:val="002C130A"/>
    <w:rsid w:val="002C19FB"/>
    <w:rsid w:val="002C2EAF"/>
    <w:rsid w:val="002C38DB"/>
    <w:rsid w:val="002C445C"/>
    <w:rsid w:val="002C46C5"/>
    <w:rsid w:val="002C5B28"/>
    <w:rsid w:val="002D0066"/>
    <w:rsid w:val="002D0BC4"/>
    <w:rsid w:val="002D22AF"/>
    <w:rsid w:val="002D42C0"/>
    <w:rsid w:val="002D4623"/>
    <w:rsid w:val="002D57D3"/>
    <w:rsid w:val="002E1469"/>
    <w:rsid w:val="002E2C1C"/>
    <w:rsid w:val="002E3A68"/>
    <w:rsid w:val="002E3C30"/>
    <w:rsid w:val="002E44F8"/>
    <w:rsid w:val="002E4F91"/>
    <w:rsid w:val="002F01B6"/>
    <w:rsid w:val="002F18EC"/>
    <w:rsid w:val="002F30FB"/>
    <w:rsid w:val="002F34D8"/>
    <w:rsid w:val="002F51E1"/>
    <w:rsid w:val="002F6B83"/>
    <w:rsid w:val="002F7455"/>
    <w:rsid w:val="00300402"/>
    <w:rsid w:val="003025A0"/>
    <w:rsid w:val="00302B7A"/>
    <w:rsid w:val="003034C6"/>
    <w:rsid w:val="00303F96"/>
    <w:rsid w:val="003041B2"/>
    <w:rsid w:val="003042C5"/>
    <w:rsid w:val="00305A3E"/>
    <w:rsid w:val="00314401"/>
    <w:rsid w:val="00315C9F"/>
    <w:rsid w:val="00317860"/>
    <w:rsid w:val="00317AE2"/>
    <w:rsid w:val="00320244"/>
    <w:rsid w:val="0032302D"/>
    <w:rsid w:val="003260DF"/>
    <w:rsid w:val="00326F70"/>
    <w:rsid w:val="003274C7"/>
    <w:rsid w:val="003351BD"/>
    <w:rsid w:val="00336BBF"/>
    <w:rsid w:val="00336D26"/>
    <w:rsid w:val="00340284"/>
    <w:rsid w:val="00340899"/>
    <w:rsid w:val="00340B61"/>
    <w:rsid w:val="00343179"/>
    <w:rsid w:val="003470A8"/>
    <w:rsid w:val="003476C6"/>
    <w:rsid w:val="003540AC"/>
    <w:rsid w:val="0035511A"/>
    <w:rsid w:val="003566D2"/>
    <w:rsid w:val="0036061A"/>
    <w:rsid w:val="003616FB"/>
    <w:rsid w:val="0036310C"/>
    <w:rsid w:val="003658A8"/>
    <w:rsid w:val="00367046"/>
    <w:rsid w:val="00367575"/>
    <w:rsid w:val="003744B7"/>
    <w:rsid w:val="00377C80"/>
    <w:rsid w:val="003811BA"/>
    <w:rsid w:val="0038625C"/>
    <w:rsid w:val="00387CBD"/>
    <w:rsid w:val="00391116"/>
    <w:rsid w:val="00392256"/>
    <w:rsid w:val="0039248D"/>
    <w:rsid w:val="00392D9D"/>
    <w:rsid w:val="00396E57"/>
    <w:rsid w:val="003979E0"/>
    <w:rsid w:val="00397E6E"/>
    <w:rsid w:val="00397FC2"/>
    <w:rsid w:val="003A01BD"/>
    <w:rsid w:val="003A293A"/>
    <w:rsid w:val="003A3D6A"/>
    <w:rsid w:val="003A48B9"/>
    <w:rsid w:val="003A6FAB"/>
    <w:rsid w:val="003A7A78"/>
    <w:rsid w:val="003B0366"/>
    <w:rsid w:val="003B18D8"/>
    <w:rsid w:val="003B5227"/>
    <w:rsid w:val="003C2473"/>
    <w:rsid w:val="003C3853"/>
    <w:rsid w:val="003C426D"/>
    <w:rsid w:val="003C4A23"/>
    <w:rsid w:val="003C4BD2"/>
    <w:rsid w:val="003C6D2F"/>
    <w:rsid w:val="003C7B79"/>
    <w:rsid w:val="003D0255"/>
    <w:rsid w:val="003D2C99"/>
    <w:rsid w:val="003D6093"/>
    <w:rsid w:val="003D7D52"/>
    <w:rsid w:val="003E1153"/>
    <w:rsid w:val="003E2937"/>
    <w:rsid w:val="003E2EE1"/>
    <w:rsid w:val="003E386D"/>
    <w:rsid w:val="003E4281"/>
    <w:rsid w:val="003E7C84"/>
    <w:rsid w:val="003F0F99"/>
    <w:rsid w:val="003F2688"/>
    <w:rsid w:val="003F3E83"/>
    <w:rsid w:val="003F408E"/>
    <w:rsid w:val="003F698E"/>
    <w:rsid w:val="003F6F7A"/>
    <w:rsid w:val="003F79B0"/>
    <w:rsid w:val="00402B1B"/>
    <w:rsid w:val="00404E03"/>
    <w:rsid w:val="00407EC7"/>
    <w:rsid w:val="00410027"/>
    <w:rsid w:val="00410D05"/>
    <w:rsid w:val="00410F86"/>
    <w:rsid w:val="0041198F"/>
    <w:rsid w:val="00413466"/>
    <w:rsid w:val="00414998"/>
    <w:rsid w:val="00414FE6"/>
    <w:rsid w:val="0041535B"/>
    <w:rsid w:val="00417F1A"/>
    <w:rsid w:val="00420186"/>
    <w:rsid w:val="00420777"/>
    <w:rsid w:val="00421A5A"/>
    <w:rsid w:val="004225AE"/>
    <w:rsid w:val="00423FBA"/>
    <w:rsid w:val="00424196"/>
    <w:rsid w:val="004325A0"/>
    <w:rsid w:val="004327BB"/>
    <w:rsid w:val="004341CD"/>
    <w:rsid w:val="00437098"/>
    <w:rsid w:val="00437780"/>
    <w:rsid w:val="00441697"/>
    <w:rsid w:val="0044237A"/>
    <w:rsid w:val="00442869"/>
    <w:rsid w:val="0044351E"/>
    <w:rsid w:val="00444686"/>
    <w:rsid w:val="00446FF9"/>
    <w:rsid w:val="004478E3"/>
    <w:rsid w:val="004503CE"/>
    <w:rsid w:val="004506EA"/>
    <w:rsid w:val="0045238D"/>
    <w:rsid w:val="00460BEC"/>
    <w:rsid w:val="00460E86"/>
    <w:rsid w:val="004624D9"/>
    <w:rsid w:val="00463DDD"/>
    <w:rsid w:val="00463DF8"/>
    <w:rsid w:val="004663C0"/>
    <w:rsid w:val="00466D40"/>
    <w:rsid w:val="00466F0A"/>
    <w:rsid w:val="004712E0"/>
    <w:rsid w:val="004734DA"/>
    <w:rsid w:val="00473E94"/>
    <w:rsid w:val="00474554"/>
    <w:rsid w:val="00481D45"/>
    <w:rsid w:val="004853FC"/>
    <w:rsid w:val="00490A62"/>
    <w:rsid w:val="0049370C"/>
    <w:rsid w:val="00493992"/>
    <w:rsid w:val="00493E1E"/>
    <w:rsid w:val="004A07EC"/>
    <w:rsid w:val="004A24CD"/>
    <w:rsid w:val="004A4462"/>
    <w:rsid w:val="004A55AA"/>
    <w:rsid w:val="004A58B9"/>
    <w:rsid w:val="004A6874"/>
    <w:rsid w:val="004A6A06"/>
    <w:rsid w:val="004B26E7"/>
    <w:rsid w:val="004B31F5"/>
    <w:rsid w:val="004B6CE1"/>
    <w:rsid w:val="004C040A"/>
    <w:rsid w:val="004C1449"/>
    <w:rsid w:val="004C3D69"/>
    <w:rsid w:val="004C407A"/>
    <w:rsid w:val="004C687A"/>
    <w:rsid w:val="004C76E6"/>
    <w:rsid w:val="004C785D"/>
    <w:rsid w:val="004D003D"/>
    <w:rsid w:val="004D0518"/>
    <w:rsid w:val="004D06EE"/>
    <w:rsid w:val="004D21EF"/>
    <w:rsid w:val="004D2AB4"/>
    <w:rsid w:val="004D3567"/>
    <w:rsid w:val="004D3FCF"/>
    <w:rsid w:val="004D4F08"/>
    <w:rsid w:val="004E1912"/>
    <w:rsid w:val="004E1B03"/>
    <w:rsid w:val="004E275C"/>
    <w:rsid w:val="004E5AD8"/>
    <w:rsid w:val="004E5CC5"/>
    <w:rsid w:val="004E5E53"/>
    <w:rsid w:val="004F13FB"/>
    <w:rsid w:val="004F1CED"/>
    <w:rsid w:val="004F2190"/>
    <w:rsid w:val="004F3491"/>
    <w:rsid w:val="004F6558"/>
    <w:rsid w:val="004F6EF3"/>
    <w:rsid w:val="004F7FD9"/>
    <w:rsid w:val="005019A4"/>
    <w:rsid w:val="0050289B"/>
    <w:rsid w:val="00503904"/>
    <w:rsid w:val="00504FC8"/>
    <w:rsid w:val="00505022"/>
    <w:rsid w:val="00505695"/>
    <w:rsid w:val="00505ECA"/>
    <w:rsid w:val="005067A8"/>
    <w:rsid w:val="0050747C"/>
    <w:rsid w:val="00512347"/>
    <w:rsid w:val="00513D3E"/>
    <w:rsid w:val="00514106"/>
    <w:rsid w:val="0051457E"/>
    <w:rsid w:val="00514D14"/>
    <w:rsid w:val="00516047"/>
    <w:rsid w:val="005165F2"/>
    <w:rsid w:val="0051666A"/>
    <w:rsid w:val="0051786D"/>
    <w:rsid w:val="00517C3A"/>
    <w:rsid w:val="005200E4"/>
    <w:rsid w:val="005211F2"/>
    <w:rsid w:val="00524E75"/>
    <w:rsid w:val="00526A2A"/>
    <w:rsid w:val="00531676"/>
    <w:rsid w:val="005328C5"/>
    <w:rsid w:val="005333AE"/>
    <w:rsid w:val="00533F24"/>
    <w:rsid w:val="005352D0"/>
    <w:rsid w:val="0053717B"/>
    <w:rsid w:val="005375B4"/>
    <w:rsid w:val="0054006E"/>
    <w:rsid w:val="00540A63"/>
    <w:rsid w:val="0054208F"/>
    <w:rsid w:val="005476C6"/>
    <w:rsid w:val="00550394"/>
    <w:rsid w:val="005515E9"/>
    <w:rsid w:val="00552086"/>
    <w:rsid w:val="005549B7"/>
    <w:rsid w:val="0055596A"/>
    <w:rsid w:val="00555E6E"/>
    <w:rsid w:val="0056002F"/>
    <w:rsid w:val="005617B5"/>
    <w:rsid w:val="00561BED"/>
    <w:rsid w:val="00563675"/>
    <w:rsid w:val="0056462D"/>
    <w:rsid w:val="0057264B"/>
    <w:rsid w:val="00572716"/>
    <w:rsid w:val="00572FEF"/>
    <w:rsid w:val="00574403"/>
    <w:rsid w:val="00575A60"/>
    <w:rsid w:val="00577173"/>
    <w:rsid w:val="0058133E"/>
    <w:rsid w:val="00582906"/>
    <w:rsid w:val="00583871"/>
    <w:rsid w:val="00585721"/>
    <w:rsid w:val="00586355"/>
    <w:rsid w:val="00587F6E"/>
    <w:rsid w:val="00590BE5"/>
    <w:rsid w:val="005951EA"/>
    <w:rsid w:val="00596EE0"/>
    <w:rsid w:val="00597DE8"/>
    <w:rsid w:val="005A1B88"/>
    <w:rsid w:val="005A2194"/>
    <w:rsid w:val="005A3859"/>
    <w:rsid w:val="005A429E"/>
    <w:rsid w:val="005A4F34"/>
    <w:rsid w:val="005A6311"/>
    <w:rsid w:val="005A782A"/>
    <w:rsid w:val="005A7A5B"/>
    <w:rsid w:val="005A7E66"/>
    <w:rsid w:val="005B022C"/>
    <w:rsid w:val="005B11AD"/>
    <w:rsid w:val="005B2027"/>
    <w:rsid w:val="005B4A51"/>
    <w:rsid w:val="005B4EF4"/>
    <w:rsid w:val="005B6B81"/>
    <w:rsid w:val="005C56C1"/>
    <w:rsid w:val="005C5DDA"/>
    <w:rsid w:val="005D0056"/>
    <w:rsid w:val="005D08EE"/>
    <w:rsid w:val="005D46AC"/>
    <w:rsid w:val="005D4822"/>
    <w:rsid w:val="005D48C8"/>
    <w:rsid w:val="005D558D"/>
    <w:rsid w:val="005D63AA"/>
    <w:rsid w:val="005E0056"/>
    <w:rsid w:val="005E169D"/>
    <w:rsid w:val="005E21D1"/>
    <w:rsid w:val="005E2A9E"/>
    <w:rsid w:val="005E2DC6"/>
    <w:rsid w:val="005F23BF"/>
    <w:rsid w:val="005F36D5"/>
    <w:rsid w:val="005F6F96"/>
    <w:rsid w:val="0060108E"/>
    <w:rsid w:val="006014F7"/>
    <w:rsid w:val="00602270"/>
    <w:rsid w:val="00603512"/>
    <w:rsid w:val="006070D2"/>
    <w:rsid w:val="00607AF4"/>
    <w:rsid w:val="00613482"/>
    <w:rsid w:val="00615454"/>
    <w:rsid w:val="006159F9"/>
    <w:rsid w:val="0062002D"/>
    <w:rsid w:val="00620138"/>
    <w:rsid w:val="00621570"/>
    <w:rsid w:val="00621A6E"/>
    <w:rsid w:val="00621D32"/>
    <w:rsid w:val="006231C7"/>
    <w:rsid w:val="00623DAF"/>
    <w:rsid w:val="00624854"/>
    <w:rsid w:val="00624EAE"/>
    <w:rsid w:val="00625714"/>
    <w:rsid w:val="006264BB"/>
    <w:rsid w:val="00626EF7"/>
    <w:rsid w:val="006301EB"/>
    <w:rsid w:val="006311C3"/>
    <w:rsid w:val="0063389C"/>
    <w:rsid w:val="00633D72"/>
    <w:rsid w:val="00634320"/>
    <w:rsid w:val="006343EE"/>
    <w:rsid w:val="00634C28"/>
    <w:rsid w:val="00635057"/>
    <w:rsid w:val="006353B6"/>
    <w:rsid w:val="006353DC"/>
    <w:rsid w:val="00635AAF"/>
    <w:rsid w:val="00637F2C"/>
    <w:rsid w:val="00641BF6"/>
    <w:rsid w:val="006432E3"/>
    <w:rsid w:val="006440F1"/>
    <w:rsid w:val="00644A2A"/>
    <w:rsid w:val="00646BE2"/>
    <w:rsid w:val="00647745"/>
    <w:rsid w:val="00647DD0"/>
    <w:rsid w:val="00655E80"/>
    <w:rsid w:val="006563C7"/>
    <w:rsid w:val="00656A8A"/>
    <w:rsid w:val="0065719A"/>
    <w:rsid w:val="006574BC"/>
    <w:rsid w:val="00663214"/>
    <w:rsid w:val="00663798"/>
    <w:rsid w:val="00664AAD"/>
    <w:rsid w:val="00664B8F"/>
    <w:rsid w:val="0066691D"/>
    <w:rsid w:val="006704F5"/>
    <w:rsid w:val="006709CC"/>
    <w:rsid w:val="00672D98"/>
    <w:rsid w:val="00676BD2"/>
    <w:rsid w:val="00677309"/>
    <w:rsid w:val="0068059F"/>
    <w:rsid w:val="00681C56"/>
    <w:rsid w:val="006825A4"/>
    <w:rsid w:val="00682745"/>
    <w:rsid w:val="00682ACC"/>
    <w:rsid w:val="006836E5"/>
    <w:rsid w:val="00683B16"/>
    <w:rsid w:val="00686AB5"/>
    <w:rsid w:val="00691736"/>
    <w:rsid w:val="006934B5"/>
    <w:rsid w:val="00693585"/>
    <w:rsid w:val="006958B0"/>
    <w:rsid w:val="00695BA6"/>
    <w:rsid w:val="0069621B"/>
    <w:rsid w:val="0069698F"/>
    <w:rsid w:val="00697D7A"/>
    <w:rsid w:val="006A271F"/>
    <w:rsid w:val="006A5059"/>
    <w:rsid w:val="006B0D12"/>
    <w:rsid w:val="006B0FE1"/>
    <w:rsid w:val="006B1912"/>
    <w:rsid w:val="006B2113"/>
    <w:rsid w:val="006B258F"/>
    <w:rsid w:val="006B62DE"/>
    <w:rsid w:val="006C323B"/>
    <w:rsid w:val="006C376F"/>
    <w:rsid w:val="006C3D0C"/>
    <w:rsid w:val="006D37D2"/>
    <w:rsid w:val="006D3D41"/>
    <w:rsid w:val="006D49D7"/>
    <w:rsid w:val="006D6EA6"/>
    <w:rsid w:val="006E1867"/>
    <w:rsid w:val="006E2C4F"/>
    <w:rsid w:val="006E6CD6"/>
    <w:rsid w:val="006F0B48"/>
    <w:rsid w:val="006F0C24"/>
    <w:rsid w:val="006F0D23"/>
    <w:rsid w:val="006F3DBE"/>
    <w:rsid w:val="006F55E8"/>
    <w:rsid w:val="006F64BC"/>
    <w:rsid w:val="006F6552"/>
    <w:rsid w:val="006F7DCD"/>
    <w:rsid w:val="007047A8"/>
    <w:rsid w:val="00705A9F"/>
    <w:rsid w:val="0071050D"/>
    <w:rsid w:val="0071168D"/>
    <w:rsid w:val="0071491E"/>
    <w:rsid w:val="00715A43"/>
    <w:rsid w:val="0072029D"/>
    <w:rsid w:val="0072162B"/>
    <w:rsid w:val="00721D64"/>
    <w:rsid w:val="0072497F"/>
    <w:rsid w:val="00724D46"/>
    <w:rsid w:val="0072510A"/>
    <w:rsid w:val="00727516"/>
    <w:rsid w:val="007306A4"/>
    <w:rsid w:val="00731C56"/>
    <w:rsid w:val="00731F4E"/>
    <w:rsid w:val="00734820"/>
    <w:rsid w:val="00744052"/>
    <w:rsid w:val="00744DC1"/>
    <w:rsid w:val="00746FA8"/>
    <w:rsid w:val="00747409"/>
    <w:rsid w:val="00751779"/>
    <w:rsid w:val="0075192D"/>
    <w:rsid w:val="007532DE"/>
    <w:rsid w:val="0075655D"/>
    <w:rsid w:val="007572AC"/>
    <w:rsid w:val="00757A0D"/>
    <w:rsid w:val="0076129B"/>
    <w:rsid w:val="00761BE4"/>
    <w:rsid w:val="007634FA"/>
    <w:rsid w:val="007662B6"/>
    <w:rsid w:val="007670BC"/>
    <w:rsid w:val="00772775"/>
    <w:rsid w:val="00773F1A"/>
    <w:rsid w:val="00774A2F"/>
    <w:rsid w:val="007768A3"/>
    <w:rsid w:val="00776C0D"/>
    <w:rsid w:val="00776F52"/>
    <w:rsid w:val="007772A5"/>
    <w:rsid w:val="00780323"/>
    <w:rsid w:val="00783D42"/>
    <w:rsid w:val="00785D5A"/>
    <w:rsid w:val="007865C1"/>
    <w:rsid w:val="0079075D"/>
    <w:rsid w:val="007921F7"/>
    <w:rsid w:val="00793FE4"/>
    <w:rsid w:val="00795829"/>
    <w:rsid w:val="00795E55"/>
    <w:rsid w:val="00796F08"/>
    <w:rsid w:val="007A2AE0"/>
    <w:rsid w:val="007A57BB"/>
    <w:rsid w:val="007A589F"/>
    <w:rsid w:val="007A62A1"/>
    <w:rsid w:val="007A6886"/>
    <w:rsid w:val="007A743D"/>
    <w:rsid w:val="007B09F0"/>
    <w:rsid w:val="007B2205"/>
    <w:rsid w:val="007B4229"/>
    <w:rsid w:val="007B6986"/>
    <w:rsid w:val="007B7000"/>
    <w:rsid w:val="007B7566"/>
    <w:rsid w:val="007C0A77"/>
    <w:rsid w:val="007C0C7D"/>
    <w:rsid w:val="007C215F"/>
    <w:rsid w:val="007C4570"/>
    <w:rsid w:val="007C4F37"/>
    <w:rsid w:val="007C50C9"/>
    <w:rsid w:val="007C5854"/>
    <w:rsid w:val="007C5C4A"/>
    <w:rsid w:val="007C5FA1"/>
    <w:rsid w:val="007C6487"/>
    <w:rsid w:val="007C7339"/>
    <w:rsid w:val="007C73B9"/>
    <w:rsid w:val="007D2C8F"/>
    <w:rsid w:val="007D4B31"/>
    <w:rsid w:val="007D6163"/>
    <w:rsid w:val="007D625C"/>
    <w:rsid w:val="007E0837"/>
    <w:rsid w:val="007E1834"/>
    <w:rsid w:val="007E2783"/>
    <w:rsid w:val="007E411B"/>
    <w:rsid w:val="007E4B17"/>
    <w:rsid w:val="007E51D5"/>
    <w:rsid w:val="007E5C0F"/>
    <w:rsid w:val="007F247E"/>
    <w:rsid w:val="007F3291"/>
    <w:rsid w:val="007F67C2"/>
    <w:rsid w:val="007F72BE"/>
    <w:rsid w:val="00800BBA"/>
    <w:rsid w:val="00800DD3"/>
    <w:rsid w:val="00800E4A"/>
    <w:rsid w:val="00802BAB"/>
    <w:rsid w:val="008032D4"/>
    <w:rsid w:val="008034B0"/>
    <w:rsid w:val="00804594"/>
    <w:rsid w:val="00805980"/>
    <w:rsid w:val="00807D1F"/>
    <w:rsid w:val="008109BB"/>
    <w:rsid w:val="00810E9C"/>
    <w:rsid w:val="008256EB"/>
    <w:rsid w:val="00832F9C"/>
    <w:rsid w:val="00833190"/>
    <w:rsid w:val="00835F04"/>
    <w:rsid w:val="008377DE"/>
    <w:rsid w:val="008405AE"/>
    <w:rsid w:val="00842691"/>
    <w:rsid w:val="0084297A"/>
    <w:rsid w:val="0084429D"/>
    <w:rsid w:val="00850661"/>
    <w:rsid w:val="00851D49"/>
    <w:rsid w:val="00853099"/>
    <w:rsid w:val="0085450D"/>
    <w:rsid w:val="00854551"/>
    <w:rsid w:val="00854B43"/>
    <w:rsid w:val="008560FF"/>
    <w:rsid w:val="00857296"/>
    <w:rsid w:val="0086019B"/>
    <w:rsid w:val="0086373F"/>
    <w:rsid w:val="00864690"/>
    <w:rsid w:val="00864D4F"/>
    <w:rsid w:val="008650D7"/>
    <w:rsid w:val="00865647"/>
    <w:rsid w:val="00865CD7"/>
    <w:rsid w:val="00870C6B"/>
    <w:rsid w:val="0087110A"/>
    <w:rsid w:val="008734D3"/>
    <w:rsid w:val="00875336"/>
    <w:rsid w:val="00876131"/>
    <w:rsid w:val="00877A02"/>
    <w:rsid w:val="008804E0"/>
    <w:rsid w:val="00886C13"/>
    <w:rsid w:val="0088702E"/>
    <w:rsid w:val="00887492"/>
    <w:rsid w:val="00890878"/>
    <w:rsid w:val="008928A7"/>
    <w:rsid w:val="0089320D"/>
    <w:rsid w:val="00894576"/>
    <w:rsid w:val="0089461A"/>
    <w:rsid w:val="00894A55"/>
    <w:rsid w:val="0089640F"/>
    <w:rsid w:val="00896EFD"/>
    <w:rsid w:val="008A4043"/>
    <w:rsid w:val="008A5BA3"/>
    <w:rsid w:val="008A6C43"/>
    <w:rsid w:val="008A7AC3"/>
    <w:rsid w:val="008B4A32"/>
    <w:rsid w:val="008B5350"/>
    <w:rsid w:val="008B6A2F"/>
    <w:rsid w:val="008C0CF9"/>
    <w:rsid w:val="008C33B2"/>
    <w:rsid w:val="008C392B"/>
    <w:rsid w:val="008C43BE"/>
    <w:rsid w:val="008C5124"/>
    <w:rsid w:val="008C657A"/>
    <w:rsid w:val="008C661F"/>
    <w:rsid w:val="008D3362"/>
    <w:rsid w:val="008D392A"/>
    <w:rsid w:val="008D4431"/>
    <w:rsid w:val="008D6C7A"/>
    <w:rsid w:val="008D745D"/>
    <w:rsid w:val="008E1BD1"/>
    <w:rsid w:val="008E2C06"/>
    <w:rsid w:val="008E3F5E"/>
    <w:rsid w:val="008E5E19"/>
    <w:rsid w:val="008E7379"/>
    <w:rsid w:val="008E7791"/>
    <w:rsid w:val="008F0135"/>
    <w:rsid w:val="008F10CC"/>
    <w:rsid w:val="008F16BB"/>
    <w:rsid w:val="008F29A1"/>
    <w:rsid w:val="008F362B"/>
    <w:rsid w:val="008F3C9C"/>
    <w:rsid w:val="008F3D77"/>
    <w:rsid w:val="008F66E3"/>
    <w:rsid w:val="008F67F4"/>
    <w:rsid w:val="009010F6"/>
    <w:rsid w:val="00901A08"/>
    <w:rsid w:val="00904F56"/>
    <w:rsid w:val="00906C7D"/>
    <w:rsid w:val="009073F6"/>
    <w:rsid w:val="009073F9"/>
    <w:rsid w:val="0090749E"/>
    <w:rsid w:val="00907838"/>
    <w:rsid w:val="00910DCB"/>
    <w:rsid w:val="009116CA"/>
    <w:rsid w:val="00911D7A"/>
    <w:rsid w:val="00912E30"/>
    <w:rsid w:val="00913196"/>
    <w:rsid w:val="00913B03"/>
    <w:rsid w:val="00913D01"/>
    <w:rsid w:val="0091533B"/>
    <w:rsid w:val="009162B5"/>
    <w:rsid w:val="0091648A"/>
    <w:rsid w:val="009175A3"/>
    <w:rsid w:val="009203D3"/>
    <w:rsid w:val="0092057E"/>
    <w:rsid w:val="00920873"/>
    <w:rsid w:val="00920E91"/>
    <w:rsid w:val="00921C7A"/>
    <w:rsid w:val="00925B83"/>
    <w:rsid w:val="009273C5"/>
    <w:rsid w:val="009276B2"/>
    <w:rsid w:val="009309DB"/>
    <w:rsid w:val="009310E2"/>
    <w:rsid w:val="00934CF1"/>
    <w:rsid w:val="00934F6A"/>
    <w:rsid w:val="0094074E"/>
    <w:rsid w:val="00941029"/>
    <w:rsid w:val="00942392"/>
    <w:rsid w:val="009429D9"/>
    <w:rsid w:val="0094369F"/>
    <w:rsid w:val="00946EB0"/>
    <w:rsid w:val="009504AA"/>
    <w:rsid w:val="0095073B"/>
    <w:rsid w:val="009507B1"/>
    <w:rsid w:val="009512A0"/>
    <w:rsid w:val="009518FE"/>
    <w:rsid w:val="00952A36"/>
    <w:rsid w:val="009540E0"/>
    <w:rsid w:val="00955207"/>
    <w:rsid w:val="00957A72"/>
    <w:rsid w:val="00962279"/>
    <w:rsid w:val="009627C6"/>
    <w:rsid w:val="009647D5"/>
    <w:rsid w:val="00964E52"/>
    <w:rsid w:val="009652E0"/>
    <w:rsid w:val="009657C6"/>
    <w:rsid w:val="00965F3F"/>
    <w:rsid w:val="009669A1"/>
    <w:rsid w:val="00966A43"/>
    <w:rsid w:val="00966FE3"/>
    <w:rsid w:val="00970A94"/>
    <w:rsid w:val="009741F2"/>
    <w:rsid w:val="00977B3D"/>
    <w:rsid w:val="009808EB"/>
    <w:rsid w:val="009813D1"/>
    <w:rsid w:val="009836DD"/>
    <w:rsid w:val="00984075"/>
    <w:rsid w:val="009842E1"/>
    <w:rsid w:val="00984354"/>
    <w:rsid w:val="00987036"/>
    <w:rsid w:val="0098783B"/>
    <w:rsid w:val="0099126D"/>
    <w:rsid w:val="00992357"/>
    <w:rsid w:val="009947DB"/>
    <w:rsid w:val="009953F7"/>
    <w:rsid w:val="00995BDB"/>
    <w:rsid w:val="00995EC6"/>
    <w:rsid w:val="009A1C4D"/>
    <w:rsid w:val="009B196B"/>
    <w:rsid w:val="009B31A2"/>
    <w:rsid w:val="009B4F0F"/>
    <w:rsid w:val="009B59E2"/>
    <w:rsid w:val="009B6432"/>
    <w:rsid w:val="009B6BC0"/>
    <w:rsid w:val="009C0254"/>
    <w:rsid w:val="009C0D93"/>
    <w:rsid w:val="009C0E29"/>
    <w:rsid w:val="009C2B3A"/>
    <w:rsid w:val="009C598B"/>
    <w:rsid w:val="009C5BB1"/>
    <w:rsid w:val="009C7459"/>
    <w:rsid w:val="009C7BEC"/>
    <w:rsid w:val="009D0516"/>
    <w:rsid w:val="009D1C8D"/>
    <w:rsid w:val="009D2F9B"/>
    <w:rsid w:val="009D3065"/>
    <w:rsid w:val="009D3CF0"/>
    <w:rsid w:val="009D5E96"/>
    <w:rsid w:val="009E15CA"/>
    <w:rsid w:val="009E17A1"/>
    <w:rsid w:val="009E1947"/>
    <w:rsid w:val="009E2149"/>
    <w:rsid w:val="009E2BBD"/>
    <w:rsid w:val="009E39FD"/>
    <w:rsid w:val="009E4256"/>
    <w:rsid w:val="009E659D"/>
    <w:rsid w:val="009E660B"/>
    <w:rsid w:val="009F2015"/>
    <w:rsid w:val="009F241F"/>
    <w:rsid w:val="009F40DF"/>
    <w:rsid w:val="009F57C5"/>
    <w:rsid w:val="009F701D"/>
    <w:rsid w:val="009F756C"/>
    <w:rsid w:val="00A01251"/>
    <w:rsid w:val="00A0188F"/>
    <w:rsid w:val="00A03D80"/>
    <w:rsid w:val="00A06489"/>
    <w:rsid w:val="00A104F3"/>
    <w:rsid w:val="00A112BD"/>
    <w:rsid w:val="00A14665"/>
    <w:rsid w:val="00A14C3B"/>
    <w:rsid w:val="00A14C68"/>
    <w:rsid w:val="00A157A0"/>
    <w:rsid w:val="00A200DB"/>
    <w:rsid w:val="00A20A2C"/>
    <w:rsid w:val="00A214D4"/>
    <w:rsid w:val="00A26287"/>
    <w:rsid w:val="00A306FB"/>
    <w:rsid w:val="00A30B21"/>
    <w:rsid w:val="00A3324A"/>
    <w:rsid w:val="00A341C6"/>
    <w:rsid w:val="00A360AA"/>
    <w:rsid w:val="00A36939"/>
    <w:rsid w:val="00A36B23"/>
    <w:rsid w:val="00A413A5"/>
    <w:rsid w:val="00A42FFC"/>
    <w:rsid w:val="00A444B9"/>
    <w:rsid w:val="00A44A87"/>
    <w:rsid w:val="00A51207"/>
    <w:rsid w:val="00A54C7A"/>
    <w:rsid w:val="00A57DB3"/>
    <w:rsid w:val="00A70231"/>
    <w:rsid w:val="00A727D4"/>
    <w:rsid w:val="00A728CA"/>
    <w:rsid w:val="00A738B9"/>
    <w:rsid w:val="00A740D4"/>
    <w:rsid w:val="00A743DA"/>
    <w:rsid w:val="00A77D7A"/>
    <w:rsid w:val="00A804B5"/>
    <w:rsid w:val="00A8050D"/>
    <w:rsid w:val="00A80F2F"/>
    <w:rsid w:val="00A81464"/>
    <w:rsid w:val="00A83094"/>
    <w:rsid w:val="00A84B17"/>
    <w:rsid w:val="00A87E95"/>
    <w:rsid w:val="00A90C57"/>
    <w:rsid w:val="00A922B5"/>
    <w:rsid w:val="00A934C2"/>
    <w:rsid w:val="00A96D3E"/>
    <w:rsid w:val="00A97C86"/>
    <w:rsid w:val="00A97C90"/>
    <w:rsid w:val="00AA0308"/>
    <w:rsid w:val="00AA177D"/>
    <w:rsid w:val="00AA2918"/>
    <w:rsid w:val="00AA301B"/>
    <w:rsid w:val="00AA4152"/>
    <w:rsid w:val="00AA436F"/>
    <w:rsid w:val="00AB204E"/>
    <w:rsid w:val="00AB23A0"/>
    <w:rsid w:val="00AB3E0A"/>
    <w:rsid w:val="00AB40BE"/>
    <w:rsid w:val="00AB4BA6"/>
    <w:rsid w:val="00AB4EFA"/>
    <w:rsid w:val="00AB5929"/>
    <w:rsid w:val="00AB660F"/>
    <w:rsid w:val="00AC3E51"/>
    <w:rsid w:val="00AC4C33"/>
    <w:rsid w:val="00AC6850"/>
    <w:rsid w:val="00AC6AAC"/>
    <w:rsid w:val="00AD1BC5"/>
    <w:rsid w:val="00AD30DE"/>
    <w:rsid w:val="00AD40B6"/>
    <w:rsid w:val="00AD432F"/>
    <w:rsid w:val="00AD533B"/>
    <w:rsid w:val="00AD61EC"/>
    <w:rsid w:val="00AE02DA"/>
    <w:rsid w:val="00AE38C9"/>
    <w:rsid w:val="00AE3C61"/>
    <w:rsid w:val="00AE78EA"/>
    <w:rsid w:val="00AF07ED"/>
    <w:rsid w:val="00AF0B09"/>
    <w:rsid w:val="00AF2943"/>
    <w:rsid w:val="00AF3E31"/>
    <w:rsid w:val="00AF469D"/>
    <w:rsid w:val="00AF4DFF"/>
    <w:rsid w:val="00AF6C0F"/>
    <w:rsid w:val="00B03704"/>
    <w:rsid w:val="00B05182"/>
    <w:rsid w:val="00B0581E"/>
    <w:rsid w:val="00B06B7A"/>
    <w:rsid w:val="00B1019A"/>
    <w:rsid w:val="00B102BD"/>
    <w:rsid w:val="00B121C3"/>
    <w:rsid w:val="00B132CB"/>
    <w:rsid w:val="00B14545"/>
    <w:rsid w:val="00B16A9E"/>
    <w:rsid w:val="00B16BF2"/>
    <w:rsid w:val="00B204F2"/>
    <w:rsid w:val="00B20E4E"/>
    <w:rsid w:val="00B2166D"/>
    <w:rsid w:val="00B23515"/>
    <w:rsid w:val="00B251CC"/>
    <w:rsid w:val="00B25C94"/>
    <w:rsid w:val="00B31290"/>
    <w:rsid w:val="00B31A97"/>
    <w:rsid w:val="00B320EB"/>
    <w:rsid w:val="00B3381A"/>
    <w:rsid w:val="00B34A7E"/>
    <w:rsid w:val="00B372A7"/>
    <w:rsid w:val="00B41B78"/>
    <w:rsid w:val="00B432F8"/>
    <w:rsid w:val="00B454BF"/>
    <w:rsid w:val="00B46749"/>
    <w:rsid w:val="00B46D05"/>
    <w:rsid w:val="00B47FC7"/>
    <w:rsid w:val="00B50F15"/>
    <w:rsid w:val="00B526B1"/>
    <w:rsid w:val="00B53BE1"/>
    <w:rsid w:val="00B5655D"/>
    <w:rsid w:val="00B6091E"/>
    <w:rsid w:val="00B640C4"/>
    <w:rsid w:val="00B65848"/>
    <w:rsid w:val="00B66020"/>
    <w:rsid w:val="00B66AB9"/>
    <w:rsid w:val="00B66D08"/>
    <w:rsid w:val="00B677F7"/>
    <w:rsid w:val="00B701A9"/>
    <w:rsid w:val="00B7053F"/>
    <w:rsid w:val="00B706E3"/>
    <w:rsid w:val="00B7075D"/>
    <w:rsid w:val="00B72809"/>
    <w:rsid w:val="00B73EA3"/>
    <w:rsid w:val="00B74716"/>
    <w:rsid w:val="00B75A32"/>
    <w:rsid w:val="00B8125C"/>
    <w:rsid w:val="00B82690"/>
    <w:rsid w:val="00B83375"/>
    <w:rsid w:val="00B83DAD"/>
    <w:rsid w:val="00B8510C"/>
    <w:rsid w:val="00B90611"/>
    <w:rsid w:val="00B92E0A"/>
    <w:rsid w:val="00B95994"/>
    <w:rsid w:val="00BA2D65"/>
    <w:rsid w:val="00BA482A"/>
    <w:rsid w:val="00BB0B84"/>
    <w:rsid w:val="00BB354C"/>
    <w:rsid w:val="00BB429B"/>
    <w:rsid w:val="00BB44DD"/>
    <w:rsid w:val="00BB53FB"/>
    <w:rsid w:val="00BB5EF4"/>
    <w:rsid w:val="00BB6AD9"/>
    <w:rsid w:val="00BB6DC0"/>
    <w:rsid w:val="00BB6EF7"/>
    <w:rsid w:val="00BB6FDC"/>
    <w:rsid w:val="00BC14E5"/>
    <w:rsid w:val="00BC2C32"/>
    <w:rsid w:val="00BC2D96"/>
    <w:rsid w:val="00BC3590"/>
    <w:rsid w:val="00BC394F"/>
    <w:rsid w:val="00BC4CC7"/>
    <w:rsid w:val="00BC4FC7"/>
    <w:rsid w:val="00BC5B1D"/>
    <w:rsid w:val="00BC5F7B"/>
    <w:rsid w:val="00BC62A5"/>
    <w:rsid w:val="00BC6D61"/>
    <w:rsid w:val="00BC7770"/>
    <w:rsid w:val="00BC7815"/>
    <w:rsid w:val="00BD2165"/>
    <w:rsid w:val="00BD2F2F"/>
    <w:rsid w:val="00BD4FF2"/>
    <w:rsid w:val="00BD6217"/>
    <w:rsid w:val="00BD78C7"/>
    <w:rsid w:val="00BE1BF2"/>
    <w:rsid w:val="00BE4C89"/>
    <w:rsid w:val="00BE6C6D"/>
    <w:rsid w:val="00BF19A6"/>
    <w:rsid w:val="00BF29AA"/>
    <w:rsid w:val="00BF2B8D"/>
    <w:rsid w:val="00BF4674"/>
    <w:rsid w:val="00BF576E"/>
    <w:rsid w:val="00BF586E"/>
    <w:rsid w:val="00BF5988"/>
    <w:rsid w:val="00BF5DBD"/>
    <w:rsid w:val="00BF666A"/>
    <w:rsid w:val="00BF7806"/>
    <w:rsid w:val="00C00232"/>
    <w:rsid w:val="00C015FE"/>
    <w:rsid w:val="00C03A3F"/>
    <w:rsid w:val="00C053DD"/>
    <w:rsid w:val="00C07D97"/>
    <w:rsid w:val="00C12B41"/>
    <w:rsid w:val="00C143F2"/>
    <w:rsid w:val="00C14DC8"/>
    <w:rsid w:val="00C21BC3"/>
    <w:rsid w:val="00C2286A"/>
    <w:rsid w:val="00C237FA"/>
    <w:rsid w:val="00C24B28"/>
    <w:rsid w:val="00C25EC7"/>
    <w:rsid w:val="00C27FAB"/>
    <w:rsid w:val="00C3752E"/>
    <w:rsid w:val="00C379BB"/>
    <w:rsid w:val="00C40A36"/>
    <w:rsid w:val="00C42D62"/>
    <w:rsid w:val="00C43083"/>
    <w:rsid w:val="00C44A01"/>
    <w:rsid w:val="00C50650"/>
    <w:rsid w:val="00C50756"/>
    <w:rsid w:val="00C53206"/>
    <w:rsid w:val="00C53761"/>
    <w:rsid w:val="00C538B0"/>
    <w:rsid w:val="00C538BE"/>
    <w:rsid w:val="00C5686F"/>
    <w:rsid w:val="00C56D23"/>
    <w:rsid w:val="00C56FB0"/>
    <w:rsid w:val="00C57C72"/>
    <w:rsid w:val="00C602E7"/>
    <w:rsid w:val="00C60E7F"/>
    <w:rsid w:val="00C6541E"/>
    <w:rsid w:val="00C65880"/>
    <w:rsid w:val="00C672A1"/>
    <w:rsid w:val="00C67B58"/>
    <w:rsid w:val="00C71461"/>
    <w:rsid w:val="00C721AD"/>
    <w:rsid w:val="00C7384E"/>
    <w:rsid w:val="00C756E4"/>
    <w:rsid w:val="00C76046"/>
    <w:rsid w:val="00C77733"/>
    <w:rsid w:val="00C77952"/>
    <w:rsid w:val="00C82603"/>
    <w:rsid w:val="00C83F10"/>
    <w:rsid w:val="00C846B5"/>
    <w:rsid w:val="00C852B7"/>
    <w:rsid w:val="00C91D52"/>
    <w:rsid w:val="00C96E41"/>
    <w:rsid w:val="00C97548"/>
    <w:rsid w:val="00CA19C0"/>
    <w:rsid w:val="00CA3AB5"/>
    <w:rsid w:val="00CA6DE4"/>
    <w:rsid w:val="00CA7A7E"/>
    <w:rsid w:val="00CB1A34"/>
    <w:rsid w:val="00CB1EFE"/>
    <w:rsid w:val="00CB27CF"/>
    <w:rsid w:val="00CB4215"/>
    <w:rsid w:val="00CB5D80"/>
    <w:rsid w:val="00CB6BE8"/>
    <w:rsid w:val="00CC02C3"/>
    <w:rsid w:val="00CC03C1"/>
    <w:rsid w:val="00CC24F5"/>
    <w:rsid w:val="00CC4348"/>
    <w:rsid w:val="00CC43D5"/>
    <w:rsid w:val="00CC5752"/>
    <w:rsid w:val="00CC7F9B"/>
    <w:rsid w:val="00CD162E"/>
    <w:rsid w:val="00CD2722"/>
    <w:rsid w:val="00CD2C27"/>
    <w:rsid w:val="00CD4045"/>
    <w:rsid w:val="00CD7046"/>
    <w:rsid w:val="00CE01A2"/>
    <w:rsid w:val="00CE0B32"/>
    <w:rsid w:val="00CE163B"/>
    <w:rsid w:val="00CE555B"/>
    <w:rsid w:val="00CE5DCA"/>
    <w:rsid w:val="00CE60AD"/>
    <w:rsid w:val="00CE60E1"/>
    <w:rsid w:val="00CE65E2"/>
    <w:rsid w:val="00CF00B0"/>
    <w:rsid w:val="00CF2001"/>
    <w:rsid w:val="00CF2A18"/>
    <w:rsid w:val="00CF2CDF"/>
    <w:rsid w:val="00CF4299"/>
    <w:rsid w:val="00CF7950"/>
    <w:rsid w:val="00CF7E1F"/>
    <w:rsid w:val="00D022CD"/>
    <w:rsid w:val="00D02A85"/>
    <w:rsid w:val="00D02E23"/>
    <w:rsid w:val="00D0568E"/>
    <w:rsid w:val="00D05712"/>
    <w:rsid w:val="00D11C4D"/>
    <w:rsid w:val="00D17D0F"/>
    <w:rsid w:val="00D2090C"/>
    <w:rsid w:val="00D20B51"/>
    <w:rsid w:val="00D2367A"/>
    <w:rsid w:val="00D24CF1"/>
    <w:rsid w:val="00D31D11"/>
    <w:rsid w:val="00D32BDE"/>
    <w:rsid w:val="00D34EC9"/>
    <w:rsid w:val="00D350CD"/>
    <w:rsid w:val="00D35BDF"/>
    <w:rsid w:val="00D35D6A"/>
    <w:rsid w:val="00D36AF0"/>
    <w:rsid w:val="00D413CB"/>
    <w:rsid w:val="00D41B2D"/>
    <w:rsid w:val="00D43EC1"/>
    <w:rsid w:val="00D44C27"/>
    <w:rsid w:val="00D44C69"/>
    <w:rsid w:val="00D44C8B"/>
    <w:rsid w:val="00D44C98"/>
    <w:rsid w:val="00D46C8F"/>
    <w:rsid w:val="00D4753E"/>
    <w:rsid w:val="00D4769B"/>
    <w:rsid w:val="00D50C23"/>
    <w:rsid w:val="00D57B01"/>
    <w:rsid w:val="00D60035"/>
    <w:rsid w:val="00D601EE"/>
    <w:rsid w:val="00D60ABC"/>
    <w:rsid w:val="00D60DE2"/>
    <w:rsid w:val="00D6108F"/>
    <w:rsid w:val="00D62DF9"/>
    <w:rsid w:val="00D64E76"/>
    <w:rsid w:val="00D6604E"/>
    <w:rsid w:val="00D66BA8"/>
    <w:rsid w:val="00D67031"/>
    <w:rsid w:val="00D70230"/>
    <w:rsid w:val="00D7133E"/>
    <w:rsid w:val="00D722A1"/>
    <w:rsid w:val="00D729D1"/>
    <w:rsid w:val="00D73277"/>
    <w:rsid w:val="00D74092"/>
    <w:rsid w:val="00D740B6"/>
    <w:rsid w:val="00D74248"/>
    <w:rsid w:val="00D74F50"/>
    <w:rsid w:val="00D751C3"/>
    <w:rsid w:val="00D75296"/>
    <w:rsid w:val="00D7594D"/>
    <w:rsid w:val="00D76D48"/>
    <w:rsid w:val="00D81818"/>
    <w:rsid w:val="00D8280D"/>
    <w:rsid w:val="00D83FED"/>
    <w:rsid w:val="00D853D1"/>
    <w:rsid w:val="00D85E1B"/>
    <w:rsid w:val="00D87205"/>
    <w:rsid w:val="00D90731"/>
    <w:rsid w:val="00D9432B"/>
    <w:rsid w:val="00D94ABE"/>
    <w:rsid w:val="00D9540A"/>
    <w:rsid w:val="00D961B4"/>
    <w:rsid w:val="00D96322"/>
    <w:rsid w:val="00D965DF"/>
    <w:rsid w:val="00D967CE"/>
    <w:rsid w:val="00DA0172"/>
    <w:rsid w:val="00DA0393"/>
    <w:rsid w:val="00DB39C4"/>
    <w:rsid w:val="00DB4D0D"/>
    <w:rsid w:val="00DB6003"/>
    <w:rsid w:val="00DB7512"/>
    <w:rsid w:val="00DB76E4"/>
    <w:rsid w:val="00DB7F8A"/>
    <w:rsid w:val="00DC1D82"/>
    <w:rsid w:val="00DC2479"/>
    <w:rsid w:val="00DC42F3"/>
    <w:rsid w:val="00DC5153"/>
    <w:rsid w:val="00DC67C5"/>
    <w:rsid w:val="00DD4038"/>
    <w:rsid w:val="00DD4864"/>
    <w:rsid w:val="00DD72CE"/>
    <w:rsid w:val="00DE1635"/>
    <w:rsid w:val="00DE2DF6"/>
    <w:rsid w:val="00DE36F0"/>
    <w:rsid w:val="00DE6646"/>
    <w:rsid w:val="00DE690A"/>
    <w:rsid w:val="00DF30F9"/>
    <w:rsid w:val="00DF5EC1"/>
    <w:rsid w:val="00DF6DBB"/>
    <w:rsid w:val="00E063EA"/>
    <w:rsid w:val="00E06720"/>
    <w:rsid w:val="00E1417A"/>
    <w:rsid w:val="00E14CCB"/>
    <w:rsid w:val="00E15024"/>
    <w:rsid w:val="00E166DA"/>
    <w:rsid w:val="00E177D9"/>
    <w:rsid w:val="00E20012"/>
    <w:rsid w:val="00E203D1"/>
    <w:rsid w:val="00E226AE"/>
    <w:rsid w:val="00E22B72"/>
    <w:rsid w:val="00E247E5"/>
    <w:rsid w:val="00E30712"/>
    <w:rsid w:val="00E3133C"/>
    <w:rsid w:val="00E340A8"/>
    <w:rsid w:val="00E3436A"/>
    <w:rsid w:val="00E35404"/>
    <w:rsid w:val="00E36420"/>
    <w:rsid w:val="00E36972"/>
    <w:rsid w:val="00E378D3"/>
    <w:rsid w:val="00E40C31"/>
    <w:rsid w:val="00E4334D"/>
    <w:rsid w:val="00E4580B"/>
    <w:rsid w:val="00E45AA3"/>
    <w:rsid w:val="00E45DB1"/>
    <w:rsid w:val="00E4623C"/>
    <w:rsid w:val="00E46636"/>
    <w:rsid w:val="00E4677E"/>
    <w:rsid w:val="00E47F2F"/>
    <w:rsid w:val="00E55AAD"/>
    <w:rsid w:val="00E61286"/>
    <w:rsid w:val="00E63CBA"/>
    <w:rsid w:val="00E64E4E"/>
    <w:rsid w:val="00E6777F"/>
    <w:rsid w:val="00E67D76"/>
    <w:rsid w:val="00E7087C"/>
    <w:rsid w:val="00E72526"/>
    <w:rsid w:val="00E75F7F"/>
    <w:rsid w:val="00E76D20"/>
    <w:rsid w:val="00E775D4"/>
    <w:rsid w:val="00E81CDD"/>
    <w:rsid w:val="00E846E3"/>
    <w:rsid w:val="00E90AE7"/>
    <w:rsid w:val="00E910B5"/>
    <w:rsid w:val="00E94859"/>
    <w:rsid w:val="00E95CDB"/>
    <w:rsid w:val="00E9690E"/>
    <w:rsid w:val="00EA3518"/>
    <w:rsid w:val="00EA435C"/>
    <w:rsid w:val="00EA5F5C"/>
    <w:rsid w:val="00EA6A55"/>
    <w:rsid w:val="00EA7141"/>
    <w:rsid w:val="00EA7D4A"/>
    <w:rsid w:val="00EB03F7"/>
    <w:rsid w:val="00EB23A3"/>
    <w:rsid w:val="00EB375C"/>
    <w:rsid w:val="00EB5E14"/>
    <w:rsid w:val="00EB602A"/>
    <w:rsid w:val="00EB6455"/>
    <w:rsid w:val="00EB7E07"/>
    <w:rsid w:val="00EB7EFD"/>
    <w:rsid w:val="00EC0EB1"/>
    <w:rsid w:val="00EC1285"/>
    <w:rsid w:val="00EC13DD"/>
    <w:rsid w:val="00EC3528"/>
    <w:rsid w:val="00EC3660"/>
    <w:rsid w:val="00EC36FC"/>
    <w:rsid w:val="00EC600D"/>
    <w:rsid w:val="00ED1543"/>
    <w:rsid w:val="00EE0131"/>
    <w:rsid w:val="00EE16C5"/>
    <w:rsid w:val="00EE6070"/>
    <w:rsid w:val="00EE6CF0"/>
    <w:rsid w:val="00EE7A86"/>
    <w:rsid w:val="00EE7DBB"/>
    <w:rsid w:val="00EF2542"/>
    <w:rsid w:val="00EF2EFC"/>
    <w:rsid w:val="00EF4034"/>
    <w:rsid w:val="00EF60CB"/>
    <w:rsid w:val="00EF7AA7"/>
    <w:rsid w:val="00F031E4"/>
    <w:rsid w:val="00F057E9"/>
    <w:rsid w:val="00F05A91"/>
    <w:rsid w:val="00F1093C"/>
    <w:rsid w:val="00F10D5E"/>
    <w:rsid w:val="00F11A6A"/>
    <w:rsid w:val="00F16260"/>
    <w:rsid w:val="00F21E19"/>
    <w:rsid w:val="00F238BF"/>
    <w:rsid w:val="00F24D39"/>
    <w:rsid w:val="00F25366"/>
    <w:rsid w:val="00F25448"/>
    <w:rsid w:val="00F2556D"/>
    <w:rsid w:val="00F327BD"/>
    <w:rsid w:val="00F333E8"/>
    <w:rsid w:val="00F34DBB"/>
    <w:rsid w:val="00F35A24"/>
    <w:rsid w:val="00F36EA5"/>
    <w:rsid w:val="00F373C9"/>
    <w:rsid w:val="00F37931"/>
    <w:rsid w:val="00F379C8"/>
    <w:rsid w:val="00F403B6"/>
    <w:rsid w:val="00F41B46"/>
    <w:rsid w:val="00F4399F"/>
    <w:rsid w:val="00F461F3"/>
    <w:rsid w:val="00F46736"/>
    <w:rsid w:val="00F528CD"/>
    <w:rsid w:val="00F53BA0"/>
    <w:rsid w:val="00F54968"/>
    <w:rsid w:val="00F565AC"/>
    <w:rsid w:val="00F56E27"/>
    <w:rsid w:val="00F605C3"/>
    <w:rsid w:val="00F63B6C"/>
    <w:rsid w:val="00F640AF"/>
    <w:rsid w:val="00F65300"/>
    <w:rsid w:val="00F653CC"/>
    <w:rsid w:val="00F658D5"/>
    <w:rsid w:val="00F660D0"/>
    <w:rsid w:val="00F72385"/>
    <w:rsid w:val="00F72BE4"/>
    <w:rsid w:val="00F7536D"/>
    <w:rsid w:val="00F7563D"/>
    <w:rsid w:val="00F76B58"/>
    <w:rsid w:val="00F77B38"/>
    <w:rsid w:val="00F77DBC"/>
    <w:rsid w:val="00F800A7"/>
    <w:rsid w:val="00F8032C"/>
    <w:rsid w:val="00F80563"/>
    <w:rsid w:val="00F80660"/>
    <w:rsid w:val="00F8231F"/>
    <w:rsid w:val="00F854EC"/>
    <w:rsid w:val="00F858AE"/>
    <w:rsid w:val="00F90D0D"/>
    <w:rsid w:val="00F923F2"/>
    <w:rsid w:val="00F92992"/>
    <w:rsid w:val="00F92EB8"/>
    <w:rsid w:val="00F93A57"/>
    <w:rsid w:val="00F93D67"/>
    <w:rsid w:val="00F97B5F"/>
    <w:rsid w:val="00FA092B"/>
    <w:rsid w:val="00FA276F"/>
    <w:rsid w:val="00FA3A1B"/>
    <w:rsid w:val="00FA3E06"/>
    <w:rsid w:val="00FA470F"/>
    <w:rsid w:val="00FA4C70"/>
    <w:rsid w:val="00FB0E51"/>
    <w:rsid w:val="00FB24F4"/>
    <w:rsid w:val="00FB301F"/>
    <w:rsid w:val="00FB41B6"/>
    <w:rsid w:val="00FB61E2"/>
    <w:rsid w:val="00FB6E84"/>
    <w:rsid w:val="00FC01E9"/>
    <w:rsid w:val="00FC1896"/>
    <w:rsid w:val="00FC3B1B"/>
    <w:rsid w:val="00FC41CE"/>
    <w:rsid w:val="00FC53BC"/>
    <w:rsid w:val="00FC5AB5"/>
    <w:rsid w:val="00FC69BB"/>
    <w:rsid w:val="00FD5EA8"/>
    <w:rsid w:val="00FD60A6"/>
    <w:rsid w:val="00FD63DF"/>
    <w:rsid w:val="00FD6F16"/>
    <w:rsid w:val="00FD7A8A"/>
    <w:rsid w:val="00FE1D5A"/>
    <w:rsid w:val="00FE1D7F"/>
    <w:rsid w:val="00FE1DCE"/>
    <w:rsid w:val="00FE300C"/>
    <w:rsid w:val="00FE3328"/>
    <w:rsid w:val="00FE4737"/>
    <w:rsid w:val="00FE5562"/>
    <w:rsid w:val="00FE6CE6"/>
    <w:rsid w:val="00FE7D36"/>
    <w:rsid w:val="00FF0F5A"/>
    <w:rsid w:val="00FF1E25"/>
    <w:rsid w:val="00FF36C9"/>
    <w:rsid w:val="00FF596F"/>
    <w:rsid w:val="00FF5A8D"/>
    <w:rsid w:val="00FF5B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35E1C"/>
  <w15:chartTrackingRefBased/>
  <w15:docId w15:val="{D5CFA725-7C64-429A-8565-A5142B64D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062907"/>
    <w:pPr>
      <w:widowControl w:val="0"/>
      <w:ind w:firstLineChars="200" w:firstLine="200"/>
      <w:jc w:val="both"/>
    </w:pPr>
    <w:rPr>
      <w:rFonts w:ascii="Times New Roman" w:eastAsia="SimSun" w:hAnsi="Times New Roman"/>
    </w:rPr>
  </w:style>
  <w:style w:type="paragraph" w:styleId="1">
    <w:name w:val="heading 1"/>
    <w:basedOn w:val="a"/>
    <w:next w:val="a"/>
    <w:link w:val="10"/>
    <w:uiPriority w:val="9"/>
    <w:qFormat/>
    <w:rsid w:val="008F3C9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F3C9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F3C9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8F3C9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F3C9C"/>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8F3C9C"/>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F3C9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F3C9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F3C9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0B727E"/>
    <w:rPr>
      <w:rFonts w:ascii="Times New Roman" w:eastAsia="SimSun" w:hAnsi="Times New Roman"/>
    </w:rPr>
    <w:tblPr>
      <w:tblBorders>
        <w:top w:val="single" w:sz="12" w:space="0" w:color="auto"/>
        <w:bottom w:val="single" w:sz="12" w:space="0" w:color="auto"/>
      </w:tblBorders>
    </w:tblPr>
    <w:tblStylePr w:type="firstRow">
      <w:pPr>
        <w:wordWrap/>
        <w:spacing w:beforeLines="0" w:before="0" w:beforeAutospacing="0" w:afterLines="0" w:after="0" w:afterAutospacing="0" w:line="240" w:lineRule="auto"/>
        <w:ind w:leftChars="0" w:left="0" w:rightChars="0" w:right="0" w:firstLineChars="0" w:firstLine="0"/>
        <w:jc w:val="center"/>
        <w:outlineLvl w:val="9"/>
      </w:pPr>
      <w:tblPr/>
      <w:tcPr>
        <w:tcBorders>
          <w:bottom w:val="single" w:sz="4" w:space="0" w:color="auto"/>
        </w:tcBorders>
        <w:vAlign w:val="center"/>
      </w:tcPr>
    </w:tblStylePr>
  </w:style>
  <w:style w:type="character" w:customStyle="1" w:styleId="10">
    <w:name w:val="標題 1 字元"/>
    <w:basedOn w:val="a0"/>
    <w:link w:val="1"/>
    <w:uiPriority w:val="9"/>
    <w:rsid w:val="008F3C9C"/>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8F3C9C"/>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8F3C9C"/>
    <w:rPr>
      <w:rFonts w:asciiTheme="majorHAnsi" w:eastAsiaTheme="majorEastAsia" w:hAnsiTheme="majorHAnsi" w:cstheme="majorBidi"/>
      <w:color w:val="2F5496" w:themeColor="accent1" w:themeShade="BF"/>
      <w:sz w:val="32"/>
      <w:szCs w:val="32"/>
    </w:rPr>
  </w:style>
  <w:style w:type="character" w:customStyle="1" w:styleId="40">
    <w:name w:val="標題 4 字元"/>
    <w:basedOn w:val="a0"/>
    <w:link w:val="4"/>
    <w:uiPriority w:val="9"/>
    <w:rsid w:val="008F3C9C"/>
    <w:rPr>
      <w:rFonts w:cstheme="majorBidi"/>
      <w:color w:val="2F5496" w:themeColor="accent1" w:themeShade="BF"/>
      <w:sz w:val="28"/>
      <w:szCs w:val="28"/>
    </w:rPr>
  </w:style>
  <w:style w:type="character" w:customStyle="1" w:styleId="50">
    <w:name w:val="標題 5 字元"/>
    <w:basedOn w:val="a0"/>
    <w:link w:val="5"/>
    <w:uiPriority w:val="9"/>
    <w:semiHidden/>
    <w:rsid w:val="008F3C9C"/>
    <w:rPr>
      <w:rFonts w:cstheme="majorBidi"/>
      <w:color w:val="2F5496" w:themeColor="accent1" w:themeShade="BF"/>
      <w:sz w:val="24"/>
      <w:szCs w:val="24"/>
    </w:rPr>
  </w:style>
  <w:style w:type="character" w:customStyle="1" w:styleId="60">
    <w:name w:val="標題 6 字元"/>
    <w:basedOn w:val="a0"/>
    <w:link w:val="6"/>
    <w:uiPriority w:val="9"/>
    <w:semiHidden/>
    <w:rsid w:val="008F3C9C"/>
    <w:rPr>
      <w:rFonts w:cstheme="majorBidi"/>
      <w:b/>
      <w:bCs/>
      <w:color w:val="2F5496" w:themeColor="accent1" w:themeShade="BF"/>
    </w:rPr>
  </w:style>
  <w:style w:type="character" w:customStyle="1" w:styleId="70">
    <w:name w:val="標題 7 字元"/>
    <w:basedOn w:val="a0"/>
    <w:link w:val="7"/>
    <w:uiPriority w:val="9"/>
    <w:semiHidden/>
    <w:rsid w:val="008F3C9C"/>
    <w:rPr>
      <w:rFonts w:cstheme="majorBidi"/>
      <w:b/>
      <w:bCs/>
      <w:color w:val="595959" w:themeColor="text1" w:themeTint="A6"/>
    </w:rPr>
  </w:style>
  <w:style w:type="character" w:customStyle="1" w:styleId="80">
    <w:name w:val="標題 8 字元"/>
    <w:basedOn w:val="a0"/>
    <w:link w:val="8"/>
    <w:uiPriority w:val="9"/>
    <w:semiHidden/>
    <w:rsid w:val="008F3C9C"/>
    <w:rPr>
      <w:rFonts w:cstheme="majorBidi"/>
      <w:color w:val="595959" w:themeColor="text1" w:themeTint="A6"/>
    </w:rPr>
  </w:style>
  <w:style w:type="character" w:customStyle="1" w:styleId="90">
    <w:name w:val="標題 9 字元"/>
    <w:basedOn w:val="a0"/>
    <w:link w:val="9"/>
    <w:uiPriority w:val="9"/>
    <w:semiHidden/>
    <w:rsid w:val="008F3C9C"/>
    <w:rPr>
      <w:rFonts w:eastAsiaTheme="majorEastAsia" w:cstheme="majorBidi"/>
      <w:color w:val="595959" w:themeColor="text1" w:themeTint="A6"/>
    </w:rPr>
  </w:style>
  <w:style w:type="paragraph" w:styleId="a4">
    <w:name w:val="Title"/>
    <w:basedOn w:val="a"/>
    <w:next w:val="a"/>
    <w:link w:val="a5"/>
    <w:uiPriority w:val="10"/>
    <w:qFormat/>
    <w:rsid w:val="008F3C9C"/>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0"/>
    <w:link w:val="a4"/>
    <w:uiPriority w:val="10"/>
    <w:rsid w:val="008F3C9C"/>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8F3C9C"/>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標題 字元"/>
    <w:basedOn w:val="a0"/>
    <w:link w:val="a6"/>
    <w:uiPriority w:val="11"/>
    <w:rsid w:val="008F3C9C"/>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8F3C9C"/>
    <w:pPr>
      <w:spacing w:before="160" w:after="160"/>
      <w:jc w:val="center"/>
    </w:pPr>
    <w:rPr>
      <w:i/>
      <w:iCs/>
      <w:color w:val="404040" w:themeColor="text1" w:themeTint="BF"/>
    </w:rPr>
  </w:style>
  <w:style w:type="character" w:customStyle="1" w:styleId="a9">
    <w:name w:val="引文 字元"/>
    <w:basedOn w:val="a0"/>
    <w:link w:val="a8"/>
    <w:uiPriority w:val="29"/>
    <w:rsid w:val="008F3C9C"/>
    <w:rPr>
      <w:i/>
      <w:iCs/>
      <w:color w:val="404040" w:themeColor="text1" w:themeTint="BF"/>
    </w:rPr>
  </w:style>
  <w:style w:type="paragraph" w:styleId="aa">
    <w:name w:val="List Paragraph"/>
    <w:basedOn w:val="a"/>
    <w:uiPriority w:val="34"/>
    <w:qFormat/>
    <w:rsid w:val="008F3C9C"/>
    <w:pPr>
      <w:ind w:left="720"/>
      <w:contextualSpacing/>
    </w:pPr>
  </w:style>
  <w:style w:type="character" w:styleId="ab">
    <w:name w:val="Intense Emphasis"/>
    <w:basedOn w:val="a0"/>
    <w:uiPriority w:val="21"/>
    <w:qFormat/>
    <w:rsid w:val="008F3C9C"/>
    <w:rPr>
      <w:i/>
      <w:iCs/>
      <w:color w:val="2F5496" w:themeColor="accent1" w:themeShade="BF"/>
    </w:rPr>
  </w:style>
  <w:style w:type="paragraph" w:styleId="ac">
    <w:name w:val="Intense Quote"/>
    <w:basedOn w:val="a"/>
    <w:next w:val="a"/>
    <w:link w:val="ad"/>
    <w:uiPriority w:val="30"/>
    <w:qFormat/>
    <w:rsid w:val="008F3C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鮮明引文 字元"/>
    <w:basedOn w:val="a0"/>
    <w:link w:val="ac"/>
    <w:uiPriority w:val="30"/>
    <w:rsid w:val="008F3C9C"/>
    <w:rPr>
      <w:i/>
      <w:iCs/>
      <w:color w:val="2F5496" w:themeColor="accent1" w:themeShade="BF"/>
    </w:rPr>
  </w:style>
  <w:style w:type="character" w:styleId="ae">
    <w:name w:val="Intense Reference"/>
    <w:basedOn w:val="a0"/>
    <w:uiPriority w:val="32"/>
    <w:qFormat/>
    <w:rsid w:val="008F3C9C"/>
    <w:rPr>
      <w:b/>
      <w:bCs/>
      <w:smallCaps/>
      <w:color w:val="2F5496" w:themeColor="accent1" w:themeShade="BF"/>
      <w:spacing w:val="5"/>
    </w:rPr>
  </w:style>
  <w:style w:type="paragraph" w:customStyle="1" w:styleId="FirstParagraph">
    <w:name w:val="First Paragraph"/>
    <w:basedOn w:val="af"/>
    <w:next w:val="af"/>
    <w:link w:val="FirstParagraph0"/>
    <w:qFormat/>
    <w:rsid w:val="008F3C9C"/>
    <w:pPr>
      <w:widowControl/>
      <w:spacing w:before="180" w:after="180"/>
      <w:jc w:val="left"/>
    </w:pPr>
    <w:rPr>
      <w:kern w:val="0"/>
      <w:sz w:val="24"/>
      <w:szCs w:val="24"/>
      <w:lang w:eastAsia="en-US"/>
    </w:rPr>
  </w:style>
  <w:style w:type="table" w:customStyle="1" w:styleId="Table">
    <w:name w:val="Table"/>
    <w:semiHidden/>
    <w:unhideWhenUsed/>
    <w:qFormat/>
    <w:rsid w:val="008F3C9C"/>
    <w:pPr>
      <w:spacing w:after="200"/>
    </w:pPr>
    <w:rPr>
      <w:kern w:val="0"/>
      <w:sz w:val="24"/>
      <w:szCs w:val="24"/>
      <w:lang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af">
    <w:name w:val="Body Text"/>
    <w:basedOn w:val="a"/>
    <w:link w:val="af0"/>
    <w:uiPriority w:val="99"/>
    <w:unhideWhenUsed/>
    <w:qFormat/>
    <w:rsid w:val="008F3C9C"/>
    <w:pPr>
      <w:spacing w:after="120"/>
    </w:pPr>
  </w:style>
  <w:style w:type="character" w:customStyle="1" w:styleId="af0">
    <w:name w:val="本文 字元"/>
    <w:basedOn w:val="a0"/>
    <w:link w:val="af"/>
    <w:uiPriority w:val="99"/>
    <w:rsid w:val="008F3C9C"/>
  </w:style>
  <w:style w:type="paragraph" w:styleId="af1">
    <w:name w:val="header"/>
    <w:basedOn w:val="a"/>
    <w:link w:val="af2"/>
    <w:uiPriority w:val="99"/>
    <w:unhideWhenUsed/>
    <w:rsid w:val="0055596A"/>
    <w:pPr>
      <w:tabs>
        <w:tab w:val="center" w:pos="4153"/>
        <w:tab w:val="right" w:pos="8306"/>
      </w:tabs>
      <w:snapToGrid w:val="0"/>
      <w:jc w:val="center"/>
    </w:pPr>
    <w:rPr>
      <w:sz w:val="18"/>
      <w:szCs w:val="18"/>
    </w:rPr>
  </w:style>
  <w:style w:type="character" w:customStyle="1" w:styleId="af2">
    <w:name w:val="頁首 字元"/>
    <w:basedOn w:val="a0"/>
    <w:link w:val="af1"/>
    <w:uiPriority w:val="99"/>
    <w:rsid w:val="0055596A"/>
    <w:rPr>
      <w:sz w:val="18"/>
      <w:szCs w:val="18"/>
    </w:rPr>
  </w:style>
  <w:style w:type="paragraph" w:styleId="af3">
    <w:name w:val="footer"/>
    <w:basedOn w:val="a"/>
    <w:link w:val="af4"/>
    <w:uiPriority w:val="99"/>
    <w:unhideWhenUsed/>
    <w:rsid w:val="0055596A"/>
    <w:pPr>
      <w:tabs>
        <w:tab w:val="center" w:pos="4153"/>
        <w:tab w:val="right" w:pos="8306"/>
      </w:tabs>
      <w:snapToGrid w:val="0"/>
      <w:jc w:val="left"/>
    </w:pPr>
    <w:rPr>
      <w:sz w:val="18"/>
      <w:szCs w:val="18"/>
    </w:rPr>
  </w:style>
  <w:style w:type="character" w:customStyle="1" w:styleId="af4">
    <w:name w:val="頁尾 字元"/>
    <w:basedOn w:val="a0"/>
    <w:link w:val="af3"/>
    <w:uiPriority w:val="99"/>
    <w:rsid w:val="0055596A"/>
    <w:rPr>
      <w:sz w:val="18"/>
      <w:szCs w:val="18"/>
    </w:rPr>
  </w:style>
  <w:style w:type="paragraph" w:customStyle="1" w:styleId="msonormal0">
    <w:name w:val="msonormal"/>
    <w:basedOn w:val="a"/>
    <w:rsid w:val="007C5854"/>
    <w:pPr>
      <w:widowControl/>
      <w:spacing w:before="100" w:beforeAutospacing="1" w:after="100" w:afterAutospacing="1"/>
      <w:jc w:val="left"/>
    </w:pPr>
    <w:rPr>
      <w:rFonts w:ascii="SimSun" w:hAnsi="SimSun" w:cs="SimSun"/>
      <w:kern w:val="0"/>
      <w:sz w:val="24"/>
      <w:szCs w:val="24"/>
    </w:rPr>
  </w:style>
  <w:style w:type="paragraph" w:customStyle="1" w:styleId="af5">
    <w:name w:val="开题正文"/>
    <w:basedOn w:val="FirstParagraph"/>
    <w:link w:val="af6"/>
    <w:qFormat/>
    <w:rsid w:val="00BF4674"/>
    <w:pPr>
      <w:spacing w:before="0" w:after="0" w:line="360" w:lineRule="exact"/>
      <w:ind w:firstLine="482"/>
    </w:pPr>
    <w:rPr>
      <w:rFonts w:cs="Times New Roman"/>
      <w:bCs/>
      <w:lang w:eastAsia="zh-CN"/>
    </w:rPr>
  </w:style>
  <w:style w:type="character" w:customStyle="1" w:styleId="FirstParagraph0">
    <w:name w:val="First Paragraph 字符"/>
    <w:basedOn w:val="af0"/>
    <w:link w:val="FirstParagraph"/>
    <w:rsid w:val="00BF4674"/>
    <w:rPr>
      <w:kern w:val="0"/>
      <w:sz w:val="24"/>
      <w:szCs w:val="24"/>
      <w:lang w:eastAsia="en-US"/>
    </w:rPr>
  </w:style>
  <w:style w:type="character" w:customStyle="1" w:styleId="af6">
    <w:name w:val="开题正文 字符"/>
    <w:basedOn w:val="FirstParagraph0"/>
    <w:link w:val="af5"/>
    <w:rsid w:val="00BF4674"/>
    <w:rPr>
      <w:rFonts w:ascii="Times New Roman" w:eastAsia="SimSun" w:hAnsi="Times New Roman" w:cs="Times New Roman"/>
      <w:bCs/>
      <w:kern w:val="0"/>
      <w:sz w:val="24"/>
      <w:szCs w:val="24"/>
      <w:lang w:eastAsia="en-US"/>
    </w:rPr>
  </w:style>
  <w:style w:type="paragraph" w:styleId="af7">
    <w:name w:val="footnote text"/>
    <w:basedOn w:val="a"/>
    <w:link w:val="af8"/>
    <w:uiPriority w:val="99"/>
    <w:unhideWhenUsed/>
    <w:qFormat/>
    <w:rsid w:val="008E3F5E"/>
    <w:pPr>
      <w:snapToGrid w:val="0"/>
      <w:jc w:val="left"/>
    </w:pPr>
    <w:rPr>
      <w:sz w:val="18"/>
      <w:szCs w:val="18"/>
    </w:rPr>
  </w:style>
  <w:style w:type="character" w:customStyle="1" w:styleId="af8">
    <w:name w:val="註腳文字 字元"/>
    <w:basedOn w:val="a0"/>
    <w:link w:val="af7"/>
    <w:uiPriority w:val="99"/>
    <w:rsid w:val="008E3F5E"/>
    <w:rPr>
      <w:sz w:val="18"/>
      <w:szCs w:val="18"/>
    </w:rPr>
  </w:style>
  <w:style w:type="character" w:styleId="af9">
    <w:name w:val="footnote reference"/>
    <w:basedOn w:val="a0"/>
    <w:uiPriority w:val="99"/>
    <w:unhideWhenUsed/>
    <w:rsid w:val="008E3F5E"/>
    <w:rPr>
      <w:vertAlign w:val="superscript"/>
    </w:rPr>
  </w:style>
  <w:style w:type="paragraph" w:customStyle="1" w:styleId="Compact">
    <w:name w:val="Compact"/>
    <w:basedOn w:val="af"/>
    <w:qFormat/>
    <w:rsid w:val="003D0255"/>
    <w:pPr>
      <w:widowControl/>
      <w:spacing w:before="36" w:after="36"/>
      <w:jc w:val="left"/>
    </w:pPr>
    <w:rPr>
      <w:kern w:val="0"/>
      <w:sz w:val="24"/>
      <w:szCs w:val="24"/>
      <w:lang w:eastAsia="en-US"/>
    </w:rPr>
  </w:style>
  <w:style w:type="paragraph" w:customStyle="1" w:styleId="Author">
    <w:name w:val="Author"/>
    <w:basedOn w:val="a4"/>
    <w:next w:val="af"/>
    <w:qFormat/>
    <w:rsid w:val="003D0255"/>
    <w:pPr>
      <w:keepNext/>
      <w:keepLines/>
      <w:widowControl/>
    </w:pPr>
    <w:rPr>
      <w:spacing w:val="0"/>
      <w:kern w:val="0"/>
      <w:sz w:val="24"/>
      <w:szCs w:val="24"/>
      <w:lang w:eastAsia="en-US"/>
    </w:rPr>
  </w:style>
  <w:style w:type="paragraph" w:styleId="afa">
    <w:name w:val="Date"/>
    <w:basedOn w:val="a4"/>
    <w:next w:val="af"/>
    <w:link w:val="afb"/>
    <w:qFormat/>
    <w:rsid w:val="003D0255"/>
    <w:pPr>
      <w:keepNext/>
      <w:keepLines/>
      <w:widowControl/>
    </w:pPr>
    <w:rPr>
      <w:spacing w:val="0"/>
      <w:kern w:val="0"/>
      <w:sz w:val="24"/>
      <w:szCs w:val="24"/>
      <w:lang w:eastAsia="en-US"/>
    </w:rPr>
  </w:style>
  <w:style w:type="character" w:customStyle="1" w:styleId="afb">
    <w:name w:val="日期 字元"/>
    <w:basedOn w:val="a0"/>
    <w:link w:val="afa"/>
    <w:rsid w:val="003D0255"/>
    <w:rPr>
      <w:rFonts w:asciiTheme="majorHAnsi" w:eastAsiaTheme="majorEastAsia" w:hAnsiTheme="majorHAnsi" w:cstheme="majorBidi"/>
      <w:kern w:val="0"/>
      <w:sz w:val="24"/>
      <w:szCs w:val="24"/>
      <w:lang w:eastAsia="en-US"/>
    </w:rPr>
  </w:style>
  <w:style w:type="paragraph" w:customStyle="1" w:styleId="AbstractTitle">
    <w:name w:val="Abstract Title"/>
    <w:basedOn w:val="a"/>
    <w:next w:val="Abstract"/>
    <w:qFormat/>
    <w:rsid w:val="003D0255"/>
    <w:pPr>
      <w:keepNext/>
      <w:keepLines/>
      <w:widowControl/>
      <w:spacing w:before="300"/>
      <w:jc w:val="center"/>
    </w:pPr>
    <w:rPr>
      <w:b/>
      <w:kern w:val="0"/>
      <w:sz w:val="20"/>
      <w:szCs w:val="20"/>
      <w:lang w:eastAsia="en-US"/>
    </w:rPr>
  </w:style>
  <w:style w:type="paragraph" w:customStyle="1" w:styleId="Abstract">
    <w:name w:val="Abstract"/>
    <w:basedOn w:val="a"/>
    <w:next w:val="af"/>
    <w:qFormat/>
    <w:rsid w:val="003D0255"/>
    <w:pPr>
      <w:keepNext/>
      <w:keepLines/>
      <w:widowControl/>
      <w:spacing w:before="100" w:after="300"/>
      <w:jc w:val="left"/>
    </w:pPr>
    <w:rPr>
      <w:kern w:val="0"/>
      <w:sz w:val="20"/>
      <w:szCs w:val="20"/>
      <w:lang w:eastAsia="en-US"/>
    </w:rPr>
  </w:style>
  <w:style w:type="paragraph" w:styleId="afc">
    <w:name w:val="Bibliography"/>
    <w:basedOn w:val="a"/>
    <w:qFormat/>
    <w:rsid w:val="003D0255"/>
    <w:pPr>
      <w:widowControl/>
      <w:spacing w:after="200"/>
      <w:jc w:val="left"/>
    </w:pPr>
    <w:rPr>
      <w:kern w:val="0"/>
      <w:sz w:val="24"/>
      <w:szCs w:val="24"/>
      <w:lang w:eastAsia="en-US"/>
    </w:rPr>
  </w:style>
  <w:style w:type="paragraph" w:styleId="afd">
    <w:name w:val="Block Text"/>
    <w:basedOn w:val="af"/>
    <w:next w:val="af"/>
    <w:uiPriority w:val="9"/>
    <w:unhideWhenUsed/>
    <w:qFormat/>
    <w:rsid w:val="003D0255"/>
    <w:pPr>
      <w:widowControl/>
      <w:spacing w:before="100" w:after="100"/>
      <w:ind w:left="480" w:right="480"/>
      <w:jc w:val="left"/>
    </w:pPr>
    <w:rPr>
      <w:kern w:val="0"/>
      <w:sz w:val="24"/>
      <w:szCs w:val="24"/>
      <w:lang w:eastAsia="en-US"/>
    </w:rPr>
  </w:style>
  <w:style w:type="paragraph" w:customStyle="1" w:styleId="FootnoteBlockText">
    <w:name w:val="Footnote Block Text"/>
    <w:basedOn w:val="af7"/>
    <w:next w:val="af7"/>
    <w:uiPriority w:val="9"/>
    <w:unhideWhenUsed/>
    <w:qFormat/>
    <w:rsid w:val="003D0255"/>
    <w:pPr>
      <w:widowControl/>
      <w:snapToGrid/>
      <w:spacing w:before="100" w:after="100"/>
      <w:ind w:left="480" w:right="480"/>
    </w:pPr>
    <w:rPr>
      <w:kern w:val="0"/>
      <w:sz w:val="24"/>
      <w:szCs w:val="24"/>
      <w:lang w:eastAsia="en-US"/>
    </w:rPr>
  </w:style>
  <w:style w:type="paragraph" w:customStyle="1" w:styleId="DefinitionTerm">
    <w:name w:val="Definition Term"/>
    <w:basedOn w:val="a"/>
    <w:next w:val="Definition"/>
    <w:rsid w:val="003D0255"/>
    <w:pPr>
      <w:keepNext/>
      <w:keepLines/>
      <w:widowControl/>
      <w:jc w:val="left"/>
    </w:pPr>
    <w:rPr>
      <w:b/>
      <w:kern w:val="0"/>
      <w:sz w:val="24"/>
      <w:szCs w:val="24"/>
      <w:lang w:eastAsia="en-US"/>
    </w:rPr>
  </w:style>
  <w:style w:type="paragraph" w:customStyle="1" w:styleId="Definition">
    <w:name w:val="Definition"/>
    <w:basedOn w:val="a"/>
    <w:rsid w:val="003D0255"/>
    <w:pPr>
      <w:widowControl/>
      <w:spacing w:after="200"/>
      <w:jc w:val="left"/>
    </w:pPr>
    <w:rPr>
      <w:kern w:val="0"/>
      <w:sz w:val="24"/>
      <w:szCs w:val="24"/>
      <w:lang w:eastAsia="en-US"/>
    </w:rPr>
  </w:style>
  <w:style w:type="paragraph" w:styleId="afe">
    <w:name w:val="caption"/>
    <w:basedOn w:val="a"/>
    <w:link w:val="aff"/>
    <w:uiPriority w:val="35"/>
    <w:qFormat/>
    <w:rsid w:val="003D0255"/>
    <w:pPr>
      <w:widowControl/>
      <w:spacing w:after="120"/>
      <w:jc w:val="left"/>
    </w:pPr>
    <w:rPr>
      <w:i/>
      <w:kern w:val="0"/>
      <w:sz w:val="24"/>
      <w:szCs w:val="24"/>
      <w:lang w:eastAsia="en-US"/>
    </w:rPr>
  </w:style>
  <w:style w:type="paragraph" w:customStyle="1" w:styleId="TableCaption">
    <w:name w:val="Table Caption"/>
    <w:basedOn w:val="afe"/>
    <w:rsid w:val="003D0255"/>
    <w:pPr>
      <w:keepNext/>
    </w:pPr>
  </w:style>
  <w:style w:type="paragraph" w:customStyle="1" w:styleId="ImageCaption">
    <w:name w:val="Image Caption"/>
    <w:basedOn w:val="afe"/>
    <w:rsid w:val="003D0255"/>
  </w:style>
  <w:style w:type="paragraph" w:customStyle="1" w:styleId="Figure">
    <w:name w:val="Figure"/>
    <w:basedOn w:val="a"/>
    <w:rsid w:val="003D0255"/>
    <w:pPr>
      <w:widowControl/>
      <w:spacing w:after="200"/>
      <w:jc w:val="left"/>
    </w:pPr>
    <w:rPr>
      <w:kern w:val="0"/>
      <w:sz w:val="24"/>
      <w:szCs w:val="24"/>
      <w:lang w:eastAsia="en-US"/>
    </w:rPr>
  </w:style>
  <w:style w:type="paragraph" w:customStyle="1" w:styleId="CaptionedFigure">
    <w:name w:val="Captioned Figure"/>
    <w:basedOn w:val="Figure"/>
    <w:rsid w:val="003D0255"/>
    <w:pPr>
      <w:keepNext/>
    </w:pPr>
  </w:style>
  <w:style w:type="character" w:customStyle="1" w:styleId="aff">
    <w:name w:val="標號 字元"/>
    <w:basedOn w:val="a0"/>
    <w:link w:val="afe"/>
    <w:rsid w:val="003D0255"/>
    <w:rPr>
      <w:i/>
      <w:kern w:val="0"/>
      <w:sz w:val="24"/>
      <w:szCs w:val="24"/>
      <w:lang w:eastAsia="en-US"/>
    </w:rPr>
  </w:style>
  <w:style w:type="character" w:customStyle="1" w:styleId="VerbatimChar">
    <w:name w:val="Verbatim Char"/>
    <w:basedOn w:val="aff"/>
    <w:link w:val="SourceCode"/>
    <w:rsid w:val="003D0255"/>
    <w:rPr>
      <w:rFonts w:ascii="Consolas" w:hAnsi="Consolas"/>
      <w:i/>
      <w:kern w:val="0"/>
      <w:sz w:val="22"/>
      <w:szCs w:val="24"/>
      <w:shd w:val="clear" w:color="auto" w:fill="F8F8F8"/>
      <w:lang w:eastAsia="en-US"/>
    </w:rPr>
  </w:style>
  <w:style w:type="character" w:customStyle="1" w:styleId="SectionNumber">
    <w:name w:val="Section Number"/>
    <w:basedOn w:val="aff"/>
    <w:rsid w:val="003D0255"/>
    <w:rPr>
      <w:i/>
      <w:kern w:val="0"/>
      <w:sz w:val="24"/>
      <w:szCs w:val="24"/>
      <w:lang w:eastAsia="en-US"/>
    </w:rPr>
  </w:style>
  <w:style w:type="character" w:styleId="aff0">
    <w:name w:val="Hyperlink"/>
    <w:basedOn w:val="aff"/>
    <w:uiPriority w:val="99"/>
    <w:rsid w:val="003D0255"/>
    <w:rPr>
      <w:i/>
      <w:color w:val="4472C4" w:themeColor="accent1"/>
      <w:kern w:val="0"/>
      <w:sz w:val="24"/>
      <w:szCs w:val="24"/>
      <w:lang w:eastAsia="en-US"/>
    </w:rPr>
  </w:style>
  <w:style w:type="paragraph" w:styleId="aff1">
    <w:name w:val="TOC Heading"/>
    <w:basedOn w:val="1"/>
    <w:next w:val="af"/>
    <w:uiPriority w:val="39"/>
    <w:unhideWhenUsed/>
    <w:qFormat/>
    <w:rsid w:val="003D0255"/>
    <w:pPr>
      <w:widowControl/>
      <w:spacing w:before="240" w:line="259" w:lineRule="auto"/>
      <w:jc w:val="left"/>
      <w:outlineLvl w:val="9"/>
    </w:pPr>
    <w:rPr>
      <w:kern w:val="0"/>
      <w:sz w:val="40"/>
      <w:szCs w:val="40"/>
      <w:lang w:eastAsia="en-US"/>
    </w:rPr>
  </w:style>
  <w:style w:type="paragraph" w:customStyle="1" w:styleId="SourceCode">
    <w:name w:val="Source Code"/>
    <w:basedOn w:val="a"/>
    <w:link w:val="VerbatimChar"/>
    <w:rsid w:val="003D0255"/>
    <w:pPr>
      <w:widowControl/>
      <w:shd w:val="clear" w:color="auto" w:fill="F8F8F8"/>
      <w:wordWrap w:val="0"/>
      <w:spacing w:after="200"/>
      <w:jc w:val="left"/>
    </w:pPr>
    <w:rPr>
      <w:rFonts w:ascii="Consolas" w:hAnsi="Consolas"/>
      <w:i/>
      <w:kern w:val="0"/>
      <w:sz w:val="22"/>
      <w:szCs w:val="24"/>
      <w:lang w:eastAsia="en-US"/>
    </w:rPr>
  </w:style>
  <w:style w:type="character" w:customStyle="1" w:styleId="KeywordTok">
    <w:name w:val="KeywordTok"/>
    <w:basedOn w:val="VerbatimChar"/>
    <w:rsid w:val="003D0255"/>
    <w:rPr>
      <w:rFonts w:ascii="Consolas" w:hAnsi="Consolas"/>
      <w:b/>
      <w:i/>
      <w:color w:val="204A87"/>
      <w:kern w:val="0"/>
      <w:sz w:val="22"/>
      <w:szCs w:val="24"/>
      <w:shd w:val="clear" w:color="auto" w:fill="F8F8F8"/>
      <w:lang w:eastAsia="en-US"/>
    </w:rPr>
  </w:style>
  <w:style w:type="character" w:customStyle="1" w:styleId="DataTypeTok">
    <w:name w:val="DataTypeTok"/>
    <w:basedOn w:val="VerbatimChar"/>
    <w:rsid w:val="003D0255"/>
    <w:rPr>
      <w:rFonts w:ascii="Consolas" w:hAnsi="Consolas"/>
      <w:i/>
      <w:color w:val="204A87"/>
      <w:kern w:val="0"/>
      <w:sz w:val="22"/>
      <w:szCs w:val="24"/>
      <w:shd w:val="clear" w:color="auto" w:fill="F8F8F8"/>
      <w:lang w:eastAsia="en-US"/>
    </w:rPr>
  </w:style>
  <w:style w:type="character" w:customStyle="1" w:styleId="DecValTok">
    <w:name w:val="DecValTok"/>
    <w:basedOn w:val="VerbatimChar"/>
    <w:rsid w:val="003D0255"/>
    <w:rPr>
      <w:rFonts w:ascii="Consolas" w:hAnsi="Consolas"/>
      <w:i/>
      <w:color w:val="0000CF"/>
      <w:kern w:val="0"/>
      <w:sz w:val="22"/>
      <w:szCs w:val="24"/>
      <w:shd w:val="clear" w:color="auto" w:fill="F8F8F8"/>
      <w:lang w:eastAsia="en-US"/>
    </w:rPr>
  </w:style>
  <w:style w:type="character" w:customStyle="1" w:styleId="BaseNTok">
    <w:name w:val="BaseNTok"/>
    <w:basedOn w:val="VerbatimChar"/>
    <w:rsid w:val="003D0255"/>
    <w:rPr>
      <w:rFonts w:ascii="Consolas" w:hAnsi="Consolas"/>
      <w:i/>
      <w:color w:val="0000CF"/>
      <w:kern w:val="0"/>
      <w:sz w:val="22"/>
      <w:szCs w:val="24"/>
      <w:shd w:val="clear" w:color="auto" w:fill="F8F8F8"/>
      <w:lang w:eastAsia="en-US"/>
    </w:rPr>
  </w:style>
  <w:style w:type="character" w:customStyle="1" w:styleId="FloatTok">
    <w:name w:val="FloatTok"/>
    <w:basedOn w:val="VerbatimChar"/>
    <w:rsid w:val="003D0255"/>
    <w:rPr>
      <w:rFonts w:ascii="Consolas" w:hAnsi="Consolas"/>
      <w:i/>
      <w:color w:val="0000CF"/>
      <w:kern w:val="0"/>
      <w:sz w:val="22"/>
      <w:szCs w:val="24"/>
      <w:shd w:val="clear" w:color="auto" w:fill="F8F8F8"/>
      <w:lang w:eastAsia="en-US"/>
    </w:rPr>
  </w:style>
  <w:style w:type="character" w:customStyle="1" w:styleId="ConstantTok">
    <w:name w:val="ConstantTok"/>
    <w:basedOn w:val="VerbatimChar"/>
    <w:rsid w:val="003D0255"/>
    <w:rPr>
      <w:rFonts w:ascii="Consolas" w:hAnsi="Consolas"/>
      <w:i/>
      <w:color w:val="8F5902"/>
      <w:kern w:val="0"/>
      <w:sz w:val="22"/>
      <w:szCs w:val="24"/>
      <w:shd w:val="clear" w:color="auto" w:fill="F8F8F8"/>
      <w:lang w:eastAsia="en-US"/>
    </w:rPr>
  </w:style>
  <w:style w:type="character" w:customStyle="1" w:styleId="CharTok">
    <w:name w:val="CharTok"/>
    <w:basedOn w:val="VerbatimChar"/>
    <w:rsid w:val="003D0255"/>
    <w:rPr>
      <w:rFonts w:ascii="Consolas" w:hAnsi="Consolas"/>
      <w:i/>
      <w:color w:val="4E9A06"/>
      <w:kern w:val="0"/>
      <w:sz w:val="22"/>
      <w:szCs w:val="24"/>
      <w:shd w:val="clear" w:color="auto" w:fill="F8F8F8"/>
      <w:lang w:eastAsia="en-US"/>
    </w:rPr>
  </w:style>
  <w:style w:type="character" w:customStyle="1" w:styleId="SpecialCharTok">
    <w:name w:val="SpecialCharTok"/>
    <w:basedOn w:val="VerbatimChar"/>
    <w:rsid w:val="003D0255"/>
    <w:rPr>
      <w:rFonts w:ascii="Consolas" w:hAnsi="Consolas"/>
      <w:b/>
      <w:i/>
      <w:color w:val="CE5C00"/>
      <w:kern w:val="0"/>
      <w:sz w:val="22"/>
      <w:szCs w:val="24"/>
      <w:shd w:val="clear" w:color="auto" w:fill="F8F8F8"/>
      <w:lang w:eastAsia="en-US"/>
    </w:rPr>
  </w:style>
  <w:style w:type="character" w:customStyle="1" w:styleId="StringTok">
    <w:name w:val="StringTok"/>
    <w:basedOn w:val="VerbatimChar"/>
    <w:rsid w:val="003D0255"/>
    <w:rPr>
      <w:rFonts w:ascii="Consolas" w:hAnsi="Consolas"/>
      <w:i/>
      <w:color w:val="4E9A06"/>
      <w:kern w:val="0"/>
      <w:sz w:val="22"/>
      <w:szCs w:val="24"/>
      <w:shd w:val="clear" w:color="auto" w:fill="F8F8F8"/>
      <w:lang w:eastAsia="en-US"/>
    </w:rPr>
  </w:style>
  <w:style w:type="character" w:customStyle="1" w:styleId="VerbatimStringTok">
    <w:name w:val="VerbatimStringTok"/>
    <w:basedOn w:val="VerbatimChar"/>
    <w:rsid w:val="003D0255"/>
    <w:rPr>
      <w:rFonts w:ascii="Consolas" w:hAnsi="Consolas"/>
      <w:i/>
      <w:color w:val="4E9A06"/>
      <w:kern w:val="0"/>
      <w:sz w:val="22"/>
      <w:szCs w:val="24"/>
      <w:shd w:val="clear" w:color="auto" w:fill="F8F8F8"/>
      <w:lang w:eastAsia="en-US"/>
    </w:rPr>
  </w:style>
  <w:style w:type="character" w:customStyle="1" w:styleId="SpecialStringTok">
    <w:name w:val="SpecialStringTok"/>
    <w:basedOn w:val="VerbatimChar"/>
    <w:rsid w:val="003D0255"/>
    <w:rPr>
      <w:rFonts w:ascii="Consolas" w:hAnsi="Consolas"/>
      <w:i/>
      <w:color w:val="4E9A06"/>
      <w:kern w:val="0"/>
      <w:sz w:val="22"/>
      <w:szCs w:val="24"/>
      <w:shd w:val="clear" w:color="auto" w:fill="F8F8F8"/>
      <w:lang w:eastAsia="en-US"/>
    </w:rPr>
  </w:style>
  <w:style w:type="character" w:customStyle="1" w:styleId="ImportTok">
    <w:name w:val="ImportTok"/>
    <w:basedOn w:val="VerbatimChar"/>
    <w:rsid w:val="003D0255"/>
    <w:rPr>
      <w:rFonts w:ascii="Consolas" w:hAnsi="Consolas"/>
      <w:i/>
      <w:kern w:val="0"/>
      <w:sz w:val="22"/>
      <w:szCs w:val="24"/>
      <w:shd w:val="clear" w:color="auto" w:fill="F8F8F8"/>
      <w:lang w:eastAsia="en-US"/>
    </w:rPr>
  </w:style>
  <w:style w:type="character" w:customStyle="1" w:styleId="CommentTok">
    <w:name w:val="CommentTok"/>
    <w:basedOn w:val="VerbatimChar"/>
    <w:rsid w:val="003D0255"/>
    <w:rPr>
      <w:rFonts w:ascii="Consolas" w:hAnsi="Consolas"/>
      <w:i w:val="0"/>
      <w:color w:val="8F5902"/>
      <w:kern w:val="0"/>
      <w:sz w:val="22"/>
      <w:szCs w:val="24"/>
      <w:shd w:val="clear" w:color="auto" w:fill="F8F8F8"/>
      <w:lang w:eastAsia="en-US"/>
    </w:rPr>
  </w:style>
  <w:style w:type="character" w:customStyle="1" w:styleId="DocumentationTok">
    <w:name w:val="DocumentationTok"/>
    <w:basedOn w:val="VerbatimChar"/>
    <w:rsid w:val="003D0255"/>
    <w:rPr>
      <w:rFonts w:ascii="Consolas" w:hAnsi="Consolas"/>
      <w:b/>
      <w:i w:val="0"/>
      <w:color w:val="8F5902"/>
      <w:kern w:val="0"/>
      <w:sz w:val="22"/>
      <w:szCs w:val="24"/>
      <w:shd w:val="clear" w:color="auto" w:fill="F8F8F8"/>
      <w:lang w:eastAsia="en-US"/>
    </w:rPr>
  </w:style>
  <w:style w:type="character" w:customStyle="1" w:styleId="AnnotationTok">
    <w:name w:val="AnnotationTok"/>
    <w:basedOn w:val="VerbatimChar"/>
    <w:rsid w:val="003D0255"/>
    <w:rPr>
      <w:rFonts w:ascii="Consolas" w:hAnsi="Consolas"/>
      <w:b/>
      <w:i w:val="0"/>
      <w:color w:val="8F5902"/>
      <w:kern w:val="0"/>
      <w:sz w:val="22"/>
      <w:szCs w:val="24"/>
      <w:shd w:val="clear" w:color="auto" w:fill="F8F8F8"/>
      <w:lang w:eastAsia="en-US"/>
    </w:rPr>
  </w:style>
  <w:style w:type="character" w:customStyle="1" w:styleId="CommentVarTok">
    <w:name w:val="CommentVarTok"/>
    <w:basedOn w:val="VerbatimChar"/>
    <w:rsid w:val="003D0255"/>
    <w:rPr>
      <w:rFonts w:ascii="Consolas" w:hAnsi="Consolas"/>
      <w:b/>
      <w:i w:val="0"/>
      <w:color w:val="8F5902"/>
      <w:kern w:val="0"/>
      <w:sz w:val="22"/>
      <w:szCs w:val="24"/>
      <w:shd w:val="clear" w:color="auto" w:fill="F8F8F8"/>
      <w:lang w:eastAsia="en-US"/>
    </w:rPr>
  </w:style>
  <w:style w:type="character" w:customStyle="1" w:styleId="OtherTok">
    <w:name w:val="OtherTok"/>
    <w:basedOn w:val="VerbatimChar"/>
    <w:rsid w:val="003D0255"/>
    <w:rPr>
      <w:rFonts w:ascii="Consolas" w:hAnsi="Consolas"/>
      <w:i/>
      <w:color w:val="8F5902"/>
      <w:kern w:val="0"/>
      <w:sz w:val="22"/>
      <w:szCs w:val="24"/>
      <w:shd w:val="clear" w:color="auto" w:fill="F8F8F8"/>
      <w:lang w:eastAsia="en-US"/>
    </w:rPr>
  </w:style>
  <w:style w:type="character" w:customStyle="1" w:styleId="FunctionTok">
    <w:name w:val="FunctionTok"/>
    <w:basedOn w:val="VerbatimChar"/>
    <w:rsid w:val="003D0255"/>
    <w:rPr>
      <w:rFonts w:ascii="Consolas" w:hAnsi="Consolas"/>
      <w:b/>
      <w:i/>
      <w:color w:val="204A87"/>
      <w:kern w:val="0"/>
      <w:sz w:val="22"/>
      <w:szCs w:val="24"/>
      <w:shd w:val="clear" w:color="auto" w:fill="F8F8F8"/>
      <w:lang w:eastAsia="en-US"/>
    </w:rPr>
  </w:style>
  <w:style w:type="character" w:customStyle="1" w:styleId="VariableTok">
    <w:name w:val="VariableTok"/>
    <w:basedOn w:val="VerbatimChar"/>
    <w:rsid w:val="003D0255"/>
    <w:rPr>
      <w:rFonts w:ascii="Consolas" w:hAnsi="Consolas"/>
      <w:i/>
      <w:color w:val="000000"/>
      <w:kern w:val="0"/>
      <w:sz w:val="22"/>
      <w:szCs w:val="24"/>
      <w:shd w:val="clear" w:color="auto" w:fill="F8F8F8"/>
      <w:lang w:eastAsia="en-US"/>
    </w:rPr>
  </w:style>
  <w:style w:type="character" w:customStyle="1" w:styleId="ControlFlowTok">
    <w:name w:val="ControlFlowTok"/>
    <w:basedOn w:val="VerbatimChar"/>
    <w:rsid w:val="003D0255"/>
    <w:rPr>
      <w:rFonts w:ascii="Consolas" w:hAnsi="Consolas"/>
      <w:b/>
      <w:i/>
      <w:color w:val="204A87"/>
      <w:kern w:val="0"/>
      <w:sz w:val="22"/>
      <w:szCs w:val="24"/>
      <w:shd w:val="clear" w:color="auto" w:fill="F8F8F8"/>
      <w:lang w:eastAsia="en-US"/>
    </w:rPr>
  </w:style>
  <w:style w:type="character" w:customStyle="1" w:styleId="OperatorTok">
    <w:name w:val="OperatorTok"/>
    <w:basedOn w:val="VerbatimChar"/>
    <w:rsid w:val="003D0255"/>
    <w:rPr>
      <w:rFonts w:ascii="Consolas" w:hAnsi="Consolas"/>
      <w:b/>
      <w:i/>
      <w:color w:val="CE5C00"/>
      <w:kern w:val="0"/>
      <w:sz w:val="22"/>
      <w:szCs w:val="24"/>
      <w:shd w:val="clear" w:color="auto" w:fill="F8F8F8"/>
      <w:lang w:eastAsia="en-US"/>
    </w:rPr>
  </w:style>
  <w:style w:type="character" w:customStyle="1" w:styleId="BuiltInTok">
    <w:name w:val="BuiltInTok"/>
    <w:basedOn w:val="VerbatimChar"/>
    <w:rsid w:val="003D0255"/>
    <w:rPr>
      <w:rFonts w:ascii="Consolas" w:hAnsi="Consolas"/>
      <w:i/>
      <w:kern w:val="0"/>
      <w:sz w:val="22"/>
      <w:szCs w:val="24"/>
      <w:shd w:val="clear" w:color="auto" w:fill="F8F8F8"/>
      <w:lang w:eastAsia="en-US"/>
    </w:rPr>
  </w:style>
  <w:style w:type="character" w:customStyle="1" w:styleId="ExtensionTok">
    <w:name w:val="ExtensionTok"/>
    <w:basedOn w:val="VerbatimChar"/>
    <w:rsid w:val="003D0255"/>
    <w:rPr>
      <w:rFonts w:ascii="Consolas" w:hAnsi="Consolas"/>
      <w:i/>
      <w:kern w:val="0"/>
      <w:sz w:val="22"/>
      <w:szCs w:val="24"/>
      <w:shd w:val="clear" w:color="auto" w:fill="F8F8F8"/>
      <w:lang w:eastAsia="en-US"/>
    </w:rPr>
  </w:style>
  <w:style w:type="character" w:customStyle="1" w:styleId="PreprocessorTok">
    <w:name w:val="PreprocessorTok"/>
    <w:basedOn w:val="VerbatimChar"/>
    <w:rsid w:val="003D0255"/>
    <w:rPr>
      <w:rFonts w:ascii="Consolas" w:hAnsi="Consolas"/>
      <w:i w:val="0"/>
      <w:color w:val="8F5902"/>
      <w:kern w:val="0"/>
      <w:sz w:val="22"/>
      <w:szCs w:val="24"/>
      <w:shd w:val="clear" w:color="auto" w:fill="F8F8F8"/>
      <w:lang w:eastAsia="en-US"/>
    </w:rPr>
  </w:style>
  <w:style w:type="character" w:customStyle="1" w:styleId="AttributeTok">
    <w:name w:val="AttributeTok"/>
    <w:basedOn w:val="VerbatimChar"/>
    <w:rsid w:val="003D0255"/>
    <w:rPr>
      <w:rFonts w:ascii="Consolas" w:hAnsi="Consolas"/>
      <w:i/>
      <w:color w:val="204A87"/>
      <w:kern w:val="0"/>
      <w:sz w:val="22"/>
      <w:szCs w:val="24"/>
      <w:shd w:val="clear" w:color="auto" w:fill="F8F8F8"/>
      <w:lang w:eastAsia="en-US"/>
    </w:rPr>
  </w:style>
  <w:style w:type="character" w:customStyle="1" w:styleId="RegionMarkerTok">
    <w:name w:val="RegionMarkerTok"/>
    <w:basedOn w:val="VerbatimChar"/>
    <w:rsid w:val="003D0255"/>
    <w:rPr>
      <w:rFonts w:ascii="Consolas" w:hAnsi="Consolas"/>
      <w:i/>
      <w:kern w:val="0"/>
      <w:sz w:val="22"/>
      <w:szCs w:val="24"/>
      <w:shd w:val="clear" w:color="auto" w:fill="F8F8F8"/>
      <w:lang w:eastAsia="en-US"/>
    </w:rPr>
  </w:style>
  <w:style w:type="character" w:customStyle="1" w:styleId="InformationTok">
    <w:name w:val="InformationTok"/>
    <w:basedOn w:val="VerbatimChar"/>
    <w:rsid w:val="003D0255"/>
    <w:rPr>
      <w:rFonts w:ascii="Consolas" w:hAnsi="Consolas"/>
      <w:b/>
      <w:i w:val="0"/>
      <w:color w:val="8F5902"/>
      <w:kern w:val="0"/>
      <w:sz w:val="22"/>
      <w:szCs w:val="24"/>
      <w:shd w:val="clear" w:color="auto" w:fill="F8F8F8"/>
      <w:lang w:eastAsia="en-US"/>
    </w:rPr>
  </w:style>
  <w:style w:type="character" w:customStyle="1" w:styleId="WarningTok">
    <w:name w:val="WarningTok"/>
    <w:basedOn w:val="VerbatimChar"/>
    <w:rsid w:val="003D0255"/>
    <w:rPr>
      <w:rFonts w:ascii="Consolas" w:hAnsi="Consolas"/>
      <w:b/>
      <w:i w:val="0"/>
      <w:color w:val="8F5902"/>
      <w:kern w:val="0"/>
      <w:sz w:val="22"/>
      <w:szCs w:val="24"/>
      <w:shd w:val="clear" w:color="auto" w:fill="F8F8F8"/>
      <w:lang w:eastAsia="en-US"/>
    </w:rPr>
  </w:style>
  <w:style w:type="character" w:customStyle="1" w:styleId="AlertTok">
    <w:name w:val="AlertTok"/>
    <w:basedOn w:val="VerbatimChar"/>
    <w:rsid w:val="003D0255"/>
    <w:rPr>
      <w:rFonts w:ascii="Consolas" w:hAnsi="Consolas"/>
      <w:i/>
      <w:color w:val="EF2929"/>
      <w:kern w:val="0"/>
      <w:sz w:val="22"/>
      <w:szCs w:val="24"/>
      <w:shd w:val="clear" w:color="auto" w:fill="F8F8F8"/>
      <w:lang w:eastAsia="en-US"/>
    </w:rPr>
  </w:style>
  <w:style w:type="character" w:customStyle="1" w:styleId="ErrorTok">
    <w:name w:val="ErrorTok"/>
    <w:basedOn w:val="VerbatimChar"/>
    <w:rsid w:val="003D0255"/>
    <w:rPr>
      <w:rFonts w:ascii="Consolas" w:hAnsi="Consolas"/>
      <w:b/>
      <w:i/>
      <w:color w:val="A40000"/>
      <w:kern w:val="0"/>
      <w:sz w:val="22"/>
      <w:szCs w:val="24"/>
      <w:shd w:val="clear" w:color="auto" w:fill="F8F8F8"/>
      <w:lang w:eastAsia="en-US"/>
    </w:rPr>
  </w:style>
  <w:style w:type="character" w:customStyle="1" w:styleId="NormalTok">
    <w:name w:val="NormalTok"/>
    <w:basedOn w:val="VerbatimChar"/>
    <w:rsid w:val="003D0255"/>
    <w:rPr>
      <w:rFonts w:ascii="Consolas" w:hAnsi="Consolas"/>
      <w:i/>
      <w:kern w:val="0"/>
      <w:sz w:val="22"/>
      <w:szCs w:val="24"/>
      <w:shd w:val="clear" w:color="auto" w:fill="F8F8F8"/>
      <w:lang w:eastAsia="en-US"/>
    </w:rPr>
  </w:style>
  <w:style w:type="paragraph" w:customStyle="1" w:styleId="aff2">
    <w:name w:val="空巢一级"/>
    <w:basedOn w:val="a"/>
    <w:link w:val="aff3"/>
    <w:qFormat/>
    <w:rsid w:val="00397FC2"/>
    <w:pPr>
      <w:spacing w:beforeLines="100" w:before="100" w:afterLines="100" w:after="100"/>
      <w:ind w:firstLineChars="0" w:firstLine="0"/>
      <w:outlineLvl w:val="0"/>
    </w:pPr>
    <w:rPr>
      <w:b/>
    </w:rPr>
  </w:style>
  <w:style w:type="character" w:customStyle="1" w:styleId="aff3">
    <w:name w:val="空巢一级 字符"/>
    <w:basedOn w:val="a0"/>
    <w:link w:val="aff2"/>
    <w:rsid w:val="00397FC2"/>
    <w:rPr>
      <w:rFonts w:ascii="Times New Roman" w:eastAsia="SimSun" w:hAnsi="Times New Roman"/>
      <w:b/>
    </w:rPr>
  </w:style>
  <w:style w:type="paragraph" w:customStyle="1" w:styleId="aff4">
    <w:name w:val="空巢二级"/>
    <w:basedOn w:val="a"/>
    <w:link w:val="aff5"/>
    <w:qFormat/>
    <w:rsid w:val="009175A3"/>
    <w:pPr>
      <w:spacing w:beforeLines="50" w:before="50" w:afterLines="50" w:after="50"/>
      <w:outlineLvl w:val="1"/>
    </w:pPr>
    <w:rPr>
      <w:b/>
    </w:rPr>
  </w:style>
  <w:style w:type="character" w:customStyle="1" w:styleId="aff5">
    <w:name w:val="空巢二级 字符"/>
    <w:basedOn w:val="a0"/>
    <w:link w:val="aff4"/>
    <w:rsid w:val="009175A3"/>
    <w:rPr>
      <w:rFonts w:ascii="Times New Roman" w:eastAsia="SimSun" w:hAnsi="Times New Roman"/>
      <w:b/>
    </w:rPr>
  </w:style>
  <w:style w:type="paragraph" w:customStyle="1" w:styleId="aff6">
    <w:name w:val="问题假设"/>
    <w:basedOn w:val="a"/>
    <w:link w:val="aff7"/>
    <w:qFormat/>
    <w:rsid w:val="009175A3"/>
    <w:pPr>
      <w:widowControl/>
      <w:spacing w:line="288" w:lineRule="auto"/>
      <w:jc w:val="left"/>
    </w:pPr>
    <w:rPr>
      <w:rFonts w:eastAsia="KaiTi"/>
      <w:kern w:val="0"/>
      <w:szCs w:val="24"/>
    </w:rPr>
  </w:style>
  <w:style w:type="character" w:customStyle="1" w:styleId="aff7">
    <w:name w:val="问题假设 字符"/>
    <w:basedOn w:val="a0"/>
    <w:link w:val="aff6"/>
    <w:rsid w:val="009175A3"/>
    <w:rPr>
      <w:rFonts w:ascii="Times New Roman" w:eastAsia="KaiTi" w:hAnsi="Times New Roman"/>
      <w:kern w:val="0"/>
      <w:szCs w:val="24"/>
    </w:rPr>
  </w:style>
  <w:style w:type="paragraph" w:customStyle="1" w:styleId="aff8">
    <w:name w:val="理论三级"/>
    <w:basedOn w:val="a"/>
    <w:link w:val="aff9"/>
    <w:qFormat/>
    <w:rsid w:val="00A306FB"/>
    <w:pPr>
      <w:spacing w:beforeLines="100" w:before="100" w:afterLines="100" w:after="100" w:line="400" w:lineRule="exact"/>
      <w:jc w:val="left"/>
      <w:outlineLvl w:val="2"/>
    </w:pPr>
    <w:rPr>
      <w:rFonts w:eastAsia="SimHei"/>
      <w:bCs/>
      <w:lang w:val="de-DE"/>
    </w:rPr>
  </w:style>
  <w:style w:type="character" w:customStyle="1" w:styleId="aff9">
    <w:name w:val="理论三级 字符"/>
    <w:basedOn w:val="a0"/>
    <w:link w:val="aff8"/>
    <w:rsid w:val="00A306FB"/>
    <w:rPr>
      <w:rFonts w:ascii="Times New Roman" w:eastAsia="SimHei" w:hAnsi="Times New Roman"/>
      <w:bCs/>
      <w:lang w:val="de-DE"/>
    </w:rPr>
  </w:style>
  <w:style w:type="paragraph" w:customStyle="1" w:styleId="affa">
    <w:name w:val="开题表题"/>
    <w:basedOn w:val="a"/>
    <w:link w:val="affb"/>
    <w:qFormat/>
    <w:rsid w:val="00A306FB"/>
    <w:pPr>
      <w:widowControl/>
      <w:spacing w:beforeLines="50" w:before="50"/>
      <w:jc w:val="center"/>
    </w:pPr>
    <w:rPr>
      <w:rFonts w:eastAsia="KaiTi"/>
    </w:rPr>
  </w:style>
  <w:style w:type="character" w:customStyle="1" w:styleId="affb">
    <w:name w:val="开题表题 字符"/>
    <w:basedOn w:val="a0"/>
    <w:link w:val="affa"/>
    <w:rsid w:val="00A306FB"/>
    <w:rPr>
      <w:rFonts w:ascii="Times New Roman" w:eastAsia="KaiTi" w:hAnsi="Times New Roman"/>
    </w:rPr>
  </w:style>
  <w:style w:type="paragraph" w:customStyle="1" w:styleId="affc">
    <w:name w:val="表格内容"/>
    <w:basedOn w:val="a"/>
    <w:link w:val="affd"/>
    <w:qFormat/>
    <w:rsid w:val="00A738B9"/>
    <w:pPr>
      <w:spacing w:line="240" w:lineRule="atLeast"/>
      <w:ind w:firstLineChars="0" w:firstLine="0"/>
    </w:pPr>
  </w:style>
  <w:style w:type="character" w:customStyle="1" w:styleId="affd">
    <w:name w:val="表格内容 字符"/>
    <w:basedOn w:val="a0"/>
    <w:link w:val="affc"/>
    <w:rsid w:val="00A738B9"/>
    <w:rPr>
      <w:rFonts w:ascii="Times New Roman" w:eastAsia="SimSun" w:hAnsi="Times New Roman"/>
    </w:rPr>
  </w:style>
  <w:style w:type="paragraph" w:customStyle="1" w:styleId="affe">
    <w:name w:val="理论五级"/>
    <w:basedOn w:val="a"/>
    <w:link w:val="afff"/>
    <w:qFormat/>
    <w:rsid w:val="00A306FB"/>
    <w:pPr>
      <w:spacing w:beforeLines="50" w:before="50"/>
      <w:outlineLvl w:val="4"/>
    </w:pPr>
    <w:rPr>
      <w:rFonts w:cs="Times New Roman"/>
    </w:rPr>
  </w:style>
  <w:style w:type="character" w:customStyle="1" w:styleId="afff">
    <w:name w:val="理论五级 字符"/>
    <w:basedOn w:val="a0"/>
    <w:link w:val="affe"/>
    <w:rsid w:val="00A306FB"/>
    <w:rPr>
      <w:rFonts w:ascii="Times New Roman" w:eastAsia="SimSun" w:hAnsi="Times New Roman" w:cs="Times New Roman"/>
    </w:rPr>
  </w:style>
  <w:style w:type="paragraph" w:customStyle="1" w:styleId="afff0">
    <w:name w:val="理论六级"/>
    <w:basedOn w:val="a"/>
    <w:link w:val="afff1"/>
    <w:qFormat/>
    <w:rsid w:val="00A306FB"/>
    <w:pPr>
      <w:ind w:firstLine="420"/>
      <w:outlineLvl w:val="5"/>
    </w:pPr>
  </w:style>
  <w:style w:type="character" w:customStyle="1" w:styleId="afff1">
    <w:name w:val="理论六级 字符"/>
    <w:basedOn w:val="a0"/>
    <w:link w:val="afff0"/>
    <w:rsid w:val="00A306FB"/>
    <w:rPr>
      <w:rFonts w:ascii="Times New Roman" w:eastAsia="SimSun" w:hAnsi="Times New Roman"/>
    </w:rPr>
  </w:style>
  <w:style w:type="paragraph" w:customStyle="1" w:styleId="afff2">
    <w:name w:val="理论四级"/>
    <w:basedOn w:val="a"/>
    <w:link w:val="afff3"/>
    <w:qFormat/>
    <w:rsid w:val="00A306FB"/>
    <w:pPr>
      <w:outlineLvl w:val="3"/>
    </w:pPr>
    <w:rPr>
      <w:b/>
      <w:lang w:val="de-DE"/>
    </w:rPr>
  </w:style>
  <w:style w:type="character" w:customStyle="1" w:styleId="afff3">
    <w:name w:val="理论四级 字符"/>
    <w:basedOn w:val="a0"/>
    <w:link w:val="afff2"/>
    <w:rsid w:val="00A306FB"/>
    <w:rPr>
      <w:rFonts w:ascii="Times New Roman" w:eastAsia="SimSun" w:hAnsi="Times New Roman"/>
      <w:b/>
      <w:lang w:val="de-DE"/>
    </w:rPr>
  </w:style>
  <w:style w:type="character" w:styleId="afff4">
    <w:name w:val="Unresolved Mention"/>
    <w:basedOn w:val="a0"/>
    <w:uiPriority w:val="99"/>
    <w:semiHidden/>
    <w:unhideWhenUsed/>
    <w:rsid w:val="00A306FB"/>
    <w:rPr>
      <w:color w:val="605E5C"/>
      <w:shd w:val="clear" w:color="auto" w:fill="E1DFDD"/>
    </w:rPr>
  </w:style>
  <w:style w:type="table" w:styleId="afff5">
    <w:name w:val="Table Grid"/>
    <w:basedOn w:val="a1"/>
    <w:uiPriority w:val="39"/>
    <w:rsid w:val="00A306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6">
    <w:name w:val="FollowedHyperlink"/>
    <w:basedOn w:val="a0"/>
    <w:uiPriority w:val="99"/>
    <w:semiHidden/>
    <w:unhideWhenUsed/>
    <w:rsid w:val="00A306FB"/>
    <w:rPr>
      <w:color w:val="954F72" w:themeColor="followedHyperlink"/>
      <w:u w:val="single"/>
    </w:rPr>
  </w:style>
  <w:style w:type="paragraph" w:customStyle="1" w:styleId="afff7">
    <w:name w:val="理论七级"/>
    <w:basedOn w:val="a"/>
    <w:link w:val="afff8"/>
    <w:qFormat/>
    <w:rsid w:val="00A306FB"/>
    <w:pPr>
      <w:widowControl/>
      <w:ind w:firstLine="420"/>
      <w:jc w:val="left"/>
      <w:outlineLvl w:val="6"/>
    </w:pPr>
    <w:rPr>
      <w:b/>
      <w:kern w:val="0"/>
      <w:szCs w:val="24"/>
      <w:lang w:eastAsia="en-US"/>
    </w:rPr>
  </w:style>
  <w:style w:type="character" w:customStyle="1" w:styleId="afff8">
    <w:name w:val="理论七级 字符"/>
    <w:basedOn w:val="a0"/>
    <w:link w:val="afff7"/>
    <w:rsid w:val="00A306FB"/>
    <w:rPr>
      <w:rFonts w:ascii="Times New Roman" w:eastAsia="SimSun" w:hAnsi="Times New Roman"/>
      <w:b/>
      <w:kern w:val="0"/>
      <w:szCs w:val="24"/>
      <w:lang w:eastAsia="en-US"/>
    </w:rPr>
  </w:style>
  <w:style w:type="paragraph" w:styleId="afff9">
    <w:name w:val="Revision"/>
    <w:hidden/>
    <w:uiPriority w:val="99"/>
    <w:semiHidden/>
    <w:rsid w:val="00A306FB"/>
    <w:rPr>
      <w:rFonts w:ascii="Times New Roman" w:eastAsia="SimSun" w:hAnsi="Times New Roman"/>
      <w:kern w:val="0"/>
      <w:szCs w:val="24"/>
      <w:lang w:eastAsia="en-US"/>
    </w:rPr>
  </w:style>
  <w:style w:type="paragraph" w:customStyle="1" w:styleId="afffa">
    <w:name w:val="空巢三级"/>
    <w:basedOn w:val="a"/>
    <w:link w:val="afffb"/>
    <w:qFormat/>
    <w:rsid w:val="00A306FB"/>
    <w:pPr>
      <w:spacing w:beforeLines="50" w:before="50"/>
      <w:outlineLvl w:val="2"/>
    </w:pPr>
  </w:style>
  <w:style w:type="character" w:customStyle="1" w:styleId="afffb">
    <w:name w:val="空巢三级 字符"/>
    <w:basedOn w:val="a0"/>
    <w:link w:val="afffa"/>
    <w:rsid w:val="00A306FB"/>
    <w:rPr>
      <w:rFonts w:ascii="Times New Roman" w:eastAsia="SimSun" w:hAnsi="Times New Roman"/>
    </w:rPr>
  </w:style>
  <w:style w:type="paragraph" w:customStyle="1" w:styleId="afffc">
    <w:name w:val="开题图题"/>
    <w:basedOn w:val="a"/>
    <w:link w:val="afffd"/>
    <w:qFormat/>
    <w:rsid w:val="000D3551"/>
    <w:pPr>
      <w:widowControl/>
      <w:spacing w:afterLines="50" w:after="50"/>
      <w:ind w:firstLineChars="0" w:firstLine="0"/>
      <w:jc w:val="center"/>
    </w:pPr>
    <w:rPr>
      <w:rFonts w:eastAsia="KaiTi"/>
    </w:rPr>
  </w:style>
  <w:style w:type="character" w:customStyle="1" w:styleId="afffd">
    <w:name w:val="开题图题 字符"/>
    <w:basedOn w:val="a0"/>
    <w:link w:val="afffc"/>
    <w:rsid w:val="000D3551"/>
    <w:rPr>
      <w:rFonts w:ascii="Times New Roman" w:eastAsia="KaiTi" w:hAnsi="Times New Roman"/>
    </w:rPr>
  </w:style>
  <w:style w:type="paragraph" w:customStyle="1" w:styleId="afffe">
    <w:name w:val="空巢四级"/>
    <w:basedOn w:val="afffa"/>
    <w:link w:val="affff"/>
    <w:qFormat/>
    <w:rsid w:val="00A306FB"/>
    <w:pPr>
      <w:spacing w:before="120"/>
      <w:ind w:firstLine="420"/>
      <w:outlineLvl w:val="3"/>
    </w:pPr>
  </w:style>
  <w:style w:type="character" w:customStyle="1" w:styleId="affff">
    <w:name w:val="空巢四级 字符"/>
    <w:basedOn w:val="afffb"/>
    <w:link w:val="afffe"/>
    <w:rsid w:val="00A306FB"/>
    <w:rPr>
      <w:rFonts w:ascii="Times New Roman" w:eastAsia="SimSun" w:hAnsi="Times New Roman"/>
    </w:rPr>
  </w:style>
  <w:style w:type="paragraph" w:styleId="HTML">
    <w:name w:val="HTML Preformatted"/>
    <w:basedOn w:val="a"/>
    <w:link w:val="HTML0"/>
    <w:uiPriority w:val="99"/>
    <w:semiHidden/>
    <w:unhideWhenUsed/>
    <w:rsid w:val="00A306FB"/>
    <w:pPr>
      <w:widowControl/>
      <w:jc w:val="left"/>
    </w:pPr>
    <w:rPr>
      <w:rFonts w:ascii="Courier New" w:hAnsi="Courier New" w:cs="Courier New"/>
      <w:kern w:val="0"/>
      <w:sz w:val="20"/>
      <w:szCs w:val="20"/>
      <w:lang w:eastAsia="en-US"/>
    </w:rPr>
  </w:style>
  <w:style w:type="character" w:customStyle="1" w:styleId="HTML0">
    <w:name w:val="HTML 預設格式 字元"/>
    <w:basedOn w:val="a0"/>
    <w:link w:val="HTML"/>
    <w:uiPriority w:val="99"/>
    <w:semiHidden/>
    <w:rsid w:val="00A306FB"/>
    <w:rPr>
      <w:rFonts w:ascii="Courier New" w:eastAsia="SimSun" w:hAnsi="Courier New" w:cs="Courier New"/>
      <w:kern w:val="0"/>
      <w:sz w:val="20"/>
      <w:szCs w:val="20"/>
      <w:lang w:eastAsia="en-US"/>
    </w:rPr>
  </w:style>
  <w:style w:type="character" w:styleId="affff0">
    <w:name w:val="endnote reference"/>
    <w:basedOn w:val="a0"/>
    <w:uiPriority w:val="99"/>
    <w:semiHidden/>
    <w:unhideWhenUsed/>
    <w:rsid w:val="00A306FB"/>
    <w:rPr>
      <w:vertAlign w:val="superscript"/>
    </w:rPr>
  </w:style>
  <w:style w:type="character" w:styleId="affff1">
    <w:name w:val="Placeholder Text"/>
    <w:basedOn w:val="a0"/>
    <w:uiPriority w:val="99"/>
    <w:semiHidden/>
    <w:rsid w:val="000C1F0E"/>
    <w:rPr>
      <w:color w:val="666666"/>
    </w:rPr>
  </w:style>
  <w:style w:type="paragraph" w:customStyle="1" w:styleId="affff2">
    <w:name w:val="空巢五级"/>
    <w:basedOn w:val="afffe"/>
    <w:link w:val="affff3"/>
    <w:qFormat/>
    <w:rsid w:val="00075D4A"/>
    <w:pPr>
      <w:spacing w:before="156"/>
      <w:outlineLvl w:val="4"/>
    </w:pPr>
  </w:style>
  <w:style w:type="character" w:customStyle="1" w:styleId="affff3">
    <w:name w:val="空巢五级 字符"/>
    <w:basedOn w:val="affff"/>
    <w:link w:val="affff2"/>
    <w:rsid w:val="00075D4A"/>
    <w:rPr>
      <w:rFonts w:ascii="Times New Roman" w:eastAsia="SimSun" w:hAnsi="Times New Roman"/>
    </w:rPr>
  </w:style>
  <w:style w:type="paragraph" w:customStyle="1" w:styleId="paragraph">
    <w:name w:val="paragraph"/>
    <w:basedOn w:val="a"/>
    <w:rsid w:val="00E36972"/>
    <w:pPr>
      <w:widowControl/>
      <w:spacing w:before="100" w:beforeAutospacing="1" w:after="100" w:afterAutospacing="1"/>
      <w:ind w:firstLineChars="0" w:firstLine="0"/>
      <w:jc w:val="left"/>
    </w:pPr>
    <w:rPr>
      <w:rFonts w:ascii="新細明體" w:eastAsia="新細明體" w:hAnsi="新細明體" w:cs="新細明體"/>
      <w:kern w:val="0"/>
      <w:sz w:val="24"/>
      <w:szCs w:val="24"/>
      <w:lang w:eastAsia="zh-TW"/>
    </w:rPr>
  </w:style>
  <w:style w:type="character" w:customStyle="1" w:styleId="normaltextrun">
    <w:name w:val="normaltextrun"/>
    <w:basedOn w:val="a0"/>
    <w:rsid w:val="00E36972"/>
  </w:style>
  <w:style w:type="character" w:customStyle="1" w:styleId="eop">
    <w:name w:val="eop"/>
    <w:basedOn w:val="a0"/>
    <w:rsid w:val="00E36972"/>
  </w:style>
  <w:style w:type="paragraph" w:customStyle="1" w:styleId="PLAN13NativeBibliography20260930">
    <w:name w:val="PLAN13 Native Bibliography 20260930"/>
    <w:basedOn w:val="a"/>
    <w:qFormat/>
    <w:rsid w:val="003D0255"/>
    <w:pPr>
      <w:widowControl/>
      <w:ind w:left="720" w:hanging="720"/>
      <w:jc w:val="left"/>
    </w:pPr>
    <w:rPr>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E46686-8FD3-40B7-8A65-A0D3CF2316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343</TotalTime>
  <Pages>34</Pages>
  <Words>15159</Words>
  <Characters>86411</Characters>
  <Application>Microsoft Office Word</Application>
  <DocSecurity>0</DocSecurity>
  <Lines>720</Lines>
  <Paragraphs>202</Paragraphs>
  <ScaleCrop>false</ScaleCrop>
  <Company/>
  <LinksUpToDate>false</LinksUpToDate>
  <CharactersWithSpaces>101368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瑞鹏 卢</dc:creator>
  <cp:keywords/>
  <dc:description/>
  <cp:lastModifiedBy>a33593</cp:lastModifiedBy>
  <cp:revision>46</cp:revision>
  <dcterms:created xsi:type="dcterms:W3CDTF">2026-09-01T11:46:00Z</dcterms:created>
  <dcterms:modified xsi:type="dcterms:W3CDTF">2026-10-04T17:14:00Z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zotero-version="10.0.1"&gt;&lt;session id="ybcfHawo"/&gt;&lt;style id="http://www.zotero.org/styles/gb-t-7714-2015-author-date-bilingual-no-uppercase-no-url-doi-full-width-parentheses" hasBibliography="1" bibliographyStyleHasBeenSet="0"/&gt;&lt;prefs</vt:lpwstr>
  </property>
  <property fmtid="{D5CDD505-2E9C-101B-9397-08002B2CF9AE}" pid="3" name="ZOTERO_PREF_2">
    <vt:lpwstr>&gt;&lt;pref name="fieldType" value="Field"/&gt;&lt;/prefs&gt;&lt;/data&gt;</vt:lpwstr>
  </property>
  <property fmtid="{D5CDD505-2E9C-101B-9397-08002B2CF9AE}" pid="4" name="OfficeCLI.Version">
    <vt:lpwstr>1.0.148</vt:lpwstr>
  </property>
  <property fmtid="{D5CDD505-2E9C-101B-9397-08002B2CF9AE}" pid="5" name="OfficeCLI.LastModified">
    <vt:lpwstr>2026-09-08T12:56:08Z</vt:lpwstr>
  </property>
</Properties>
</file>